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481D" w:rsidRPr="003845CB" w:rsidRDefault="0049481D" w:rsidP="0049481D">
      <w:pPr>
        <w:rPr>
          <w:rFonts w:ascii="Trebuchet MS" w:hAnsi="Trebuchet MS"/>
          <w:noProof/>
          <w:sz w:val="24"/>
        </w:rPr>
      </w:pPr>
      <w:bookmarkStart w:id="0" w:name="_GoBack"/>
      <w:bookmarkEnd w:id="0"/>
      <w:r w:rsidRPr="003845CB">
        <w:rPr>
          <w:rFonts w:ascii="Trebuchet MS" w:hAnsi="Trebuchet MS"/>
          <w:b/>
          <w:sz w:val="24"/>
        </w:rPr>
        <w:t xml:space="preserve">31:1 </w:t>
      </w:r>
      <w:del w:id="1" w:author="Author">
        <w:r w:rsidRPr="003845CB">
          <w:rPr>
            <w:rFonts w:ascii="Trebuchet MS" w:hAnsi="Trebuchet MS"/>
            <w:noProof/>
            <w:sz w:val="24"/>
          </w:rPr>
          <w:delText xml:space="preserve">And </w:delText>
        </w:r>
      </w:del>
      <w:r w:rsidRPr="003845CB">
        <w:rPr>
          <w:rFonts w:ascii="Trebuchet MS" w:hAnsi="Trebuchet MS"/>
          <w:noProof/>
          <w:sz w:val="24"/>
        </w:rPr>
        <w:t xml:space="preserve">Jehovah continued to speak to Moses, saying: </w:t>
      </w:r>
      <w:r w:rsidRPr="003845CB">
        <w:rPr>
          <w:rFonts w:ascii="Trebuchet MS" w:hAnsi="Trebuchet MS"/>
          <w:b/>
          <w:noProof/>
          <w:sz w:val="24"/>
        </w:rPr>
        <w:t xml:space="preserve">31:2 </w:t>
      </w:r>
      <w:r w:rsidRPr="003845CB">
        <w:rPr>
          <w:rFonts w:ascii="Trebuchet MS" w:hAnsi="Trebuchet MS"/>
          <w:noProof/>
          <w:sz w:val="24"/>
        </w:rPr>
        <w:t xml:space="preserve">“See, I </w:t>
      </w:r>
      <w:del w:id="2" w:author="Author">
        <w:r w:rsidRPr="003845CB">
          <w:rPr>
            <w:rFonts w:ascii="Trebuchet MS" w:hAnsi="Trebuchet MS"/>
            <w:noProof/>
            <w:sz w:val="24"/>
          </w:rPr>
          <w:delText>do call by name</w:delText>
        </w:r>
      </w:del>
      <w:ins w:id="3" w:author="Author">
        <w:r w:rsidRPr="003845CB">
          <w:rPr>
            <w:rFonts w:ascii="Trebuchet MS" w:hAnsi="Trebuchet MS"/>
            <w:noProof/>
            <w:sz w:val="24"/>
          </w:rPr>
          <w:t>have chosen</w:t>
        </w:r>
        <w:r w:rsidRPr="003845CB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3845CB">
        <w:rPr>
          <w:rFonts w:ascii="Trebuchet MS" w:hAnsi="Trebuchet MS"/>
          <w:noProof/>
          <w:sz w:val="24"/>
        </w:rPr>
        <w:t xml:space="preserve"> Bez′al·el the son of U′ri the son of Hur of the tribe of Judah. </w:t>
      </w:r>
      <w:r w:rsidRPr="003845CB">
        <w:rPr>
          <w:rFonts w:ascii="Trebuchet MS" w:hAnsi="Trebuchet MS"/>
          <w:b/>
          <w:noProof/>
          <w:sz w:val="24"/>
        </w:rPr>
        <w:t xml:space="preserve">31:3 </w:t>
      </w:r>
      <w:del w:id="6" w:author="Author">
        <w:r w:rsidRPr="003845CB">
          <w:rPr>
            <w:rFonts w:ascii="Trebuchet MS" w:hAnsi="Trebuchet MS"/>
            <w:noProof/>
            <w:sz w:val="24"/>
          </w:rPr>
          <w:delText xml:space="preserve">And </w:delText>
        </w:r>
      </w:del>
      <w:r w:rsidRPr="003845CB">
        <w:rPr>
          <w:rFonts w:ascii="Trebuchet MS" w:hAnsi="Trebuchet MS"/>
          <w:noProof/>
          <w:sz w:val="24"/>
        </w:rPr>
        <w:t xml:space="preserve">I </w:t>
      </w:r>
      <w:del w:id="7" w:author="Author">
        <w:r w:rsidRPr="003845CB">
          <w:rPr>
            <w:rFonts w:ascii="Trebuchet MS" w:hAnsi="Trebuchet MS"/>
            <w:noProof/>
            <w:sz w:val="24"/>
          </w:rPr>
          <w:delText>shall</w:delText>
        </w:r>
      </w:del>
      <w:ins w:id="8" w:author="Author">
        <w:r w:rsidRPr="003845CB">
          <w:rPr>
            <w:rFonts w:ascii="Trebuchet MS" w:hAnsi="Trebuchet MS"/>
            <w:noProof/>
            <w:sz w:val="24"/>
          </w:rPr>
          <w:t>will</w:t>
        </w:r>
      </w:ins>
      <w:r w:rsidRPr="003845CB">
        <w:rPr>
          <w:rFonts w:ascii="Trebuchet MS" w:hAnsi="Trebuchet MS"/>
          <w:noProof/>
          <w:sz w:val="24"/>
        </w:rPr>
        <w:t xml:space="preserve"> fill him with the spirit of God</w:t>
      </w:r>
      <w:del w:id="9" w:author="Author">
        <w:r w:rsidRPr="003845CB">
          <w:rPr>
            <w:rFonts w:ascii="Trebuchet MS" w:hAnsi="Trebuchet MS"/>
            <w:noProof/>
            <w:sz w:val="24"/>
          </w:rPr>
          <w:delText xml:space="preserve"> in</w:delText>
        </w:r>
      </w:del>
      <w:ins w:id="10" w:author="Author">
        <w:r w:rsidRPr="003845CB">
          <w:rPr>
            <w:rFonts w:ascii="Trebuchet MS" w:hAnsi="Trebuchet MS"/>
            <w:noProof/>
            <w:sz w:val="24"/>
          </w:rPr>
          <w:t>, giving him</w:t>
        </w:r>
      </w:ins>
      <w:r w:rsidRPr="003845CB">
        <w:rPr>
          <w:rFonts w:ascii="Trebuchet MS" w:hAnsi="Trebuchet MS"/>
          <w:noProof/>
          <w:sz w:val="24"/>
        </w:rPr>
        <w:t xml:space="preserve"> wisdom</w:t>
      </w:r>
      <w:del w:id="11" w:author="Author">
        <w:r w:rsidRPr="003845CB">
          <w:rPr>
            <w:rFonts w:ascii="Trebuchet MS" w:hAnsi="Trebuchet MS"/>
            <w:noProof/>
            <w:sz w:val="24"/>
          </w:rPr>
          <w:delText xml:space="preserve"> and in</w:delText>
        </w:r>
      </w:del>
      <w:ins w:id="12" w:author="Author">
        <w:r w:rsidRPr="003845CB">
          <w:rPr>
            <w:rFonts w:ascii="Trebuchet MS" w:hAnsi="Trebuchet MS"/>
            <w:noProof/>
            <w:sz w:val="24"/>
          </w:rPr>
          <w:t>,</w:t>
        </w:r>
      </w:ins>
      <w:r w:rsidRPr="003845CB">
        <w:rPr>
          <w:rFonts w:ascii="Trebuchet MS" w:hAnsi="Trebuchet MS"/>
          <w:noProof/>
          <w:sz w:val="24"/>
        </w:rPr>
        <w:t xml:space="preserve"> understanding</w:t>
      </w:r>
      <w:ins w:id="13" w:author="Author">
        <w:r w:rsidRPr="003845CB">
          <w:rPr>
            <w:rFonts w:ascii="Trebuchet MS" w:hAnsi="Trebuchet MS"/>
            <w:noProof/>
            <w:sz w:val="24"/>
          </w:rPr>
          <w:t>,</w:t>
        </w:r>
      </w:ins>
      <w:r w:rsidRPr="003845CB">
        <w:rPr>
          <w:rFonts w:ascii="Trebuchet MS" w:hAnsi="Trebuchet MS"/>
          <w:noProof/>
          <w:sz w:val="24"/>
        </w:rPr>
        <w:t xml:space="preserve"> and </w:t>
      </w:r>
      <w:del w:id="14" w:author="Author">
        <w:r w:rsidRPr="003845CB">
          <w:rPr>
            <w:rFonts w:ascii="Trebuchet MS" w:hAnsi="Trebuchet MS"/>
            <w:noProof/>
            <w:sz w:val="24"/>
          </w:rPr>
          <w:delText xml:space="preserve">in </w:delText>
        </w:r>
      </w:del>
      <w:r w:rsidRPr="003845CB">
        <w:rPr>
          <w:rFonts w:ascii="Trebuchet MS" w:hAnsi="Trebuchet MS"/>
          <w:noProof/>
          <w:sz w:val="24"/>
        </w:rPr>
        <w:t xml:space="preserve">knowledge </w:t>
      </w:r>
      <w:del w:id="15" w:author="Author">
        <w:r w:rsidRPr="003845CB">
          <w:rPr>
            <w:rFonts w:ascii="Trebuchet MS" w:hAnsi="Trebuchet MS"/>
            <w:noProof/>
            <w:sz w:val="24"/>
          </w:rPr>
          <w:delText>and in</w:delText>
        </w:r>
      </w:del>
      <w:ins w:id="16" w:author="Author">
        <w:r w:rsidRPr="003845CB">
          <w:rPr>
            <w:rFonts w:ascii="Trebuchet MS" w:hAnsi="Trebuchet MS"/>
            <w:noProof/>
            <w:sz w:val="24"/>
          </w:rPr>
          <w:t>of</w:t>
        </w:r>
      </w:ins>
      <w:r w:rsidRPr="003845CB">
        <w:rPr>
          <w:rFonts w:ascii="Trebuchet MS" w:hAnsi="Trebuchet MS"/>
          <w:noProof/>
          <w:sz w:val="24"/>
        </w:rPr>
        <w:t xml:space="preserve"> every kind of craftsmanship, </w:t>
      </w:r>
      <w:r w:rsidRPr="003845CB">
        <w:rPr>
          <w:rFonts w:ascii="Trebuchet MS" w:hAnsi="Trebuchet MS"/>
          <w:b/>
          <w:noProof/>
          <w:sz w:val="24"/>
        </w:rPr>
        <w:t xml:space="preserve">31:4 </w:t>
      </w:r>
      <w:r w:rsidRPr="003845CB">
        <w:rPr>
          <w:rFonts w:ascii="Trebuchet MS" w:hAnsi="Trebuchet MS"/>
          <w:noProof/>
          <w:sz w:val="24"/>
        </w:rPr>
        <w:t xml:space="preserve">for </w:t>
      </w:r>
      <w:del w:id="17" w:author="Author">
        <w:r w:rsidRPr="003845CB">
          <w:rPr>
            <w:rFonts w:ascii="Trebuchet MS" w:hAnsi="Trebuchet MS"/>
            <w:noProof/>
            <w:sz w:val="24"/>
          </w:rPr>
          <w:delText>designing devices</w:delText>
        </w:r>
      </w:del>
      <w:ins w:id="18" w:author="Author">
        <w:r w:rsidRPr="003845CB">
          <w:rPr>
            <w:rFonts w:ascii="Trebuchet MS" w:hAnsi="Trebuchet MS"/>
            <w:noProof/>
            <w:sz w:val="24"/>
          </w:rPr>
          <w:t>making artistic designs</w:t>
        </w:r>
      </w:ins>
      <w:r w:rsidRPr="003845CB">
        <w:rPr>
          <w:rFonts w:ascii="Trebuchet MS" w:hAnsi="Trebuchet MS"/>
          <w:noProof/>
          <w:sz w:val="24"/>
        </w:rPr>
        <w:t xml:space="preserve">, for working </w:t>
      </w:r>
      <w:del w:id="19" w:author="Author">
        <w:r w:rsidRPr="003845CB">
          <w:rPr>
            <w:rFonts w:ascii="Trebuchet MS" w:hAnsi="Trebuchet MS"/>
            <w:noProof/>
            <w:sz w:val="24"/>
          </w:rPr>
          <w:delText>in</w:delText>
        </w:r>
      </w:del>
      <w:ins w:id="20" w:author="Author">
        <w:r w:rsidRPr="003845CB">
          <w:rPr>
            <w:rFonts w:ascii="Trebuchet MS" w:hAnsi="Trebuchet MS"/>
            <w:noProof/>
            <w:sz w:val="24"/>
          </w:rPr>
          <w:t>with</w:t>
        </w:r>
      </w:ins>
      <w:r w:rsidRPr="003845CB">
        <w:rPr>
          <w:rFonts w:ascii="Trebuchet MS" w:hAnsi="Trebuchet MS"/>
          <w:noProof/>
          <w:sz w:val="24"/>
        </w:rPr>
        <w:t xml:space="preserve"> gold</w:t>
      </w:r>
      <w:del w:id="21" w:author="Author">
        <w:r w:rsidRPr="003845CB">
          <w:rPr>
            <w:rFonts w:ascii="Trebuchet MS" w:hAnsi="Trebuchet MS"/>
            <w:noProof/>
            <w:sz w:val="24"/>
          </w:rPr>
          <w:delText xml:space="preserve"> and</w:delText>
        </w:r>
      </w:del>
      <w:ins w:id="22" w:author="Author">
        <w:r w:rsidRPr="003845CB">
          <w:rPr>
            <w:rFonts w:ascii="Trebuchet MS" w:hAnsi="Trebuchet MS"/>
            <w:noProof/>
            <w:sz w:val="24"/>
          </w:rPr>
          <w:t>,</w:t>
        </w:r>
      </w:ins>
      <w:r w:rsidRPr="003845CB">
        <w:rPr>
          <w:rFonts w:ascii="Trebuchet MS" w:hAnsi="Trebuchet MS"/>
          <w:noProof/>
          <w:sz w:val="24"/>
        </w:rPr>
        <w:t xml:space="preserve"> silver</w:t>
      </w:r>
      <w:ins w:id="23" w:author="Author">
        <w:r w:rsidRPr="003845CB">
          <w:rPr>
            <w:rFonts w:ascii="Trebuchet MS" w:hAnsi="Trebuchet MS"/>
            <w:noProof/>
            <w:sz w:val="24"/>
          </w:rPr>
          <w:t>,</w:t>
        </w:r>
      </w:ins>
      <w:r w:rsidRPr="003845CB">
        <w:rPr>
          <w:rFonts w:ascii="Trebuchet MS" w:hAnsi="Trebuchet MS"/>
          <w:noProof/>
          <w:sz w:val="24"/>
        </w:rPr>
        <w:t xml:space="preserve"> and copper, </w:t>
      </w:r>
      <w:r w:rsidRPr="003845CB">
        <w:rPr>
          <w:rFonts w:ascii="Trebuchet MS" w:hAnsi="Trebuchet MS"/>
          <w:b/>
          <w:noProof/>
          <w:sz w:val="24"/>
        </w:rPr>
        <w:t xml:space="preserve">31:5 </w:t>
      </w:r>
      <w:ins w:id="24" w:author="Author">
        <w:r w:rsidRPr="003845CB">
          <w:rPr>
            <w:rFonts w:ascii="Trebuchet MS" w:hAnsi="Trebuchet MS"/>
            <w:noProof/>
            <w:sz w:val="24"/>
          </w:rPr>
          <w:t xml:space="preserve">for cutting </w:t>
        </w:r>
      </w:ins>
      <w:r w:rsidRPr="003845CB">
        <w:rPr>
          <w:rFonts w:ascii="Trebuchet MS" w:hAnsi="Trebuchet MS"/>
          <w:noProof/>
          <w:sz w:val="24"/>
        </w:rPr>
        <w:t xml:space="preserve">and </w:t>
      </w:r>
      <w:del w:id="25" w:author="Author">
        <w:r w:rsidRPr="003845CB">
          <w:rPr>
            <w:rFonts w:ascii="Trebuchet MS" w:hAnsi="Trebuchet MS"/>
            <w:noProof/>
            <w:sz w:val="24"/>
          </w:rPr>
          <w:delText>in working of</w:delText>
        </w:r>
      </w:del>
      <w:ins w:id="26" w:author="Author">
        <w:r w:rsidRPr="003845CB">
          <w:rPr>
            <w:rFonts w:ascii="Trebuchet MS" w:hAnsi="Trebuchet MS"/>
            <w:noProof/>
            <w:sz w:val="24"/>
          </w:rPr>
          <w:t>setting</w:t>
        </w:r>
      </w:ins>
      <w:r w:rsidRPr="003845CB">
        <w:rPr>
          <w:rFonts w:ascii="Trebuchet MS" w:hAnsi="Trebuchet MS"/>
          <w:noProof/>
          <w:sz w:val="24"/>
        </w:rPr>
        <w:t xml:space="preserve"> stones</w:t>
      </w:r>
      <w:del w:id="27" w:author="Author">
        <w:r w:rsidRPr="003845CB">
          <w:rPr>
            <w:rFonts w:ascii="Trebuchet MS" w:hAnsi="Trebuchet MS"/>
            <w:noProof/>
            <w:sz w:val="24"/>
          </w:rPr>
          <w:delText xml:space="preserve"> to set them</w:delText>
        </w:r>
      </w:del>
      <w:ins w:id="28" w:author="Author">
        <w:r w:rsidRPr="003845CB">
          <w:rPr>
            <w:rFonts w:ascii="Trebuchet MS" w:hAnsi="Trebuchet MS"/>
            <w:noProof/>
            <w:sz w:val="24"/>
          </w:rPr>
          <w:t>,</w:t>
        </w:r>
      </w:ins>
      <w:r w:rsidRPr="003845CB">
        <w:rPr>
          <w:rFonts w:ascii="Trebuchet MS" w:hAnsi="Trebuchet MS"/>
          <w:noProof/>
          <w:sz w:val="24"/>
        </w:rPr>
        <w:t xml:space="preserve"> and </w:t>
      </w:r>
      <w:del w:id="29" w:author="Author">
        <w:r w:rsidRPr="003845CB">
          <w:rPr>
            <w:rFonts w:ascii="Trebuchet MS" w:hAnsi="Trebuchet MS"/>
            <w:noProof/>
            <w:sz w:val="24"/>
          </w:rPr>
          <w:delText>in working of wood to make products of</w:delText>
        </w:r>
      </w:del>
      <w:ins w:id="30" w:author="Author">
        <w:r w:rsidRPr="003845CB">
          <w:rPr>
            <w:rFonts w:ascii="Trebuchet MS" w:hAnsi="Trebuchet MS"/>
            <w:noProof/>
            <w:sz w:val="24"/>
          </w:rPr>
          <w:t>for making</w:t>
        </w:r>
      </w:ins>
      <w:r w:rsidRPr="003845CB">
        <w:rPr>
          <w:rFonts w:ascii="Trebuchet MS" w:hAnsi="Trebuchet MS"/>
          <w:noProof/>
          <w:sz w:val="24"/>
        </w:rPr>
        <w:t xml:space="preserve"> every kind</w:t>
      </w:r>
      <w:ins w:id="31" w:author="Author">
        <w:r w:rsidRPr="003845CB">
          <w:rPr>
            <w:rFonts w:ascii="Trebuchet MS" w:hAnsi="Trebuchet MS"/>
            <w:noProof/>
            <w:sz w:val="24"/>
          </w:rPr>
          <w:t xml:space="preserve"> of wood product</w:t>
        </w:r>
      </w:ins>
      <w:r w:rsidRPr="003845CB">
        <w:rPr>
          <w:rFonts w:ascii="Trebuchet MS" w:hAnsi="Trebuchet MS"/>
          <w:noProof/>
          <w:sz w:val="24"/>
        </w:rPr>
        <w:t xml:space="preserve">. </w:t>
      </w:r>
      <w:r w:rsidRPr="003845CB">
        <w:rPr>
          <w:rFonts w:ascii="Trebuchet MS" w:hAnsi="Trebuchet MS"/>
          <w:b/>
          <w:noProof/>
          <w:sz w:val="24"/>
        </w:rPr>
        <w:t xml:space="preserve">31:6 </w:t>
      </w:r>
      <w:del w:id="32" w:author="Author">
        <w:r w:rsidRPr="003845CB">
          <w:rPr>
            <w:rFonts w:ascii="Trebuchet MS" w:hAnsi="Trebuchet MS"/>
            <w:noProof/>
            <w:sz w:val="24"/>
          </w:rPr>
          <w:delText>As for me, look! I do put with him</w:delText>
        </w:r>
      </w:del>
      <w:ins w:id="33" w:author="Author">
        <w:r w:rsidRPr="003845CB">
          <w:rPr>
            <w:rFonts w:ascii="Trebuchet MS" w:hAnsi="Trebuchet MS"/>
            <w:noProof/>
            <w:sz w:val="24"/>
          </w:rPr>
          <w:t>Moreover, to assist him I have appointed</w:t>
        </w:r>
      </w:ins>
      <w:r w:rsidRPr="003845CB">
        <w:rPr>
          <w:rFonts w:ascii="Trebuchet MS" w:hAnsi="Trebuchet MS"/>
          <w:noProof/>
          <w:sz w:val="24"/>
        </w:rPr>
        <w:t xml:space="preserve"> O·ho′li·ab the son of A·his′a·mach of the tribe of Dan, and </w:t>
      </w:r>
      <w:del w:id="34" w:author="Author">
        <w:r w:rsidRPr="003845CB">
          <w:rPr>
            <w:rFonts w:ascii="Trebuchet MS" w:hAnsi="Trebuchet MS"/>
            <w:noProof/>
            <w:sz w:val="24"/>
          </w:rPr>
          <w:delText>in</w:delText>
        </w:r>
      </w:del>
      <w:ins w:id="35" w:author="Author">
        <w:r w:rsidRPr="003845CB">
          <w:rPr>
            <w:rFonts w:ascii="Trebuchet MS" w:hAnsi="Trebuchet MS"/>
            <w:noProof/>
            <w:sz w:val="24"/>
          </w:rPr>
          <w:t>I am putting wisdom into</w:t>
        </w:r>
      </w:ins>
      <w:r w:rsidRPr="003845CB">
        <w:rPr>
          <w:rFonts w:ascii="Trebuchet MS" w:hAnsi="Trebuchet MS"/>
          <w:noProof/>
          <w:sz w:val="24"/>
        </w:rPr>
        <w:t xml:space="preserve"> the heart of </w:t>
      </w:r>
      <w:del w:id="36" w:author="Author">
        <w:r w:rsidRPr="003845CB">
          <w:rPr>
            <w:rFonts w:ascii="Trebuchet MS" w:hAnsi="Trebuchet MS"/>
            <w:noProof/>
            <w:sz w:val="24"/>
          </w:rPr>
          <w:delText>everyone wise of heart I do put wisdom,</w:delText>
        </w:r>
      </w:del>
      <w:ins w:id="37" w:author="Author">
        <w:r w:rsidRPr="003845CB">
          <w:rPr>
            <w:rFonts w:ascii="Trebuchet MS" w:hAnsi="Trebuchet MS"/>
            <w:noProof/>
            <w:sz w:val="24"/>
          </w:rPr>
          <w:t>all those who are skillful,</w:t>
        </w:r>
        <w:r w:rsidRPr="003845CB">
          <w:rPr>
            <w:rStyle w:val="FootnoteReference"/>
            <w:rFonts w:ascii="Trebuchet MS" w:hAnsi="Trebuchet MS"/>
            <w:noProof/>
          </w:rPr>
          <w:footnoteReference w:id="2"/>
        </w:r>
        <w:r w:rsidRPr="003845CB">
          <w:rPr>
            <w:rFonts w:ascii="Trebuchet MS" w:hAnsi="Trebuchet MS"/>
            <w:noProof/>
            <w:sz w:val="24"/>
          </w:rPr>
          <w:t xml:space="preserve"> so</w:t>
        </w:r>
      </w:ins>
      <w:r w:rsidRPr="003845CB">
        <w:rPr>
          <w:rFonts w:ascii="Trebuchet MS" w:hAnsi="Trebuchet MS"/>
          <w:noProof/>
          <w:sz w:val="24"/>
        </w:rPr>
        <w:t xml:space="preserve"> that they may </w:t>
      </w:r>
      <w:del w:id="40" w:author="Author">
        <w:r w:rsidRPr="003845CB">
          <w:rPr>
            <w:rFonts w:ascii="Trebuchet MS" w:hAnsi="Trebuchet MS"/>
            <w:noProof/>
            <w:sz w:val="24"/>
          </w:rPr>
          <w:delText xml:space="preserve">indeed </w:delText>
        </w:r>
      </w:del>
      <w:r w:rsidRPr="003845CB">
        <w:rPr>
          <w:rFonts w:ascii="Trebuchet MS" w:hAnsi="Trebuchet MS"/>
          <w:noProof/>
          <w:sz w:val="24"/>
        </w:rPr>
        <w:t xml:space="preserve">make everything I have commanded you: </w:t>
      </w:r>
      <w:r w:rsidRPr="003845CB">
        <w:rPr>
          <w:rFonts w:ascii="Trebuchet MS" w:hAnsi="Trebuchet MS"/>
          <w:b/>
          <w:noProof/>
          <w:sz w:val="24"/>
        </w:rPr>
        <w:t xml:space="preserve">31:7 </w:t>
      </w:r>
      <w:r w:rsidRPr="003845CB">
        <w:rPr>
          <w:rFonts w:ascii="Trebuchet MS" w:hAnsi="Trebuchet MS"/>
          <w:noProof/>
          <w:sz w:val="24"/>
        </w:rPr>
        <w:t>the tent of meeting</w:t>
      </w:r>
      <w:del w:id="41" w:author="Author">
        <w:r w:rsidRPr="003845CB">
          <w:rPr>
            <w:rFonts w:ascii="Trebuchet MS" w:hAnsi="Trebuchet MS"/>
            <w:noProof/>
            <w:sz w:val="24"/>
          </w:rPr>
          <w:delText xml:space="preserve"> and</w:delText>
        </w:r>
      </w:del>
      <w:ins w:id="42" w:author="Author">
        <w:r w:rsidRPr="003845CB">
          <w:rPr>
            <w:rFonts w:ascii="Trebuchet MS" w:hAnsi="Trebuchet MS"/>
            <w:noProof/>
            <w:sz w:val="24"/>
          </w:rPr>
          <w:t>,</w:t>
        </w:r>
      </w:ins>
      <w:r w:rsidRPr="003845CB">
        <w:rPr>
          <w:rFonts w:ascii="Trebuchet MS" w:hAnsi="Trebuchet MS"/>
          <w:noProof/>
          <w:sz w:val="24"/>
        </w:rPr>
        <w:t xml:space="preserve"> the </w:t>
      </w:r>
      <w:del w:id="43" w:author="Author">
        <w:r w:rsidRPr="003845CB">
          <w:rPr>
            <w:rFonts w:ascii="Trebuchet MS" w:hAnsi="Trebuchet MS"/>
            <w:noProof/>
            <w:sz w:val="24"/>
          </w:rPr>
          <w:delText>Ark for</w:delText>
        </w:r>
      </w:del>
      <w:ins w:id="44" w:author="Author">
        <w:r w:rsidRPr="003845CB">
          <w:rPr>
            <w:rFonts w:ascii="Trebuchet MS" w:hAnsi="Trebuchet MS"/>
            <w:noProof/>
            <w:sz w:val="24"/>
          </w:rPr>
          <w:t>ark of</w:t>
        </w:r>
      </w:ins>
      <w:r w:rsidRPr="003845CB">
        <w:rPr>
          <w:rFonts w:ascii="Trebuchet MS" w:hAnsi="Trebuchet MS"/>
          <w:noProof/>
          <w:sz w:val="24"/>
        </w:rPr>
        <w:t xml:space="preserve"> the </w:t>
      </w:r>
      <w:del w:id="45" w:author="Author">
        <w:r w:rsidRPr="003845CB">
          <w:rPr>
            <w:rFonts w:ascii="Trebuchet MS" w:hAnsi="Trebuchet MS"/>
            <w:noProof/>
            <w:sz w:val="24"/>
          </w:rPr>
          <w:delText>testimony</w:delText>
        </w:r>
      </w:del>
      <w:ins w:id="46" w:author="Author">
        <w:r w:rsidRPr="003845CB">
          <w:rPr>
            <w:rFonts w:ascii="Trebuchet MS" w:hAnsi="Trebuchet MS"/>
            <w:noProof/>
            <w:sz w:val="24"/>
          </w:rPr>
          <w:t>Testimony</w:t>
        </w:r>
      </w:ins>
      <w:r w:rsidRPr="003845CB">
        <w:rPr>
          <w:rFonts w:ascii="Trebuchet MS" w:hAnsi="Trebuchet MS"/>
          <w:noProof/>
          <w:sz w:val="24"/>
        </w:rPr>
        <w:t xml:space="preserve"> and the cover that is </w:t>
      </w:r>
      <w:del w:id="47" w:author="Author">
        <w:r w:rsidRPr="003845CB">
          <w:rPr>
            <w:rFonts w:ascii="Trebuchet MS" w:hAnsi="Trebuchet MS"/>
            <w:noProof/>
            <w:sz w:val="24"/>
          </w:rPr>
          <w:delText>upon</w:delText>
        </w:r>
      </w:del>
      <w:ins w:id="48" w:author="Author">
        <w:r w:rsidRPr="003845CB">
          <w:rPr>
            <w:rFonts w:ascii="Trebuchet MS" w:hAnsi="Trebuchet MS"/>
            <w:noProof/>
            <w:sz w:val="24"/>
          </w:rPr>
          <w:t>on</w:t>
        </w:r>
      </w:ins>
      <w:r w:rsidRPr="003845CB">
        <w:rPr>
          <w:rFonts w:ascii="Trebuchet MS" w:hAnsi="Trebuchet MS"/>
          <w:noProof/>
          <w:sz w:val="24"/>
        </w:rPr>
        <w:t xml:space="preserve"> it, </w:t>
      </w:r>
      <w:del w:id="49" w:author="Author">
        <w:r w:rsidRPr="003845CB">
          <w:rPr>
            <w:rFonts w:ascii="Trebuchet MS" w:hAnsi="Trebuchet MS"/>
            <w:noProof/>
            <w:sz w:val="24"/>
          </w:rPr>
          <w:delText xml:space="preserve">and </w:delText>
        </w:r>
      </w:del>
      <w:r w:rsidRPr="003845CB">
        <w:rPr>
          <w:rFonts w:ascii="Trebuchet MS" w:hAnsi="Trebuchet MS"/>
          <w:noProof/>
          <w:sz w:val="24"/>
        </w:rPr>
        <w:t xml:space="preserve">all the </w:t>
      </w:r>
      <w:del w:id="50" w:author="Author">
        <w:r w:rsidRPr="003845CB" w:rsidDel="00394161">
          <w:rPr>
            <w:rFonts w:ascii="Trebuchet MS" w:hAnsi="Trebuchet MS"/>
            <w:noProof/>
            <w:sz w:val="24"/>
          </w:rPr>
          <w:delText>utensils</w:delText>
        </w:r>
      </w:del>
      <w:ins w:id="51" w:author="Author">
        <w:r w:rsidRPr="00394161">
          <w:rPr>
            <w:rFonts w:ascii="Trebuchet MS" w:hAnsi="Trebuchet MS"/>
            <w:noProof/>
            <w:sz w:val="24"/>
          </w:rPr>
          <w:t>equipment</w:t>
        </w:r>
      </w:ins>
      <w:r w:rsidRPr="003845CB">
        <w:rPr>
          <w:rFonts w:ascii="Trebuchet MS" w:hAnsi="Trebuchet MS"/>
          <w:noProof/>
          <w:sz w:val="24"/>
        </w:rPr>
        <w:t xml:space="preserve"> of the tent, </w:t>
      </w:r>
      <w:r w:rsidRPr="003845CB">
        <w:rPr>
          <w:rFonts w:ascii="Trebuchet MS" w:hAnsi="Trebuchet MS"/>
          <w:b/>
          <w:noProof/>
          <w:sz w:val="24"/>
        </w:rPr>
        <w:t xml:space="preserve">31:8 </w:t>
      </w:r>
      <w:del w:id="52" w:author="Author">
        <w:r w:rsidRPr="003845CB">
          <w:rPr>
            <w:rFonts w:ascii="Trebuchet MS" w:hAnsi="Trebuchet MS"/>
            <w:noProof/>
            <w:sz w:val="24"/>
          </w:rPr>
          <w:delText xml:space="preserve">and </w:delText>
        </w:r>
      </w:del>
      <w:r w:rsidRPr="003845CB">
        <w:rPr>
          <w:rFonts w:ascii="Trebuchet MS" w:hAnsi="Trebuchet MS"/>
          <w:noProof/>
          <w:sz w:val="24"/>
        </w:rPr>
        <w:t xml:space="preserve">the table and its utensils, </w:t>
      </w:r>
      <w:del w:id="53" w:author="Author">
        <w:r w:rsidRPr="003845CB">
          <w:rPr>
            <w:rFonts w:ascii="Trebuchet MS" w:hAnsi="Trebuchet MS"/>
            <w:noProof/>
            <w:sz w:val="24"/>
          </w:rPr>
          <w:delText xml:space="preserve">and </w:delText>
        </w:r>
      </w:del>
      <w:r w:rsidRPr="003845CB">
        <w:rPr>
          <w:rFonts w:ascii="Trebuchet MS" w:hAnsi="Trebuchet MS"/>
          <w:noProof/>
          <w:sz w:val="24"/>
        </w:rPr>
        <w:t xml:space="preserve">the lampstand of pure gold and all its utensils, </w:t>
      </w:r>
      <w:del w:id="54" w:author="Author">
        <w:r w:rsidRPr="003845CB">
          <w:rPr>
            <w:rFonts w:ascii="Trebuchet MS" w:hAnsi="Trebuchet MS"/>
            <w:noProof/>
            <w:sz w:val="24"/>
          </w:rPr>
          <w:delText xml:space="preserve">and </w:delText>
        </w:r>
      </w:del>
      <w:r w:rsidRPr="003845CB">
        <w:rPr>
          <w:rFonts w:ascii="Trebuchet MS" w:hAnsi="Trebuchet MS"/>
          <w:noProof/>
          <w:sz w:val="24"/>
        </w:rPr>
        <w:t xml:space="preserve">the altar of incense, </w:t>
      </w:r>
      <w:r w:rsidRPr="003845CB">
        <w:rPr>
          <w:rFonts w:ascii="Trebuchet MS" w:hAnsi="Trebuchet MS"/>
          <w:b/>
          <w:noProof/>
          <w:sz w:val="24"/>
        </w:rPr>
        <w:t xml:space="preserve">31:9 </w:t>
      </w:r>
      <w:del w:id="55" w:author="Author">
        <w:r w:rsidRPr="003845CB">
          <w:rPr>
            <w:rFonts w:ascii="Trebuchet MS" w:hAnsi="Trebuchet MS"/>
            <w:noProof/>
            <w:sz w:val="24"/>
          </w:rPr>
          <w:delText xml:space="preserve">and </w:delText>
        </w:r>
      </w:del>
      <w:r w:rsidRPr="003845CB">
        <w:rPr>
          <w:rFonts w:ascii="Trebuchet MS" w:hAnsi="Trebuchet MS"/>
          <w:noProof/>
          <w:sz w:val="24"/>
        </w:rPr>
        <w:t xml:space="preserve">the altar of burnt offering and all its utensils, </w:t>
      </w:r>
      <w:del w:id="56" w:author="Author">
        <w:r w:rsidRPr="003845CB">
          <w:rPr>
            <w:rFonts w:ascii="Trebuchet MS" w:hAnsi="Trebuchet MS"/>
            <w:noProof/>
            <w:sz w:val="24"/>
          </w:rPr>
          <w:delText xml:space="preserve">and </w:delText>
        </w:r>
      </w:del>
      <w:r w:rsidRPr="003845CB">
        <w:rPr>
          <w:rFonts w:ascii="Trebuchet MS" w:hAnsi="Trebuchet MS"/>
          <w:noProof/>
          <w:sz w:val="24"/>
        </w:rPr>
        <w:t xml:space="preserve">the basin and its stand, </w:t>
      </w:r>
      <w:r w:rsidRPr="003845CB">
        <w:rPr>
          <w:rFonts w:ascii="Trebuchet MS" w:hAnsi="Trebuchet MS"/>
          <w:b/>
          <w:noProof/>
          <w:sz w:val="24"/>
        </w:rPr>
        <w:t xml:space="preserve">31:10 </w:t>
      </w:r>
      <w:del w:id="57" w:author="Author">
        <w:r w:rsidRPr="003845CB">
          <w:rPr>
            <w:rFonts w:ascii="Trebuchet MS" w:hAnsi="Trebuchet MS"/>
            <w:noProof/>
            <w:sz w:val="24"/>
          </w:rPr>
          <w:delText xml:space="preserve">and </w:delText>
        </w:r>
      </w:del>
      <w:r w:rsidRPr="003845CB">
        <w:rPr>
          <w:rFonts w:ascii="Trebuchet MS" w:hAnsi="Trebuchet MS"/>
          <w:noProof/>
          <w:sz w:val="24"/>
        </w:rPr>
        <w:t xml:space="preserve">the </w:t>
      </w:r>
      <w:ins w:id="58" w:author="Author">
        <w:r w:rsidRPr="003845CB">
          <w:rPr>
            <w:rFonts w:ascii="Trebuchet MS" w:hAnsi="Trebuchet MS"/>
            <w:noProof/>
            <w:sz w:val="24"/>
          </w:rPr>
          <w:t xml:space="preserve">finely woven </w:t>
        </w:r>
      </w:ins>
      <w:r w:rsidRPr="003845CB">
        <w:rPr>
          <w:rFonts w:ascii="Trebuchet MS" w:hAnsi="Trebuchet MS"/>
          <w:noProof/>
          <w:sz w:val="24"/>
        </w:rPr>
        <w:t>garments</w:t>
      </w:r>
      <w:del w:id="59" w:author="Author">
        <w:r w:rsidRPr="003845CB">
          <w:rPr>
            <w:rFonts w:ascii="Trebuchet MS" w:hAnsi="Trebuchet MS"/>
            <w:noProof/>
            <w:sz w:val="24"/>
          </w:rPr>
          <w:delText xml:space="preserve"> of knitted work and</w:delText>
        </w:r>
      </w:del>
      <w:ins w:id="60" w:author="Author">
        <w:r w:rsidRPr="003845CB">
          <w:rPr>
            <w:rFonts w:ascii="Trebuchet MS" w:hAnsi="Trebuchet MS"/>
            <w:noProof/>
            <w:sz w:val="24"/>
          </w:rPr>
          <w:t>,</w:t>
        </w:r>
      </w:ins>
      <w:r w:rsidRPr="003845CB">
        <w:rPr>
          <w:rFonts w:ascii="Trebuchet MS" w:hAnsi="Trebuchet MS"/>
          <w:noProof/>
          <w:sz w:val="24"/>
        </w:rPr>
        <w:t xml:space="preserve"> the holy garments for Aaron the priest</w:t>
      </w:r>
      <w:del w:id="61" w:author="Author">
        <w:r w:rsidRPr="003845CB">
          <w:rPr>
            <w:rFonts w:ascii="Trebuchet MS" w:hAnsi="Trebuchet MS"/>
            <w:noProof/>
            <w:sz w:val="24"/>
          </w:rPr>
          <w:delText xml:space="preserve"> and</w:delText>
        </w:r>
      </w:del>
      <w:ins w:id="62" w:author="Author">
        <w:r w:rsidRPr="003845CB">
          <w:rPr>
            <w:rFonts w:ascii="Trebuchet MS" w:hAnsi="Trebuchet MS"/>
            <w:noProof/>
            <w:sz w:val="24"/>
          </w:rPr>
          <w:t>,</w:t>
        </w:r>
      </w:ins>
      <w:r w:rsidRPr="003845CB">
        <w:rPr>
          <w:rFonts w:ascii="Trebuchet MS" w:hAnsi="Trebuchet MS"/>
          <w:noProof/>
          <w:sz w:val="24"/>
        </w:rPr>
        <w:t xml:space="preserve"> the garments of his sons </w:t>
      </w:r>
      <w:del w:id="63" w:author="Author">
        <w:r w:rsidRPr="003845CB">
          <w:rPr>
            <w:rFonts w:ascii="Trebuchet MS" w:hAnsi="Trebuchet MS"/>
            <w:noProof/>
            <w:sz w:val="24"/>
          </w:rPr>
          <w:delText>for acting</w:delText>
        </w:r>
      </w:del>
      <w:ins w:id="64" w:author="Author">
        <w:r w:rsidRPr="003845CB">
          <w:rPr>
            <w:rFonts w:ascii="Trebuchet MS" w:hAnsi="Trebuchet MS"/>
            <w:noProof/>
            <w:sz w:val="24"/>
          </w:rPr>
          <w:t>to serve</w:t>
        </w:r>
      </w:ins>
      <w:r w:rsidRPr="003845CB">
        <w:rPr>
          <w:rFonts w:ascii="Trebuchet MS" w:hAnsi="Trebuchet MS"/>
          <w:noProof/>
          <w:sz w:val="24"/>
        </w:rPr>
        <w:t xml:space="preserve"> as priests</w:t>
      </w:r>
      <w:del w:id="65" w:author="Author">
        <w:r w:rsidRPr="003845CB">
          <w:rPr>
            <w:rFonts w:ascii="Trebuchet MS" w:hAnsi="Trebuchet MS"/>
            <w:noProof/>
            <w:sz w:val="24"/>
          </w:rPr>
          <w:delText>;</w:delText>
        </w:r>
      </w:del>
      <w:ins w:id="66" w:author="Author">
        <w:r w:rsidRPr="003845CB">
          <w:rPr>
            <w:rFonts w:ascii="Trebuchet MS" w:hAnsi="Trebuchet MS"/>
            <w:noProof/>
            <w:sz w:val="24"/>
          </w:rPr>
          <w:t>,</w:t>
        </w:r>
      </w:ins>
      <w:r w:rsidRPr="003845CB">
        <w:rPr>
          <w:rFonts w:ascii="Trebuchet MS" w:hAnsi="Trebuchet MS"/>
          <w:noProof/>
          <w:sz w:val="24"/>
        </w:rPr>
        <w:t xml:space="preserve"> </w:t>
      </w:r>
      <w:r w:rsidRPr="003845CB">
        <w:rPr>
          <w:rFonts w:ascii="Trebuchet MS" w:hAnsi="Trebuchet MS"/>
          <w:b/>
          <w:noProof/>
          <w:sz w:val="24"/>
        </w:rPr>
        <w:t xml:space="preserve">31:11 </w:t>
      </w:r>
      <w:del w:id="67" w:author="Author">
        <w:r w:rsidRPr="003845CB">
          <w:rPr>
            <w:rFonts w:ascii="Trebuchet MS" w:hAnsi="Trebuchet MS"/>
            <w:noProof/>
            <w:sz w:val="24"/>
          </w:rPr>
          <w:delText xml:space="preserve">and </w:delText>
        </w:r>
      </w:del>
      <w:r w:rsidRPr="003845CB">
        <w:rPr>
          <w:rFonts w:ascii="Trebuchet MS" w:hAnsi="Trebuchet MS"/>
          <w:noProof/>
          <w:sz w:val="24"/>
        </w:rPr>
        <w:t>the anointing oil</w:t>
      </w:r>
      <w:ins w:id="68" w:author="Author">
        <w:r w:rsidRPr="003845CB">
          <w:rPr>
            <w:rFonts w:ascii="Trebuchet MS" w:hAnsi="Trebuchet MS"/>
            <w:noProof/>
            <w:sz w:val="24"/>
          </w:rPr>
          <w:t>,</w:t>
        </w:r>
      </w:ins>
      <w:r w:rsidRPr="003845CB">
        <w:rPr>
          <w:rFonts w:ascii="Trebuchet MS" w:hAnsi="Trebuchet MS"/>
          <w:noProof/>
          <w:sz w:val="24"/>
        </w:rPr>
        <w:t xml:space="preserve"> and the perfumed incense for the sanctuary. </w:t>
      </w:r>
      <w:del w:id="69" w:author="Author">
        <w:r w:rsidRPr="003845CB">
          <w:rPr>
            <w:rFonts w:ascii="Trebuchet MS" w:hAnsi="Trebuchet MS"/>
            <w:noProof/>
            <w:sz w:val="24"/>
          </w:rPr>
          <w:delText>According to</w:delText>
        </w:r>
      </w:del>
      <w:ins w:id="70" w:author="Author">
        <w:r w:rsidRPr="003845CB">
          <w:rPr>
            <w:rFonts w:ascii="Trebuchet MS" w:hAnsi="Trebuchet MS"/>
            <w:noProof/>
            <w:sz w:val="24"/>
          </w:rPr>
          <w:t>They will do</w:t>
        </w:r>
      </w:ins>
      <w:r w:rsidRPr="003845CB">
        <w:rPr>
          <w:rFonts w:ascii="Trebuchet MS" w:hAnsi="Trebuchet MS"/>
          <w:noProof/>
          <w:sz w:val="24"/>
        </w:rPr>
        <w:t xml:space="preserve"> everything I have commanded you</w:t>
      </w:r>
      <w:del w:id="71" w:author="Author">
        <w:r w:rsidRPr="003845CB">
          <w:rPr>
            <w:rFonts w:ascii="Trebuchet MS" w:hAnsi="Trebuchet MS"/>
            <w:noProof/>
            <w:sz w:val="24"/>
          </w:rPr>
          <w:delText xml:space="preserve"> they will do</w:delText>
        </w:r>
      </w:del>
      <w:r w:rsidRPr="003845CB">
        <w:rPr>
          <w:rFonts w:ascii="Trebuchet MS" w:hAnsi="Trebuchet MS"/>
          <w:noProof/>
          <w:sz w:val="24"/>
        </w:rPr>
        <w:t>.”</w:t>
      </w:r>
    </w:p>
    <w:p w:rsidR="0049481D" w:rsidRPr="003845CB" w:rsidRDefault="0049481D" w:rsidP="0049481D">
      <w:pPr>
        <w:rPr>
          <w:rFonts w:ascii="Trebuchet MS" w:hAnsi="Trebuchet MS"/>
          <w:noProof/>
          <w:sz w:val="24"/>
        </w:rPr>
      </w:pPr>
      <w:r w:rsidRPr="003845CB">
        <w:rPr>
          <w:rFonts w:ascii="Trebuchet MS" w:hAnsi="Trebuchet MS"/>
          <w:b/>
          <w:sz w:val="24"/>
        </w:rPr>
        <w:t xml:space="preserve">31:12 </w:t>
      </w:r>
      <w:del w:id="72" w:author="Author">
        <w:r w:rsidRPr="003845CB">
          <w:rPr>
            <w:rFonts w:ascii="Trebuchet MS" w:hAnsi="Trebuchet MS"/>
            <w:noProof/>
            <w:sz w:val="24"/>
          </w:rPr>
          <w:delText xml:space="preserve">And </w:delText>
        </w:r>
      </w:del>
      <w:r w:rsidRPr="003845CB">
        <w:rPr>
          <w:rFonts w:ascii="Trebuchet MS" w:hAnsi="Trebuchet MS"/>
          <w:noProof/>
          <w:sz w:val="24"/>
        </w:rPr>
        <w:t xml:space="preserve">Jehovah said further to Moses: </w:t>
      </w:r>
      <w:r w:rsidRPr="003845CB">
        <w:rPr>
          <w:rFonts w:ascii="Trebuchet MS" w:hAnsi="Trebuchet MS"/>
          <w:b/>
          <w:noProof/>
          <w:sz w:val="24"/>
        </w:rPr>
        <w:t xml:space="preserve">31:13 </w:t>
      </w:r>
      <w:r w:rsidRPr="003845CB">
        <w:rPr>
          <w:rFonts w:ascii="Trebuchet MS" w:hAnsi="Trebuchet MS"/>
          <w:noProof/>
          <w:sz w:val="24"/>
        </w:rPr>
        <w:t>“</w:t>
      </w:r>
      <w:del w:id="73" w:author="Author">
        <w:r w:rsidRPr="003845CB">
          <w:rPr>
            <w:rFonts w:ascii="Trebuchet MS" w:hAnsi="Trebuchet MS"/>
            <w:noProof/>
            <w:sz w:val="24"/>
          </w:rPr>
          <w:delText>As for you, speak</w:delText>
        </w:r>
      </w:del>
      <w:ins w:id="74" w:author="Author">
        <w:r w:rsidRPr="003845CB">
          <w:rPr>
            <w:rFonts w:ascii="Trebuchet MS" w:hAnsi="Trebuchet MS"/>
            <w:noProof/>
            <w:sz w:val="24"/>
          </w:rPr>
          <w:t>Speak</w:t>
        </w:r>
      </w:ins>
      <w:r w:rsidRPr="003845CB">
        <w:rPr>
          <w:rFonts w:ascii="Trebuchet MS" w:hAnsi="Trebuchet MS"/>
          <w:noProof/>
          <w:sz w:val="24"/>
        </w:rPr>
        <w:t xml:space="preserve"> to the </w:t>
      </w:r>
      <w:del w:id="75" w:author="Author">
        <w:r w:rsidRPr="003845CB">
          <w:rPr>
            <w:rFonts w:ascii="Trebuchet MS" w:hAnsi="Trebuchet MS"/>
            <w:noProof/>
            <w:sz w:val="24"/>
          </w:rPr>
          <w:delText>sons of Israel, saying</w:delText>
        </w:r>
      </w:del>
      <w:ins w:id="76" w:author="Author">
        <w:r w:rsidRPr="003845CB">
          <w:rPr>
            <w:rFonts w:ascii="Trebuchet MS" w:hAnsi="Trebuchet MS"/>
            <w:noProof/>
            <w:sz w:val="24"/>
          </w:rPr>
          <w:t>Israelites and tell them</w:t>
        </w:r>
      </w:ins>
      <w:r w:rsidRPr="003845CB">
        <w:rPr>
          <w:rFonts w:ascii="Trebuchet MS" w:hAnsi="Trebuchet MS"/>
          <w:noProof/>
          <w:sz w:val="24"/>
        </w:rPr>
        <w:t>, ‘Especially</w:t>
      </w:r>
      <w:ins w:id="77" w:author="Author">
        <w:r w:rsidRPr="003845CB">
          <w:rPr>
            <w:rFonts w:ascii="Trebuchet MS" w:hAnsi="Trebuchet MS"/>
            <w:noProof/>
            <w:sz w:val="24"/>
          </w:rPr>
          <w:t>, you are to keep</w:t>
        </w:r>
      </w:ins>
      <w:r w:rsidRPr="003845CB">
        <w:rPr>
          <w:rFonts w:ascii="Trebuchet MS" w:hAnsi="Trebuchet MS"/>
          <w:noProof/>
          <w:sz w:val="24"/>
        </w:rPr>
        <w:t xml:space="preserve"> my sabbaths</w:t>
      </w:r>
      <w:del w:id="78" w:author="Author">
        <w:r w:rsidRPr="003845CB">
          <w:rPr>
            <w:rFonts w:ascii="Trebuchet MS" w:hAnsi="Trebuchet MS"/>
            <w:noProof/>
            <w:sz w:val="24"/>
          </w:rPr>
          <w:delText xml:space="preserve"> </w:delText>
        </w:r>
        <w:r w:rsidRPr="003845CB">
          <w:rPr>
            <w:rFonts w:ascii="Trebuchet MS" w:hAnsi="Trebuchet MS"/>
            <w:noProof/>
            <w:sz w:val="24"/>
            <w:u w:val="dotted"/>
          </w:rPr>
          <w:delText>YOU</w:delText>
        </w:r>
        <w:r w:rsidRPr="003845CB">
          <w:rPr>
            <w:rFonts w:ascii="Trebuchet MS" w:hAnsi="Trebuchet MS"/>
            <w:noProof/>
            <w:sz w:val="24"/>
          </w:rPr>
          <w:delText xml:space="preserve"> are to keep</w:delText>
        </w:r>
      </w:del>
      <w:r w:rsidRPr="003845CB">
        <w:rPr>
          <w:rFonts w:ascii="Trebuchet MS" w:hAnsi="Trebuchet MS"/>
          <w:noProof/>
          <w:sz w:val="24"/>
        </w:rPr>
        <w:t xml:space="preserve">, for it is a sign between me and </w:t>
      </w:r>
      <w:del w:id="79" w:author="Author">
        <w:r w:rsidRPr="003845CB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80" w:author="Author">
        <w:r w:rsidRPr="003845CB">
          <w:rPr>
            <w:rFonts w:ascii="Trebuchet MS" w:hAnsi="Trebuchet MS"/>
            <w:noProof/>
            <w:sz w:val="24"/>
          </w:rPr>
          <w:t>you</w:t>
        </w:r>
      </w:ins>
      <w:r w:rsidRPr="003845CB">
        <w:rPr>
          <w:rFonts w:ascii="Trebuchet MS" w:hAnsi="Trebuchet MS"/>
          <w:noProof/>
          <w:sz w:val="24"/>
        </w:rPr>
        <w:t xml:space="preserve"> during </w:t>
      </w:r>
      <w:del w:id="81" w:author="Author">
        <w:r w:rsidRPr="003845CB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82" w:author="Author">
        <w:r w:rsidRPr="003845CB">
          <w:rPr>
            <w:rFonts w:ascii="Trebuchet MS" w:hAnsi="Trebuchet MS"/>
            <w:noProof/>
            <w:sz w:val="24"/>
          </w:rPr>
          <w:t>your</w:t>
        </w:r>
      </w:ins>
      <w:r w:rsidRPr="003845CB">
        <w:rPr>
          <w:rFonts w:ascii="Trebuchet MS" w:hAnsi="Trebuchet MS"/>
          <w:noProof/>
          <w:sz w:val="24"/>
        </w:rPr>
        <w:t xml:space="preserve"> generations </w:t>
      </w:r>
      <w:ins w:id="83" w:author="Author">
        <w:r w:rsidRPr="003845CB">
          <w:rPr>
            <w:rFonts w:ascii="Trebuchet MS" w:hAnsi="Trebuchet MS"/>
            <w:noProof/>
            <w:sz w:val="24"/>
          </w:rPr>
          <w:t xml:space="preserve">in order </w:t>
        </w:r>
      </w:ins>
      <w:r w:rsidRPr="003845CB">
        <w:rPr>
          <w:rFonts w:ascii="Trebuchet MS" w:hAnsi="Trebuchet MS"/>
          <w:noProof/>
          <w:sz w:val="24"/>
        </w:rPr>
        <w:t xml:space="preserve">that </w:t>
      </w:r>
      <w:del w:id="84" w:author="Author">
        <w:r w:rsidRPr="003845CB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85" w:author="Author">
        <w:r w:rsidRPr="003845CB">
          <w:rPr>
            <w:rFonts w:ascii="Trebuchet MS" w:hAnsi="Trebuchet MS"/>
            <w:noProof/>
            <w:sz w:val="24"/>
          </w:rPr>
          <w:t>you</w:t>
        </w:r>
      </w:ins>
      <w:r w:rsidRPr="003845CB">
        <w:rPr>
          <w:rFonts w:ascii="Trebuchet MS" w:hAnsi="Trebuchet MS"/>
          <w:noProof/>
          <w:sz w:val="24"/>
        </w:rPr>
        <w:t xml:space="preserve"> may know that I</w:t>
      </w:r>
      <w:ins w:id="86" w:author="Author">
        <w:r w:rsidRPr="003845CB">
          <w:rPr>
            <w:rFonts w:ascii="Trebuchet MS" w:hAnsi="Trebuchet MS"/>
            <w:noProof/>
            <w:sz w:val="24"/>
          </w:rPr>
          <w:t>,</w:t>
        </w:r>
      </w:ins>
      <w:r w:rsidRPr="003845CB">
        <w:rPr>
          <w:rFonts w:ascii="Trebuchet MS" w:hAnsi="Trebuchet MS"/>
          <w:noProof/>
          <w:sz w:val="24"/>
        </w:rPr>
        <w:t xml:space="preserve"> Jehovah</w:t>
      </w:r>
      <w:ins w:id="87" w:author="Author">
        <w:r w:rsidRPr="003845CB">
          <w:rPr>
            <w:rFonts w:ascii="Trebuchet MS" w:hAnsi="Trebuchet MS"/>
            <w:noProof/>
            <w:sz w:val="24"/>
          </w:rPr>
          <w:t>,</w:t>
        </w:r>
      </w:ins>
      <w:r w:rsidRPr="003845CB">
        <w:rPr>
          <w:rFonts w:ascii="Trebuchet MS" w:hAnsi="Trebuchet MS"/>
          <w:noProof/>
          <w:sz w:val="24"/>
        </w:rPr>
        <w:t xml:space="preserve"> am sanctifying </w:t>
      </w:r>
      <w:del w:id="88" w:author="Author">
        <w:r w:rsidRPr="003845CB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89" w:author="Author">
        <w:r w:rsidRPr="003845CB">
          <w:rPr>
            <w:rFonts w:ascii="Trebuchet MS" w:hAnsi="Trebuchet MS"/>
            <w:noProof/>
            <w:sz w:val="24"/>
          </w:rPr>
          <w:t>you</w:t>
        </w:r>
      </w:ins>
      <w:r w:rsidRPr="003845CB">
        <w:rPr>
          <w:rFonts w:ascii="Trebuchet MS" w:hAnsi="Trebuchet MS"/>
          <w:noProof/>
          <w:sz w:val="24"/>
        </w:rPr>
        <w:t xml:space="preserve">. </w:t>
      </w:r>
      <w:r w:rsidRPr="003845CB">
        <w:rPr>
          <w:rFonts w:ascii="Trebuchet MS" w:hAnsi="Trebuchet MS"/>
          <w:b/>
          <w:noProof/>
          <w:sz w:val="24"/>
        </w:rPr>
        <w:t xml:space="preserve">31:14 </w:t>
      </w:r>
      <w:del w:id="90" w:author="Author">
        <w:r w:rsidRPr="003845CB">
          <w:rPr>
            <w:rFonts w:ascii="Trebuchet MS" w:hAnsi="Trebuchet MS"/>
            <w:noProof/>
            <w:sz w:val="24"/>
          </w:rPr>
          <w:delText xml:space="preserve">And </w:delText>
        </w:r>
        <w:r w:rsidRPr="003845CB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91" w:author="Author">
        <w:r w:rsidRPr="003845CB">
          <w:rPr>
            <w:rFonts w:ascii="Trebuchet MS" w:hAnsi="Trebuchet MS"/>
            <w:noProof/>
            <w:sz w:val="24"/>
          </w:rPr>
          <w:t>You</w:t>
        </w:r>
      </w:ins>
      <w:r w:rsidRPr="003845CB">
        <w:rPr>
          <w:rFonts w:ascii="Trebuchet MS" w:hAnsi="Trebuchet MS"/>
          <w:noProof/>
          <w:sz w:val="24"/>
        </w:rPr>
        <w:t xml:space="preserve"> must keep the </w:t>
      </w:r>
      <w:del w:id="92" w:author="Author">
        <w:r w:rsidRPr="003845CB">
          <w:rPr>
            <w:rFonts w:ascii="Trebuchet MS" w:hAnsi="Trebuchet MS"/>
            <w:noProof/>
            <w:sz w:val="24"/>
          </w:rPr>
          <w:delText>sabbath</w:delText>
        </w:r>
      </w:del>
      <w:ins w:id="93" w:author="Author">
        <w:r w:rsidRPr="003845CB">
          <w:rPr>
            <w:rFonts w:ascii="Trebuchet MS" w:hAnsi="Trebuchet MS"/>
            <w:noProof/>
            <w:sz w:val="24"/>
          </w:rPr>
          <w:t>Sabbath</w:t>
        </w:r>
      </w:ins>
      <w:r w:rsidRPr="003845CB">
        <w:rPr>
          <w:rFonts w:ascii="Trebuchet MS" w:hAnsi="Trebuchet MS"/>
          <w:noProof/>
          <w:sz w:val="24"/>
        </w:rPr>
        <w:t xml:space="preserve">, for it is something holy to </w:t>
      </w:r>
      <w:del w:id="94" w:author="Author">
        <w:r w:rsidRPr="003845CB">
          <w:rPr>
            <w:rFonts w:ascii="Trebuchet MS" w:hAnsi="Trebuchet MS"/>
            <w:noProof/>
            <w:sz w:val="24"/>
            <w:u w:val="dotted"/>
          </w:rPr>
          <w:delText>YOU</w:delText>
        </w:r>
        <w:r w:rsidRPr="003845CB">
          <w:rPr>
            <w:rFonts w:ascii="Trebuchet MS" w:hAnsi="Trebuchet MS"/>
            <w:noProof/>
            <w:sz w:val="24"/>
          </w:rPr>
          <w:delText>. A profaner of</w:delText>
        </w:r>
      </w:del>
      <w:ins w:id="95" w:author="Author">
        <w:r w:rsidRPr="003845CB">
          <w:rPr>
            <w:rFonts w:ascii="Trebuchet MS" w:hAnsi="Trebuchet MS"/>
            <w:noProof/>
            <w:sz w:val="24"/>
          </w:rPr>
          <w:t>you. Whoever profanes</w:t>
        </w:r>
      </w:ins>
      <w:r w:rsidRPr="003845CB">
        <w:rPr>
          <w:rFonts w:ascii="Trebuchet MS" w:hAnsi="Trebuchet MS"/>
          <w:noProof/>
          <w:sz w:val="24"/>
        </w:rPr>
        <w:t xml:space="preserve"> it </w:t>
      </w:r>
      <w:del w:id="96" w:author="Author">
        <w:r w:rsidRPr="003845CB">
          <w:rPr>
            <w:rFonts w:ascii="Trebuchet MS" w:hAnsi="Trebuchet MS"/>
            <w:noProof/>
            <w:sz w:val="24"/>
          </w:rPr>
          <w:delText>will positively</w:delText>
        </w:r>
      </w:del>
      <w:ins w:id="97" w:author="Author">
        <w:r w:rsidRPr="003845CB">
          <w:rPr>
            <w:rFonts w:ascii="Trebuchet MS" w:hAnsi="Trebuchet MS"/>
            <w:noProof/>
            <w:sz w:val="24"/>
          </w:rPr>
          <w:t>must</w:t>
        </w:r>
      </w:ins>
      <w:r w:rsidRPr="003845CB">
        <w:rPr>
          <w:rFonts w:ascii="Trebuchet MS" w:hAnsi="Trebuchet MS"/>
          <w:noProof/>
          <w:sz w:val="24"/>
        </w:rPr>
        <w:t xml:space="preserve"> be put to death. </w:t>
      </w:r>
      <w:del w:id="98" w:author="Author">
        <w:r w:rsidRPr="003845CB">
          <w:rPr>
            <w:rFonts w:ascii="Trebuchet MS" w:hAnsi="Trebuchet MS"/>
            <w:noProof/>
            <w:sz w:val="24"/>
          </w:rPr>
          <w:delText>In case there is</w:delText>
        </w:r>
      </w:del>
      <w:ins w:id="99" w:author="Author">
        <w:r w:rsidRPr="003845CB">
          <w:rPr>
            <w:rFonts w:ascii="Trebuchet MS" w:hAnsi="Trebuchet MS"/>
            <w:noProof/>
            <w:sz w:val="24"/>
          </w:rPr>
          <w:t>If</w:t>
        </w:r>
      </w:ins>
      <w:r w:rsidRPr="003845CB">
        <w:rPr>
          <w:rFonts w:ascii="Trebuchet MS" w:hAnsi="Trebuchet MS"/>
          <w:noProof/>
          <w:sz w:val="24"/>
        </w:rPr>
        <w:t xml:space="preserve"> anyone </w:t>
      </w:r>
      <w:del w:id="100" w:author="Author">
        <w:r w:rsidRPr="003845CB">
          <w:rPr>
            <w:rFonts w:ascii="Trebuchet MS" w:hAnsi="Trebuchet MS"/>
            <w:noProof/>
            <w:sz w:val="24"/>
          </w:rPr>
          <w:delText>doing</w:delText>
        </w:r>
      </w:del>
      <w:ins w:id="101" w:author="Author">
        <w:r w:rsidRPr="003845CB">
          <w:rPr>
            <w:rFonts w:ascii="Trebuchet MS" w:hAnsi="Trebuchet MS"/>
            <w:noProof/>
            <w:sz w:val="24"/>
          </w:rPr>
          <w:t>does any</w:t>
        </w:r>
      </w:ins>
      <w:r w:rsidRPr="003845CB">
        <w:rPr>
          <w:rFonts w:ascii="Trebuchet MS" w:hAnsi="Trebuchet MS"/>
          <w:noProof/>
          <w:sz w:val="24"/>
        </w:rPr>
        <w:t xml:space="preserve"> work on it, then that </w:t>
      </w:r>
      <w:del w:id="102" w:author="Author">
        <w:r w:rsidRPr="003845CB">
          <w:rPr>
            <w:rFonts w:ascii="Trebuchet MS" w:hAnsi="Trebuchet MS"/>
            <w:noProof/>
            <w:sz w:val="24"/>
          </w:rPr>
          <w:delText>soul</w:delText>
        </w:r>
      </w:del>
      <w:ins w:id="103" w:author="Author">
        <w:r w:rsidRPr="003845CB">
          <w:rPr>
            <w:rFonts w:ascii="Trebuchet MS" w:hAnsi="Trebuchet MS"/>
            <w:noProof/>
            <w:sz w:val="24"/>
          </w:rPr>
          <w:t>person</w:t>
        </w:r>
        <w:r w:rsidRPr="003845CB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3845CB">
        <w:rPr>
          <w:rFonts w:ascii="Trebuchet MS" w:hAnsi="Trebuchet MS"/>
          <w:noProof/>
          <w:sz w:val="24"/>
        </w:rPr>
        <w:t xml:space="preserve"> </w:t>
      </w:r>
      <w:r w:rsidRPr="003845CB">
        <w:rPr>
          <w:rFonts w:ascii="Trebuchet MS" w:hAnsi="Trebuchet MS"/>
          <w:noProof/>
          <w:sz w:val="24"/>
        </w:rPr>
        <w:lastRenderedPageBreak/>
        <w:t>must be cut off</w:t>
      </w:r>
      <w:ins w:id="106" w:author="Author">
        <w:r w:rsidRPr="003845CB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3845CB">
        <w:rPr>
          <w:rFonts w:ascii="Trebuchet MS" w:hAnsi="Trebuchet MS"/>
          <w:noProof/>
          <w:sz w:val="24"/>
        </w:rPr>
        <w:t xml:space="preserve"> from </w:t>
      </w:r>
      <w:del w:id="109" w:author="Author">
        <w:r w:rsidRPr="003845CB">
          <w:rPr>
            <w:rFonts w:ascii="Trebuchet MS" w:hAnsi="Trebuchet MS"/>
            <w:noProof/>
            <w:sz w:val="24"/>
          </w:rPr>
          <w:delText>the midst of</w:delText>
        </w:r>
      </w:del>
      <w:ins w:id="110" w:author="Author">
        <w:r w:rsidRPr="003845CB">
          <w:rPr>
            <w:rFonts w:ascii="Trebuchet MS" w:hAnsi="Trebuchet MS"/>
            <w:noProof/>
            <w:sz w:val="24"/>
          </w:rPr>
          <w:t>among</w:t>
        </w:r>
      </w:ins>
      <w:r w:rsidRPr="003845CB">
        <w:rPr>
          <w:rFonts w:ascii="Trebuchet MS" w:hAnsi="Trebuchet MS"/>
          <w:noProof/>
          <w:sz w:val="24"/>
        </w:rPr>
        <w:t xml:space="preserve"> his people. </w:t>
      </w:r>
      <w:r w:rsidRPr="003845CB">
        <w:rPr>
          <w:rFonts w:ascii="Trebuchet MS" w:hAnsi="Trebuchet MS"/>
          <w:b/>
          <w:noProof/>
          <w:sz w:val="24"/>
        </w:rPr>
        <w:t xml:space="preserve">31:15 </w:t>
      </w:r>
      <w:r w:rsidRPr="003845CB">
        <w:rPr>
          <w:rFonts w:ascii="Trebuchet MS" w:hAnsi="Trebuchet MS"/>
          <w:noProof/>
          <w:sz w:val="24"/>
        </w:rPr>
        <w:t xml:space="preserve">Six days </w:t>
      </w:r>
      <w:del w:id="111" w:author="Author">
        <w:r w:rsidRPr="003845CB">
          <w:rPr>
            <w:rFonts w:ascii="Trebuchet MS" w:hAnsi="Trebuchet MS"/>
            <w:noProof/>
            <w:sz w:val="24"/>
          </w:rPr>
          <w:delText xml:space="preserve">may </w:delText>
        </w:r>
      </w:del>
      <w:r w:rsidRPr="003845CB">
        <w:rPr>
          <w:rFonts w:ascii="Trebuchet MS" w:hAnsi="Trebuchet MS"/>
          <w:noProof/>
          <w:sz w:val="24"/>
        </w:rPr>
        <w:t>work</w:t>
      </w:r>
      <w:ins w:id="112" w:author="Author">
        <w:r w:rsidRPr="003845CB">
          <w:rPr>
            <w:rFonts w:ascii="Trebuchet MS" w:hAnsi="Trebuchet MS"/>
            <w:noProof/>
            <w:sz w:val="24"/>
          </w:rPr>
          <w:t xml:space="preserve"> may</w:t>
        </w:r>
      </w:ins>
      <w:r w:rsidRPr="003845CB">
        <w:rPr>
          <w:rFonts w:ascii="Trebuchet MS" w:hAnsi="Trebuchet MS"/>
          <w:noProof/>
          <w:sz w:val="24"/>
        </w:rPr>
        <w:t xml:space="preserve"> be done, but on the seventh day is a sabbath of complete rest. It is something holy to Jehovah. Anyone doing work on the </w:t>
      </w:r>
      <w:del w:id="113" w:author="Author">
        <w:r w:rsidRPr="003845CB">
          <w:rPr>
            <w:rFonts w:ascii="Trebuchet MS" w:hAnsi="Trebuchet MS"/>
            <w:noProof/>
            <w:sz w:val="24"/>
          </w:rPr>
          <w:delText>sabbath</w:delText>
        </w:r>
      </w:del>
      <w:ins w:id="114" w:author="Author">
        <w:r w:rsidRPr="003845CB">
          <w:rPr>
            <w:rFonts w:ascii="Trebuchet MS" w:hAnsi="Trebuchet MS"/>
            <w:noProof/>
            <w:sz w:val="24"/>
          </w:rPr>
          <w:t>Sabbath</w:t>
        </w:r>
      </w:ins>
      <w:r w:rsidRPr="003845CB">
        <w:rPr>
          <w:rFonts w:ascii="Trebuchet MS" w:hAnsi="Trebuchet MS"/>
          <w:noProof/>
          <w:sz w:val="24"/>
        </w:rPr>
        <w:t xml:space="preserve"> day </w:t>
      </w:r>
      <w:del w:id="115" w:author="Author">
        <w:r w:rsidRPr="003845CB">
          <w:rPr>
            <w:rFonts w:ascii="Trebuchet MS" w:hAnsi="Trebuchet MS"/>
            <w:noProof/>
            <w:sz w:val="24"/>
          </w:rPr>
          <w:delText>will positively</w:delText>
        </w:r>
      </w:del>
      <w:ins w:id="116" w:author="Author">
        <w:r w:rsidRPr="003845CB">
          <w:rPr>
            <w:rFonts w:ascii="Trebuchet MS" w:hAnsi="Trebuchet MS"/>
            <w:noProof/>
            <w:sz w:val="24"/>
          </w:rPr>
          <w:t>must</w:t>
        </w:r>
      </w:ins>
      <w:r w:rsidRPr="003845CB">
        <w:rPr>
          <w:rFonts w:ascii="Trebuchet MS" w:hAnsi="Trebuchet MS"/>
          <w:noProof/>
          <w:sz w:val="24"/>
        </w:rPr>
        <w:t xml:space="preserve"> be put to death. </w:t>
      </w:r>
      <w:r w:rsidRPr="003845CB">
        <w:rPr>
          <w:rFonts w:ascii="Trebuchet MS" w:hAnsi="Trebuchet MS"/>
          <w:b/>
          <w:noProof/>
          <w:sz w:val="24"/>
        </w:rPr>
        <w:t xml:space="preserve">31:16 </w:t>
      </w:r>
      <w:del w:id="117" w:author="Author">
        <w:r w:rsidRPr="003845CB">
          <w:rPr>
            <w:rFonts w:ascii="Trebuchet MS" w:hAnsi="Trebuchet MS"/>
            <w:noProof/>
            <w:sz w:val="24"/>
          </w:rPr>
          <w:delText>And the sons of Israel</w:delText>
        </w:r>
      </w:del>
      <w:ins w:id="118" w:author="Author">
        <w:r w:rsidRPr="003845CB">
          <w:rPr>
            <w:rFonts w:ascii="Trebuchet MS" w:hAnsi="Trebuchet MS"/>
            <w:noProof/>
            <w:sz w:val="24"/>
          </w:rPr>
          <w:t>The Israelites</w:t>
        </w:r>
      </w:ins>
      <w:r w:rsidRPr="003845CB">
        <w:rPr>
          <w:rFonts w:ascii="Trebuchet MS" w:hAnsi="Trebuchet MS"/>
          <w:noProof/>
          <w:sz w:val="24"/>
        </w:rPr>
        <w:t xml:space="preserve"> must keep the </w:t>
      </w:r>
      <w:del w:id="119" w:author="Author">
        <w:r w:rsidRPr="003845CB">
          <w:rPr>
            <w:rFonts w:ascii="Trebuchet MS" w:hAnsi="Trebuchet MS"/>
            <w:noProof/>
            <w:sz w:val="24"/>
          </w:rPr>
          <w:delText>sabbath, so as to carry out</w:delText>
        </w:r>
      </w:del>
      <w:ins w:id="120" w:author="Author">
        <w:r w:rsidRPr="003845CB">
          <w:rPr>
            <w:rFonts w:ascii="Trebuchet MS" w:hAnsi="Trebuchet MS"/>
            <w:noProof/>
            <w:sz w:val="24"/>
          </w:rPr>
          <w:t>Sabbath; they must observe</w:t>
        </w:r>
      </w:ins>
      <w:r w:rsidRPr="003845CB">
        <w:rPr>
          <w:rFonts w:ascii="Trebuchet MS" w:hAnsi="Trebuchet MS"/>
          <w:noProof/>
          <w:sz w:val="24"/>
        </w:rPr>
        <w:t xml:space="preserve"> the </w:t>
      </w:r>
      <w:del w:id="121" w:author="Author">
        <w:r w:rsidRPr="003845CB">
          <w:rPr>
            <w:rFonts w:ascii="Trebuchet MS" w:hAnsi="Trebuchet MS"/>
            <w:noProof/>
            <w:sz w:val="24"/>
          </w:rPr>
          <w:delText>sabbath</w:delText>
        </w:r>
      </w:del>
      <w:ins w:id="122" w:author="Author">
        <w:r w:rsidRPr="003845CB">
          <w:rPr>
            <w:rFonts w:ascii="Trebuchet MS" w:hAnsi="Trebuchet MS"/>
            <w:noProof/>
            <w:sz w:val="24"/>
          </w:rPr>
          <w:t>Sabbath</w:t>
        </w:r>
      </w:ins>
      <w:r w:rsidRPr="003845CB">
        <w:rPr>
          <w:rFonts w:ascii="Trebuchet MS" w:hAnsi="Trebuchet MS"/>
          <w:noProof/>
          <w:sz w:val="24"/>
        </w:rPr>
        <w:t xml:space="preserve"> during </w:t>
      </w:r>
      <w:ins w:id="123" w:author="Author">
        <w:r w:rsidRPr="003845CB">
          <w:rPr>
            <w:rFonts w:ascii="Trebuchet MS" w:hAnsi="Trebuchet MS"/>
            <w:noProof/>
            <w:sz w:val="24"/>
          </w:rPr>
          <w:t xml:space="preserve">all </w:t>
        </w:r>
      </w:ins>
      <w:r w:rsidRPr="003845CB">
        <w:rPr>
          <w:rFonts w:ascii="Trebuchet MS" w:hAnsi="Trebuchet MS"/>
          <w:noProof/>
          <w:sz w:val="24"/>
        </w:rPr>
        <w:t xml:space="preserve">their generations. It is a </w:t>
      </w:r>
      <w:ins w:id="124" w:author="Author">
        <w:r w:rsidRPr="003845CB">
          <w:rPr>
            <w:rFonts w:ascii="Trebuchet MS" w:hAnsi="Trebuchet MS"/>
            <w:noProof/>
            <w:sz w:val="24"/>
          </w:rPr>
          <w:t xml:space="preserve">lasting </w:t>
        </w:r>
      </w:ins>
      <w:r w:rsidRPr="003845CB">
        <w:rPr>
          <w:rFonts w:ascii="Trebuchet MS" w:hAnsi="Trebuchet MS"/>
          <w:noProof/>
          <w:sz w:val="24"/>
        </w:rPr>
        <w:t>covenant</w:t>
      </w:r>
      <w:del w:id="125" w:author="Author">
        <w:r w:rsidRPr="003845CB">
          <w:rPr>
            <w:rFonts w:ascii="Trebuchet MS" w:hAnsi="Trebuchet MS"/>
            <w:noProof/>
            <w:sz w:val="24"/>
          </w:rPr>
          <w:delText xml:space="preserve"> to time indefinite</w:delText>
        </w:r>
      </w:del>
      <w:r w:rsidRPr="003845CB">
        <w:rPr>
          <w:rFonts w:ascii="Trebuchet MS" w:hAnsi="Trebuchet MS"/>
          <w:noProof/>
          <w:sz w:val="24"/>
        </w:rPr>
        <w:t xml:space="preserve">. </w:t>
      </w:r>
      <w:r w:rsidRPr="003845CB">
        <w:rPr>
          <w:rFonts w:ascii="Trebuchet MS" w:hAnsi="Trebuchet MS"/>
          <w:b/>
          <w:noProof/>
          <w:sz w:val="24"/>
        </w:rPr>
        <w:t xml:space="preserve">31:17 </w:t>
      </w:r>
      <w:del w:id="126" w:author="Author">
        <w:r w:rsidRPr="003845CB">
          <w:rPr>
            <w:rFonts w:ascii="Trebuchet MS" w:hAnsi="Trebuchet MS"/>
            <w:noProof/>
            <w:sz w:val="24"/>
          </w:rPr>
          <w:delText>Between</w:delText>
        </w:r>
      </w:del>
      <w:ins w:id="127" w:author="Author">
        <w:r w:rsidRPr="003845CB">
          <w:rPr>
            <w:rFonts w:ascii="Trebuchet MS" w:hAnsi="Trebuchet MS"/>
            <w:noProof/>
            <w:sz w:val="24"/>
          </w:rPr>
          <w:t>It is an enduring sign between</w:t>
        </w:r>
      </w:ins>
      <w:r w:rsidRPr="003845CB">
        <w:rPr>
          <w:rFonts w:ascii="Trebuchet MS" w:hAnsi="Trebuchet MS"/>
          <w:noProof/>
          <w:sz w:val="24"/>
        </w:rPr>
        <w:t xml:space="preserve"> me and the </w:t>
      </w:r>
      <w:del w:id="128" w:author="Author">
        <w:r w:rsidRPr="003845CB">
          <w:rPr>
            <w:rFonts w:ascii="Trebuchet MS" w:hAnsi="Trebuchet MS"/>
            <w:noProof/>
            <w:sz w:val="24"/>
          </w:rPr>
          <w:delText>sons</w:delText>
        </w:r>
      </w:del>
      <w:ins w:id="129" w:author="Author">
        <w:r w:rsidRPr="003845CB">
          <w:rPr>
            <w:rFonts w:ascii="Trebuchet MS" w:hAnsi="Trebuchet MS"/>
            <w:noProof/>
            <w:sz w:val="24"/>
          </w:rPr>
          <w:t>people</w:t>
        </w:r>
      </w:ins>
      <w:r w:rsidRPr="003845CB">
        <w:rPr>
          <w:rFonts w:ascii="Trebuchet MS" w:hAnsi="Trebuchet MS"/>
          <w:noProof/>
          <w:sz w:val="24"/>
        </w:rPr>
        <w:t xml:space="preserve"> of Israel</w:t>
      </w:r>
      <w:del w:id="130" w:author="Author">
        <w:r w:rsidRPr="003845CB">
          <w:rPr>
            <w:rFonts w:ascii="Trebuchet MS" w:hAnsi="Trebuchet MS"/>
            <w:noProof/>
            <w:sz w:val="24"/>
          </w:rPr>
          <w:delText xml:space="preserve"> it is a sign to time indefinite, because</w:delText>
        </w:r>
      </w:del>
      <w:ins w:id="131" w:author="Author">
        <w:r w:rsidRPr="003845CB">
          <w:rPr>
            <w:rFonts w:ascii="Trebuchet MS" w:hAnsi="Trebuchet MS"/>
            <w:noProof/>
            <w:sz w:val="24"/>
          </w:rPr>
          <w:t>, for</w:t>
        </w:r>
      </w:ins>
      <w:r w:rsidRPr="003845CB">
        <w:rPr>
          <w:rFonts w:ascii="Trebuchet MS" w:hAnsi="Trebuchet MS"/>
          <w:noProof/>
          <w:sz w:val="24"/>
        </w:rPr>
        <w:t xml:space="preserve"> in six days Jehovah made the heavens and the earth and on the seventh day he rested and </w:t>
      </w:r>
      <w:del w:id="132" w:author="Author">
        <w:r w:rsidRPr="003845CB">
          <w:rPr>
            <w:rFonts w:ascii="Trebuchet MS" w:hAnsi="Trebuchet MS"/>
            <w:noProof/>
            <w:sz w:val="24"/>
          </w:rPr>
          <w:delText>proceeded to refresh</w:delText>
        </w:r>
      </w:del>
      <w:ins w:id="133" w:author="Author">
        <w:r w:rsidRPr="003845CB">
          <w:rPr>
            <w:rFonts w:ascii="Trebuchet MS" w:hAnsi="Trebuchet MS"/>
            <w:noProof/>
            <w:sz w:val="24"/>
          </w:rPr>
          <w:t>refreshed</w:t>
        </w:r>
      </w:ins>
      <w:r w:rsidRPr="003845CB">
        <w:rPr>
          <w:rFonts w:ascii="Trebuchet MS" w:hAnsi="Trebuchet MS"/>
          <w:noProof/>
          <w:sz w:val="24"/>
        </w:rPr>
        <w:t xml:space="preserve"> himself.’”</w:t>
      </w:r>
    </w:p>
    <w:p w:rsidR="0049481D" w:rsidRPr="003845CB" w:rsidRDefault="0049481D" w:rsidP="0049481D">
      <w:pPr>
        <w:rPr>
          <w:rFonts w:ascii="Trebuchet MS" w:hAnsi="Trebuchet MS"/>
          <w:noProof/>
          <w:sz w:val="24"/>
        </w:rPr>
      </w:pPr>
      <w:r w:rsidRPr="003845CB">
        <w:rPr>
          <w:rFonts w:ascii="Trebuchet MS" w:hAnsi="Trebuchet MS"/>
          <w:b/>
          <w:sz w:val="24"/>
        </w:rPr>
        <w:t xml:space="preserve">31:18 </w:t>
      </w:r>
      <w:r w:rsidRPr="003845CB">
        <w:rPr>
          <w:rFonts w:ascii="Trebuchet MS" w:hAnsi="Trebuchet MS"/>
          <w:noProof/>
          <w:sz w:val="24"/>
        </w:rPr>
        <w:t>Now as soon as he had finished speaking with him on Mount Si′nai</w:t>
      </w:r>
      <w:ins w:id="134" w:author="Author">
        <w:r w:rsidRPr="003845CB">
          <w:rPr>
            <w:rFonts w:ascii="Trebuchet MS" w:hAnsi="Trebuchet MS"/>
            <w:noProof/>
            <w:sz w:val="24"/>
          </w:rPr>
          <w:t>,</w:t>
        </w:r>
      </w:ins>
      <w:r w:rsidRPr="003845CB">
        <w:rPr>
          <w:rFonts w:ascii="Trebuchet MS" w:hAnsi="Trebuchet MS"/>
          <w:noProof/>
          <w:sz w:val="24"/>
        </w:rPr>
        <w:t xml:space="preserve"> he </w:t>
      </w:r>
      <w:del w:id="135" w:author="Author">
        <w:r w:rsidRPr="003845CB">
          <w:rPr>
            <w:rFonts w:ascii="Trebuchet MS" w:hAnsi="Trebuchet MS"/>
            <w:noProof/>
            <w:sz w:val="24"/>
          </w:rPr>
          <w:delText>proceeded to give</w:delText>
        </w:r>
      </w:del>
      <w:ins w:id="136" w:author="Author">
        <w:r w:rsidRPr="003845CB">
          <w:rPr>
            <w:rFonts w:ascii="Trebuchet MS" w:hAnsi="Trebuchet MS"/>
            <w:noProof/>
            <w:sz w:val="24"/>
          </w:rPr>
          <w:t>gave</w:t>
        </w:r>
      </w:ins>
      <w:r w:rsidRPr="003845CB">
        <w:rPr>
          <w:rFonts w:ascii="Trebuchet MS" w:hAnsi="Trebuchet MS"/>
          <w:noProof/>
          <w:sz w:val="24"/>
        </w:rPr>
        <w:t xml:space="preserve"> Moses two tablets of the Testimony, tablets of stone written on by God’s finger.</w:t>
      </w:r>
    </w:p>
    <w:p w:rsidR="0049481D" w:rsidRPr="003845CB" w:rsidRDefault="0049481D" w:rsidP="0049481D">
      <w:pPr>
        <w:rPr>
          <w:rFonts w:ascii="Trebuchet MS" w:hAnsi="Trebuchet MS"/>
          <w:b/>
          <w:sz w:val="24"/>
        </w:rPr>
      </w:pPr>
    </w:p>
    <w:p w:rsidR="00762BCB" w:rsidRPr="0049481D" w:rsidRDefault="00762BCB" w:rsidP="0049481D"/>
    <w:sectPr w:rsidR="00762BCB" w:rsidRPr="0049481D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1EEB" w:rsidRDefault="00851EEB">
      <w:r>
        <w:separator/>
      </w:r>
    </w:p>
  </w:endnote>
  <w:endnote w:type="continuationSeparator" w:id="0">
    <w:p w:rsidR="00851EEB" w:rsidRDefault="00851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1EEB" w:rsidRDefault="00851EEB">
      <w:r>
        <w:separator/>
      </w:r>
    </w:p>
  </w:footnote>
  <w:footnote w:type="continuationSeparator" w:id="0">
    <w:p w:rsidR="00851EEB" w:rsidRDefault="00851EEB">
      <w:r>
        <w:continuationSeparator/>
      </w:r>
    </w:p>
  </w:footnote>
  <w:footnote w:id="1">
    <w:p w:rsidR="0049481D" w:rsidRPr="003845CB" w:rsidRDefault="0049481D" w:rsidP="003845CB">
      <w:pPr>
        <w:pStyle w:val="FootnoteText"/>
        <w:spacing w:after="96"/>
        <w:ind w:firstLine="288"/>
        <w:rPr>
          <w:ins w:id="4" w:author="Author"/>
        </w:rPr>
      </w:pPr>
      <w:ins w:id="5" w:author="Author">
        <w:r w:rsidRPr="003845CB">
          <w:rPr>
            <w:rStyle w:val="FootnoteReference"/>
          </w:rPr>
          <w:footnoteRef/>
        </w:r>
        <w:r w:rsidRPr="003845CB">
          <w:t xml:space="preserve"> </w:t>
        </w:r>
        <w:r w:rsidRPr="003845CB">
          <w:rPr>
            <w:b/>
          </w:rPr>
          <w:t xml:space="preserve">31:2 </w:t>
        </w:r>
        <w:r w:rsidRPr="003845CB">
          <w:t>Lit., “called by name.”</w:t>
        </w:r>
      </w:ins>
    </w:p>
  </w:footnote>
  <w:footnote w:id="2">
    <w:p w:rsidR="0049481D" w:rsidRPr="003845CB" w:rsidRDefault="0049481D" w:rsidP="003845CB">
      <w:pPr>
        <w:pStyle w:val="FootnoteText"/>
        <w:spacing w:after="96"/>
        <w:ind w:firstLine="288"/>
        <w:rPr>
          <w:ins w:id="38" w:author="Author"/>
        </w:rPr>
      </w:pPr>
      <w:ins w:id="39" w:author="Author">
        <w:r w:rsidRPr="003845CB">
          <w:rPr>
            <w:rStyle w:val="FootnoteReference"/>
          </w:rPr>
          <w:footnoteRef/>
        </w:r>
        <w:r w:rsidRPr="003845CB">
          <w:t xml:space="preserve"> </w:t>
        </w:r>
        <w:r w:rsidRPr="003845CB">
          <w:rPr>
            <w:b/>
          </w:rPr>
          <w:t xml:space="preserve">31:6 </w:t>
        </w:r>
        <w:r w:rsidRPr="003845CB">
          <w:t>Lit., “wise of heart.”</w:t>
        </w:r>
      </w:ins>
    </w:p>
  </w:footnote>
  <w:footnote w:id="3">
    <w:p w:rsidR="0049481D" w:rsidRPr="003845CB" w:rsidRDefault="0049481D" w:rsidP="003845CB">
      <w:pPr>
        <w:pStyle w:val="FootnoteText"/>
        <w:spacing w:after="96"/>
        <w:ind w:firstLine="288"/>
        <w:rPr>
          <w:ins w:id="104" w:author="Author"/>
        </w:rPr>
      </w:pPr>
      <w:ins w:id="105" w:author="Author">
        <w:r w:rsidRPr="003845CB">
          <w:rPr>
            <w:rStyle w:val="FootnoteReference"/>
          </w:rPr>
          <w:footnoteRef/>
        </w:r>
        <w:r w:rsidRPr="003845CB">
          <w:t xml:space="preserve"> </w:t>
        </w:r>
        <w:r w:rsidRPr="003845CB">
          <w:rPr>
            <w:b/>
          </w:rPr>
          <w:t xml:space="preserve">31:14 </w:t>
        </w:r>
        <w:r w:rsidRPr="003845CB">
          <w:t>Or “soul.”</w:t>
        </w:r>
      </w:ins>
    </w:p>
  </w:footnote>
  <w:footnote w:id="4">
    <w:p w:rsidR="0049481D" w:rsidRPr="003845CB" w:rsidRDefault="0049481D" w:rsidP="003845CB">
      <w:pPr>
        <w:pStyle w:val="FootnoteText"/>
        <w:spacing w:after="96"/>
        <w:ind w:firstLine="288"/>
        <w:rPr>
          <w:ins w:id="107" w:author="Author"/>
        </w:rPr>
      </w:pPr>
      <w:ins w:id="108" w:author="Author">
        <w:r w:rsidRPr="003845CB">
          <w:rPr>
            <w:rStyle w:val="FootnoteReference"/>
          </w:rPr>
          <w:footnoteRef/>
        </w:r>
        <w:r w:rsidRPr="003845CB">
          <w:t xml:space="preserve"> </w:t>
        </w:r>
        <w:r w:rsidRPr="003845CB">
          <w:rPr>
            <w:b/>
          </w:rPr>
          <w:t xml:space="preserve">31:14 </w:t>
        </w:r>
        <w:r w:rsidRPr="003845CB">
          <w:t>Or “put to death.”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A7BB6"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3A7BB6">
        <w:t>Exodus Chapter 31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3A7BB6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A7BB6">
      <w:rPr>
        <w:noProof/>
        <w:snapToGrid w:val="0"/>
      </w:rPr>
      <w:t>Exodus 31.Revised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3A7BB6">
        <w:t>Exodus Chapter 31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3A7BB6">
      <w:t>02-Exodus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A7BB6">
      <w:rPr>
        <w:noProof/>
        <w:snapToGrid w:val="0"/>
      </w:rPr>
      <w:t>Exodus 31.Revised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3A7BB6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3A7BB6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3A7BB6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3A7BB6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1EEB"/>
    <w:rsid w:val="00245EDD"/>
    <w:rsid w:val="0026230D"/>
    <w:rsid w:val="002B524D"/>
    <w:rsid w:val="002C00A8"/>
    <w:rsid w:val="00310508"/>
    <w:rsid w:val="003A7BB6"/>
    <w:rsid w:val="003B380B"/>
    <w:rsid w:val="004500A2"/>
    <w:rsid w:val="0049481D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51EEB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b79d3bfcd0ee4dc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49481D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9481D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49481D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49481D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9481D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49481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b79d3bfcd0ee4dc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2</ap:Pages>
  <ap:Words>544</ap:Words>
  <ap:Characters>2418</ap:Characters>
  <ap:Application>Microsoft Office Word</ap:Application>
  <ap:DocSecurity>0</ap:DocSecurity>
  <ap:Lines>40</ap:Lines>
  <ap:Paragraphs>4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2958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31</dc:title>
  <dc:subject/>
  <dc:creator>Ruth Farrugia</dc:creator>
  <cp:keywords/>
  <dc:description/>
  <cp:lastModifiedBy>Ruth Farrugia</cp:lastModifiedBy>
  <cp:revision>3</cp:revision>
  <dcterms:created xsi:type="dcterms:W3CDTF">2020-09-21T09:11:00Z</dcterms:created>
  <dcterms:modified xsi:type="dcterms:W3CDTF">2020-09-21T09:11:00Z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31.docx</vt:lpwstr>
  </property>
  <property fmtid="{D5CDD505-2E9C-101B-9397-08002B2CF9AE}" pid="9" name="_TranslationDocumentId">
    <vt:i4>19411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2031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31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