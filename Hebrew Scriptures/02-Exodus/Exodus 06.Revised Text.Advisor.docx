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D46" w:rsidRPr="000657E4" w:rsidRDefault="00F16D46" w:rsidP="00F16D46">
      <w:pPr>
        <w:rPr>
          <w:rFonts w:ascii="Trebuchet MS" w:hAnsi="Trebuchet MS"/>
          <w:noProof/>
        </w:rPr>
      </w:pPr>
      <w:bookmarkStart w:id="0" w:name="_GoBack"/>
      <w:bookmarkEnd w:id="0"/>
      <w:r w:rsidRPr="000657E4">
        <w:rPr>
          <w:rFonts w:ascii="Trebuchet MS" w:hAnsi="Trebuchet MS"/>
          <w:b/>
        </w:rPr>
        <w:t xml:space="preserve">6:1 </w:t>
      </w:r>
      <w:r w:rsidRPr="000657E4">
        <w:rPr>
          <w:rFonts w:ascii="Trebuchet MS" w:hAnsi="Trebuchet MS"/>
          <w:noProof/>
        </w:rPr>
        <w:t xml:space="preserve">So Jehovah said to Moses: “Now you will see what I </w:t>
      </w:r>
      <w:del w:id="1" w:author="Author">
        <w:r w:rsidRPr="000657E4">
          <w:rPr>
            <w:rFonts w:ascii="Trebuchet MS" w:hAnsi="Trebuchet MS"/>
            <w:noProof/>
          </w:rPr>
          <w:delText>shall</w:delText>
        </w:r>
      </w:del>
      <w:ins w:id="2" w:author="Author">
        <w:r w:rsidRPr="000657E4">
          <w:rPr>
            <w:rFonts w:ascii="Trebuchet MS" w:hAnsi="Trebuchet MS"/>
            <w:noProof/>
          </w:rPr>
          <w:t>will</w:t>
        </w:r>
      </w:ins>
      <w:r w:rsidRPr="000657E4">
        <w:rPr>
          <w:rFonts w:ascii="Trebuchet MS" w:hAnsi="Trebuchet MS"/>
          <w:noProof/>
        </w:rPr>
        <w:t xml:space="preserve"> do to Phar′aoh</w:t>
      </w:r>
      <w:del w:id="3" w:author="Author">
        <w:r w:rsidRPr="000657E4">
          <w:rPr>
            <w:rFonts w:ascii="Trebuchet MS" w:hAnsi="Trebuchet MS"/>
            <w:noProof/>
          </w:rPr>
          <w:delText>, because on account of a strong</w:delText>
        </w:r>
      </w:del>
      <w:ins w:id="4" w:author="Author">
        <w:r w:rsidRPr="000657E4">
          <w:rPr>
            <w:rFonts w:ascii="Trebuchet MS" w:hAnsi="Trebuchet MS"/>
            <w:noProof/>
          </w:rPr>
          <w:t>. A mighty</w:t>
        </w:r>
      </w:ins>
      <w:r w:rsidRPr="000657E4">
        <w:rPr>
          <w:rFonts w:ascii="Trebuchet MS" w:hAnsi="Trebuchet MS"/>
          <w:noProof/>
        </w:rPr>
        <w:t xml:space="preserve"> hand </w:t>
      </w:r>
      <w:del w:id="5" w:author="Author">
        <w:r w:rsidRPr="000657E4">
          <w:rPr>
            <w:rFonts w:ascii="Trebuchet MS" w:hAnsi="Trebuchet MS"/>
            <w:noProof/>
          </w:rPr>
          <w:delText xml:space="preserve">he </w:delText>
        </w:r>
      </w:del>
      <w:r w:rsidRPr="000657E4">
        <w:rPr>
          <w:rFonts w:ascii="Trebuchet MS" w:hAnsi="Trebuchet MS"/>
          <w:noProof/>
        </w:rPr>
        <w:t xml:space="preserve">will </w:t>
      </w:r>
      <w:ins w:id="6" w:author="Author">
        <w:r w:rsidRPr="000657E4">
          <w:rPr>
            <w:rFonts w:ascii="Trebuchet MS" w:hAnsi="Trebuchet MS"/>
            <w:noProof/>
          </w:rPr>
          <w:t xml:space="preserve">force him to </w:t>
        </w:r>
      </w:ins>
      <w:r w:rsidRPr="000657E4">
        <w:rPr>
          <w:rFonts w:ascii="Trebuchet MS" w:hAnsi="Trebuchet MS"/>
          <w:noProof/>
        </w:rPr>
        <w:t>send them away</w:t>
      </w:r>
      <w:ins w:id="7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and </w:t>
      </w:r>
      <w:del w:id="8" w:author="Author">
        <w:r w:rsidRPr="000657E4">
          <w:rPr>
            <w:rFonts w:ascii="Trebuchet MS" w:hAnsi="Trebuchet MS"/>
            <w:noProof/>
          </w:rPr>
          <w:delText>on account of a strong</w:delText>
        </w:r>
      </w:del>
      <w:ins w:id="9" w:author="Author">
        <w:r w:rsidRPr="000657E4">
          <w:rPr>
            <w:rFonts w:ascii="Trebuchet MS" w:hAnsi="Trebuchet MS"/>
            <w:noProof/>
          </w:rPr>
          <w:t>a mighty</w:t>
        </w:r>
      </w:ins>
      <w:r w:rsidRPr="000657E4">
        <w:rPr>
          <w:rFonts w:ascii="Trebuchet MS" w:hAnsi="Trebuchet MS"/>
          <w:noProof/>
        </w:rPr>
        <w:t xml:space="preserve"> hand </w:t>
      </w:r>
      <w:del w:id="10" w:author="Author">
        <w:r w:rsidRPr="000657E4">
          <w:rPr>
            <w:rFonts w:ascii="Trebuchet MS" w:hAnsi="Trebuchet MS"/>
            <w:noProof/>
          </w:rPr>
          <w:delText xml:space="preserve">he </w:delText>
        </w:r>
      </w:del>
      <w:r w:rsidRPr="000657E4">
        <w:rPr>
          <w:rFonts w:ascii="Trebuchet MS" w:hAnsi="Trebuchet MS"/>
          <w:noProof/>
        </w:rPr>
        <w:t xml:space="preserve">will </w:t>
      </w:r>
      <w:ins w:id="11" w:author="Author">
        <w:r w:rsidRPr="000657E4">
          <w:rPr>
            <w:rFonts w:ascii="Trebuchet MS" w:hAnsi="Trebuchet MS"/>
            <w:noProof/>
          </w:rPr>
          <w:t xml:space="preserve">force him to </w:t>
        </w:r>
      </w:ins>
      <w:r w:rsidRPr="000657E4">
        <w:rPr>
          <w:rFonts w:ascii="Trebuchet MS" w:hAnsi="Trebuchet MS"/>
          <w:noProof/>
        </w:rPr>
        <w:t>drive them out of his land.”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6:2 </w:t>
      </w:r>
      <w:del w:id="12" w:author="Author">
        <w:r w:rsidRPr="000657E4">
          <w:rPr>
            <w:rFonts w:ascii="Trebuchet MS" w:hAnsi="Trebuchet MS"/>
            <w:noProof/>
          </w:rPr>
          <w:delText>And</w:delText>
        </w:r>
      </w:del>
      <w:ins w:id="13" w:author="Author">
        <w:r w:rsidRPr="000657E4">
          <w:rPr>
            <w:rFonts w:ascii="Trebuchet MS" w:hAnsi="Trebuchet MS"/>
            <w:noProof/>
          </w:rPr>
          <w:t>Then</w:t>
        </w:r>
      </w:ins>
      <w:r w:rsidRPr="000657E4">
        <w:rPr>
          <w:rFonts w:ascii="Trebuchet MS" w:hAnsi="Trebuchet MS"/>
          <w:noProof/>
        </w:rPr>
        <w:t xml:space="preserve"> God </w:t>
      </w:r>
      <w:del w:id="14" w:author="Author">
        <w:r w:rsidRPr="000657E4">
          <w:rPr>
            <w:rFonts w:ascii="Trebuchet MS" w:hAnsi="Trebuchet MS"/>
            <w:noProof/>
          </w:rPr>
          <w:delText>went on to speak</w:delText>
        </w:r>
      </w:del>
      <w:ins w:id="15" w:author="Author">
        <w:r w:rsidRPr="000657E4">
          <w:rPr>
            <w:rFonts w:ascii="Trebuchet MS" w:hAnsi="Trebuchet MS"/>
            <w:noProof/>
          </w:rPr>
          <w:t>said</w:t>
        </w:r>
      </w:ins>
      <w:r w:rsidRPr="000657E4">
        <w:rPr>
          <w:rFonts w:ascii="Trebuchet MS" w:hAnsi="Trebuchet MS"/>
          <w:noProof/>
        </w:rPr>
        <w:t xml:space="preserve"> to Moses</w:t>
      </w:r>
      <w:del w:id="16" w:author="Author">
        <w:r w:rsidRPr="000657E4">
          <w:rPr>
            <w:rFonts w:ascii="Trebuchet MS" w:hAnsi="Trebuchet MS"/>
            <w:noProof/>
          </w:rPr>
          <w:delText xml:space="preserve"> and to say to him</w:delText>
        </w:r>
      </w:del>
      <w:r w:rsidRPr="000657E4">
        <w:rPr>
          <w:rFonts w:ascii="Trebuchet MS" w:hAnsi="Trebuchet MS"/>
          <w:noProof/>
        </w:rPr>
        <w:t xml:space="preserve">: “I am Jehovah. </w:t>
      </w:r>
      <w:r w:rsidRPr="000657E4">
        <w:rPr>
          <w:rFonts w:ascii="Trebuchet MS" w:hAnsi="Trebuchet MS"/>
          <w:b/>
          <w:noProof/>
        </w:rPr>
        <w:t xml:space="preserve">6:3 </w:t>
      </w:r>
      <w:r w:rsidRPr="000657E4">
        <w:rPr>
          <w:rFonts w:ascii="Trebuchet MS" w:hAnsi="Trebuchet MS"/>
          <w:noProof/>
        </w:rPr>
        <w:t>And I used to appear to Abraham, Isaac</w:t>
      </w:r>
      <w:ins w:id="17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and Jacob as God Almighty, but </w:t>
      </w:r>
      <w:del w:id="18" w:author="Author">
        <w:r w:rsidRPr="000657E4">
          <w:rPr>
            <w:rFonts w:ascii="Trebuchet MS" w:hAnsi="Trebuchet MS"/>
            <w:noProof/>
          </w:rPr>
          <w:delText>as respects</w:delText>
        </w:r>
      </w:del>
      <w:ins w:id="19" w:author="Author">
        <w:r w:rsidRPr="000657E4">
          <w:rPr>
            <w:rFonts w:ascii="Trebuchet MS" w:hAnsi="Trebuchet MS"/>
            <w:noProof/>
          </w:rPr>
          <w:t>with regard to</w:t>
        </w:r>
      </w:ins>
      <w:r w:rsidRPr="000657E4">
        <w:rPr>
          <w:rFonts w:ascii="Trebuchet MS" w:hAnsi="Trebuchet MS"/>
          <w:noProof/>
        </w:rPr>
        <w:t xml:space="preserve"> my name Jehovah I did not make myself known to them. </w:t>
      </w:r>
      <w:r w:rsidRPr="000657E4">
        <w:rPr>
          <w:rFonts w:ascii="Trebuchet MS" w:hAnsi="Trebuchet MS"/>
          <w:b/>
          <w:noProof/>
        </w:rPr>
        <w:t xml:space="preserve">6:4 </w:t>
      </w:r>
      <w:del w:id="20" w:author="Author">
        <w:r w:rsidRPr="000657E4">
          <w:rPr>
            <w:rFonts w:ascii="Trebuchet MS" w:hAnsi="Trebuchet MS"/>
            <w:noProof/>
          </w:rPr>
          <w:delText xml:space="preserve">And </w:delText>
        </w:r>
      </w:del>
      <w:r w:rsidRPr="000657E4">
        <w:rPr>
          <w:rFonts w:ascii="Trebuchet MS" w:hAnsi="Trebuchet MS"/>
          <w:noProof/>
        </w:rPr>
        <w:t xml:space="preserve">I also established my covenant with them to give them the land of Ca′naan, the land </w:t>
      </w:r>
      <w:del w:id="21" w:author="Author">
        <w:r w:rsidRPr="000657E4">
          <w:rPr>
            <w:rFonts w:ascii="Trebuchet MS" w:hAnsi="Trebuchet MS"/>
            <w:noProof/>
          </w:rPr>
          <w:delText xml:space="preserve">of their alien residences </w:delText>
        </w:r>
      </w:del>
      <w:r w:rsidRPr="000657E4">
        <w:rPr>
          <w:rFonts w:ascii="Trebuchet MS" w:hAnsi="Trebuchet MS"/>
          <w:noProof/>
        </w:rPr>
        <w:t xml:space="preserve">in which they </w:t>
      </w:r>
      <w:del w:id="22" w:author="Author">
        <w:r w:rsidRPr="000657E4">
          <w:rPr>
            <w:rFonts w:ascii="Trebuchet MS" w:hAnsi="Trebuchet MS"/>
            <w:noProof/>
          </w:rPr>
          <w:delText>resided</w:delText>
        </w:r>
      </w:del>
      <w:ins w:id="23" w:author="Author">
        <w:r w:rsidRPr="000657E4">
          <w:rPr>
            <w:rFonts w:ascii="Trebuchet MS" w:hAnsi="Trebuchet MS"/>
            <w:noProof/>
          </w:rPr>
          <w:t>lived</w:t>
        </w:r>
      </w:ins>
      <w:r w:rsidRPr="000657E4">
        <w:rPr>
          <w:rFonts w:ascii="Trebuchet MS" w:hAnsi="Trebuchet MS"/>
          <w:noProof/>
        </w:rPr>
        <w:t xml:space="preserve"> as </w:t>
      </w:r>
      <w:del w:id="24" w:author="Author">
        <w:r w:rsidRPr="000657E4">
          <w:rPr>
            <w:rFonts w:ascii="Trebuchet MS" w:hAnsi="Trebuchet MS"/>
            <w:noProof/>
          </w:rPr>
          <w:delText>aliens</w:delText>
        </w:r>
      </w:del>
      <w:ins w:id="25" w:author="Author">
        <w:r w:rsidRPr="000657E4">
          <w:rPr>
            <w:rFonts w:ascii="Trebuchet MS" w:hAnsi="Trebuchet MS"/>
            <w:noProof/>
          </w:rPr>
          <w:t>foreigners</w:t>
        </w:r>
      </w:ins>
      <w:r w:rsidRPr="000657E4">
        <w:rPr>
          <w:rFonts w:ascii="Trebuchet MS" w:hAnsi="Trebuchet MS"/>
          <w:noProof/>
        </w:rPr>
        <w:t xml:space="preserve">. </w:t>
      </w:r>
      <w:r w:rsidRPr="000657E4">
        <w:rPr>
          <w:rFonts w:ascii="Trebuchet MS" w:hAnsi="Trebuchet MS"/>
          <w:b/>
          <w:noProof/>
        </w:rPr>
        <w:t xml:space="preserve">6:5 </w:t>
      </w:r>
      <w:del w:id="26" w:author="Author">
        <w:r w:rsidRPr="000657E4">
          <w:rPr>
            <w:rFonts w:ascii="Trebuchet MS" w:hAnsi="Trebuchet MS"/>
            <w:noProof/>
          </w:rPr>
          <w:delText>And</w:delText>
        </w:r>
      </w:del>
      <w:ins w:id="27" w:author="Author">
        <w:r w:rsidRPr="000657E4">
          <w:rPr>
            <w:rFonts w:ascii="Trebuchet MS" w:hAnsi="Trebuchet MS"/>
            <w:noProof/>
          </w:rPr>
          <w:t>Now</w:t>
        </w:r>
      </w:ins>
      <w:r w:rsidRPr="000657E4">
        <w:rPr>
          <w:rFonts w:ascii="Trebuchet MS" w:hAnsi="Trebuchet MS"/>
          <w:noProof/>
        </w:rPr>
        <w:t xml:space="preserve"> I</w:t>
      </w:r>
      <w:del w:id="28" w:author="Author">
        <w:r w:rsidRPr="000657E4">
          <w:rPr>
            <w:rFonts w:ascii="Trebuchet MS" w:hAnsi="Trebuchet MS"/>
            <w:noProof/>
          </w:rPr>
          <w:delText>, even I,</w:delText>
        </w:r>
      </w:del>
      <w:ins w:id="29" w:author="Author">
        <w:r w:rsidRPr="000657E4">
          <w:rPr>
            <w:rFonts w:ascii="Trebuchet MS" w:hAnsi="Trebuchet MS"/>
            <w:noProof/>
          </w:rPr>
          <w:t xml:space="preserve"> myself</w:t>
        </w:r>
      </w:ins>
      <w:r w:rsidRPr="000657E4">
        <w:rPr>
          <w:rFonts w:ascii="Trebuchet MS" w:hAnsi="Trebuchet MS"/>
          <w:noProof/>
        </w:rPr>
        <w:t xml:space="preserve"> have heard the groaning of the </w:t>
      </w:r>
      <w:del w:id="30" w:author="Author">
        <w:r w:rsidRPr="000657E4">
          <w:rPr>
            <w:rFonts w:ascii="Trebuchet MS" w:hAnsi="Trebuchet MS"/>
            <w:noProof/>
          </w:rPr>
          <w:delText>sons</w:delText>
        </w:r>
      </w:del>
      <w:ins w:id="31" w:author="Author">
        <w:r w:rsidRPr="000657E4">
          <w:rPr>
            <w:rFonts w:ascii="Trebuchet MS" w:hAnsi="Trebuchet MS"/>
            <w:noProof/>
          </w:rPr>
          <w:t>people</w:t>
        </w:r>
      </w:ins>
      <w:r w:rsidRPr="000657E4">
        <w:rPr>
          <w:rFonts w:ascii="Trebuchet MS" w:hAnsi="Trebuchet MS"/>
          <w:noProof/>
        </w:rPr>
        <w:t xml:space="preserve"> of Israel, whom the Egyptians are enslaving, and I remember my covenant.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6:6 </w:t>
      </w:r>
      <w:r w:rsidRPr="000657E4">
        <w:rPr>
          <w:rFonts w:ascii="Trebuchet MS" w:hAnsi="Trebuchet MS"/>
          <w:noProof/>
        </w:rPr>
        <w:t>“Therefore</w:t>
      </w:r>
      <w:ins w:id="32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say to the </w:t>
      </w:r>
      <w:del w:id="33" w:author="Author">
        <w:r w:rsidRPr="000657E4">
          <w:rPr>
            <w:rFonts w:ascii="Trebuchet MS" w:hAnsi="Trebuchet MS"/>
            <w:noProof/>
          </w:rPr>
          <w:delText>sons of Israel,</w:delText>
        </w:r>
      </w:del>
      <w:ins w:id="34" w:author="Author">
        <w:r w:rsidRPr="000657E4">
          <w:rPr>
            <w:rFonts w:ascii="Trebuchet MS" w:hAnsi="Trebuchet MS"/>
            <w:noProof/>
          </w:rPr>
          <w:t>Israelites:</w:t>
        </w:r>
      </w:ins>
      <w:r w:rsidRPr="000657E4">
        <w:rPr>
          <w:rFonts w:ascii="Trebuchet MS" w:hAnsi="Trebuchet MS"/>
          <w:noProof/>
        </w:rPr>
        <w:t xml:space="preserve"> ‘I am Jehovah, and I </w:t>
      </w:r>
      <w:del w:id="35" w:author="Author">
        <w:r w:rsidRPr="000657E4">
          <w:rPr>
            <w:rFonts w:ascii="Trebuchet MS" w:hAnsi="Trebuchet MS"/>
            <w:noProof/>
          </w:rPr>
          <w:delText>shall certainly</w:delText>
        </w:r>
      </w:del>
      <w:ins w:id="36" w:author="Author">
        <w:r w:rsidRPr="000657E4">
          <w:rPr>
            <w:rFonts w:ascii="Trebuchet MS" w:hAnsi="Trebuchet MS"/>
            <w:noProof/>
          </w:rPr>
          <w:t>will</w:t>
        </w:r>
      </w:ins>
      <w:r w:rsidRPr="000657E4">
        <w:rPr>
          <w:rFonts w:ascii="Trebuchet MS" w:hAnsi="Trebuchet MS"/>
          <w:noProof/>
        </w:rPr>
        <w:t xml:space="preserve"> bring </w:t>
      </w:r>
      <w:del w:id="37" w:author="Author">
        <w:r w:rsidRPr="000657E4">
          <w:rPr>
            <w:rFonts w:ascii="Trebuchet MS" w:hAnsi="Trebuchet MS"/>
            <w:noProof/>
            <w:u w:val="dotted"/>
          </w:rPr>
          <w:delText>YOU</w:delText>
        </w:r>
      </w:del>
      <w:ins w:id="38" w:author="Author">
        <w:r w:rsidRPr="000657E4">
          <w:rPr>
            <w:rFonts w:ascii="Trebuchet MS" w:hAnsi="Trebuchet MS"/>
            <w:noProof/>
          </w:rPr>
          <w:t>you</w:t>
        </w:r>
      </w:ins>
      <w:r w:rsidRPr="000657E4">
        <w:rPr>
          <w:rFonts w:ascii="Trebuchet MS" w:hAnsi="Trebuchet MS"/>
          <w:noProof/>
        </w:rPr>
        <w:t xml:space="preserve"> out from under the burdens of the Egyptians and </w:t>
      </w:r>
      <w:del w:id="39" w:author="Author">
        <w:r w:rsidRPr="000657E4">
          <w:rPr>
            <w:rFonts w:ascii="Trebuchet MS" w:hAnsi="Trebuchet MS"/>
            <w:noProof/>
          </w:rPr>
          <w:delText xml:space="preserve">deliver </w:delText>
        </w:r>
        <w:r w:rsidRPr="000657E4">
          <w:rPr>
            <w:rFonts w:ascii="Trebuchet MS" w:hAnsi="Trebuchet MS"/>
            <w:noProof/>
            <w:u w:val="dotted"/>
          </w:rPr>
          <w:delText>YOU</w:delText>
        </w:r>
      </w:del>
      <w:ins w:id="40" w:author="Author">
        <w:r w:rsidRPr="000657E4">
          <w:rPr>
            <w:rFonts w:ascii="Trebuchet MS" w:hAnsi="Trebuchet MS"/>
            <w:noProof/>
          </w:rPr>
          <w:t>rescue you</w:t>
        </w:r>
      </w:ins>
      <w:r w:rsidRPr="000657E4">
        <w:rPr>
          <w:rFonts w:ascii="Trebuchet MS" w:hAnsi="Trebuchet MS"/>
          <w:noProof/>
        </w:rPr>
        <w:t xml:space="preserve"> from their slavery, and I </w:t>
      </w:r>
      <w:del w:id="41" w:author="Author">
        <w:r w:rsidRPr="000657E4">
          <w:rPr>
            <w:rFonts w:ascii="Trebuchet MS" w:hAnsi="Trebuchet MS"/>
            <w:noProof/>
          </w:rPr>
          <w:delText>shall indeed</w:delText>
        </w:r>
      </w:del>
      <w:ins w:id="42" w:author="Author">
        <w:r w:rsidRPr="000657E4">
          <w:rPr>
            <w:rFonts w:ascii="Trebuchet MS" w:hAnsi="Trebuchet MS"/>
            <w:noProof/>
          </w:rPr>
          <w:t>will</w:t>
        </w:r>
      </w:ins>
      <w:r w:rsidRPr="000657E4">
        <w:rPr>
          <w:rFonts w:ascii="Trebuchet MS" w:hAnsi="Trebuchet MS"/>
          <w:noProof/>
        </w:rPr>
        <w:t xml:space="preserve"> reclaim </w:t>
      </w:r>
      <w:del w:id="43" w:author="Author">
        <w:r w:rsidRPr="000657E4">
          <w:rPr>
            <w:rFonts w:ascii="Trebuchet MS" w:hAnsi="Trebuchet MS"/>
            <w:noProof/>
            <w:u w:val="dotted"/>
          </w:rPr>
          <w:delText>YOU</w:delText>
        </w:r>
      </w:del>
      <w:ins w:id="44" w:author="Author">
        <w:r w:rsidRPr="000657E4">
          <w:rPr>
            <w:rFonts w:ascii="Trebuchet MS" w:hAnsi="Trebuchet MS"/>
            <w:noProof/>
          </w:rPr>
          <w:t>you</w:t>
        </w:r>
      </w:ins>
      <w:r w:rsidRPr="000657E4">
        <w:rPr>
          <w:rFonts w:ascii="Trebuchet MS" w:hAnsi="Trebuchet MS"/>
          <w:noProof/>
        </w:rPr>
        <w:t xml:space="preserve"> with an outstretched</w:t>
      </w:r>
      <w:ins w:id="45" w:author="Author">
        <w:r w:rsidRPr="000657E4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0657E4">
        <w:rPr>
          <w:rFonts w:ascii="Trebuchet MS" w:hAnsi="Trebuchet MS"/>
          <w:noProof/>
        </w:rPr>
        <w:t xml:space="preserve"> arm and with great judgments. </w:t>
      </w:r>
      <w:r w:rsidRPr="000657E4">
        <w:rPr>
          <w:rFonts w:ascii="Trebuchet MS" w:hAnsi="Trebuchet MS"/>
          <w:b/>
          <w:noProof/>
        </w:rPr>
        <w:t xml:space="preserve">6:7 </w:t>
      </w:r>
      <w:r w:rsidRPr="000657E4">
        <w:rPr>
          <w:rFonts w:ascii="Trebuchet MS" w:hAnsi="Trebuchet MS"/>
          <w:noProof/>
        </w:rPr>
        <w:t xml:space="preserve">And I </w:t>
      </w:r>
      <w:del w:id="48" w:author="Author">
        <w:r w:rsidRPr="000657E4">
          <w:rPr>
            <w:rFonts w:ascii="Trebuchet MS" w:hAnsi="Trebuchet MS"/>
            <w:noProof/>
          </w:rPr>
          <w:delText xml:space="preserve">shall certainly </w:delText>
        </w:r>
      </w:del>
      <w:ins w:id="49" w:author="Author">
        <w:r w:rsidRPr="000657E4">
          <w:rPr>
            <w:rFonts w:ascii="Trebuchet MS" w:hAnsi="Trebuchet MS"/>
            <w:noProof/>
          </w:rPr>
          <w:t xml:space="preserve">will </w:t>
        </w:r>
      </w:ins>
      <w:r w:rsidRPr="000657E4">
        <w:rPr>
          <w:rFonts w:ascii="Trebuchet MS" w:hAnsi="Trebuchet MS"/>
          <w:noProof/>
        </w:rPr>
        <w:t xml:space="preserve">take </w:t>
      </w:r>
      <w:del w:id="50" w:author="Author">
        <w:r w:rsidRPr="000657E4">
          <w:rPr>
            <w:rFonts w:ascii="Trebuchet MS" w:hAnsi="Trebuchet MS"/>
            <w:noProof/>
            <w:u w:val="dotted"/>
          </w:rPr>
          <w:delText>YOU</w:delText>
        </w:r>
        <w:r w:rsidRPr="000657E4">
          <w:rPr>
            <w:rFonts w:ascii="Trebuchet MS" w:hAnsi="Trebuchet MS"/>
            <w:noProof/>
          </w:rPr>
          <w:delText xml:space="preserve"> to me</w:delText>
        </w:r>
      </w:del>
      <w:ins w:id="51" w:author="Author">
        <w:r w:rsidRPr="000657E4">
          <w:rPr>
            <w:rFonts w:ascii="Trebuchet MS" w:hAnsi="Trebuchet MS"/>
            <w:noProof/>
          </w:rPr>
          <w:t>you in</w:t>
        </w:r>
      </w:ins>
      <w:r w:rsidRPr="000657E4">
        <w:rPr>
          <w:rFonts w:ascii="Trebuchet MS" w:hAnsi="Trebuchet MS"/>
          <w:noProof/>
        </w:rPr>
        <w:t xml:space="preserve"> as </w:t>
      </w:r>
      <w:del w:id="52" w:author="Author">
        <w:r w:rsidRPr="000657E4">
          <w:rPr>
            <w:rFonts w:ascii="Trebuchet MS" w:hAnsi="Trebuchet MS"/>
            <w:noProof/>
          </w:rPr>
          <w:delText>a</w:delText>
        </w:r>
      </w:del>
      <w:ins w:id="53" w:author="Author">
        <w:r w:rsidRPr="000657E4">
          <w:rPr>
            <w:rFonts w:ascii="Trebuchet MS" w:hAnsi="Trebuchet MS"/>
            <w:noProof/>
          </w:rPr>
          <w:t>my</w:t>
        </w:r>
      </w:ins>
      <w:r w:rsidRPr="000657E4">
        <w:rPr>
          <w:rFonts w:ascii="Trebuchet MS" w:hAnsi="Trebuchet MS"/>
          <w:noProof/>
        </w:rPr>
        <w:t xml:space="preserve"> people, and I </w:t>
      </w:r>
      <w:del w:id="54" w:author="Author">
        <w:r w:rsidRPr="000657E4">
          <w:rPr>
            <w:rFonts w:ascii="Trebuchet MS" w:hAnsi="Trebuchet MS"/>
            <w:noProof/>
          </w:rPr>
          <w:delText>shall indeed prove to</w:delText>
        </w:r>
      </w:del>
      <w:ins w:id="55" w:author="Author">
        <w:r w:rsidRPr="000657E4">
          <w:rPr>
            <w:rFonts w:ascii="Trebuchet MS" w:hAnsi="Trebuchet MS"/>
            <w:noProof/>
          </w:rPr>
          <w:t>will</w:t>
        </w:r>
      </w:ins>
      <w:r w:rsidRPr="000657E4">
        <w:rPr>
          <w:rFonts w:ascii="Trebuchet MS" w:hAnsi="Trebuchet MS"/>
          <w:noProof/>
        </w:rPr>
        <w:t xml:space="preserve"> be </w:t>
      </w:r>
      <w:ins w:id="56" w:author="Author">
        <w:r w:rsidRPr="000657E4">
          <w:rPr>
            <w:rFonts w:ascii="Trebuchet MS" w:hAnsi="Trebuchet MS"/>
            <w:noProof/>
          </w:rPr>
          <w:t xml:space="preserve">your </w:t>
        </w:r>
      </w:ins>
      <w:r w:rsidRPr="000657E4">
        <w:rPr>
          <w:rFonts w:ascii="Trebuchet MS" w:hAnsi="Trebuchet MS"/>
          <w:noProof/>
        </w:rPr>
        <w:t>God</w:t>
      </w:r>
      <w:del w:id="57" w:author="Author">
        <w:r w:rsidRPr="000657E4">
          <w:rPr>
            <w:rFonts w:ascii="Trebuchet MS" w:hAnsi="Trebuchet MS"/>
            <w:noProof/>
          </w:rPr>
          <w:delText xml:space="preserve"> to </w:delText>
        </w:r>
        <w:r w:rsidRPr="000657E4">
          <w:rPr>
            <w:rFonts w:ascii="Trebuchet MS" w:hAnsi="Trebuchet MS"/>
            <w:noProof/>
            <w:u w:val="dotted"/>
          </w:rPr>
          <w:delText>YOU</w:delText>
        </w:r>
        <w:r w:rsidRPr="000657E4">
          <w:rPr>
            <w:rFonts w:ascii="Trebuchet MS" w:hAnsi="Trebuchet MS"/>
            <w:noProof/>
          </w:rPr>
          <w:delText>;</w:delText>
        </w:r>
      </w:del>
      <w:ins w:id="58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and </w:t>
      </w:r>
      <w:del w:id="59" w:author="Author">
        <w:r w:rsidRPr="000657E4">
          <w:rPr>
            <w:rFonts w:ascii="Trebuchet MS" w:hAnsi="Trebuchet MS"/>
            <w:noProof/>
            <w:u w:val="dotted"/>
          </w:rPr>
          <w:delText>YOU</w:delText>
        </w:r>
      </w:del>
      <w:ins w:id="60" w:author="Author">
        <w:r w:rsidRPr="000657E4">
          <w:rPr>
            <w:rFonts w:ascii="Trebuchet MS" w:hAnsi="Trebuchet MS"/>
            <w:noProof/>
          </w:rPr>
          <w:t>you</w:t>
        </w:r>
      </w:ins>
      <w:r w:rsidRPr="000657E4">
        <w:rPr>
          <w:rFonts w:ascii="Trebuchet MS" w:hAnsi="Trebuchet MS"/>
          <w:noProof/>
        </w:rPr>
        <w:t xml:space="preserve"> will certainly know that I am Jehovah </w:t>
      </w:r>
      <w:del w:id="61" w:author="Author">
        <w:r w:rsidRPr="000657E4">
          <w:rPr>
            <w:rFonts w:ascii="Trebuchet MS" w:hAnsi="Trebuchet MS"/>
            <w:noProof/>
            <w:u w:val="dotted"/>
          </w:rPr>
          <w:delText>YOUR</w:delText>
        </w:r>
      </w:del>
      <w:ins w:id="62" w:author="Author">
        <w:r w:rsidRPr="000657E4">
          <w:rPr>
            <w:rFonts w:ascii="Trebuchet MS" w:hAnsi="Trebuchet MS"/>
            <w:noProof/>
          </w:rPr>
          <w:t>your</w:t>
        </w:r>
      </w:ins>
      <w:r w:rsidRPr="000657E4">
        <w:rPr>
          <w:rFonts w:ascii="Trebuchet MS" w:hAnsi="Trebuchet MS"/>
          <w:noProof/>
        </w:rPr>
        <w:t xml:space="preserve"> God who is bringing </w:t>
      </w:r>
      <w:del w:id="63" w:author="Author">
        <w:r w:rsidRPr="000657E4">
          <w:rPr>
            <w:rFonts w:ascii="Trebuchet MS" w:hAnsi="Trebuchet MS"/>
            <w:noProof/>
            <w:u w:val="dotted"/>
          </w:rPr>
          <w:delText>YOU</w:delText>
        </w:r>
      </w:del>
      <w:ins w:id="64" w:author="Author">
        <w:r w:rsidRPr="000657E4">
          <w:rPr>
            <w:rFonts w:ascii="Trebuchet MS" w:hAnsi="Trebuchet MS"/>
            <w:noProof/>
          </w:rPr>
          <w:t>you</w:t>
        </w:r>
      </w:ins>
      <w:r w:rsidRPr="000657E4">
        <w:rPr>
          <w:rFonts w:ascii="Trebuchet MS" w:hAnsi="Trebuchet MS"/>
          <w:noProof/>
        </w:rPr>
        <w:t xml:space="preserve"> out from under the burdens of Egypt. </w:t>
      </w:r>
      <w:r w:rsidRPr="000657E4">
        <w:rPr>
          <w:rFonts w:ascii="Trebuchet MS" w:hAnsi="Trebuchet MS"/>
          <w:b/>
          <w:noProof/>
        </w:rPr>
        <w:t xml:space="preserve">6:8 </w:t>
      </w:r>
      <w:r w:rsidRPr="000657E4">
        <w:rPr>
          <w:rFonts w:ascii="Trebuchet MS" w:hAnsi="Trebuchet MS"/>
          <w:noProof/>
        </w:rPr>
        <w:t xml:space="preserve">And I </w:t>
      </w:r>
      <w:del w:id="65" w:author="Author">
        <w:r w:rsidRPr="000657E4">
          <w:rPr>
            <w:rFonts w:ascii="Trebuchet MS" w:hAnsi="Trebuchet MS"/>
            <w:noProof/>
          </w:rPr>
          <w:delText>shall certainly</w:delText>
        </w:r>
      </w:del>
      <w:ins w:id="66" w:author="Author">
        <w:r w:rsidRPr="000657E4">
          <w:rPr>
            <w:rFonts w:ascii="Trebuchet MS" w:hAnsi="Trebuchet MS"/>
            <w:noProof/>
          </w:rPr>
          <w:t>will</w:t>
        </w:r>
      </w:ins>
      <w:r w:rsidRPr="000657E4">
        <w:rPr>
          <w:rFonts w:ascii="Trebuchet MS" w:hAnsi="Trebuchet MS"/>
          <w:noProof/>
        </w:rPr>
        <w:t xml:space="preserve"> bring </w:t>
      </w:r>
      <w:del w:id="67" w:author="Author">
        <w:r w:rsidRPr="000657E4">
          <w:rPr>
            <w:rFonts w:ascii="Trebuchet MS" w:hAnsi="Trebuchet MS"/>
            <w:noProof/>
            <w:u w:val="dotted"/>
          </w:rPr>
          <w:delText>YOU</w:delText>
        </w:r>
      </w:del>
      <w:ins w:id="68" w:author="Author">
        <w:r w:rsidRPr="000657E4">
          <w:rPr>
            <w:rFonts w:ascii="Trebuchet MS" w:hAnsi="Trebuchet MS"/>
            <w:noProof/>
          </w:rPr>
          <w:t>you</w:t>
        </w:r>
      </w:ins>
      <w:r w:rsidRPr="000657E4">
        <w:rPr>
          <w:rFonts w:ascii="Trebuchet MS" w:hAnsi="Trebuchet MS"/>
          <w:noProof/>
        </w:rPr>
        <w:t xml:space="preserve"> into the land that I </w:t>
      </w:r>
      <w:del w:id="69" w:author="Author">
        <w:r w:rsidRPr="000657E4">
          <w:rPr>
            <w:rFonts w:ascii="Trebuchet MS" w:hAnsi="Trebuchet MS"/>
            <w:noProof/>
          </w:rPr>
          <w:delText>raised my hand in</w:delText>
        </w:r>
      </w:del>
      <w:ins w:id="70" w:author="Author">
        <w:r w:rsidRPr="000657E4">
          <w:rPr>
            <w:rFonts w:ascii="Trebuchet MS" w:hAnsi="Trebuchet MS"/>
            <w:noProof/>
          </w:rPr>
          <w:t>swore with an</w:t>
        </w:r>
      </w:ins>
      <w:r w:rsidRPr="000657E4">
        <w:rPr>
          <w:rFonts w:ascii="Trebuchet MS" w:hAnsi="Trebuchet MS"/>
          <w:noProof/>
        </w:rPr>
        <w:t xml:space="preserve"> oath</w:t>
      </w:r>
      <w:ins w:id="71" w:author="Author">
        <w:r w:rsidRPr="000657E4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0657E4">
        <w:rPr>
          <w:rFonts w:ascii="Trebuchet MS" w:hAnsi="Trebuchet MS"/>
          <w:noProof/>
        </w:rPr>
        <w:t xml:space="preserve"> to give to Abraham, Isaac</w:t>
      </w:r>
      <w:ins w:id="74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and Jacob; and I </w:t>
      </w:r>
      <w:del w:id="75" w:author="Author">
        <w:r w:rsidRPr="000657E4">
          <w:rPr>
            <w:rFonts w:ascii="Trebuchet MS" w:hAnsi="Trebuchet MS"/>
            <w:noProof/>
          </w:rPr>
          <w:delText>shall indeed</w:delText>
        </w:r>
      </w:del>
      <w:ins w:id="76" w:author="Author">
        <w:r w:rsidRPr="000657E4">
          <w:rPr>
            <w:rFonts w:ascii="Trebuchet MS" w:hAnsi="Trebuchet MS"/>
            <w:noProof/>
          </w:rPr>
          <w:t>will</w:t>
        </w:r>
      </w:ins>
      <w:r w:rsidRPr="000657E4">
        <w:rPr>
          <w:rFonts w:ascii="Trebuchet MS" w:hAnsi="Trebuchet MS"/>
          <w:noProof/>
        </w:rPr>
        <w:t xml:space="preserve"> give it to </w:t>
      </w:r>
      <w:del w:id="77" w:author="Author">
        <w:r w:rsidRPr="000657E4">
          <w:rPr>
            <w:rFonts w:ascii="Trebuchet MS" w:hAnsi="Trebuchet MS"/>
            <w:noProof/>
            <w:u w:val="dotted"/>
          </w:rPr>
          <w:delText>YOU</w:delText>
        </w:r>
      </w:del>
      <w:ins w:id="78" w:author="Author">
        <w:r w:rsidRPr="000657E4">
          <w:rPr>
            <w:rFonts w:ascii="Trebuchet MS" w:hAnsi="Trebuchet MS"/>
            <w:noProof/>
          </w:rPr>
          <w:t>you</w:t>
        </w:r>
      </w:ins>
      <w:r w:rsidRPr="000657E4">
        <w:rPr>
          <w:rFonts w:ascii="Trebuchet MS" w:hAnsi="Trebuchet MS"/>
          <w:noProof/>
        </w:rPr>
        <w:t xml:space="preserve"> as something to possess. I am Jehovah.’”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6:9 </w:t>
      </w:r>
      <w:del w:id="79" w:author="Author">
        <w:r w:rsidRPr="000657E4">
          <w:rPr>
            <w:rFonts w:ascii="Trebuchet MS" w:hAnsi="Trebuchet MS"/>
            <w:noProof/>
          </w:rPr>
          <w:delText xml:space="preserve">Afterward </w:delText>
        </w:r>
      </w:del>
      <w:r w:rsidRPr="000657E4">
        <w:rPr>
          <w:rFonts w:ascii="Trebuchet MS" w:hAnsi="Trebuchet MS"/>
          <w:noProof/>
        </w:rPr>
        <w:t xml:space="preserve">Moses </w:t>
      </w:r>
      <w:del w:id="80" w:author="Author">
        <w:r w:rsidRPr="000657E4">
          <w:rPr>
            <w:rFonts w:ascii="Trebuchet MS" w:hAnsi="Trebuchet MS"/>
            <w:noProof/>
          </w:rPr>
          <w:delText>spoke to</w:delText>
        </w:r>
      </w:del>
      <w:ins w:id="81" w:author="Author">
        <w:r w:rsidRPr="000657E4">
          <w:rPr>
            <w:rFonts w:ascii="Trebuchet MS" w:hAnsi="Trebuchet MS"/>
            <w:noProof/>
          </w:rPr>
          <w:t>later gave</w:t>
        </w:r>
      </w:ins>
      <w:r w:rsidRPr="000657E4">
        <w:rPr>
          <w:rFonts w:ascii="Trebuchet MS" w:hAnsi="Trebuchet MS"/>
          <w:noProof/>
        </w:rPr>
        <w:t xml:space="preserve"> this </w:t>
      </w:r>
      <w:del w:id="82" w:author="Author">
        <w:r w:rsidRPr="000657E4">
          <w:rPr>
            <w:rFonts w:ascii="Trebuchet MS" w:hAnsi="Trebuchet MS"/>
            <w:noProof/>
          </w:rPr>
          <w:delText>effect</w:delText>
        </w:r>
      </w:del>
      <w:ins w:id="83" w:author="Author">
        <w:r w:rsidRPr="000657E4">
          <w:rPr>
            <w:rFonts w:ascii="Trebuchet MS" w:hAnsi="Trebuchet MS"/>
            <w:noProof/>
          </w:rPr>
          <w:t>message</w:t>
        </w:r>
      </w:ins>
      <w:r w:rsidRPr="000657E4">
        <w:rPr>
          <w:rFonts w:ascii="Trebuchet MS" w:hAnsi="Trebuchet MS"/>
          <w:noProof/>
        </w:rPr>
        <w:t xml:space="preserve"> to the </w:t>
      </w:r>
      <w:del w:id="84" w:author="Author">
        <w:r w:rsidRPr="000657E4">
          <w:rPr>
            <w:rFonts w:ascii="Trebuchet MS" w:hAnsi="Trebuchet MS"/>
            <w:noProof/>
          </w:rPr>
          <w:delText>sons of Israel</w:delText>
        </w:r>
      </w:del>
      <w:ins w:id="85" w:author="Author">
        <w:r w:rsidRPr="000657E4">
          <w:rPr>
            <w:rFonts w:ascii="Trebuchet MS" w:hAnsi="Trebuchet MS"/>
            <w:noProof/>
          </w:rPr>
          <w:t>Israelites</w:t>
        </w:r>
      </w:ins>
      <w:r w:rsidRPr="000657E4">
        <w:rPr>
          <w:rFonts w:ascii="Trebuchet MS" w:hAnsi="Trebuchet MS"/>
          <w:noProof/>
        </w:rPr>
        <w:t xml:space="preserve">, but they did not listen to Moses </w:t>
      </w:r>
      <w:del w:id="86" w:author="Author">
        <w:r w:rsidRPr="000657E4">
          <w:rPr>
            <w:rFonts w:ascii="Trebuchet MS" w:hAnsi="Trebuchet MS"/>
            <w:noProof/>
          </w:rPr>
          <w:delText>out</w:delText>
        </w:r>
      </w:del>
      <w:ins w:id="87" w:author="Author">
        <w:r w:rsidRPr="000657E4">
          <w:rPr>
            <w:rFonts w:ascii="Trebuchet MS" w:hAnsi="Trebuchet MS"/>
            <w:noProof/>
          </w:rPr>
          <w:t>because</w:t>
        </w:r>
      </w:ins>
      <w:r w:rsidRPr="000657E4">
        <w:rPr>
          <w:rFonts w:ascii="Trebuchet MS" w:hAnsi="Trebuchet MS"/>
          <w:noProof/>
        </w:rPr>
        <w:t xml:space="preserve"> of </w:t>
      </w:r>
      <w:ins w:id="88" w:author="Author">
        <w:r w:rsidRPr="000657E4">
          <w:rPr>
            <w:rFonts w:ascii="Trebuchet MS" w:hAnsi="Trebuchet MS"/>
            <w:noProof/>
          </w:rPr>
          <w:t xml:space="preserve">their </w:t>
        </w:r>
      </w:ins>
      <w:r w:rsidRPr="000657E4">
        <w:rPr>
          <w:rFonts w:ascii="Trebuchet MS" w:hAnsi="Trebuchet MS"/>
          <w:noProof/>
        </w:rPr>
        <w:t xml:space="preserve">discouragement and </w:t>
      </w:r>
      <w:del w:id="89" w:author="Author">
        <w:r w:rsidRPr="000657E4">
          <w:rPr>
            <w:rFonts w:ascii="Trebuchet MS" w:hAnsi="Trebuchet MS"/>
            <w:noProof/>
          </w:rPr>
          <w:delText>for</w:delText>
        </w:r>
      </w:del>
      <w:ins w:id="90" w:author="Author">
        <w:r w:rsidRPr="000657E4">
          <w:rPr>
            <w:rFonts w:ascii="Trebuchet MS" w:hAnsi="Trebuchet MS"/>
            <w:noProof/>
          </w:rPr>
          <w:t>because of</w:t>
        </w:r>
      </w:ins>
      <w:r w:rsidRPr="000657E4">
        <w:rPr>
          <w:rFonts w:ascii="Trebuchet MS" w:hAnsi="Trebuchet MS"/>
          <w:noProof/>
        </w:rPr>
        <w:t xml:space="preserve"> the </w:t>
      </w:r>
      <w:del w:id="91" w:author="Author">
        <w:r w:rsidRPr="000657E4">
          <w:rPr>
            <w:rFonts w:ascii="Trebuchet MS" w:hAnsi="Trebuchet MS"/>
            <w:noProof/>
          </w:rPr>
          <w:delText>hard</w:delText>
        </w:r>
      </w:del>
      <w:ins w:id="92" w:author="Author">
        <w:r w:rsidRPr="000657E4">
          <w:rPr>
            <w:rFonts w:ascii="Trebuchet MS" w:hAnsi="Trebuchet MS"/>
            <w:noProof/>
          </w:rPr>
          <w:t>harsh</w:t>
        </w:r>
      </w:ins>
      <w:r w:rsidRPr="000657E4">
        <w:rPr>
          <w:rFonts w:ascii="Trebuchet MS" w:hAnsi="Trebuchet MS"/>
          <w:noProof/>
        </w:rPr>
        <w:t xml:space="preserve"> slavery.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6:10 </w:t>
      </w:r>
      <w:r w:rsidRPr="000657E4">
        <w:rPr>
          <w:rFonts w:ascii="Trebuchet MS" w:hAnsi="Trebuchet MS"/>
          <w:noProof/>
        </w:rPr>
        <w:t xml:space="preserve">Then Jehovah spoke to Moses, saying: </w:t>
      </w:r>
      <w:r w:rsidRPr="000657E4">
        <w:rPr>
          <w:rFonts w:ascii="Trebuchet MS" w:hAnsi="Trebuchet MS"/>
          <w:b/>
          <w:noProof/>
        </w:rPr>
        <w:t xml:space="preserve">6:11 </w:t>
      </w:r>
      <w:r w:rsidRPr="000657E4">
        <w:rPr>
          <w:rFonts w:ascii="Trebuchet MS" w:hAnsi="Trebuchet MS"/>
          <w:noProof/>
        </w:rPr>
        <w:t>“Go in</w:t>
      </w:r>
      <w:del w:id="93" w:author="Author">
        <w:r w:rsidRPr="000657E4">
          <w:rPr>
            <w:rFonts w:ascii="Trebuchet MS" w:hAnsi="Trebuchet MS"/>
            <w:noProof/>
          </w:rPr>
          <w:delText>, speak to</w:delText>
        </w:r>
      </w:del>
      <w:ins w:id="94" w:author="Author">
        <w:r w:rsidRPr="000657E4">
          <w:rPr>
            <w:rFonts w:ascii="Trebuchet MS" w:hAnsi="Trebuchet MS"/>
            <w:noProof/>
          </w:rPr>
          <w:t xml:space="preserve"> and tell</w:t>
        </w:r>
      </w:ins>
      <w:r w:rsidRPr="000657E4">
        <w:rPr>
          <w:rFonts w:ascii="Trebuchet MS" w:hAnsi="Trebuchet MS"/>
          <w:noProof/>
        </w:rPr>
        <w:t xml:space="preserve"> Phar′aoh, Egypt’s king, that he should send the </w:t>
      </w:r>
      <w:del w:id="95" w:author="Author">
        <w:r w:rsidRPr="000657E4">
          <w:rPr>
            <w:rFonts w:ascii="Trebuchet MS" w:hAnsi="Trebuchet MS"/>
            <w:noProof/>
          </w:rPr>
          <w:delText>sons of Israel</w:delText>
        </w:r>
      </w:del>
      <w:ins w:id="96" w:author="Author">
        <w:r w:rsidRPr="000657E4">
          <w:rPr>
            <w:rFonts w:ascii="Trebuchet MS" w:hAnsi="Trebuchet MS"/>
            <w:noProof/>
          </w:rPr>
          <w:t>Israelites</w:t>
        </w:r>
      </w:ins>
      <w:r w:rsidRPr="000657E4">
        <w:rPr>
          <w:rFonts w:ascii="Trebuchet MS" w:hAnsi="Trebuchet MS"/>
          <w:noProof/>
        </w:rPr>
        <w:t xml:space="preserve"> away out of his land.” </w:t>
      </w:r>
      <w:r w:rsidRPr="000657E4">
        <w:rPr>
          <w:rFonts w:ascii="Trebuchet MS" w:hAnsi="Trebuchet MS"/>
          <w:b/>
          <w:noProof/>
        </w:rPr>
        <w:t xml:space="preserve">6:12 </w:t>
      </w:r>
      <w:r w:rsidRPr="000657E4">
        <w:rPr>
          <w:rFonts w:ascii="Trebuchet MS" w:hAnsi="Trebuchet MS"/>
          <w:noProof/>
        </w:rPr>
        <w:t xml:space="preserve">However, Moses </w:t>
      </w:r>
      <w:del w:id="97" w:author="Author">
        <w:r w:rsidRPr="000657E4">
          <w:rPr>
            <w:rFonts w:ascii="Trebuchet MS" w:hAnsi="Trebuchet MS"/>
            <w:noProof/>
          </w:rPr>
          <w:delText>spoke before</w:delText>
        </w:r>
      </w:del>
      <w:ins w:id="98" w:author="Author">
        <w:r w:rsidRPr="000657E4">
          <w:rPr>
            <w:rFonts w:ascii="Trebuchet MS" w:hAnsi="Trebuchet MS"/>
            <w:noProof/>
          </w:rPr>
          <w:t>replied to</w:t>
        </w:r>
      </w:ins>
      <w:r w:rsidRPr="000657E4">
        <w:rPr>
          <w:rFonts w:ascii="Trebuchet MS" w:hAnsi="Trebuchet MS"/>
          <w:noProof/>
        </w:rPr>
        <w:t xml:space="preserve"> Jehovah</w:t>
      </w:r>
      <w:del w:id="99" w:author="Author">
        <w:r w:rsidRPr="000657E4">
          <w:rPr>
            <w:rFonts w:ascii="Trebuchet MS" w:hAnsi="Trebuchet MS"/>
            <w:noProof/>
          </w:rPr>
          <w:delText>, saying</w:delText>
        </w:r>
      </w:del>
      <w:r w:rsidRPr="000657E4">
        <w:rPr>
          <w:rFonts w:ascii="Trebuchet MS" w:hAnsi="Trebuchet MS"/>
          <w:noProof/>
        </w:rPr>
        <w:t xml:space="preserve">: “Look! The </w:t>
      </w:r>
      <w:del w:id="100" w:author="Author">
        <w:r w:rsidRPr="000657E4">
          <w:rPr>
            <w:rFonts w:ascii="Trebuchet MS" w:hAnsi="Trebuchet MS"/>
            <w:noProof/>
          </w:rPr>
          <w:delText>sons of Israel</w:delText>
        </w:r>
      </w:del>
      <w:ins w:id="101" w:author="Author">
        <w:r w:rsidRPr="000657E4">
          <w:rPr>
            <w:rFonts w:ascii="Trebuchet MS" w:hAnsi="Trebuchet MS"/>
            <w:noProof/>
          </w:rPr>
          <w:t>Israelites</w:t>
        </w:r>
      </w:ins>
      <w:r w:rsidRPr="000657E4">
        <w:rPr>
          <w:rFonts w:ascii="Trebuchet MS" w:hAnsi="Trebuchet MS"/>
          <w:noProof/>
        </w:rPr>
        <w:t xml:space="preserve"> have not listened to me; </w:t>
      </w:r>
      <w:del w:id="102" w:author="Author">
        <w:r w:rsidRPr="000657E4">
          <w:rPr>
            <w:rFonts w:ascii="Trebuchet MS" w:hAnsi="Trebuchet MS"/>
            <w:noProof/>
          </w:rPr>
          <w:delText xml:space="preserve">and </w:delText>
        </w:r>
      </w:del>
      <w:r w:rsidRPr="000657E4">
        <w:rPr>
          <w:rFonts w:ascii="Trebuchet MS" w:hAnsi="Trebuchet MS"/>
          <w:noProof/>
        </w:rPr>
        <w:t xml:space="preserve">how will Phar′aoh ever listen to me, as I </w:t>
      </w:r>
      <w:del w:id="103" w:author="Author">
        <w:r w:rsidRPr="000657E4">
          <w:rPr>
            <w:rFonts w:ascii="Trebuchet MS" w:hAnsi="Trebuchet MS"/>
            <w:noProof/>
          </w:rPr>
          <w:delText>am uncircumcised in lips?”</w:delText>
        </w:r>
      </w:del>
      <w:ins w:id="104" w:author="Author">
        <w:r w:rsidRPr="000657E4">
          <w:rPr>
            <w:rFonts w:ascii="Trebuchet MS" w:hAnsi="Trebuchet MS"/>
            <w:noProof/>
          </w:rPr>
          <w:t>speak with difficulty?”</w:t>
        </w:r>
        <w:r w:rsidRPr="000657E4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0657E4">
        <w:rPr>
          <w:rFonts w:ascii="Trebuchet MS" w:hAnsi="Trebuchet MS"/>
          <w:noProof/>
        </w:rPr>
        <w:t xml:space="preserve"> </w:t>
      </w:r>
      <w:r w:rsidRPr="000657E4">
        <w:rPr>
          <w:rFonts w:ascii="Trebuchet MS" w:hAnsi="Trebuchet MS"/>
          <w:b/>
          <w:noProof/>
        </w:rPr>
        <w:t xml:space="preserve">6:13 </w:t>
      </w:r>
      <w:r w:rsidRPr="000657E4">
        <w:rPr>
          <w:rFonts w:ascii="Trebuchet MS" w:hAnsi="Trebuchet MS"/>
          <w:noProof/>
        </w:rPr>
        <w:t xml:space="preserve">But Jehovah </w:t>
      </w:r>
      <w:del w:id="107" w:author="Author">
        <w:r w:rsidRPr="000657E4">
          <w:rPr>
            <w:rFonts w:ascii="Trebuchet MS" w:hAnsi="Trebuchet MS"/>
            <w:noProof/>
          </w:rPr>
          <w:delText xml:space="preserve">continued to speak to </w:delText>
        </w:r>
      </w:del>
      <w:ins w:id="108" w:author="Author">
        <w:r w:rsidRPr="000657E4">
          <w:rPr>
            <w:rFonts w:ascii="Trebuchet MS" w:hAnsi="Trebuchet MS"/>
            <w:noProof/>
          </w:rPr>
          <w:t xml:space="preserve">again told </w:t>
        </w:r>
      </w:ins>
      <w:r w:rsidRPr="000657E4">
        <w:rPr>
          <w:rFonts w:ascii="Trebuchet MS" w:hAnsi="Trebuchet MS"/>
          <w:noProof/>
        </w:rPr>
        <w:t xml:space="preserve">Moses and Aaron </w:t>
      </w:r>
      <w:del w:id="109" w:author="Author">
        <w:r w:rsidRPr="000657E4">
          <w:rPr>
            <w:rFonts w:ascii="Trebuchet MS" w:hAnsi="Trebuchet MS"/>
            <w:noProof/>
          </w:rPr>
          <w:delText>and</w:delText>
        </w:r>
      </w:del>
      <w:ins w:id="110" w:author="Author">
        <w:r w:rsidRPr="000657E4">
          <w:rPr>
            <w:rFonts w:ascii="Trebuchet MS" w:hAnsi="Trebuchet MS"/>
            <w:noProof/>
          </w:rPr>
          <w:t>what commands</w:t>
        </w:r>
      </w:ins>
      <w:r w:rsidRPr="000657E4">
        <w:rPr>
          <w:rFonts w:ascii="Trebuchet MS" w:hAnsi="Trebuchet MS"/>
          <w:noProof/>
        </w:rPr>
        <w:t xml:space="preserve"> to </w:t>
      </w:r>
      <w:del w:id="111" w:author="Author">
        <w:r w:rsidRPr="000657E4">
          <w:rPr>
            <w:rFonts w:ascii="Trebuchet MS" w:hAnsi="Trebuchet MS"/>
            <w:noProof/>
          </w:rPr>
          <w:delText>issue</w:delText>
        </w:r>
      </w:del>
      <w:ins w:id="112" w:author="Author">
        <w:r w:rsidRPr="000657E4">
          <w:rPr>
            <w:rFonts w:ascii="Trebuchet MS" w:hAnsi="Trebuchet MS"/>
            <w:noProof/>
          </w:rPr>
          <w:t>give to</w:t>
        </w:r>
      </w:ins>
      <w:r w:rsidRPr="000657E4">
        <w:rPr>
          <w:rFonts w:ascii="Trebuchet MS" w:hAnsi="Trebuchet MS"/>
          <w:noProof/>
        </w:rPr>
        <w:t xml:space="preserve"> the </w:t>
      </w:r>
      <w:del w:id="113" w:author="Author">
        <w:r w:rsidRPr="000657E4">
          <w:rPr>
            <w:rFonts w:ascii="Trebuchet MS" w:hAnsi="Trebuchet MS"/>
            <w:noProof/>
          </w:rPr>
          <w:delText>command by them to the sons of Israel</w:delText>
        </w:r>
      </w:del>
      <w:ins w:id="114" w:author="Author">
        <w:r w:rsidRPr="000657E4">
          <w:rPr>
            <w:rFonts w:ascii="Trebuchet MS" w:hAnsi="Trebuchet MS"/>
            <w:noProof/>
          </w:rPr>
          <w:t>Israelites</w:t>
        </w:r>
      </w:ins>
      <w:r w:rsidRPr="000657E4">
        <w:rPr>
          <w:rFonts w:ascii="Trebuchet MS" w:hAnsi="Trebuchet MS"/>
          <w:noProof/>
        </w:rPr>
        <w:t xml:space="preserve"> and to Phar′aoh, Egypt’s king, in order to bring the </w:t>
      </w:r>
      <w:del w:id="115" w:author="Author">
        <w:r w:rsidRPr="000657E4">
          <w:rPr>
            <w:rFonts w:ascii="Trebuchet MS" w:hAnsi="Trebuchet MS"/>
            <w:noProof/>
          </w:rPr>
          <w:delText>sons of Israel</w:delText>
        </w:r>
      </w:del>
      <w:ins w:id="116" w:author="Author">
        <w:r w:rsidRPr="000657E4">
          <w:rPr>
            <w:rFonts w:ascii="Trebuchet MS" w:hAnsi="Trebuchet MS"/>
            <w:noProof/>
          </w:rPr>
          <w:t>Israelites</w:t>
        </w:r>
      </w:ins>
      <w:r w:rsidRPr="000657E4">
        <w:rPr>
          <w:rFonts w:ascii="Trebuchet MS" w:hAnsi="Trebuchet MS"/>
          <w:noProof/>
        </w:rPr>
        <w:t xml:space="preserve"> out </w:t>
      </w:r>
      <w:del w:id="117" w:author="Author">
        <w:r w:rsidRPr="000657E4">
          <w:rPr>
            <w:rFonts w:ascii="Trebuchet MS" w:hAnsi="Trebuchet MS"/>
            <w:noProof/>
          </w:rPr>
          <w:delText>from</w:delText>
        </w:r>
      </w:del>
      <w:ins w:id="118" w:author="Author">
        <w:r w:rsidRPr="000657E4">
          <w:rPr>
            <w:rFonts w:ascii="Trebuchet MS" w:hAnsi="Trebuchet MS"/>
            <w:noProof/>
          </w:rPr>
          <w:t>of</w:t>
        </w:r>
      </w:ins>
      <w:r w:rsidRPr="000657E4">
        <w:rPr>
          <w:rFonts w:ascii="Trebuchet MS" w:hAnsi="Trebuchet MS"/>
          <w:noProof/>
        </w:rPr>
        <w:t xml:space="preserve"> the land of Egypt.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6:14 </w:t>
      </w:r>
      <w:r w:rsidRPr="000657E4">
        <w:rPr>
          <w:rFonts w:ascii="Trebuchet MS" w:hAnsi="Trebuchet MS"/>
          <w:noProof/>
        </w:rPr>
        <w:t>These are the heads of the house of their fathers: The sons of Reu′ben, Israel’s firstborn, were Ha′noch</w:t>
      </w:r>
      <w:del w:id="119" w:author="Author">
        <w:r w:rsidRPr="000657E4">
          <w:rPr>
            <w:rFonts w:ascii="Trebuchet MS" w:hAnsi="Trebuchet MS"/>
            <w:noProof/>
          </w:rPr>
          <w:delText xml:space="preserve"> and</w:delText>
        </w:r>
      </w:del>
      <w:ins w:id="120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Pal′lu, Hez′ron</w:t>
      </w:r>
      <w:ins w:id="121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and Car′mi. These are the families of Reu′ben.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6:15 </w:t>
      </w:r>
      <w:del w:id="122" w:author="Author">
        <w:r w:rsidRPr="000657E4">
          <w:rPr>
            <w:rFonts w:ascii="Trebuchet MS" w:hAnsi="Trebuchet MS"/>
            <w:noProof/>
          </w:rPr>
          <w:delText>And the</w:delText>
        </w:r>
      </w:del>
      <w:ins w:id="123" w:author="Author">
        <w:r w:rsidRPr="000657E4">
          <w:rPr>
            <w:rFonts w:ascii="Trebuchet MS" w:hAnsi="Trebuchet MS"/>
            <w:noProof/>
          </w:rPr>
          <w:t>The</w:t>
        </w:r>
      </w:ins>
      <w:r w:rsidRPr="000657E4">
        <w:rPr>
          <w:rFonts w:ascii="Trebuchet MS" w:hAnsi="Trebuchet MS"/>
          <w:noProof/>
        </w:rPr>
        <w:t xml:space="preserve"> sons of Sim′e·on were Jem·u′el</w:t>
      </w:r>
      <w:del w:id="124" w:author="Author">
        <w:r w:rsidRPr="000657E4">
          <w:rPr>
            <w:rFonts w:ascii="Trebuchet MS" w:hAnsi="Trebuchet MS"/>
            <w:noProof/>
          </w:rPr>
          <w:delText xml:space="preserve"> and</w:delText>
        </w:r>
      </w:del>
      <w:ins w:id="125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Ja′min</w:t>
      </w:r>
      <w:del w:id="126" w:author="Author">
        <w:r w:rsidRPr="000657E4">
          <w:rPr>
            <w:rFonts w:ascii="Trebuchet MS" w:hAnsi="Trebuchet MS"/>
            <w:noProof/>
          </w:rPr>
          <w:delText xml:space="preserve"> and</w:delText>
        </w:r>
      </w:del>
      <w:ins w:id="127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O′had</w:t>
      </w:r>
      <w:del w:id="128" w:author="Author">
        <w:r w:rsidRPr="000657E4">
          <w:rPr>
            <w:rFonts w:ascii="Trebuchet MS" w:hAnsi="Trebuchet MS"/>
            <w:noProof/>
          </w:rPr>
          <w:delText xml:space="preserve"> and</w:delText>
        </w:r>
      </w:del>
      <w:ins w:id="129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Ja′chin</w:t>
      </w:r>
      <w:del w:id="130" w:author="Author">
        <w:r w:rsidRPr="000657E4">
          <w:rPr>
            <w:rFonts w:ascii="Trebuchet MS" w:hAnsi="Trebuchet MS"/>
            <w:noProof/>
          </w:rPr>
          <w:delText xml:space="preserve"> and</w:delText>
        </w:r>
      </w:del>
      <w:ins w:id="131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Zo′har</w:t>
      </w:r>
      <w:ins w:id="132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and Sha′ul</w:t>
      </w:r>
      <w:ins w:id="133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the son of a Ca′naan·ite woman. These are the families of Sim′e·on.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6:16 </w:t>
      </w:r>
      <w:del w:id="134" w:author="Author">
        <w:r w:rsidRPr="000657E4">
          <w:rPr>
            <w:rFonts w:ascii="Trebuchet MS" w:hAnsi="Trebuchet MS"/>
            <w:noProof/>
          </w:rPr>
          <w:delText>And these</w:delText>
        </w:r>
      </w:del>
      <w:ins w:id="135" w:author="Author">
        <w:r w:rsidRPr="000657E4">
          <w:rPr>
            <w:rFonts w:ascii="Trebuchet MS" w:hAnsi="Trebuchet MS"/>
            <w:noProof/>
          </w:rPr>
          <w:t>These</w:t>
        </w:r>
      </w:ins>
      <w:r w:rsidRPr="000657E4">
        <w:rPr>
          <w:rFonts w:ascii="Trebuchet MS" w:hAnsi="Trebuchet MS"/>
          <w:noProof/>
        </w:rPr>
        <w:t xml:space="preserve"> are the names of the sons of Le′vi, according to their family descents: Ger′shon</w:t>
      </w:r>
      <w:del w:id="136" w:author="Author">
        <w:r w:rsidRPr="000657E4">
          <w:rPr>
            <w:rFonts w:ascii="Trebuchet MS" w:hAnsi="Trebuchet MS"/>
            <w:noProof/>
          </w:rPr>
          <w:delText xml:space="preserve"> and</w:delText>
        </w:r>
      </w:del>
      <w:ins w:id="137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Ko′hath</w:t>
      </w:r>
      <w:ins w:id="138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and Me·rar′i. </w:t>
      </w:r>
      <w:del w:id="139" w:author="Author">
        <w:r w:rsidRPr="000657E4">
          <w:rPr>
            <w:rFonts w:ascii="Trebuchet MS" w:hAnsi="Trebuchet MS"/>
            <w:noProof/>
          </w:rPr>
          <w:delText>And the years</w:delText>
        </w:r>
      </w:del>
      <w:ins w:id="140" w:author="Author">
        <w:r w:rsidRPr="000657E4">
          <w:rPr>
            <w:rFonts w:ascii="Trebuchet MS" w:hAnsi="Trebuchet MS"/>
            <w:noProof/>
          </w:rPr>
          <w:t>The length</w:t>
        </w:r>
      </w:ins>
      <w:r w:rsidRPr="000657E4">
        <w:rPr>
          <w:rFonts w:ascii="Trebuchet MS" w:hAnsi="Trebuchet MS"/>
          <w:noProof/>
        </w:rPr>
        <w:t xml:space="preserve"> of Le′vi’s life </w:t>
      </w:r>
      <w:del w:id="141" w:author="Author">
        <w:r w:rsidRPr="000657E4">
          <w:rPr>
            <w:rFonts w:ascii="Trebuchet MS" w:hAnsi="Trebuchet MS"/>
            <w:noProof/>
          </w:rPr>
          <w:delText>were a hundred and thirty-seven</w:delText>
        </w:r>
      </w:del>
      <w:ins w:id="142" w:author="Author">
        <w:r w:rsidRPr="000657E4">
          <w:rPr>
            <w:rFonts w:ascii="Trebuchet MS" w:hAnsi="Trebuchet MS"/>
            <w:noProof/>
          </w:rPr>
          <w:t>was 137</w:t>
        </w:r>
      </w:ins>
      <w:r w:rsidRPr="000657E4">
        <w:rPr>
          <w:rFonts w:ascii="Trebuchet MS" w:hAnsi="Trebuchet MS"/>
          <w:noProof/>
        </w:rPr>
        <w:t xml:space="preserve"> years.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6:17 </w:t>
      </w:r>
      <w:r w:rsidRPr="000657E4">
        <w:rPr>
          <w:rFonts w:ascii="Trebuchet MS" w:hAnsi="Trebuchet MS"/>
          <w:noProof/>
        </w:rPr>
        <w:t>The sons of Ger′shon were Lib′ni and Shim′e·i, according to their families.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6:18 </w:t>
      </w:r>
      <w:del w:id="143" w:author="Author">
        <w:r w:rsidRPr="000657E4">
          <w:rPr>
            <w:rFonts w:ascii="Trebuchet MS" w:hAnsi="Trebuchet MS"/>
            <w:noProof/>
          </w:rPr>
          <w:delText>And the</w:delText>
        </w:r>
      </w:del>
      <w:ins w:id="144" w:author="Author">
        <w:r w:rsidRPr="000657E4">
          <w:rPr>
            <w:rFonts w:ascii="Trebuchet MS" w:hAnsi="Trebuchet MS"/>
            <w:noProof/>
          </w:rPr>
          <w:t>The</w:t>
        </w:r>
      </w:ins>
      <w:r w:rsidRPr="000657E4">
        <w:rPr>
          <w:rFonts w:ascii="Trebuchet MS" w:hAnsi="Trebuchet MS"/>
          <w:noProof/>
        </w:rPr>
        <w:t xml:space="preserve"> sons of Ko′hath were Am′ram</w:t>
      </w:r>
      <w:del w:id="145" w:author="Author">
        <w:r w:rsidRPr="000657E4">
          <w:rPr>
            <w:rFonts w:ascii="Trebuchet MS" w:hAnsi="Trebuchet MS"/>
            <w:noProof/>
          </w:rPr>
          <w:delText xml:space="preserve"> and</w:delText>
        </w:r>
      </w:del>
      <w:ins w:id="146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Iz′har</w:t>
      </w:r>
      <w:del w:id="147" w:author="Author">
        <w:r w:rsidRPr="000657E4">
          <w:rPr>
            <w:rFonts w:ascii="Trebuchet MS" w:hAnsi="Trebuchet MS"/>
            <w:noProof/>
          </w:rPr>
          <w:delText xml:space="preserve"> and He′bron</w:delText>
        </w:r>
      </w:del>
      <w:ins w:id="148" w:author="Author">
        <w:r w:rsidRPr="000657E4">
          <w:rPr>
            <w:rFonts w:ascii="Trebuchet MS" w:hAnsi="Trebuchet MS"/>
            <w:noProof/>
          </w:rPr>
          <w:t>, Heb′ron,</w:t>
        </w:r>
      </w:ins>
      <w:r w:rsidRPr="000657E4">
        <w:rPr>
          <w:rFonts w:ascii="Trebuchet MS" w:hAnsi="Trebuchet MS"/>
          <w:noProof/>
        </w:rPr>
        <w:t xml:space="preserve"> and Uz′zi·el. </w:t>
      </w:r>
      <w:del w:id="149" w:author="Author">
        <w:r w:rsidRPr="000657E4">
          <w:rPr>
            <w:rFonts w:ascii="Trebuchet MS" w:hAnsi="Trebuchet MS"/>
            <w:noProof/>
          </w:rPr>
          <w:delText>And the years</w:delText>
        </w:r>
      </w:del>
      <w:ins w:id="150" w:author="Author">
        <w:r w:rsidRPr="000657E4">
          <w:rPr>
            <w:rFonts w:ascii="Trebuchet MS" w:hAnsi="Trebuchet MS"/>
            <w:noProof/>
          </w:rPr>
          <w:t>The length</w:t>
        </w:r>
      </w:ins>
      <w:r w:rsidRPr="000657E4">
        <w:rPr>
          <w:rFonts w:ascii="Trebuchet MS" w:hAnsi="Trebuchet MS"/>
          <w:noProof/>
        </w:rPr>
        <w:t xml:space="preserve"> of Ko′hath’s life </w:t>
      </w:r>
      <w:del w:id="151" w:author="Author">
        <w:r w:rsidRPr="000657E4">
          <w:rPr>
            <w:rFonts w:ascii="Trebuchet MS" w:hAnsi="Trebuchet MS"/>
            <w:noProof/>
          </w:rPr>
          <w:delText>were a hundred and thirty-three</w:delText>
        </w:r>
      </w:del>
      <w:ins w:id="152" w:author="Author">
        <w:r w:rsidRPr="000657E4">
          <w:rPr>
            <w:rFonts w:ascii="Trebuchet MS" w:hAnsi="Trebuchet MS"/>
            <w:noProof/>
          </w:rPr>
          <w:t>was 133</w:t>
        </w:r>
      </w:ins>
      <w:r w:rsidRPr="000657E4">
        <w:rPr>
          <w:rFonts w:ascii="Trebuchet MS" w:hAnsi="Trebuchet MS"/>
          <w:noProof/>
        </w:rPr>
        <w:t xml:space="preserve"> years.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6:19 </w:t>
      </w:r>
      <w:del w:id="153" w:author="Author">
        <w:r w:rsidRPr="000657E4">
          <w:rPr>
            <w:rFonts w:ascii="Trebuchet MS" w:hAnsi="Trebuchet MS"/>
            <w:noProof/>
          </w:rPr>
          <w:delText>And the</w:delText>
        </w:r>
      </w:del>
      <w:ins w:id="154" w:author="Author">
        <w:r w:rsidRPr="000657E4">
          <w:rPr>
            <w:rFonts w:ascii="Trebuchet MS" w:hAnsi="Trebuchet MS"/>
            <w:noProof/>
          </w:rPr>
          <w:t>The</w:t>
        </w:r>
      </w:ins>
      <w:r w:rsidRPr="000657E4">
        <w:rPr>
          <w:rFonts w:ascii="Trebuchet MS" w:hAnsi="Trebuchet MS"/>
          <w:noProof/>
        </w:rPr>
        <w:t xml:space="preserve"> sons of Me·rar′i were Mah′li and Mu′shi.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noProof/>
        </w:rPr>
        <w:t>These were the families of the Levites, according to their family descents.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6:20 </w:t>
      </w:r>
      <w:r w:rsidRPr="000657E4">
        <w:rPr>
          <w:rFonts w:ascii="Trebuchet MS" w:hAnsi="Trebuchet MS"/>
          <w:noProof/>
        </w:rPr>
        <w:t>Now Am′ram took Joch′e·bed</w:t>
      </w:r>
      <w:ins w:id="155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his father’s sister</w:t>
      </w:r>
      <w:ins w:id="156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as his wife. </w:t>
      </w:r>
      <w:del w:id="157" w:author="Author">
        <w:r w:rsidRPr="000657E4">
          <w:rPr>
            <w:rFonts w:ascii="Trebuchet MS" w:hAnsi="Trebuchet MS"/>
            <w:noProof/>
          </w:rPr>
          <w:delText>Later she</w:delText>
        </w:r>
      </w:del>
      <w:ins w:id="158" w:author="Author">
        <w:r w:rsidRPr="000657E4">
          <w:rPr>
            <w:rFonts w:ascii="Trebuchet MS" w:hAnsi="Trebuchet MS"/>
            <w:noProof/>
          </w:rPr>
          <w:t>She</w:t>
        </w:r>
      </w:ins>
      <w:r w:rsidRPr="000657E4">
        <w:rPr>
          <w:rFonts w:ascii="Trebuchet MS" w:hAnsi="Trebuchet MS"/>
          <w:noProof/>
        </w:rPr>
        <w:t xml:space="preserve"> bore him Aaron and Moses. </w:t>
      </w:r>
      <w:del w:id="159" w:author="Author">
        <w:r w:rsidRPr="000657E4">
          <w:rPr>
            <w:rFonts w:ascii="Trebuchet MS" w:hAnsi="Trebuchet MS"/>
            <w:noProof/>
          </w:rPr>
          <w:delText>And the years</w:delText>
        </w:r>
      </w:del>
      <w:ins w:id="160" w:author="Author">
        <w:r w:rsidRPr="000657E4">
          <w:rPr>
            <w:rFonts w:ascii="Trebuchet MS" w:hAnsi="Trebuchet MS"/>
            <w:noProof/>
          </w:rPr>
          <w:t>The length</w:t>
        </w:r>
      </w:ins>
      <w:r w:rsidRPr="000657E4">
        <w:rPr>
          <w:rFonts w:ascii="Trebuchet MS" w:hAnsi="Trebuchet MS"/>
          <w:noProof/>
        </w:rPr>
        <w:t xml:space="preserve"> of Am′ram’s life </w:t>
      </w:r>
      <w:del w:id="161" w:author="Author">
        <w:r w:rsidRPr="000657E4">
          <w:rPr>
            <w:rFonts w:ascii="Trebuchet MS" w:hAnsi="Trebuchet MS"/>
            <w:noProof/>
          </w:rPr>
          <w:delText>were a hundred and thirty-seven</w:delText>
        </w:r>
      </w:del>
      <w:ins w:id="162" w:author="Author">
        <w:r w:rsidRPr="000657E4">
          <w:rPr>
            <w:rFonts w:ascii="Trebuchet MS" w:hAnsi="Trebuchet MS"/>
            <w:noProof/>
          </w:rPr>
          <w:t>was 137</w:t>
        </w:r>
      </w:ins>
      <w:r w:rsidRPr="000657E4">
        <w:rPr>
          <w:rFonts w:ascii="Trebuchet MS" w:hAnsi="Trebuchet MS"/>
          <w:noProof/>
        </w:rPr>
        <w:t xml:space="preserve"> years.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6:21 </w:t>
      </w:r>
      <w:del w:id="163" w:author="Author">
        <w:r w:rsidRPr="000657E4">
          <w:rPr>
            <w:rFonts w:ascii="Trebuchet MS" w:hAnsi="Trebuchet MS"/>
            <w:noProof/>
          </w:rPr>
          <w:delText>And the</w:delText>
        </w:r>
      </w:del>
      <w:ins w:id="164" w:author="Author">
        <w:r w:rsidRPr="000657E4">
          <w:rPr>
            <w:rFonts w:ascii="Trebuchet MS" w:hAnsi="Trebuchet MS"/>
            <w:noProof/>
          </w:rPr>
          <w:t>The</w:t>
        </w:r>
      </w:ins>
      <w:r w:rsidRPr="000657E4">
        <w:rPr>
          <w:rFonts w:ascii="Trebuchet MS" w:hAnsi="Trebuchet MS"/>
          <w:noProof/>
        </w:rPr>
        <w:t xml:space="preserve"> sons of Iz′har were </w:t>
      </w:r>
      <w:del w:id="165" w:author="Author">
        <w:r w:rsidRPr="000657E4">
          <w:rPr>
            <w:rFonts w:ascii="Trebuchet MS" w:hAnsi="Trebuchet MS"/>
            <w:noProof/>
          </w:rPr>
          <w:delText>Ko′rah and</w:delText>
        </w:r>
      </w:del>
      <w:ins w:id="166" w:author="Author">
        <w:r w:rsidRPr="000657E4">
          <w:rPr>
            <w:rFonts w:ascii="Trebuchet MS" w:hAnsi="Trebuchet MS"/>
            <w:noProof/>
          </w:rPr>
          <w:t>Kor′ah,</w:t>
        </w:r>
      </w:ins>
      <w:r w:rsidRPr="000657E4">
        <w:rPr>
          <w:rFonts w:ascii="Trebuchet MS" w:hAnsi="Trebuchet MS"/>
          <w:noProof/>
        </w:rPr>
        <w:t xml:space="preserve"> Ne′pheg</w:t>
      </w:r>
      <w:ins w:id="167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and Zich′ri.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6:22 </w:t>
      </w:r>
      <w:del w:id="168" w:author="Author">
        <w:r w:rsidRPr="000657E4">
          <w:rPr>
            <w:rFonts w:ascii="Trebuchet MS" w:hAnsi="Trebuchet MS"/>
            <w:noProof/>
          </w:rPr>
          <w:delText>And the</w:delText>
        </w:r>
      </w:del>
      <w:ins w:id="169" w:author="Author">
        <w:r w:rsidRPr="000657E4">
          <w:rPr>
            <w:rFonts w:ascii="Trebuchet MS" w:hAnsi="Trebuchet MS"/>
            <w:noProof/>
          </w:rPr>
          <w:t>The</w:t>
        </w:r>
      </w:ins>
      <w:r w:rsidRPr="000657E4">
        <w:rPr>
          <w:rFonts w:ascii="Trebuchet MS" w:hAnsi="Trebuchet MS"/>
          <w:noProof/>
        </w:rPr>
        <w:t xml:space="preserve"> sons of Uz′zi·el were Mish′a·el</w:t>
      </w:r>
      <w:del w:id="170" w:author="Author">
        <w:r w:rsidRPr="000657E4">
          <w:rPr>
            <w:rFonts w:ascii="Trebuchet MS" w:hAnsi="Trebuchet MS"/>
            <w:noProof/>
          </w:rPr>
          <w:delText xml:space="preserve"> and</w:delText>
        </w:r>
      </w:del>
      <w:ins w:id="171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El·za′phan</w:t>
      </w:r>
      <w:ins w:id="172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and Sith′ri.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6:23 </w:t>
      </w:r>
      <w:r w:rsidRPr="000657E4">
        <w:rPr>
          <w:rFonts w:ascii="Trebuchet MS" w:hAnsi="Trebuchet MS"/>
          <w:noProof/>
        </w:rPr>
        <w:t xml:space="preserve">Now Aaron took E·li′she·ba, Am·min′a·dab’s daughter, the sister of Nah′shon, as his wife. </w:t>
      </w:r>
      <w:del w:id="173" w:author="Author">
        <w:r w:rsidRPr="000657E4">
          <w:rPr>
            <w:rFonts w:ascii="Trebuchet MS" w:hAnsi="Trebuchet MS"/>
            <w:noProof/>
          </w:rPr>
          <w:delText>Later she</w:delText>
        </w:r>
      </w:del>
      <w:ins w:id="174" w:author="Author">
        <w:r w:rsidRPr="000657E4">
          <w:rPr>
            <w:rFonts w:ascii="Trebuchet MS" w:hAnsi="Trebuchet MS"/>
            <w:noProof/>
          </w:rPr>
          <w:t>She</w:t>
        </w:r>
      </w:ins>
      <w:r w:rsidRPr="000657E4">
        <w:rPr>
          <w:rFonts w:ascii="Trebuchet MS" w:hAnsi="Trebuchet MS"/>
          <w:noProof/>
        </w:rPr>
        <w:t xml:space="preserve"> bore him Na′dab</w:t>
      </w:r>
      <w:del w:id="175" w:author="Author">
        <w:r w:rsidRPr="000657E4">
          <w:rPr>
            <w:rFonts w:ascii="Trebuchet MS" w:hAnsi="Trebuchet MS"/>
            <w:noProof/>
          </w:rPr>
          <w:delText xml:space="preserve"> and</w:delText>
        </w:r>
      </w:del>
      <w:ins w:id="176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A·bi′hu, El·e·a′zar</w:t>
      </w:r>
      <w:ins w:id="177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and Ith′a·mar.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6:24 </w:t>
      </w:r>
      <w:del w:id="178" w:author="Author">
        <w:r w:rsidRPr="000657E4">
          <w:rPr>
            <w:rFonts w:ascii="Trebuchet MS" w:hAnsi="Trebuchet MS"/>
            <w:noProof/>
          </w:rPr>
          <w:delText>And the</w:delText>
        </w:r>
      </w:del>
      <w:ins w:id="179" w:author="Author">
        <w:r w:rsidRPr="000657E4">
          <w:rPr>
            <w:rFonts w:ascii="Trebuchet MS" w:hAnsi="Trebuchet MS"/>
            <w:noProof/>
          </w:rPr>
          <w:t>The</w:t>
        </w:r>
      </w:ins>
      <w:r w:rsidRPr="000657E4">
        <w:rPr>
          <w:rFonts w:ascii="Trebuchet MS" w:hAnsi="Trebuchet MS"/>
          <w:noProof/>
        </w:rPr>
        <w:t xml:space="preserve"> sons of </w:t>
      </w:r>
      <w:del w:id="180" w:author="Author">
        <w:r w:rsidRPr="000657E4">
          <w:rPr>
            <w:rFonts w:ascii="Trebuchet MS" w:hAnsi="Trebuchet MS"/>
            <w:noProof/>
          </w:rPr>
          <w:delText>Ko′rah</w:delText>
        </w:r>
      </w:del>
      <w:ins w:id="181" w:author="Author">
        <w:r w:rsidRPr="000657E4">
          <w:rPr>
            <w:rFonts w:ascii="Trebuchet MS" w:hAnsi="Trebuchet MS"/>
            <w:noProof/>
          </w:rPr>
          <w:t>Kor′ah</w:t>
        </w:r>
      </w:ins>
      <w:r w:rsidRPr="000657E4">
        <w:rPr>
          <w:rFonts w:ascii="Trebuchet MS" w:hAnsi="Trebuchet MS"/>
          <w:noProof/>
        </w:rPr>
        <w:t xml:space="preserve"> were As′sir</w:t>
      </w:r>
      <w:del w:id="182" w:author="Author">
        <w:r w:rsidRPr="000657E4">
          <w:rPr>
            <w:rFonts w:ascii="Trebuchet MS" w:hAnsi="Trebuchet MS"/>
            <w:noProof/>
          </w:rPr>
          <w:delText xml:space="preserve"> and</w:delText>
        </w:r>
      </w:del>
      <w:ins w:id="183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El·ka′nah</w:t>
      </w:r>
      <w:ins w:id="184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and A·bi′a·saph. These were the families of the </w:t>
      </w:r>
      <w:del w:id="185" w:author="Author">
        <w:r w:rsidRPr="000657E4">
          <w:rPr>
            <w:rFonts w:ascii="Trebuchet MS" w:hAnsi="Trebuchet MS"/>
            <w:noProof/>
          </w:rPr>
          <w:delText>Ko′rah</w:delText>
        </w:r>
      </w:del>
      <w:ins w:id="186" w:author="Author">
        <w:r w:rsidRPr="000657E4">
          <w:rPr>
            <w:rFonts w:ascii="Trebuchet MS" w:hAnsi="Trebuchet MS"/>
            <w:noProof/>
          </w:rPr>
          <w:t>Kor′ah</w:t>
        </w:r>
      </w:ins>
      <w:r w:rsidRPr="000657E4">
        <w:rPr>
          <w:rFonts w:ascii="Trebuchet MS" w:hAnsi="Trebuchet MS"/>
          <w:noProof/>
        </w:rPr>
        <w:t>·ites.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6:25 </w:t>
      </w:r>
      <w:del w:id="187" w:author="Author">
        <w:r w:rsidRPr="000657E4">
          <w:rPr>
            <w:rFonts w:ascii="Trebuchet MS" w:hAnsi="Trebuchet MS"/>
            <w:noProof/>
          </w:rPr>
          <w:delText xml:space="preserve">And </w:delText>
        </w:r>
      </w:del>
      <w:r w:rsidRPr="000657E4">
        <w:rPr>
          <w:rFonts w:ascii="Trebuchet MS" w:hAnsi="Trebuchet MS"/>
          <w:noProof/>
        </w:rPr>
        <w:t xml:space="preserve">El·e·a′zar, Aaron’s son, took </w:t>
      </w:r>
      <w:del w:id="188" w:author="Author">
        <w:r w:rsidRPr="000657E4">
          <w:rPr>
            <w:rFonts w:ascii="Trebuchet MS" w:hAnsi="Trebuchet MS"/>
            <w:noProof/>
          </w:rPr>
          <w:delText xml:space="preserve">for himself </w:delText>
        </w:r>
      </w:del>
      <w:r w:rsidRPr="000657E4">
        <w:rPr>
          <w:rFonts w:ascii="Trebuchet MS" w:hAnsi="Trebuchet MS"/>
          <w:noProof/>
        </w:rPr>
        <w:t xml:space="preserve">one of the daughters of Pu′ti·el as his wife. </w:t>
      </w:r>
      <w:del w:id="189" w:author="Author">
        <w:r w:rsidRPr="000657E4">
          <w:rPr>
            <w:rFonts w:ascii="Trebuchet MS" w:hAnsi="Trebuchet MS"/>
            <w:noProof/>
          </w:rPr>
          <w:delText>Later she</w:delText>
        </w:r>
      </w:del>
      <w:ins w:id="190" w:author="Author">
        <w:r w:rsidRPr="000657E4">
          <w:rPr>
            <w:rFonts w:ascii="Trebuchet MS" w:hAnsi="Trebuchet MS"/>
            <w:noProof/>
          </w:rPr>
          <w:t>She</w:t>
        </w:r>
      </w:ins>
      <w:r w:rsidRPr="000657E4">
        <w:rPr>
          <w:rFonts w:ascii="Trebuchet MS" w:hAnsi="Trebuchet MS"/>
          <w:noProof/>
        </w:rPr>
        <w:t xml:space="preserve"> bore him Phin′e·has.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noProof/>
        </w:rPr>
        <w:t xml:space="preserve">These are the heads of the </w:t>
      </w:r>
      <w:del w:id="191" w:author="Author">
        <w:r w:rsidRPr="000657E4">
          <w:rPr>
            <w:rFonts w:ascii="Trebuchet MS" w:hAnsi="Trebuchet MS"/>
            <w:noProof/>
          </w:rPr>
          <w:delText>fathers</w:delText>
        </w:r>
      </w:del>
      <w:ins w:id="192" w:author="Author">
        <w:r w:rsidRPr="000657E4">
          <w:rPr>
            <w:rFonts w:ascii="Trebuchet MS" w:hAnsi="Trebuchet MS"/>
            <w:noProof/>
          </w:rPr>
          <w:t>paternal houses</w:t>
        </w:r>
      </w:ins>
      <w:r w:rsidRPr="000657E4">
        <w:rPr>
          <w:rFonts w:ascii="Trebuchet MS" w:hAnsi="Trebuchet MS"/>
          <w:noProof/>
        </w:rPr>
        <w:t xml:space="preserve"> of the Levites, according to their families.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6:26 </w:t>
      </w:r>
      <w:r w:rsidRPr="000657E4">
        <w:rPr>
          <w:rFonts w:ascii="Trebuchet MS" w:hAnsi="Trebuchet MS"/>
          <w:noProof/>
        </w:rPr>
        <w:t>This is the Aaron and Moses to whom Jehovah said: “</w:t>
      </w:r>
      <w:del w:id="193" w:author="Author">
        <w:r w:rsidRPr="000657E4">
          <w:rPr>
            <w:rFonts w:ascii="Trebuchet MS" w:hAnsi="Trebuchet MS"/>
            <w:noProof/>
          </w:rPr>
          <w:delText>B</w:delText>
        </w:r>
        <w:r w:rsidRPr="000657E4">
          <w:rPr>
            <w:rFonts w:ascii="Trebuchet MS" w:hAnsi="Trebuchet MS"/>
            <w:noProof/>
            <w:u w:val="dotted"/>
          </w:rPr>
          <w:delText>RING</w:delText>
        </w:r>
      </w:del>
      <w:ins w:id="194" w:author="Author">
        <w:r w:rsidRPr="000657E4">
          <w:rPr>
            <w:rFonts w:ascii="Trebuchet MS" w:hAnsi="Trebuchet MS"/>
            <w:noProof/>
          </w:rPr>
          <w:t>Bring</w:t>
        </w:r>
      </w:ins>
      <w:r w:rsidRPr="000657E4">
        <w:rPr>
          <w:rFonts w:ascii="Trebuchet MS" w:hAnsi="Trebuchet MS"/>
          <w:noProof/>
        </w:rPr>
        <w:t xml:space="preserve"> the </w:t>
      </w:r>
      <w:del w:id="195" w:author="Author">
        <w:r w:rsidRPr="000657E4">
          <w:rPr>
            <w:rFonts w:ascii="Trebuchet MS" w:hAnsi="Trebuchet MS"/>
            <w:noProof/>
          </w:rPr>
          <w:delText>sons</w:delText>
        </w:r>
      </w:del>
      <w:ins w:id="196" w:author="Author">
        <w:r w:rsidRPr="000657E4">
          <w:rPr>
            <w:rFonts w:ascii="Trebuchet MS" w:hAnsi="Trebuchet MS"/>
            <w:noProof/>
          </w:rPr>
          <w:t>people</w:t>
        </w:r>
      </w:ins>
      <w:r w:rsidRPr="000657E4">
        <w:rPr>
          <w:rFonts w:ascii="Trebuchet MS" w:hAnsi="Trebuchet MS"/>
          <w:noProof/>
        </w:rPr>
        <w:t xml:space="preserve"> of Israel out </w:t>
      </w:r>
      <w:del w:id="197" w:author="Author">
        <w:r w:rsidRPr="000657E4">
          <w:rPr>
            <w:rFonts w:ascii="Trebuchet MS" w:hAnsi="Trebuchet MS"/>
            <w:noProof/>
          </w:rPr>
          <w:delText>from</w:delText>
        </w:r>
      </w:del>
      <w:ins w:id="198" w:author="Author">
        <w:r w:rsidRPr="000657E4">
          <w:rPr>
            <w:rFonts w:ascii="Trebuchet MS" w:hAnsi="Trebuchet MS"/>
            <w:noProof/>
          </w:rPr>
          <w:t>of</w:t>
        </w:r>
      </w:ins>
      <w:r w:rsidRPr="000657E4">
        <w:rPr>
          <w:rFonts w:ascii="Trebuchet MS" w:hAnsi="Trebuchet MS"/>
          <w:noProof/>
        </w:rPr>
        <w:t xml:space="preserve"> the land of Egypt</w:t>
      </w:r>
      <w:del w:id="199" w:author="Author">
        <w:r w:rsidRPr="000657E4">
          <w:rPr>
            <w:rFonts w:ascii="Trebuchet MS" w:hAnsi="Trebuchet MS"/>
            <w:noProof/>
          </w:rPr>
          <w:delText xml:space="preserve"> according to their armies.”</w:delText>
        </w:r>
      </w:del>
      <w:ins w:id="200" w:author="Author">
        <w:r w:rsidRPr="000657E4">
          <w:rPr>
            <w:rFonts w:ascii="Trebuchet MS" w:hAnsi="Trebuchet MS"/>
            <w:noProof/>
          </w:rPr>
          <w:t>, company by company.”</w:t>
        </w:r>
        <w:r w:rsidRPr="000657E4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0657E4">
        <w:rPr>
          <w:rFonts w:ascii="Trebuchet MS" w:hAnsi="Trebuchet MS"/>
          <w:noProof/>
        </w:rPr>
        <w:t xml:space="preserve"> </w:t>
      </w:r>
      <w:r w:rsidRPr="000657E4">
        <w:rPr>
          <w:rFonts w:ascii="Trebuchet MS" w:hAnsi="Trebuchet MS"/>
          <w:b/>
          <w:noProof/>
        </w:rPr>
        <w:t xml:space="preserve">6:27 </w:t>
      </w:r>
      <w:del w:id="203" w:author="Author">
        <w:r w:rsidRPr="000657E4">
          <w:rPr>
            <w:rFonts w:ascii="Trebuchet MS" w:hAnsi="Trebuchet MS"/>
            <w:noProof/>
          </w:rPr>
          <w:delText>They were the ones speaking</w:delText>
        </w:r>
      </w:del>
      <w:ins w:id="204" w:author="Author">
        <w:r w:rsidRPr="000657E4">
          <w:rPr>
            <w:rFonts w:ascii="Trebuchet MS" w:hAnsi="Trebuchet MS"/>
            <w:noProof/>
          </w:rPr>
          <w:t>It was they who spoke</w:t>
        </w:r>
      </w:ins>
      <w:r w:rsidRPr="000657E4">
        <w:rPr>
          <w:rFonts w:ascii="Trebuchet MS" w:hAnsi="Trebuchet MS"/>
          <w:noProof/>
        </w:rPr>
        <w:t xml:space="preserve"> to Phar′aoh, Egypt’s king, to bring the </w:t>
      </w:r>
      <w:del w:id="205" w:author="Author">
        <w:r w:rsidRPr="000657E4">
          <w:rPr>
            <w:rFonts w:ascii="Trebuchet MS" w:hAnsi="Trebuchet MS"/>
            <w:noProof/>
          </w:rPr>
          <w:delText>sons</w:delText>
        </w:r>
      </w:del>
      <w:ins w:id="206" w:author="Author">
        <w:r w:rsidRPr="000657E4">
          <w:rPr>
            <w:rFonts w:ascii="Trebuchet MS" w:hAnsi="Trebuchet MS"/>
            <w:noProof/>
          </w:rPr>
          <w:t>people</w:t>
        </w:r>
      </w:ins>
      <w:r w:rsidRPr="000657E4">
        <w:rPr>
          <w:rFonts w:ascii="Trebuchet MS" w:hAnsi="Trebuchet MS"/>
          <w:noProof/>
        </w:rPr>
        <w:t xml:space="preserve"> of Israel out </w:t>
      </w:r>
      <w:del w:id="207" w:author="Author">
        <w:r w:rsidRPr="000657E4">
          <w:rPr>
            <w:rFonts w:ascii="Trebuchet MS" w:hAnsi="Trebuchet MS"/>
            <w:noProof/>
          </w:rPr>
          <w:delText>from</w:delText>
        </w:r>
      </w:del>
      <w:ins w:id="208" w:author="Author">
        <w:r w:rsidRPr="000657E4">
          <w:rPr>
            <w:rFonts w:ascii="Trebuchet MS" w:hAnsi="Trebuchet MS"/>
            <w:noProof/>
          </w:rPr>
          <w:t>of</w:t>
        </w:r>
      </w:ins>
      <w:r w:rsidRPr="000657E4">
        <w:rPr>
          <w:rFonts w:ascii="Trebuchet MS" w:hAnsi="Trebuchet MS"/>
          <w:noProof/>
        </w:rPr>
        <w:t xml:space="preserve"> Egypt. </w:t>
      </w:r>
      <w:del w:id="209" w:author="Author">
        <w:r w:rsidRPr="000657E4">
          <w:rPr>
            <w:rFonts w:ascii="Trebuchet MS" w:hAnsi="Trebuchet MS"/>
            <w:noProof/>
          </w:rPr>
          <w:delText>This is the</w:delText>
        </w:r>
      </w:del>
      <w:ins w:id="210" w:author="Author">
        <w:r w:rsidRPr="000657E4">
          <w:rPr>
            <w:rFonts w:ascii="Trebuchet MS" w:hAnsi="Trebuchet MS"/>
            <w:noProof/>
          </w:rPr>
          <w:t>It was this</w:t>
        </w:r>
      </w:ins>
      <w:r w:rsidRPr="000657E4">
        <w:rPr>
          <w:rFonts w:ascii="Trebuchet MS" w:hAnsi="Trebuchet MS"/>
          <w:noProof/>
        </w:rPr>
        <w:t xml:space="preserve"> Moses and Aaron.</w:t>
      </w:r>
    </w:p>
    <w:p w:rsidR="00F16D46" w:rsidRPr="000657E4" w:rsidRDefault="00F16D46" w:rsidP="00F16D46">
      <w:pPr>
        <w:rPr>
          <w:rFonts w:ascii="Trebuchet MS" w:hAnsi="Trebuchet MS"/>
          <w:noProof/>
        </w:rPr>
      </w:pPr>
      <w:r w:rsidRPr="000657E4">
        <w:rPr>
          <w:rFonts w:ascii="Trebuchet MS" w:hAnsi="Trebuchet MS"/>
          <w:b/>
        </w:rPr>
        <w:t xml:space="preserve">6:28 </w:t>
      </w:r>
      <w:del w:id="211" w:author="Author">
        <w:r w:rsidRPr="000657E4">
          <w:rPr>
            <w:rFonts w:ascii="Trebuchet MS" w:hAnsi="Trebuchet MS"/>
            <w:noProof/>
          </w:rPr>
          <w:delText xml:space="preserve">And it came about on the day </w:delText>
        </w:r>
      </w:del>
      <w:ins w:id="212" w:author="Author">
        <w:r w:rsidRPr="000657E4">
          <w:rPr>
            <w:rFonts w:ascii="Trebuchet MS" w:hAnsi="Trebuchet MS"/>
            <w:noProof/>
          </w:rPr>
          <w:t xml:space="preserve">On </w:t>
        </w:r>
      </w:ins>
      <w:r w:rsidRPr="000657E4">
        <w:rPr>
          <w:rFonts w:ascii="Trebuchet MS" w:hAnsi="Trebuchet MS"/>
          <w:noProof/>
        </w:rPr>
        <w:t xml:space="preserve">that </w:t>
      </w:r>
      <w:ins w:id="213" w:author="Author">
        <w:r w:rsidRPr="000657E4">
          <w:rPr>
            <w:rFonts w:ascii="Trebuchet MS" w:hAnsi="Trebuchet MS"/>
            <w:noProof/>
          </w:rPr>
          <w:t xml:space="preserve">day when </w:t>
        </w:r>
      </w:ins>
      <w:r w:rsidRPr="000657E4">
        <w:rPr>
          <w:rFonts w:ascii="Trebuchet MS" w:hAnsi="Trebuchet MS"/>
          <w:noProof/>
        </w:rPr>
        <w:t xml:space="preserve">Jehovah spoke to Moses in the land of Egypt, </w:t>
      </w:r>
      <w:r w:rsidRPr="000657E4">
        <w:rPr>
          <w:rFonts w:ascii="Trebuchet MS" w:hAnsi="Trebuchet MS"/>
          <w:b/>
          <w:noProof/>
        </w:rPr>
        <w:t xml:space="preserve">6:29 </w:t>
      </w:r>
      <w:del w:id="214" w:author="Author">
        <w:r w:rsidRPr="000657E4">
          <w:rPr>
            <w:rFonts w:ascii="Trebuchet MS" w:hAnsi="Trebuchet MS"/>
            <w:noProof/>
          </w:rPr>
          <w:delText xml:space="preserve">that </w:delText>
        </w:r>
      </w:del>
      <w:r w:rsidRPr="000657E4">
        <w:rPr>
          <w:rFonts w:ascii="Trebuchet MS" w:hAnsi="Trebuchet MS"/>
          <w:noProof/>
        </w:rPr>
        <w:t xml:space="preserve">Jehovah </w:t>
      </w:r>
      <w:del w:id="215" w:author="Author">
        <w:r w:rsidRPr="000657E4">
          <w:rPr>
            <w:rFonts w:ascii="Trebuchet MS" w:hAnsi="Trebuchet MS"/>
            <w:noProof/>
          </w:rPr>
          <w:delText>went on to speak to</w:delText>
        </w:r>
      </w:del>
      <w:ins w:id="216" w:author="Author">
        <w:r w:rsidRPr="000657E4">
          <w:rPr>
            <w:rFonts w:ascii="Trebuchet MS" w:hAnsi="Trebuchet MS"/>
            <w:noProof/>
          </w:rPr>
          <w:t>told</w:t>
        </w:r>
      </w:ins>
      <w:r w:rsidRPr="000657E4">
        <w:rPr>
          <w:rFonts w:ascii="Trebuchet MS" w:hAnsi="Trebuchet MS"/>
          <w:noProof/>
        </w:rPr>
        <w:t xml:space="preserve"> Moses</w:t>
      </w:r>
      <w:del w:id="217" w:author="Author">
        <w:r w:rsidRPr="000657E4">
          <w:rPr>
            <w:rFonts w:ascii="Trebuchet MS" w:hAnsi="Trebuchet MS"/>
            <w:noProof/>
          </w:rPr>
          <w:delText>, saying</w:delText>
        </w:r>
      </w:del>
      <w:r w:rsidRPr="000657E4">
        <w:rPr>
          <w:rFonts w:ascii="Trebuchet MS" w:hAnsi="Trebuchet MS"/>
          <w:noProof/>
        </w:rPr>
        <w:t>: “I am Jehovah. Speak to Phar′aoh</w:t>
      </w:r>
      <w:ins w:id="218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king of Egypt</w:t>
      </w:r>
      <w:ins w:id="219" w:author="Author">
        <w:r w:rsidRPr="000657E4">
          <w:rPr>
            <w:rFonts w:ascii="Trebuchet MS" w:hAnsi="Trebuchet MS"/>
            <w:noProof/>
          </w:rPr>
          <w:t>,</w:t>
        </w:r>
      </w:ins>
      <w:r w:rsidRPr="000657E4">
        <w:rPr>
          <w:rFonts w:ascii="Trebuchet MS" w:hAnsi="Trebuchet MS"/>
          <w:noProof/>
        </w:rPr>
        <w:t xml:space="preserve"> everything I am speaking to you.” </w:t>
      </w:r>
      <w:r w:rsidRPr="000657E4">
        <w:rPr>
          <w:rFonts w:ascii="Trebuchet MS" w:hAnsi="Trebuchet MS"/>
          <w:b/>
          <w:noProof/>
        </w:rPr>
        <w:t xml:space="preserve">6:30 </w:t>
      </w:r>
      <w:r w:rsidRPr="000657E4">
        <w:rPr>
          <w:rFonts w:ascii="Trebuchet MS" w:hAnsi="Trebuchet MS"/>
          <w:noProof/>
        </w:rPr>
        <w:t xml:space="preserve">Then Moses said before Jehovah: “Look! </w:t>
      </w:r>
      <w:del w:id="220" w:author="Author">
        <w:r w:rsidRPr="000657E4">
          <w:rPr>
            <w:rFonts w:ascii="Trebuchet MS" w:hAnsi="Trebuchet MS"/>
            <w:noProof/>
          </w:rPr>
          <w:delText>I am uncircumcised in lips,</w:delText>
        </w:r>
      </w:del>
      <w:ins w:id="221" w:author="Author">
        <w:r w:rsidRPr="000657E4">
          <w:rPr>
            <w:rFonts w:ascii="Trebuchet MS" w:hAnsi="Trebuchet MS"/>
            <w:noProof/>
          </w:rPr>
          <w:t>I speak with difficulty,</w:t>
        </w:r>
        <w:r w:rsidRPr="000657E4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0657E4">
        <w:rPr>
          <w:rFonts w:ascii="Trebuchet MS" w:hAnsi="Trebuchet MS"/>
          <w:noProof/>
        </w:rPr>
        <w:t xml:space="preserve"> so how will Phar′aoh ever listen to me?”</w:t>
      </w:r>
    </w:p>
    <w:p w:rsidR="00F16D46" w:rsidRPr="000657E4" w:rsidRDefault="00F16D46" w:rsidP="00F16D46">
      <w:pPr>
        <w:rPr>
          <w:rFonts w:ascii="Trebuchet MS" w:hAnsi="Trebuchet MS"/>
          <w:b/>
        </w:rPr>
      </w:pPr>
    </w:p>
    <w:p w:rsidR="00762BCB" w:rsidRPr="00F16D46" w:rsidRDefault="00762BCB" w:rsidP="00F16D46"/>
    <w:sectPr w:rsidR="00762BCB" w:rsidRPr="00F16D46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7F81" w:rsidRDefault="00DB7F81">
      <w:r>
        <w:separator/>
      </w:r>
    </w:p>
  </w:endnote>
  <w:endnote w:type="continuationSeparator" w:id="0">
    <w:p w:rsidR="00DB7F81" w:rsidRDefault="00DB7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7F81" w:rsidRDefault="00DB7F81">
      <w:r>
        <w:separator/>
      </w:r>
    </w:p>
  </w:footnote>
  <w:footnote w:type="continuationSeparator" w:id="0">
    <w:p w:rsidR="00DB7F81" w:rsidRDefault="00DB7F81">
      <w:r>
        <w:continuationSeparator/>
      </w:r>
    </w:p>
  </w:footnote>
  <w:footnote w:id="1">
    <w:p w:rsidR="00F16D46" w:rsidRPr="000657E4" w:rsidRDefault="00F16D46" w:rsidP="000657E4">
      <w:pPr>
        <w:pStyle w:val="FootnoteText"/>
        <w:spacing w:after="96"/>
        <w:ind w:firstLine="288"/>
        <w:rPr>
          <w:ins w:id="46" w:author="Author"/>
        </w:rPr>
      </w:pPr>
      <w:ins w:id="47" w:author="Author">
        <w:r w:rsidRPr="000657E4">
          <w:rPr>
            <w:rStyle w:val="FootnoteReference"/>
          </w:rPr>
          <w:footnoteRef/>
        </w:r>
        <w:r w:rsidRPr="000657E4">
          <w:t xml:space="preserve"> </w:t>
        </w:r>
        <w:r w:rsidRPr="000657E4">
          <w:rPr>
            <w:b/>
          </w:rPr>
          <w:t xml:space="preserve">6:6 </w:t>
        </w:r>
        <w:r w:rsidRPr="000657E4">
          <w:t>Or “a powerful.”</w:t>
        </w:r>
      </w:ins>
    </w:p>
  </w:footnote>
  <w:footnote w:id="2">
    <w:p w:rsidR="00F16D46" w:rsidRPr="000657E4" w:rsidRDefault="00F16D46" w:rsidP="000657E4">
      <w:pPr>
        <w:pStyle w:val="FootnoteText"/>
        <w:spacing w:after="96"/>
        <w:ind w:firstLine="288"/>
        <w:rPr>
          <w:ins w:id="72" w:author="Author"/>
        </w:rPr>
      </w:pPr>
      <w:ins w:id="73" w:author="Author">
        <w:r w:rsidRPr="000657E4">
          <w:rPr>
            <w:rStyle w:val="FootnoteReference"/>
          </w:rPr>
          <w:footnoteRef/>
        </w:r>
        <w:r w:rsidRPr="000657E4">
          <w:t xml:space="preserve"> </w:t>
        </w:r>
        <w:r w:rsidRPr="000657E4">
          <w:rPr>
            <w:b/>
          </w:rPr>
          <w:t xml:space="preserve">6:8 </w:t>
        </w:r>
        <w:r w:rsidRPr="000657E4">
          <w:t>Lit., “I raised my hand.”</w:t>
        </w:r>
      </w:ins>
    </w:p>
  </w:footnote>
  <w:footnote w:id="3">
    <w:p w:rsidR="00F16D46" w:rsidRPr="000657E4" w:rsidRDefault="00F16D46" w:rsidP="000657E4">
      <w:pPr>
        <w:pStyle w:val="FootnoteText"/>
        <w:spacing w:after="96"/>
        <w:ind w:firstLine="288"/>
        <w:rPr>
          <w:ins w:id="105" w:author="Author"/>
        </w:rPr>
      </w:pPr>
      <w:ins w:id="106" w:author="Author">
        <w:r w:rsidRPr="000657E4">
          <w:rPr>
            <w:rStyle w:val="FootnoteReference"/>
          </w:rPr>
          <w:footnoteRef/>
        </w:r>
        <w:r w:rsidRPr="000657E4">
          <w:t xml:space="preserve"> </w:t>
        </w:r>
        <w:r w:rsidRPr="000657E4">
          <w:rPr>
            <w:b/>
          </w:rPr>
          <w:t xml:space="preserve">6:12 </w:t>
        </w:r>
        <w:r w:rsidRPr="000657E4">
          <w:t>Lit., “I am uncircumcised in lips.”</w:t>
        </w:r>
      </w:ins>
    </w:p>
  </w:footnote>
  <w:footnote w:id="4">
    <w:p w:rsidR="00F16D46" w:rsidRPr="000657E4" w:rsidRDefault="00F16D46" w:rsidP="000657E4">
      <w:pPr>
        <w:pStyle w:val="FootnoteText"/>
        <w:spacing w:after="96"/>
        <w:ind w:firstLine="288"/>
        <w:rPr>
          <w:ins w:id="201" w:author="Author"/>
        </w:rPr>
      </w:pPr>
      <w:ins w:id="202" w:author="Author">
        <w:r w:rsidRPr="000657E4">
          <w:rPr>
            <w:rStyle w:val="FootnoteReference"/>
          </w:rPr>
          <w:footnoteRef/>
        </w:r>
        <w:r w:rsidRPr="000657E4">
          <w:t xml:space="preserve"> </w:t>
        </w:r>
        <w:r w:rsidRPr="000657E4">
          <w:rPr>
            <w:b/>
          </w:rPr>
          <w:t xml:space="preserve">6:26 </w:t>
        </w:r>
        <w:r w:rsidRPr="000657E4">
          <w:t>Lit., “according to their armies.”</w:t>
        </w:r>
      </w:ins>
    </w:p>
  </w:footnote>
  <w:footnote w:id="5">
    <w:p w:rsidR="00F16D46" w:rsidRPr="000657E4" w:rsidRDefault="00F16D46" w:rsidP="000657E4">
      <w:pPr>
        <w:pStyle w:val="FootnoteText"/>
        <w:spacing w:after="96"/>
        <w:ind w:firstLine="288"/>
        <w:rPr>
          <w:ins w:id="222" w:author="Author"/>
        </w:rPr>
      </w:pPr>
      <w:ins w:id="223" w:author="Author">
        <w:r w:rsidRPr="000657E4">
          <w:rPr>
            <w:rStyle w:val="FootnoteReference"/>
          </w:rPr>
          <w:footnoteRef/>
        </w:r>
        <w:r w:rsidRPr="000657E4">
          <w:t xml:space="preserve"> </w:t>
        </w:r>
        <w:r w:rsidRPr="000657E4">
          <w:rPr>
            <w:b/>
          </w:rPr>
          <w:t xml:space="preserve">6:30 </w:t>
        </w:r>
        <w:r w:rsidRPr="000657E4">
          <w:t>Lit., “I am uncircumcised in lips.”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A18F5">
        <w:t>Exodus Chapter 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A18F5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18F5">
      <w:rPr>
        <w:noProof/>
        <w:snapToGrid w:val="0"/>
      </w:rPr>
      <w:t>Exodus 06.Revised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5A18F5">
        <w:t>Exodus Chapter 6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A18F5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18F5">
      <w:rPr>
        <w:noProof/>
        <w:snapToGrid w:val="0"/>
      </w:rPr>
      <w:t>Exodus 06.Revised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A18F5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A18F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A18F5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A18F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81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A18F5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B7F81"/>
    <w:rsid w:val="00DE253C"/>
    <w:rsid w:val="00EA2DE5"/>
    <w:rsid w:val="00F16D46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B3602E1-5491-4556-912C-9F0DE0630E8C}"/>
  <w:attachedTemplate r:id="R91b2b9d2ba2e46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16D4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6D4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16D4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91b2b9d2ba2e46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891</ap:Words>
  <ap:Characters>4059</ap:Characters>
  <ap:Application>Microsoft Office Word</ap:Application>
  <ap:DocSecurity>0</ap:DocSecurity>
  <ap:Lines>75</ap:Lines>
  <ap:Paragraphs>32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4918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6</dc:title>
  <dc:subject/>
  <dc:creator>Miriam Abela</dc:creator>
  <cp:keywords/>
  <dc:description/>
  <cp:lastModifiedBy>Abela, Miriam</cp:lastModifiedBy>
  <cp:revision>3</cp:revision>
  <dcterms:created xsi:type="dcterms:W3CDTF">2020-11-30T14:17:00Z</dcterms:created>
  <dcterms:modified xsi:type="dcterms:W3CDTF">2020-11-30T14:17:00Z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06.docx</vt:lpwstr>
  </property>
  <property fmtid="{D5CDD505-2E9C-101B-9397-08002B2CF9AE}" pid="9" name="_TranslationDocumentId">
    <vt:i4>19386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2006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