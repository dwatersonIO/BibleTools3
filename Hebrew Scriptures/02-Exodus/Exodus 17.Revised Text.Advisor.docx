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239" w:rsidRPr="00571221" w:rsidRDefault="00AA7239" w:rsidP="00AA7239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571221">
        <w:rPr>
          <w:rFonts w:ascii="Trebuchet MS" w:hAnsi="Trebuchet MS"/>
          <w:b/>
          <w:sz w:val="24"/>
        </w:rPr>
        <w:t xml:space="preserve">17:1 </w:t>
      </w:r>
      <w:del w:id="1" w:author="Author">
        <w:r w:rsidRPr="00571221">
          <w:rPr>
            <w:rFonts w:ascii="Trebuchet MS" w:hAnsi="Trebuchet MS"/>
            <w:noProof/>
            <w:sz w:val="24"/>
          </w:rPr>
          <w:delText>And the</w:delText>
        </w:r>
      </w:del>
      <w:ins w:id="2" w:author="Author">
        <w:r w:rsidRPr="00571221">
          <w:rPr>
            <w:rFonts w:ascii="Trebuchet MS" w:hAnsi="Trebuchet MS"/>
            <w:noProof/>
            <w:sz w:val="24"/>
          </w:rPr>
          <w:t>The</w:t>
        </w:r>
      </w:ins>
      <w:r w:rsidRPr="00571221">
        <w:rPr>
          <w:rFonts w:ascii="Trebuchet MS" w:hAnsi="Trebuchet MS"/>
          <w:noProof/>
          <w:sz w:val="24"/>
        </w:rPr>
        <w:t xml:space="preserve"> entire assembly of the </w:t>
      </w:r>
      <w:del w:id="3" w:author="Author">
        <w:r w:rsidRPr="00571221">
          <w:rPr>
            <w:rFonts w:ascii="Trebuchet MS" w:hAnsi="Trebuchet MS"/>
            <w:noProof/>
            <w:sz w:val="24"/>
          </w:rPr>
          <w:delText>sons of Israel proceeded to depart</w:delText>
        </w:r>
      </w:del>
      <w:ins w:id="4" w:author="Author">
        <w:r w:rsidRPr="00571221">
          <w:rPr>
            <w:rFonts w:ascii="Trebuchet MS" w:hAnsi="Trebuchet MS"/>
            <w:noProof/>
            <w:sz w:val="24"/>
          </w:rPr>
          <w:t>Israelites departed</w:t>
        </w:r>
      </w:ins>
      <w:r w:rsidRPr="00571221">
        <w:rPr>
          <w:rFonts w:ascii="Trebuchet MS" w:hAnsi="Trebuchet MS"/>
          <w:noProof/>
          <w:sz w:val="24"/>
        </w:rPr>
        <w:t xml:space="preserve"> from the wilderness of Sin by stages</w:t>
      </w:r>
      <w:del w:id="5" w:author="Author">
        <w:r w:rsidRPr="00571221">
          <w:rPr>
            <w:rFonts w:ascii="Trebuchet MS" w:hAnsi="Trebuchet MS"/>
            <w:noProof/>
            <w:sz w:val="24"/>
          </w:rPr>
          <w:delText>, which they took</w:delText>
        </w:r>
      </w:del>
      <w:r w:rsidRPr="00571221">
        <w:rPr>
          <w:rFonts w:ascii="Trebuchet MS" w:hAnsi="Trebuchet MS"/>
          <w:noProof/>
          <w:sz w:val="24"/>
        </w:rPr>
        <w:t xml:space="preserve"> according to the order of Jehovah, and </w:t>
      </w:r>
      <w:del w:id="6" w:author="Author">
        <w:r w:rsidRPr="00571221">
          <w:rPr>
            <w:rFonts w:ascii="Trebuchet MS" w:hAnsi="Trebuchet MS"/>
            <w:noProof/>
            <w:sz w:val="24"/>
          </w:rPr>
          <w:delText>went camping</w:delText>
        </w:r>
      </w:del>
      <w:ins w:id="7" w:author="Author">
        <w:r w:rsidRPr="00571221">
          <w:rPr>
            <w:rFonts w:ascii="Trebuchet MS" w:hAnsi="Trebuchet MS"/>
            <w:noProof/>
            <w:sz w:val="24"/>
          </w:rPr>
          <w:t>they camped</w:t>
        </w:r>
      </w:ins>
      <w:r w:rsidRPr="00571221">
        <w:rPr>
          <w:rFonts w:ascii="Trebuchet MS" w:hAnsi="Trebuchet MS"/>
          <w:noProof/>
          <w:sz w:val="24"/>
        </w:rPr>
        <w:t xml:space="preserve"> at Reph′i·dim. But there was no water for the people to drink.</w:t>
      </w:r>
    </w:p>
    <w:p w:rsidR="00AA7239" w:rsidRPr="00571221" w:rsidRDefault="00AA7239" w:rsidP="00AA7239">
      <w:pPr>
        <w:rPr>
          <w:rFonts w:ascii="Trebuchet MS" w:hAnsi="Trebuchet MS"/>
          <w:noProof/>
          <w:sz w:val="24"/>
        </w:rPr>
      </w:pPr>
      <w:r w:rsidRPr="00571221">
        <w:rPr>
          <w:rFonts w:ascii="Trebuchet MS" w:hAnsi="Trebuchet MS"/>
          <w:b/>
          <w:sz w:val="24"/>
        </w:rPr>
        <w:t xml:space="preserve">17:2 </w:t>
      </w:r>
      <w:del w:id="8" w:author="Author">
        <w:r w:rsidRPr="00571221">
          <w:rPr>
            <w:rFonts w:ascii="Trebuchet MS" w:hAnsi="Trebuchet MS"/>
            <w:noProof/>
            <w:sz w:val="24"/>
          </w:rPr>
          <w:delText>And</w:delText>
        </w:r>
      </w:del>
      <w:ins w:id="9" w:author="Author">
        <w:r w:rsidRPr="00571221">
          <w:rPr>
            <w:rFonts w:ascii="Trebuchet MS" w:hAnsi="Trebuchet MS"/>
            <w:noProof/>
            <w:sz w:val="24"/>
          </w:rPr>
          <w:t>So</w:t>
        </w:r>
      </w:ins>
      <w:r w:rsidRPr="00571221">
        <w:rPr>
          <w:rFonts w:ascii="Trebuchet MS" w:hAnsi="Trebuchet MS"/>
          <w:noProof/>
          <w:sz w:val="24"/>
        </w:rPr>
        <w:t xml:space="preserve"> the people </w:t>
      </w:r>
      <w:del w:id="10" w:author="Author">
        <w:r w:rsidRPr="00571221">
          <w:rPr>
            <w:rFonts w:ascii="Trebuchet MS" w:hAnsi="Trebuchet MS"/>
            <w:noProof/>
            <w:sz w:val="24"/>
          </w:rPr>
          <w:delText>fell to</w:delText>
        </w:r>
      </w:del>
      <w:ins w:id="11" w:author="Author">
        <w:r w:rsidRPr="00571221">
          <w:rPr>
            <w:rFonts w:ascii="Trebuchet MS" w:hAnsi="Trebuchet MS"/>
            <w:noProof/>
            <w:sz w:val="24"/>
          </w:rPr>
          <w:t>began</w:t>
        </w:r>
      </w:ins>
      <w:r w:rsidRPr="00571221">
        <w:rPr>
          <w:rFonts w:ascii="Trebuchet MS" w:hAnsi="Trebuchet MS"/>
          <w:noProof/>
          <w:sz w:val="24"/>
        </w:rPr>
        <w:t xml:space="preserve"> quarreling with Moses and saying: “Give us water </w:t>
      </w:r>
      <w:del w:id="12" w:author="Author">
        <w:r w:rsidRPr="00571221">
          <w:rPr>
            <w:rFonts w:ascii="Trebuchet MS" w:hAnsi="Trebuchet MS"/>
            <w:noProof/>
            <w:sz w:val="24"/>
          </w:rPr>
          <w:delText>that we may</w:delText>
        </w:r>
      </w:del>
      <w:ins w:id="13" w:author="Author">
        <w:r w:rsidRPr="00571221">
          <w:rPr>
            <w:rFonts w:ascii="Trebuchet MS" w:hAnsi="Trebuchet MS"/>
            <w:noProof/>
            <w:sz w:val="24"/>
          </w:rPr>
          <w:t>to</w:t>
        </w:r>
      </w:ins>
      <w:r w:rsidRPr="00571221">
        <w:rPr>
          <w:rFonts w:ascii="Trebuchet MS" w:hAnsi="Trebuchet MS"/>
          <w:noProof/>
          <w:sz w:val="24"/>
        </w:rPr>
        <w:t xml:space="preserve"> drink.” But Moses said to them: “Why are </w:t>
      </w:r>
      <w:del w:id="14" w:author="Author">
        <w:r w:rsidRPr="00571221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5" w:author="Author">
        <w:r w:rsidRPr="00571221">
          <w:rPr>
            <w:rFonts w:ascii="Trebuchet MS" w:hAnsi="Trebuchet MS"/>
            <w:noProof/>
            <w:sz w:val="24"/>
          </w:rPr>
          <w:t>you</w:t>
        </w:r>
      </w:ins>
      <w:r w:rsidRPr="00571221">
        <w:rPr>
          <w:rFonts w:ascii="Trebuchet MS" w:hAnsi="Trebuchet MS"/>
          <w:noProof/>
          <w:sz w:val="24"/>
        </w:rPr>
        <w:t xml:space="preserve"> quarreling with me? Why do </w:t>
      </w:r>
      <w:del w:id="16" w:author="Author">
        <w:r w:rsidRPr="00571221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7" w:author="Author">
        <w:r w:rsidRPr="00571221">
          <w:rPr>
            <w:rFonts w:ascii="Trebuchet MS" w:hAnsi="Trebuchet MS"/>
            <w:noProof/>
            <w:sz w:val="24"/>
          </w:rPr>
          <w:t>you</w:t>
        </w:r>
      </w:ins>
      <w:r w:rsidRPr="00571221">
        <w:rPr>
          <w:rFonts w:ascii="Trebuchet MS" w:hAnsi="Trebuchet MS"/>
          <w:noProof/>
          <w:sz w:val="24"/>
        </w:rPr>
        <w:t xml:space="preserve"> keep putting Jehovah to the test?” </w:t>
      </w:r>
      <w:r w:rsidRPr="00571221">
        <w:rPr>
          <w:rFonts w:ascii="Trebuchet MS" w:hAnsi="Trebuchet MS"/>
          <w:b/>
          <w:noProof/>
          <w:sz w:val="24"/>
        </w:rPr>
        <w:t xml:space="preserve">17:3 </w:t>
      </w:r>
      <w:del w:id="18" w:author="Author">
        <w:r w:rsidRPr="00571221">
          <w:rPr>
            <w:rFonts w:ascii="Trebuchet MS" w:hAnsi="Trebuchet MS"/>
            <w:noProof/>
            <w:sz w:val="24"/>
          </w:rPr>
          <w:delText>And</w:delText>
        </w:r>
      </w:del>
      <w:ins w:id="19" w:author="Author">
        <w:r w:rsidRPr="00571221">
          <w:rPr>
            <w:rFonts w:ascii="Trebuchet MS" w:hAnsi="Trebuchet MS"/>
            <w:noProof/>
            <w:sz w:val="24"/>
          </w:rPr>
          <w:t>But</w:t>
        </w:r>
      </w:ins>
      <w:r w:rsidRPr="00571221">
        <w:rPr>
          <w:rFonts w:ascii="Trebuchet MS" w:hAnsi="Trebuchet MS"/>
          <w:noProof/>
          <w:sz w:val="24"/>
        </w:rPr>
        <w:t xml:space="preserve"> the people </w:t>
      </w:r>
      <w:del w:id="20" w:author="Author">
        <w:r w:rsidRPr="00571221">
          <w:rPr>
            <w:rFonts w:ascii="Trebuchet MS" w:hAnsi="Trebuchet MS"/>
            <w:noProof/>
            <w:sz w:val="24"/>
          </w:rPr>
          <w:delText>went on thirsting there</w:delText>
        </w:r>
      </w:del>
      <w:ins w:id="21" w:author="Author">
        <w:r w:rsidRPr="00571221">
          <w:rPr>
            <w:rFonts w:ascii="Trebuchet MS" w:hAnsi="Trebuchet MS"/>
            <w:noProof/>
            <w:sz w:val="24"/>
          </w:rPr>
          <w:t>were very thirsty</w:t>
        </w:r>
      </w:ins>
      <w:r w:rsidRPr="00571221">
        <w:rPr>
          <w:rFonts w:ascii="Trebuchet MS" w:hAnsi="Trebuchet MS"/>
          <w:noProof/>
          <w:sz w:val="24"/>
        </w:rPr>
        <w:t xml:space="preserve"> for water</w:t>
      </w:r>
      <w:ins w:id="22" w:author="Author">
        <w:r w:rsidRPr="00571221">
          <w:rPr>
            <w:rFonts w:ascii="Trebuchet MS" w:hAnsi="Trebuchet MS"/>
            <w:noProof/>
            <w:sz w:val="24"/>
          </w:rPr>
          <w:t xml:space="preserve"> there</w:t>
        </w:r>
      </w:ins>
      <w:r w:rsidRPr="00571221">
        <w:rPr>
          <w:rFonts w:ascii="Trebuchet MS" w:hAnsi="Trebuchet MS"/>
          <w:noProof/>
          <w:sz w:val="24"/>
        </w:rPr>
        <w:t xml:space="preserve">, and </w:t>
      </w:r>
      <w:del w:id="23" w:author="Author">
        <w:r w:rsidRPr="00571221">
          <w:rPr>
            <w:rFonts w:ascii="Trebuchet MS" w:hAnsi="Trebuchet MS"/>
            <w:noProof/>
            <w:sz w:val="24"/>
          </w:rPr>
          <w:delText>the people</w:delText>
        </w:r>
      </w:del>
      <w:ins w:id="24" w:author="Author">
        <w:r w:rsidRPr="00571221">
          <w:rPr>
            <w:rFonts w:ascii="Trebuchet MS" w:hAnsi="Trebuchet MS"/>
            <w:noProof/>
            <w:sz w:val="24"/>
          </w:rPr>
          <w:t>they</w:t>
        </w:r>
      </w:ins>
      <w:r w:rsidRPr="00571221">
        <w:rPr>
          <w:rFonts w:ascii="Trebuchet MS" w:hAnsi="Trebuchet MS"/>
          <w:noProof/>
          <w:sz w:val="24"/>
        </w:rPr>
        <w:t xml:space="preserve"> kept murmuring against Moses and saying: “Why </w:t>
      </w:r>
      <w:del w:id="25" w:author="Author">
        <w:r w:rsidRPr="00571221">
          <w:rPr>
            <w:rFonts w:ascii="Trebuchet MS" w:hAnsi="Trebuchet MS"/>
            <w:noProof/>
            <w:sz w:val="24"/>
          </w:rPr>
          <w:delText xml:space="preserve">is it that you </w:delText>
        </w:r>
      </w:del>
      <w:r w:rsidRPr="00571221">
        <w:rPr>
          <w:rFonts w:ascii="Trebuchet MS" w:hAnsi="Trebuchet MS"/>
          <w:noProof/>
          <w:sz w:val="24"/>
        </w:rPr>
        <w:t xml:space="preserve">have </w:t>
      </w:r>
      <w:ins w:id="26" w:author="Author">
        <w:r w:rsidRPr="00571221">
          <w:rPr>
            <w:rFonts w:ascii="Trebuchet MS" w:hAnsi="Trebuchet MS"/>
            <w:noProof/>
            <w:sz w:val="24"/>
          </w:rPr>
          <w:t xml:space="preserve">you </w:t>
        </w:r>
      </w:ins>
      <w:r w:rsidRPr="00571221">
        <w:rPr>
          <w:rFonts w:ascii="Trebuchet MS" w:hAnsi="Trebuchet MS"/>
          <w:noProof/>
          <w:sz w:val="24"/>
        </w:rPr>
        <w:t xml:space="preserve">brought us up out of Egypt to </w:t>
      </w:r>
      <w:del w:id="27" w:author="Author">
        <w:r w:rsidRPr="00571221">
          <w:rPr>
            <w:rFonts w:ascii="Trebuchet MS" w:hAnsi="Trebuchet MS"/>
            <w:noProof/>
            <w:sz w:val="24"/>
          </w:rPr>
          <w:delText>put</w:delText>
        </w:r>
      </w:del>
      <w:ins w:id="28" w:author="Author">
        <w:r w:rsidRPr="00571221">
          <w:rPr>
            <w:rFonts w:ascii="Trebuchet MS" w:hAnsi="Trebuchet MS"/>
            <w:noProof/>
            <w:sz w:val="24"/>
          </w:rPr>
          <w:t>kill</w:t>
        </w:r>
      </w:ins>
      <w:r w:rsidRPr="00571221">
        <w:rPr>
          <w:rFonts w:ascii="Trebuchet MS" w:hAnsi="Trebuchet MS"/>
          <w:noProof/>
          <w:sz w:val="24"/>
        </w:rPr>
        <w:t xml:space="preserve"> us and our sons and our livestock </w:t>
      </w:r>
      <w:del w:id="29" w:author="Author">
        <w:r w:rsidRPr="00571221">
          <w:rPr>
            <w:rFonts w:ascii="Trebuchet MS" w:hAnsi="Trebuchet MS"/>
            <w:noProof/>
            <w:sz w:val="24"/>
          </w:rPr>
          <w:delText>to death by</w:delText>
        </w:r>
      </w:del>
      <w:ins w:id="30" w:author="Author">
        <w:r w:rsidRPr="00571221">
          <w:rPr>
            <w:rFonts w:ascii="Trebuchet MS" w:hAnsi="Trebuchet MS"/>
            <w:noProof/>
            <w:sz w:val="24"/>
          </w:rPr>
          <w:t>with</w:t>
        </w:r>
      </w:ins>
      <w:r w:rsidRPr="00571221">
        <w:rPr>
          <w:rFonts w:ascii="Trebuchet MS" w:hAnsi="Trebuchet MS"/>
          <w:noProof/>
          <w:sz w:val="24"/>
        </w:rPr>
        <w:t xml:space="preserve"> thirst?” </w:t>
      </w:r>
      <w:r w:rsidRPr="00571221">
        <w:rPr>
          <w:rFonts w:ascii="Trebuchet MS" w:hAnsi="Trebuchet MS"/>
          <w:b/>
          <w:noProof/>
          <w:sz w:val="24"/>
        </w:rPr>
        <w:t xml:space="preserve">17:4 </w:t>
      </w:r>
      <w:r w:rsidRPr="00571221">
        <w:rPr>
          <w:rFonts w:ascii="Trebuchet MS" w:hAnsi="Trebuchet MS"/>
          <w:noProof/>
          <w:sz w:val="24"/>
        </w:rPr>
        <w:t>Finally Moses cried out to Jehovah</w:t>
      </w:r>
      <w:del w:id="31" w:author="Author">
        <w:r w:rsidRPr="00571221">
          <w:rPr>
            <w:rFonts w:ascii="Trebuchet MS" w:hAnsi="Trebuchet MS"/>
            <w:noProof/>
            <w:sz w:val="24"/>
          </w:rPr>
          <w:delText>, saying</w:delText>
        </w:r>
      </w:del>
      <w:r w:rsidRPr="00571221">
        <w:rPr>
          <w:rFonts w:ascii="Trebuchet MS" w:hAnsi="Trebuchet MS"/>
          <w:noProof/>
          <w:sz w:val="24"/>
        </w:rPr>
        <w:t xml:space="preserve">: “What </w:t>
      </w:r>
      <w:del w:id="32" w:author="Author">
        <w:r w:rsidRPr="00571221">
          <w:rPr>
            <w:rFonts w:ascii="Trebuchet MS" w:hAnsi="Trebuchet MS"/>
            <w:noProof/>
            <w:sz w:val="24"/>
          </w:rPr>
          <w:delText>shall</w:delText>
        </w:r>
      </w:del>
      <w:ins w:id="33" w:author="Author">
        <w:r w:rsidRPr="00571221">
          <w:rPr>
            <w:rFonts w:ascii="Trebuchet MS" w:hAnsi="Trebuchet MS"/>
            <w:noProof/>
            <w:sz w:val="24"/>
          </w:rPr>
          <w:t>should</w:t>
        </w:r>
      </w:ins>
      <w:r w:rsidRPr="00571221">
        <w:rPr>
          <w:rFonts w:ascii="Trebuchet MS" w:hAnsi="Trebuchet MS"/>
          <w:noProof/>
          <w:sz w:val="24"/>
        </w:rPr>
        <w:t xml:space="preserve"> I do with this people? A little longer and they will stone me!”</w:t>
      </w:r>
    </w:p>
    <w:p w:rsidR="00AA7239" w:rsidRPr="00571221" w:rsidRDefault="00AA7239" w:rsidP="00AA7239">
      <w:pPr>
        <w:rPr>
          <w:rFonts w:ascii="Trebuchet MS" w:hAnsi="Trebuchet MS"/>
          <w:noProof/>
          <w:sz w:val="24"/>
        </w:rPr>
      </w:pPr>
      <w:r w:rsidRPr="00571221">
        <w:rPr>
          <w:rFonts w:ascii="Trebuchet MS" w:hAnsi="Trebuchet MS"/>
          <w:b/>
          <w:sz w:val="24"/>
        </w:rPr>
        <w:t xml:space="preserve">17:5 </w:t>
      </w:r>
      <w:r w:rsidRPr="00571221">
        <w:rPr>
          <w:rFonts w:ascii="Trebuchet MS" w:hAnsi="Trebuchet MS"/>
          <w:noProof/>
          <w:sz w:val="24"/>
        </w:rPr>
        <w:t>Then Jehovah said to Moses: “</w:t>
      </w:r>
      <w:del w:id="34" w:author="Author">
        <w:r w:rsidRPr="00571221">
          <w:rPr>
            <w:rFonts w:ascii="Trebuchet MS" w:hAnsi="Trebuchet MS"/>
            <w:noProof/>
            <w:sz w:val="24"/>
          </w:rPr>
          <w:delText>Pass in front</w:delText>
        </w:r>
      </w:del>
      <w:ins w:id="35" w:author="Author">
        <w:r w:rsidRPr="00571221">
          <w:rPr>
            <w:rFonts w:ascii="Trebuchet MS" w:hAnsi="Trebuchet MS"/>
            <w:noProof/>
            <w:sz w:val="24"/>
          </w:rPr>
          <w:t>Go ahead</w:t>
        </w:r>
      </w:ins>
      <w:r w:rsidRPr="00571221">
        <w:rPr>
          <w:rFonts w:ascii="Trebuchet MS" w:hAnsi="Trebuchet MS"/>
          <w:noProof/>
          <w:sz w:val="24"/>
        </w:rPr>
        <w:t xml:space="preserve"> of the people</w:t>
      </w:r>
      <w:ins w:id="36" w:author="Author">
        <w:r w:rsidRPr="00571221">
          <w:rPr>
            <w:rFonts w:ascii="Trebuchet MS" w:hAnsi="Trebuchet MS"/>
            <w:noProof/>
            <w:sz w:val="24"/>
          </w:rPr>
          <w:t>,</w:t>
        </w:r>
      </w:ins>
      <w:r w:rsidRPr="00571221">
        <w:rPr>
          <w:rFonts w:ascii="Trebuchet MS" w:hAnsi="Trebuchet MS"/>
          <w:noProof/>
          <w:sz w:val="24"/>
        </w:rPr>
        <w:t xml:space="preserve"> and take with you some of the </w:t>
      </w:r>
      <w:del w:id="37" w:author="Author">
        <w:r w:rsidRPr="00571221">
          <w:rPr>
            <w:rFonts w:ascii="Trebuchet MS" w:hAnsi="Trebuchet MS"/>
            <w:noProof/>
            <w:sz w:val="24"/>
          </w:rPr>
          <w:delText>older men</w:delText>
        </w:r>
      </w:del>
      <w:ins w:id="38" w:author="Author">
        <w:r w:rsidRPr="00571221">
          <w:rPr>
            <w:rFonts w:ascii="Trebuchet MS" w:hAnsi="Trebuchet MS"/>
            <w:noProof/>
            <w:sz w:val="24"/>
          </w:rPr>
          <w:t>elders</w:t>
        </w:r>
      </w:ins>
      <w:r w:rsidRPr="00571221">
        <w:rPr>
          <w:rFonts w:ascii="Trebuchet MS" w:hAnsi="Trebuchet MS"/>
          <w:noProof/>
          <w:sz w:val="24"/>
        </w:rPr>
        <w:t xml:space="preserve"> of Israel and your rod with which you struck the Nile River. Take it in your hand and </w:t>
      </w:r>
      <w:del w:id="39" w:author="Author">
        <w:r w:rsidRPr="00571221">
          <w:rPr>
            <w:rFonts w:ascii="Trebuchet MS" w:hAnsi="Trebuchet MS"/>
            <w:noProof/>
            <w:sz w:val="24"/>
          </w:rPr>
          <w:delText xml:space="preserve">you must </w:delText>
        </w:r>
      </w:del>
      <w:r w:rsidRPr="00571221">
        <w:rPr>
          <w:rFonts w:ascii="Trebuchet MS" w:hAnsi="Trebuchet MS"/>
          <w:noProof/>
          <w:sz w:val="24"/>
        </w:rPr>
        <w:t xml:space="preserve">walk on. </w:t>
      </w:r>
      <w:r w:rsidRPr="00571221">
        <w:rPr>
          <w:rFonts w:ascii="Trebuchet MS" w:hAnsi="Trebuchet MS"/>
          <w:b/>
          <w:noProof/>
          <w:sz w:val="24"/>
        </w:rPr>
        <w:t xml:space="preserve">17:6 </w:t>
      </w:r>
      <w:r w:rsidRPr="00571221">
        <w:rPr>
          <w:rFonts w:ascii="Trebuchet MS" w:hAnsi="Trebuchet MS"/>
          <w:noProof/>
          <w:sz w:val="24"/>
        </w:rPr>
        <w:t xml:space="preserve">Look! I </w:t>
      </w:r>
      <w:del w:id="40" w:author="Author">
        <w:r w:rsidRPr="00571221">
          <w:rPr>
            <w:rFonts w:ascii="Trebuchet MS" w:hAnsi="Trebuchet MS"/>
            <w:noProof/>
            <w:sz w:val="24"/>
          </w:rPr>
          <w:delText>am</w:delText>
        </w:r>
      </w:del>
      <w:ins w:id="41" w:author="Author">
        <w:r w:rsidRPr="00571221">
          <w:rPr>
            <w:rFonts w:ascii="Trebuchet MS" w:hAnsi="Trebuchet MS"/>
            <w:noProof/>
            <w:sz w:val="24"/>
          </w:rPr>
          <w:t>will be</w:t>
        </w:r>
      </w:ins>
      <w:r w:rsidRPr="00571221">
        <w:rPr>
          <w:rFonts w:ascii="Trebuchet MS" w:hAnsi="Trebuchet MS"/>
          <w:noProof/>
          <w:sz w:val="24"/>
        </w:rPr>
        <w:t xml:space="preserve"> standing before you there on the rock in </w:t>
      </w:r>
      <w:del w:id="42" w:author="Author">
        <w:r w:rsidRPr="00571221" w:rsidDel="006A22AB">
          <w:rPr>
            <w:rFonts w:ascii="Trebuchet MS" w:hAnsi="Trebuchet MS"/>
            <w:noProof/>
            <w:sz w:val="24"/>
          </w:rPr>
          <w:delText>Ho′reb</w:delText>
        </w:r>
      </w:del>
      <w:ins w:id="43" w:author="Author">
        <w:r>
          <w:rPr>
            <w:rFonts w:ascii="Trebuchet MS" w:hAnsi="Trebuchet MS"/>
            <w:noProof/>
            <w:sz w:val="24"/>
          </w:rPr>
          <w:t>Hor</w:t>
        </w:r>
        <w:r w:rsidRPr="005A05F0">
          <w:rPr>
            <w:rFonts w:ascii="Trebuchet MS" w:hAnsi="Trebuchet MS"/>
            <w:noProof/>
            <w:sz w:val="24"/>
          </w:rPr>
          <w:t>′</w:t>
        </w:r>
        <w:r>
          <w:rPr>
            <w:rFonts w:ascii="Trebuchet MS" w:hAnsi="Trebuchet MS"/>
            <w:noProof/>
            <w:sz w:val="24"/>
          </w:rPr>
          <w:t>eb</w:t>
        </w:r>
      </w:ins>
      <w:r w:rsidRPr="00571221">
        <w:rPr>
          <w:rFonts w:ascii="Trebuchet MS" w:hAnsi="Trebuchet MS"/>
          <w:noProof/>
          <w:sz w:val="24"/>
        </w:rPr>
        <w:t xml:space="preserve">. </w:t>
      </w:r>
      <w:del w:id="44" w:author="Author">
        <w:r w:rsidRPr="00571221">
          <w:rPr>
            <w:rFonts w:ascii="Trebuchet MS" w:hAnsi="Trebuchet MS"/>
            <w:noProof/>
            <w:sz w:val="24"/>
          </w:rPr>
          <w:delText>And you</w:delText>
        </w:r>
      </w:del>
      <w:ins w:id="45" w:author="Author">
        <w:r w:rsidRPr="00571221">
          <w:rPr>
            <w:rFonts w:ascii="Trebuchet MS" w:hAnsi="Trebuchet MS"/>
            <w:noProof/>
            <w:sz w:val="24"/>
          </w:rPr>
          <w:t>You</w:t>
        </w:r>
      </w:ins>
      <w:r w:rsidRPr="00571221">
        <w:rPr>
          <w:rFonts w:ascii="Trebuchet MS" w:hAnsi="Trebuchet MS"/>
          <w:noProof/>
          <w:sz w:val="24"/>
        </w:rPr>
        <w:t xml:space="preserve"> must strike </w:t>
      </w:r>
      <w:del w:id="46" w:author="Author">
        <w:r w:rsidRPr="00571221">
          <w:rPr>
            <w:rFonts w:ascii="Trebuchet MS" w:hAnsi="Trebuchet MS"/>
            <w:noProof/>
            <w:sz w:val="24"/>
          </w:rPr>
          <w:delText xml:space="preserve">on </w:delText>
        </w:r>
      </w:del>
      <w:r w:rsidRPr="00571221">
        <w:rPr>
          <w:rFonts w:ascii="Trebuchet MS" w:hAnsi="Trebuchet MS"/>
          <w:noProof/>
          <w:sz w:val="24"/>
        </w:rPr>
        <w:t xml:space="preserve">the rock, and water </w:t>
      </w:r>
      <w:del w:id="47" w:author="Author">
        <w:r w:rsidRPr="00571221">
          <w:rPr>
            <w:rFonts w:ascii="Trebuchet MS" w:hAnsi="Trebuchet MS"/>
            <w:noProof/>
            <w:sz w:val="24"/>
          </w:rPr>
          <w:delText>must</w:delText>
        </w:r>
      </w:del>
      <w:ins w:id="48" w:author="Author">
        <w:r w:rsidRPr="00571221">
          <w:rPr>
            <w:rFonts w:ascii="Trebuchet MS" w:hAnsi="Trebuchet MS"/>
            <w:noProof/>
            <w:sz w:val="24"/>
          </w:rPr>
          <w:t>will</w:t>
        </w:r>
      </w:ins>
      <w:r w:rsidRPr="00571221">
        <w:rPr>
          <w:rFonts w:ascii="Trebuchet MS" w:hAnsi="Trebuchet MS"/>
          <w:noProof/>
          <w:sz w:val="24"/>
        </w:rPr>
        <w:t xml:space="preserve"> come out of it, and the people </w:t>
      </w:r>
      <w:del w:id="49" w:author="Author">
        <w:r w:rsidRPr="00571221">
          <w:rPr>
            <w:rFonts w:ascii="Trebuchet MS" w:hAnsi="Trebuchet MS"/>
            <w:noProof/>
            <w:sz w:val="24"/>
          </w:rPr>
          <w:delText>must</w:delText>
        </w:r>
      </w:del>
      <w:ins w:id="50" w:author="Author">
        <w:r w:rsidRPr="00571221">
          <w:rPr>
            <w:rFonts w:ascii="Trebuchet MS" w:hAnsi="Trebuchet MS"/>
            <w:noProof/>
            <w:sz w:val="24"/>
          </w:rPr>
          <w:t>will</w:t>
        </w:r>
      </w:ins>
      <w:r w:rsidRPr="00571221">
        <w:rPr>
          <w:rFonts w:ascii="Trebuchet MS" w:hAnsi="Trebuchet MS"/>
          <w:noProof/>
          <w:sz w:val="24"/>
        </w:rPr>
        <w:t xml:space="preserve"> drink it.” </w:t>
      </w:r>
      <w:del w:id="51" w:author="Author">
        <w:r w:rsidRPr="00571221">
          <w:rPr>
            <w:rFonts w:ascii="Trebuchet MS" w:hAnsi="Trebuchet MS"/>
            <w:noProof/>
            <w:sz w:val="24"/>
          </w:rPr>
          <w:delText xml:space="preserve">Subsequently </w:delText>
        </w:r>
      </w:del>
      <w:r w:rsidRPr="00571221">
        <w:rPr>
          <w:rFonts w:ascii="Trebuchet MS" w:hAnsi="Trebuchet MS"/>
          <w:noProof/>
          <w:sz w:val="24"/>
        </w:rPr>
        <w:t xml:space="preserve">Moses did so </w:t>
      </w:r>
      <w:del w:id="52" w:author="Author">
        <w:r w:rsidRPr="00571221">
          <w:rPr>
            <w:rFonts w:ascii="Trebuchet MS" w:hAnsi="Trebuchet MS"/>
            <w:noProof/>
            <w:sz w:val="24"/>
          </w:rPr>
          <w:delText>under</w:delText>
        </w:r>
      </w:del>
      <w:ins w:id="53" w:author="Author">
        <w:r w:rsidRPr="00571221">
          <w:rPr>
            <w:rFonts w:ascii="Trebuchet MS" w:hAnsi="Trebuchet MS"/>
            <w:noProof/>
            <w:sz w:val="24"/>
          </w:rPr>
          <w:t>before</w:t>
        </w:r>
      </w:ins>
      <w:r w:rsidRPr="00571221">
        <w:rPr>
          <w:rFonts w:ascii="Trebuchet MS" w:hAnsi="Trebuchet MS"/>
          <w:noProof/>
          <w:sz w:val="24"/>
        </w:rPr>
        <w:t xml:space="preserve"> the eyes of the </w:t>
      </w:r>
      <w:del w:id="54" w:author="Author">
        <w:r w:rsidRPr="00571221">
          <w:rPr>
            <w:rFonts w:ascii="Trebuchet MS" w:hAnsi="Trebuchet MS"/>
            <w:noProof/>
            <w:sz w:val="24"/>
          </w:rPr>
          <w:delText>older men</w:delText>
        </w:r>
      </w:del>
      <w:ins w:id="55" w:author="Author">
        <w:r w:rsidRPr="00571221">
          <w:rPr>
            <w:rFonts w:ascii="Trebuchet MS" w:hAnsi="Trebuchet MS"/>
            <w:noProof/>
            <w:sz w:val="24"/>
          </w:rPr>
          <w:t>elders</w:t>
        </w:r>
      </w:ins>
      <w:r w:rsidRPr="00571221">
        <w:rPr>
          <w:rFonts w:ascii="Trebuchet MS" w:hAnsi="Trebuchet MS"/>
          <w:noProof/>
          <w:sz w:val="24"/>
        </w:rPr>
        <w:t xml:space="preserve"> of Israel. </w:t>
      </w:r>
      <w:r w:rsidRPr="00571221">
        <w:rPr>
          <w:rFonts w:ascii="Trebuchet MS" w:hAnsi="Trebuchet MS"/>
          <w:b/>
          <w:noProof/>
          <w:sz w:val="24"/>
        </w:rPr>
        <w:t xml:space="preserve">17:7 </w:t>
      </w:r>
      <w:r w:rsidRPr="00571221">
        <w:rPr>
          <w:rFonts w:ascii="Trebuchet MS" w:hAnsi="Trebuchet MS"/>
          <w:noProof/>
          <w:sz w:val="24"/>
        </w:rPr>
        <w:t xml:space="preserve">So he </w:t>
      </w:r>
      <w:del w:id="56" w:author="Author">
        <w:r w:rsidRPr="00571221">
          <w:rPr>
            <w:rFonts w:ascii="Trebuchet MS" w:hAnsi="Trebuchet MS"/>
            <w:noProof/>
            <w:sz w:val="24"/>
          </w:rPr>
          <w:delText>called the name of</w:delText>
        </w:r>
      </w:del>
      <w:ins w:id="57" w:author="Author">
        <w:r w:rsidRPr="00571221">
          <w:rPr>
            <w:rFonts w:ascii="Trebuchet MS" w:hAnsi="Trebuchet MS"/>
            <w:noProof/>
            <w:sz w:val="24"/>
          </w:rPr>
          <w:t>named</w:t>
        </w:r>
      </w:ins>
      <w:r w:rsidRPr="00571221">
        <w:rPr>
          <w:rFonts w:ascii="Trebuchet MS" w:hAnsi="Trebuchet MS"/>
          <w:noProof/>
          <w:sz w:val="24"/>
        </w:rPr>
        <w:t xml:space="preserve"> the place Mas′sah</w:t>
      </w:r>
      <w:ins w:id="58" w:author="Author">
        <w:r w:rsidRPr="00571221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571221">
        <w:rPr>
          <w:rFonts w:ascii="Trebuchet MS" w:hAnsi="Trebuchet MS"/>
          <w:noProof/>
          <w:sz w:val="24"/>
        </w:rPr>
        <w:t xml:space="preserve"> and Mer′i·bah</w:t>
      </w:r>
      <w:del w:id="61" w:author="Author">
        <w:r w:rsidRPr="00571221">
          <w:rPr>
            <w:rFonts w:ascii="Trebuchet MS" w:hAnsi="Trebuchet MS"/>
            <w:noProof/>
            <w:sz w:val="24"/>
          </w:rPr>
          <w:delText>,</w:delText>
        </w:r>
      </w:del>
      <w:ins w:id="62" w:author="Author">
        <w:r w:rsidRPr="00571221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571221">
        <w:rPr>
          <w:rFonts w:ascii="Trebuchet MS" w:hAnsi="Trebuchet MS"/>
          <w:noProof/>
          <w:sz w:val="24"/>
        </w:rPr>
        <w:t xml:space="preserve"> because of the quarreling of the </w:t>
      </w:r>
      <w:del w:id="65" w:author="Author">
        <w:r w:rsidRPr="00571221">
          <w:rPr>
            <w:rFonts w:ascii="Trebuchet MS" w:hAnsi="Trebuchet MS"/>
            <w:noProof/>
            <w:sz w:val="24"/>
          </w:rPr>
          <w:delText>sons of Israel</w:delText>
        </w:r>
      </w:del>
      <w:ins w:id="66" w:author="Author">
        <w:r w:rsidRPr="00571221">
          <w:rPr>
            <w:rFonts w:ascii="Trebuchet MS" w:hAnsi="Trebuchet MS"/>
            <w:noProof/>
            <w:sz w:val="24"/>
          </w:rPr>
          <w:t>Israelites</w:t>
        </w:r>
      </w:ins>
      <w:r w:rsidRPr="00571221">
        <w:rPr>
          <w:rFonts w:ascii="Trebuchet MS" w:hAnsi="Trebuchet MS"/>
          <w:noProof/>
          <w:sz w:val="24"/>
        </w:rPr>
        <w:t xml:space="preserve"> and because </w:t>
      </w:r>
      <w:del w:id="67" w:author="Author">
        <w:r w:rsidRPr="00571221">
          <w:rPr>
            <w:rFonts w:ascii="Trebuchet MS" w:hAnsi="Trebuchet MS"/>
            <w:noProof/>
            <w:sz w:val="24"/>
          </w:rPr>
          <w:delText>of their putting</w:delText>
        </w:r>
      </w:del>
      <w:ins w:id="68" w:author="Author">
        <w:r w:rsidRPr="00571221">
          <w:rPr>
            <w:rFonts w:ascii="Trebuchet MS" w:hAnsi="Trebuchet MS"/>
            <w:noProof/>
            <w:sz w:val="24"/>
          </w:rPr>
          <w:t>they put</w:t>
        </w:r>
      </w:ins>
      <w:r w:rsidRPr="00571221">
        <w:rPr>
          <w:rFonts w:ascii="Trebuchet MS" w:hAnsi="Trebuchet MS"/>
          <w:noProof/>
          <w:sz w:val="24"/>
        </w:rPr>
        <w:t xml:space="preserve"> Jehovah to the test</w:t>
      </w:r>
      <w:del w:id="69" w:author="Author">
        <w:r w:rsidRPr="00571221">
          <w:rPr>
            <w:rFonts w:ascii="Trebuchet MS" w:hAnsi="Trebuchet MS"/>
            <w:noProof/>
            <w:sz w:val="24"/>
          </w:rPr>
          <w:delText>,</w:delText>
        </w:r>
      </w:del>
      <w:ins w:id="70" w:author="Author">
        <w:r w:rsidRPr="00571221">
          <w:rPr>
            <w:rFonts w:ascii="Trebuchet MS" w:hAnsi="Trebuchet MS"/>
            <w:noProof/>
            <w:sz w:val="24"/>
          </w:rPr>
          <w:t xml:space="preserve"> by</w:t>
        </w:r>
      </w:ins>
      <w:r w:rsidRPr="00571221">
        <w:rPr>
          <w:rFonts w:ascii="Trebuchet MS" w:hAnsi="Trebuchet MS"/>
          <w:noProof/>
          <w:sz w:val="24"/>
        </w:rPr>
        <w:t xml:space="preserve"> saying: “Is Jehovah in our midst or not?”</w:t>
      </w:r>
    </w:p>
    <w:p w:rsidR="00AA7239" w:rsidRPr="00571221" w:rsidRDefault="00AA7239" w:rsidP="00AA7239">
      <w:pPr>
        <w:rPr>
          <w:rFonts w:ascii="Trebuchet MS" w:hAnsi="Trebuchet MS"/>
          <w:noProof/>
          <w:sz w:val="24"/>
        </w:rPr>
      </w:pPr>
      <w:r w:rsidRPr="00571221">
        <w:rPr>
          <w:rFonts w:ascii="Trebuchet MS" w:hAnsi="Trebuchet MS"/>
          <w:b/>
          <w:sz w:val="24"/>
        </w:rPr>
        <w:t xml:space="preserve">17:8 </w:t>
      </w:r>
      <w:del w:id="71" w:author="Author">
        <w:r w:rsidRPr="00571221">
          <w:rPr>
            <w:rFonts w:ascii="Trebuchet MS" w:hAnsi="Trebuchet MS"/>
            <w:noProof/>
            <w:sz w:val="24"/>
          </w:rPr>
          <w:delText>And</w:delText>
        </w:r>
      </w:del>
      <w:ins w:id="72" w:author="Author">
        <w:r w:rsidRPr="00571221">
          <w:rPr>
            <w:rFonts w:ascii="Trebuchet MS" w:hAnsi="Trebuchet MS"/>
            <w:noProof/>
            <w:sz w:val="24"/>
          </w:rPr>
          <w:t>Then</w:t>
        </w:r>
      </w:ins>
      <w:r w:rsidRPr="00571221">
        <w:rPr>
          <w:rFonts w:ascii="Trebuchet MS" w:hAnsi="Trebuchet MS"/>
          <w:noProof/>
          <w:sz w:val="24"/>
        </w:rPr>
        <w:t xml:space="preserve"> the A·mal′ek·ites </w:t>
      </w:r>
      <w:del w:id="73" w:author="Author">
        <w:r w:rsidRPr="00571221">
          <w:rPr>
            <w:rFonts w:ascii="Trebuchet MS" w:hAnsi="Trebuchet MS"/>
            <w:noProof/>
            <w:sz w:val="24"/>
          </w:rPr>
          <w:delText>proceeded to come</w:delText>
        </w:r>
      </w:del>
      <w:ins w:id="74" w:author="Author">
        <w:r w:rsidRPr="00571221">
          <w:rPr>
            <w:rFonts w:ascii="Trebuchet MS" w:hAnsi="Trebuchet MS"/>
            <w:noProof/>
            <w:sz w:val="24"/>
          </w:rPr>
          <w:t>came</w:t>
        </w:r>
      </w:ins>
      <w:r w:rsidRPr="00571221">
        <w:rPr>
          <w:rFonts w:ascii="Trebuchet MS" w:hAnsi="Trebuchet MS"/>
          <w:noProof/>
          <w:sz w:val="24"/>
        </w:rPr>
        <w:t xml:space="preserve"> and </w:t>
      </w:r>
      <w:del w:id="75" w:author="Author">
        <w:r w:rsidRPr="00571221">
          <w:rPr>
            <w:rFonts w:ascii="Trebuchet MS" w:hAnsi="Trebuchet MS"/>
            <w:noProof/>
            <w:sz w:val="24"/>
          </w:rPr>
          <w:delText>fight</w:delText>
        </w:r>
      </w:del>
      <w:ins w:id="76" w:author="Author">
        <w:r w:rsidRPr="00571221">
          <w:rPr>
            <w:rFonts w:ascii="Trebuchet MS" w:hAnsi="Trebuchet MS"/>
            <w:noProof/>
            <w:sz w:val="24"/>
          </w:rPr>
          <w:t>fought</w:t>
        </w:r>
      </w:ins>
      <w:r w:rsidRPr="00571221">
        <w:rPr>
          <w:rFonts w:ascii="Trebuchet MS" w:hAnsi="Trebuchet MS"/>
          <w:noProof/>
          <w:sz w:val="24"/>
        </w:rPr>
        <w:t xml:space="preserve"> against Israel in Reph′i·dim. </w:t>
      </w:r>
      <w:r w:rsidRPr="00571221">
        <w:rPr>
          <w:rFonts w:ascii="Trebuchet MS" w:hAnsi="Trebuchet MS"/>
          <w:b/>
          <w:noProof/>
          <w:sz w:val="24"/>
        </w:rPr>
        <w:t xml:space="preserve">17:9 </w:t>
      </w:r>
      <w:r w:rsidRPr="00571221">
        <w:rPr>
          <w:rFonts w:ascii="Trebuchet MS" w:hAnsi="Trebuchet MS"/>
          <w:noProof/>
          <w:sz w:val="24"/>
        </w:rPr>
        <w:t>At this Moses said to Joshua: “Choose men for us and go out</w:t>
      </w:r>
      <w:del w:id="77" w:author="Author">
        <w:r w:rsidRPr="00571221">
          <w:rPr>
            <w:rFonts w:ascii="Trebuchet MS" w:hAnsi="Trebuchet MS"/>
            <w:noProof/>
            <w:sz w:val="24"/>
          </w:rPr>
          <w:delText>,</w:delText>
        </w:r>
      </w:del>
      <w:ins w:id="78" w:author="Author">
        <w:r w:rsidRPr="00571221">
          <w:rPr>
            <w:rFonts w:ascii="Trebuchet MS" w:hAnsi="Trebuchet MS"/>
            <w:noProof/>
            <w:sz w:val="24"/>
          </w:rPr>
          <w:t xml:space="preserve"> to</w:t>
        </w:r>
      </w:ins>
      <w:r w:rsidRPr="00571221">
        <w:rPr>
          <w:rFonts w:ascii="Trebuchet MS" w:hAnsi="Trebuchet MS"/>
          <w:noProof/>
          <w:sz w:val="24"/>
        </w:rPr>
        <w:t xml:space="preserve"> fight against the A·mal′ek·ites. Tomorrow I </w:t>
      </w:r>
      <w:del w:id="79" w:author="Author">
        <w:r w:rsidRPr="00571221">
          <w:rPr>
            <w:rFonts w:ascii="Trebuchet MS" w:hAnsi="Trebuchet MS"/>
            <w:noProof/>
            <w:sz w:val="24"/>
          </w:rPr>
          <w:delText>am stationing myself upon the</w:delText>
        </w:r>
      </w:del>
      <w:ins w:id="80" w:author="Author">
        <w:r w:rsidRPr="00571221">
          <w:rPr>
            <w:rFonts w:ascii="Trebuchet MS" w:hAnsi="Trebuchet MS"/>
            <w:noProof/>
            <w:sz w:val="24"/>
          </w:rPr>
          <w:t>will stand on</w:t>
        </w:r>
      </w:ins>
      <w:r w:rsidRPr="00571221">
        <w:rPr>
          <w:rFonts w:ascii="Trebuchet MS" w:hAnsi="Trebuchet MS"/>
          <w:noProof/>
          <w:sz w:val="24"/>
        </w:rPr>
        <w:t xml:space="preserve"> top of the hill, with the rod of the true God in my hand.” </w:t>
      </w:r>
      <w:r w:rsidRPr="00571221">
        <w:rPr>
          <w:rFonts w:ascii="Trebuchet MS" w:hAnsi="Trebuchet MS"/>
          <w:b/>
          <w:noProof/>
          <w:sz w:val="24"/>
        </w:rPr>
        <w:t xml:space="preserve">17:10 </w:t>
      </w:r>
      <w:r w:rsidRPr="00571221">
        <w:rPr>
          <w:rFonts w:ascii="Trebuchet MS" w:hAnsi="Trebuchet MS"/>
          <w:noProof/>
          <w:sz w:val="24"/>
        </w:rPr>
        <w:t xml:space="preserve">Then Joshua did just as Moses </w:t>
      </w:r>
      <w:del w:id="81" w:author="Author">
        <w:r w:rsidRPr="00571221">
          <w:rPr>
            <w:rFonts w:ascii="Trebuchet MS" w:hAnsi="Trebuchet MS"/>
            <w:noProof/>
            <w:sz w:val="24"/>
          </w:rPr>
          <w:delText>had said to</w:delText>
        </w:r>
      </w:del>
      <w:ins w:id="82" w:author="Author">
        <w:r w:rsidRPr="00571221">
          <w:rPr>
            <w:rFonts w:ascii="Trebuchet MS" w:hAnsi="Trebuchet MS"/>
            <w:noProof/>
            <w:sz w:val="24"/>
          </w:rPr>
          <w:t>told</w:t>
        </w:r>
      </w:ins>
      <w:r w:rsidRPr="00571221">
        <w:rPr>
          <w:rFonts w:ascii="Trebuchet MS" w:hAnsi="Trebuchet MS"/>
          <w:noProof/>
          <w:sz w:val="24"/>
        </w:rPr>
        <w:t xml:space="preserve"> him, </w:t>
      </w:r>
      <w:del w:id="83" w:author="Author">
        <w:r w:rsidRPr="00571221">
          <w:rPr>
            <w:rFonts w:ascii="Trebuchet MS" w:hAnsi="Trebuchet MS"/>
            <w:noProof/>
            <w:sz w:val="24"/>
          </w:rPr>
          <w:delText>in order to fight</w:delText>
        </w:r>
      </w:del>
      <w:ins w:id="84" w:author="Author">
        <w:r w:rsidRPr="00571221">
          <w:rPr>
            <w:rFonts w:ascii="Trebuchet MS" w:hAnsi="Trebuchet MS"/>
            <w:noProof/>
            <w:sz w:val="24"/>
          </w:rPr>
          <w:t xml:space="preserve">and he </w:t>
        </w:r>
        <w:r w:rsidRPr="00571221">
          <w:rPr>
            <w:rFonts w:ascii="Trebuchet MS" w:hAnsi="Trebuchet MS"/>
            <w:noProof/>
            <w:sz w:val="24"/>
          </w:rPr>
          <w:lastRenderedPageBreak/>
          <w:t>fought</w:t>
        </w:r>
      </w:ins>
      <w:r w:rsidRPr="00571221">
        <w:rPr>
          <w:rFonts w:ascii="Trebuchet MS" w:hAnsi="Trebuchet MS"/>
          <w:noProof/>
          <w:sz w:val="24"/>
        </w:rPr>
        <w:t xml:space="preserve"> against the A·mal′ek·ites</w:t>
      </w:r>
      <w:del w:id="85" w:author="Author">
        <w:r w:rsidRPr="00571221">
          <w:rPr>
            <w:rFonts w:ascii="Trebuchet MS" w:hAnsi="Trebuchet MS"/>
            <w:noProof/>
            <w:sz w:val="24"/>
          </w:rPr>
          <w:delText>; and</w:delText>
        </w:r>
      </w:del>
      <w:ins w:id="86" w:author="Author">
        <w:r w:rsidRPr="00571221">
          <w:rPr>
            <w:rFonts w:ascii="Trebuchet MS" w:hAnsi="Trebuchet MS"/>
            <w:noProof/>
            <w:sz w:val="24"/>
          </w:rPr>
          <w:t>. And</w:t>
        </w:r>
      </w:ins>
      <w:r w:rsidRPr="00571221">
        <w:rPr>
          <w:rFonts w:ascii="Trebuchet MS" w:hAnsi="Trebuchet MS"/>
          <w:noProof/>
          <w:sz w:val="24"/>
        </w:rPr>
        <w:t xml:space="preserve"> Moses, Aaron</w:t>
      </w:r>
      <w:ins w:id="87" w:author="Author">
        <w:r w:rsidRPr="00571221">
          <w:rPr>
            <w:rFonts w:ascii="Trebuchet MS" w:hAnsi="Trebuchet MS"/>
            <w:noProof/>
            <w:sz w:val="24"/>
          </w:rPr>
          <w:t>,</w:t>
        </w:r>
      </w:ins>
      <w:r w:rsidRPr="00571221">
        <w:rPr>
          <w:rFonts w:ascii="Trebuchet MS" w:hAnsi="Trebuchet MS"/>
          <w:noProof/>
          <w:sz w:val="24"/>
        </w:rPr>
        <w:t xml:space="preserve"> and Hur went up to the top of the hill.</w:t>
      </w:r>
    </w:p>
    <w:p w:rsidR="00AA7239" w:rsidRPr="00571221" w:rsidRDefault="00AA7239" w:rsidP="00AA7239">
      <w:pPr>
        <w:rPr>
          <w:rFonts w:ascii="Trebuchet MS" w:hAnsi="Trebuchet MS"/>
          <w:noProof/>
          <w:sz w:val="24"/>
        </w:rPr>
      </w:pPr>
      <w:r w:rsidRPr="00571221">
        <w:rPr>
          <w:rFonts w:ascii="Trebuchet MS" w:hAnsi="Trebuchet MS"/>
          <w:b/>
          <w:sz w:val="24"/>
        </w:rPr>
        <w:t xml:space="preserve">17:11 </w:t>
      </w:r>
      <w:del w:id="88" w:author="Author">
        <w:r w:rsidRPr="00571221">
          <w:rPr>
            <w:rFonts w:ascii="Trebuchet MS" w:hAnsi="Trebuchet MS"/>
            <w:noProof/>
            <w:sz w:val="24"/>
          </w:rPr>
          <w:delText>And it occurred that as soon</w:delText>
        </w:r>
      </w:del>
      <w:ins w:id="89" w:author="Author">
        <w:r w:rsidRPr="00571221">
          <w:rPr>
            <w:rFonts w:ascii="Trebuchet MS" w:hAnsi="Trebuchet MS"/>
            <w:noProof/>
            <w:sz w:val="24"/>
          </w:rPr>
          <w:t>As long</w:t>
        </w:r>
      </w:ins>
      <w:r w:rsidRPr="00571221">
        <w:rPr>
          <w:rFonts w:ascii="Trebuchet MS" w:hAnsi="Trebuchet MS"/>
          <w:noProof/>
          <w:sz w:val="24"/>
        </w:rPr>
        <w:t xml:space="preserve"> as Moses </w:t>
      </w:r>
      <w:del w:id="90" w:author="Author">
        <w:r w:rsidRPr="00571221">
          <w:rPr>
            <w:rFonts w:ascii="Trebuchet MS" w:hAnsi="Trebuchet MS"/>
            <w:noProof/>
            <w:sz w:val="24"/>
          </w:rPr>
          <w:delText>would lift</w:delText>
        </w:r>
      </w:del>
      <w:ins w:id="91" w:author="Author">
        <w:r w:rsidRPr="00571221">
          <w:rPr>
            <w:rFonts w:ascii="Trebuchet MS" w:hAnsi="Trebuchet MS"/>
            <w:noProof/>
            <w:sz w:val="24"/>
          </w:rPr>
          <w:t>kept</w:t>
        </w:r>
      </w:ins>
      <w:r w:rsidRPr="00571221">
        <w:rPr>
          <w:rFonts w:ascii="Trebuchet MS" w:hAnsi="Trebuchet MS"/>
          <w:noProof/>
          <w:sz w:val="24"/>
        </w:rPr>
        <w:t xml:space="preserve"> his </w:t>
      </w:r>
      <w:del w:id="92" w:author="Author">
        <w:r w:rsidRPr="00571221">
          <w:rPr>
            <w:rFonts w:ascii="Trebuchet MS" w:hAnsi="Trebuchet MS"/>
            <w:noProof/>
            <w:sz w:val="24"/>
          </w:rPr>
          <w:delText>hand</w:delText>
        </w:r>
      </w:del>
      <w:ins w:id="93" w:author="Author">
        <w:r w:rsidRPr="00571221">
          <w:rPr>
            <w:rFonts w:ascii="Trebuchet MS" w:hAnsi="Trebuchet MS"/>
            <w:noProof/>
            <w:sz w:val="24"/>
          </w:rPr>
          <w:t>hands lifted</w:t>
        </w:r>
      </w:ins>
      <w:r w:rsidRPr="00571221">
        <w:rPr>
          <w:rFonts w:ascii="Trebuchet MS" w:hAnsi="Trebuchet MS"/>
          <w:noProof/>
          <w:sz w:val="24"/>
        </w:rPr>
        <w:t xml:space="preserve"> up, the Israelites </w:t>
      </w:r>
      <w:del w:id="94" w:author="Author">
        <w:r w:rsidRPr="00571221">
          <w:rPr>
            <w:rFonts w:ascii="Trebuchet MS" w:hAnsi="Trebuchet MS"/>
            <w:noProof/>
            <w:sz w:val="24"/>
          </w:rPr>
          <w:delText>proved superior;</w:delText>
        </w:r>
      </w:del>
      <w:ins w:id="95" w:author="Author">
        <w:r w:rsidRPr="00571221">
          <w:rPr>
            <w:rFonts w:ascii="Trebuchet MS" w:hAnsi="Trebuchet MS"/>
            <w:noProof/>
            <w:sz w:val="24"/>
          </w:rPr>
          <w:t>prevailed,</w:t>
        </w:r>
      </w:ins>
      <w:r w:rsidRPr="00571221">
        <w:rPr>
          <w:rFonts w:ascii="Trebuchet MS" w:hAnsi="Trebuchet MS"/>
          <w:noProof/>
          <w:sz w:val="24"/>
        </w:rPr>
        <w:t xml:space="preserve"> but as soon as he would let down his </w:t>
      </w:r>
      <w:del w:id="96" w:author="Author">
        <w:r w:rsidRPr="00571221">
          <w:rPr>
            <w:rFonts w:ascii="Trebuchet MS" w:hAnsi="Trebuchet MS"/>
            <w:noProof/>
            <w:sz w:val="24"/>
          </w:rPr>
          <w:delText>hand</w:delText>
        </w:r>
      </w:del>
      <w:ins w:id="97" w:author="Author">
        <w:r w:rsidRPr="00571221">
          <w:rPr>
            <w:rFonts w:ascii="Trebuchet MS" w:hAnsi="Trebuchet MS"/>
            <w:noProof/>
            <w:sz w:val="24"/>
          </w:rPr>
          <w:t>hands</w:t>
        </w:r>
      </w:ins>
      <w:r w:rsidRPr="00571221">
        <w:rPr>
          <w:rFonts w:ascii="Trebuchet MS" w:hAnsi="Trebuchet MS"/>
          <w:noProof/>
          <w:sz w:val="24"/>
        </w:rPr>
        <w:t xml:space="preserve">, the A·mal′ek·ites </w:t>
      </w:r>
      <w:del w:id="98" w:author="Author">
        <w:r w:rsidRPr="00571221">
          <w:rPr>
            <w:rFonts w:ascii="Trebuchet MS" w:hAnsi="Trebuchet MS"/>
            <w:noProof/>
            <w:sz w:val="24"/>
          </w:rPr>
          <w:delText>proved superior</w:delText>
        </w:r>
      </w:del>
      <w:ins w:id="99" w:author="Author">
        <w:r w:rsidRPr="00571221">
          <w:rPr>
            <w:rFonts w:ascii="Trebuchet MS" w:hAnsi="Trebuchet MS"/>
            <w:noProof/>
            <w:sz w:val="24"/>
          </w:rPr>
          <w:t>prevailed</w:t>
        </w:r>
      </w:ins>
      <w:r w:rsidRPr="00571221">
        <w:rPr>
          <w:rFonts w:ascii="Trebuchet MS" w:hAnsi="Trebuchet MS"/>
          <w:noProof/>
          <w:sz w:val="24"/>
        </w:rPr>
        <w:t xml:space="preserve">. </w:t>
      </w:r>
      <w:r w:rsidRPr="00571221">
        <w:rPr>
          <w:rFonts w:ascii="Trebuchet MS" w:hAnsi="Trebuchet MS"/>
          <w:b/>
          <w:noProof/>
          <w:sz w:val="24"/>
        </w:rPr>
        <w:t xml:space="preserve">17:12 </w:t>
      </w:r>
      <w:r w:rsidRPr="00571221">
        <w:rPr>
          <w:rFonts w:ascii="Trebuchet MS" w:hAnsi="Trebuchet MS"/>
          <w:noProof/>
          <w:sz w:val="24"/>
        </w:rPr>
        <w:t xml:space="preserve">When the hands of Moses were heavy, </w:t>
      </w:r>
      <w:del w:id="100" w:author="Author">
        <w:r w:rsidRPr="00571221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571221">
        <w:rPr>
          <w:rFonts w:ascii="Trebuchet MS" w:hAnsi="Trebuchet MS"/>
          <w:noProof/>
          <w:sz w:val="24"/>
        </w:rPr>
        <w:t xml:space="preserve">they took a stone and put it under him, and he sat </w:t>
      </w:r>
      <w:del w:id="101" w:author="Author">
        <w:r w:rsidRPr="00571221">
          <w:rPr>
            <w:rFonts w:ascii="Trebuchet MS" w:hAnsi="Trebuchet MS"/>
            <w:noProof/>
            <w:sz w:val="24"/>
          </w:rPr>
          <w:delText>upon</w:delText>
        </w:r>
      </w:del>
      <w:ins w:id="102" w:author="Author">
        <w:r w:rsidRPr="00571221">
          <w:rPr>
            <w:rFonts w:ascii="Trebuchet MS" w:hAnsi="Trebuchet MS"/>
            <w:noProof/>
            <w:sz w:val="24"/>
          </w:rPr>
          <w:t>on</w:t>
        </w:r>
      </w:ins>
      <w:r w:rsidRPr="00571221">
        <w:rPr>
          <w:rFonts w:ascii="Trebuchet MS" w:hAnsi="Trebuchet MS"/>
          <w:noProof/>
          <w:sz w:val="24"/>
        </w:rPr>
        <w:t xml:space="preserve"> it</w:t>
      </w:r>
      <w:del w:id="103" w:author="Author">
        <w:r w:rsidRPr="00571221">
          <w:rPr>
            <w:rFonts w:ascii="Trebuchet MS" w:hAnsi="Trebuchet MS"/>
            <w:noProof/>
            <w:sz w:val="24"/>
          </w:rPr>
          <w:delText>; and</w:delText>
        </w:r>
      </w:del>
      <w:ins w:id="104" w:author="Author">
        <w:r w:rsidRPr="00571221">
          <w:rPr>
            <w:rFonts w:ascii="Trebuchet MS" w:hAnsi="Trebuchet MS"/>
            <w:noProof/>
            <w:sz w:val="24"/>
          </w:rPr>
          <w:t>. Then</w:t>
        </w:r>
      </w:ins>
      <w:r w:rsidRPr="00571221">
        <w:rPr>
          <w:rFonts w:ascii="Trebuchet MS" w:hAnsi="Trebuchet MS"/>
          <w:noProof/>
          <w:sz w:val="24"/>
        </w:rPr>
        <w:t xml:space="preserve"> Aaron and Hur</w:t>
      </w:r>
      <w:ins w:id="105" w:author="Author">
        <w:r w:rsidRPr="00571221">
          <w:rPr>
            <w:rFonts w:ascii="Trebuchet MS" w:hAnsi="Trebuchet MS"/>
            <w:noProof/>
            <w:sz w:val="24"/>
          </w:rPr>
          <w:t>, one on each side,</w:t>
        </w:r>
      </w:ins>
      <w:r w:rsidRPr="00571221">
        <w:rPr>
          <w:rFonts w:ascii="Trebuchet MS" w:hAnsi="Trebuchet MS"/>
          <w:noProof/>
          <w:sz w:val="24"/>
        </w:rPr>
        <w:t xml:space="preserve"> supported his hands, </w:t>
      </w:r>
      <w:del w:id="106" w:author="Author">
        <w:r w:rsidRPr="00571221">
          <w:rPr>
            <w:rFonts w:ascii="Trebuchet MS" w:hAnsi="Trebuchet MS"/>
            <w:noProof/>
            <w:sz w:val="24"/>
          </w:rPr>
          <w:delText xml:space="preserve">one on this side and the other on that side, </w:delText>
        </w:r>
      </w:del>
      <w:r w:rsidRPr="00571221">
        <w:rPr>
          <w:rFonts w:ascii="Trebuchet MS" w:hAnsi="Trebuchet MS"/>
          <w:noProof/>
          <w:sz w:val="24"/>
        </w:rPr>
        <w:t xml:space="preserve">so that his hands </w:t>
      </w:r>
      <w:del w:id="107" w:author="Author">
        <w:r w:rsidRPr="00571221">
          <w:rPr>
            <w:rFonts w:ascii="Trebuchet MS" w:hAnsi="Trebuchet MS"/>
            <w:noProof/>
            <w:sz w:val="24"/>
          </w:rPr>
          <w:delText>held</w:delText>
        </w:r>
      </w:del>
      <w:ins w:id="108" w:author="Author">
        <w:r w:rsidRPr="00571221">
          <w:rPr>
            <w:rFonts w:ascii="Trebuchet MS" w:hAnsi="Trebuchet MS"/>
            <w:noProof/>
            <w:sz w:val="24"/>
          </w:rPr>
          <w:t>remained</w:t>
        </w:r>
      </w:ins>
      <w:r w:rsidRPr="00571221">
        <w:rPr>
          <w:rFonts w:ascii="Trebuchet MS" w:hAnsi="Trebuchet MS"/>
          <w:noProof/>
          <w:sz w:val="24"/>
        </w:rPr>
        <w:t xml:space="preserve"> steady until the sun set. </w:t>
      </w:r>
      <w:r w:rsidRPr="00571221">
        <w:rPr>
          <w:rFonts w:ascii="Trebuchet MS" w:hAnsi="Trebuchet MS"/>
          <w:b/>
          <w:noProof/>
          <w:sz w:val="24"/>
        </w:rPr>
        <w:t xml:space="preserve">17:13 </w:t>
      </w:r>
      <w:del w:id="109" w:author="Author">
        <w:r w:rsidRPr="00571221">
          <w:rPr>
            <w:rFonts w:ascii="Trebuchet MS" w:hAnsi="Trebuchet MS"/>
            <w:noProof/>
            <w:sz w:val="24"/>
          </w:rPr>
          <w:delText>Hence</w:delText>
        </w:r>
      </w:del>
      <w:ins w:id="110" w:author="Author">
        <w:r w:rsidRPr="00571221">
          <w:rPr>
            <w:rFonts w:ascii="Trebuchet MS" w:hAnsi="Trebuchet MS"/>
            <w:noProof/>
            <w:sz w:val="24"/>
          </w:rPr>
          <w:t>Thus</w:t>
        </w:r>
      </w:ins>
      <w:r w:rsidRPr="00571221">
        <w:rPr>
          <w:rFonts w:ascii="Trebuchet MS" w:hAnsi="Trebuchet MS"/>
          <w:noProof/>
          <w:sz w:val="24"/>
        </w:rPr>
        <w:t xml:space="preserve"> Joshua </w:t>
      </w:r>
      <w:del w:id="111" w:author="Author">
        <w:r w:rsidRPr="00571221">
          <w:rPr>
            <w:rFonts w:ascii="Trebuchet MS" w:hAnsi="Trebuchet MS"/>
            <w:noProof/>
            <w:sz w:val="24"/>
          </w:rPr>
          <w:delText>vanquished</w:delText>
        </w:r>
      </w:del>
      <w:ins w:id="112" w:author="Author">
        <w:r w:rsidRPr="00571221">
          <w:rPr>
            <w:rFonts w:ascii="Trebuchet MS" w:hAnsi="Trebuchet MS"/>
            <w:noProof/>
            <w:sz w:val="24"/>
          </w:rPr>
          <w:t>defeated</w:t>
        </w:r>
      </w:ins>
      <w:r w:rsidRPr="00571221">
        <w:rPr>
          <w:rFonts w:ascii="Trebuchet MS" w:hAnsi="Trebuchet MS"/>
          <w:noProof/>
          <w:sz w:val="24"/>
        </w:rPr>
        <w:t xml:space="preserve"> Am′a·lek and his people with the </w:t>
      </w:r>
      <w:del w:id="113" w:author="Author">
        <w:r w:rsidRPr="00571221">
          <w:rPr>
            <w:rFonts w:ascii="Trebuchet MS" w:hAnsi="Trebuchet MS"/>
            <w:noProof/>
            <w:sz w:val="24"/>
          </w:rPr>
          <w:delText xml:space="preserve">edge of the </w:delText>
        </w:r>
      </w:del>
      <w:r w:rsidRPr="00571221">
        <w:rPr>
          <w:rFonts w:ascii="Trebuchet MS" w:hAnsi="Trebuchet MS"/>
          <w:noProof/>
          <w:sz w:val="24"/>
        </w:rPr>
        <w:t>sword.</w:t>
      </w:r>
    </w:p>
    <w:p w:rsidR="00AA7239" w:rsidRPr="00571221" w:rsidRDefault="00AA7239" w:rsidP="00AA7239">
      <w:pPr>
        <w:rPr>
          <w:rFonts w:ascii="Trebuchet MS" w:hAnsi="Trebuchet MS"/>
          <w:noProof/>
          <w:sz w:val="24"/>
        </w:rPr>
      </w:pPr>
      <w:r w:rsidRPr="00571221">
        <w:rPr>
          <w:rFonts w:ascii="Trebuchet MS" w:hAnsi="Trebuchet MS"/>
          <w:b/>
          <w:sz w:val="24"/>
        </w:rPr>
        <w:t xml:space="preserve">17:14 </w:t>
      </w:r>
      <w:r w:rsidRPr="00571221">
        <w:rPr>
          <w:rFonts w:ascii="Trebuchet MS" w:hAnsi="Trebuchet MS"/>
          <w:noProof/>
          <w:sz w:val="24"/>
        </w:rPr>
        <w:t>Jehovah now said to Moses: “Write this as a memorial</w:t>
      </w:r>
      <w:ins w:id="114" w:author="Author">
        <w:r w:rsidRPr="00571221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571221">
        <w:rPr>
          <w:rFonts w:ascii="Trebuchet MS" w:hAnsi="Trebuchet MS"/>
          <w:noProof/>
          <w:sz w:val="24"/>
        </w:rPr>
        <w:t xml:space="preserve"> in the book and </w:t>
      </w:r>
      <w:del w:id="117" w:author="Author">
        <w:r w:rsidRPr="00571221">
          <w:rPr>
            <w:rFonts w:ascii="Trebuchet MS" w:hAnsi="Trebuchet MS"/>
            <w:noProof/>
            <w:sz w:val="24"/>
          </w:rPr>
          <w:delText>propound</w:delText>
        </w:r>
      </w:del>
      <w:ins w:id="118" w:author="Author">
        <w:r w:rsidRPr="00571221">
          <w:rPr>
            <w:rFonts w:ascii="Trebuchet MS" w:hAnsi="Trebuchet MS"/>
            <w:noProof/>
            <w:sz w:val="24"/>
          </w:rPr>
          <w:t>repeat</w:t>
        </w:r>
      </w:ins>
      <w:r w:rsidRPr="00571221">
        <w:rPr>
          <w:rFonts w:ascii="Trebuchet MS" w:hAnsi="Trebuchet MS"/>
          <w:noProof/>
          <w:sz w:val="24"/>
        </w:rPr>
        <w:t xml:space="preserve"> it </w:t>
      </w:r>
      <w:del w:id="119" w:author="Author">
        <w:r w:rsidRPr="00571221">
          <w:rPr>
            <w:rFonts w:ascii="Trebuchet MS" w:hAnsi="Trebuchet MS"/>
            <w:noProof/>
            <w:sz w:val="24"/>
          </w:rPr>
          <w:delText>in Joshua’s ears</w:delText>
        </w:r>
      </w:del>
      <w:ins w:id="120" w:author="Author">
        <w:r w:rsidRPr="00571221">
          <w:rPr>
            <w:rFonts w:ascii="Trebuchet MS" w:hAnsi="Trebuchet MS"/>
            <w:noProof/>
            <w:sz w:val="24"/>
          </w:rPr>
          <w:t>to Joshua</w:t>
        </w:r>
      </w:ins>
      <w:r w:rsidRPr="00571221">
        <w:rPr>
          <w:rFonts w:ascii="Trebuchet MS" w:hAnsi="Trebuchet MS"/>
          <w:noProof/>
          <w:sz w:val="24"/>
        </w:rPr>
        <w:t xml:space="preserve">, ‘I </w:t>
      </w:r>
      <w:del w:id="121" w:author="Author">
        <w:r w:rsidRPr="00571221">
          <w:rPr>
            <w:rFonts w:ascii="Trebuchet MS" w:hAnsi="Trebuchet MS"/>
            <w:noProof/>
            <w:sz w:val="24"/>
          </w:rPr>
          <w:delText>shall</w:delText>
        </w:r>
      </w:del>
      <w:ins w:id="122" w:author="Author">
        <w:r w:rsidRPr="00571221">
          <w:rPr>
            <w:rFonts w:ascii="Trebuchet MS" w:hAnsi="Trebuchet MS"/>
            <w:noProof/>
            <w:sz w:val="24"/>
          </w:rPr>
          <w:t>will</w:t>
        </w:r>
      </w:ins>
      <w:r w:rsidRPr="00571221">
        <w:rPr>
          <w:rFonts w:ascii="Trebuchet MS" w:hAnsi="Trebuchet MS"/>
          <w:noProof/>
          <w:sz w:val="24"/>
        </w:rPr>
        <w:t xml:space="preserve"> completely wipe out the </w:t>
      </w:r>
      <w:del w:id="123" w:author="Author">
        <w:r w:rsidRPr="00571221">
          <w:rPr>
            <w:rFonts w:ascii="Trebuchet MS" w:hAnsi="Trebuchet MS"/>
            <w:noProof/>
            <w:sz w:val="24"/>
          </w:rPr>
          <w:delText>remembrance</w:delText>
        </w:r>
      </w:del>
      <w:ins w:id="124" w:author="Author">
        <w:r w:rsidRPr="00571221">
          <w:rPr>
            <w:rFonts w:ascii="Trebuchet MS" w:hAnsi="Trebuchet MS"/>
            <w:noProof/>
            <w:sz w:val="24"/>
          </w:rPr>
          <w:t>memory</w:t>
        </w:r>
      </w:ins>
      <w:r w:rsidRPr="00571221">
        <w:rPr>
          <w:rFonts w:ascii="Trebuchet MS" w:hAnsi="Trebuchet MS"/>
          <w:noProof/>
          <w:sz w:val="24"/>
        </w:rPr>
        <w:t xml:space="preserve"> of Am′a·lek from under the heavens.’” </w:t>
      </w:r>
      <w:r w:rsidRPr="00571221">
        <w:rPr>
          <w:rFonts w:ascii="Trebuchet MS" w:hAnsi="Trebuchet MS"/>
          <w:b/>
          <w:noProof/>
          <w:sz w:val="24"/>
        </w:rPr>
        <w:t xml:space="preserve">17:15 </w:t>
      </w:r>
      <w:del w:id="125" w:author="Author">
        <w:r w:rsidRPr="00571221">
          <w:rPr>
            <w:rFonts w:ascii="Trebuchet MS" w:hAnsi="Trebuchet MS"/>
            <w:noProof/>
            <w:sz w:val="24"/>
          </w:rPr>
          <w:delText>And</w:delText>
        </w:r>
      </w:del>
      <w:ins w:id="126" w:author="Author">
        <w:r w:rsidRPr="00571221">
          <w:rPr>
            <w:rFonts w:ascii="Trebuchet MS" w:hAnsi="Trebuchet MS"/>
            <w:noProof/>
            <w:sz w:val="24"/>
          </w:rPr>
          <w:t>Then</w:t>
        </w:r>
      </w:ins>
      <w:r w:rsidRPr="00571221">
        <w:rPr>
          <w:rFonts w:ascii="Trebuchet MS" w:hAnsi="Trebuchet MS"/>
          <w:noProof/>
          <w:sz w:val="24"/>
        </w:rPr>
        <w:t xml:space="preserve"> Moses </w:t>
      </w:r>
      <w:del w:id="127" w:author="Author">
        <w:r w:rsidRPr="00571221">
          <w:rPr>
            <w:rFonts w:ascii="Trebuchet MS" w:hAnsi="Trebuchet MS"/>
            <w:noProof/>
            <w:sz w:val="24"/>
          </w:rPr>
          <w:delText>proceeded to build</w:delText>
        </w:r>
      </w:del>
      <w:ins w:id="128" w:author="Author">
        <w:r w:rsidRPr="00571221">
          <w:rPr>
            <w:rFonts w:ascii="Trebuchet MS" w:hAnsi="Trebuchet MS"/>
            <w:noProof/>
            <w:sz w:val="24"/>
          </w:rPr>
          <w:t>built</w:t>
        </w:r>
      </w:ins>
      <w:r w:rsidRPr="00571221">
        <w:rPr>
          <w:rFonts w:ascii="Trebuchet MS" w:hAnsi="Trebuchet MS"/>
          <w:noProof/>
          <w:sz w:val="24"/>
        </w:rPr>
        <w:t xml:space="preserve"> an altar and </w:t>
      </w:r>
      <w:del w:id="129" w:author="Author">
        <w:r w:rsidRPr="00571221">
          <w:rPr>
            <w:rFonts w:ascii="Trebuchet MS" w:hAnsi="Trebuchet MS"/>
            <w:noProof/>
            <w:sz w:val="24"/>
          </w:rPr>
          <w:delText>to call its name</w:delText>
        </w:r>
      </w:del>
      <w:ins w:id="130" w:author="Author">
        <w:r w:rsidRPr="00571221">
          <w:rPr>
            <w:rFonts w:ascii="Trebuchet MS" w:hAnsi="Trebuchet MS"/>
            <w:noProof/>
            <w:sz w:val="24"/>
          </w:rPr>
          <w:t>named it</w:t>
        </w:r>
      </w:ins>
      <w:r w:rsidRPr="00571221">
        <w:rPr>
          <w:rFonts w:ascii="Trebuchet MS" w:hAnsi="Trebuchet MS"/>
          <w:noProof/>
          <w:sz w:val="24"/>
        </w:rPr>
        <w:t xml:space="preserve"> Je·ho′vah-nis′si,</w:t>
      </w:r>
      <w:ins w:id="131" w:author="Author">
        <w:r w:rsidRPr="00571221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571221">
        <w:rPr>
          <w:rFonts w:ascii="Trebuchet MS" w:hAnsi="Trebuchet MS"/>
          <w:noProof/>
          <w:sz w:val="24"/>
        </w:rPr>
        <w:t xml:space="preserve"> </w:t>
      </w:r>
      <w:r w:rsidRPr="00571221">
        <w:rPr>
          <w:rFonts w:ascii="Trebuchet MS" w:hAnsi="Trebuchet MS"/>
          <w:b/>
          <w:noProof/>
          <w:sz w:val="24"/>
        </w:rPr>
        <w:t xml:space="preserve">17:16 </w:t>
      </w:r>
      <w:r w:rsidRPr="00571221">
        <w:rPr>
          <w:rFonts w:ascii="Trebuchet MS" w:hAnsi="Trebuchet MS"/>
          <w:noProof/>
          <w:sz w:val="24"/>
        </w:rPr>
        <w:t xml:space="preserve">saying: “Because </w:t>
      </w:r>
      <w:del w:id="134" w:author="Author">
        <w:r w:rsidRPr="00571221">
          <w:rPr>
            <w:rFonts w:ascii="Trebuchet MS" w:hAnsi="Trebuchet MS"/>
            <w:noProof/>
            <w:sz w:val="24"/>
          </w:rPr>
          <w:delText>a</w:delText>
        </w:r>
      </w:del>
      <w:ins w:id="135" w:author="Author">
        <w:r w:rsidRPr="00571221">
          <w:rPr>
            <w:rFonts w:ascii="Trebuchet MS" w:hAnsi="Trebuchet MS"/>
            <w:noProof/>
            <w:sz w:val="24"/>
          </w:rPr>
          <w:t>his</w:t>
        </w:r>
      </w:ins>
      <w:r w:rsidRPr="00571221">
        <w:rPr>
          <w:rFonts w:ascii="Trebuchet MS" w:hAnsi="Trebuchet MS"/>
          <w:noProof/>
          <w:sz w:val="24"/>
        </w:rPr>
        <w:t xml:space="preserve"> hand is against the throne of Jah, Jehovah will have war with Am′a·lek from generation to generation.”</w:t>
      </w:r>
    </w:p>
    <w:p w:rsidR="00AA7239" w:rsidRPr="00571221" w:rsidRDefault="00AA7239" w:rsidP="00AA7239">
      <w:pPr>
        <w:rPr>
          <w:rFonts w:ascii="Trebuchet MS" w:hAnsi="Trebuchet MS"/>
          <w:b/>
          <w:sz w:val="24"/>
        </w:rPr>
      </w:pPr>
    </w:p>
    <w:p w:rsidR="00762BCB" w:rsidRPr="00AA7239" w:rsidRDefault="00762BCB" w:rsidP="00AA7239"/>
    <w:sectPr w:rsidR="00762BCB" w:rsidRPr="00AA7239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759C" w:rsidRDefault="0032759C">
      <w:r>
        <w:separator/>
      </w:r>
    </w:p>
  </w:endnote>
  <w:endnote w:type="continuationSeparator" w:id="0">
    <w:p w:rsidR="0032759C" w:rsidRDefault="00327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759C" w:rsidRDefault="0032759C">
      <w:r>
        <w:separator/>
      </w:r>
    </w:p>
  </w:footnote>
  <w:footnote w:type="continuationSeparator" w:id="0">
    <w:p w:rsidR="0032759C" w:rsidRDefault="0032759C">
      <w:r>
        <w:continuationSeparator/>
      </w:r>
    </w:p>
  </w:footnote>
  <w:footnote w:id="1">
    <w:p w:rsidR="00AA7239" w:rsidRPr="00571221" w:rsidRDefault="00AA7239" w:rsidP="00571221">
      <w:pPr>
        <w:pStyle w:val="FootnoteText"/>
        <w:spacing w:after="96"/>
        <w:ind w:firstLine="288"/>
        <w:rPr>
          <w:ins w:id="59" w:author="Author"/>
        </w:rPr>
      </w:pPr>
      <w:ins w:id="60" w:author="Author">
        <w:r w:rsidRPr="00571221">
          <w:rPr>
            <w:rStyle w:val="FootnoteReference"/>
          </w:rPr>
          <w:footnoteRef/>
        </w:r>
        <w:r w:rsidRPr="00571221">
          <w:t xml:space="preserve"> </w:t>
        </w:r>
        <w:r w:rsidRPr="00571221">
          <w:rPr>
            <w:b/>
          </w:rPr>
          <w:t xml:space="preserve">17:7 </w:t>
        </w:r>
        <w:r w:rsidRPr="00571221">
          <w:t>Meaning “Testing; Trial.”</w:t>
        </w:r>
      </w:ins>
    </w:p>
  </w:footnote>
  <w:footnote w:id="2">
    <w:p w:rsidR="00AA7239" w:rsidRPr="00571221" w:rsidRDefault="00AA7239" w:rsidP="00571221">
      <w:pPr>
        <w:pStyle w:val="FootnoteText"/>
        <w:spacing w:after="96"/>
        <w:ind w:firstLine="288"/>
        <w:rPr>
          <w:ins w:id="63" w:author="Author"/>
        </w:rPr>
      </w:pPr>
      <w:ins w:id="64" w:author="Author">
        <w:r w:rsidRPr="00571221">
          <w:rPr>
            <w:rStyle w:val="FootnoteReference"/>
          </w:rPr>
          <w:footnoteRef/>
        </w:r>
        <w:r w:rsidRPr="00571221">
          <w:t xml:space="preserve"> </w:t>
        </w:r>
        <w:r w:rsidRPr="00571221">
          <w:rPr>
            <w:b/>
          </w:rPr>
          <w:t xml:space="preserve">17:7 </w:t>
        </w:r>
        <w:r w:rsidRPr="00571221">
          <w:t>Meaning “Quarreling.”</w:t>
        </w:r>
      </w:ins>
    </w:p>
  </w:footnote>
  <w:footnote w:id="3">
    <w:p w:rsidR="00AA7239" w:rsidRPr="00571221" w:rsidRDefault="00AA7239" w:rsidP="00571221">
      <w:pPr>
        <w:pStyle w:val="FootnoteText"/>
        <w:spacing w:after="96"/>
        <w:ind w:firstLine="288"/>
        <w:rPr>
          <w:ins w:id="115" w:author="Author"/>
        </w:rPr>
      </w:pPr>
      <w:ins w:id="116" w:author="Author">
        <w:r w:rsidRPr="00571221">
          <w:rPr>
            <w:rStyle w:val="FootnoteReference"/>
          </w:rPr>
          <w:footnoteRef/>
        </w:r>
        <w:r w:rsidRPr="00571221">
          <w:t xml:space="preserve"> </w:t>
        </w:r>
        <w:r w:rsidRPr="00571221">
          <w:rPr>
            <w:b/>
          </w:rPr>
          <w:t xml:space="preserve">17:14 </w:t>
        </w:r>
        <w:r w:rsidRPr="00571221">
          <w:t>Or “reminder.”</w:t>
        </w:r>
      </w:ins>
    </w:p>
  </w:footnote>
  <w:footnote w:id="4">
    <w:p w:rsidR="00AA7239" w:rsidRPr="00571221" w:rsidRDefault="00AA7239" w:rsidP="00571221">
      <w:pPr>
        <w:pStyle w:val="FootnoteText"/>
        <w:spacing w:after="96"/>
        <w:ind w:firstLine="288"/>
        <w:rPr>
          <w:ins w:id="132" w:author="Author"/>
        </w:rPr>
      </w:pPr>
      <w:ins w:id="133" w:author="Author">
        <w:r w:rsidRPr="00571221">
          <w:rPr>
            <w:rStyle w:val="FootnoteReference"/>
          </w:rPr>
          <w:footnoteRef/>
        </w:r>
        <w:r w:rsidRPr="00571221">
          <w:t xml:space="preserve"> </w:t>
        </w:r>
        <w:r w:rsidRPr="00571221">
          <w:rPr>
            <w:b/>
          </w:rPr>
          <w:t xml:space="preserve">17:15 </w:t>
        </w:r>
        <w:r w:rsidRPr="00571221">
          <w:t>Meaning “Jehovah Is My Signal Pole.”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D421A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D421A">
        <w:t>Exodus Chapter 17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D421A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D421A">
      <w:rPr>
        <w:noProof/>
        <w:snapToGrid w:val="0"/>
      </w:rPr>
      <w:t>Exodus 17.Revised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D421A">
        <w:t>Exodus Chapter 17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D421A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D421A">
      <w:rPr>
        <w:noProof/>
        <w:snapToGrid w:val="0"/>
      </w:rPr>
      <w:t>Exodus 17.Revised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D421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D421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D421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D421A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59C"/>
    <w:rsid w:val="00245EDD"/>
    <w:rsid w:val="0026230D"/>
    <w:rsid w:val="002B524D"/>
    <w:rsid w:val="002C00A8"/>
    <w:rsid w:val="00310508"/>
    <w:rsid w:val="0032759C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AA7239"/>
    <w:rsid w:val="00B87B77"/>
    <w:rsid w:val="00BC4A6C"/>
    <w:rsid w:val="00BD421A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244593c91b1b45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AA7239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A7239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AA723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AA7239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A7239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AA723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244593c91b1b45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587</ap:Words>
  <ap:Characters>2550</ap:Characters>
  <ap:Application>Microsoft Office Word</ap:Application>
  <ap:DocSecurity>0</ap:DocSecurity>
  <ap:Lines>44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3128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17</dc:title>
  <dc:subject/>
  <dc:creator>Ruth Farrugia</dc:creator>
  <cp:keywords/>
  <dc:description/>
  <cp:lastModifiedBy>Ruth Farrugia</cp:lastModifiedBy>
  <cp:revision>3</cp:revision>
  <dcterms:created xsi:type="dcterms:W3CDTF">2020-09-21T08:44:00Z</dcterms:created>
  <dcterms:modified xsi:type="dcterms:W3CDTF">2020-09-21T08:44:00Z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17.docx</vt:lpwstr>
  </property>
  <property fmtid="{D5CDD505-2E9C-101B-9397-08002B2CF9AE}" pid="9" name="_TranslationDocumentId">
    <vt:i4>19397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