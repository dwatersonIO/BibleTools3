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05E2" w:rsidRPr="00AA15B3" w:rsidRDefault="009105E2" w:rsidP="009105E2">
      <w:pPr>
        <w:rPr>
          <w:rFonts w:ascii="Trebuchet MS" w:hAnsi="Trebuchet MS"/>
          <w:noProof/>
        </w:rPr>
      </w:pPr>
      <w:bookmarkStart w:id="0" w:name="_GoBack"/>
      <w:bookmarkEnd w:id="0"/>
      <w:r w:rsidRPr="00AA15B3">
        <w:rPr>
          <w:rFonts w:ascii="Trebuchet MS" w:hAnsi="Trebuchet MS"/>
          <w:b/>
        </w:rPr>
        <w:t xml:space="preserve">28:1 </w:t>
      </w:r>
      <w:r w:rsidRPr="00AA15B3">
        <w:rPr>
          <w:rFonts w:ascii="Trebuchet MS" w:hAnsi="Trebuchet MS"/>
          <w:noProof/>
        </w:rPr>
        <w:t>“</w:t>
      </w:r>
      <w:del w:id="1" w:author="Author">
        <w:r w:rsidRPr="00AA15B3">
          <w:rPr>
            <w:rFonts w:ascii="Trebuchet MS" w:hAnsi="Trebuchet MS"/>
            <w:noProof/>
          </w:rPr>
          <w:delText>And as for you, bring near</w:delText>
        </w:r>
      </w:del>
      <w:ins w:id="2" w:author="Author">
        <w:r w:rsidRPr="00AA15B3">
          <w:rPr>
            <w:rFonts w:ascii="Trebuchet MS" w:hAnsi="Trebuchet MS"/>
            <w:noProof/>
          </w:rPr>
          <w:t>You are</w:t>
        </w:r>
      </w:ins>
      <w:r w:rsidRPr="00AA15B3">
        <w:rPr>
          <w:rFonts w:ascii="Trebuchet MS" w:hAnsi="Trebuchet MS"/>
          <w:noProof/>
        </w:rPr>
        <w:t xml:space="preserve"> to </w:t>
      </w:r>
      <w:del w:id="3" w:author="Author">
        <w:r w:rsidRPr="00AA15B3">
          <w:rPr>
            <w:rFonts w:ascii="Trebuchet MS" w:hAnsi="Trebuchet MS"/>
            <w:noProof/>
          </w:rPr>
          <w:delText>yourself Aaron</w:delText>
        </w:r>
      </w:del>
      <w:ins w:id="4" w:author="Author">
        <w:r w:rsidRPr="00AA15B3">
          <w:rPr>
            <w:rFonts w:ascii="Trebuchet MS" w:hAnsi="Trebuchet MS"/>
            <w:noProof/>
          </w:rPr>
          <w:t>summon from the Israelites</w:t>
        </w:r>
      </w:ins>
      <w:r w:rsidRPr="00AA15B3">
        <w:rPr>
          <w:rFonts w:ascii="Trebuchet MS" w:hAnsi="Trebuchet MS"/>
          <w:noProof/>
        </w:rPr>
        <w:t xml:space="preserve"> your brother </w:t>
      </w:r>
      <w:del w:id="5" w:author="Author">
        <w:r w:rsidRPr="00AA15B3">
          <w:rPr>
            <w:rFonts w:ascii="Trebuchet MS" w:hAnsi="Trebuchet MS"/>
            <w:noProof/>
          </w:rPr>
          <w:delText xml:space="preserve">and </w:delText>
        </w:r>
      </w:del>
      <w:ins w:id="6" w:author="Author">
        <w:r w:rsidRPr="00AA15B3">
          <w:rPr>
            <w:rFonts w:ascii="Trebuchet MS" w:hAnsi="Trebuchet MS"/>
            <w:noProof/>
          </w:rPr>
          <w:t xml:space="preserve">Aaron, along with </w:t>
        </w:r>
      </w:ins>
      <w:r w:rsidRPr="00AA15B3">
        <w:rPr>
          <w:rFonts w:ascii="Trebuchet MS" w:hAnsi="Trebuchet MS"/>
          <w:noProof/>
        </w:rPr>
        <w:t>his sons</w:t>
      </w:r>
      <w:del w:id="7" w:author="Author">
        <w:r w:rsidRPr="00AA15B3">
          <w:rPr>
            <w:rFonts w:ascii="Trebuchet MS" w:hAnsi="Trebuchet MS"/>
            <w:noProof/>
          </w:rPr>
          <w:delText xml:space="preserve"> with him from the midst of the sons of Israel</w:delText>
        </w:r>
      </w:del>
      <w:ins w:id="8" w:author="Author">
        <w:r w:rsidRPr="00AA15B3">
          <w:rPr>
            <w:rFonts w:ascii="Trebuchet MS" w:hAnsi="Trebuchet MS"/>
            <w:noProof/>
          </w:rPr>
          <w:t>, so</w:t>
        </w:r>
      </w:ins>
      <w:r w:rsidRPr="00AA15B3">
        <w:rPr>
          <w:rFonts w:ascii="Trebuchet MS" w:hAnsi="Trebuchet MS"/>
          <w:noProof/>
        </w:rPr>
        <w:t xml:space="preserve"> that he may </w:t>
      </w:r>
      <w:del w:id="9" w:author="Author">
        <w:r w:rsidRPr="00AA15B3">
          <w:rPr>
            <w:rFonts w:ascii="Trebuchet MS" w:hAnsi="Trebuchet MS"/>
            <w:noProof/>
          </w:rPr>
          <w:delText>act</w:delText>
        </w:r>
      </w:del>
      <w:ins w:id="10" w:author="Author">
        <w:r w:rsidRPr="00AA15B3">
          <w:rPr>
            <w:rFonts w:ascii="Trebuchet MS" w:hAnsi="Trebuchet MS"/>
            <w:noProof/>
          </w:rPr>
          <w:t>serve</w:t>
        </w:r>
      </w:ins>
      <w:r w:rsidRPr="00AA15B3">
        <w:rPr>
          <w:rFonts w:ascii="Trebuchet MS" w:hAnsi="Trebuchet MS"/>
          <w:noProof/>
        </w:rPr>
        <w:t xml:space="preserve"> as priest to me</w:t>
      </w:r>
      <w:del w:id="11" w:author="Author">
        <w:r w:rsidRPr="00AA15B3">
          <w:rPr>
            <w:rFonts w:ascii="Trebuchet MS" w:hAnsi="Trebuchet MS"/>
            <w:noProof/>
          </w:rPr>
          <w:delText xml:space="preserve">, </w:delText>
        </w:r>
      </w:del>
      <w:ins w:id="12" w:author="Author">
        <w:r w:rsidRPr="00AA15B3">
          <w:rPr>
            <w:rFonts w:ascii="Trebuchet MS" w:hAnsi="Trebuchet MS"/>
            <w:noProof/>
          </w:rPr>
          <w:t>—</w:t>
        </w:r>
      </w:ins>
      <w:r w:rsidRPr="00AA15B3">
        <w:rPr>
          <w:rFonts w:ascii="Trebuchet MS" w:hAnsi="Trebuchet MS"/>
          <w:noProof/>
        </w:rPr>
        <w:t xml:space="preserve">Aaron, </w:t>
      </w:r>
      <w:ins w:id="13" w:author="Author">
        <w:r w:rsidRPr="00AA15B3">
          <w:rPr>
            <w:rFonts w:ascii="Trebuchet MS" w:hAnsi="Trebuchet MS"/>
            <w:noProof/>
          </w:rPr>
          <w:t xml:space="preserve">along with </w:t>
        </w:r>
      </w:ins>
      <w:r w:rsidRPr="00AA15B3">
        <w:rPr>
          <w:rFonts w:ascii="Trebuchet MS" w:hAnsi="Trebuchet MS"/>
          <w:noProof/>
        </w:rPr>
        <w:t xml:space="preserve">Na′dab and A·bi′hu, El·e·a′zar and Ith′a·mar, the sons of Aaron. </w:t>
      </w:r>
      <w:r w:rsidRPr="00AA15B3">
        <w:rPr>
          <w:rFonts w:ascii="Trebuchet MS" w:hAnsi="Trebuchet MS"/>
          <w:b/>
          <w:noProof/>
        </w:rPr>
        <w:t xml:space="preserve">28:2 </w:t>
      </w:r>
      <w:del w:id="14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15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make holy garments for Aaron your brother, for glory and beauty. </w:t>
      </w:r>
      <w:r w:rsidRPr="00AA15B3">
        <w:rPr>
          <w:rFonts w:ascii="Trebuchet MS" w:hAnsi="Trebuchet MS"/>
          <w:b/>
          <w:noProof/>
        </w:rPr>
        <w:t xml:space="preserve">28:3 </w:t>
      </w:r>
      <w:del w:id="16" w:author="Author">
        <w:r w:rsidRPr="00AA15B3">
          <w:rPr>
            <w:rFonts w:ascii="Trebuchet MS" w:hAnsi="Trebuchet MS"/>
            <w:noProof/>
          </w:rPr>
          <w:delText>And you yourself</w:delText>
        </w:r>
      </w:del>
      <w:ins w:id="17" w:author="Author">
        <w:r w:rsidRPr="00AA15B3">
          <w:rPr>
            <w:rFonts w:ascii="Trebuchet MS" w:hAnsi="Trebuchet MS"/>
            <w:noProof/>
          </w:rPr>
          <w:t>You</w:t>
        </w:r>
      </w:ins>
      <w:r w:rsidRPr="00AA15B3">
        <w:rPr>
          <w:rFonts w:ascii="Trebuchet MS" w:hAnsi="Trebuchet MS"/>
          <w:noProof/>
        </w:rPr>
        <w:t xml:space="preserve"> are to speak to all </w:t>
      </w:r>
      <w:del w:id="18" w:author="Author">
        <w:r w:rsidRPr="00AA15B3">
          <w:rPr>
            <w:rFonts w:ascii="Trebuchet MS" w:hAnsi="Trebuchet MS"/>
            <w:noProof/>
          </w:rPr>
          <w:delText>the ones wise with a heart that</w:delText>
        </w:r>
      </w:del>
      <w:ins w:id="19" w:author="Author">
        <w:r w:rsidRPr="00AA15B3">
          <w:rPr>
            <w:rFonts w:ascii="Trebuchet MS" w:hAnsi="Trebuchet MS"/>
            <w:noProof/>
          </w:rPr>
          <w:t>those who are skillful,</w:t>
        </w:r>
        <w:r w:rsidRPr="00AA15B3">
          <w:rPr>
            <w:rStyle w:val="FootnoteReference"/>
            <w:rFonts w:ascii="Trebuchet MS" w:hAnsi="Trebuchet MS"/>
            <w:noProof/>
          </w:rPr>
          <w:footnoteReference w:id="1"/>
        </w:r>
        <w:r w:rsidRPr="00AA15B3">
          <w:rPr>
            <w:rFonts w:ascii="Trebuchet MS" w:hAnsi="Trebuchet MS"/>
            <w:noProof/>
          </w:rPr>
          <w:t xml:space="preserve"> those whom</w:t>
        </w:r>
      </w:ins>
      <w:r w:rsidRPr="00AA15B3">
        <w:rPr>
          <w:rFonts w:ascii="Trebuchet MS" w:hAnsi="Trebuchet MS"/>
          <w:noProof/>
        </w:rPr>
        <w:t xml:space="preserve"> I have filled with the spirit of wisdom, and they </w:t>
      </w:r>
      <w:del w:id="22" w:author="Author">
        <w:r w:rsidRPr="00AA15B3">
          <w:rPr>
            <w:rFonts w:ascii="Trebuchet MS" w:hAnsi="Trebuchet MS"/>
            <w:noProof/>
          </w:rPr>
          <w:delText>must</w:delText>
        </w:r>
      </w:del>
      <w:ins w:id="23" w:author="Author">
        <w:r w:rsidRPr="00AA15B3">
          <w:rPr>
            <w:rFonts w:ascii="Trebuchet MS" w:hAnsi="Trebuchet MS"/>
            <w:noProof/>
          </w:rPr>
          <w:t>will</w:t>
        </w:r>
      </w:ins>
      <w:r w:rsidRPr="00AA15B3">
        <w:rPr>
          <w:rFonts w:ascii="Trebuchet MS" w:hAnsi="Trebuchet MS"/>
          <w:noProof/>
        </w:rPr>
        <w:t xml:space="preserve"> make Aaron’s garments for </w:t>
      </w:r>
      <w:del w:id="24" w:author="Author">
        <w:r w:rsidRPr="00AA15B3">
          <w:rPr>
            <w:rFonts w:ascii="Trebuchet MS" w:hAnsi="Trebuchet MS"/>
            <w:noProof/>
          </w:rPr>
          <w:delText>sanctifying him,</w:delText>
        </w:r>
      </w:del>
      <w:ins w:id="25" w:author="Author">
        <w:r w:rsidRPr="00AA15B3">
          <w:rPr>
            <w:rFonts w:ascii="Trebuchet MS" w:hAnsi="Trebuchet MS"/>
            <w:noProof/>
          </w:rPr>
          <w:t>his sanctification, so</w:t>
        </w:r>
      </w:ins>
      <w:r w:rsidRPr="00AA15B3">
        <w:rPr>
          <w:rFonts w:ascii="Trebuchet MS" w:hAnsi="Trebuchet MS"/>
          <w:noProof/>
        </w:rPr>
        <w:t xml:space="preserve"> that he may </w:t>
      </w:r>
      <w:del w:id="26" w:author="Author">
        <w:r w:rsidRPr="00AA15B3">
          <w:rPr>
            <w:rFonts w:ascii="Trebuchet MS" w:hAnsi="Trebuchet MS"/>
            <w:noProof/>
          </w:rPr>
          <w:delText>act</w:delText>
        </w:r>
      </w:del>
      <w:ins w:id="27" w:author="Author">
        <w:r w:rsidRPr="00AA15B3">
          <w:rPr>
            <w:rFonts w:ascii="Trebuchet MS" w:hAnsi="Trebuchet MS"/>
            <w:noProof/>
          </w:rPr>
          <w:t>serve</w:t>
        </w:r>
      </w:ins>
      <w:r w:rsidRPr="00AA15B3">
        <w:rPr>
          <w:rFonts w:ascii="Trebuchet MS" w:hAnsi="Trebuchet MS"/>
          <w:noProof/>
        </w:rPr>
        <w:t xml:space="preserve"> as priest to me.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28:4 </w:t>
      </w:r>
      <w:r w:rsidRPr="00AA15B3">
        <w:rPr>
          <w:rFonts w:ascii="Trebuchet MS" w:hAnsi="Trebuchet MS"/>
          <w:noProof/>
        </w:rPr>
        <w:t>“</w:t>
      </w:r>
      <w:del w:id="28" w:author="Author">
        <w:r w:rsidRPr="00AA15B3">
          <w:rPr>
            <w:rFonts w:ascii="Trebuchet MS" w:hAnsi="Trebuchet MS"/>
            <w:noProof/>
          </w:rPr>
          <w:delText>And these</w:delText>
        </w:r>
      </w:del>
      <w:ins w:id="29" w:author="Author">
        <w:r w:rsidRPr="00AA15B3">
          <w:rPr>
            <w:rFonts w:ascii="Trebuchet MS" w:hAnsi="Trebuchet MS"/>
            <w:noProof/>
          </w:rPr>
          <w:t>These</w:t>
        </w:r>
      </w:ins>
      <w:r w:rsidRPr="00AA15B3">
        <w:rPr>
          <w:rFonts w:ascii="Trebuchet MS" w:hAnsi="Trebuchet MS"/>
          <w:noProof/>
        </w:rPr>
        <w:t xml:space="preserve"> are the garments that they will make: a breastpiece, </w:t>
      </w:r>
      <w:del w:id="30" w:author="Author">
        <w:r w:rsidRPr="00AA15B3">
          <w:rPr>
            <w:rFonts w:ascii="Trebuchet MS" w:hAnsi="Trebuchet MS"/>
            <w:noProof/>
          </w:rPr>
          <w:delText xml:space="preserve">and </w:delText>
        </w:r>
      </w:del>
      <w:r w:rsidRPr="00AA15B3">
        <w:rPr>
          <w:rFonts w:ascii="Trebuchet MS" w:hAnsi="Trebuchet MS"/>
          <w:noProof/>
        </w:rPr>
        <w:t>an eph′od</w:t>
      </w:r>
      <w:del w:id="31" w:author="Author">
        <w:r w:rsidRPr="00AA15B3">
          <w:rPr>
            <w:rFonts w:ascii="Trebuchet MS" w:hAnsi="Trebuchet MS"/>
            <w:noProof/>
          </w:rPr>
          <w:delText xml:space="preserve"> and</w:delText>
        </w:r>
      </w:del>
      <w:ins w:id="32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 sleeveless coat</w:t>
      </w:r>
      <w:del w:id="33" w:author="Author">
        <w:r w:rsidRPr="00AA15B3">
          <w:rPr>
            <w:rFonts w:ascii="Trebuchet MS" w:hAnsi="Trebuchet MS"/>
            <w:noProof/>
          </w:rPr>
          <w:delText xml:space="preserve"> and</w:delText>
        </w:r>
      </w:del>
      <w:ins w:id="34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 </w:t>
      </w:r>
      <w:ins w:id="35" w:author="Author">
        <w:r w:rsidRPr="00AA15B3">
          <w:rPr>
            <w:rFonts w:ascii="Trebuchet MS" w:hAnsi="Trebuchet MS"/>
            <w:noProof/>
          </w:rPr>
          <w:t xml:space="preserve">checkered </w:t>
        </w:r>
      </w:ins>
      <w:r w:rsidRPr="00AA15B3">
        <w:rPr>
          <w:rFonts w:ascii="Trebuchet MS" w:hAnsi="Trebuchet MS"/>
          <w:noProof/>
        </w:rPr>
        <w:t>robe</w:t>
      </w:r>
      <w:del w:id="36" w:author="Author">
        <w:r w:rsidRPr="00AA15B3">
          <w:rPr>
            <w:rFonts w:ascii="Trebuchet MS" w:hAnsi="Trebuchet MS"/>
            <w:noProof/>
          </w:rPr>
          <w:delText xml:space="preserve"> of checkerwork</w:delText>
        </w:r>
      </w:del>
      <w:r w:rsidRPr="00AA15B3">
        <w:rPr>
          <w:rFonts w:ascii="Trebuchet MS" w:hAnsi="Trebuchet MS"/>
          <w:noProof/>
        </w:rPr>
        <w:t>, a turban</w:t>
      </w:r>
      <w:ins w:id="37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a sash; </w:t>
      </w:r>
      <w:del w:id="38" w:author="Author">
        <w:r w:rsidRPr="00AA15B3">
          <w:rPr>
            <w:rFonts w:ascii="Trebuchet MS" w:hAnsi="Trebuchet MS"/>
            <w:noProof/>
          </w:rPr>
          <w:delText xml:space="preserve">and </w:delText>
        </w:r>
      </w:del>
      <w:r w:rsidRPr="00AA15B3">
        <w:rPr>
          <w:rFonts w:ascii="Trebuchet MS" w:hAnsi="Trebuchet MS"/>
          <w:noProof/>
        </w:rPr>
        <w:t xml:space="preserve">they </w:t>
      </w:r>
      <w:del w:id="39" w:author="Author">
        <w:r w:rsidRPr="00AA15B3">
          <w:rPr>
            <w:rFonts w:ascii="Trebuchet MS" w:hAnsi="Trebuchet MS"/>
            <w:noProof/>
          </w:rPr>
          <w:delText>must</w:delText>
        </w:r>
      </w:del>
      <w:ins w:id="40" w:author="Author">
        <w:r w:rsidRPr="00AA15B3">
          <w:rPr>
            <w:rFonts w:ascii="Trebuchet MS" w:hAnsi="Trebuchet MS"/>
            <w:noProof/>
          </w:rPr>
          <w:t>will</w:t>
        </w:r>
      </w:ins>
      <w:r w:rsidRPr="00AA15B3">
        <w:rPr>
          <w:rFonts w:ascii="Trebuchet MS" w:hAnsi="Trebuchet MS"/>
          <w:noProof/>
        </w:rPr>
        <w:t xml:space="preserve"> make </w:t>
      </w:r>
      <w:del w:id="41" w:author="Author">
        <w:r w:rsidRPr="00AA15B3">
          <w:rPr>
            <w:rFonts w:ascii="Trebuchet MS" w:hAnsi="Trebuchet MS"/>
            <w:noProof/>
          </w:rPr>
          <w:delText>the</w:delText>
        </w:r>
      </w:del>
      <w:ins w:id="42" w:author="Author">
        <w:r w:rsidRPr="00AA15B3">
          <w:rPr>
            <w:rFonts w:ascii="Trebuchet MS" w:hAnsi="Trebuchet MS"/>
            <w:noProof/>
          </w:rPr>
          <w:t>these</w:t>
        </w:r>
      </w:ins>
      <w:r w:rsidRPr="00AA15B3">
        <w:rPr>
          <w:rFonts w:ascii="Trebuchet MS" w:hAnsi="Trebuchet MS"/>
          <w:noProof/>
        </w:rPr>
        <w:t xml:space="preserve"> holy garments for </w:t>
      </w:r>
      <w:del w:id="43" w:author="Author">
        <w:r w:rsidRPr="00AA15B3">
          <w:rPr>
            <w:rFonts w:ascii="Trebuchet MS" w:hAnsi="Trebuchet MS"/>
            <w:noProof/>
          </w:rPr>
          <w:delText xml:space="preserve">Aaron </w:delText>
        </w:r>
      </w:del>
      <w:r w:rsidRPr="00AA15B3">
        <w:rPr>
          <w:rFonts w:ascii="Trebuchet MS" w:hAnsi="Trebuchet MS"/>
          <w:noProof/>
        </w:rPr>
        <w:t xml:space="preserve">your brother </w:t>
      </w:r>
      <w:ins w:id="44" w:author="Author">
        <w:r w:rsidRPr="00AA15B3">
          <w:rPr>
            <w:rFonts w:ascii="Trebuchet MS" w:hAnsi="Trebuchet MS"/>
            <w:noProof/>
          </w:rPr>
          <w:t xml:space="preserve">Aaron </w:t>
        </w:r>
      </w:ins>
      <w:r w:rsidRPr="00AA15B3">
        <w:rPr>
          <w:rFonts w:ascii="Trebuchet MS" w:hAnsi="Trebuchet MS"/>
          <w:noProof/>
        </w:rPr>
        <w:t xml:space="preserve">and his sons, </w:t>
      </w:r>
      <w:ins w:id="45" w:author="Author">
        <w:r w:rsidRPr="00AA15B3">
          <w:rPr>
            <w:rFonts w:ascii="Trebuchet MS" w:hAnsi="Trebuchet MS"/>
            <w:noProof/>
          </w:rPr>
          <w:t xml:space="preserve">so </w:t>
        </w:r>
      </w:ins>
      <w:r w:rsidRPr="00AA15B3">
        <w:rPr>
          <w:rFonts w:ascii="Trebuchet MS" w:hAnsi="Trebuchet MS"/>
          <w:noProof/>
        </w:rPr>
        <w:t xml:space="preserve">that he may </w:t>
      </w:r>
      <w:del w:id="46" w:author="Author">
        <w:r w:rsidRPr="00AA15B3">
          <w:rPr>
            <w:rFonts w:ascii="Trebuchet MS" w:hAnsi="Trebuchet MS"/>
            <w:noProof/>
          </w:rPr>
          <w:delText>act</w:delText>
        </w:r>
      </w:del>
      <w:ins w:id="47" w:author="Author">
        <w:r w:rsidRPr="00AA15B3">
          <w:rPr>
            <w:rFonts w:ascii="Trebuchet MS" w:hAnsi="Trebuchet MS"/>
            <w:noProof/>
          </w:rPr>
          <w:t>serve</w:t>
        </w:r>
      </w:ins>
      <w:r w:rsidRPr="00AA15B3">
        <w:rPr>
          <w:rFonts w:ascii="Trebuchet MS" w:hAnsi="Trebuchet MS"/>
          <w:noProof/>
        </w:rPr>
        <w:t xml:space="preserve"> as priest to me. </w:t>
      </w:r>
      <w:r w:rsidRPr="00AA15B3">
        <w:rPr>
          <w:rFonts w:ascii="Trebuchet MS" w:hAnsi="Trebuchet MS"/>
          <w:b/>
          <w:noProof/>
        </w:rPr>
        <w:t xml:space="preserve">28:5 </w:t>
      </w:r>
      <w:del w:id="48" w:author="Author">
        <w:r w:rsidRPr="00AA15B3">
          <w:rPr>
            <w:rFonts w:ascii="Trebuchet MS" w:hAnsi="Trebuchet MS"/>
            <w:noProof/>
          </w:rPr>
          <w:delText>And they themselves</w:delText>
        </w:r>
      </w:del>
      <w:ins w:id="49" w:author="Author">
        <w:r w:rsidRPr="00AA15B3">
          <w:rPr>
            <w:rFonts w:ascii="Trebuchet MS" w:hAnsi="Trebuchet MS"/>
            <w:noProof/>
          </w:rPr>
          <w:t>The skilled workers</w:t>
        </w:r>
      </w:ins>
      <w:r w:rsidRPr="00AA15B3">
        <w:rPr>
          <w:rFonts w:ascii="Trebuchet MS" w:hAnsi="Trebuchet MS"/>
          <w:noProof/>
        </w:rPr>
        <w:t xml:space="preserve"> will </w:t>
      </w:r>
      <w:del w:id="50" w:author="Author">
        <w:r w:rsidRPr="00AA15B3">
          <w:rPr>
            <w:rFonts w:ascii="Trebuchet MS" w:hAnsi="Trebuchet MS"/>
            <w:noProof/>
          </w:rPr>
          <w:delText>take</w:delText>
        </w:r>
      </w:del>
      <w:ins w:id="51" w:author="Author">
        <w:r w:rsidRPr="00AA15B3">
          <w:rPr>
            <w:rFonts w:ascii="Trebuchet MS" w:hAnsi="Trebuchet MS"/>
            <w:noProof/>
          </w:rPr>
          <w:t>use</w:t>
        </w:r>
      </w:ins>
      <w:r w:rsidRPr="00AA15B3">
        <w:rPr>
          <w:rFonts w:ascii="Trebuchet MS" w:hAnsi="Trebuchet MS"/>
          <w:noProof/>
        </w:rPr>
        <w:t xml:space="preserve"> the gold</w:t>
      </w:r>
      <w:del w:id="52" w:author="Author">
        <w:r w:rsidRPr="00AA15B3">
          <w:rPr>
            <w:rFonts w:ascii="Trebuchet MS" w:hAnsi="Trebuchet MS"/>
            <w:noProof/>
          </w:rPr>
          <w:delText xml:space="preserve"> and</w:delText>
        </w:r>
      </w:del>
      <w:ins w:id="53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the blue thread</w:t>
      </w:r>
      <w:del w:id="54" w:author="Author">
        <w:r w:rsidRPr="00AA15B3">
          <w:rPr>
            <w:rFonts w:ascii="Trebuchet MS" w:hAnsi="Trebuchet MS"/>
            <w:noProof/>
          </w:rPr>
          <w:delText xml:space="preserve"> and</w:delText>
        </w:r>
      </w:del>
      <w:ins w:id="55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the </w:t>
      </w:r>
      <w:del w:id="56" w:author="Author">
        <w:r w:rsidRPr="00AA15B3">
          <w:rPr>
            <w:rFonts w:ascii="Trebuchet MS" w:hAnsi="Trebuchet MS"/>
            <w:noProof/>
          </w:rPr>
          <w:delText xml:space="preserve">wool dyed reddish </w:delText>
        </w:r>
      </w:del>
      <w:r w:rsidRPr="00AA15B3">
        <w:rPr>
          <w:rFonts w:ascii="Trebuchet MS" w:hAnsi="Trebuchet MS"/>
          <w:noProof/>
        </w:rPr>
        <w:t xml:space="preserve">purple </w:t>
      </w:r>
      <w:del w:id="57" w:author="Author">
        <w:r w:rsidRPr="00AA15B3">
          <w:rPr>
            <w:rFonts w:ascii="Trebuchet MS" w:hAnsi="Trebuchet MS"/>
            <w:noProof/>
          </w:rPr>
          <w:delText>and coccus</w:delText>
        </w:r>
      </w:del>
      <w:ins w:id="58" w:author="Author">
        <w:r w:rsidRPr="00AA15B3">
          <w:rPr>
            <w:rFonts w:ascii="Trebuchet MS" w:hAnsi="Trebuchet MS"/>
            <w:noProof/>
          </w:rPr>
          <w:t>wool, the</w:t>
        </w:r>
      </w:ins>
      <w:r w:rsidRPr="00AA15B3">
        <w:rPr>
          <w:rFonts w:ascii="Trebuchet MS" w:hAnsi="Trebuchet MS"/>
          <w:noProof/>
        </w:rPr>
        <w:t xml:space="preserve"> scarlet material</w:t>
      </w:r>
      <w:ins w:id="59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the fine linen.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28:6 </w:t>
      </w:r>
      <w:r w:rsidRPr="00AA15B3">
        <w:rPr>
          <w:rFonts w:ascii="Trebuchet MS" w:hAnsi="Trebuchet MS"/>
          <w:noProof/>
        </w:rPr>
        <w:t>“</w:t>
      </w:r>
      <w:del w:id="60" w:author="Author">
        <w:r w:rsidRPr="00AA15B3">
          <w:rPr>
            <w:rFonts w:ascii="Trebuchet MS" w:hAnsi="Trebuchet MS"/>
            <w:noProof/>
          </w:rPr>
          <w:delText>And they must</w:delText>
        </w:r>
      </w:del>
      <w:ins w:id="61" w:author="Author">
        <w:r w:rsidRPr="00AA15B3">
          <w:rPr>
            <w:rFonts w:ascii="Trebuchet MS" w:hAnsi="Trebuchet MS"/>
            <w:noProof/>
          </w:rPr>
          <w:t>They are to</w:t>
        </w:r>
      </w:ins>
      <w:r w:rsidRPr="00AA15B3">
        <w:rPr>
          <w:rFonts w:ascii="Trebuchet MS" w:hAnsi="Trebuchet MS"/>
          <w:noProof/>
        </w:rPr>
        <w:t xml:space="preserve"> make the eph′od of gold, blue thread</w:t>
      </w:r>
      <w:del w:id="62" w:author="Author">
        <w:r w:rsidRPr="00AA15B3">
          <w:rPr>
            <w:rFonts w:ascii="Trebuchet MS" w:hAnsi="Trebuchet MS"/>
            <w:noProof/>
          </w:rPr>
          <w:delText xml:space="preserve"> and wool dyed reddish</w:delText>
        </w:r>
      </w:del>
      <w:ins w:id="63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purple</w:t>
      </w:r>
      <w:del w:id="64" w:author="Author">
        <w:r w:rsidRPr="00AA15B3">
          <w:rPr>
            <w:rFonts w:ascii="Trebuchet MS" w:hAnsi="Trebuchet MS"/>
            <w:noProof/>
          </w:rPr>
          <w:delText>, coccus</w:delText>
        </w:r>
      </w:del>
      <w:ins w:id="65" w:author="Author">
        <w:r w:rsidRPr="00AA15B3">
          <w:rPr>
            <w:rFonts w:ascii="Trebuchet MS" w:hAnsi="Trebuchet MS"/>
            <w:noProof/>
          </w:rPr>
          <w:t xml:space="preserve"> wool,</w:t>
        </w:r>
      </w:ins>
      <w:r w:rsidRPr="00AA15B3">
        <w:rPr>
          <w:rFonts w:ascii="Trebuchet MS" w:hAnsi="Trebuchet MS"/>
          <w:noProof/>
        </w:rPr>
        <w:t xml:space="preserve"> scarlet material</w:t>
      </w:r>
      <w:ins w:id="66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fine twisted linen, </w:t>
      </w:r>
      <w:del w:id="67" w:author="Author">
        <w:r w:rsidRPr="00AA15B3">
          <w:rPr>
            <w:rFonts w:ascii="Trebuchet MS" w:hAnsi="Trebuchet MS"/>
            <w:noProof/>
          </w:rPr>
          <w:delText>the work of an embroiderer</w:delText>
        </w:r>
      </w:del>
      <w:ins w:id="68" w:author="Author">
        <w:r w:rsidRPr="00AA15B3">
          <w:rPr>
            <w:rFonts w:ascii="Trebuchet MS" w:hAnsi="Trebuchet MS"/>
            <w:noProof/>
          </w:rPr>
          <w:t>and it should be embroidered</w:t>
        </w:r>
      </w:ins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28:7 </w:t>
      </w:r>
      <w:del w:id="69" w:author="Author">
        <w:r w:rsidRPr="00AA15B3">
          <w:rPr>
            <w:rFonts w:ascii="Trebuchet MS" w:hAnsi="Trebuchet MS"/>
            <w:noProof/>
          </w:rPr>
          <w:delText>And it</w:delText>
        </w:r>
      </w:del>
      <w:ins w:id="70" w:author="Author">
        <w:r w:rsidRPr="00AA15B3">
          <w:rPr>
            <w:rFonts w:ascii="Trebuchet MS" w:hAnsi="Trebuchet MS"/>
            <w:noProof/>
          </w:rPr>
          <w:t>It</w:t>
        </w:r>
      </w:ins>
      <w:r w:rsidRPr="00AA15B3">
        <w:rPr>
          <w:rFonts w:ascii="Trebuchet MS" w:hAnsi="Trebuchet MS"/>
          <w:noProof/>
        </w:rPr>
        <w:t xml:space="preserve"> is to have two </w:t>
      </w:r>
      <w:ins w:id="71" w:author="Author">
        <w:r w:rsidRPr="00AA15B3">
          <w:rPr>
            <w:rFonts w:ascii="Trebuchet MS" w:hAnsi="Trebuchet MS"/>
            <w:noProof/>
          </w:rPr>
          <w:t xml:space="preserve">attached </w:t>
        </w:r>
      </w:ins>
      <w:r w:rsidRPr="00AA15B3">
        <w:rPr>
          <w:rFonts w:ascii="Trebuchet MS" w:hAnsi="Trebuchet MS"/>
          <w:noProof/>
        </w:rPr>
        <w:t xml:space="preserve">shoulder pieces </w:t>
      </w:r>
      <w:del w:id="72" w:author="Author">
        <w:r w:rsidRPr="00AA15B3">
          <w:rPr>
            <w:rFonts w:ascii="Trebuchet MS" w:hAnsi="Trebuchet MS"/>
            <w:noProof/>
          </w:rPr>
          <w:delText>to be joined</w:delText>
        </w:r>
      </w:del>
      <w:ins w:id="73" w:author="Author">
        <w:r w:rsidRPr="00AA15B3">
          <w:rPr>
            <w:rFonts w:ascii="Trebuchet MS" w:hAnsi="Trebuchet MS"/>
            <w:noProof/>
          </w:rPr>
          <w:t>that join it</w:t>
        </w:r>
      </w:ins>
      <w:r w:rsidRPr="00AA15B3">
        <w:rPr>
          <w:rFonts w:ascii="Trebuchet MS" w:hAnsi="Trebuchet MS"/>
          <w:noProof/>
        </w:rPr>
        <w:t xml:space="preserve"> at its two </w:t>
      </w:r>
      <w:del w:id="74" w:author="Author">
        <w:r w:rsidRPr="00AA15B3">
          <w:rPr>
            <w:rFonts w:ascii="Trebuchet MS" w:hAnsi="Trebuchet MS"/>
            <w:noProof/>
          </w:rPr>
          <w:delText>extremities, and it must be joined</w:delText>
        </w:r>
      </w:del>
      <w:ins w:id="75" w:author="Author">
        <w:r w:rsidRPr="00AA15B3">
          <w:rPr>
            <w:rFonts w:ascii="Trebuchet MS" w:hAnsi="Trebuchet MS"/>
            <w:noProof/>
          </w:rPr>
          <w:t>edges</w:t>
        </w:r>
      </w:ins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28:8 </w:t>
      </w:r>
      <w:del w:id="76" w:author="Author">
        <w:r w:rsidRPr="00AA15B3">
          <w:rPr>
            <w:rFonts w:ascii="Trebuchet MS" w:hAnsi="Trebuchet MS"/>
            <w:noProof/>
          </w:rPr>
          <w:delText>And the girdle,</w:delText>
        </w:r>
      </w:del>
      <w:ins w:id="77" w:author="Author">
        <w:r w:rsidRPr="00AA15B3">
          <w:rPr>
            <w:rFonts w:ascii="Trebuchet MS" w:hAnsi="Trebuchet MS"/>
            <w:noProof/>
          </w:rPr>
          <w:t>The woven belt,</w:t>
        </w:r>
        <w:r w:rsidRPr="00AA15B3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AA15B3">
        <w:rPr>
          <w:rFonts w:ascii="Trebuchet MS" w:hAnsi="Trebuchet MS"/>
          <w:noProof/>
        </w:rPr>
        <w:t xml:space="preserve"> which is </w:t>
      </w:r>
      <w:del w:id="80" w:author="Author">
        <w:r w:rsidRPr="00AA15B3">
          <w:rPr>
            <w:rFonts w:ascii="Trebuchet MS" w:hAnsi="Trebuchet MS"/>
            <w:noProof/>
          </w:rPr>
          <w:delText>upon it</w:delText>
        </w:r>
      </w:del>
      <w:ins w:id="81" w:author="Author">
        <w:r w:rsidRPr="00AA15B3">
          <w:rPr>
            <w:rFonts w:ascii="Trebuchet MS" w:hAnsi="Trebuchet MS"/>
            <w:noProof/>
          </w:rPr>
          <w:t>attached to the eph′od</w:t>
        </w:r>
      </w:ins>
      <w:r w:rsidRPr="00AA15B3">
        <w:rPr>
          <w:rFonts w:ascii="Trebuchet MS" w:hAnsi="Trebuchet MS"/>
          <w:noProof/>
        </w:rPr>
        <w:t xml:space="preserve"> for tying it </w:t>
      </w:r>
      <w:del w:id="82" w:author="Author">
        <w:r w:rsidRPr="00AA15B3">
          <w:rPr>
            <w:rFonts w:ascii="Trebuchet MS" w:hAnsi="Trebuchet MS"/>
            <w:noProof/>
          </w:rPr>
          <w:delText>close, according to its workmanship</w:delText>
        </w:r>
      </w:del>
      <w:ins w:id="83" w:author="Author">
        <w:r w:rsidRPr="00AA15B3">
          <w:rPr>
            <w:rFonts w:ascii="Trebuchet MS" w:hAnsi="Trebuchet MS"/>
            <w:noProof/>
          </w:rPr>
          <w:t>securely in position,</w:t>
        </w:r>
      </w:ins>
      <w:r w:rsidRPr="00AA15B3">
        <w:rPr>
          <w:rFonts w:ascii="Trebuchet MS" w:hAnsi="Trebuchet MS"/>
          <w:noProof/>
        </w:rPr>
        <w:t xml:space="preserve"> should be of </w:t>
      </w:r>
      <w:del w:id="84" w:author="Author">
        <w:r w:rsidRPr="00AA15B3">
          <w:rPr>
            <w:rFonts w:ascii="Trebuchet MS" w:hAnsi="Trebuchet MS"/>
            <w:noProof/>
          </w:rPr>
          <w:delText>its</w:delText>
        </w:r>
      </w:del>
      <w:ins w:id="85" w:author="Author">
        <w:r w:rsidRPr="00AA15B3">
          <w:rPr>
            <w:rFonts w:ascii="Trebuchet MS" w:hAnsi="Trebuchet MS"/>
            <w:noProof/>
          </w:rPr>
          <w:t>the same</w:t>
        </w:r>
      </w:ins>
      <w:r w:rsidRPr="00AA15B3">
        <w:rPr>
          <w:rFonts w:ascii="Trebuchet MS" w:hAnsi="Trebuchet MS"/>
          <w:noProof/>
        </w:rPr>
        <w:t xml:space="preserve"> materials</w:t>
      </w:r>
      <w:del w:id="86" w:author="Author">
        <w:r w:rsidRPr="00AA15B3">
          <w:rPr>
            <w:rFonts w:ascii="Trebuchet MS" w:hAnsi="Trebuchet MS"/>
            <w:noProof/>
          </w:rPr>
          <w:delText>, of</w:delText>
        </w:r>
      </w:del>
      <w:ins w:id="87" w:author="Author">
        <w:r w:rsidRPr="00AA15B3">
          <w:rPr>
            <w:rFonts w:ascii="Trebuchet MS" w:hAnsi="Trebuchet MS"/>
            <w:noProof/>
          </w:rPr>
          <w:t>:</w:t>
        </w:r>
      </w:ins>
      <w:r w:rsidRPr="00AA15B3">
        <w:rPr>
          <w:rFonts w:ascii="Trebuchet MS" w:hAnsi="Trebuchet MS"/>
          <w:noProof/>
        </w:rPr>
        <w:t xml:space="preserve"> gold, blue thread</w:t>
      </w:r>
      <w:del w:id="88" w:author="Author">
        <w:r w:rsidRPr="00AA15B3">
          <w:rPr>
            <w:rFonts w:ascii="Trebuchet MS" w:hAnsi="Trebuchet MS"/>
            <w:noProof/>
          </w:rPr>
          <w:delText xml:space="preserve"> and wool dyed reddish</w:delText>
        </w:r>
      </w:del>
      <w:ins w:id="89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purple </w:t>
      </w:r>
      <w:del w:id="90" w:author="Author">
        <w:r w:rsidRPr="00AA15B3">
          <w:rPr>
            <w:rFonts w:ascii="Trebuchet MS" w:hAnsi="Trebuchet MS"/>
            <w:noProof/>
          </w:rPr>
          <w:delText>and coccus</w:delText>
        </w:r>
      </w:del>
      <w:ins w:id="91" w:author="Author">
        <w:r w:rsidRPr="00AA15B3">
          <w:rPr>
            <w:rFonts w:ascii="Trebuchet MS" w:hAnsi="Trebuchet MS"/>
            <w:noProof/>
          </w:rPr>
          <w:t>wool,</w:t>
        </w:r>
      </w:ins>
      <w:r w:rsidRPr="00AA15B3">
        <w:rPr>
          <w:rFonts w:ascii="Trebuchet MS" w:hAnsi="Trebuchet MS"/>
          <w:noProof/>
        </w:rPr>
        <w:t xml:space="preserve"> scarlet material</w:t>
      </w:r>
      <w:ins w:id="92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fine twisted linen.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28:9 </w:t>
      </w:r>
      <w:r w:rsidRPr="00AA15B3">
        <w:rPr>
          <w:rFonts w:ascii="Trebuchet MS" w:hAnsi="Trebuchet MS"/>
          <w:noProof/>
        </w:rPr>
        <w:t>“</w:t>
      </w:r>
      <w:del w:id="93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94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take two onyx stones and engrave </w:t>
      </w:r>
      <w:del w:id="95" w:author="Author">
        <w:r w:rsidRPr="00AA15B3">
          <w:rPr>
            <w:rFonts w:ascii="Trebuchet MS" w:hAnsi="Trebuchet MS"/>
            <w:noProof/>
          </w:rPr>
          <w:delText>upon</w:delText>
        </w:r>
      </w:del>
      <w:ins w:id="96" w:author="Author">
        <w:r w:rsidRPr="00AA15B3">
          <w:rPr>
            <w:rFonts w:ascii="Trebuchet MS" w:hAnsi="Trebuchet MS"/>
            <w:noProof/>
          </w:rPr>
          <w:t>on</w:t>
        </w:r>
      </w:ins>
      <w:r w:rsidRPr="00AA15B3">
        <w:rPr>
          <w:rFonts w:ascii="Trebuchet MS" w:hAnsi="Trebuchet MS"/>
          <w:noProof/>
        </w:rPr>
        <w:t xml:space="preserve"> them the names of the sons of Israel, </w:t>
      </w:r>
      <w:r w:rsidRPr="00AA15B3">
        <w:rPr>
          <w:rFonts w:ascii="Trebuchet MS" w:hAnsi="Trebuchet MS"/>
          <w:b/>
          <w:noProof/>
        </w:rPr>
        <w:t xml:space="preserve">28:10 </w:t>
      </w:r>
      <w:r w:rsidRPr="00AA15B3">
        <w:rPr>
          <w:rFonts w:ascii="Trebuchet MS" w:hAnsi="Trebuchet MS"/>
          <w:noProof/>
        </w:rPr>
        <w:t xml:space="preserve">six </w:t>
      </w:r>
      <w:del w:id="97" w:author="Author">
        <w:r w:rsidRPr="00AA15B3">
          <w:rPr>
            <w:rFonts w:ascii="Trebuchet MS" w:hAnsi="Trebuchet MS"/>
            <w:noProof/>
          </w:rPr>
          <w:delText xml:space="preserve">of their </w:delText>
        </w:r>
      </w:del>
      <w:r w:rsidRPr="00AA15B3">
        <w:rPr>
          <w:rFonts w:ascii="Trebuchet MS" w:hAnsi="Trebuchet MS"/>
          <w:noProof/>
        </w:rPr>
        <w:t xml:space="preserve">names </w:t>
      </w:r>
      <w:del w:id="98" w:author="Author">
        <w:r w:rsidRPr="00AA15B3">
          <w:rPr>
            <w:rFonts w:ascii="Trebuchet MS" w:hAnsi="Trebuchet MS"/>
            <w:noProof/>
          </w:rPr>
          <w:delText>upon</w:delText>
        </w:r>
      </w:del>
      <w:ins w:id="99" w:author="Author">
        <w:r w:rsidRPr="00AA15B3">
          <w:rPr>
            <w:rFonts w:ascii="Trebuchet MS" w:hAnsi="Trebuchet MS"/>
            <w:noProof/>
          </w:rPr>
          <w:t>on</w:t>
        </w:r>
      </w:ins>
      <w:r w:rsidRPr="00AA15B3">
        <w:rPr>
          <w:rFonts w:ascii="Trebuchet MS" w:hAnsi="Trebuchet MS"/>
          <w:noProof/>
        </w:rPr>
        <w:t xml:space="preserve"> the one stone and the </w:t>
      </w:r>
      <w:del w:id="100" w:author="Author">
        <w:r w:rsidRPr="00AA15B3">
          <w:rPr>
            <w:rFonts w:ascii="Trebuchet MS" w:hAnsi="Trebuchet MS"/>
            <w:noProof/>
          </w:rPr>
          <w:delText xml:space="preserve">names of the </w:delText>
        </w:r>
      </w:del>
      <w:r w:rsidRPr="00AA15B3">
        <w:rPr>
          <w:rFonts w:ascii="Trebuchet MS" w:hAnsi="Trebuchet MS"/>
          <w:noProof/>
        </w:rPr>
        <w:t xml:space="preserve">six remaining </w:t>
      </w:r>
      <w:del w:id="101" w:author="Author">
        <w:r w:rsidRPr="00AA15B3">
          <w:rPr>
            <w:rFonts w:ascii="Trebuchet MS" w:hAnsi="Trebuchet MS"/>
            <w:noProof/>
          </w:rPr>
          <w:delText>ones upon</w:delText>
        </w:r>
      </w:del>
      <w:ins w:id="102" w:author="Author">
        <w:r w:rsidRPr="00AA15B3">
          <w:rPr>
            <w:rFonts w:ascii="Trebuchet MS" w:hAnsi="Trebuchet MS"/>
            <w:noProof/>
          </w:rPr>
          <w:t>names on</w:t>
        </w:r>
      </w:ins>
      <w:r w:rsidRPr="00AA15B3">
        <w:rPr>
          <w:rFonts w:ascii="Trebuchet MS" w:hAnsi="Trebuchet MS"/>
          <w:noProof/>
        </w:rPr>
        <w:t xml:space="preserve"> the other stone</w:t>
      </w:r>
      <w:ins w:id="103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in the order of their births. </w:t>
      </w:r>
      <w:r w:rsidRPr="00AA15B3">
        <w:rPr>
          <w:rFonts w:ascii="Trebuchet MS" w:hAnsi="Trebuchet MS"/>
          <w:b/>
          <w:noProof/>
        </w:rPr>
        <w:t xml:space="preserve">28:11 </w:t>
      </w:r>
      <w:del w:id="104" w:author="Author">
        <w:r w:rsidRPr="00AA15B3">
          <w:rPr>
            <w:rFonts w:ascii="Trebuchet MS" w:hAnsi="Trebuchet MS"/>
            <w:noProof/>
          </w:rPr>
          <w:delText xml:space="preserve">With the work of a craftsman in stones, with the engravings of a seal, you are to </w:delText>
        </w:r>
      </w:del>
      <w:ins w:id="105" w:author="Author">
        <w:r w:rsidRPr="00AA15B3">
          <w:rPr>
            <w:rFonts w:ascii="Trebuchet MS" w:hAnsi="Trebuchet MS"/>
            <w:noProof/>
          </w:rPr>
          <w:t xml:space="preserve">A stone engraver will </w:t>
        </w:r>
      </w:ins>
      <w:r w:rsidRPr="00AA15B3">
        <w:rPr>
          <w:rFonts w:ascii="Trebuchet MS" w:hAnsi="Trebuchet MS"/>
          <w:noProof/>
        </w:rPr>
        <w:t xml:space="preserve">engrave the </w:t>
      </w:r>
      <w:del w:id="106" w:author="Author">
        <w:r w:rsidRPr="00AA15B3">
          <w:rPr>
            <w:rFonts w:ascii="Trebuchet MS" w:hAnsi="Trebuchet MS"/>
            <w:noProof/>
          </w:rPr>
          <w:delText xml:space="preserve">two stones with the </w:delText>
        </w:r>
      </w:del>
      <w:r w:rsidRPr="00AA15B3">
        <w:rPr>
          <w:rFonts w:ascii="Trebuchet MS" w:hAnsi="Trebuchet MS"/>
          <w:noProof/>
        </w:rPr>
        <w:t>names of the sons of Israel</w:t>
      </w:r>
      <w:del w:id="107" w:author="Author">
        <w:r w:rsidRPr="00AA15B3">
          <w:rPr>
            <w:rFonts w:ascii="Trebuchet MS" w:hAnsi="Trebuchet MS"/>
            <w:noProof/>
          </w:rPr>
          <w:delText>. Set in</w:delText>
        </w:r>
      </w:del>
      <w:r w:rsidRPr="00AA15B3">
        <w:rPr>
          <w:rFonts w:ascii="Trebuchet MS" w:hAnsi="Trebuchet MS"/>
          <w:noProof/>
        </w:rPr>
        <w:t xml:space="preserve"> </w:t>
      </w:r>
      <w:ins w:id="108" w:author="Author">
        <w:r w:rsidRPr="00AA15B3">
          <w:rPr>
            <w:rFonts w:ascii="Trebuchet MS" w:hAnsi="Trebuchet MS"/>
            <w:noProof/>
          </w:rPr>
          <w:t xml:space="preserve">on the two stones as he would engrave a seal. Then you are to have them mounted in gold </w:t>
        </w:r>
      </w:ins>
      <w:r w:rsidRPr="00AA15B3">
        <w:rPr>
          <w:rFonts w:ascii="Trebuchet MS" w:hAnsi="Trebuchet MS"/>
          <w:noProof/>
        </w:rPr>
        <w:t>settings</w:t>
      </w:r>
      <w:del w:id="109" w:author="Author">
        <w:r w:rsidRPr="00AA15B3">
          <w:rPr>
            <w:rFonts w:ascii="Trebuchet MS" w:hAnsi="Trebuchet MS"/>
            <w:noProof/>
          </w:rPr>
          <w:delText xml:space="preserve"> of gold is how you will make them</w:delText>
        </w:r>
      </w:del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28:12 </w:t>
      </w:r>
      <w:del w:id="110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111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put the two stones </w:t>
      </w:r>
      <w:del w:id="112" w:author="Author">
        <w:r w:rsidRPr="00AA15B3">
          <w:rPr>
            <w:rFonts w:ascii="Trebuchet MS" w:hAnsi="Trebuchet MS"/>
            <w:noProof/>
          </w:rPr>
          <w:delText>upon</w:delText>
        </w:r>
      </w:del>
      <w:ins w:id="113" w:author="Author">
        <w:r w:rsidRPr="00AA15B3">
          <w:rPr>
            <w:rFonts w:ascii="Trebuchet MS" w:hAnsi="Trebuchet MS"/>
            <w:noProof/>
          </w:rPr>
          <w:t>on</w:t>
        </w:r>
      </w:ins>
      <w:r w:rsidRPr="00AA15B3">
        <w:rPr>
          <w:rFonts w:ascii="Trebuchet MS" w:hAnsi="Trebuchet MS"/>
          <w:noProof/>
        </w:rPr>
        <w:t xml:space="preserve"> the shoulder pieces of the eph′od as memorial stones for the sons of Israel</w:t>
      </w:r>
      <w:del w:id="114" w:author="Author">
        <w:r w:rsidRPr="00AA15B3">
          <w:rPr>
            <w:rFonts w:ascii="Trebuchet MS" w:hAnsi="Trebuchet MS"/>
            <w:noProof/>
          </w:rPr>
          <w:delText>;</w:delText>
        </w:r>
      </w:del>
      <w:ins w:id="115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Aaron must carry their names before Jehovah </w:t>
      </w:r>
      <w:del w:id="116" w:author="Author">
        <w:r w:rsidRPr="00AA15B3">
          <w:rPr>
            <w:rFonts w:ascii="Trebuchet MS" w:hAnsi="Trebuchet MS"/>
            <w:noProof/>
          </w:rPr>
          <w:delText>upon</w:delText>
        </w:r>
      </w:del>
      <w:ins w:id="117" w:author="Author">
        <w:r w:rsidRPr="00AA15B3">
          <w:rPr>
            <w:rFonts w:ascii="Trebuchet MS" w:hAnsi="Trebuchet MS"/>
            <w:noProof/>
          </w:rPr>
          <w:t>on</w:t>
        </w:r>
      </w:ins>
      <w:r w:rsidRPr="00AA15B3">
        <w:rPr>
          <w:rFonts w:ascii="Trebuchet MS" w:hAnsi="Trebuchet MS"/>
          <w:noProof/>
        </w:rPr>
        <w:t xml:space="preserve"> his two shoulder pieces as a memorial. </w:t>
      </w:r>
      <w:r w:rsidRPr="00AA15B3">
        <w:rPr>
          <w:rFonts w:ascii="Trebuchet MS" w:hAnsi="Trebuchet MS"/>
          <w:b/>
          <w:noProof/>
        </w:rPr>
        <w:t xml:space="preserve">28:13 </w:t>
      </w:r>
      <w:del w:id="118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119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make settings of gold</w:t>
      </w:r>
      <w:del w:id="120" w:author="Author">
        <w:r w:rsidRPr="00AA15B3">
          <w:rPr>
            <w:rFonts w:ascii="Trebuchet MS" w:hAnsi="Trebuchet MS"/>
            <w:noProof/>
          </w:rPr>
          <w:delText>,</w:delText>
        </w:r>
      </w:del>
      <w:r w:rsidRPr="00AA15B3">
        <w:rPr>
          <w:rFonts w:ascii="Trebuchet MS" w:hAnsi="Trebuchet MS"/>
          <w:noProof/>
        </w:rPr>
        <w:t xml:space="preserve"> </w:t>
      </w:r>
      <w:r w:rsidRPr="00AA15B3">
        <w:rPr>
          <w:rFonts w:ascii="Trebuchet MS" w:hAnsi="Trebuchet MS"/>
          <w:b/>
          <w:noProof/>
        </w:rPr>
        <w:t xml:space="preserve">28:14 </w:t>
      </w:r>
      <w:r w:rsidRPr="00AA15B3">
        <w:rPr>
          <w:rFonts w:ascii="Trebuchet MS" w:hAnsi="Trebuchet MS"/>
          <w:noProof/>
        </w:rPr>
        <w:t>and two chains of pure gold</w:t>
      </w:r>
      <w:del w:id="121" w:author="Author">
        <w:r w:rsidRPr="00AA15B3">
          <w:rPr>
            <w:rFonts w:ascii="Trebuchet MS" w:hAnsi="Trebuchet MS"/>
            <w:noProof/>
          </w:rPr>
          <w:delText>. As cords you will make them, with the workmanship of</w:delText>
        </w:r>
      </w:del>
      <w:ins w:id="122" w:author="Author">
        <w:r w:rsidRPr="00AA15B3">
          <w:rPr>
            <w:rFonts w:ascii="Trebuchet MS" w:hAnsi="Trebuchet MS"/>
            <w:noProof/>
          </w:rPr>
          <w:t xml:space="preserve"> twisted like</w:t>
        </w:r>
      </w:ins>
      <w:r w:rsidRPr="00AA15B3">
        <w:rPr>
          <w:rFonts w:ascii="Trebuchet MS" w:hAnsi="Trebuchet MS"/>
          <w:noProof/>
        </w:rPr>
        <w:t xml:space="preserve"> a </w:t>
      </w:r>
      <w:del w:id="123" w:author="Author">
        <w:r w:rsidRPr="00AA15B3">
          <w:rPr>
            <w:rFonts w:ascii="Trebuchet MS" w:hAnsi="Trebuchet MS"/>
            <w:noProof/>
          </w:rPr>
          <w:delText>rope;</w:delText>
        </w:r>
      </w:del>
      <w:ins w:id="124" w:author="Author">
        <w:r w:rsidRPr="00AA15B3">
          <w:rPr>
            <w:rFonts w:ascii="Trebuchet MS" w:hAnsi="Trebuchet MS"/>
            <w:noProof/>
          </w:rPr>
          <w:t>cord,</w:t>
        </w:r>
      </w:ins>
      <w:r w:rsidRPr="00AA15B3">
        <w:rPr>
          <w:rFonts w:ascii="Trebuchet MS" w:hAnsi="Trebuchet MS"/>
          <w:noProof/>
        </w:rPr>
        <w:t xml:space="preserve"> and you must attach the </w:t>
      </w:r>
      <w:del w:id="125" w:author="Author">
        <w:r w:rsidRPr="00AA15B3">
          <w:rPr>
            <w:rFonts w:ascii="Trebuchet MS" w:hAnsi="Trebuchet MS"/>
            <w:noProof/>
          </w:rPr>
          <w:delText>ropelike</w:delText>
        </w:r>
      </w:del>
      <w:ins w:id="126" w:author="Author">
        <w:r w:rsidRPr="00AA15B3">
          <w:rPr>
            <w:rFonts w:ascii="Trebuchet MS" w:hAnsi="Trebuchet MS"/>
            <w:noProof/>
          </w:rPr>
          <w:t>corded</w:t>
        </w:r>
      </w:ins>
      <w:r w:rsidRPr="00AA15B3">
        <w:rPr>
          <w:rFonts w:ascii="Trebuchet MS" w:hAnsi="Trebuchet MS"/>
          <w:noProof/>
        </w:rPr>
        <w:t xml:space="preserve"> chains to the settings.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28:15 </w:t>
      </w:r>
      <w:r w:rsidRPr="00AA15B3">
        <w:rPr>
          <w:rFonts w:ascii="Trebuchet MS" w:hAnsi="Trebuchet MS"/>
          <w:noProof/>
        </w:rPr>
        <w:t>“</w:t>
      </w:r>
      <w:del w:id="127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128" w:author="Author">
        <w:r w:rsidRPr="00AA15B3">
          <w:rPr>
            <w:rFonts w:ascii="Trebuchet MS" w:hAnsi="Trebuchet MS"/>
            <w:noProof/>
          </w:rPr>
          <w:t>You are to have an embroiderer</w:t>
        </w:r>
      </w:ins>
      <w:r w:rsidRPr="00AA15B3">
        <w:rPr>
          <w:rFonts w:ascii="Trebuchet MS" w:hAnsi="Trebuchet MS"/>
          <w:noProof/>
        </w:rPr>
        <w:t xml:space="preserve"> make the breastpiece of judgment</w:t>
      </w:r>
      <w:del w:id="129" w:author="Author">
        <w:r w:rsidRPr="00AA15B3">
          <w:rPr>
            <w:rFonts w:ascii="Trebuchet MS" w:hAnsi="Trebuchet MS"/>
            <w:noProof/>
          </w:rPr>
          <w:delText xml:space="preserve"> with the workmanship of an embroiderer. Like the workmanship of</w:delText>
        </w:r>
      </w:del>
      <w:ins w:id="130" w:author="Author">
        <w:r w:rsidRPr="00AA15B3">
          <w:rPr>
            <w:rFonts w:ascii="Trebuchet MS" w:hAnsi="Trebuchet MS"/>
            <w:noProof/>
          </w:rPr>
          <w:t>. It should be made like</w:t>
        </w:r>
      </w:ins>
      <w:r w:rsidRPr="00AA15B3">
        <w:rPr>
          <w:rFonts w:ascii="Trebuchet MS" w:hAnsi="Trebuchet MS"/>
          <w:noProof/>
        </w:rPr>
        <w:t xml:space="preserve"> the eph′od</w:t>
      </w:r>
      <w:del w:id="131" w:author="Author">
        <w:r w:rsidRPr="00AA15B3">
          <w:rPr>
            <w:rFonts w:ascii="Trebuchet MS" w:hAnsi="Trebuchet MS"/>
            <w:noProof/>
          </w:rPr>
          <w:delText xml:space="preserve"> you will make it. Of </w:delText>
        </w:r>
      </w:del>
      <w:ins w:id="132" w:author="Author">
        <w:r w:rsidRPr="00AA15B3">
          <w:rPr>
            <w:rFonts w:ascii="Trebuchet MS" w:hAnsi="Trebuchet MS"/>
            <w:noProof/>
          </w:rPr>
          <w:t xml:space="preserve">, out of </w:t>
        </w:r>
      </w:ins>
      <w:r w:rsidRPr="00AA15B3">
        <w:rPr>
          <w:rFonts w:ascii="Trebuchet MS" w:hAnsi="Trebuchet MS"/>
          <w:noProof/>
        </w:rPr>
        <w:t>gold, blue thread</w:t>
      </w:r>
      <w:del w:id="133" w:author="Author">
        <w:r w:rsidRPr="00AA15B3">
          <w:rPr>
            <w:rFonts w:ascii="Trebuchet MS" w:hAnsi="Trebuchet MS"/>
            <w:noProof/>
          </w:rPr>
          <w:delText xml:space="preserve"> and wool dyed reddish</w:delText>
        </w:r>
      </w:del>
      <w:ins w:id="134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purple </w:t>
      </w:r>
      <w:del w:id="135" w:author="Author">
        <w:r w:rsidRPr="00AA15B3">
          <w:rPr>
            <w:rFonts w:ascii="Trebuchet MS" w:hAnsi="Trebuchet MS"/>
            <w:noProof/>
          </w:rPr>
          <w:delText>and coccus</w:delText>
        </w:r>
      </w:del>
      <w:ins w:id="136" w:author="Author">
        <w:r w:rsidRPr="00AA15B3">
          <w:rPr>
            <w:rFonts w:ascii="Trebuchet MS" w:hAnsi="Trebuchet MS"/>
            <w:noProof/>
          </w:rPr>
          <w:t>wool,</w:t>
        </w:r>
      </w:ins>
      <w:r w:rsidRPr="00AA15B3">
        <w:rPr>
          <w:rFonts w:ascii="Trebuchet MS" w:hAnsi="Trebuchet MS"/>
          <w:noProof/>
        </w:rPr>
        <w:t xml:space="preserve"> scarlet material</w:t>
      </w:r>
      <w:ins w:id="137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fine twisted linen</w:t>
      </w:r>
      <w:del w:id="138" w:author="Author">
        <w:r w:rsidRPr="00AA15B3">
          <w:rPr>
            <w:rFonts w:ascii="Trebuchet MS" w:hAnsi="Trebuchet MS"/>
            <w:noProof/>
          </w:rPr>
          <w:delText xml:space="preserve"> you will make it</w:delText>
        </w:r>
      </w:del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28:16 </w:t>
      </w:r>
      <w:r w:rsidRPr="00AA15B3">
        <w:rPr>
          <w:rFonts w:ascii="Trebuchet MS" w:hAnsi="Trebuchet MS"/>
          <w:noProof/>
        </w:rPr>
        <w:t xml:space="preserve">It should be </w:t>
      </w:r>
      <w:del w:id="139" w:author="Author">
        <w:r w:rsidRPr="00AA15B3">
          <w:rPr>
            <w:rFonts w:ascii="Trebuchet MS" w:hAnsi="Trebuchet MS"/>
            <w:noProof/>
          </w:rPr>
          <w:delText>foursquare</w:delText>
        </w:r>
      </w:del>
      <w:ins w:id="140" w:author="Author">
        <w:r w:rsidRPr="00AA15B3">
          <w:rPr>
            <w:rFonts w:ascii="Trebuchet MS" w:hAnsi="Trebuchet MS"/>
            <w:noProof/>
          </w:rPr>
          <w:t>square</w:t>
        </w:r>
      </w:ins>
      <w:r w:rsidRPr="00AA15B3">
        <w:rPr>
          <w:rFonts w:ascii="Trebuchet MS" w:hAnsi="Trebuchet MS"/>
          <w:noProof/>
        </w:rPr>
        <w:t xml:space="preserve"> when doubled, a span</w:t>
      </w:r>
      <w:del w:id="141" w:author="Author">
        <w:r w:rsidRPr="00AA15B3">
          <w:rPr>
            <w:rFonts w:ascii="Trebuchet MS" w:hAnsi="Trebuchet MS"/>
            <w:noProof/>
          </w:rPr>
          <w:delText xml:space="preserve"> of the hand being its length</w:delText>
        </w:r>
      </w:del>
      <w:ins w:id="142" w:author="Author">
        <w:r w:rsidRPr="00AA15B3">
          <w:rPr>
            <w:rStyle w:val="FootnoteReference"/>
            <w:rFonts w:ascii="Trebuchet MS" w:hAnsi="Trebuchet MS"/>
            <w:noProof/>
          </w:rPr>
          <w:footnoteReference w:id="3"/>
        </w:r>
        <w:r w:rsidRPr="00AA15B3">
          <w:rPr>
            <w:rFonts w:ascii="Trebuchet MS" w:hAnsi="Trebuchet MS"/>
            <w:noProof/>
          </w:rPr>
          <w:t xml:space="preserve"> long</w:t>
        </w:r>
      </w:ins>
      <w:r w:rsidRPr="00AA15B3">
        <w:rPr>
          <w:rFonts w:ascii="Trebuchet MS" w:hAnsi="Trebuchet MS"/>
          <w:noProof/>
        </w:rPr>
        <w:t xml:space="preserve"> and a span </w:t>
      </w:r>
      <w:del w:id="145" w:author="Author">
        <w:r w:rsidRPr="00AA15B3">
          <w:rPr>
            <w:rFonts w:ascii="Trebuchet MS" w:hAnsi="Trebuchet MS"/>
            <w:noProof/>
          </w:rPr>
          <w:delText>of the hand its width</w:delText>
        </w:r>
      </w:del>
      <w:ins w:id="146" w:author="Author">
        <w:r w:rsidRPr="00AA15B3">
          <w:rPr>
            <w:rFonts w:ascii="Trebuchet MS" w:hAnsi="Trebuchet MS"/>
            <w:noProof/>
          </w:rPr>
          <w:t>wide</w:t>
        </w:r>
      </w:ins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28:17 </w:t>
      </w:r>
      <w:del w:id="147" w:author="Author">
        <w:r w:rsidRPr="00AA15B3">
          <w:rPr>
            <w:rFonts w:ascii="Trebuchet MS" w:hAnsi="Trebuchet MS"/>
            <w:noProof/>
          </w:rPr>
          <w:delText>And you must fill</w:delText>
        </w:r>
      </w:del>
      <w:ins w:id="148" w:author="Author">
        <w:r w:rsidRPr="00AA15B3">
          <w:rPr>
            <w:rFonts w:ascii="Trebuchet MS" w:hAnsi="Trebuchet MS"/>
            <w:noProof/>
          </w:rPr>
          <w:t>You should set in</w:t>
        </w:r>
      </w:ins>
      <w:r w:rsidRPr="00AA15B3">
        <w:rPr>
          <w:rFonts w:ascii="Trebuchet MS" w:hAnsi="Trebuchet MS"/>
          <w:noProof/>
        </w:rPr>
        <w:t xml:space="preserve"> it </w:t>
      </w:r>
      <w:del w:id="149" w:author="Author">
        <w:r w:rsidRPr="00AA15B3">
          <w:rPr>
            <w:rFonts w:ascii="Trebuchet MS" w:hAnsi="Trebuchet MS"/>
            <w:noProof/>
          </w:rPr>
          <w:delText>with a filling of</w:delText>
        </w:r>
      </w:del>
      <w:ins w:id="150" w:author="Author">
        <w:r w:rsidRPr="00AA15B3">
          <w:rPr>
            <w:rFonts w:ascii="Trebuchet MS" w:hAnsi="Trebuchet MS"/>
            <w:noProof/>
          </w:rPr>
          <w:t>mounted</w:t>
        </w:r>
      </w:ins>
      <w:r w:rsidRPr="00AA15B3">
        <w:rPr>
          <w:rFonts w:ascii="Trebuchet MS" w:hAnsi="Trebuchet MS"/>
          <w:noProof/>
        </w:rPr>
        <w:t xml:space="preserve"> stones, </w:t>
      </w:r>
      <w:del w:id="151" w:author="Author">
        <w:r w:rsidRPr="00AA15B3">
          <w:rPr>
            <w:rFonts w:ascii="Trebuchet MS" w:hAnsi="Trebuchet MS"/>
            <w:noProof/>
          </w:rPr>
          <w:delText xml:space="preserve">there being </w:delText>
        </w:r>
      </w:del>
      <w:r w:rsidRPr="00AA15B3">
        <w:rPr>
          <w:rFonts w:ascii="Trebuchet MS" w:hAnsi="Trebuchet MS"/>
          <w:noProof/>
        </w:rPr>
        <w:t xml:space="preserve">four rows of stones. </w:t>
      </w:r>
      <w:del w:id="152" w:author="Author">
        <w:r w:rsidRPr="00AA15B3">
          <w:rPr>
            <w:rFonts w:ascii="Trebuchet MS" w:hAnsi="Trebuchet MS"/>
            <w:noProof/>
          </w:rPr>
          <w:delText>A</w:delText>
        </w:r>
      </w:del>
      <w:ins w:id="153" w:author="Author">
        <w:r w:rsidRPr="00AA15B3">
          <w:rPr>
            <w:rFonts w:ascii="Trebuchet MS" w:hAnsi="Trebuchet MS"/>
            <w:noProof/>
          </w:rPr>
          <w:t>The first</w:t>
        </w:r>
      </w:ins>
      <w:r w:rsidRPr="00AA15B3">
        <w:rPr>
          <w:rFonts w:ascii="Trebuchet MS" w:hAnsi="Trebuchet MS"/>
          <w:noProof/>
        </w:rPr>
        <w:t xml:space="preserve"> row </w:t>
      </w:r>
      <w:del w:id="154" w:author="Author">
        <w:r w:rsidRPr="00AA15B3">
          <w:rPr>
            <w:rFonts w:ascii="Trebuchet MS" w:hAnsi="Trebuchet MS"/>
            <w:noProof/>
          </w:rPr>
          <w:delText>of</w:delText>
        </w:r>
      </w:del>
      <w:ins w:id="155" w:author="Author">
        <w:r w:rsidRPr="00AA15B3">
          <w:rPr>
            <w:rFonts w:ascii="Trebuchet MS" w:hAnsi="Trebuchet MS"/>
            <w:noProof/>
          </w:rPr>
          <w:t>is</w:t>
        </w:r>
      </w:ins>
      <w:r w:rsidRPr="00AA15B3">
        <w:rPr>
          <w:rFonts w:ascii="Trebuchet MS" w:hAnsi="Trebuchet MS"/>
          <w:noProof/>
        </w:rPr>
        <w:t xml:space="preserve"> ruby, topaz</w:t>
      </w:r>
      <w:ins w:id="156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emerald</w:t>
      </w:r>
      <w:del w:id="157" w:author="Author">
        <w:r w:rsidRPr="00AA15B3">
          <w:rPr>
            <w:rFonts w:ascii="Trebuchet MS" w:hAnsi="Trebuchet MS"/>
            <w:noProof/>
          </w:rPr>
          <w:delText xml:space="preserve"> is the first row</w:delText>
        </w:r>
      </w:del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28:18 </w:t>
      </w:r>
      <w:del w:id="158" w:author="Author">
        <w:r w:rsidRPr="00AA15B3">
          <w:rPr>
            <w:rFonts w:ascii="Trebuchet MS" w:hAnsi="Trebuchet MS"/>
            <w:noProof/>
          </w:rPr>
          <w:delText>And the</w:delText>
        </w:r>
      </w:del>
      <w:ins w:id="159" w:author="Author">
        <w:r w:rsidRPr="00AA15B3">
          <w:rPr>
            <w:rFonts w:ascii="Trebuchet MS" w:hAnsi="Trebuchet MS"/>
            <w:noProof/>
          </w:rPr>
          <w:t>The</w:t>
        </w:r>
      </w:ins>
      <w:r w:rsidRPr="00AA15B3">
        <w:rPr>
          <w:rFonts w:ascii="Trebuchet MS" w:hAnsi="Trebuchet MS"/>
          <w:noProof/>
        </w:rPr>
        <w:t xml:space="preserve"> second row is turquoise, sapphire</w:t>
      </w:r>
      <w:ins w:id="160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jasper. </w:t>
      </w:r>
      <w:r w:rsidRPr="00AA15B3">
        <w:rPr>
          <w:rFonts w:ascii="Trebuchet MS" w:hAnsi="Trebuchet MS"/>
          <w:b/>
          <w:noProof/>
        </w:rPr>
        <w:t xml:space="preserve">28:19 </w:t>
      </w:r>
      <w:del w:id="161" w:author="Author">
        <w:r w:rsidRPr="00AA15B3">
          <w:rPr>
            <w:rFonts w:ascii="Trebuchet MS" w:hAnsi="Trebuchet MS"/>
            <w:noProof/>
          </w:rPr>
          <w:delText>And the</w:delText>
        </w:r>
      </w:del>
      <w:ins w:id="162" w:author="Author">
        <w:r w:rsidRPr="00AA15B3">
          <w:rPr>
            <w:rFonts w:ascii="Trebuchet MS" w:hAnsi="Trebuchet MS"/>
            <w:noProof/>
          </w:rPr>
          <w:t>The</w:t>
        </w:r>
      </w:ins>
      <w:r w:rsidRPr="00AA15B3">
        <w:rPr>
          <w:rFonts w:ascii="Trebuchet MS" w:hAnsi="Trebuchet MS"/>
          <w:noProof/>
        </w:rPr>
        <w:t xml:space="preserve"> third row is </w:t>
      </w:r>
      <w:r w:rsidRPr="00AA15B3">
        <w:rPr>
          <w:rFonts w:ascii="Trebuchet MS" w:hAnsi="Trebuchet MS"/>
          <w:i/>
          <w:noProof/>
        </w:rPr>
        <w:t xml:space="preserve">lesh′em </w:t>
      </w:r>
      <w:r w:rsidRPr="00AA15B3">
        <w:rPr>
          <w:rFonts w:ascii="Trebuchet MS" w:hAnsi="Trebuchet MS"/>
          <w:noProof/>
        </w:rPr>
        <w:t>stone,</w:t>
      </w:r>
      <w:ins w:id="163" w:author="Author">
        <w:r w:rsidRPr="00AA15B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AA15B3">
        <w:rPr>
          <w:rFonts w:ascii="Trebuchet MS" w:hAnsi="Trebuchet MS"/>
          <w:noProof/>
        </w:rPr>
        <w:t xml:space="preserve"> agate</w:t>
      </w:r>
      <w:ins w:id="166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amethyst. </w:t>
      </w:r>
      <w:r w:rsidRPr="00AA15B3">
        <w:rPr>
          <w:rFonts w:ascii="Trebuchet MS" w:hAnsi="Trebuchet MS"/>
          <w:b/>
          <w:noProof/>
        </w:rPr>
        <w:t xml:space="preserve">28:20 </w:t>
      </w:r>
      <w:del w:id="167" w:author="Author">
        <w:r w:rsidRPr="00AA15B3">
          <w:rPr>
            <w:rFonts w:ascii="Trebuchet MS" w:hAnsi="Trebuchet MS"/>
            <w:noProof/>
          </w:rPr>
          <w:delText>And the</w:delText>
        </w:r>
      </w:del>
      <w:ins w:id="168" w:author="Author">
        <w:r w:rsidRPr="00AA15B3">
          <w:rPr>
            <w:rFonts w:ascii="Trebuchet MS" w:hAnsi="Trebuchet MS"/>
            <w:noProof/>
          </w:rPr>
          <w:t>The</w:t>
        </w:r>
      </w:ins>
      <w:r w:rsidRPr="00AA15B3">
        <w:rPr>
          <w:rFonts w:ascii="Trebuchet MS" w:hAnsi="Trebuchet MS"/>
          <w:noProof/>
        </w:rPr>
        <w:t xml:space="preserve"> fourth row is chrys′o·lite</w:t>
      </w:r>
      <w:del w:id="169" w:author="Author">
        <w:r w:rsidRPr="00AA15B3">
          <w:rPr>
            <w:rFonts w:ascii="Trebuchet MS" w:hAnsi="Trebuchet MS"/>
            <w:noProof/>
          </w:rPr>
          <w:delText xml:space="preserve"> and</w:delText>
        </w:r>
      </w:del>
      <w:ins w:id="170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onyx</w:t>
      </w:r>
      <w:ins w:id="171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jade. </w:t>
      </w:r>
      <w:del w:id="172" w:author="Author">
        <w:r w:rsidRPr="00AA15B3">
          <w:rPr>
            <w:rFonts w:ascii="Trebuchet MS" w:hAnsi="Trebuchet MS"/>
            <w:noProof/>
          </w:rPr>
          <w:delText>Sockets of gold</w:delText>
        </w:r>
      </w:del>
      <w:ins w:id="173" w:author="Author">
        <w:r w:rsidRPr="00AA15B3">
          <w:rPr>
            <w:rFonts w:ascii="Trebuchet MS" w:hAnsi="Trebuchet MS"/>
            <w:noProof/>
          </w:rPr>
          <w:t>They</w:t>
        </w:r>
      </w:ins>
      <w:r w:rsidRPr="00AA15B3">
        <w:rPr>
          <w:rFonts w:ascii="Trebuchet MS" w:hAnsi="Trebuchet MS"/>
          <w:noProof/>
        </w:rPr>
        <w:t xml:space="preserve"> should be </w:t>
      </w:r>
      <w:ins w:id="174" w:author="Author">
        <w:r w:rsidRPr="00AA15B3">
          <w:rPr>
            <w:rFonts w:ascii="Trebuchet MS" w:hAnsi="Trebuchet MS"/>
            <w:noProof/>
          </w:rPr>
          <w:t xml:space="preserve">mounted </w:t>
        </w:r>
      </w:ins>
      <w:r w:rsidRPr="00AA15B3">
        <w:rPr>
          <w:rFonts w:ascii="Trebuchet MS" w:hAnsi="Trebuchet MS"/>
          <w:noProof/>
        </w:rPr>
        <w:t xml:space="preserve">in </w:t>
      </w:r>
      <w:del w:id="175" w:author="Author">
        <w:r w:rsidRPr="00AA15B3">
          <w:rPr>
            <w:rFonts w:ascii="Trebuchet MS" w:hAnsi="Trebuchet MS"/>
            <w:noProof/>
          </w:rPr>
          <w:delText>their fillings</w:delText>
        </w:r>
      </w:del>
      <w:ins w:id="176" w:author="Author">
        <w:r w:rsidRPr="00AA15B3">
          <w:rPr>
            <w:rFonts w:ascii="Trebuchet MS" w:hAnsi="Trebuchet MS"/>
            <w:noProof/>
          </w:rPr>
          <w:t>settings of gold</w:t>
        </w:r>
      </w:ins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28:21 </w:t>
      </w:r>
      <w:del w:id="177" w:author="Author">
        <w:r w:rsidRPr="00AA15B3">
          <w:rPr>
            <w:rFonts w:ascii="Trebuchet MS" w:hAnsi="Trebuchet MS"/>
            <w:noProof/>
          </w:rPr>
          <w:delText>And the</w:delText>
        </w:r>
      </w:del>
      <w:ins w:id="178" w:author="Author">
        <w:r w:rsidRPr="00AA15B3">
          <w:rPr>
            <w:rFonts w:ascii="Trebuchet MS" w:hAnsi="Trebuchet MS"/>
            <w:noProof/>
          </w:rPr>
          <w:t>The</w:t>
        </w:r>
      </w:ins>
      <w:r w:rsidRPr="00AA15B3">
        <w:rPr>
          <w:rFonts w:ascii="Trebuchet MS" w:hAnsi="Trebuchet MS"/>
          <w:noProof/>
        </w:rPr>
        <w:t xml:space="preserve"> stones </w:t>
      </w:r>
      <w:del w:id="179" w:author="Author">
        <w:r w:rsidRPr="00AA15B3">
          <w:rPr>
            <w:rFonts w:ascii="Trebuchet MS" w:hAnsi="Trebuchet MS"/>
            <w:noProof/>
          </w:rPr>
          <w:delText>should be according</w:delText>
        </w:r>
      </w:del>
      <w:ins w:id="180" w:author="Author">
        <w:r w:rsidRPr="00AA15B3">
          <w:rPr>
            <w:rFonts w:ascii="Trebuchet MS" w:hAnsi="Trebuchet MS"/>
            <w:noProof/>
          </w:rPr>
          <w:t>will correspond</w:t>
        </w:r>
      </w:ins>
      <w:r w:rsidRPr="00AA15B3">
        <w:rPr>
          <w:rFonts w:ascii="Trebuchet MS" w:hAnsi="Trebuchet MS"/>
          <w:noProof/>
        </w:rPr>
        <w:t xml:space="preserve"> to the names of the </w:t>
      </w:r>
      <w:ins w:id="181" w:author="Author">
        <w:r w:rsidRPr="00AA15B3">
          <w:rPr>
            <w:rFonts w:ascii="Trebuchet MS" w:hAnsi="Trebuchet MS"/>
            <w:noProof/>
          </w:rPr>
          <w:t xml:space="preserve">12 </w:t>
        </w:r>
      </w:ins>
      <w:r w:rsidRPr="00AA15B3">
        <w:rPr>
          <w:rFonts w:ascii="Trebuchet MS" w:hAnsi="Trebuchet MS"/>
          <w:noProof/>
        </w:rPr>
        <w:t>sons of Israel</w:t>
      </w:r>
      <w:del w:id="182" w:author="Author">
        <w:r w:rsidRPr="00AA15B3">
          <w:rPr>
            <w:rFonts w:ascii="Trebuchet MS" w:hAnsi="Trebuchet MS"/>
            <w:noProof/>
          </w:rPr>
          <w:delText>, the twelve according to their names. With the engravings of</w:delText>
        </w:r>
      </w:del>
      <w:ins w:id="183" w:author="Author">
        <w:r w:rsidRPr="00AA15B3">
          <w:rPr>
            <w:rFonts w:ascii="Trebuchet MS" w:hAnsi="Trebuchet MS"/>
            <w:noProof/>
          </w:rPr>
          <w:t>. Each one should be engraved like</w:t>
        </w:r>
      </w:ins>
      <w:r w:rsidRPr="00AA15B3">
        <w:rPr>
          <w:rFonts w:ascii="Trebuchet MS" w:hAnsi="Trebuchet MS"/>
          <w:noProof/>
        </w:rPr>
        <w:t xml:space="preserve"> a seal</w:t>
      </w:r>
      <w:del w:id="184" w:author="Author">
        <w:r w:rsidRPr="00AA15B3">
          <w:rPr>
            <w:rFonts w:ascii="Trebuchet MS" w:hAnsi="Trebuchet MS"/>
            <w:noProof/>
          </w:rPr>
          <w:delText xml:space="preserve"> they should be</w:delText>
        </w:r>
      </w:del>
      <w:r w:rsidRPr="00AA15B3">
        <w:rPr>
          <w:rFonts w:ascii="Trebuchet MS" w:hAnsi="Trebuchet MS"/>
          <w:noProof/>
        </w:rPr>
        <w:t xml:space="preserve">, each </w:t>
      </w:r>
      <w:del w:id="185" w:author="Author">
        <w:r w:rsidRPr="00AA15B3">
          <w:rPr>
            <w:rFonts w:ascii="Trebuchet MS" w:hAnsi="Trebuchet MS"/>
            <w:noProof/>
          </w:rPr>
          <w:delText xml:space="preserve">one according to its </w:delText>
        </w:r>
      </w:del>
      <w:r w:rsidRPr="00AA15B3">
        <w:rPr>
          <w:rFonts w:ascii="Trebuchet MS" w:hAnsi="Trebuchet MS"/>
          <w:noProof/>
        </w:rPr>
        <w:t>name</w:t>
      </w:r>
      <w:del w:id="186" w:author="Author">
        <w:r w:rsidRPr="00AA15B3">
          <w:rPr>
            <w:rFonts w:ascii="Trebuchet MS" w:hAnsi="Trebuchet MS"/>
            <w:noProof/>
          </w:rPr>
          <w:delText>, for</w:delText>
        </w:r>
      </w:del>
      <w:ins w:id="187" w:author="Author">
        <w:r w:rsidRPr="00AA15B3">
          <w:rPr>
            <w:rFonts w:ascii="Trebuchet MS" w:hAnsi="Trebuchet MS"/>
            <w:noProof/>
          </w:rPr>
          <w:t xml:space="preserve"> representing one of</w:t>
        </w:r>
      </w:ins>
      <w:r w:rsidRPr="00AA15B3">
        <w:rPr>
          <w:rFonts w:ascii="Trebuchet MS" w:hAnsi="Trebuchet MS"/>
          <w:noProof/>
        </w:rPr>
        <w:t xml:space="preserve"> the </w:t>
      </w:r>
      <w:del w:id="188" w:author="Author">
        <w:r w:rsidRPr="00AA15B3">
          <w:rPr>
            <w:rFonts w:ascii="Trebuchet MS" w:hAnsi="Trebuchet MS"/>
            <w:noProof/>
          </w:rPr>
          <w:delText>twelve</w:delText>
        </w:r>
      </w:del>
      <w:ins w:id="189" w:author="Author">
        <w:r w:rsidRPr="00AA15B3">
          <w:rPr>
            <w:rFonts w:ascii="Trebuchet MS" w:hAnsi="Trebuchet MS"/>
            <w:noProof/>
          </w:rPr>
          <w:t>12</w:t>
        </w:r>
      </w:ins>
      <w:r w:rsidRPr="00AA15B3">
        <w:rPr>
          <w:rFonts w:ascii="Trebuchet MS" w:hAnsi="Trebuchet MS"/>
          <w:noProof/>
        </w:rPr>
        <w:t xml:space="preserve"> tribes.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28:22 </w:t>
      </w:r>
      <w:r w:rsidRPr="00AA15B3">
        <w:rPr>
          <w:rFonts w:ascii="Trebuchet MS" w:hAnsi="Trebuchet MS"/>
          <w:noProof/>
        </w:rPr>
        <w:t>“</w:t>
      </w:r>
      <w:del w:id="190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191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make </w:t>
      </w:r>
      <w:del w:id="192" w:author="Author">
        <w:r w:rsidRPr="00AA15B3">
          <w:rPr>
            <w:rFonts w:ascii="Trebuchet MS" w:hAnsi="Trebuchet MS"/>
            <w:noProof/>
          </w:rPr>
          <w:delText>upon</w:delText>
        </w:r>
      </w:del>
      <w:ins w:id="193" w:author="Author">
        <w:r w:rsidRPr="00AA15B3">
          <w:rPr>
            <w:rFonts w:ascii="Trebuchet MS" w:hAnsi="Trebuchet MS"/>
            <w:noProof/>
          </w:rPr>
          <w:t>wreathed chains on</w:t>
        </w:r>
      </w:ins>
      <w:r w:rsidRPr="00AA15B3">
        <w:rPr>
          <w:rFonts w:ascii="Trebuchet MS" w:hAnsi="Trebuchet MS"/>
          <w:noProof/>
        </w:rPr>
        <w:t xml:space="preserve"> the breastpiece</w:t>
      </w:r>
      <w:del w:id="194" w:author="Author">
        <w:r w:rsidRPr="00AA15B3">
          <w:rPr>
            <w:rFonts w:ascii="Trebuchet MS" w:hAnsi="Trebuchet MS"/>
            <w:noProof/>
          </w:rPr>
          <w:delText xml:space="preserve"> wreathed chains, in ropework</w:delText>
        </w:r>
      </w:del>
      <w:r w:rsidRPr="00AA15B3">
        <w:rPr>
          <w:rFonts w:ascii="Trebuchet MS" w:hAnsi="Trebuchet MS"/>
          <w:noProof/>
        </w:rPr>
        <w:t>,</w:t>
      </w:r>
      <w:ins w:id="195" w:author="Author">
        <w:r w:rsidRPr="00AA15B3">
          <w:rPr>
            <w:rFonts w:ascii="Trebuchet MS" w:hAnsi="Trebuchet MS"/>
            <w:noProof/>
          </w:rPr>
          <w:t xml:space="preserve"> like cords</w:t>
        </w:r>
      </w:ins>
      <w:r w:rsidRPr="00AA15B3">
        <w:rPr>
          <w:rFonts w:ascii="Trebuchet MS" w:hAnsi="Trebuchet MS"/>
          <w:noProof/>
        </w:rPr>
        <w:t xml:space="preserve"> of pure gold. </w:t>
      </w:r>
      <w:r w:rsidRPr="00AA15B3">
        <w:rPr>
          <w:rFonts w:ascii="Trebuchet MS" w:hAnsi="Trebuchet MS"/>
          <w:b/>
          <w:noProof/>
        </w:rPr>
        <w:t xml:space="preserve">28:23 </w:t>
      </w:r>
      <w:del w:id="196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197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make </w:t>
      </w:r>
      <w:del w:id="198" w:author="Author">
        <w:r w:rsidRPr="00AA15B3">
          <w:rPr>
            <w:rFonts w:ascii="Trebuchet MS" w:hAnsi="Trebuchet MS"/>
            <w:noProof/>
          </w:rPr>
          <w:delText>upon</w:delText>
        </w:r>
      </w:del>
      <w:ins w:id="199" w:author="Author">
        <w:r w:rsidRPr="00AA15B3">
          <w:rPr>
            <w:rFonts w:ascii="Trebuchet MS" w:hAnsi="Trebuchet MS"/>
            <w:noProof/>
          </w:rPr>
          <w:t>two rings of gold for</w:t>
        </w:r>
      </w:ins>
      <w:r w:rsidRPr="00AA15B3">
        <w:rPr>
          <w:rFonts w:ascii="Trebuchet MS" w:hAnsi="Trebuchet MS"/>
          <w:noProof/>
        </w:rPr>
        <w:t xml:space="preserve"> the breastpiece </w:t>
      </w:r>
      <w:del w:id="200" w:author="Author">
        <w:r w:rsidRPr="00AA15B3">
          <w:rPr>
            <w:rFonts w:ascii="Trebuchet MS" w:hAnsi="Trebuchet MS"/>
            <w:noProof/>
          </w:rPr>
          <w:delText xml:space="preserve">two rings of gold, </w:delText>
        </w:r>
      </w:del>
      <w:r w:rsidRPr="00AA15B3">
        <w:rPr>
          <w:rFonts w:ascii="Trebuchet MS" w:hAnsi="Trebuchet MS"/>
          <w:noProof/>
        </w:rPr>
        <w:t xml:space="preserve">and </w:t>
      </w:r>
      <w:del w:id="201" w:author="Author">
        <w:r w:rsidRPr="00AA15B3">
          <w:rPr>
            <w:rFonts w:ascii="Trebuchet MS" w:hAnsi="Trebuchet MS"/>
            <w:noProof/>
          </w:rPr>
          <w:delText>you must put</w:delText>
        </w:r>
      </w:del>
      <w:ins w:id="202" w:author="Author">
        <w:r w:rsidRPr="00AA15B3">
          <w:rPr>
            <w:rFonts w:ascii="Trebuchet MS" w:hAnsi="Trebuchet MS"/>
            <w:noProof/>
          </w:rPr>
          <w:t>attach</w:t>
        </w:r>
      </w:ins>
      <w:r w:rsidRPr="00AA15B3">
        <w:rPr>
          <w:rFonts w:ascii="Trebuchet MS" w:hAnsi="Trebuchet MS"/>
          <w:noProof/>
        </w:rPr>
        <w:t xml:space="preserve"> the two rings </w:t>
      </w:r>
      <w:del w:id="203" w:author="Author">
        <w:r w:rsidRPr="00AA15B3">
          <w:rPr>
            <w:rFonts w:ascii="Trebuchet MS" w:hAnsi="Trebuchet MS"/>
            <w:noProof/>
          </w:rPr>
          <w:delText>upon</w:delText>
        </w:r>
      </w:del>
      <w:ins w:id="204" w:author="Author">
        <w:r w:rsidRPr="00AA15B3">
          <w:rPr>
            <w:rFonts w:ascii="Trebuchet MS" w:hAnsi="Trebuchet MS"/>
            <w:noProof/>
          </w:rPr>
          <w:t>to</w:t>
        </w:r>
      </w:ins>
      <w:r w:rsidRPr="00AA15B3">
        <w:rPr>
          <w:rFonts w:ascii="Trebuchet MS" w:hAnsi="Trebuchet MS"/>
          <w:noProof/>
        </w:rPr>
        <w:t xml:space="preserve"> the two </w:t>
      </w:r>
      <w:del w:id="205" w:author="Author">
        <w:r w:rsidRPr="00AA15B3">
          <w:rPr>
            <w:rFonts w:ascii="Trebuchet MS" w:hAnsi="Trebuchet MS"/>
            <w:noProof/>
          </w:rPr>
          <w:delText>extremities</w:delText>
        </w:r>
      </w:del>
      <w:ins w:id="206" w:author="Author">
        <w:r w:rsidRPr="00AA15B3">
          <w:rPr>
            <w:rFonts w:ascii="Trebuchet MS" w:hAnsi="Trebuchet MS"/>
            <w:noProof/>
          </w:rPr>
          <w:t>ends</w:t>
        </w:r>
      </w:ins>
      <w:r w:rsidRPr="00AA15B3">
        <w:rPr>
          <w:rFonts w:ascii="Trebuchet MS" w:hAnsi="Trebuchet MS"/>
          <w:noProof/>
        </w:rPr>
        <w:t xml:space="preserve"> of the breastpiece. </w:t>
      </w:r>
      <w:r w:rsidRPr="00AA15B3">
        <w:rPr>
          <w:rFonts w:ascii="Trebuchet MS" w:hAnsi="Trebuchet MS"/>
          <w:b/>
          <w:noProof/>
        </w:rPr>
        <w:t xml:space="preserve">28:24 </w:t>
      </w:r>
      <w:del w:id="207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208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put the two </w:t>
      </w:r>
      <w:del w:id="209" w:author="Author">
        <w:r w:rsidRPr="00AA15B3">
          <w:rPr>
            <w:rFonts w:ascii="Trebuchet MS" w:hAnsi="Trebuchet MS"/>
            <w:noProof/>
          </w:rPr>
          <w:delText>ropes</w:delText>
        </w:r>
      </w:del>
      <w:ins w:id="210" w:author="Author">
        <w:r w:rsidRPr="00AA15B3">
          <w:rPr>
            <w:rFonts w:ascii="Trebuchet MS" w:hAnsi="Trebuchet MS"/>
            <w:noProof/>
          </w:rPr>
          <w:t>cords</w:t>
        </w:r>
      </w:ins>
      <w:r w:rsidRPr="00AA15B3">
        <w:rPr>
          <w:rFonts w:ascii="Trebuchet MS" w:hAnsi="Trebuchet MS"/>
          <w:noProof/>
        </w:rPr>
        <w:t xml:space="preserve"> of gold through the two rings at the </w:t>
      </w:r>
      <w:del w:id="211" w:author="Author">
        <w:r w:rsidRPr="00AA15B3">
          <w:rPr>
            <w:rFonts w:ascii="Trebuchet MS" w:hAnsi="Trebuchet MS"/>
            <w:noProof/>
          </w:rPr>
          <w:delText>extremities</w:delText>
        </w:r>
      </w:del>
      <w:ins w:id="212" w:author="Author">
        <w:r w:rsidRPr="00AA15B3">
          <w:rPr>
            <w:rFonts w:ascii="Trebuchet MS" w:hAnsi="Trebuchet MS"/>
            <w:noProof/>
          </w:rPr>
          <w:t>ends</w:t>
        </w:r>
      </w:ins>
      <w:r w:rsidRPr="00AA15B3">
        <w:rPr>
          <w:rFonts w:ascii="Trebuchet MS" w:hAnsi="Trebuchet MS"/>
          <w:noProof/>
        </w:rPr>
        <w:t xml:space="preserve"> of the breastpiece. </w:t>
      </w:r>
      <w:r w:rsidRPr="00AA15B3">
        <w:rPr>
          <w:rFonts w:ascii="Trebuchet MS" w:hAnsi="Trebuchet MS"/>
          <w:b/>
          <w:noProof/>
        </w:rPr>
        <w:t xml:space="preserve">28:25 </w:t>
      </w:r>
      <w:del w:id="213" w:author="Author">
        <w:r w:rsidRPr="00AA15B3">
          <w:rPr>
            <w:rFonts w:ascii="Trebuchet MS" w:hAnsi="Trebuchet MS"/>
            <w:noProof/>
          </w:rPr>
          <w:delText>And you</w:delText>
        </w:r>
      </w:del>
      <w:ins w:id="214" w:author="Author">
        <w:r w:rsidRPr="00AA15B3">
          <w:rPr>
            <w:rFonts w:ascii="Trebuchet MS" w:hAnsi="Trebuchet MS"/>
            <w:noProof/>
          </w:rPr>
          <w:t>You</w:t>
        </w:r>
      </w:ins>
      <w:r w:rsidRPr="00AA15B3">
        <w:rPr>
          <w:rFonts w:ascii="Trebuchet MS" w:hAnsi="Trebuchet MS"/>
          <w:noProof/>
        </w:rPr>
        <w:t xml:space="preserve"> will put the two ends of the two </w:t>
      </w:r>
      <w:del w:id="215" w:author="Author">
        <w:r w:rsidRPr="00AA15B3">
          <w:rPr>
            <w:rFonts w:ascii="Trebuchet MS" w:hAnsi="Trebuchet MS"/>
            <w:noProof/>
          </w:rPr>
          <w:delText>ropes</w:delText>
        </w:r>
      </w:del>
      <w:ins w:id="216" w:author="Author">
        <w:r w:rsidRPr="00AA15B3">
          <w:rPr>
            <w:rFonts w:ascii="Trebuchet MS" w:hAnsi="Trebuchet MS"/>
            <w:noProof/>
          </w:rPr>
          <w:t>cords</w:t>
        </w:r>
      </w:ins>
      <w:r w:rsidRPr="00AA15B3">
        <w:rPr>
          <w:rFonts w:ascii="Trebuchet MS" w:hAnsi="Trebuchet MS"/>
          <w:noProof/>
        </w:rPr>
        <w:t xml:space="preserve"> through the two settings, and you must </w:t>
      </w:r>
      <w:del w:id="217" w:author="Author">
        <w:r w:rsidRPr="00AA15B3">
          <w:rPr>
            <w:rFonts w:ascii="Trebuchet MS" w:hAnsi="Trebuchet MS"/>
            <w:noProof/>
          </w:rPr>
          <w:delText>put</w:delText>
        </w:r>
      </w:del>
      <w:ins w:id="218" w:author="Author">
        <w:r w:rsidRPr="00AA15B3">
          <w:rPr>
            <w:rFonts w:ascii="Trebuchet MS" w:hAnsi="Trebuchet MS"/>
            <w:noProof/>
          </w:rPr>
          <w:t>attach</w:t>
        </w:r>
      </w:ins>
      <w:r w:rsidRPr="00AA15B3">
        <w:rPr>
          <w:rFonts w:ascii="Trebuchet MS" w:hAnsi="Trebuchet MS"/>
          <w:noProof/>
        </w:rPr>
        <w:t xml:space="preserve"> them </w:t>
      </w:r>
      <w:del w:id="219" w:author="Author">
        <w:r w:rsidRPr="00AA15B3">
          <w:rPr>
            <w:rFonts w:ascii="Trebuchet MS" w:hAnsi="Trebuchet MS"/>
            <w:noProof/>
          </w:rPr>
          <w:delText>upon</w:delText>
        </w:r>
      </w:del>
      <w:ins w:id="220" w:author="Author">
        <w:r w:rsidRPr="00AA15B3">
          <w:rPr>
            <w:rFonts w:ascii="Trebuchet MS" w:hAnsi="Trebuchet MS"/>
            <w:noProof/>
          </w:rPr>
          <w:t>to</w:t>
        </w:r>
      </w:ins>
      <w:r w:rsidRPr="00AA15B3">
        <w:rPr>
          <w:rFonts w:ascii="Trebuchet MS" w:hAnsi="Trebuchet MS"/>
          <w:noProof/>
        </w:rPr>
        <w:t xml:space="preserve"> the shoulder pieces of the eph′od, at the </w:t>
      </w:r>
      <w:del w:id="221" w:author="Author">
        <w:r w:rsidRPr="00AA15B3">
          <w:rPr>
            <w:rFonts w:ascii="Trebuchet MS" w:hAnsi="Trebuchet MS"/>
            <w:noProof/>
          </w:rPr>
          <w:delText>forefront of it</w:delText>
        </w:r>
      </w:del>
      <w:ins w:id="222" w:author="Author">
        <w:r w:rsidRPr="00AA15B3">
          <w:rPr>
            <w:rFonts w:ascii="Trebuchet MS" w:hAnsi="Trebuchet MS"/>
            <w:noProof/>
          </w:rPr>
          <w:t>front</w:t>
        </w:r>
      </w:ins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28:26 </w:t>
      </w:r>
      <w:del w:id="223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224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make two rings of gold and set them at the two </w:t>
      </w:r>
      <w:del w:id="225" w:author="Author">
        <w:r w:rsidRPr="00AA15B3">
          <w:rPr>
            <w:rFonts w:ascii="Trebuchet MS" w:hAnsi="Trebuchet MS"/>
            <w:noProof/>
          </w:rPr>
          <w:delText xml:space="preserve">extremities </w:delText>
        </w:r>
      </w:del>
      <w:ins w:id="226" w:author="Author">
        <w:r w:rsidRPr="00AA15B3">
          <w:rPr>
            <w:rFonts w:ascii="Trebuchet MS" w:hAnsi="Trebuchet MS"/>
            <w:noProof/>
          </w:rPr>
          <w:t xml:space="preserve">ends on the inside edge </w:t>
        </w:r>
      </w:ins>
      <w:r w:rsidRPr="00AA15B3">
        <w:rPr>
          <w:rFonts w:ascii="Trebuchet MS" w:hAnsi="Trebuchet MS"/>
          <w:noProof/>
        </w:rPr>
        <w:t>of the breastpiece</w:t>
      </w:r>
      <w:del w:id="227" w:author="Author">
        <w:r w:rsidRPr="00AA15B3">
          <w:rPr>
            <w:rFonts w:ascii="Trebuchet MS" w:hAnsi="Trebuchet MS"/>
            <w:noProof/>
          </w:rPr>
          <w:delText xml:space="preserve"> upon its edge that is on the side toward</w:delText>
        </w:r>
      </w:del>
      <w:ins w:id="228" w:author="Author">
        <w:r w:rsidRPr="00AA15B3">
          <w:rPr>
            <w:rFonts w:ascii="Trebuchet MS" w:hAnsi="Trebuchet MS"/>
            <w:noProof/>
          </w:rPr>
          <w:t>, facing</w:t>
        </w:r>
      </w:ins>
      <w:r w:rsidRPr="00AA15B3">
        <w:rPr>
          <w:rFonts w:ascii="Trebuchet MS" w:hAnsi="Trebuchet MS"/>
          <w:noProof/>
        </w:rPr>
        <w:t xml:space="preserve"> the eph′od</w:t>
      </w:r>
      <w:del w:id="229" w:author="Author">
        <w:r w:rsidRPr="00AA15B3">
          <w:rPr>
            <w:rFonts w:ascii="Trebuchet MS" w:hAnsi="Trebuchet MS"/>
            <w:noProof/>
          </w:rPr>
          <w:delText xml:space="preserve"> inward</w:delText>
        </w:r>
      </w:del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28:27 </w:t>
      </w:r>
      <w:del w:id="230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231" w:author="Author">
        <w:r w:rsidRPr="00AA15B3">
          <w:rPr>
            <w:rFonts w:ascii="Trebuchet MS" w:hAnsi="Trebuchet MS"/>
            <w:noProof/>
          </w:rPr>
          <w:t>You should</w:t>
        </w:r>
      </w:ins>
      <w:r w:rsidRPr="00AA15B3">
        <w:rPr>
          <w:rFonts w:ascii="Trebuchet MS" w:hAnsi="Trebuchet MS"/>
          <w:noProof/>
        </w:rPr>
        <w:t xml:space="preserve"> make two </w:t>
      </w:r>
      <w:ins w:id="232" w:author="Author">
        <w:r w:rsidRPr="00AA15B3">
          <w:rPr>
            <w:rFonts w:ascii="Trebuchet MS" w:hAnsi="Trebuchet MS"/>
            <w:noProof/>
          </w:rPr>
          <w:t xml:space="preserve">more </w:t>
        </w:r>
      </w:ins>
      <w:r w:rsidRPr="00AA15B3">
        <w:rPr>
          <w:rFonts w:ascii="Trebuchet MS" w:hAnsi="Trebuchet MS"/>
          <w:noProof/>
        </w:rPr>
        <w:t xml:space="preserve">rings of gold </w:t>
      </w:r>
      <w:del w:id="233" w:author="Author">
        <w:r w:rsidRPr="00AA15B3">
          <w:rPr>
            <w:rFonts w:ascii="Trebuchet MS" w:hAnsi="Trebuchet MS"/>
            <w:noProof/>
          </w:rPr>
          <w:delText>and put them upon</w:delText>
        </w:r>
      </w:del>
      <w:ins w:id="234" w:author="Author">
        <w:r w:rsidRPr="00AA15B3">
          <w:rPr>
            <w:rFonts w:ascii="Trebuchet MS" w:hAnsi="Trebuchet MS"/>
            <w:noProof/>
          </w:rPr>
          <w:t>on the front of the eph′od, below</w:t>
        </w:r>
      </w:ins>
      <w:r w:rsidRPr="00AA15B3">
        <w:rPr>
          <w:rFonts w:ascii="Trebuchet MS" w:hAnsi="Trebuchet MS"/>
          <w:noProof/>
        </w:rPr>
        <w:t xml:space="preserve"> the two shoulder pieces</w:t>
      </w:r>
      <w:del w:id="235" w:author="Author">
        <w:r w:rsidRPr="00AA15B3">
          <w:rPr>
            <w:rFonts w:ascii="Trebuchet MS" w:hAnsi="Trebuchet MS"/>
            <w:noProof/>
          </w:rPr>
          <w:delText xml:space="preserve"> of the eph′od from below, on its forefront, near its place of joining</w:delText>
        </w:r>
      </w:del>
      <w:ins w:id="236" w:author="Author">
        <w:r w:rsidRPr="00AA15B3">
          <w:rPr>
            <w:rFonts w:ascii="Trebuchet MS" w:hAnsi="Trebuchet MS"/>
            <w:noProof/>
          </w:rPr>
          <w:t>, close to where it is joined</w:t>
        </w:r>
      </w:ins>
      <w:r w:rsidRPr="00AA15B3">
        <w:rPr>
          <w:rFonts w:ascii="Trebuchet MS" w:hAnsi="Trebuchet MS"/>
          <w:noProof/>
        </w:rPr>
        <w:t xml:space="preserve">, above the </w:t>
      </w:r>
      <w:del w:id="237" w:author="Author">
        <w:r w:rsidRPr="00AA15B3">
          <w:rPr>
            <w:rFonts w:ascii="Trebuchet MS" w:hAnsi="Trebuchet MS"/>
            <w:noProof/>
          </w:rPr>
          <w:delText>girdle</w:delText>
        </w:r>
      </w:del>
      <w:ins w:id="238" w:author="Author">
        <w:r w:rsidRPr="00AA15B3">
          <w:rPr>
            <w:rFonts w:ascii="Trebuchet MS" w:hAnsi="Trebuchet MS"/>
            <w:noProof/>
          </w:rPr>
          <w:t>woven belt</w:t>
        </w:r>
        <w:r w:rsidRPr="00AA15B3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AA15B3">
        <w:rPr>
          <w:rFonts w:ascii="Trebuchet MS" w:hAnsi="Trebuchet MS"/>
          <w:noProof/>
        </w:rPr>
        <w:t xml:space="preserve"> of the eph′od. </w:t>
      </w:r>
      <w:r w:rsidRPr="00AA15B3">
        <w:rPr>
          <w:rFonts w:ascii="Trebuchet MS" w:hAnsi="Trebuchet MS"/>
          <w:b/>
          <w:noProof/>
        </w:rPr>
        <w:t xml:space="preserve">28:28 </w:t>
      </w:r>
      <w:del w:id="241" w:author="Author">
        <w:r w:rsidRPr="00AA15B3">
          <w:rPr>
            <w:rFonts w:ascii="Trebuchet MS" w:hAnsi="Trebuchet MS"/>
            <w:noProof/>
          </w:rPr>
          <w:delText>And they will bind the</w:delText>
        </w:r>
      </w:del>
      <w:ins w:id="242" w:author="Author">
        <w:r w:rsidRPr="00AA15B3">
          <w:rPr>
            <w:rFonts w:ascii="Trebuchet MS" w:hAnsi="Trebuchet MS"/>
            <w:noProof/>
          </w:rPr>
          <w:t>The</w:t>
        </w:r>
      </w:ins>
      <w:r w:rsidRPr="00AA15B3">
        <w:rPr>
          <w:rFonts w:ascii="Trebuchet MS" w:hAnsi="Trebuchet MS"/>
          <w:noProof/>
        </w:rPr>
        <w:t xml:space="preserve"> breastpiece </w:t>
      </w:r>
      <w:del w:id="243" w:author="Author">
        <w:r w:rsidRPr="00AA15B3">
          <w:rPr>
            <w:rFonts w:ascii="Trebuchet MS" w:hAnsi="Trebuchet MS"/>
            <w:noProof/>
          </w:rPr>
          <w:delText>by</w:delText>
        </w:r>
      </w:del>
      <w:ins w:id="244" w:author="Author">
        <w:r w:rsidRPr="00AA15B3">
          <w:rPr>
            <w:rFonts w:ascii="Trebuchet MS" w:hAnsi="Trebuchet MS"/>
            <w:noProof/>
          </w:rPr>
          <w:t>should be held in place by a blue cord, tying</w:t>
        </w:r>
      </w:ins>
      <w:r w:rsidRPr="00AA15B3">
        <w:rPr>
          <w:rFonts w:ascii="Trebuchet MS" w:hAnsi="Trebuchet MS"/>
          <w:noProof/>
        </w:rPr>
        <w:t xml:space="preserve"> its rings to the rings of the eph′od</w:t>
      </w:r>
      <w:del w:id="245" w:author="Author">
        <w:r w:rsidRPr="00AA15B3">
          <w:rPr>
            <w:rFonts w:ascii="Trebuchet MS" w:hAnsi="Trebuchet MS"/>
            <w:noProof/>
          </w:rPr>
          <w:delText xml:space="preserve"> with a blue string, that it may continue above the girdle of the eph′od and</w:delText>
        </w:r>
      </w:del>
      <w:ins w:id="246" w:author="Author">
        <w:r w:rsidRPr="00AA15B3">
          <w:rPr>
            <w:rFonts w:ascii="Trebuchet MS" w:hAnsi="Trebuchet MS"/>
            <w:noProof/>
          </w:rPr>
          <w:t>. This will keep</w:t>
        </w:r>
      </w:ins>
      <w:r w:rsidRPr="00AA15B3">
        <w:rPr>
          <w:rFonts w:ascii="Trebuchet MS" w:hAnsi="Trebuchet MS"/>
          <w:noProof/>
        </w:rPr>
        <w:t xml:space="preserve"> the breastpiece </w:t>
      </w:r>
      <w:del w:id="247" w:author="Author">
        <w:r w:rsidRPr="00AA15B3">
          <w:rPr>
            <w:rFonts w:ascii="Trebuchet MS" w:hAnsi="Trebuchet MS"/>
            <w:noProof/>
          </w:rPr>
          <w:delText>may not get displaced from</w:delText>
        </w:r>
      </w:del>
      <w:ins w:id="248" w:author="Author">
        <w:r w:rsidRPr="00AA15B3">
          <w:rPr>
            <w:rFonts w:ascii="Trebuchet MS" w:hAnsi="Trebuchet MS"/>
            <w:noProof/>
          </w:rPr>
          <w:t>in place</w:t>
        </w:r>
      </w:ins>
      <w:r w:rsidRPr="00AA15B3">
        <w:rPr>
          <w:rFonts w:ascii="Trebuchet MS" w:hAnsi="Trebuchet MS"/>
          <w:noProof/>
        </w:rPr>
        <w:t xml:space="preserve"> on </w:t>
      </w:r>
      <w:del w:id="249" w:author="Author">
        <w:r w:rsidRPr="00AA15B3">
          <w:rPr>
            <w:rFonts w:ascii="Trebuchet MS" w:hAnsi="Trebuchet MS"/>
            <w:noProof/>
          </w:rPr>
          <w:delText xml:space="preserve">top </w:delText>
        </w:r>
      </w:del>
      <w:r w:rsidRPr="00AA15B3">
        <w:rPr>
          <w:rFonts w:ascii="Trebuchet MS" w:hAnsi="Trebuchet MS"/>
          <w:noProof/>
        </w:rPr>
        <w:t>the eph′od</w:t>
      </w:r>
      <w:del w:id="250" w:author="Author">
        <w:r w:rsidRPr="00AA15B3">
          <w:rPr>
            <w:rFonts w:ascii="Trebuchet MS" w:hAnsi="Trebuchet MS"/>
            <w:noProof/>
          </w:rPr>
          <w:delText>.</w:delText>
        </w:r>
      </w:del>
      <w:ins w:id="251" w:author="Author">
        <w:r w:rsidRPr="00AA15B3">
          <w:rPr>
            <w:rFonts w:ascii="Trebuchet MS" w:hAnsi="Trebuchet MS"/>
            <w:noProof/>
          </w:rPr>
          <w:t>, above the woven belt.</w:t>
        </w:r>
        <w:r w:rsidRPr="00AA15B3">
          <w:rPr>
            <w:rStyle w:val="FootnoteReference"/>
            <w:rFonts w:ascii="Trebuchet MS" w:hAnsi="Trebuchet MS"/>
            <w:noProof/>
          </w:rPr>
          <w:footnoteReference w:id="6"/>
        </w:r>
      </w:ins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28:29 </w:t>
      </w:r>
      <w:r w:rsidRPr="00AA15B3">
        <w:rPr>
          <w:rFonts w:ascii="Trebuchet MS" w:hAnsi="Trebuchet MS"/>
          <w:noProof/>
        </w:rPr>
        <w:t>“</w:t>
      </w:r>
      <w:del w:id="254" w:author="Author">
        <w:r w:rsidRPr="00AA15B3">
          <w:rPr>
            <w:rFonts w:ascii="Trebuchet MS" w:hAnsi="Trebuchet MS"/>
            <w:noProof/>
          </w:rPr>
          <w:delText xml:space="preserve">And </w:delText>
        </w:r>
      </w:del>
      <w:r w:rsidRPr="00AA15B3">
        <w:rPr>
          <w:rFonts w:ascii="Trebuchet MS" w:hAnsi="Trebuchet MS"/>
          <w:noProof/>
        </w:rPr>
        <w:t xml:space="preserve">Aaron must carry the names of the sons of Israel on the breastpiece of judgment over his heart when he comes into the Holy as a </w:t>
      </w:r>
      <w:ins w:id="255" w:author="Author">
        <w:r w:rsidRPr="00AA15B3">
          <w:rPr>
            <w:rFonts w:ascii="Trebuchet MS" w:hAnsi="Trebuchet MS"/>
            <w:noProof/>
          </w:rPr>
          <w:t xml:space="preserve">constant </w:t>
        </w:r>
      </w:ins>
      <w:r w:rsidRPr="00AA15B3">
        <w:rPr>
          <w:rFonts w:ascii="Trebuchet MS" w:hAnsi="Trebuchet MS"/>
          <w:noProof/>
        </w:rPr>
        <w:t>memorial before Jehovah</w:t>
      </w:r>
      <w:del w:id="256" w:author="Author">
        <w:r w:rsidRPr="00AA15B3">
          <w:rPr>
            <w:rFonts w:ascii="Trebuchet MS" w:hAnsi="Trebuchet MS"/>
            <w:noProof/>
          </w:rPr>
          <w:delText xml:space="preserve"> constantly</w:delText>
        </w:r>
      </w:del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28:30 </w:t>
      </w:r>
      <w:del w:id="257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258" w:author="Author">
        <w:r w:rsidRPr="00AA15B3">
          <w:rPr>
            <w:rFonts w:ascii="Trebuchet MS" w:hAnsi="Trebuchet MS"/>
            <w:noProof/>
          </w:rPr>
          <w:t>You will</w:t>
        </w:r>
      </w:ins>
      <w:r w:rsidRPr="00AA15B3">
        <w:rPr>
          <w:rFonts w:ascii="Trebuchet MS" w:hAnsi="Trebuchet MS"/>
          <w:noProof/>
        </w:rPr>
        <w:t xml:space="preserve"> put the U′rim and the Thum′mim</w:t>
      </w:r>
      <w:ins w:id="259" w:author="Author">
        <w:r w:rsidRPr="00AA15B3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AA15B3">
        <w:rPr>
          <w:rFonts w:ascii="Trebuchet MS" w:hAnsi="Trebuchet MS"/>
          <w:noProof/>
        </w:rPr>
        <w:t xml:space="preserve"> into the breastpiece of judgment, and they must </w:t>
      </w:r>
      <w:del w:id="262" w:author="Author">
        <w:r w:rsidRPr="00AA15B3">
          <w:rPr>
            <w:rFonts w:ascii="Trebuchet MS" w:hAnsi="Trebuchet MS"/>
            <w:noProof/>
          </w:rPr>
          <w:delText xml:space="preserve">prove to </w:delText>
        </w:r>
      </w:del>
      <w:r w:rsidRPr="00AA15B3">
        <w:rPr>
          <w:rFonts w:ascii="Trebuchet MS" w:hAnsi="Trebuchet MS"/>
          <w:noProof/>
        </w:rPr>
        <w:t>be over Aaron’s heart when he comes in before Jehovah</w:t>
      </w:r>
      <w:del w:id="263" w:author="Author">
        <w:r w:rsidRPr="00AA15B3">
          <w:rPr>
            <w:rFonts w:ascii="Trebuchet MS" w:hAnsi="Trebuchet MS"/>
            <w:noProof/>
          </w:rPr>
          <w:delText>;</w:delText>
        </w:r>
      </w:del>
      <w:ins w:id="264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and Aaron must carry the </w:t>
      </w:r>
      <w:ins w:id="265" w:author="Author">
        <w:r w:rsidRPr="00AA15B3">
          <w:rPr>
            <w:rFonts w:ascii="Trebuchet MS" w:hAnsi="Trebuchet MS"/>
            <w:noProof/>
          </w:rPr>
          <w:t xml:space="preserve">means for making </w:t>
        </w:r>
      </w:ins>
      <w:r w:rsidRPr="00AA15B3">
        <w:rPr>
          <w:rFonts w:ascii="Trebuchet MS" w:hAnsi="Trebuchet MS"/>
          <w:noProof/>
        </w:rPr>
        <w:t xml:space="preserve">judgments of the </w:t>
      </w:r>
      <w:del w:id="266" w:author="Author">
        <w:r w:rsidRPr="00AA15B3">
          <w:rPr>
            <w:rFonts w:ascii="Trebuchet MS" w:hAnsi="Trebuchet MS"/>
            <w:noProof/>
          </w:rPr>
          <w:delText>sons of Israel</w:delText>
        </w:r>
      </w:del>
      <w:ins w:id="267" w:author="Author">
        <w:r w:rsidRPr="00AA15B3">
          <w:rPr>
            <w:rFonts w:ascii="Trebuchet MS" w:hAnsi="Trebuchet MS"/>
            <w:noProof/>
          </w:rPr>
          <w:t>Israelites</w:t>
        </w:r>
      </w:ins>
      <w:r w:rsidRPr="00AA15B3">
        <w:rPr>
          <w:rFonts w:ascii="Trebuchet MS" w:hAnsi="Trebuchet MS"/>
          <w:noProof/>
        </w:rPr>
        <w:t xml:space="preserve"> over his heart before Jehovah constantly.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28:31 </w:t>
      </w:r>
      <w:r w:rsidRPr="00AA15B3">
        <w:rPr>
          <w:rFonts w:ascii="Trebuchet MS" w:hAnsi="Trebuchet MS"/>
          <w:noProof/>
        </w:rPr>
        <w:t>“</w:t>
      </w:r>
      <w:del w:id="268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269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make the sleeveless coat of the eph′od </w:t>
      </w:r>
      <w:del w:id="270" w:author="Author">
        <w:r w:rsidRPr="00AA15B3">
          <w:rPr>
            <w:rFonts w:ascii="Trebuchet MS" w:hAnsi="Trebuchet MS"/>
            <w:noProof/>
          </w:rPr>
          <w:delText>completely</w:delText>
        </w:r>
      </w:del>
      <w:ins w:id="271" w:author="Author">
        <w:r w:rsidRPr="00AA15B3">
          <w:rPr>
            <w:rFonts w:ascii="Trebuchet MS" w:hAnsi="Trebuchet MS"/>
            <w:noProof/>
          </w:rPr>
          <w:t>entirely</w:t>
        </w:r>
      </w:ins>
      <w:r w:rsidRPr="00AA15B3">
        <w:rPr>
          <w:rFonts w:ascii="Trebuchet MS" w:hAnsi="Trebuchet MS"/>
          <w:noProof/>
        </w:rPr>
        <w:t xml:space="preserve"> of blue thread. </w:t>
      </w:r>
      <w:r w:rsidRPr="00AA15B3">
        <w:rPr>
          <w:rFonts w:ascii="Trebuchet MS" w:hAnsi="Trebuchet MS"/>
          <w:b/>
          <w:noProof/>
        </w:rPr>
        <w:t xml:space="preserve">28:32 </w:t>
      </w:r>
      <w:del w:id="272" w:author="Author">
        <w:r w:rsidRPr="00AA15B3">
          <w:rPr>
            <w:rFonts w:ascii="Trebuchet MS" w:hAnsi="Trebuchet MS"/>
            <w:noProof/>
          </w:rPr>
          <w:delText>And there must</w:delText>
        </w:r>
      </w:del>
      <w:ins w:id="273" w:author="Author">
        <w:r w:rsidRPr="00AA15B3">
          <w:rPr>
            <w:rFonts w:ascii="Trebuchet MS" w:hAnsi="Trebuchet MS"/>
            <w:noProof/>
          </w:rPr>
          <w:t>There will</w:t>
        </w:r>
      </w:ins>
      <w:r w:rsidRPr="00AA15B3">
        <w:rPr>
          <w:rFonts w:ascii="Trebuchet MS" w:hAnsi="Trebuchet MS"/>
          <w:noProof/>
        </w:rPr>
        <w:t xml:space="preserve"> be an opening at </w:t>
      </w:r>
      <w:del w:id="274" w:author="Author">
        <w:r w:rsidRPr="00AA15B3">
          <w:rPr>
            <w:rFonts w:ascii="Trebuchet MS" w:hAnsi="Trebuchet MS"/>
            <w:noProof/>
          </w:rPr>
          <w:delText>its</w:delText>
        </w:r>
      </w:del>
      <w:ins w:id="275" w:author="Author">
        <w:r w:rsidRPr="00AA15B3">
          <w:rPr>
            <w:rFonts w:ascii="Trebuchet MS" w:hAnsi="Trebuchet MS"/>
            <w:noProof/>
          </w:rPr>
          <w:t>the</w:t>
        </w:r>
      </w:ins>
      <w:r w:rsidRPr="00AA15B3">
        <w:rPr>
          <w:rFonts w:ascii="Trebuchet MS" w:hAnsi="Trebuchet MS"/>
          <w:noProof/>
        </w:rPr>
        <w:t xml:space="preserve"> top</w:t>
      </w:r>
      <w:ins w:id="276" w:author="Author">
        <w:r w:rsidRPr="00AA15B3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AA15B3">
        <w:rPr>
          <w:rFonts w:ascii="Trebuchet MS" w:hAnsi="Trebuchet MS"/>
          <w:noProof/>
        </w:rPr>
        <w:t xml:space="preserve"> in the middle of it. Its opening should have a border </w:t>
      </w:r>
      <w:del w:id="279" w:author="Author">
        <w:r w:rsidRPr="00AA15B3">
          <w:rPr>
            <w:rFonts w:ascii="Trebuchet MS" w:hAnsi="Trebuchet MS"/>
            <w:noProof/>
          </w:rPr>
          <w:delText>round about, the product of</w:delText>
        </w:r>
      </w:del>
      <w:ins w:id="280" w:author="Author">
        <w:r w:rsidRPr="00AA15B3">
          <w:rPr>
            <w:rFonts w:ascii="Trebuchet MS" w:hAnsi="Trebuchet MS"/>
            <w:noProof/>
          </w:rPr>
          <w:t>woven all around it by</w:t>
        </w:r>
      </w:ins>
      <w:r w:rsidRPr="00AA15B3">
        <w:rPr>
          <w:rFonts w:ascii="Trebuchet MS" w:hAnsi="Trebuchet MS"/>
          <w:noProof/>
        </w:rPr>
        <w:t xml:space="preserve"> a loom worker. </w:t>
      </w:r>
      <w:del w:id="281" w:author="Author">
        <w:r w:rsidRPr="00AA15B3">
          <w:rPr>
            <w:rFonts w:ascii="Trebuchet MS" w:hAnsi="Trebuchet MS"/>
            <w:noProof/>
          </w:rPr>
          <w:delText>Like</w:delText>
        </w:r>
      </w:del>
      <w:ins w:id="282" w:author="Author">
        <w:r w:rsidRPr="00AA15B3">
          <w:rPr>
            <w:rFonts w:ascii="Trebuchet MS" w:hAnsi="Trebuchet MS"/>
            <w:noProof/>
          </w:rPr>
          <w:t>It should be like</w:t>
        </w:r>
      </w:ins>
      <w:r w:rsidRPr="00AA15B3">
        <w:rPr>
          <w:rFonts w:ascii="Trebuchet MS" w:hAnsi="Trebuchet MS"/>
          <w:noProof/>
        </w:rPr>
        <w:t xml:space="preserve"> the opening of a coat of mail</w:t>
      </w:r>
      <w:del w:id="283" w:author="Author">
        <w:r w:rsidRPr="00AA15B3">
          <w:rPr>
            <w:rFonts w:ascii="Trebuchet MS" w:hAnsi="Trebuchet MS"/>
            <w:noProof/>
          </w:rPr>
          <w:delText xml:space="preserve"> it should be for it</w:delText>
        </w:r>
      </w:del>
      <w:r w:rsidRPr="00AA15B3">
        <w:rPr>
          <w:rFonts w:ascii="Trebuchet MS" w:hAnsi="Trebuchet MS"/>
          <w:noProof/>
        </w:rPr>
        <w:t>,</w:t>
      </w:r>
      <w:ins w:id="284" w:author="Author">
        <w:r w:rsidRPr="00AA15B3">
          <w:rPr>
            <w:rFonts w:ascii="Trebuchet MS" w:hAnsi="Trebuchet MS"/>
            <w:noProof/>
          </w:rPr>
          <w:t xml:space="preserve"> so</w:t>
        </w:r>
      </w:ins>
      <w:r w:rsidRPr="00AA15B3">
        <w:rPr>
          <w:rFonts w:ascii="Trebuchet MS" w:hAnsi="Trebuchet MS"/>
          <w:noProof/>
        </w:rPr>
        <w:t xml:space="preserve"> that it </w:t>
      </w:r>
      <w:del w:id="285" w:author="Author">
        <w:r w:rsidRPr="00AA15B3">
          <w:rPr>
            <w:rFonts w:ascii="Trebuchet MS" w:hAnsi="Trebuchet MS"/>
            <w:noProof/>
          </w:rPr>
          <w:delText>may</w:delText>
        </w:r>
      </w:del>
      <w:ins w:id="286" w:author="Author">
        <w:r w:rsidRPr="00AA15B3">
          <w:rPr>
            <w:rFonts w:ascii="Trebuchet MS" w:hAnsi="Trebuchet MS"/>
            <w:noProof/>
          </w:rPr>
          <w:t>will</w:t>
        </w:r>
      </w:ins>
      <w:r w:rsidRPr="00AA15B3">
        <w:rPr>
          <w:rFonts w:ascii="Trebuchet MS" w:hAnsi="Trebuchet MS"/>
          <w:noProof/>
        </w:rPr>
        <w:t xml:space="preserve"> not be torn. </w:t>
      </w:r>
      <w:r w:rsidRPr="00AA15B3">
        <w:rPr>
          <w:rFonts w:ascii="Trebuchet MS" w:hAnsi="Trebuchet MS"/>
          <w:b/>
          <w:noProof/>
        </w:rPr>
        <w:t xml:space="preserve">28:33 </w:t>
      </w:r>
      <w:del w:id="287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288" w:author="Author">
        <w:r w:rsidRPr="00AA15B3">
          <w:rPr>
            <w:rFonts w:ascii="Trebuchet MS" w:hAnsi="Trebuchet MS"/>
            <w:noProof/>
          </w:rPr>
          <w:t>You should</w:t>
        </w:r>
      </w:ins>
      <w:r w:rsidRPr="00AA15B3">
        <w:rPr>
          <w:rFonts w:ascii="Trebuchet MS" w:hAnsi="Trebuchet MS"/>
          <w:noProof/>
        </w:rPr>
        <w:t xml:space="preserve"> make </w:t>
      </w:r>
      <w:del w:id="289" w:author="Author">
        <w:r w:rsidRPr="00AA15B3">
          <w:rPr>
            <w:rFonts w:ascii="Trebuchet MS" w:hAnsi="Trebuchet MS"/>
            <w:noProof/>
          </w:rPr>
          <w:delText xml:space="preserve">upon the hem of it </w:delText>
        </w:r>
      </w:del>
      <w:r w:rsidRPr="00AA15B3">
        <w:rPr>
          <w:rFonts w:ascii="Trebuchet MS" w:hAnsi="Trebuchet MS"/>
          <w:noProof/>
        </w:rPr>
        <w:t>pomegranates of blue thread</w:t>
      </w:r>
      <w:del w:id="290" w:author="Author">
        <w:r w:rsidRPr="00AA15B3">
          <w:rPr>
            <w:rFonts w:ascii="Trebuchet MS" w:hAnsi="Trebuchet MS"/>
            <w:noProof/>
          </w:rPr>
          <w:delText xml:space="preserve"> and wool dyed reddish</w:delText>
        </w:r>
      </w:del>
      <w:ins w:id="291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purple </w:t>
      </w:r>
      <w:ins w:id="292" w:author="Author">
        <w:r w:rsidRPr="00AA15B3">
          <w:rPr>
            <w:rFonts w:ascii="Trebuchet MS" w:hAnsi="Trebuchet MS"/>
            <w:noProof/>
          </w:rPr>
          <w:t xml:space="preserve">wool, </w:t>
        </w:r>
      </w:ins>
      <w:r w:rsidRPr="00AA15B3">
        <w:rPr>
          <w:rFonts w:ascii="Trebuchet MS" w:hAnsi="Trebuchet MS"/>
          <w:noProof/>
        </w:rPr>
        <w:t xml:space="preserve">and </w:t>
      </w:r>
      <w:del w:id="293" w:author="Author">
        <w:r w:rsidRPr="00AA15B3">
          <w:rPr>
            <w:rFonts w:ascii="Trebuchet MS" w:hAnsi="Trebuchet MS"/>
            <w:noProof/>
          </w:rPr>
          <w:delText xml:space="preserve">coccus </w:delText>
        </w:r>
      </w:del>
      <w:r w:rsidRPr="00AA15B3">
        <w:rPr>
          <w:rFonts w:ascii="Trebuchet MS" w:hAnsi="Trebuchet MS"/>
          <w:noProof/>
        </w:rPr>
        <w:t>scarlet material</w:t>
      </w:r>
      <w:del w:id="294" w:author="Author">
        <w:r w:rsidRPr="00AA15B3">
          <w:rPr>
            <w:rFonts w:ascii="Trebuchet MS" w:hAnsi="Trebuchet MS"/>
            <w:noProof/>
          </w:rPr>
          <w:delText>, upon</w:delText>
        </w:r>
      </w:del>
      <w:ins w:id="295" w:author="Author">
        <w:r w:rsidRPr="00AA15B3">
          <w:rPr>
            <w:rFonts w:ascii="Trebuchet MS" w:hAnsi="Trebuchet MS"/>
            <w:noProof/>
          </w:rPr>
          <w:t xml:space="preserve"> all around</w:t>
        </w:r>
      </w:ins>
      <w:r w:rsidRPr="00AA15B3">
        <w:rPr>
          <w:rFonts w:ascii="Trebuchet MS" w:hAnsi="Trebuchet MS"/>
          <w:noProof/>
        </w:rPr>
        <w:t xml:space="preserve"> its hem</w:t>
      </w:r>
      <w:del w:id="296" w:author="Author">
        <w:r w:rsidRPr="00AA15B3">
          <w:rPr>
            <w:rFonts w:ascii="Trebuchet MS" w:hAnsi="Trebuchet MS"/>
            <w:noProof/>
          </w:rPr>
          <w:delText xml:space="preserve"> round about, and</w:delText>
        </w:r>
      </w:del>
      <w:ins w:id="297" w:author="Author">
        <w:r w:rsidRPr="00AA15B3">
          <w:rPr>
            <w:rFonts w:ascii="Trebuchet MS" w:hAnsi="Trebuchet MS"/>
            <w:noProof/>
          </w:rPr>
          <w:t>, along with</w:t>
        </w:r>
      </w:ins>
      <w:r w:rsidRPr="00AA15B3">
        <w:rPr>
          <w:rFonts w:ascii="Trebuchet MS" w:hAnsi="Trebuchet MS"/>
          <w:noProof/>
        </w:rPr>
        <w:t xml:space="preserve"> bells of gold in between them</w:t>
      </w:r>
      <w:del w:id="298" w:author="Author">
        <w:r w:rsidRPr="00AA15B3">
          <w:rPr>
            <w:rFonts w:ascii="Trebuchet MS" w:hAnsi="Trebuchet MS"/>
            <w:noProof/>
          </w:rPr>
          <w:delText xml:space="preserve"> round about;</w:delText>
        </w:r>
      </w:del>
      <w:ins w:id="299" w:author="Author">
        <w:r w:rsidRPr="00AA15B3">
          <w:rPr>
            <w:rFonts w:ascii="Trebuchet MS" w:hAnsi="Trebuchet MS"/>
            <w:noProof/>
          </w:rPr>
          <w:t>.</w:t>
        </w:r>
      </w:ins>
      <w:r w:rsidRPr="00AA15B3">
        <w:rPr>
          <w:rFonts w:ascii="Trebuchet MS" w:hAnsi="Trebuchet MS"/>
          <w:noProof/>
        </w:rPr>
        <w:t xml:space="preserve"> </w:t>
      </w:r>
      <w:r w:rsidRPr="00AA15B3">
        <w:rPr>
          <w:rFonts w:ascii="Trebuchet MS" w:hAnsi="Trebuchet MS"/>
          <w:b/>
          <w:noProof/>
        </w:rPr>
        <w:t xml:space="preserve">28:34 </w:t>
      </w:r>
      <w:ins w:id="300" w:author="Author">
        <w:r w:rsidRPr="00AA15B3">
          <w:rPr>
            <w:rFonts w:ascii="Trebuchet MS" w:hAnsi="Trebuchet MS"/>
            <w:noProof/>
          </w:rPr>
          <w:t xml:space="preserve">You should alternate </w:t>
        </w:r>
      </w:ins>
      <w:r w:rsidRPr="00AA15B3">
        <w:rPr>
          <w:rFonts w:ascii="Trebuchet MS" w:hAnsi="Trebuchet MS"/>
          <w:noProof/>
        </w:rPr>
        <w:t>a bell of gold and a pomegranate, a bell of gold and a pomegranate</w:t>
      </w:r>
      <w:del w:id="301" w:author="Author">
        <w:r w:rsidRPr="00AA15B3">
          <w:rPr>
            <w:rFonts w:ascii="Trebuchet MS" w:hAnsi="Trebuchet MS"/>
            <w:noProof/>
          </w:rPr>
          <w:delText xml:space="preserve"> upon</w:delText>
        </w:r>
      </w:del>
      <w:ins w:id="302" w:author="Author">
        <w:r w:rsidRPr="00AA15B3">
          <w:rPr>
            <w:rFonts w:ascii="Trebuchet MS" w:hAnsi="Trebuchet MS"/>
            <w:noProof/>
          </w:rPr>
          <w:t>, all around</w:t>
        </w:r>
      </w:ins>
      <w:r w:rsidRPr="00AA15B3">
        <w:rPr>
          <w:rFonts w:ascii="Trebuchet MS" w:hAnsi="Trebuchet MS"/>
          <w:noProof/>
        </w:rPr>
        <w:t xml:space="preserve"> the hem of the sleeveless coat</w:t>
      </w:r>
      <w:del w:id="303" w:author="Author">
        <w:r w:rsidRPr="00AA15B3">
          <w:rPr>
            <w:rFonts w:ascii="Trebuchet MS" w:hAnsi="Trebuchet MS"/>
            <w:noProof/>
          </w:rPr>
          <w:delText xml:space="preserve"> round about</w:delText>
        </w:r>
      </w:del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28:35 </w:t>
      </w:r>
      <w:del w:id="304" w:author="Author">
        <w:r w:rsidRPr="00AA15B3">
          <w:rPr>
            <w:rFonts w:ascii="Trebuchet MS" w:hAnsi="Trebuchet MS"/>
            <w:noProof/>
          </w:rPr>
          <w:delText>And it</w:delText>
        </w:r>
      </w:del>
      <w:ins w:id="305" w:author="Author">
        <w:r w:rsidRPr="00AA15B3">
          <w:rPr>
            <w:rFonts w:ascii="Trebuchet MS" w:hAnsi="Trebuchet MS"/>
            <w:noProof/>
          </w:rPr>
          <w:t>It</w:t>
        </w:r>
      </w:ins>
      <w:r w:rsidRPr="00AA15B3">
        <w:rPr>
          <w:rFonts w:ascii="Trebuchet MS" w:hAnsi="Trebuchet MS"/>
          <w:noProof/>
        </w:rPr>
        <w:t xml:space="preserve"> must be </w:t>
      </w:r>
      <w:del w:id="306" w:author="Author">
        <w:r w:rsidRPr="00AA15B3">
          <w:rPr>
            <w:rFonts w:ascii="Trebuchet MS" w:hAnsi="Trebuchet MS"/>
            <w:noProof/>
          </w:rPr>
          <w:delText>upon</w:delText>
        </w:r>
      </w:del>
      <w:ins w:id="307" w:author="Author">
        <w:r w:rsidRPr="00AA15B3">
          <w:rPr>
            <w:rFonts w:ascii="Trebuchet MS" w:hAnsi="Trebuchet MS"/>
            <w:noProof/>
          </w:rPr>
          <w:t>worn by</w:t>
        </w:r>
      </w:ins>
      <w:r w:rsidRPr="00AA15B3">
        <w:rPr>
          <w:rFonts w:ascii="Trebuchet MS" w:hAnsi="Trebuchet MS"/>
          <w:noProof/>
        </w:rPr>
        <w:t xml:space="preserve"> Aaron </w:t>
      </w:r>
      <w:ins w:id="308" w:author="Author">
        <w:r w:rsidRPr="00AA15B3">
          <w:rPr>
            <w:rFonts w:ascii="Trebuchet MS" w:hAnsi="Trebuchet MS"/>
            <w:noProof/>
          </w:rPr>
          <w:t xml:space="preserve">so </w:t>
        </w:r>
      </w:ins>
      <w:r w:rsidRPr="00AA15B3">
        <w:rPr>
          <w:rFonts w:ascii="Trebuchet MS" w:hAnsi="Trebuchet MS"/>
          <w:noProof/>
        </w:rPr>
        <w:t xml:space="preserve">that he may minister, and the sound from </w:t>
      </w:r>
      <w:del w:id="309" w:author="Author">
        <w:r w:rsidRPr="00AA15B3">
          <w:rPr>
            <w:rFonts w:ascii="Trebuchet MS" w:hAnsi="Trebuchet MS"/>
            <w:noProof/>
          </w:rPr>
          <w:delText>him</w:delText>
        </w:r>
      </w:del>
      <w:ins w:id="310" w:author="Author">
        <w:r w:rsidRPr="00AA15B3">
          <w:rPr>
            <w:rFonts w:ascii="Trebuchet MS" w:hAnsi="Trebuchet MS"/>
            <w:noProof/>
          </w:rPr>
          <w:t>it</w:t>
        </w:r>
      </w:ins>
      <w:r w:rsidRPr="00AA15B3">
        <w:rPr>
          <w:rFonts w:ascii="Trebuchet MS" w:hAnsi="Trebuchet MS"/>
          <w:noProof/>
        </w:rPr>
        <w:t xml:space="preserve"> must be heard when he goes into the sanctuary before Jehovah and when he comes out, </w:t>
      </w:r>
      <w:ins w:id="311" w:author="Author">
        <w:r w:rsidRPr="00AA15B3">
          <w:rPr>
            <w:rFonts w:ascii="Trebuchet MS" w:hAnsi="Trebuchet MS"/>
            <w:noProof/>
          </w:rPr>
          <w:t xml:space="preserve">so </w:t>
        </w:r>
      </w:ins>
      <w:r w:rsidRPr="00AA15B3">
        <w:rPr>
          <w:rFonts w:ascii="Trebuchet MS" w:hAnsi="Trebuchet MS"/>
          <w:noProof/>
        </w:rPr>
        <w:t xml:space="preserve">that he </w:t>
      </w:r>
      <w:del w:id="312" w:author="Author">
        <w:r w:rsidRPr="00AA15B3">
          <w:rPr>
            <w:rFonts w:ascii="Trebuchet MS" w:hAnsi="Trebuchet MS"/>
            <w:noProof/>
          </w:rPr>
          <w:delText>may</w:delText>
        </w:r>
      </w:del>
      <w:ins w:id="313" w:author="Author">
        <w:r w:rsidRPr="00AA15B3">
          <w:rPr>
            <w:rFonts w:ascii="Trebuchet MS" w:hAnsi="Trebuchet MS"/>
            <w:noProof/>
          </w:rPr>
          <w:t>will</w:t>
        </w:r>
      </w:ins>
      <w:r w:rsidRPr="00AA15B3">
        <w:rPr>
          <w:rFonts w:ascii="Trebuchet MS" w:hAnsi="Trebuchet MS"/>
          <w:noProof/>
        </w:rPr>
        <w:t xml:space="preserve"> not die.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28:36 </w:t>
      </w:r>
      <w:r w:rsidRPr="00AA15B3">
        <w:rPr>
          <w:rFonts w:ascii="Trebuchet MS" w:hAnsi="Trebuchet MS"/>
          <w:noProof/>
        </w:rPr>
        <w:t>“</w:t>
      </w:r>
      <w:del w:id="314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315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make a shining plate of pure gold and engrave </w:t>
      </w:r>
      <w:del w:id="316" w:author="Author">
        <w:r w:rsidRPr="00AA15B3">
          <w:rPr>
            <w:rFonts w:ascii="Trebuchet MS" w:hAnsi="Trebuchet MS"/>
            <w:noProof/>
          </w:rPr>
          <w:delText>upon</w:delText>
        </w:r>
      </w:del>
      <w:ins w:id="317" w:author="Author">
        <w:r w:rsidRPr="00AA15B3">
          <w:rPr>
            <w:rFonts w:ascii="Trebuchet MS" w:hAnsi="Trebuchet MS"/>
            <w:noProof/>
          </w:rPr>
          <w:t>on</w:t>
        </w:r>
      </w:ins>
      <w:r w:rsidRPr="00AA15B3">
        <w:rPr>
          <w:rFonts w:ascii="Trebuchet MS" w:hAnsi="Trebuchet MS"/>
          <w:noProof/>
        </w:rPr>
        <w:t xml:space="preserve"> it </w:t>
      </w:r>
      <w:del w:id="318" w:author="Author">
        <w:r w:rsidRPr="00AA15B3">
          <w:rPr>
            <w:rFonts w:ascii="Trebuchet MS" w:hAnsi="Trebuchet MS"/>
            <w:noProof/>
          </w:rPr>
          <w:delText>with the engravings of</w:delText>
        </w:r>
      </w:del>
      <w:ins w:id="319" w:author="Author">
        <w:r w:rsidRPr="00AA15B3">
          <w:rPr>
            <w:rFonts w:ascii="Trebuchet MS" w:hAnsi="Trebuchet MS"/>
            <w:noProof/>
          </w:rPr>
          <w:t>as one would engrave</w:t>
        </w:r>
      </w:ins>
      <w:r w:rsidRPr="00AA15B3">
        <w:rPr>
          <w:rFonts w:ascii="Trebuchet MS" w:hAnsi="Trebuchet MS"/>
          <w:noProof/>
        </w:rPr>
        <w:t xml:space="preserve"> a seal</w:t>
      </w:r>
      <w:del w:id="320" w:author="Author">
        <w:r w:rsidRPr="00AA15B3">
          <w:rPr>
            <w:rFonts w:ascii="Trebuchet MS" w:hAnsi="Trebuchet MS"/>
            <w:noProof/>
          </w:rPr>
          <w:delText>,</w:delText>
        </w:r>
      </w:del>
      <w:ins w:id="321" w:author="Author">
        <w:r w:rsidRPr="00AA15B3">
          <w:rPr>
            <w:rFonts w:ascii="Trebuchet MS" w:hAnsi="Trebuchet MS"/>
            <w:noProof/>
          </w:rPr>
          <w:t>:</w:t>
        </w:r>
      </w:ins>
      <w:r w:rsidRPr="00AA15B3">
        <w:rPr>
          <w:rFonts w:ascii="Trebuchet MS" w:hAnsi="Trebuchet MS"/>
          <w:noProof/>
        </w:rPr>
        <w:t xml:space="preserve"> ‘Holiness belongs to Jehovah.’ </w:t>
      </w:r>
      <w:r w:rsidRPr="00AA15B3">
        <w:rPr>
          <w:rFonts w:ascii="Trebuchet MS" w:hAnsi="Trebuchet MS"/>
          <w:b/>
          <w:noProof/>
        </w:rPr>
        <w:t xml:space="preserve">28:37 </w:t>
      </w:r>
      <w:del w:id="322" w:author="Author">
        <w:r w:rsidRPr="00AA15B3">
          <w:rPr>
            <w:rFonts w:ascii="Trebuchet MS" w:hAnsi="Trebuchet MS"/>
            <w:noProof/>
          </w:rPr>
          <w:delText>And you</w:delText>
        </w:r>
      </w:del>
      <w:ins w:id="323" w:author="Author">
        <w:r w:rsidRPr="00AA15B3">
          <w:rPr>
            <w:rFonts w:ascii="Trebuchet MS" w:hAnsi="Trebuchet MS"/>
            <w:noProof/>
          </w:rPr>
          <w:t>You</w:t>
        </w:r>
      </w:ins>
      <w:r w:rsidRPr="00AA15B3">
        <w:rPr>
          <w:rFonts w:ascii="Trebuchet MS" w:hAnsi="Trebuchet MS"/>
          <w:noProof/>
        </w:rPr>
        <w:t xml:space="preserve"> must fasten it </w:t>
      </w:r>
      <w:ins w:id="324" w:author="Author">
        <w:r w:rsidRPr="00AA15B3">
          <w:rPr>
            <w:rFonts w:ascii="Trebuchet MS" w:hAnsi="Trebuchet MS"/>
            <w:noProof/>
          </w:rPr>
          <w:t xml:space="preserve">to the turban </w:t>
        </w:r>
      </w:ins>
      <w:r w:rsidRPr="00AA15B3">
        <w:rPr>
          <w:rFonts w:ascii="Trebuchet MS" w:hAnsi="Trebuchet MS"/>
          <w:noProof/>
        </w:rPr>
        <w:t xml:space="preserve">with a blue </w:t>
      </w:r>
      <w:del w:id="325" w:author="Author">
        <w:r w:rsidRPr="00AA15B3">
          <w:rPr>
            <w:rFonts w:ascii="Trebuchet MS" w:hAnsi="Trebuchet MS"/>
            <w:noProof/>
          </w:rPr>
          <w:delText>string, and</w:delText>
        </w:r>
      </w:del>
      <w:ins w:id="326" w:author="Author">
        <w:r w:rsidRPr="00AA15B3">
          <w:rPr>
            <w:rFonts w:ascii="Trebuchet MS" w:hAnsi="Trebuchet MS"/>
            <w:noProof/>
          </w:rPr>
          <w:t>cord;</w:t>
        </w:r>
      </w:ins>
      <w:r w:rsidRPr="00AA15B3">
        <w:rPr>
          <w:rFonts w:ascii="Trebuchet MS" w:hAnsi="Trebuchet MS"/>
          <w:noProof/>
        </w:rPr>
        <w:t xml:space="preserve"> it </w:t>
      </w:r>
      <w:del w:id="327" w:author="Author">
        <w:r w:rsidRPr="00AA15B3">
          <w:rPr>
            <w:rFonts w:ascii="Trebuchet MS" w:hAnsi="Trebuchet MS"/>
            <w:noProof/>
          </w:rPr>
          <w:delText>must come to be upon the turban. On</w:delText>
        </w:r>
      </w:del>
      <w:ins w:id="328" w:author="Author">
        <w:r w:rsidRPr="00AA15B3">
          <w:rPr>
            <w:rFonts w:ascii="Trebuchet MS" w:hAnsi="Trebuchet MS"/>
            <w:noProof/>
          </w:rPr>
          <w:t>is to remain on</w:t>
        </w:r>
      </w:ins>
      <w:r w:rsidRPr="00AA15B3">
        <w:rPr>
          <w:rFonts w:ascii="Trebuchet MS" w:hAnsi="Trebuchet MS"/>
          <w:noProof/>
        </w:rPr>
        <w:t xml:space="preserve"> the </w:t>
      </w:r>
      <w:del w:id="329" w:author="Author">
        <w:r w:rsidRPr="00AA15B3">
          <w:rPr>
            <w:rFonts w:ascii="Trebuchet MS" w:hAnsi="Trebuchet MS"/>
            <w:noProof/>
          </w:rPr>
          <w:delText>forefront</w:delText>
        </w:r>
      </w:del>
      <w:ins w:id="330" w:author="Author">
        <w:r w:rsidRPr="00AA15B3">
          <w:rPr>
            <w:rFonts w:ascii="Trebuchet MS" w:hAnsi="Trebuchet MS"/>
            <w:noProof/>
          </w:rPr>
          <w:t>front</w:t>
        </w:r>
      </w:ins>
      <w:r w:rsidRPr="00AA15B3">
        <w:rPr>
          <w:rFonts w:ascii="Trebuchet MS" w:hAnsi="Trebuchet MS"/>
          <w:noProof/>
        </w:rPr>
        <w:t xml:space="preserve"> of the turban</w:t>
      </w:r>
      <w:del w:id="331" w:author="Author">
        <w:r w:rsidRPr="00AA15B3">
          <w:rPr>
            <w:rFonts w:ascii="Trebuchet MS" w:hAnsi="Trebuchet MS"/>
            <w:noProof/>
          </w:rPr>
          <w:delText xml:space="preserve"> it should come to be</w:delText>
        </w:r>
      </w:del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28:38 </w:t>
      </w:r>
      <w:del w:id="332" w:author="Author">
        <w:r w:rsidRPr="00AA15B3">
          <w:rPr>
            <w:rFonts w:ascii="Trebuchet MS" w:hAnsi="Trebuchet MS"/>
            <w:noProof/>
          </w:rPr>
          <w:delText xml:space="preserve">And it must come to </w:delText>
        </w:r>
      </w:del>
      <w:ins w:id="333" w:author="Author">
        <w:r w:rsidRPr="00AA15B3">
          <w:rPr>
            <w:rFonts w:ascii="Trebuchet MS" w:hAnsi="Trebuchet MS"/>
            <w:noProof/>
          </w:rPr>
          <w:t xml:space="preserve">It will </w:t>
        </w:r>
      </w:ins>
      <w:r w:rsidRPr="00AA15B3">
        <w:rPr>
          <w:rFonts w:ascii="Trebuchet MS" w:hAnsi="Trebuchet MS"/>
          <w:noProof/>
        </w:rPr>
        <w:t xml:space="preserve">be </w:t>
      </w:r>
      <w:del w:id="334" w:author="Author">
        <w:r w:rsidRPr="00AA15B3">
          <w:rPr>
            <w:rFonts w:ascii="Trebuchet MS" w:hAnsi="Trebuchet MS"/>
            <w:noProof/>
          </w:rPr>
          <w:delText>upon</w:delText>
        </w:r>
      </w:del>
      <w:ins w:id="335" w:author="Author">
        <w:r w:rsidRPr="00AA15B3">
          <w:rPr>
            <w:rFonts w:ascii="Trebuchet MS" w:hAnsi="Trebuchet MS"/>
            <w:noProof/>
          </w:rPr>
          <w:t>on</w:t>
        </w:r>
      </w:ins>
      <w:r w:rsidRPr="00AA15B3">
        <w:rPr>
          <w:rFonts w:ascii="Trebuchet MS" w:hAnsi="Trebuchet MS"/>
          <w:noProof/>
        </w:rPr>
        <w:t xml:space="preserve"> Aaron’s forehead, and Aaron </w:t>
      </w:r>
      <w:del w:id="336" w:author="Author">
        <w:r w:rsidRPr="00AA15B3">
          <w:rPr>
            <w:rFonts w:ascii="Trebuchet MS" w:hAnsi="Trebuchet MS"/>
            <w:noProof/>
          </w:rPr>
          <w:delText>must answer for the</w:delText>
        </w:r>
      </w:del>
      <w:ins w:id="337" w:author="Author">
        <w:r w:rsidRPr="00AA15B3">
          <w:rPr>
            <w:rFonts w:ascii="Trebuchet MS" w:hAnsi="Trebuchet MS"/>
            <w:noProof/>
          </w:rPr>
          <w:t>will bear responsibility when someone commits an</w:t>
        </w:r>
      </w:ins>
      <w:r w:rsidRPr="00AA15B3">
        <w:rPr>
          <w:rFonts w:ascii="Trebuchet MS" w:hAnsi="Trebuchet MS"/>
          <w:noProof/>
        </w:rPr>
        <w:t xml:space="preserve"> error </w:t>
      </w:r>
      <w:del w:id="338" w:author="Author">
        <w:r w:rsidRPr="00AA15B3">
          <w:rPr>
            <w:rFonts w:ascii="Trebuchet MS" w:hAnsi="Trebuchet MS"/>
            <w:noProof/>
          </w:rPr>
          <w:delText xml:space="preserve">committed </w:delText>
        </w:r>
      </w:del>
      <w:r w:rsidRPr="00AA15B3">
        <w:rPr>
          <w:rFonts w:ascii="Trebuchet MS" w:hAnsi="Trebuchet MS"/>
          <w:noProof/>
        </w:rPr>
        <w:t xml:space="preserve">against the holy </w:t>
      </w:r>
      <w:del w:id="339" w:author="Author">
        <w:r w:rsidRPr="00AA15B3">
          <w:rPr>
            <w:rFonts w:ascii="Trebuchet MS" w:hAnsi="Trebuchet MS"/>
            <w:noProof/>
          </w:rPr>
          <w:delText>objects</w:delText>
        </w:r>
      </w:del>
      <w:ins w:id="340" w:author="Author">
        <w:r w:rsidRPr="00AA15B3">
          <w:rPr>
            <w:rFonts w:ascii="Trebuchet MS" w:hAnsi="Trebuchet MS"/>
            <w:noProof/>
          </w:rPr>
          <w:t>things</w:t>
        </w:r>
      </w:ins>
      <w:r w:rsidRPr="00AA15B3">
        <w:rPr>
          <w:rFonts w:ascii="Trebuchet MS" w:hAnsi="Trebuchet MS"/>
          <w:noProof/>
        </w:rPr>
        <w:t xml:space="preserve">, which the </w:t>
      </w:r>
      <w:del w:id="341" w:author="Author">
        <w:r w:rsidRPr="00AA15B3">
          <w:rPr>
            <w:rFonts w:ascii="Trebuchet MS" w:hAnsi="Trebuchet MS"/>
            <w:noProof/>
          </w:rPr>
          <w:delText xml:space="preserve">sons of Israel will </w:delText>
        </w:r>
      </w:del>
      <w:ins w:id="342" w:author="Author">
        <w:r w:rsidRPr="00AA15B3">
          <w:rPr>
            <w:rFonts w:ascii="Trebuchet MS" w:hAnsi="Trebuchet MS"/>
            <w:noProof/>
          </w:rPr>
          <w:t xml:space="preserve">Israelites </w:t>
        </w:r>
      </w:ins>
      <w:r w:rsidRPr="00AA15B3">
        <w:rPr>
          <w:rFonts w:ascii="Trebuchet MS" w:hAnsi="Trebuchet MS"/>
          <w:noProof/>
        </w:rPr>
        <w:t>sanctify</w:t>
      </w:r>
      <w:del w:id="343" w:author="Author">
        <w:r w:rsidRPr="00AA15B3">
          <w:rPr>
            <w:rFonts w:ascii="Trebuchet MS" w:hAnsi="Trebuchet MS"/>
            <w:noProof/>
          </w:rPr>
          <w:delText>, that is to say, all their</w:delText>
        </w:r>
      </w:del>
      <w:ins w:id="344" w:author="Author">
        <w:r w:rsidRPr="00AA15B3">
          <w:rPr>
            <w:rFonts w:ascii="Trebuchet MS" w:hAnsi="Trebuchet MS"/>
            <w:noProof/>
          </w:rPr>
          <w:t xml:space="preserve"> when they offer them as</w:t>
        </w:r>
      </w:ins>
      <w:r w:rsidRPr="00AA15B3">
        <w:rPr>
          <w:rFonts w:ascii="Trebuchet MS" w:hAnsi="Trebuchet MS"/>
          <w:noProof/>
        </w:rPr>
        <w:t xml:space="preserve"> holy gifts</w:t>
      </w:r>
      <w:del w:id="345" w:author="Author">
        <w:r w:rsidRPr="00AA15B3">
          <w:rPr>
            <w:rFonts w:ascii="Trebuchet MS" w:hAnsi="Trebuchet MS"/>
            <w:noProof/>
          </w:rPr>
          <w:delText>; and it</w:delText>
        </w:r>
      </w:del>
      <w:ins w:id="346" w:author="Author">
        <w:r w:rsidRPr="00AA15B3">
          <w:rPr>
            <w:rFonts w:ascii="Trebuchet MS" w:hAnsi="Trebuchet MS"/>
            <w:noProof/>
          </w:rPr>
          <w:t>. It</w:t>
        </w:r>
      </w:ins>
      <w:r w:rsidRPr="00AA15B3">
        <w:rPr>
          <w:rFonts w:ascii="Trebuchet MS" w:hAnsi="Trebuchet MS"/>
          <w:noProof/>
        </w:rPr>
        <w:t xml:space="preserve"> must </w:t>
      </w:r>
      <w:del w:id="347" w:author="Author">
        <w:r w:rsidRPr="00AA15B3">
          <w:rPr>
            <w:rFonts w:ascii="Trebuchet MS" w:hAnsi="Trebuchet MS"/>
            <w:noProof/>
          </w:rPr>
          <w:delText>stay upon</w:delText>
        </w:r>
      </w:del>
      <w:ins w:id="348" w:author="Author">
        <w:r w:rsidRPr="00AA15B3">
          <w:rPr>
            <w:rFonts w:ascii="Trebuchet MS" w:hAnsi="Trebuchet MS"/>
            <w:noProof/>
          </w:rPr>
          <w:t>always remain on</w:t>
        </w:r>
      </w:ins>
      <w:r w:rsidRPr="00AA15B3">
        <w:rPr>
          <w:rFonts w:ascii="Trebuchet MS" w:hAnsi="Trebuchet MS"/>
          <w:noProof/>
        </w:rPr>
        <w:t xml:space="preserve"> his forehead</w:t>
      </w:r>
      <w:del w:id="349" w:author="Author">
        <w:r w:rsidRPr="00AA15B3">
          <w:rPr>
            <w:rFonts w:ascii="Trebuchet MS" w:hAnsi="Trebuchet MS"/>
            <w:noProof/>
          </w:rPr>
          <w:delText xml:space="preserve"> constantly, to</w:delText>
        </w:r>
      </w:del>
      <w:ins w:id="350" w:author="Author">
        <w:r w:rsidRPr="00AA15B3">
          <w:rPr>
            <w:rFonts w:ascii="Trebuchet MS" w:hAnsi="Trebuchet MS"/>
            <w:noProof/>
          </w:rPr>
          <w:t>, so that they may</w:t>
        </w:r>
      </w:ins>
      <w:r w:rsidRPr="00AA15B3">
        <w:rPr>
          <w:rFonts w:ascii="Trebuchet MS" w:hAnsi="Trebuchet MS"/>
          <w:noProof/>
        </w:rPr>
        <w:t xml:space="preserve"> gain approval </w:t>
      </w:r>
      <w:del w:id="351" w:author="Author">
        <w:r w:rsidRPr="00AA15B3">
          <w:rPr>
            <w:rFonts w:ascii="Trebuchet MS" w:hAnsi="Trebuchet MS"/>
            <w:noProof/>
          </w:rPr>
          <w:delText xml:space="preserve">for them </w:delText>
        </w:r>
      </w:del>
      <w:r w:rsidRPr="00AA15B3">
        <w:rPr>
          <w:rFonts w:ascii="Trebuchet MS" w:hAnsi="Trebuchet MS"/>
          <w:noProof/>
        </w:rPr>
        <w:t>before Jehovah.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28:39 </w:t>
      </w:r>
      <w:r w:rsidRPr="00AA15B3">
        <w:rPr>
          <w:rFonts w:ascii="Trebuchet MS" w:hAnsi="Trebuchet MS"/>
          <w:noProof/>
        </w:rPr>
        <w:t>“</w:t>
      </w:r>
      <w:del w:id="352" w:author="Author">
        <w:r w:rsidRPr="00AA15B3">
          <w:rPr>
            <w:rFonts w:ascii="Trebuchet MS" w:hAnsi="Trebuchet MS"/>
            <w:noProof/>
          </w:rPr>
          <w:delText>And you must</w:delText>
        </w:r>
      </w:del>
      <w:ins w:id="353" w:author="Author">
        <w:r w:rsidRPr="00AA15B3">
          <w:rPr>
            <w:rFonts w:ascii="Trebuchet MS" w:hAnsi="Trebuchet MS"/>
            <w:noProof/>
          </w:rPr>
          <w:t>You are to</w:t>
        </w:r>
      </w:ins>
      <w:r w:rsidRPr="00AA15B3">
        <w:rPr>
          <w:rFonts w:ascii="Trebuchet MS" w:hAnsi="Trebuchet MS"/>
          <w:noProof/>
        </w:rPr>
        <w:t xml:space="preserve"> weave </w:t>
      </w:r>
      <w:del w:id="354" w:author="Author">
        <w:r w:rsidRPr="00AA15B3">
          <w:rPr>
            <w:rFonts w:ascii="Trebuchet MS" w:hAnsi="Trebuchet MS"/>
            <w:noProof/>
          </w:rPr>
          <w:delText xml:space="preserve">in checkerwork </w:delText>
        </w:r>
      </w:del>
      <w:r w:rsidRPr="00AA15B3">
        <w:rPr>
          <w:rFonts w:ascii="Trebuchet MS" w:hAnsi="Trebuchet MS"/>
          <w:noProof/>
        </w:rPr>
        <w:t xml:space="preserve">the </w:t>
      </w:r>
      <w:ins w:id="355" w:author="Author">
        <w:r w:rsidRPr="00AA15B3">
          <w:rPr>
            <w:rFonts w:ascii="Trebuchet MS" w:hAnsi="Trebuchet MS"/>
            <w:noProof/>
          </w:rPr>
          <w:t xml:space="preserve">checkered </w:t>
        </w:r>
      </w:ins>
      <w:r w:rsidRPr="00AA15B3">
        <w:rPr>
          <w:rFonts w:ascii="Trebuchet MS" w:hAnsi="Trebuchet MS"/>
          <w:noProof/>
        </w:rPr>
        <w:t>robe of fine linen</w:t>
      </w:r>
      <w:del w:id="356" w:author="Author">
        <w:r w:rsidRPr="00AA15B3">
          <w:rPr>
            <w:rFonts w:ascii="Trebuchet MS" w:hAnsi="Trebuchet MS"/>
            <w:noProof/>
          </w:rPr>
          <w:delText xml:space="preserve"> and</w:delText>
        </w:r>
      </w:del>
      <w:ins w:id="357" w:author="Author">
        <w:r w:rsidRPr="00AA15B3">
          <w:rPr>
            <w:rFonts w:ascii="Trebuchet MS" w:hAnsi="Trebuchet MS"/>
            <w:noProof/>
          </w:rPr>
          <w:t>,</w:t>
        </w:r>
      </w:ins>
      <w:r w:rsidRPr="00AA15B3">
        <w:rPr>
          <w:rFonts w:ascii="Trebuchet MS" w:hAnsi="Trebuchet MS"/>
          <w:noProof/>
        </w:rPr>
        <w:t xml:space="preserve"> make a turban of fine linen, and </w:t>
      </w:r>
      <w:del w:id="358" w:author="Author">
        <w:r w:rsidRPr="00AA15B3">
          <w:rPr>
            <w:rFonts w:ascii="Trebuchet MS" w:hAnsi="Trebuchet MS"/>
            <w:noProof/>
          </w:rPr>
          <w:delText xml:space="preserve">you will </w:delText>
        </w:r>
      </w:del>
      <w:r w:rsidRPr="00AA15B3">
        <w:rPr>
          <w:rFonts w:ascii="Trebuchet MS" w:hAnsi="Trebuchet MS"/>
          <w:noProof/>
        </w:rPr>
        <w:t xml:space="preserve">make a </w:t>
      </w:r>
      <w:ins w:id="359" w:author="Author">
        <w:r w:rsidRPr="00AA15B3">
          <w:rPr>
            <w:rFonts w:ascii="Trebuchet MS" w:hAnsi="Trebuchet MS"/>
            <w:noProof/>
          </w:rPr>
          <w:t xml:space="preserve">woven </w:t>
        </w:r>
      </w:ins>
      <w:r w:rsidRPr="00AA15B3">
        <w:rPr>
          <w:rFonts w:ascii="Trebuchet MS" w:hAnsi="Trebuchet MS"/>
          <w:noProof/>
        </w:rPr>
        <w:t>sash</w:t>
      </w:r>
      <w:del w:id="360" w:author="Author">
        <w:r w:rsidRPr="00AA15B3">
          <w:rPr>
            <w:rFonts w:ascii="Trebuchet MS" w:hAnsi="Trebuchet MS"/>
            <w:noProof/>
          </w:rPr>
          <w:delText>, the work of a weaver</w:delText>
        </w:r>
      </w:del>
      <w:r w:rsidRPr="00AA15B3">
        <w:rPr>
          <w:rFonts w:ascii="Trebuchet MS" w:hAnsi="Trebuchet MS"/>
          <w:noProof/>
        </w:rPr>
        <w:t>.</w:t>
      </w:r>
    </w:p>
    <w:p w:rsidR="009105E2" w:rsidRPr="00AA15B3" w:rsidRDefault="009105E2" w:rsidP="009105E2">
      <w:pPr>
        <w:rPr>
          <w:rFonts w:ascii="Trebuchet MS" w:hAnsi="Trebuchet MS"/>
          <w:noProof/>
        </w:rPr>
      </w:pPr>
      <w:r w:rsidRPr="00AA15B3">
        <w:rPr>
          <w:rFonts w:ascii="Trebuchet MS" w:hAnsi="Trebuchet MS"/>
          <w:b/>
        </w:rPr>
        <w:t xml:space="preserve">28:40 </w:t>
      </w:r>
      <w:r w:rsidRPr="00AA15B3">
        <w:rPr>
          <w:rFonts w:ascii="Trebuchet MS" w:hAnsi="Trebuchet MS"/>
          <w:noProof/>
        </w:rPr>
        <w:t>“</w:t>
      </w:r>
      <w:del w:id="361" w:author="Author">
        <w:r w:rsidRPr="00AA15B3">
          <w:rPr>
            <w:rFonts w:ascii="Trebuchet MS" w:hAnsi="Trebuchet MS"/>
            <w:noProof/>
          </w:rPr>
          <w:delText>And for Aaron’s sons you</w:delText>
        </w:r>
      </w:del>
      <w:ins w:id="362" w:author="Author">
        <w:r w:rsidRPr="00AA15B3">
          <w:rPr>
            <w:rFonts w:ascii="Trebuchet MS" w:hAnsi="Trebuchet MS"/>
            <w:noProof/>
          </w:rPr>
          <w:t>You</w:t>
        </w:r>
      </w:ins>
      <w:r w:rsidRPr="00AA15B3">
        <w:rPr>
          <w:rFonts w:ascii="Trebuchet MS" w:hAnsi="Trebuchet MS"/>
          <w:noProof/>
        </w:rPr>
        <w:t xml:space="preserve"> will </w:t>
      </w:r>
      <w:ins w:id="363" w:author="Author">
        <w:r w:rsidRPr="00AA15B3">
          <w:rPr>
            <w:rFonts w:ascii="Trebuchet MS" w:hAnsi="Trebuchet MS"/>
            <w:noProof/>
          </w:rPr>
          <w:t xml:space="preserve">also </w:t>
        </w:r>
      </w:ins>
      <w:r w:rsidRPr="00AA15B3">
        <w:rPr>
          <w:rFonts w:ascii="Trebuchet MS" w:hAnsi="Trebuchet MS"/>
          <w:noProof/>
        </w:rPr>
        <w:t xml:space="preserve">make robes, </w:t>
      </w:r>
      <w:del w:id="364" w:author="Author">
        <w:r w:rsidRPr="00AA15B3">
          <w:rPr>
            <w:rFonts w:ascii="Trebuchet MS" w:hAnsi="Trebuchet MS"/>
            <w:noProof/>
          </w:rPr>
          <w:delText xml:space="preserve">and you must make </w:delText>
        </w:r>
      </w:del>
      <w:r w:rsidRPr="00AA15B3">
        <w:rPr>
          <w:rFonts w:ascii="Trebuchet MS" w:hAnsi="Trebuchet MS"/>
          <w:noProof/>
        </w:rPr>
        <w:t>sashes</w:t>
      </w:r>
      <w:del w:id="365" w:author="Author">
        <w:r w:rsidRPr="00AA15B3">
          <w:rPr>
            <w:rFonts w:ascii="Trebuchet MS" w:hAnsi="Trebuchet MS"/>
            <w:noProof/>
          </w:rPr>
          <w:delText xml:space="preserve"> for them, and you will make headgears for them</w:delText>
        </w:r>
      </w:del>
      <w:ins w:id="366" w:author="Author">
        <w:r w:rsidRPr="00AA15B3">
          <w:rPr>
            <w:rFonts w:ascii="Trebuchet MS" w:hAnsi="Trebuchet MS"/>
            <w:noProof/>
          </w:rPr>
          <w:t>, and headgear for Aaron’s sons,</w:t>
        </w:r>
      </w:ins>
      <w:r w:rsidRPr="00AA15B3">
        <w:rPr>
          <w:rFonts w:ascii="Trebuchet MS" w:hAnsi="Trebuchet MS"/>
          <w:noProof/>
        </w:rPr>
        <w:t xml:space="preserve"> for glory and beauty. </w:t>
      </w:r>
      <w:r w:rsidRPr="00AA15B3">
        <w:rPr>
          <w:rFonts w:ascii="Trebuchet MS" w:hAnsi="Trebuchet MS"/>
          <w:b/>
          <w:noProof/>
        </w:rPr>
        <w:t xml:space="preserve">28:41 </w:t>
      </w:r>
      <w:del w:id="367" w:author="Author">
        <w:r w:rsidRPr="00AA15B3">
          <w:rPr>
            <w:rFonts w:ascii="Trebuchet MS" w:hAnsi="Trebuchet MS"/>
            <w:noProof/>
          </w:rPr>
          <w:delText>And with them you must</w:delText>
        </w:r>
      </w:del>
      <w:ins w:id="368" w:author="Author">
        <w:r w:rsidRPr="00AA15B3">
          <w:rPr>
            <w:rFonts w:ascii="Trebuchet MS" w:hAnsi="Trebuchet MS"/>
            <w:noProof/>
          </w:rPr>
          <w:t>You will</w:t>
        </w:r>
      </w:ins>
      <w:r w:rsidRPr="00AA15B3">
        <w:rPr>
          <w:rFonts w:ascii="Trebuchet MS" w:hAnsi="Trebuchet MS"/>
          <w:noProof/>
        </w:rPr>
        <w:t xml:space="preserve"> clothe </w:t>
      </w:r>
      <w:del w:id="369" w:author="Author">
        <w:r w:rsidRPr="00AA15B3">
          <w:rPr>
            <w:rFonts w:ascii="Trebuchet MS" w:hAnsi="Trebuchet MS"/>
            <w:noProof/>
          </w:rPr>
          <w:delText xml:space="preserve">Aaron </w:delText>
        </w:r>
      </w:del>
      <w:r w:rsidRPr="00AA15B3">
        <w:rPr>
          <w:rFonts w:ascii="Trebuchet MS" w:hAnsi="Trebuchet MS"/>
          <w:noProof/>
        </w:rPr>
        <w:t xml:space="preserve">your brother </w:t>
      </w:r>
      <w:ins w:id="370" w:author="Author">
        <w:r w:rsidRPr="00AA15B3">
          <w:rPr>
            <w:rFonts w:ascii="Trebuchet MS" w:hAnsi="Trebuchet MS"/>
            <w:noProof/>
          </w:rPr>
          <w:t xml:space="preserve">Aaron </w:t>
        </w:r>
      </w:ins>
      <w:r w:rsidRPr="00AA15B3">
        <w:rPr>
          <w:rFonts w:ascii="Trebuchet MS" w:hAnsi="Trebuchet MS"/>
          <w:noProof/>
        </w:rPr>
        <w:t xml:space="preserve">and his sons with him, and you </w:t>
      </w:r>
      <w:del w:id="371" w:author="Author">
        <w:r w:rsidRPr="00AA15B3">
          <w:rPr>
            <w:rFonts w:ascii="Trebuchet MS" w:hAnsi="Trebuchet MS"/>
            <w:noProof/>
          </w:rPr>
          <w:delText>must</w:delText>
        </w:r>
      </w:del>
      <w:ins w:id="372" w:author="Author">
        <w:r w:rsidRPr="00AA15B3">
          <w:rPr>
            <w:rFonts w:ascii="Trebuchet MS" w:hAnsi="Trebuchet MS"/>
            <w:noProof/>
          </w:rPr>
          <w:t>are to</w:t>
        </w:r>
      </w:ins>
      <w:r w:rsidRPr="00AA15B3">
        <w:rPr>
          <w:rFonts w:ascii="Trebuchet MS" w:hAnsi="Trebuchet MS"/>
          <w:noProof/>
        </w:rPr>
        <w:t xml:space="preserve"> anoint them and </w:t>
      </w:r>
      <w:del w:id="373" w:author="Author">
        <w:r w:rsidRPr="00AA15B3">
          <w:rPr>
            <w:rFonts w:ascii="Trebuchet MS" w:hAnsi="Trebuchet MS"/>
            <w:noProof/>
          </w:rPr>
          <w:delText>fill their hand with power</w:delText>
        </w:r>
      </w:del>
      <w:ins w:id="374" w:author="Author">
        <w:r w:rsidRPr="00AA15B3">
          <w:rPr>
            <w:rFonts w:ascii="Trebuchet MS" w:hAnsi="Trebuchet MS"/>
            <w:noProof/>
          </w:rPr>
          <w:t>install them</w:t>
        </w:r>
        <w:r w:rsidRPr="00AA15B3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AA15B3">
        <w:rPr>
          <w:rFonts w:ascii="Trebuchet MS" w:hAnsi="Trebuchet MS"/>
          <w:noProof/>
        </w:rPr>
        <w:t xml:space="preserve"> and sanctify them, and they </w:t>
      </w:r>
      <w:del w:id="377" w:author="Author">
        <w:r w:rsidRPr="00AA15B3">
          <w:rPr>
            <w:rFonts w:ascii="Trebuchet MS" w:hAnsi="Trebuchet MS"/>
            <w:noProof/>
          </w:rPr>
          <w:delText>must act</w:delText>
        </w:r>
      </w:del>
      <w:ins w:id="378" w:author="Author">
        <w:r w:rsidRPr="00AA15B3">
          <w:rPr>
            <w:rFonts w:ascii="Trebuchet MS" w:hAnsi="Trebuchet MS"/>
            <w:noProof/>
          </w:rPr>
          <w:t>will serve</w:t>
        </w:r>
      </w:ins>
      <w:r w:rsidRPr="00AA15B3">
        <w:rPr>
          <w:rFonts w:ascii="Trebuchet MS" w:hAnsi="Trebuchet MS"/>
          <w:noProof/>
        </w:rPr>
        <w:t xml:space="preserve"> as priests to me. </w:t>
      </w:r>
      <w:r w:rsidRPr="00AA15B3">
        <w:rPr>
          <w:rFonts w:ascii="Trebuchet MS" w:hAnsi="Trebuchet MS"/>
          <w:b/>
          <w:noProof/>
        </w:rPr>
        <w:t xml:space="preserve">28:42 </w:t>
      </w:r>
      <w:del w:id="379" w:author="Author">
        <w:r w:rsidRPr="00AA15B3">
          <w:rPr>
            <w:rFonts w:ascii="Trebuchet MS" w:hAnsi="Trebuchet MS"/>
            <w:noProof/>
          </w:rPr>
          <w:delText>And</w:delText>
        </w:r>
      </w:del>
      <w:ins w:id="380" w:author="Author">
        <w:r w:rsidRPr="00AA15B3">
          <w:rPr>
            <w:rFonts w:ascii="Trebuchet MS" w:hAnsi="Trebuchet MS"/>
            <w:noProof/>
          </w:rPr>
          <w:t>Also</w:t>
        </w:r>
      </w:ins>
      <w:r w:rsidRPr="00AA15B3">
        <w:rPr>
          <w:rFonts w:ascii="Trebuchet MS" w:hAnsi="Trebuchet MS"/>
          <w:noProof/>
        </w:rPr>
        <w:t xml:space="preserve"> make </w:t>
      </w:r>
      <w:del w:id="381" w:author="Author">
        <w:r w:rsidRPr="00AA15B3">
          <w:rPr>
            <w:rFonts w:ascii="Trebuchet MS" w:hAnsi="Trebuchet MS"/>
            <w:noProof/>
          </w:rPr>
          <w:delText xml:space="preserve">drawers of </w:delText>
        </w:r>
      </w:del>
      <w:r w:rsidRPr="00AA15B3">
        <w:rPr>
          <w:rFonts w:ascii="Trebuchet MS" w:hAnsi="Trebuchet MS"/>
          <w:noProof/>
        </w:rPr>
        <w:t xml:space="preserve">linen </w:t>
      </w:r>
      <w:ins w:id="382" w:author="Author">
        <w:r w:rsidRPr="00AA15B3">
          <w:rPr>
            <w:rFonts w:ascii="Trebuchet MS" w:hAnsi="Trebuchet MS"/>
            <w:noProof/>
          </w:rPr>
          <w:t>shorts</w:t>
        </w:r>
        <w:r w:rsidRPr="00AA15B3">
          <w:rPr>
            <w:rStyle w:val="FootnoteReference"/>
            <w:rFonts w:ascii="Trebuchet MS" w:hAnsi="Trebuchet MS"/>
            <w:noProof/>
          </w:rPr>
          <w:footnoteReference w:id="10"/>
        </w:r>
        <w:r w:rsidRPr="00AA15B3">
          <w:rPr>
            <w:rFonts w:ascii="Trebuchet MS" w:hAnsi="Trebuchet MS"/>
            <w:noProof/>
          </w:rPr>
          <w:t xml:space="preserve"> </w:t>
        </w:r>
      </w:ins>
      <w:r w:rsidRPr="00AA15B3">
        <w:rPr>
          <w:rFonts w:ascii="Trebuchet MS" w:hAnsi="Trebuchet MS"/>
          <w:noProof/>
        </w:rPr>
        <w:t xml:space="preserve">for them to cover </w:t>
      </w:r>
      <w:del w:id="385" w:author="Author">
        <w:r w:rsidRPr="00AA15B3">
          <w:rPr>
            <w:rFonts w:ascii="Trebuchet MS" w:hAnsi="Trebuchet MS"/>
            <w:noProof/>
          </w:rPr>
          <w:delText>the</w:delText>
        </w:r>
      </w:del>
      <w:ins w:id="386" w:author="Author">
        <w:r w:rsidRPr="00AA15B3">
          <w:rPr>
            <w:rFonts w:ascii="Trebuchet MS" w:hAnsi="Trebuchet MS"/>
            <w:noProof/>
          </w:rPr>
          <w:t>their</w:t>
        </w:r>
      </w:ins>
      <w:r w:rsidRPr="00AA15B3">
        <w:rPr>
          <w:rFonts w:ascii="Trebuchet MS" w:hAnsi="Trebuchet MS"/>
          <w:noProof/>
        </w:rPr>
        <w:t xml:space="preserve"> naked flesh. </w:t>
      </w:r>
      <w:del w:id="387" w:author="Author">
        <w:r w:rsidRPr="00AA15B3">
          <w:rPr>
            <w:rFonts w:ascii="Trebuchet MS" w:hAnsi="Trebuchet MS"/>
            <w:noProof/>
          </w:rPr>
          <w:delText>From</w:delText>
        </w:r>
      </w:del>
      <w:ins w:id="388" w:author="Author">
        <w:r w:rsidRPr="00AA15B3">
          <w:rPr>
            <w:rFonts w:ascii="Trebuchet MS" w:hAnsi="Trebuchet MS"/>
            <w:noProof/>
          </w:rPr>
          <w:t>These are to extend from</w:t>
        </w:r>
      </w:ins>
      <w:r w:rsidRPr="00AA15B3">
        <w:rPr>
          <w:rFonts w:ascii="Trebuchet MS" w:hAnsi="Trebuchet MS"/>
          <w:noProof/>
        </w:rPr>
        <w:t xml:space="preserve"> the hips </w:t>
      </w:r>
      <w:del w:id="389" w:author="Author">
        <w:r w:rsidRPr="00AA15B3">
          <w:rPr>
            <w:rFonts w:ascii="Trebuchet MS" w:hAnsi="Trebuchet MS"/>
            <w:noProof/>
          </w:rPr>
          <w:delText xml:space="preserve">and </w:delText>
        </w:r>
      </w:del>
      <w:r w:rsidRPr="00AA15B3">
        <w:rPr>
          <w:rFonts w:ascii="Trebuchet MS" w:hAnsi="Trebuchet MS"/>
          <w:noProof/>
        </w:rPr>
        <w:t>to the thighs</w:t>
      </w:r>
      <w:del w:id="390" w:author="Author">
        <w:r w:rsidRPr="00AA15B3">
          <w:rPr>
            <w:rFonts w:ascii="Trebuchet MS" w:hAnsi="Trebuchet MS"/>
            <w:noProof/>
          </w:rPr>
          <w:delText xml:space="preserve"> they are to extend</w:delText>
        </w:r>
      </w:del>
      <w:r w:rsidRPr="00AA15B3">
        <w:rPr>
          <w:rFonts w:ascii="Trebuchet MS" w:hAnsi="Trebuchet MS"/>
          <w:noProof/>
        </w:rPr>
        <w:t xml:space="preserve">. </w:t>
      </w:r>
      <w:r w:rsidRPr="00AA15B3">
        <w:rPr>
          <w:rFonts w:ascii="Trebuchet MS" w:hAnsi="Trebuchet MS"/>
          <w:b/>
          <w:noProof/>
        </w:rPr>
        <w:t xml:space="preserve">28:43 </w:t>
      </w:r>
      <w:del w:id="391" w:author="Author">
        <w:r w:rsidRPr="00AA15B3">
          <w:rPr>
            <w:rFonts w:ascii="Trebuchet MS" w:hAnsi="Trebuchet MS"/>
            <w:noProof/>
          </w:rPr>
          <w:delText>And they</w:delText>
        </w:r>
      </w:del>
      <w:ins w:id="392" w:author="Author">
        <w:r w:rsidRPr="00AA15B3">
          <w:rPr>
            <w:rFonts w:ascii="Trebuchet MS" w:hAnsi="Trebuchet MS"/>
            <w:noProof/>
          </w:rPr>
          <w:t>These</w:t>
        </w:r>
      </w:ins>
      <w:r w:rsidRPr="00AA15B3">
        <w:rPr>
          <w:rFonts w:ascii="Trebuchet MS" w:hAnsi="Trebuchet MS"/>
          <w:noProof/>
        </w:rPr>
        <w:t xml:space="preserve"> must be </w:t>
      </w:r>
      <w:del w:id="393" w:author="Author">
        <w:r w:rsidRPr="00AA15B3">
          <w:rPr>
            <w:rFonts w:ascii="Trebuchet MS" w:hAnsi="Trebuchet MS"/>
            <w:noProof/>
          </w:rPr>
          <w:delText>upon</w:delText>
        </w:r>
      </w:del>
      <w:ins w:id="394" w:author="Author">
        <w:r w:rsidRPr="00AA15B3">
          <w:rPr>
            <w:rFonts w:ascii="Trebuchet MS" w:hAnsi="Trebuchet MS"/>
            <w:noProof/>
          </w:rPr>
          <w:t>worn by</w:t>
        </w:r>
      </w:ins>
      <w:r w:rsidRPr="00AA15B3">
        <w:rPr>
          <w:rFonts w:ascii="Trebuchet MS" w:hAnsi="Trebuchet MS"/>
          <w:noProof/>
        </w:rPr>
        <w:t xml:space="preserve"> Aaron and his sons when they come into the tent of meeting or when they </w:t>
      </w:r>
      <w:del w:id="395" w:author="Author">
        <w:r w:rsidRPr="00AA15B3">
          <w:rPr>
            <w:rFonts w:ascii="Trebuchet MS" w:hAnsi="Trebuchet MS"/>
            <w:noProof/>
          </w:rPr>
          <w:delText>go near to</w:delText>
        </w:r>
      </w:del>
      <w:ins w:id="396" w:author="Author">
        <w:r w:rsidRPr="00AA15B3">
          <w:rPr>
            <w:rFonts w:ascii="Trebuchet MS" w:hAnsi="Trebuchet MS"/>
            <w:noProof/>
          </w:rPr>
          <w:t>approach</w:t>
        </w:r>
      </w:ins>
      <w:r w:rsidRPr="00AA15B3">
        <w:rPr>
          <w:rFonts w:ascii="Trebuchet MS" w:hAnsi="Trebuchet MS"/>
          <w:noProof/>
        </w:rPr>
        <w:t xml:space="preserve"> the altar to minister in the holy place, </w:t>
      </w:r>
      <w:ins w:id="397" w:author="Author">
        <w:r w:rsidRPr="00AA15B3">
          <w:rPr>
            <w:rFonts w:ascii="Trebuchet MS" w:hAnsi="Trebuchet MS"/>
            <w:noProof/>
          </w:rPr>
          <w:t xml:space="preserve">so </w:t>
        </w:r>
      </w:ins>
      <w:r w:rsidRPr="00AA15B3">
        <w:rPr>
          <w:rFonts w:ascii="Trebuchet MS" w:hAnsi="Trebuchet MS"/>
          <w:noProof/>
        </w:rPr>
        <w:t xml:space="preserve">that they may not incur </w:t>
      </w:r>
      <w:del w:id="398" w:author="Author">
        <w:r w:rsidRPr="00AA15B3">
          <w:rPr>
            <w:rFonts w:ascii="Trebuchet MS" w:hAnsi="Trebuchet MS"/>
            <w:noProof/>
          </w:rPr>
          <w:delText>error</w:delText>
        </w:r>
      </w:del>
      <w:ins w:id="399" w:author="Author">
        <w:r w:rsidRPr="00AA15B3">
          <w:rPr>
            <w:rFonts w:ascii="Trebuchet MS" w:hAnsi="Trebuchet MS"/>
            <w:noProof/>
          </w:rPr>
          <w:t>guilt</w:t>
        </w:r>
      </w:ins>
      <w:r w:rsidRPr="00AA15B3">
        <w:rPr>
          <w:rFonts w:ascii="Trebuchet MS" w:hAnsi="Trebuchet MS"/>
          <w:noProof/>
        </w:rPr>
        <w:t xml:space="preserve"> and </w:t>
      </w:r>
      <w:del w:id="400" w:author="Author">
        <w:r w:rsidRPr="00AA15B3">
          <w:rPr>
            <w:rFonts w:ascii="Trebuchet MS" w:hAnsi="Trebuchet MS"/>
            <w:noProof/>
          </w:rPr>
          <w:delText xml:space="preserve">certainly </w:delText>
        </w:r>
      </w:del>
      <w:r w:rsidRPr="00AA15B3">
        <w:rPr>
          <w:rFonts w:ascii="Trebuchet MS" w:hAnsi="Trebuchet MS"/>
          <w:noProof/>
        </w:rPr>
        <w:t xml:space="preserve">die. It is a </w:t>
      </w:r>
      <w:ins w:id="401" w:author="Author">
        <w:r w:rsidRPr="00AA15B3">
          <w:rPr>
            <w:rFonts w:ascii="Trebuchet MS" w:hAnsi="Trebuchet MS"/>
            <w:noProof/>
          </w:rPr>
          <w:t xml:space="preserve">permanent </w:t>
        </w:r>
      </w:ins>
      <w:r w:rsidRPr="00AA15B3">
        <w:rPr>
          <w:rFonts w:ascii="Trebuchet MS" w:hAnsi="Trebuchet MS"/>
          <w:noProof/>
        </w:rPr>
        <w:t xml:space="preserve">statute </w:t>
      </w:r>
      <w:del w:id="402" w:author="Author">
        <w:r w:rsidRPr="00AA15B3">
          <w:rPr>
            <w:rFonts w:ascii="Trebuchet MS" w:hAnsi="Trebuchet MS"/>
            <w:noProof/>
          </w:rPr>
          <w:delText xml:space="preserve">to time indefinite </w:delText>
        </w:r>
      </w:del>
      <w:r w:rsidRPr="00AA15B3">
        <w:rPr>
          <w:rFonts w:ascii="Trebuchet MS" w:hAnsi="Trebuchet MS"/>
          <w:noProof/>
        </w:rPr>
        <w:t>for him and his offspring</w:t>
      </w:r>
      <w:ins w:id="403" w:author="Author">
        <w:r w:rsidRPr="00AA15B3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AA15B3">
        <w:rPr>
          <w:rFonts w:ascii="Trebuchet MS" w:hAnsi="Trebuchet MS"/>
          <w:noProof/>
        </w:rPr>
        <w:t xml:space="preserve"> after him.</w:t>
      </w:r>
    </w:p>
    <w:p w:rsidR="009105E2" w:rsidRPr="00AA15B3" w:rsidRDefault="009105E2" w:rsidP="009105E2">
      <w:pPr>
        <w:rPr>
          <w:rFonts w:ascii="Trebuchet MS" w:hAnsi="Trebuchet MS"/>
          <w:b/>
        </w:rPr>
      </w:pPr>
    </w:p>
    <w:p w:rsidR="00762BCB" w:rsidRPr="009105E2" w:rsidRDefault="00762BCB" w:rsidP="009105E2"/>
    <w:sectPr w:rsidR="00762BCB" w:rsidRPr="009105E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0BFA" w:rsidRDefault="00F20BFA">
      <w:r>
        <w:separator/>
      </w:r>
    </w:p>
  </w:endnote>
  <w:endnote w:type="continuationSeparator" w:id="0">
    <w:p w:rsidR="00F20BFA" w:rsidRDefault="00F20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0BFA" w:rsidRDefault="00F20BFA">
      <w:r>
        <w:separator/>
      </w:r>
    </w:p>
  </w:footnote>
  <w:footnote w:type="continuationSeparator" w:id="0">
    <w:p w:rsidR="00F20BFA" w:rsidRDefault="00F20BFA">
      <w:r>
        <w:continuationSeparator/>
      </w:r>
    </w:p>
  </w:footnote>
  <w:footnote w:id="1">
    <w:p w:rsidR="009105E2" w:rsidRPr="00AA15B3" w:rsidRDefault="009105E2" w:rsidP="00AA15B3">
      <w:pPr>
        <w:pStyle w:val="FootnoteText"/>
        <w:spacing w:after="96"/>
        <w:ind w:firstLine="288"/>
        <w:rPr>
          <w:ins w:id="20" w:author="Author"/>
        </w:rPr>
      </w:pPr>
      <w:ins w:id="21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28:3 </w:t>
        </w:r>
        <w:r w:rsidRPr="00AA15B3">
          <w:t>Lit., “wise of heart.”</w:t>
        </w:r>
      </w:ins>
    </w:p>
  </w:footnote>
  <w:footnote w:id="2">
    <w:p w:rsidR="009105E2" w:rsidRPr="00AA15B3" w:rsidRDefault="009105E2" w:rsidP="00AA15B3">
      <w:pPr>
        <w:pStyle w:val="FootnoteText"/>
        <w:spacing w:after="96"/>
        <w:ind w:firstLine="288"/>
        <w:rPr>
          <w:ins w:id="78" w:author="Author"/>
        </w:rPr>
      </w:pPr>
      <w:ins w:id="79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28:8 </w:t>
        </w:r>
        <w:r w:rsidRPr="00AA15B3">
          <w:t>Or “waistband.”</w:t>
        </w:r>
      </w:ins>
    </w:p>
  </w:footnote>
  <w:footnote w:id="3">
    <w:p w:rsidR="009105E2" w:rsidRPr="00AA15B3" w:rsidRDefault="009105E2" w:rsidP="00AA15B3">
      <w:pPr>
        <w:pStyle w:val="FootnoteText"/>
        <w:spacing w:after="96"/>
        <w:ind w:firstLine="288"/>
        <w:rPr>
          <w:ins w:id="143" w:author="Author"/>
        </w:rPr>
      </w:pPr>
      <w:ins w:id="144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28:16 </w:t>
        </w:r>
        <w:r w:rsidRPr="00AA15B3">
          <w:t>That is, the span of the hand, about 22.2 cm (8.75 in.). See App. B14.</w:t>
        </w:r>
      </w:ins>
    </w:p>
  </w:footnote>
  <w:footnote w:id="4">
    <w:p w:rsidR="009105E2" w:rsidRPr="00AA15B3" w:rsidRDefault="009105E2" w:rsidP="00AA15B3">
      <w:pPr>
        <w:pStyle w:val="FootnoteText"/>
        <w:spacing w:after="96"/>
        <w:ind w:firstLine="288"/>
        <w:rPr>
          <w:ins w:id="164" w:author="Author"/>
        </w:rPr>
      </w:pPr>
      <w:ins w:id="165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28:19 </w:t>
        </w:r>
        <w:r w:rsidRPr="00AA15B3">
          <w:t>An unidentified precious stone, possibly referring to amber, hyacinth, opal, or tourmaline.</w:t>
        </w:r>
      </w:ins>
    </w:p>
  </w:footnote>
  <w:footnote w:id="5">
    <w:p w:rsidR="009105E2" w:rsidRPr="00AA15B3" w:rsidRDefault="009105E2" w:rsidP="00AA15B3">
      <w:pPr>
        <w:pStyle w:val="FootnoteText"/>
        <w:spacing w:after="96"/>
        <w:ind w:firstLine="288"/>
        <w:rPr>
          <w:ins w:id="239" w:author="Author"/>
        </w:rPr>
      </w:pPr>
      <w:ins w:id="240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28:27 </w:t>
        </w:r>
        <w:r w:rsidRPr="00AA15B3">
          <w:t>Or “waistband.”</w:t>
        </w:r>
      </w:ins>
    </w:p>
  </w:footnote>
  <w:footnote w:id="6">
    <w:p w:rsidR="009105E2" w:rsidRPr="00AA15B3" w:rsidRDefault="009105E2" w:rsidP="00AA15B3">
      <w:pPr>
        <w:pStyle w:val="FootnoteText"/>
        <w:spacing w:after="96"/>
        <w:ind w:firstLine="288"/>
        <w:rPr>
          <w:ins w:id="252" w:author="Author"/>
        </w:rPr>
      </w:pPr>
      <w:ins w:id="253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28:28 </w:t>
        </w:r>
        <w:r w:rsidRPr="00AA15B3">
          <w:t>Or “waistband.”</w:t>
        </w:r>
      </w:ins>
    </w:p>
  </w:footnote>
  <w:footnote w:id="7">
    <w:p w:rsidR="009105E2" w:rsidRPr="00AA15B3" w:rsidRDefault="009105E2" w:rsidP="00AA15B3">
      <w:pPr>
        <w:pStyle w:val="FootnoteText"/>
        <w:spacing w:after="96"/>
        <w:ind w:firstLine="288"/>
        <w:rPr>
          <w:ins w:id="260" w:author="Author"/>
        </w:rPr>
      </w:pPr>
      <w:ins w:id="261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28:30 </w:t>
        </w:r>
        <w:r w:rsidRPr="00AA15B3">
          <w:t>See Glossary.</w:t>
        </w:r>
      </w:ins>
    </w:p>
  </w:footnote>
  <w:footnote w:id="8">
    <w:p w:rsidR="009105E2" w:rsidRPr="00AA15B3" w:rsidRDefault="009105E2" w:rsidP="00AA15B3">
      <w:pPr>
        <w:pStyle w:val="FootnoteText"/>
        <w:spacing w:after="96"/>
        <w:ind w:firstLine="288"/>
        <w:rPr>
          <w:ins w:id="277" w:author="Author"/>
        </w:rPr>
      </w:pPr>
      <w:ins w:id="278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28:32 </w:t>
        </w:r>
        <w:r w:rsidRPr="00AA15B3">
          <w:t>Or “for the head.”</w:t>
        </w:r>
      </w:ins>
    </w:p>
  </w:footnote>
  <w:footnote w:id="9">
    <w:p w:rsidR="009105E2" w:rsidRPr="00AA15B3" w:rsidRDefault="009105E2" w:rsidP="00AA15B3">
      <w:pPr>
        <w:pStyle w:val="FootnoteText"/>
        <w:spacing w:after="96"/>
        <w:ind w:firstLine="288"/>
        <w:rPr>
          <w:ins w:id="375" w:author="Author"/>
        </w:rPr>
      </w:pPr>
      <w:ins w:id="376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28:41 </w:t>
        </w:r>
        <w:r w:rsidRPr="00AA15B3">
          <w:t>Lit., “and fill their hand.”</w:t>
        </w:r>
      </w:ins>
    </w:p>
  </w:footnote>
  <w:footnote w:id="10">
    <w:p w:rsidR="009105E2" w:rsidRPr="00AA15B3" w:rsidRDefault="009105E2" w:rsidP="00AA15B3">
      <w:pPr>
        <w:pStyle w:val="FootnoteText"/>
        <w:spacing w:after="96"/>
        <w:ind w:firstLine="288"/>
        <w:rPr>
          <w:ins w:id="383" w:author="Author"/>
        </w:rPr>
      </w:pPr>
      <w:ins w:id="384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28:42 </w:t>
        </w:r>
        <w:r w:rsidRPr="00AA15B3">
          <w:t>Or “undergarments.”</w:t>
        </w:r>
      </w:ins>
    </w:p>
  </w:footnote>
  <w:footnote w:id="11">
    <w:p w:rsidR="009105E2" w:rsidRPr="00AA15B3" w:rsidRDefault="009105E2" w:rsidP="00AA15B3">
      <w:pPr>
        <w:pStyle w:val="FootnoteText"/>
        <w:spacing w:after="96"/>
        <w:ind w:firstLine="288"/>
        <w:rPr>
          <w:ins w:id="404" w:author="Author"/>
        </w:rPr>
      </w:pPr>
      <w:ins w:id="405" w:author="Author">
        <w:r w:rsidRPr="00AA15B3">
          <w:rPr>
            <w:rStyle w:val="FootnoteReference"/>
          </w:rPr>
          <w:footnoteRef/>
        </w:r>
        <w:r w:rsidRPr="00AA15B3">
          <w:t xml:space="preserve"> </w:t>
        </w:r>
        <w:r w:rsidRPr="00AA15B3">
          <w:rPr>
            <w:b/>
          </w:rPr>
          <w:t xml:space="preserve">28:43 </w:t>
        </w:r>
        <w:r w:rsidRPr="00AA15B3">
          <w:t>Lit., “seed.”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74654">
        <w:t>Exodus Chapter 28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74654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74654">
      <w:rPr>
        <w:noProof/>
        <w:snapToGrid w:val="0"/>
      </w:rPr>
      <w:t>Exodus 28.Revised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874654">
        <w:t>Exodus Chapter 28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74654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74654">
      <w:rPr>
        <w:noProof/>
        <w:snapToGrid w:val="0"/>
      </w:rPr>
      <w:t>Exodus 28.Revised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74654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7465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74654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7465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F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4654"/>
    <w:rsid w:val="00875211"/>
    <w:rsid w:val="008F667F"/>
    <w:rsid w:val="009105E2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20BFA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EF8798C-5B30-46CF-8162-F4ABE530351F}"/>
  <w:attachedTemplate r:id="R2206ae06a40748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105E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05E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10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206ae06a40748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1642</ap:Words>
  <ap:Characters>7081</ap:Characters>
  <ap:Application>Microsoft Office Word</ap:Application>
  <ap:DocSecurity>0</ap:DocSecurity>
  <ap:Lines>120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8704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28</dc:title>
  <dc:subject/>
  <dc:creator>Ruth Farrugia</dc:creator>
  <cp:keywords/>
  <dc:description/>
  <cp:lastModifiedBy>Farrugia, Ruth</cp:lastModifiedBy>
  <cp:revision>3</cp:revision>
  <dcterms:created xsi:type="dcterms:W3CDTF">2020-12-17T13:00:00Z</dcterms:created>
  <dcterms:modified xsi:type="dcterms:W3CDTF">2020-12-17T13:00:00Z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28.docx</vt:lpwstr>
  </property>
  <property fmtid="{D5CDD505-2E9C-101B-9397-08002B2CF9AE}" pid="9" name="_TranslationDocumentId">
    <vt:i4>19408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2028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