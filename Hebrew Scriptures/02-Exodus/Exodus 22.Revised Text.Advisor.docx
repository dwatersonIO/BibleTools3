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0D4" w:rsidRPr="00993C46" w:rsidRDefault="007840D4" w:rsidP="007840D4">
      <w:pPr>
        <w:rPr>
          <w:rFonts w:ascii="Trebuchet MS" w:hAnsi="Trebuchet MS"/>
          <w:noProof/>
        </w:rPr>
      </w:pPr>
      <w:bookmarkStart w:id="0" w:name="_GoBack"/>
      <w:bookmarkEnd w:id="0"/>
      <w:r w:rsidRPr="00993C46">
        <w:rPr>
          <w:rFonts w:ascii="Trebuchet MS" w:hAnsi="Trebuchet MS"/>
          <w:b/>
        </w:rPr>
        <w:t xml:space="preserve">22:1 </w:t>
      </w:r>
      <w:r w:rsidRPr="00993C46">
        <w:rPr>
          <w:rFonts w:ascii="Trebuchet MS" w:hAnsi="Trebuchet MS"/>
          <w:noProof/>
        </w:rPr>
        <w:t>“</w:t>
      </w:r>
      <w:del w:id="1" w:author="Author">
        <w:r w:rsidRPr="00993C46">
          <w:rPr>
            <w:rFonts w:ascii="Trebuchet MS" w:hAnsi="Trebuchet MS"/>
            <w:noProof/>
          </w:rPr>
          <w:delText>In case</w:delText>
        </w:r>
      </w:del>
      <w:ins w:id="2" w:author="Author">
        <w:r w:rsidRPr="00993C46">
          <w:rPr>
            <w:rFonts w:ascii="Trebuchet MS" w:hAnsi="Trebuchet MS"/>
            <w:noProof/>
          </w:rPr>
          <w:t>If</w:t>
        </w:r>
      </w:ins>
      <w:r w:rsidRPr="00993C46">
        <w:rPr>
          <w:rFonts w:ascii="Trebuchet MS" w:hAnsi="Trebuchet MS"/>
          <w:noProof/>
        </w:rPr>
        <w:t xml:space="preserve"> a man </w:t>
      </w:r>
      <w:del w:id="3" w:author="Author">
        <w:r w:rsidRPr="00993C46">
          <w:rPr>
            <w:rFonts w:ascii="Trebuchet MS" w:hAnsi="Trebuchet MS"/>
            <w:noProof/>
          </w:rPr>
          <w:delText>should steal</w:delText>
        </w:r>
      </w:del>
      <w:ins w:id="4" w:author="Author">
        <w:r w:rsidRPr="00993C46">
          <w:rPr>
            <w:rFonts w:ascii="Trebuchet MS" w:hAnsi="Trebuchet MS"/>
            <w:noProof/>
          </w:rPr>
          <w:t>steals</w:t>
        </w:r>
      </w:ins>
      <w:r w:rsidRPr="00993C46">
        <w:rPr>
          <w:rFonts w:ascii="Trebuchet MS" w:hAnsi="Trebuchet MS"/>
          <w:noProof/>
        </w:rPr>
        <w:t xml:space="preserve"> a bull or a sheep and he </w:t>
      </w:r>
      <w:del w:id="5" w:author="Author">
        <w:r w:rsidRPr="00993C46">
          <w:rPr>
            <w:rFonts w:ascii="Trebuchet MS" w:hAnsi="Trebuchet MS"/>
            <w:noProof/>
          </w:rPr>
          <w:delText>does slaughter it</w:delText>
        </w:r>
      </w:del>
      <w:ins w:id="6" w:author="Author">
        <w:r w:rsidRPr="00993C46">
          <w:rPr>
            <w:rFonts w:ascii="Trebuchet MS" w:hAnsi="Trebuchet MS"/>
            <w:noProof/>
          </w:rPr>
          <w:t>slaughters</w:t>
        </w:r>
      </w:ins>
      <w:r w:rsidRPr="00993C46">
        <w:rPr>
          <w:rFonts w:ascii="Trebuchet MS" w:hAnsi="Trebuchet MS"/>
          <w:noProof/>
        </w:rPr>
        <w:t xml:space="preserve"> or </w:t>
      </w:r>
      <w:del w:id="7" w:author="Author">
        <w:r w:rsidRPr="00993C46">
          <w:rPr>
            <w:rFonts w:ascii="Trebuchet MS" w:hAnsi="Trebuchet MS"/>
            <w:noProof/>
          </w:rPr>
          <w:delText>sell</w:delText>
        </w:r>
      </w:del>
      <w:ins w:id="8" w:author="Author">
        <w:r w:rsidRPr="00993C46">
          <w:rPr>
            <w:rFonts w:ascii="Trebuchet MS" w:hAnsi="Trebuchet MS"/>
            <w:noProof/>
          </w:rPr>
          <w:t>sells</w:t>
        </w:r>
      </w:ins>
      <w:r w:rsidRPr="00993C46">
        <w:rPr>
          <w:rFonts w:ascii="Trebuchet MS" w:hAnsi="Trebuchet MS"/>
          <w:noProof/>
        </w:rPr>
        <w:t xml:space="preserve"> it, he is to compensate with five </w:t>
      </w:r>
      <w:del w:id="9" w:author="Author">
        <w:r w:rsidRPr="00993C46">
          <w:rPr>
            <w:rFonts w:ascii="Trebuchet MS" w:hAnsi="Trebuchet MS"/>
            <w:noProof/>
          </w:rPr>
          <w:delText>of the herd</w:delText>
        </w:r>
      </w:del>
      <w:ins w:id="10" w:author="Author">
        <w:r w:rsidRPr="00993C46">
          <w:rPr>
            <w:rFonts w:ascii="Trebuchet MS" w:hAnsi="Trebuchet MS"/>
            <w:noProof/>
          </w:rPr>
          <w:t>bulls</w:t>
        </w:r>
      </w:ins>
      <w:r w:rsidRPr="00993C46">
        <w:rPr>
          <w:rFonts w:ascii="Trebuchet MS" w:hAnsi="Trebuchet MS"/>
          <w:noProof/>
        </w:rPr>
        <w:t xml:space="preserve"> for the bull and four </w:t>
      </w:r>
      <w:del w:id="11" w:author="Author">
        <w:r w:rsidRPr="00993C46">
          <w:rPr>
            <w:rFonts w:ascii="Trebuchet MS" w:hAnsi="Trebuchet MS"/>
            <w:noProof/>
          </w:rPr>
          <w:delText>of the flock</w:delText>
        </w:r>
      </w:del>
      <w:ins w:id="12" w:author="Author">
        <w:r w:rsidRPr="00993C46">
          <w:rPr>
            <w:rFonts w:ascii="Trebuchet MS" w:hAnsi="Trebuchet MS"/>
            <w:noProof/>
          </w:rPr>
          <w:t>sheep</w:t>
        </w:r>
      </w:ins>
      <w:r w:rsidRPr="00993C46">
        <w:rPr>
          <w:rFonts w:ascii="Trebuchet MS" w:hAnsi="Trebuchet MS"/>
          <w:noProof/>
        </w:rPr>
        <w:t xml:space="preserve"> for the sheep.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22:2 </w:t>
      </w:r>
      <w:r w:rsidRPr="00993C46">
        <w:rPr>
          <w:rFonts w:ascii="Trebuchet MS" w:hAnsi="Trebuchet MS"/>
          <w:noProof/>
        </w:rPr>
        <w:t xml:space="preserve">(“If a thief </w:t>
      </w:r>
      <w:del w:id="13" w:author="Author">
        <w:r w:rsidRPr="00993C46">
          <w:rPr>
            <w:rFonts w:ascii="Trebuchet MS" w:hAnsi="Trebuchet MS"/>
            <w:noProof/>
          </w:rPr>
          <w:delText>should be</w:delText>
        </w:r>
      </w:del>
      <w:ins w:id="14" w:author="Author">
        <w:r w:rsidRPr="00993C46">
          <w:rPr>
            <w:rFonts w:ascii="Trebuchet MS" w:hAnsi="Trebuchet MS"/>
            <w:noProof/>
          </w:rPr>
          <w:t>is</w:t>
        </w:r>
      </w:ins>
      <w:r w:rsidRPr="00993C46">
        <w:rPr>
          <w:rFonts w:ascii="Trebuchet MS" w:hAnsi="Trebuchet MS"/>
          <w:noProof/>
        </w:rPr>
        <w:t xml:space="preserve"> found in the act of breaking in and he </w:t>
      </w:r>
      <w:del w:id="15" w:author="Author">
        <w:r w:rsidRPr="00993C46">
          <w:rPr>
            <w:rFonts w:ascii="Trebuchet MS" w:hAnsi="Trebuchet MS"/>
            <w:noProof/>
          </w:rPr>
          <w:delText>does get</w:delText>
        </w:r>
      </w:del>
      <w:ins w:id="16" w:author="Author">
        <w:r w:rsidRPr="00993C46">
          <w:rPr>
            <w:rFonts w:ascii="Trebuchet MS" w:hAnsi="Trebuchet MS"/>
            <w:noProof/>
          </w:rPr>
          <w:t>gets</w:t>
        </w:r>
      </w:ins>
      <w:r w:rsidRPr="00993C46">
        <w:rPr>
          <w:rFonts w:ascii="Trebuchet MS" w:hAnsi="Trebuchet MS"/>
          <w:noProof/>
        </w:rPr>
        <w:t xml:space="preserve"> struck and </w:t>
      </w:r>
      <w:del w:id="17" w:author="Author">
        <w:r w:rsidRPr="00993C46">
          <w:rPr>
            <w:rFonts w:ascii="Trebuchet MS" w:hAnsi="Trebuchet MS"/>
            <w:noProof/>
          </w:rPr>
          <w:delText>die</w:delText>
        </w:r>
      </w:del>
      <w:ins w:id="18" w:author="Author">
        <w:r w:rsidRPr="00993C46">
          <w:rPr>
            <w:rFonts w:ascii="Trebuchet MS" w:hAnsi="Trebuchet MS"/>
            <w:noProof/>
          </w:rPr>
          <w:t>dies</w:t>
        </w:r>
      </w:ins>
      <w:r w:rsidRPr="00993C46">
        <w:rPr>
          <w:rFonts w:ascii="Trebuchet MS" w:hAnsi="Trebuchet MS"/>
          <w:noProof/>
        </w:rPr>
        <w:t xml:space="preserve">, there is no bloodguilt for him. </w:t>
      </w:r>
      <w:r w:rsidRPr="00993C46">
        <w:rPr>
          <w:rFonts w:ascii="Trebuchet MS" w:hAnsi="Trebuchet MS"/>
          <w:b/>
          <w:noProof/>
        </w:rPr>
        <w:t xml:space="preserve">22:3 </w:t>
      </w:r>
      <w:del w:id="19" w:author="Author">
        <w:r w:rsidRPr="00993C46">
          <w:rPr>
            <w:rFonts w:ascii="Trebuchet MS" w:hAnsi="Trebuchet MS"/>
            <w:noProof/>
          </w:rPr>
          <w:delText>If the sun has shone forth upon him</w:delText>
        </w:r>
      </w:del>
      <w:ins w:id="20" w:author="Author">
        <w:r w:rsidRPr="00993C46">
          <w:rPr>
            <w:rFonts w:ascii="Trebuchet MS" w:hAnsi="Trebuchet MS"/>
            <w:noProof/>
          </w:rPr>
          <w:t>But if it happens after sunrise</w:t>
        </w:r>
      </w:ins>
      <w:r w:rsidRPr="00993C46">
        <w:rPr>
          <w:rFonts w:ascii="Trebuchet MS" w:hAnsi="Trebuchet MS"/>
          <w:noProof/>
        </w:rPr>
        <w:t>, there is bloodguilt for him.)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noProof/>
        </w:rPr>
        <w:t xml:space="preserve">“He </w:t>
      </w:r>
      <w:del w:id="21" w:author="Author">
        <w:r w:rsidRPr="00993C46">
          <w:rPr>
            <w:rFonts w:ascii="Trebuchet MS" w:hAnsi="Trebuchet MS"/>
            <w:noProof/>
          </w:rPr>
          <w:delText>is to</w:delText>
        </w:r>
      </w:del>
      <w:ins w:id="22" w:author="Author">
        <w:r w:rsidRPr="00993C46">
          <w:rPr>
            <w:rFonts w:ascii="Trebuchet MS" w:hAnsi="Trebuchet MS"/>
            <w:noProof/>
          </w:rPr>
          <w:t>must</w:t>
        </w:r>
      </w:ins>
      <w:r w:rsidRPr="00993C46">
        <w:rPr>
          <w:rFonts w:ascii="Trebuchet MS" w:hAnsi="Trebuchet MS"/>
          <w:noProof/>
        </w:rPr>
        <w:t xml:space="preserve"> make compensation</w:t>
      </w:r>
      <w:del w:id="23" w:author="Author">
        <w:r w:rsidRPr="00993C46">
          <w:rPr>
            <w:rFonts w:ascii="Trebuchet MS" w:hAnsi="Trebuchet MS"/>
            <w:noProof/>
          </w:rPr>
          <w:delText xml:space="preserve"> without fail</w:delText>
        </w:r>
      </w:del>
      <w:r w:rsidRPr="00993C46">
        <w:rPr>
          <w:rFonts w:ascii="Trebuchet MS" w:hAnsi="Trebuchet MS"/>
          <w:noProof/>
        </w:rPr>
        <w:t xml:space="preserve">. If he has nothing, then he must be sold for the things he stole. </w:t>
      </w:r>
      <w:r w:rsidRPr="00993C46">
        <w:rPr>
          <w:rFonts w:ascii="Trebuchet MS" w:hAnsi="Trebuchet MS"/>
          <w:b/>
          <w:noProof/>
        </w:rPr>
        <w:t xml:space="preserve">22:4 </w:t>
      </w:r>
      <w:r w:rsidRPr="00993C46">
        <w:rPr>
          <w:rFonts w:ascii="Trebuchet MS" w:hAnsi="Trebuchet MS"/>
          <w:noProof/>
        </w:rPr>
        <w:t xml:space="preserve">If </w:t>
      </w:r>
      <w:del w:id="24" w:author="Author">
        <w:r w:rsidRPr="00993C46">
          <w:rPr>
            <w:rFonts w:ascii="Trebuchet MS" w:hAnsi="Trebuchet MS"/>
            <w:noProof/>
          </w:rPr>
          <w:delText xml:space="preserve">there should be unmistakably </w:delText>
        </w:r>
      </w:del>
      <w:ins w:id="25" w:author="Author">
        <w:r w:rsidRPr="00993C46">
          <w:rPr>
            <w:rFonts w:ascii="Trebuchet MS" w:hAnsi="Trebuchet MS"/>
            <w:noProof/>
          </w:rPr>
          <w:t xml:space="preserve">what he stole is </w:t>
        </w:r>
      </w:ins>
      <w:r w:rsidRPr="00993C46">
        <w:rPr>
          <w:rFonts w:ascii="Trebuchet MS" w:hAnsi="Trebuchet MS"/>
          <w:noProof/>
        </w:rPr>
        <w:t xml:space="preserve">found </w:t>
      </w:r>
      <w:ins w:id="26" w:author="Author">
        <w:r w:rsidRPr="00993C46">
          <w:rPr>
            <w:rFonts w:ascii="Trebuchet MS" w:hAnsi="Trebuchet MS"/>
            <w:noProof/>
          </w:rPr>
          <w:t xml:space="preserve">alive </w:t>
        </w:r>
      </w:ins>
      <w:r w:rsidRPr="00993C46">
        <w:rPr>
          <w:rFonts w:ascii="Trebuchet MS" w:hAnsi="Trebuchet MS"/>
          <w:noProof/>
        </w:rPr>
        <w:t xml:space="preserve">in his </w:t>
      </w:r>
      <w:del w:id="27" w:author="Author">
        <w:r w:rsidRPr="00993C46">
          <w:rPr>
            <w:rFonts w:ascii="Trebuchet MS" w:hAnsi="Trebuchet MS"/>
            <w:noProof/>
          </w:rPr>
          <w:delText>hand what was stolen, from</w:delText>
        </w:r>
      </w:del>
      <w:ins w:id="28" w:author="Author">
        <w:r w:rsidRPr="00993C46">
          <w:rPr>
            <w:rFonts w:ascii="Trebuchet MS" w:hAnsi="Trebuchet MS"/>
            <w:noProof/>
          </w:rPr>
          <w:t>possession, whether it is a</w:t>
        </w:r>
      </w:ins>
      <w:r w:rsidRPr="00993C46">
        <w:rPr>
          <w:rFonts w:ascii="Trebuchet MS" w:hAnsi="Trebuchet MS"/>
          <w:noProof/>
        </w:rPr>
        <w:t xml:space="preserve"> bull </w:t>
      </w:r>
      <w:del w:id="29" w:author="Author">
        <w:r w:rsidRPr="00993C46">
          <w:rPr>
            <w:rFonts w:ascii="Trebuchet MS" w:hAnsi="Trebuchet MS"/>
            <w:noProof/>
          </w:rPr>
          <w:delText>to ass and to</w:delText>
        </w:r>
      </w:del>
      <w:ins w:id="30" w:author="Author">
        <w:r w:rsidRPr="00993C46">
          <w:rPr>
            <w:rFonts w:ascii="Trebuchet MS" w:hAnsi="Trebuchet MS"/>
            <w:noProof/>
          </w:rPr>
          <w:t>or a donkey or a</w:t>
        </w:r>
      </w:ins>
      <w:r w:rsidRPr="00993C46">
        <w:rPr>
          <w:rFonts w:ascii="Trebuchet MS" w:hAnsi="Trebuchet MS"/>
          <w:noProof/>
        </w:rPr>
        <w:t xml:space="preserve"> sheep, </w:t>
      </w:r>
      <w:del w:id="31" w:author="Author">
        <w:r w:rsidRPr="00993C46">
          <w:rPr>
            <w:rFonts w:ascii="Trebuchet MS" w:hAnsi="Trebuchet MS"/>
            <w:noProof/>
          </w:rPr>
          <w:delText xml:space="preserve">alive, </w:delText>
        </w:r>
      </w:del>
      <w:r w:rsidRPr="00993C46">
        <w:rPr>
          <w:rFonts w:ascii="Trebuchet MS" w:hAnsi="Trebuchet MS"/>
          <w:noProof/>
        </w:rPr>
        <w:t>he is to make double compensation.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22:5 </w:t>
      </w:r>
      <w:r w:rsidRPr="00993C46">
        <w:rPr>
          <w:rFonts w:ascii="Trebuchet MS" w:hAnsi="Trebuchet MS"/>
          <w:noProof/>
        </w:rPr>
        <w:t xml:space="preserve">“If </w:t>
      </w:r>
      <w:del w:id="32" w:author="Author">
        <w:r w:rsidRPr="00993C46">
          <w:rPr>
            <w:rFonts w:ascii="Trebuchet MS" w:hAnsi="Trebuchet MS"/>
            <w:noProof/>
          </w:rPr>
          <w:delText xml:space="preserve">a man causes </w:delText>
        </w:r>
      </w:del>
      <w:ins w:id="33" w:author="Author">
        <w:r w:rsidRPr="00993C46">
          <w:rPr>
            <w:rFonts w:ascii="Trebuchet MS" w:hAnsi="Trebuchet MS"/>
            <w:noProof/>
          </w:rPr>
          <w:t xml:space="preserve">anyone puts his animals out to graze in </w:t>
        </w:r>
      </w:ins>
      <w:r w:rsidRPr="00993C46">
        <w:rPr>
          <w:rFonts w:ascii="Trebuchet MS" w:hAnsi="Trebuchet MS"/>
          <w:noProof/>
        </w:rPr>
        <w:t xml:space="preserve">a field or a vineyard </w:t>
      </w:r>
      <w:del w:id="34" w:author="Author">
        <w:r w:rsidRPr="00993C46">
          <w:rPr>
            <w:rFonts w:ascii="Trebuchet MS" w:hAnsi="Trebuchet MS"/>
            <w:noProof/>
          </w:rPr>
          <w:delText xml:space="preserve">to be grazed over </w:delText>
        </w:r>
      </w:del>
      <w:r w:rsidRPr="00993C46">
        <w:rPr>
          <w:rFonts w:ascii="Trebuchet MS" w:hAnsi="Trebuchet MS"/>
          <w:noProof/>
        </w:rPr>
        <w:t xml:space="preserve">and </w:t>
      </w:r>
      <w:del w:id="35" w:author="Author">
        <w:r w:rsidRPr="00993C46">
          <w:rPr>
            <w:rFonts w:ascii="Trebuchet MS" w:hAnsi="Trebuchet MS"/>
            <w:noProof/>
          </w:rPr>
          <w:delText>he does send out his beasts of burden and cause a consuming in another</w:delText>
        </w:r>
      </w:del>
      <w:ins w:id="36" w:author="Author">
        <w:r w:rsidRPr="00993C46">
          <w:rPr>
            <w:rFonts w:ascii="Trebuchet MS" w:hAnsi="Trebuchet MS"/>
            <w:noProof/>
          </w:rPr>
          <w:t>lets them graze in someone else’s</w:t>
        </w:r>
      </w:ins>
      <w:r w:rsidRPr="00993C46">
        <w:rPr>
          <w:rFonts w:ascii="Trebuchet MS" w:hAnsi="Trebuchet MS"/>
          <w:noProof/>
        </w:rPr>
        <w:t xml:space="preserve"> field, he is to make compensation with the best of his own field or with the best of his own vineyard.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22:6 </w:t>
      </w:r>
      <w:r w:rsidRPr="00993C46">
        <w:rPr>
          <w:rFonts w:ascii="Trebuchet MS" w:hAnsi="Trebuchet MS"/>
          <w:noProof/>
        </w:rPr>
        <w:t>“</w:t>
      </w:r>
      <w:del w:id="37" w:author="Author">
        <w:r w:rsidRPr="00993C46">
          <w:rPr>
            <w:rFonts w:ascii="Trebuchet MS" w:hAnsi="Trebuchet MS"/>
            <w:noProof/>
          </w:rPr>
          <w:delText>In case</w:delText>
        </w:r>
      </w:del>
      <w:ins w:id="38" w:author="Author">
        <w:r w:rsidRPr="00993C46">
          <w:rPr>
            <w:rFonts w:ascii="Trebuchet MS" w:hAnsi="Trebuchet MS"/>
            <w:noProof/>
          </w:rPr>
          <w:t>If</w:t>
        </w:r>
      </w:ins>
      <w:r w:rsidRPr="00993C46">
        <w:rPr>
          <w:rFonts w:ascii="Trebuchet MS" w:hAnsi="Trebuchet MS"/>
          <w:noProof/>
        </w:rPr>
        <w:t xml:space="preserve"> a fire </w:t>
      </w:r>
      <w:del w:id="39" w:author="Author">
        <w:r w:rsidRPr="00993C46">
          <w:rPr>
            <w:rFonts w:ascii="Trebuchet MS" w:hAnsi="Trebuchet MS"/>
            <w:noProof/>
          </w:rPr>
          <w:delText>should spread out</w:delText>
        </w:r>
      </w:del>
      <w:ins w:id="40" w:author="Author">
        <w:r w:rsidRPr="00993C46">
          <w:rPr>
            <w:rFonts w:ascii="Trebuchet MS" w:hAnsi="Trebuchet MS"/>
            <w:noProof/>
          </w:rPr>
          <w:t>starts and spreads to thornbushes</w:t>
        </w:r>
      </w:ins>
      <w:r w:rsidRPr="00993C46">
        <w:rPr>
          <w:rFonts w:ascii="Trebuchet MS" w:hAnsi="Trebuchet MS"/>
          <w:noProof/>
        </w:rPr>
        <w:t xml:space="preserve"> and it </w:t>
      </w:r>
      <w:del w:id="41" w:author="Author">
        <w:r w:rsidRPr="00993C46">
          <w:rPr>
            <w:rFonts w:ascii="Trebuchet MS" w:hAnsi="Trebuchet MS"/>
            <w:noProof/>
          </w:rPr>
          <w:delText>does catch thorns, and</w:delText>
        </w:r>
      </w:del>
      <w:ins w:id="42" w:author="Author">
        <w:r w:rsidRPr="00993C46">
          <w:rPr>
            <w:rFonts w:ascii="Trebuchet MS" w:hAnsi="Trebuchet MS"/>
            <w:noProof/>
          </w:rPr>
          <w:t>causes</w:t>
        </w:r>
      </w:ins>
      <w:r w:rsidRPr="00993C46">
        <w:rPr>
          <w:rFonts w:ascii="Trebuchet MS" w:hAnsi="Trebuchet MS"/>
          <w:noProof/>
        </w:rPr>
        <w:t xml:space="preserve"> sheaves or standing grain or a field </w:t>
      </w:r>
      <w:del w:id="43" w:author="Author">
        <w:r w:rsidRPr="00993C46">
          <w:rPr>
            <w:rFonts w:ascii="Trebuchet MS" w:hAnsi="Trebuchet MS"/>
            <w:noProof/>
          </w:rPr>
          <w:delText>gets</w:delText>
        </w:r>
      </w:del>
      <w:ins w:id="44" w:author="Author">
        <w:r w:rsidRPr="00993C46">
          <w:rPr>
            <w:rFonts w:ascii="Trebuchet MS" w:hAnsi="Trebuchet MS"/>
            <w:noProof/>
          </w:rPr>
          <w:t>to be</w:t>
        </w:r>
      </w:ins>
      <w:r w:rsidRPr="00993C46">
        <w:rPr>
          <w:rFonts w:ascii="Trebuchet MS" w:hAnsi="Trebuchet MS"/>
          <w:noProof/>
        </w:rPr>
        <w:t xml:space="preserve"> consumed, the one who started the fire </w:t>
      </w:r>
      <w:del w:id="45" w:author="Author">
        <w:r w:rsidRPr="00993C46">
          <w:rPr>
            <w:rFonts w:ascii="Trebuchet MS" w:hAnsi="Trebuchet MS"/>
            <w:noProof/>
          </w:rPr>
          <w:delText>is to</w:delText>
        </w:r>
      </w:del>
      <w:ins w:id="46" w:author="Author">
        <w:r w:rsidRPr="00993C46">
          <w:rPr>
            <w:rFonts w:ascii="Trebuchet MS" w:hAnsi="Trebuchet MS"/>
            <w:noProof/>
          </w:rPr>
          <w:t>must</w:t>
        </w:r>
      </w:ins>
      <w:r w:rsidRPr="00993C46">
        <w:rPr>
          <w:rFonts w:ascii="Trebuchet MS" w:hAnsi="Trebuchet MS"/>
          <w:noProof/>
        </w:rPr>
        <w:t xml:space="preserve"> make compensation </w:t>
      </w:r>
      <w:del w:id="47" w:author="Author">
        <w:r w:rsidRPr="00993C46">
          <w:rPr>
            <w:rFonts w:ascii="Trebuchet MS" w:hAnsi="Trebuchet MS"/>
            <w:noProof/>
          </w:rPr>
          <w:delText xml:space="preserve">without fail </w:delText>
        </w:r>
      </w:del>
      <w:r w:rsidRPr="00993C46">
        <w:rPr>
          <w:rFonts w:ascii="Trebuchet MS" w:hAnsi="Trebuchet MS"/>
          <w:noProof/>
        </w:rPr>
        <w:t>for what was burned.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22:7 </w:t>
      </w:r>
      <w:r w:rsidRPr="00993C46">
        <w:rPr>
          <w:rFonts w:ascii="Trebuchet MS" w:hAnsi="Trebuchet MS"/>
          <w:noProof/>
        </w:rPr>
        <w:t>“</w:t>
      </w:r>
      <w:del w:id="48" w:author="Author">
        <w:r w:rsidRPr="00993C46">
          <w:rPr>
            <w:rFonts w:ascii="Trebuchet MS" w:hAnsi="Trebuchet MS"/>
            <w:noProof/>
          </w:rPr>
          <w:delText>In case</w:delText>
        </w:r>
      </w:del>
      <w:ins w:id="49" w:author="Author">
        <w:r w:rsidRPr="00993C46">
          <w:rPr>
            <w:rFonts w:ascii="Trebuchet MS" w:hAnsi="Trebuchet MS"/>
            <w:noProof/>
          </w:rPr>
          <w:t>If</w:t>
        </w:r>
      </w:ins>
      <w:r w:rsidRPr="00993C46">
        <w:rPr>
          <w:rFonts w:ascii="Trebuchet MS" w:hAnsi="Trebuchet MS"/>
          <w:noProof/>
        </w:rPr>
        <w:t xml:space="preserve"> a man </w:t>
      </w:r>
      <w:del w:id="50" w:author="Author">
        <w:r w:rsidRPr="00993C46">
          <w:rPr>
            <w:rFonts w:ascii="Trebuchet MS" w:hAnsi="Trebuchet MS"/>
            <w:noProof/>
          </w:rPr>
          <w:delText>should give</w:delText>
        </w:r>
      </w:del>
      <w:ins w:id="51" w:author="Author">
        <w:r w:rsidRPr="00993C46">
          <w:rPr>
            <w:rFonts w:ascii="Trebuchet MS" w:hAnsi="Trebuchet MS"/>
            <w:noProof/>
          </w:rPr>
          <w:t>gives</w:t>
        </w:r>
      </w:ins>
      <w:r w:rsidRPr="00993C46">
        <w:rPr>
          <w:rFonts w:ascii="Trebuchet MS" w:hAnsi="Trebuchet MS"/>
          <w:noProof/>
        </w:rPr>
        <w:t xml:space="preserve"> his fellow </w:t>
      </w:r>
      <w:ins w:id="52" w:author="Author">
        <w:r w:rsidRPr="00993C46">
          <w:rPr>
            <w:rFonts w:ascii="Trebuchet MS" w:hAnsi="Trebuchet MS"/>
            <w:noProof/>
          </w:rPr>
          <w:t xml:space="preserve">man </w:t>
        </w:r>
      </w:ins>
      <w:r w:rsidRPr="00993C46">
        <w:rPr>
          <w:rFonts w:ascii="Trebuchet MS" w:hAnsi="Trebuchet MS"/>
          <w:noProof/>
        </w:rPr>
        <w:t>money or articles to keep</w:t>
      </w:r>
      <w:del w:id="53" w:author="Author">
        <w:r w:rsidRPr="00993C46">
          <w:rPr>
            <w:rFonts w:ascii="Trebuchet MS" w:hAnsi="Trebuchet MS"/>
            <w:noProof/>
          </w:rPr>
          <w:delText>,</w:delText>
        </w:r>
      </w:del>
      <w:r w:rsidRPr="00993C46">
        <w:rPr>
          <w:rFonts w:ascii="Trebuchet MS" w:hAnsi="Trebuchet MS"/>
          <w:noProof/>
        </w:rPr>
        <w:t xml:space="preserve"> and </w:t>
      </w:r>
      <w:del w:id="54" w:author="Author">
        <w:r w:rsidRPr="00993C46">
          <w:rPr>
            <w:rFonts w:ascii="Trebuchet MS" w:hAnsi="Trebuchet MS"/>
            <w:noProof/>
          </w:rPr>
          <w:delText>it gets</w:delText>
        </w:r>
      </w:del>
      <w:ins w:id="55" w:author="Author">
        <w:r w:rsidRPr="00993C46">
          <w:rPr>
            <w:rFonts w:ascii="Trebuchet MS" w:hAnsi="Trebuchet MS"/>
            <w:noProof/>
          </w:rPr>
          <w:t>these are</w:t>
        </w:r>
      </w:ins>
      <w:r w:rsidRPr="00993C46">
        <w:rPr>
          <w:rFonts w:ascii="Trebuchet MS" w:hAnsi="Trebuchet MS"/>
          <w:noProof/>
        </w:rPr>
        <w:t xml:space="preserve"> stolen from the </w:t>
      </w:r>
      <w:ins w:id="56" w:author="Author">
        <w:r w:rsidRPr="00993C46">
          <w:rPr>
            <w:rFonts w:ascii="Trebuchet MS" w:hAnsi="Trebuchet MS"/>
            <w:noProof/>
          </w:rPr>
          <w:t xml:space="preserve">fellow </w:t>
        </w:r>
      </w:ins>
      <w:r w:rsidRPr="00993C46">
        <w:rPr>
          <w:rFonts w:ascii="Trebuchet MS" w:hAnsi="Trebuchet MS"/>
          <w:noProof/>
        </w:rPr>
        <w:t xml:space="preserve">man’s house, if the thief </w:t>
      </w:r>
      <w:del w:id="57" w:author="Author">
        <w:r w:rsidRPr="00993C46">
          <w:rPr>
            <w:rFonts w:ascii="Trebuchet MS" w:hAnsi="Trebuchet MS"/>
            <w:noProof/>
          </w:rPr>
          <w:delText>should be</w:delText>
        </w:r>
      </w:del>
      <w:ins w:id="58" w:author="Author">
        <w:r w:rsidRPr="00993C46">
          <w:rPr>
            <w:rFonts w:ascii="Trebuchet MS" w:hAnsi="Trebuchet MS"/>
            <w:noProof/>
          </w:rPr>
          <w:t>is</w:t>
        </w:r>
      </w:ins>
      <w:r w:rsidRPr="00993C46">
        <w:rPr>
          <w:rFonts w:ascii="Trebuchet MS" w:hAnsi="Trebuchet MS"/>
          <w:noProof/>
        </w:rPr>
        <w:t xml:space="preserve"> found, he </w:t>
      </w:r>
      <w:del w:id="59" w:author="Author">
        <w:r w:rsidRPr="00993C46">
          <w:rPr>
            <w:rFonts w:ascii="Trebuchet MS" w:hAnsi="Trebuchet MS"/>
            <w:noProof/>
          </w:rPr>
          <w:delText>is to</w:delText>
        </w:r>
      </w:del>
      <w:ins w:id="60" w:author="Author">
        <w:r w:rsidRPr="00993C46">
          <w:rPr>
            <w:rFonts w:ascii="Trebuchet MS" w:hAnsi="Trebuchet MS"/>
            <w:noProof/>
          </w:rPr>
          <w:t>must</w:t>
        </w:r>
      </w:ins>
      <w:r w:rsidRPr="00993C46">
        <w:rPr>
          <w:rFonts w:ascii="Trebuchet MS" w:hAnsi="Trebuchet MS"/>
          <w:noProof/>
        </w:rPr>
        <w:t xml:space="preserve"> make double compensation. </w:t>
      </w:r>
      <w:r w:rsidRPr="00993C46">
        <w:rPr>
          <w:rFonts w:ascii="Trebuchet MS" w:hAnsi="Trebuchet MS"/>
          <w:b/>
          <w:noProof/>
        </w:rPr>
        <w:t xml:space="preserve">22:8 </w:t>
      </w:r>
      <w:r w:rsidRPr="00993C46">
        <w:rPr>
          <w:rFonts w:ascii="Trebuchet MS" w:hAnsi="Trebuchet MS"/>
          <w:noProof/>
        </w:rPr>
        <w:t xml:space="preserve">If the thief </w:t>
      </w:r>
      <w:del w:id="61" w:author="Author">
        <w:r w:rsidRPr="00993C46">
          <w:rPr>
            <w:rFonts w:ascii="Trebuchet MS" w:hAnsi="Trebuchet MS"/>
            <w:noProof/>
          </w:rPr>
          <w:delText>should</w:delText>
        </w:r>
      </w:del>
      <w:ins w:id="62" w:author="Author">
        <w:r w:rsidRPr="00993C46">
          <w:rPr>
            <w:rFonts w:ascii="Trebuchet MS" w:hAnsi="Trebuchet MS"/>
            <w:noProof/>
          </w:rPr>
          <w:t>is</w:t>
        </w:r>
      </w:ins>
      <w:r w:rsidRPr="00993C46">
        <w:rPr>
          <w:rFonts w:ascii="Trebuchet MS" w:hAnsi="Trebuchet MS"/>
          <w:noProof/>
        </w:rPr>
        <w:t xml:space="preserve"> not </w:t>
      </w:r>
      <w:del w:id="63" w:author="Author">
        <w:r w:rsidRPr="00993C46">
          <w:rPr>
            <w:rFonts w:ascii="Trebuchet MS" w:hAnsi="Trebuchet MS"/>
            <w:noProof/>
          </w:rPr>
          <w:delText xml:space="preserve">be </w:delText>
        </w:r>
      </w:del>
      <w:r w:rsidRPr="00993C46">
        <w:rPr>
          <w:rFonts w:ascii="Trebuchet MS" w:hAnsi="Trebuchet MS"/>
          <w:noProof/>
        </w:rPr>
        <w:t xml:space="preserve">found, </w:t>
      </w:r>
      <w:del w:id="64" w:author="Author">
        <w:r w:rsidRPr="00993C46">
          <w:rPr>
            <w:rFonts w:ascii="Trebuchet MS" w:hAnsi="Trebuchet MS"/>
            <w:noProof/>
          </w:rPr>
          <w:delText xml:space="preserve">then </w:delText>
        </w:r>
      </w:del>
      <w:r w:rsidRPr="00993C46">
        <w:rPr>
          <w:rFonts w:ascii="Trebuchet MS" w:hAnsi="Trebuchet MS"/>
          <w:noProof/>
        </w:rPr>
        <w:t xml:space="preserve">the owner of the house must be brought </w:t>
      </w:r>
      <w:del w:id="65" w:author="Author">
        <w:r w:rsidRPr="00993C46">
          <w:rPr>
            <w:rFonts w:ascii="Trebuchet MS" w:hAnsi="Trebuchet MS"/>
            <w:noProof/>
          </w:rPr>
          <w:delText>near to</w:delText>
        </w:r>
      </w:del>
      <w:ins w:id="66" w:author="Author">
        <w:r w:rsidRPr="00993C46">
          <w:rPr>
            <w:rFonts w:ascii="Trebuchet MS" w:hAnsi="Trebuchet MS"/>
            <w:noProof/>
          </w:rPr>
          <w:t>before</w:t>
        </w:r>
      </w:ins>
      <w:r w:rsidRPr="00993C46">
        <w:rPr>
          <w:rFonts w:ascii="Trebuchet MS" w:hAnsi="Trebuchet MS"/>
          <w:noProof/>
        </w:rPr>
        <w:t xml:space="preserve"> the true God </w:t>
      </w:r>
      <w:ins w:id="67" w:author="Author">
        <w:r w:rsidRPr="00993C46">
          <w:rPr>
            <w:rFonts w:ascii="Trebuchet MS" w:hAnsi="Trebuchet MS"/>
            <w:noProof/>
          </w:rPr>
          <w:t xml:space="preserve">in order </w:t>
        </w:r>
      </w:ins>
      <w:r w:rsidRPr="00993C46">
        <w:rPr>
          <w:rFonts w:ascii="Trebuchet MS" w:hAnsi="Trebuchet MS"/>
          <w:noProof/>
        </w:rPr>
        <w:t xml:space="preserve">to </w:t>
      </w:r>
      <w:del w:id="68" w:author="Author">
        <w:r w:rsidRPr="00993C46">
          <w:rPr>
            <w:rFonts w:ascii="Trebuchet MS" w:hAnsi="Trebuchet MS"/>
            <w:noProof/>
          </w:rPr>
          <w:delText>see</w:delText>
        </w:r>
      </w:del>
      <w:ins w:id="69" w:author="Author">
        <w:r w:rsidRPr="00993C46">
          <w:rPr>
            <w:rFonts w:ascii="Trebuchet MS" w:hAnsi="Trebuchet MS"/>
            <w:noProof/>
          </w:rPr>
          <w:t>determine</w:t>
        </w:r>
      </w:ins>
      <w:r w:rsidRPr="00993C46">
        <w:rPr>
          <w:rFonts w:ascii="Trebuchet MS" w:hAnsi="Trebuchet MS"/>
          <w:noProof/>
        </w:rPr>
        <w:t xml:space="preserve"> whether he </w:t>
      </w:r>
      <w:del w:id="70" w:author="Author">
        <w:r w:rsidRPr="00993C46">
          <w:rPr>
            <w:rFonts w:ascii="Trebuchet MS" w:hAnsi="Trebuchet MS"/>
            <w:noProof/>
          </w:rPr>
          <w:delText xml:space="preserve">did not </w:delText>
        </w:r>
      </w:del>
      <w:r w:rsidRPr="00993C46">
        <w:rPr>
          <w:rFonts w:ascii="Trebuchet MS" w:hAnsi="Trebuchet MS"/>
          <w:noProof/>
        </w:rPr>
        <w:t xml:space="preserve">put his hand </w:t>
      </w:r>
      <w:del w:id="71" w:author="Author">
        <w:r w:rsidRPr="00993C46">
          <w:rPr>
            <w:rFonts w:ascii="Trebuchet MS" w:hAnsi="Trebuchet MS"/>
            <w:noProof/>
          </w:rPr>
          <w:delText>upon</w:delText>
        </w:r>
      </w:del>
      <w:ins w:id="72" w:author="Author">
        <w:r w:rsidRPr="00993C46">
          <w:rPr>
            <w:rFonts w:ascii="Trebuchet MS" w:hAnsi="Trebuchet MS"/>
            <w:noProof/>
          </w:rPr>
          <w:t>on</w:t>
        </w:r>
      </w:ins>
      <w:r w:rsidRPr="00993C46">
        <w:rPr>
          <w:rFonts w:ascii="Trebuchet MS" w:hAnsi="Trebuchet MS"/>
          <w:noProof/>
        </w:rPr>
        <w:t xml:space="preserve"> the goods of his fellow</w:t>
      </w:r>
      <w:ins w:id="73" w:author="Author">
        <w:r w:rsidRPr="00993C46">
          <w:rPr>
            <w:rFonts w:ascii="Trebuchet MS" w:hAnsi="Trebuchet MS"/>
            <w:noProof/>
          </w:rPr>
          <w:t xml:space="preserve"> man</w:t>
        </w:r>
      </w:ins>
      <w:r w:rsidRPr="00993C46">
        <w:rPr>
          <w:rFonts w:ascii="Trebuchet MS" w:hAnsi="Trebuchet MS"/>
          <w:noProof/>
        </w:rPr>
        <w:t xml:space="preserve">. </w:t>
      </w:r>
      <w:r w:rsidRPr="00993C46">
        <w:rPr>
          <w:rFonts w:ascii="Trebuchet MS" w:hAnsi="Trebuchet MS"/>
          <w:b/>
          <w:noProof/>
        </w:rPr>
        <w:t xml:space="preserve">22:9 </w:t>
      </w:r>
      <w:del w:id="74" w:author="Author">
        <w:r w:rsidRPr="00993C46">
          <w:rPr>
            <w:rFonts w:ascii="Trebuchet MS" w:hAnsi="Trebuchet MS"/>
            <w:noProof/>
          </w:rPr>
          <w:delText xml:space="preserve">As regards any case </w:delText>
        </w:r>
      </w:del>
      <w:ins w:id="75" w:author="Author">
        <w:r w:rsidRPr="00993C46">
          <w:rPr>
            <w:rFonts w:ascii="Trebuchet MS" w:hAnsi="Trebuchet MS"/>
            <w:noProof/>
          </w:rPr>
          <w:t xml:space="preserve">In all cases </w:t>
        </w:r>
      </w:ins>
      <w:r w:rsidRPr="00993C46">
        <w:rPr>
          <w:rFonts w:ascii="Trebuchet MS" w:hAnsi="Trebuchet MS"/>
          <w:noProof/>
        </w:rPr>
        <w:t xml:space="preserve">of </w:t>
      </w:r>
      <w:del w:id="76" w:author="Author">
        <w:r w:rsidRPr="00993C46">
          <w:rPr>
            <w:rFonts w:ascii="Trebuchet MS" w:hAnsi="Trebuchet MS"/>
            <w:noProof/>
          </w:rPr>
          <w:delText>transgression</w:delText>
        </w:r>
      </w:del>
      <w:ins w:id="77" w:author="Author">
        <w:r w:rsidRPr="00993C46">
          <w:rPr>
            <w:rFonts w:ascii="Trebuchet MS" w:hAnsi="Trebuchet MS"/>
            <w:noProof/>
          </w:rPr>
          <w:t>illegal possession of goods</w:t>
        </w:r>
      </w:ins>
      <w:r w:rsidRPr="00993C46">
        <w:rPr>
          <w:rFonts w:ascii="Trebuchet MS" w:hAnsi="Trebuchet MS"/>
          <w:noProof/>
        </w:rPr>
        <w:t xml:space="preserve">, concerning a bull, </w:t>
      </w:r>
      <w:del w:id="78" w:author="Author">
        <w:r w:rsidRPr="00993C46">
          <w:rPr>
            <w:rFonts w:ascii="Trebuchet MS" w:hAnsi="Trebuchet MS"/>
            <w:noProof/>
          </w:rPr>
          <w:delText>an ass</w:delText>
        </w:r>
      </w:del>
      <w:ins w:id="79" w:author="Author">
        <w:r w:rsidRPr="00993C46">
          <w:rPr>
            <w:rFonts w:ascii="Trebuchet MS" w:hAnsi="Trebuchet MS"/>
            <w:noProof/>
          </w:rPr>
          <w:t>a donkey</w:t>
        </w:r>
      </w:ins>
      <w:r w:rsidRPr="00993C46">
        <w:rPr>
          <w:rFonts w:ascii="Trebuchet MS" w:hAnsi="Trebuchet MS"/>
          <w:noProof/>
        </w:rPr>
        <w:t xml:space="preserve">, a sheep, a garment, </w:t>
      </w:r>
      <w:ins w:id="80" w:author="Author">
        <w:r w:rsidRPr="00993C46">
          <w:rPr>
            <w:rFonts w:ascii="Trebuchet MS" w:hAnsi="Trebuchet MS"/>
            <w:noProof/>
          </w:rPr>
          <w:t xml:space="preserve">or </w:t>
        </w:r>
      </w:ins>
      <w:r w:rsidRPr="00993C46">
        <w:rPr>
          <w:rFonts w:ascii="Trebuchet MS" w:hAnsi="Trebuchet MS"/>
          <w:noProof/>
        </w:rPr>
        <w:t xml:space="preserve">anything lost of which he may say, ‘This is </w:t>
      </w:r>
      <w:del w:id="81" w:author="Author">
        <w:r w:rsidRPr="00993C46">
          <w:rPr>
            <w:rFonts w:ascii="Trebuchet MS" w:hAnsi="Trebuchet MS"/>
            <w:noProof/>
          </w:rPr>
          <w:delText>it</w:delText>
        </w:r>
      </w:del>
      <w:ins w:id="82" w:author="Author">
        <w:r w:rsidRPr="00993C46">
          <w:rPr>
            <w:rFonts w:ascii="Trebuchet MS" w:hAnsi="Trebuchet MS"/>
            <w:noProof/>
          </w:rPr>
          <w:t>mine</w:t>
        </w:r>
      </w:ins>
      <w:r w:rsidRPr="00993C46">
        <w:rPr>
          <w:rFonts w:ascii="Trebuchet MS" w:hAnsi="Trebuchet MS"/>
          <w:noProof/>
        </w:rPr>
        <w:t xml:space="preserve">!’ </w:t>
      </w:r>
      <w:del w:id="83" w:author="Author">
        <w:r w:rsidRPr="00993C46">
          <w:rPr>
            <w:rFonts w:ascii="Trebuchet MS" w:hAnsi="Trebuchet MS"/>
            <w:noProof/>
          </w:rPr>
          <w:delText xml:space="preserve">the case of them </w:delText>
        </w:r>
      </w:del>
      <w:r w:rsidRPr="00993C46">
        <w:rPr>
          <w:rFonts w:ascii="Trebuchet MS" w:hAnsi="Trebuchet MS"/>
          <w:noProof/>
        </w:rPr>
        <w:t xml:space="preserve">both </w:t>
      </w:r>
      <w:del w:id="84" w:author="Author">
        <w:r w:rsidRPr="00993C46">
          <w:rPr>
            <w:rFonts w:ascii="Trebuchet MS" w:hAnsi="Trebuchet MS"/>
            <w:noProof/>
          </w:rPr>
          <w:delText>is to come to</w:delText>
        </w:r>
      </w:del>
      <w:ins w:id="85" w:author="Author">
        <w:r w:rsidRPr="00993C46">
          <w:rPr>
            <w:rFonts w:ascii="Trebuchet MS" w:hAnsi="Trebuchet MS"/>
            <w:noProof/>
          </w:rPr>
          <w:t>parties will present their case before</w:t>
        </w:r>
      </w:ins>
      <w:r w:rsidRPr="00993C46">
        <w:rPr>
          <w:rFonts w:ascii="Trebuchet MS" w:hAnsi="Trebuchet MS"/>
          <w:noProof/>
        </w:rPr>
        <w:t xml:space="preserve"> the true God. The one whom God </w:t>
      </w:r>
      <w:del w:id="86" w:author="Author">
        <w:r w:rsidRPr="00993C46">
          <w:rPr>
            <w:rFonts w:ascii="Trebuchet MS" w:hAnsi="Trebuchet MS"/>
            <w:noProof/>
          </w:rPr>
          <w:delText>will pronounce wicked</w:delText>
        </w:r>
      </w:del>
      <w:ins w:id="87" w:author="Author">
        <w:r w:rsidRPr="00993C46">
          <w:rPr>
            <w:rFonts w:ascii="Trebuchet MS" w:hAnsi="Trebuchet MS"/>
            <w:noProof/>
          </w:rPr>
          <w:t>pronounces guilty</w:t>
        </w:r>
      </w:ins>
      <w:r w:rsidRPr="00993C46">
        <w:rPr>
          <w:rFonts w:ascii="Trebuchet MS" w:hAnsi="Trebuchet MS"/>
          <w:noProof/>
        </w:rPr>
        <w:t xml:space="preserve"> is to make double compensation to his fellow</w:t>
      </w:r>
      <w:ins w:id="88" w:author="Author">
        <w:r w:rsidRPr="00993C46">
          <w:rPr>
            <w:rFonts w:ascii="Trebuchet MS" w:hAnsi="Trebuchet MS"/>
            <w:noProof/>
          </w:rPr>
          <w:t xml:space="preserve"> man</w:t>
        </w:r>
      </w:ins>
      <w:r w:rsidRPr="00993C46">
        <w:rPr>
          <w:rFonts w:ascii="Trebuchet MS" w:hAnsi="Trebuchet MS"/>
          <w:noProof/>
        </w:rPr>
        <w:t>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22:10 </w:t>
      </w:r>
      <w:r w:rsidRPr="00993C46">
        <w:rPr>
          <w:rFonts w:ascii="Trebuchet MS" w:hAnsi="Trebuchet MS"/>
          <w:noProof/>
        </w:rPr>
        <w:t>“</w:t>
      </w:r>
      <w:del w:id="89" w:author="Author">
        <w:r w:rsidRPr="00993C46">
          <w:rPr>
            <w:rFonts w:ascii="Trebuchet MS" w:hAnsi="Trebuchet MS"/>
            <w:noProof/>
          </w:rPr>
          <w:delText>In case</w:delText>
        </w:r>
      </w:del>
      <w:ins w:id="90" w:author="Author">
        <w:r w:rsidRPr="00993C46">
          <w:rPr>
            <w:rFonts w:ascii="Trebuchet MS" w:hAnsi="Trebuchet MS"/>
            <w:noProof/>
          </w:rPr>
          <w:t>If</w:t>
        </w:r>
      </w:ins>
      <w:r w:rsidRPr="00993C46">
        <w:rPr>
          <w:rFonts w:ascii="Trebuchet MS" w:hAnsi="Trebuchet MS"/>
          <w:noProof/>
        </w:rPr>
        <w:t xml:space="preserve"> a man </w:t>
      </w:r>
      <w:del w:id="91" w:author="Author">
        <w:r w:rsidRPr="00993C46">
          <w:rPr>
            <w:rFonts w:ascii="Trebuchet MS" w:hAnsi="Trebuchet MS"/>
            <w:noProof/>
          </w:rPr>
          <w:delText>should give</w:delText>
        </w:r>
      </w:del>
      <w:ins w:id="92" w:author="Author">
        <w:r w:rsidRPr="00993C46">
          <w:rPr>
            <w:rFonts w:ascii="Trebuchet MS" w:hAnsi="Trebuchet MS"/>
            <w:noProof/>
          </w:rPr>
          <w:t>gives</w:t>
        </w:r>
      </w:ins>
      <w:r w:rsidRPr="00993C46">
        <w:rPr>
          <w:rFonts w:ascii="Trebuchet MS" w:hAnsi="Trebuchet MS"/>
          <w:noProof/>
        </w:rPr>
        <w:t xml:space="preserve"> his fellow </w:t>
      </w:r>
      <w:del w:id="93" w:author="Author">
        <w:r w:rsidRPr="00993C46">
          <w:rPr>
            <w:rFonts w:ascii="Trebuchet MS" w:hAnsi="Trebuchet MS"/>
            <w:noProof/>
          </w:rPr>
          <w:delText>an ass</w:delText>
        </w:r>
      </w:del>
      <w:ins w:id="94" w:author="Author">
        <w:r w:rsidRPr="00993C46">
          <w:rPr>
            <w:rFonts w:ascii="Trebuchet MS" w:hAnsi="Trebuchet MS"/>
            <w:noProof/>
          </w:rPr>
          <w:t>man a donkey</w:t>
        </w:r>
      </w:ins>
      <w:r w:rsidRPr="00993C46">
        <w:rPr>
          <w:rFonts w:ascii="Trebuchet MS" w:hAnsi="Trebuchet MS"/>
          <w:noProof/>
        </w:rPr>
        <w:t xml:space="preserve"> or </w:t>
      </w:r>
      <w:ins w:id="95" w:author="Author">
        <w:r w:rsidRPr="00993C46">
          <w:rPr>
            <w:rFonts w:ascii="Trebuchet MS" w:hAnsi="Trebuchet MS"/>
            <w:noProof/>
          </w:rPr>
          <w:t xml:space="preserve">a </w:t>
        </w:r>
      </w:ins>
      <w:r w:rsidRPr="00993C46">
        <w:rPr>
          <w:rFonts w:ascii="Trebuchet MS" w:hAnsi="Trebuchet MS"/>
          <w:noProof/>
        </w:rPr>
        <w:t xml:space="preserve">bull or </w:t>
      </w:r>
      <w:ins w:id="96" w:author="Author">
        <w:r w:rsidRPr="00993C46">
          <w:rPr>
            <w:rFonts w:ascii="Trebuchet MS" w:hAnsi="Trebuchet MS"/>
            <w:noProof/>
          </w:rPr>
          <w:t xml:space="preserve">a </w:t>
        </w:r>
      </w:ins>
      <w:r w:rsidRPr="00993C46">
        <w:rPr>
          <w:rFonts w:ascii="Trebuchet MS" w:hAnsi="Trebuchet MS"/>
          <w:noProof/>
        </w:rPr>
        <w:t>sheep or any domestic animal to keep</w:t>
      </w:r>
      <w:del w:id="97" w:author="Author">
        <w:r w:rsidRPr="00993C46">
          <w:rPr>
            <w:rFonts w:ascii="Trebuchet MS" w:hAnsi="Trebuchet MS"/>
            <w:noProof/>
          </w:rPr>
          <w:delText>,</w:delText>
        </w:r>
      </w:del>
      <w:r w:rsidRPr="00993C46">
        <w:rPr>
          <w:rFonts w:ascii="Trebuchet MS" w:hAnsi="Trebuchet MS"/>
          <w:noProof/>
        </w:rPr>
        <w:t xml:space="preserve"> and it </w:t>
      </w:r>
      <w:del w:id="98" w:author="Author">
        <w:r w:rsidRPr="00993C46">
          <w:rPr>
            <w:rFonts w:ascii="Trebuchet MS" w:hAnsi="Trebuchet MS"/>
            <w:noProof/>
          </w:rPr>
          <w:delText>does die</w:delText>
        </w:r>
      </w:del>
      <w:ins w:id="99" w:author="Author">
        <w:r w:rsidRPr="00993C46">
          <w:rPr>
            <w:rFonts w:ascii="Trebuchet MS" w:hAnsi="Trebuchet MS"/>
            <w:noProof/>
          </w:rPr>
          <w:t>dies</w:t>
        </w:r>
      </w:ins>
      <w:r w:rsidRPr="00993C46">
        <w:rPr>
          <w:rFonts w:ascii="Trebuchet MS" w:hAnsi="Trebuchet MS"/>
          <w:noProof/>
        </w:rPr>
        <w:t xml:space="preserve"> or </w:t>
      </w:r>
      <w:del w:id="100" w:author="Author">
        <w:r w:rsidRPr="00993C46">
          <w:rPr>
            <w:rFonts w:ascii="Trebuchet MS" w:hAnsi="Trebuchet MS"/>
            <w:noProof/>
          </w:rPr>
          <w:delText>get</w:delText>
        </w:r>
      </w:del>
      <w:ins w:id="101" w:author="Author">
        <w:r w:rsidRPr="00993C46">
          <w:rPr>
            <w:rFonts w:ascii="Trebuchet MS" w:hAnsi="Trebuchet MS"/>
            <w:noProof/>
          </w:rPr>
          <w:t>gets</w:t>
        </w:r>
      </w:ins>
      <w:r w:rsidRPr="00993C46">
        <w:rPr>
          <w:rFonts w:ascii="Trebuchet MS" w:hAnsi="Trebuchet MS"/>
          <w:noProof/>
        </w:rPr>
        <w:t xml:space="preserve"> maimed or gets led </w:t>
      </w:r>
      <w:del w:id="102" w:author="Author">
        <w:r w:rsidRPr="00993C46">
          <w:rPr>
            <w:rFonts w:ascii="Trebuchet MS" w:hAnsi="Trebuchet MS"/>
            <w:noProof/>
          </w:rPr>
          <w:delText>off</w:delText>
        </w:r>
      </w:del>
      <w:ins w:id="103" w:author="Author">
        <w:r w:rsidRPr="00993C46">
          <w:rPr>
            <w:rFonts w:ascii="Trebuchet MS" w:hAnsi="Trebuchet MS"/>
            <w:noProof/>
          </w:rPr>
          <w:t>away</w:t>
        </w:r>
      </w:ins>
      <w:r w:rsidRPr="00993C46">
        <w:rPr>
          <w:rFonts w:ascii="Trebuchet MS" w:hAnsi="Trebuchet MS"/>
          <w:noProof/>
        </w:rPr>
        <w:t xml:space="preserve"> while nobody is looking, </w:t>
      </w:r>
      <w:r w:rsidRPr="00993C46">
        <w:rPr>
          <w:rFonts w:ascii="Trebuchet MS" w:hAnsi="Trebuchet MS"/>
          <w:b/>
          <w:noProof/>
        </w:rPr>
        <w:t xml:space="preserve">22:11 </w:t>
      </w:r>
      <w:ins w:id="104" w:author="Author">
        <w:r w:rsidRPr="00993C46">
          <w:rPr>
            <w:rFonts w:ascii="Trebuchet MS" w:hAnsi="Trebuchet MS"/>
            <w:noProof/>
          </w:rPr>
          <w:t xml:space="preserve">there should be </w:t>
        </w:r>
      </w:ins>
      <w:r w:rsidRPr="00993C46">
        <w:rPr>
          <w:rFonts w:ascii="Trebuchet MS" w:hAnsi="Trebuchet MS"/>
          <w:noProof/>
        </w:rPr>
        <w:t xml:space="preserve">an oath </w:t>
      </w:r>
      <w:del w:id="105" w:author="Author">
        <w:r w:rsidRPr="00993C46">
          <w:rPr>
            <w:rFonts w:ascii="Trebuchet MS" w:hAnsi="Trebuchet MS"/>
            <w:noProof/>
          </w:rPr>
          <w:delText>by Jehovah is to take place</w:delText>
        </w:r>
      </w:del>
      <w:ins w:id="106" w:author="Author">
        <w:r w:rsidRPr="00993C46">
          <w:rPr>
            <w:rFonts w:ascii="Trebuchet MS" w:hAnsi="Trebuchet MS"/>
            <w:noProof/>
          </w:rPr>
          <w:t>made</w:t>
        </w:r>
      </w:ins>
      <w:r w:rsidRPr="00993C46">
        <w:rPr>
          <w:rFonts w:ascii="Trebuchet MS" w:hAnsi="Trebuchet MS"/>
          <w:noProof/>
        </w:rPr>
        <w:t xml:space="preserve"> between them </w:t>
      </w:r>
      <w:del w:id="107" w:author="Author">
        <w:r w:rsidRPr="00993C46">
          <w:rPr>
            <w:rFonts w:ascii="Trebuchet MS" w:hAnsi="Trebuchet MS"/>
            <w:noProof/>
          </w:rPr>
          <w:delText>both</w:delText>
        </w:r>
      </w:del>
      <w:ins w:id="108" w:author="Author">
        <w:r w:rsidRPr="00993C46">
          <w:rPr>
            <w:rFonts w:ascii="Trebuchet MS" w:hAnsi="Trebuchet MS"/>
            <w:noProof/>
          </w:rPr>
          <w:t>before Jehovah,</w:t>
        </w:r>
      </w:ins>
      <w:r w:rsidRPr="00993C46">
        <w:rPr>
          <w:rFonts w:ascii="Trebuchet MS" w:hAnsi="Trebuchet MS"/>
          <w:noProof/>
        </w:rPr>
        <w:t xml:space="preserve"> that he did not </w:t>
      </w:r>
      <w:del w:id="109" w:author="Author">
        <w:r w:rsidRPr="00993C46">
          <w:rPr>
            <w:rFonts w:ascii="Trebuchet MS" w:hAnsi="Trebuchet MS"/>
            <w:noProof/>
          </w:rPr>
          <w:delText>put</w:delText>
        </w:r>
      </w:del>
      <w:ins w:id="110" w:author="Author">
        <w:r w:rsidRPr="00993C46">
          <w:rPr>
            <w:rFonts w:ascii="Trebuchet MS" w:hAnsi="Trebuchet MS"/>
            <w:noProof/>
          </w:rPr>
          <w:t>lay</w:t>
        </w:r>
      </w:ins>
      <w:r w:rsidRPr="00993C46">
        <w:rPr>
          <w:rFonts w:ascii="Trebuchet MS" w:hAnsi="Trebuchet MS"/>
          <w:noProof/>
        </w:rPr>
        <w:t xml:space="preserve"> his hand on the goods of his fellow</w:t>
      </w:r>
      <w:ins w:id="111" w:author="Author">
        <w:r w:rsidRPr="00993C46">
          <w:rPr>
            <w:rFonts w:ascii="Trebuchet MS" w:hAnsi="Trebuchet MS"/>
            <w:noProof/>
          </w:rPr>
          <w:t xml:space="preserve"> man</w:t>
        </w:r>
      </w:ins>
      <w:r w:rsidRPr="00993C46">
        <w:rPr>
          <w:rFonts w:ascii="Trebuchet MS" w:hAnsi="Trebuchet MS"/>
          <w:noProof/>
        </w:rPr>
        <w:t xml:space="preserve">; and </w:t>
      </w:r>
      <w:del w:id="112" w:author="Author">
        <w:r w:rsidRPr="00993C46">
          <w:rPr>
            <w:rFonts w:ascii="Trebuchet MS" w:hAnsi="Trebuchet MS"/>
            <w:noProof/>
          </w:rPr>
          <w:delText>their</w:delText>
        </w:r>
      </w:del>
      <w:ins w:id="113" w:author="Author">
        <w:r w:rsidRPr="00993C46">
          <w:rPr>
            <w:rFonts w:ascii="Trebuchet MS" w:hAnsi="Trebuchet MS"/>
            <w:noProof/>
          </w:rPr>
          <w:t>the</w:t>
        </w:r>
      </w:ins>
      <w:r w:rsidRPr="00993C46">
        <w:rPr>
          <w:rFonts w:ascii="Trebuchet MS" w:hAnsi="Trebuchet MS"/>
          <w:noProof/>
        </w:rPr>
        <w:t xml:space="preserve"> owner must accept it</w:t>
      </w:r>
      <w:del w:id="114" w:author="Author">
        <w:r w:rsidRPr="00993C46">
          <w:rPr>
            <w:rFonts w:ascii="Trebuchet MS" w:hAnsi="Trebuchet MS"/>
            <w:noProof/>
          </w:rPr>
          <w:delText>, and the</w:delText>
        </w:r>
      </w:del>
      <w:ins w:id="115" w:author="Author">
        <w:r w:rsidRPr="00993C46">
          <w:rPr>
            <w:rFonts w:ascii="Trebuchet MS" w:hAnsi="Trebuchet MS"/>
            <w:noProof/>
          </w:rPr>
          <w:t>. The</w:t>
        </w:r>
      </w:ins>
      <w:r w:rsidRPr="00993C46">
        <w:rPr>
          <w:rFonts w:ascii="Trebuchet MS" w:hAnsi="Trebuchet MS"/>
          <w:noProof/>
        </w:rPr>
        <w:t xml:space="preserve"> other </w:t>
      </w:r>
      <w:ins w:id="116" w:author="Author">
        <w:r w:rsidRPr="00993C46">
          <w:rPr>
            <w:rFonts w:ascii="Trebuchet MS" w:hAnsi="Trebuchet MS"/>
            <w:noProof/>
          </w:rPr>
          <w:t xml:space="preserve">man </w:t>
        </w:r>
      </w:ins>
      <w:r w:rsidRPr="00993C46">
        <w:rPr>
          <w:rFonts w:ascii="Trebuchet MS" w:hAnsi="Trebuchet MS"/>
          <w:noProof/>
        </w:rPr>
        <w:t xml:space="preserve">is not to make compensation. </w:t>
      </w:r>
      <w:r w:rsidRPr="00993C46">
        <w:rPr>
          <w:rFonts w:ascii="Trebuchet MS" w:hAnsi="Trebuchet MS"/>
          <w:b/>
          <w:noProof/>
        </w:rPr>
        <w:t xml:space="preserve">22:12 </w:t>
      </w:r>
      <w:r w:rsidRPr="00993C46">
        <w:rPr>
          <w:rFonts w:ascii="Trebuchet MS" w:hAnsi="Trebuchet MS"/>
          <w:noProof/>
        </w:rPr>
        <w:t xml:space="preserve">But if </w:t>
      </w:r>
      <w:del w:id="117" w:author="Author">
        <w:r w:rsidRPr="00993C46">
          <w:rPr>
            <w:rFonts w:ascii="Trebuchet MS" w:hAnsi="Trebuchet MS"/>
            <w:noProof/>
          </w:rPr>
          <w:delText>they should for a fact be</w:delText>
        </w:r>
      </w:del>
      <w:ins w:id="118" w:author="Author">
        <w:r w:rsidRPr="00993C46">
          <w:rPr>
            <w:rFonts w:ascii="Trebuchet MS" w:hAnsi="Trebuchet MS"/>
            <w:noProof/>
          </w:rPr>
          <w:t>the animal has been</w:t>
        </w:r>
      </w:ins>
      <w:r w:rsidRPr="00993C46">
        <w:rPr>
          <w:rFonts w:ascii="Trebuchet MS" w:hAnsi="Trebuchet MS"/>
          <w:noProof/>
        </w:rPr>
        <w:t xml:space="preserve"> stolen from him, he is to make compensation to </w:t>
      </w:r>
      <w:del w:id="119" w:author="Author">
        <w:r w:rsidRPr="00993C46">
          <w:rPr>
            <w:rFonts w:ascii="Trebuchet MS" w:hAnsi="Trebuchet MS"/>
            <w:noProof/>
          </w:rPr>
          <w:delText>their</w:delText>
        </w:r>
      </w:del>
      <w:ins w:id="120" w:author="Author">
        <w:r w:rsidRPr="00993C46">
          <w:rPr>
            <w:rFonts w:ascii="Trebuchet MS" w:hAnsi="Trebuchet MS"/>
            <w:noProof/>
          </w:rPr>
          <w:t>its</w:t>
        </w:r>
      </w:ins>
      <w:r w:rsidRPr="00993C46">
        <w:rPr>
          <w:rFonts w:ascii="Trebuchet MS" w:hAnsi="Trebuchet MS"/>
          <w:noProof/>
        </w:rPr>
        <w:t xml:space="preserve"> owner. </w:t>
      </w:r>
      <w:r w:rsidRPr="00993C46">
        <w:rPr>
          <w:rFonts w:ascii="Trebuchet MS" w:hAnsi="Trebuchet MS"/>
          <w:b/>
          <w:noProof/>
        </w:rPr>
        <w:t xml:space="preserve">22:13 </w:t>
      </w:r>
      <w:r w:rsidRPr="00993C46">
        <w:rPr>
          <w:rFonts w:ascii="Trebuchet MS" w:hAnsi="Trebuchet MS"/>
          <w:noProof/>
        </w:rPr>
        <w:t xml:space="preserve">If it </w:t>
      </w:r>
      <w:del w:id="121" w:author="Author">
        <w:r w:rsidRPr="00993C46">
          <w:rPr>
            <w:rFonts w:ascii="Trebuchet MS" w:hAnsi="Trebuchet MS"/>
            <w:noProof/>
          </w:rPr>
          <w:delText>should for a fact be</w:delText>
        </w:r>
      </w:del>
      <w:ins w:id="122" w:author="Author">
        <w:r w:rsidRPr="00993C46">
          <w:rPr>
            <w:rFonts w:ascii="Trebuchet MS" w:hAnsi="Trebuchet MS"/>
            <w:noProof/>
          </w:rPr>
          <w:t>was</w:t>
        </w:r>
      </w:ins>
      <w:r w:rsidRPr="00993C46">
        <w:rPr>
          <w:rFonts w:ascii="Trebuchet MS" w:hAnsi="Trebuchet MS"/>
          <w:noProof/>
        </w:rPr>
        <w:t xml:space="preserve"> torn by a wild </w:t>
      </w:r>
      <w:del w:id="123" w:author="Author">
        <w:r w:rsidRPr="00993C46">
          <w:rPr>
            <w:rFonts w:ascii="Trebuchet MS" w:hAnsi="Trebuchet MS"/>
            <w:noProof/>
          </w:rPr>
          <w:delText>beast</w:delText>
        </w:r>
      </w:del>
      <w:ins w:id="124" w:author="Author">
        <w:r w:rsidRPr="00993C46">
          <w:rPr>
            <w:rFonts w:ascii="Trebuchet MS" w:hAnsi="Trebuchet MS"/>
            <w:noProof/>
          </w:rPr>
          <w:t>animal</w:t>
        </w:r>
      </w:ins>
      <w:r w:rsidRPr="00993C46">
        <w:rPr>
          <w:rFonts w:ascii="Trebuchet MS" w:hAnsi="Trebuchet MS"/>
          <w:noProof/>
        </w:rPr>
        <w:t xml:space="preserve">, he is to bring it as evidence. </w:t>
      </w:r>
      <w:del w:id="125" w:author="Author">
        <w:r w:rsidRPr="00993C46">
          <w:rPr>
            <w:rFonts w:ascii="Trebuchet MS" w:hAnsi="Trebuchet MS"/>
            <w:noProof/>
          </w:rPr>
          <w:delText>For something torn by a wild beast he</w:delText>
        </w:r>
      </w:del>
      <w:ins w:id="126" w:author="Author">
        <w:r w:rsidRPr="00993C46">
          <w:rPr>
            <w:rFonts w:ascii="Trebuchet MS" w:hAnsi="Trebuchet MS"/>
            <w:noProof/>
          </w:rPr>
          <w:t>He</w:t>
        </w:r>
      </w:ins>
      <w:r w:rsidRPr="00993C46">
        <w:rPr>
          <w:rFonts w:ascii="Trebuchet MS" w:hAnsi="Trebuchet MS"/>
          <w:noProof/>
        </w:rPr>
        <w:t xml:space="preserve"> is not to make compensation</w:t>
      </w:r>
      <w:ins w:id="127" w:author="Author">
        <w:r w:rsidRPr="00993C46">
          <w:rPr>
            <w:rFonts w:ascii="Trebuchet MS" w:hAnsi="Trebuchet MS"/>
            <w:noProof/>
          </w:rPr>
          <w:t xml:space="preserve"> for something torn by a wild animal</w:t>
        </w:r>
      </w:ins>
      <w:r w:rsidRPr="00993C46">
        <w:rPr>
          <w:rFonts w:ascii="Trebuchet MS" w:hAnsi="Trebuchet MS"/>
          <w:noProof/>
        </w:rPr>
        <w:t>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22:14 </w:t>
      </w:r>
      <w:r w:rsidRPr="00993C46">
        <w:rPr>
          <w:rFonts w:ascii="Trebuchet MS" w:hAnsi="Trebuchet MS"/>
          <w:noProof/>
        </w:rPr>
        <w:t xml:space="preserve">“But </w:t>
      </w:r>
      <w:del w:id="128" w:author="Author">
        <w:r w:rsidRPr="00993C46">
          <w:rPr>
            <w:rFonts w:ascii="Trebuchet MS" w:hAnsi="Trebuchet MS"/>
            <w:noProof/>
          </w:rPr>
          <w:delText>in case</w:delText>
        </w:r>
      </w:del>
      <w:ins w:id="129" w:author="Author">
        <w:r w:rsidRPr="00993C46">
          <w:rPr>
            <w:rFonts w:ascii="Trebuchet MS" w:hAnsi="Trebuchet MS"/>
            <w:noProof/>
          </w:rPr>
          <w:t>if</w:t>
        </w:r>
      </w:ins>
      <w:r w:rsidRPr="00993C46">
        <w:rPr>
          <w:rFonts w:ascii="Trebuchet MS" w:hAnsi="Trebuchet MS"/>
          <w:noProof/>
        </w:rPr>
        <w:t xml:space="preserve"> anybody </w:t>
      </w:r>
      <w:del w:id="130" w:author="Author">
        <w:r w:rsidRPr="00993C46">
          <w:rPr>
            <w:rFonts w:ascii="Trebuchet MS" w:hAnsi="Trebuchet MS"/>
            <w:noProof/>
          </w:rPr>
          <w:delText>should ask for something of</w:delText>
        </w:r>
      </w:del>
      <w:ins w:id="131" w:author="Author">
        <w:r w:rsidRPr="00993C46">
          <w:rPr>
            <w:rFonts w:ascii="Trebuchet MS" w:hAnsi="Trebuchet MS"/>
            <w:noProof/>
          </w:rPr>
          <w:t>asks to borrow an animal from</w:t>
        </w:r>
      </w:ins>
      <w:r w:rsidRPr="00993C46">
        <w:rPr>
          <w:rFonts w:ascii="Trebuchet MS" w:hAnsi="Trebuchet MS"/>
          <w:noProof/>
        </w:rPr>
        <w:t xml:space="preserve"> his fellow</w:t>
      </w:r>
      <w:del w:id="132" w:author="Author">
        <w:r w:rsidRPr="00993C46">
          <w:rPr>
            <w:rFonts w:ascii="Trebuchet MS" w:hAnsi="Trebuchet MS"/>
            <w:noProof/>
          </w:rPr>
          <w:delText>,</w:delText>
        </w:r>
      </w:del>
      <w:ins w:id="133" w:author="Author">
        <w:r w:rsidRPr="00993C46">
          <w:rPr>
            <w:rFonts w:ascii="Trebuchet MS" w:hAnsi="Trebuchet MS"/>
            <w:noProof/>
          </w:rPr>
          <w:t xml:space="preserve"> man</w:t>
        </w:r>
      </w:ins>
      <w:r w:rsidRPr="00993C46">
        <w:rPr>
          <w:rFonts w:ascii="Trebuchet MS" w:hAnsi="Trebuchet MS"/>
          <w:noProof/>
        </w:rPr>
        <w:t xml:space="preserve"> and it </w:t>
      </w:r>
      <w:del w:id="134" w:author="Author">
        <w:r w:rsidRPr="00993C46">
          <w:rPr>
            <w:rFonts w:ascii="Trebuchet MS" w:hAnsi="Trebuchet MS"/>
            <w:noProof/>
          </w:rPr>
          <w:delText>does get</w:delText>
        </w:r>
      </w:del>
      <w:ins w:id="135" w:author="Author">
        <w:r w:rsidRPr="00993C46">
          <w:rPr>
            <w:rFonts w:ascii="Trebuchet MS" w:hAnsi="Trebuchet MS"/>
            <w:noProof/>
          </w:rPr>
          <w:t>gets</w:t>
        </w:r>
      </w:ins>
      <w:r w:rsidRPr="00993C46">
        <w:rPr>
          <w:rFonts w:ascii="Trebuchet MS" w:hAnsi="Trebuchet MS"/>
          <w:noProof/>
        </w:rPr>
        <w:t xml:space="preserve"> maimed or </w:t>
      </w:r>
      <w:del w:id="136" w:author="Author">
        <w:r w:rsidRPr="00993C46">
          <w:rPr>
            <w:rFonts w:ascii="Trebuchet MS" w:hAnsi="Trebuchet MS"/>
            <w:noProof/>
          </w:rPr>
          <w:delText>die</w:delText>
        </w:r>
      </w:del>
      <w:ins w:id="137" w:author="Author">
        <w:r w:rsidRPr="00993C46">
          <w:rPr>
            <w:rFonts w:ascii="Trebuchet MS" w:hAnsi="Trebuchet MS"/>
            <w:noProof/>
          </w:rPr>
          <w:t>it dies</w:t>
        </w:r>
      </w:ins>
      <w:r w:rsidRPr="00993C46">
        <w:rPr>
          <w:rFonts w:ascii="Trebuchet MS" w:hAnsi="Trebuchet MS"/>
          <w:noProof/>
        </w:rPr>
        <w:t xml:space="preserve"> while its owner is not with it, </w:t>
      </w:r>
      <w:del w:id="138" w:author="Author">
        <w:r w:rsidRPr="00993C46">
          <w:rPr>
            <w:rFonts w:ascii="Trebuchet MS" w:hAnsi="Trebuchet MS"/>
            <w:noProof/>
          </w:rPr>
          <w:delText xml:space="preserve">he is to </w:delText>
        </w:r>
      </w:del>
      <w:ins w:id="139" w:author="Author">
        <w:r w:rsidRPr="00993C46">
          <w:rPr>
            <w:rFonts w:ascii="Trebuchet MS" w:hAnsi="Trebuchet MS"/>
            <w:noProof/>
          </w:rPr>
          <w:t xml:space="preserve">the man who borrowed it must </w:t>
        </w:r>
      </w:ins>
      <w:r w:rsidRPr="00993C46">
        <w:rPr>
          <w:rFonts w:ascii="Trebuchet MS" w:hAnsi="Trebuchet MS"/>
          <w:noProof/>
        </w:rPr>
        <w:t>make compensation</w:t>
      </w:r>
      <w:del w:id="140" w:author="Author">
        <w:r w:rsidRPr="00993C46">
          <w:rPr>
            <w:rFonts w:ascii="Trebuchet MS" w:hAnsi="Trebuchet MS"/>
            <w:noProof/>
          </w:rPr>
          <w:delText xml:space="preserve"> without fail</w:delText>
        </w:r>
      </w:del>
      <w:r w:rsidRPr="00993C46">
        <w:rPr>
          <w:rFonts w:ascii="Trebuchet MS" w:hAnsi="Trebuchet MS"/>
          <w:noProof/>
        </w:rPr>
        <w:t xml:space="preserve">. </w:t>
      </w:r>
      <w:r w:rsidRPr="00993C46">
        <w:rPr>
          <w:rFonts w:ascii="Trebuchet MS" w:hAnsi="Trebuchet MS"/>
          <w:b/>
          <w:noProof/>
        </w:rPr>
        <w:t xml:space="preserve">22:15 </w:t>
      </w:r>
      <w:r w:rsidRPr="00993C46">
        <w:rPr>
          <w:rFonts w:ascii="Trebuchet MS" w:hAnsi="Trebuchet MS"/>
          <w:noProof/>
        </w:rPr>
        <w:t xml:space="preserve">If its owner is with it, he is not to make compensation. If it </w:t>
      </w:r>
      <w:del w:id="141" w:author="Author">
        <w:r w:rsidRPr="00993C46">
          <w:rPr>
            <w:rFonts w:ascii="Trebuchet MS" w:hAnsi="Trebuchet MS"/>
            <w:noProof/>
          </w:rPr>
          <w:delText>is</w:delText>
        </w:r>
      </w:del>
      <w:ins w:id="142" w:author="Author">
        <w:r w:rsidRPr="00993C46">
          <w:rPr>
            <w:rFonts w:ascii="Trebuchet MS" w:hAnsi="Trebuchet MS"/>
            <w:noProof/>
          </w:rPr>
          <w:t>was</w:t>
        </w:r>
      </w:ins>
      <w:r w:rsidRPr="00993C46">
        <w:rPr>
          <w:rFonts w:ascii="Trebuchet MS" w:hAnsi="Trebuchet MS"/>
          <w:noProof/>
        </w:rPr>
        <w:t xml:space="preserve"> hired, </w:t>
      </w:r>
      <w:del w:id="143" w:author="Author">
        <w:r w:rsidRPr="00993C46">
          <w:rPr>
            <w:rFonts w:ascii="Trebuchet MS" w:hAnsi="Trebuchet MS"/>
            <w:noProof/>
          </w:rPr>
          <w:delText>it must come in its</w:delText>
        </w:r>
      </w:del>
      <w:ins w:id="144" w:author="Author">
        <w:r w:rsidRPr="00993C46">
          <w:rPr>
            <w:rFonts w:ascii="Trebuchet MS" w:hAnsi="Trebuchet MS"/>
            <w:noProof/>
          </w:rPr>
          <w:t>the money paid for the</w:t>
        </w:r>
      </w:ins>
      <w:r w:rsidRPr="00993C46">
        <w:rPr>
          <w:rFonts w:ascii="Trebuchet MS" w:hAnsi="Trebuchet MS"/>
          <w:noProof/>
        </w:rPr>
        <w:t xml:space="preserve"> hire</w:t>
      </w:r>
      <w:ins w:id="145" w:author="Author">
        <w:r w:rsidRPr="00993C46">
          <w:rPr>
            <w:rFonts w:ascii="Trebuchet MS" w:hAnsi="Trebuchet MS"/>
            <w:noProof/>
          </w:rPr>
          <w:t xml:space="preserve"> is the compensation</w:t>
        </w:r>
      </w:ins>
      <w:r w:rsidRPr="00993C46">
        <w:rPr>
          <w:rFonts w:ascii="Trebuchet MS" w:hAnsi="Trebuchet MS"/>
          <w:noProof/>
        </w:rPr>
        <w:t>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22:16 </w:t>
      </w:r>
      <w:r w:rsidRPr="00993C46">
        <w:rPr>
          <w:rFonts w:ascii="Trebuchet MS" w:hAnsi="Trebuchet MS"/>
          <w:noProof/>
        </w:rPr>
        <w:t xml:space="preserve">“Now </w:t>
      </w:r>
      <w:del w:id="146" w:author="Author">
        <w:r w:rsidRPr="00993C46">
          <w:rPr>
            <w:rFonts w:ascii="Trebuchet MS" w:hAnsi="Trebuchet MS"/>
            <w:noProof/>
          </w:rPr>
          <w:delText>in case</w:delText>
        </w:r>
      </w:del>
      <w:ins w:id="147" w:author="Author">
        <w:r w:rsidRPr="00993C46">
          <w:rPr>
            <w:rFonts w:ascii="Trebuchet MS" w:hAnsi="Trebuchet MS"/>
            <w:noProof/>
          </w:rPr>
          <w:t>if</w:t>
        </w:r>
      </w:ins>
      <w:r w:rsidRPr="00993C46">
        <w:rPr>
          <w:rFonts w:ascii="Trebuchet MS" w:hAnsi="Trebuchet MS"/>
          <w:noProof/>
        </w:rPr>
        <w:t xml:space="preserve"> a man seduces a virgin who is not engaged</w:t>
      </w:r>
      <w:del w:id="148" w:author="Author">
        <w:r w:rsidRPr="00993C46">
          <w:rPr>
            <w:rFonts w:ascii="Trebuchet MS" w:hAnsi="Trebuchet MS"/>
            <w:noProof/>
          </w:rPr>
          <w:delText>,</w:delText>
        </w:r>
      </w:del>
      <w:r w:rsidRPr="00993C46">
        <w:rPr>
          <w:rFonts w:ascii="Trebuchet MS" w:hAnsi="Trebuchet MS"/>
          <w:noProof/>
        </w:rPr>
        <w:t xml:space="preserve"> and he </w:t>
      </w:r>
      <w:del w:id="149" w:author="Author">
        <w:r w:rsidRPr="00993C46">
          <w:rPr>
            <w:rFonts w:ascii="Trebuchet MS" w:hAnsi="Trebuchet MS"/>
            <w:noProof/>
          </w:rPr>
          <w:delText xml:space="preserve">actually </w:delText>
        </w:r>
      </w:del>
      <w:r w:rsidRPr="00993C46">
        <w:rPr>
          <w:rFonts w:ascii="Trebuchet MS" w:hAnsi="Trebuchet MS"/>
          <w:noProof/>
        </w:rPr>
        <w:t xml:space="preserve">lies down with her, he </w:t>
      </w:r>
      <w:del w:id="150" w:author="Author">
        <w:r w:rsidRPr="00993C46">
          <w:rPr>
            <w:rFonts w:ascii="Trebuchet MS" w:hAnsi="Trebuchet MS"/>
            <w:noProof/>
          </w:rPr>
          <w:delText xml:space="preserve">is to obtain </w:delText>
        </w:r>
      </w:del>
      <w:ins w:id="151" w:author="Author">
        <w:r w:rsidRPr="00993C46">
          <w:rPr>
            <w:rFonts w:ascii="Trebuchet MS" w:hAnsi="Trebuchet MS"/>
            <w:noProof/>
          </w:rPr>
          <w:t xml:space="preserve">must pay the bride-price for </w:t>
        </w:r>
      </w:ins>
      <w:r w:rsidRPr="00993C46">
        <w:rPr>
          <w:rFonts w:ascii="Trebuchet MS" w:hAnsi="Trebuchet MS"/>
          <w:noProof/>
        </w:rPr>
        <w:t xml:space="preserve">her </w:t>
      </w:r>
      <w:del w:id="152" w:author="Author">
        <w:r w:rsidRPr="00993C46">
          <w:rPr>
            <w:rFonts w:ascii="Trebuchet MS" w:hAnsi="Trebuchet MS"/>
            <w:noProof/>
          </w:rPr>
          <w:delText>without fail as</w:delText>
        </w:r>
      </w:del>
      <w:ins w:id="153" w:author="Author">
        <w:r w:rsidRPr="00993C46">
          <w:rPr>
            <w:rFonts w:ascii="Trebuchet MS" w:hAnsi="Trebuchet MS"/>
            <w:noProof/>
          </w:rPr>
          <w:t>to become</w:t>
        </w:r>
      </w:ins>
      <w:r w:rsidRPr="00993C46">
        <w:rPr>
          <w:rFonts w:ascii="Trebuchet MS" w:hAnsi="Trebuchet MS"/>
          <w:noProof/>
        </w:rPr>
        <w:t xml:space="preserve"> his wife</w:t>
      </w:r>
      <w:del w:id="154" w:author="Author">
        <w:r w:rsidRPr="00993C46">
          <w:rPr>
            <w:rFonts w:ascii="Trebuchet MS" w:hAnsi="Trebuchet MS"/>
            <w:noProof/>
          </w:rPr>
          <w:delText xml:space="preserve"> for the purchase price</w:delText>
        </w:r>
      </w:del>
      <w:r w:rsidRPr="00993C46">
        <w:rPr>
          <w:rFonts w:ascii="Trebuchet MS" w:hAnsi="Trebuchet MS"/>
          <w:noProof/>
        </w:rPr>
        <w:t xml:space="preserve">. </w:t>
      </w:r>
      <w:r w:rsidRPr="00993C46">
        <w:rPr>
          <w:rFonts w:ascii="Trebuchet MS" w:hAnsi="Trebuchet MS"/>
          <w:b/>
          <w:noProof/>
        </w:rPr>
        <w:t xml:space="preserve">22:17 </w:t>
      </w:r>
      <w:r w:rsidRPr="00993C46">
        <w:rPr>
          <w:rFonts w:ascii="Trebuchet MS" w:hAnsi="Trebuchet MS"/>
          <w:noProof/>
        </w:rPr>
        <w:t xml:space="preserve">If her father </w:t>
      </w:r>
      <w:del w:id="155" w:author="Author">
        <w:r w:rsidRPr="00993C46">
          <w:rPr>
            <w:rFonts w:ascii="Trebuchet MS" w:hAnsi="Trebuchet MS"/>
            <w:noProof/>
          </w:rPr>
          <w:delText>flatly</w:delText>
        </w:r>
      </w:del>
      <w:ins w:id="156" w:author="Author">
        <w:r w:rsidRPr="00993C46">
          <w:rPr>
            <w:rFonts w:ascii="Trebuchet MS" w:hAnsi="Trebuchet MS"/>
            <w:noProof/>
          </w:rPr>
          <w:t>absolutely</w:t>
        </w:r>
      </w:ins>
      <w:r w:rsidRPr="00993C46">
        <w:rPr>
          <w:rFonts w:ascii="Trebuchet MS" w:hAnsi="Trebuchet MS"/>
          <w:noProof/>
        </w:rPr>
        <w:t xml:space="preserve"> refuses to give her to him, he is to pay </w:t>
      </w:r>
      <w:del w:id="157" w:author="Author">
        <w:r w:rsidRPr="00993C46">
          <w:rPr>
            <w:rFonts w:ascii="Trebuchet MS" w:hAnsi="Trebuchet MS"/>
            <w:noProof/>
          </w:rPr>
          <w:delText xml:space="preserve">over </w:delText>
        </w:r>
      </w:del>
      <w:r w:rsidRPr="00993C46">
        <w:rPr>
          <w:rFonts w:ascii="Trebuchet MS" w:hAnsi="Trebuchet MS"/>
          <w:noProof/>
        </w:rPr>
        <w:t xml:space="preserve">the money at the rate of </w:t>
      </w:r>
      <w:del w:id="158" w:author="Author">
        <w:r w:rsidRPr="00993C46">
          <w:rPr>
            <w:rFonts w:ascii="Trebuchet MS" w:hAnsi="Trebuchet MS"/>
            <w:noProof/>
          </w:rPr>
          <w:delText>purchase money for virgins</w:delText>
        </w:r>
      </w:del>
      <w:ins w:id="159" w:author="Author">
        <w:r w:rsidRPr="00993C46">
          <w:rPr>
            <w:rFonts w:ascii="Trebuchet MS" w:hAnsi="Trebuchet MS"/>
            <w:noProof/>
          </w:rPr>
          <w:t>the bride-price</w:t>
        </w:r>
      </w:ins>
      <w:r w:rsidRPr="00993C46">
        <w:rPr>
          <w:rFonts w:ascii="Trebuchet MS" w:hAnsi="Trebuchet MS"/>
          <w:noProof/>
        </w:rPr>
        <w:t>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22:18 </w:t>
      </w:r>
      <w:r w:rsidRPr="00993C46">
        <w:rPr>
          <w:rFonts w:ascii="Trebuchet MS" w:hAnsi="Trebuchet MS"/>
          <w:noProof/>
        </w:rPr>
        <w:t xml:space="preserve">“You must not </w:t>
      </w:r>
      <w:del w:id="160" w:author="Author">
        <w:r w:rsidRPr="00993C46">
          <w:rPr>
            <w:rFonts w:ascii="Trebuchet MS" w:hAnsi="Trebuchet MS"/>
            <w:noProof/>
          </w:rPr>
          <w:delText>preserve</w:delText>
        </w:r>
      </w:del>
      <w:ins w:id="161" w:author="Author">
        <w:r w:rsidRPr="00993C46">
          <w:rPr>
            <w:rFonts w:ascii="Trebuchet MS" w:hAnsi="Trebuchet MS"/>
            <w:noProof/>
          </w:rPr>
          <w:t>allow</w:t>
        </w:r>
      </w:ins>
      <w:r w:rsidRPr="00993C46">
        <w:rPr>
          <w:rFonts w:ascii="Trebuchet MS" w:hAnsi="Trebuchet MS"/>
          <w:noProof/>
        </w:rPr>
        <w:t xml:space="preserve"> a sorceress </w:t>
      </w:r>
      <w:del w:id="162" w:author="Author">
        <w:r w:rsidRPr="00993C46">
          <w:rPr>
            <w:rFonts w:ascii="Trebuchet MS" w:hAnsi="Trebuchet MS"/>
            <w:noProof/>
          </w:rPr>
          <w:delText>alive</w:delText>
        </w:r>
      </w:del>
      <w:ins w:id="163" w:author="Author">
        <w:r w:rsidRPr="00993C46">
          <w:rPr>
            <w:rFonts w:ascii="Trebuchet MS" w:hAnsi="Trebuchet MS"/>
            <w:noProof/>
          </w:rPr>
          <w:t>to live</w:t>
        </w:r>
      </w:ins>
      <w:r w:rsidRPr="00993C46">
        <w:rPr>
          <w:rFonts w:ascii="Trebuchet MS" w:hAnsi="Trebuchet MS"/>
          <w:noProof/>
        </w:rPr>
        <w:t>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22:19 </w:t>
      </w:r>
      <w:r w:rsidRPr="00993C46">
        <w:rPr>
          <w:rFonts w:ascii="Trebuchet MS" w:hAnsi="Trebuchet MS"/>
          <w:noProof/>
        </w:rPr>
        <w:t xml:space="preserve">“Anyone lying down with </w:t>
      </w:r>
      <w:del w:id="164" w:author="Author">
        <w:r w:rsidRPr="00993C46">
          <w:rPr>
            <w:rFonts w:ascii="Trebuchet MS" w:hAnsi="Trebuchet MS"/>
            <w:noProof/>
          </w:rPr>
          <w:delText>a beast is positively to</w:delText>
        </w:r>
      </w:del>
      <w:ins w:id="165" w:author="Author">
        <w:r w:rsidRPr="00993C46">
          <w:rPr>
            <w:rFonts w:ascii="Trebuchet MS" w:hAnsi="Trebuchet MS"/>
            <w:noProof/>
          </w:rPr>
          <w:t>an animal must surely</w:t>
        </w:r>
      </w:ins>
      <w:r w:rsidRPr="00993C46">
        <w:rPr>
          <w:rFonts w:ascii="Trebuchet MS" w:hAnsi="Trebuchet MS"/>
          <w:noProof/>
        </w:rPr>
        <w:t xml:space="preserve"> be put to death.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22:20 </w:t>
      </w:r>
      <w:r w:rsidRPr="00993C46">
        <w:rPr>
          <w:rFonts w:ascii="Trebuchet MS" w:hAnsi="Trebuchet MS"/>
          <w:noProof/>
        </w:rPr>
        <w:t>“</w:t>
      </w:r>
      <w:del w:id="166" w:author="Author">
        <w:r w:rsidRPr="00993C46">
          <w:rPr>
            <w:rFonts w:ascii="Trebuchet MS" w:hAnsi="Trebuchet MS"/>
            <w:noProof/>
          </w:rPr>
          <w:delText>One who</w:delText>
        </w:r>
      </w:del>
      <w:ins w:id="167" w:author="Author">
        <w:r w:rsidRPr="00993C46">
          <w:rPr>
            <w:rFonts w:ascii="Trebuchet MS" w:hAnsi="Trebuchet MS"/>
            <w:noProof/>
          </w:rPr>
          <w:t>Whoever</w:t>
        </w:r>
      </w:ins>
      <w:r w:rsidRPr="00993C46">
        <w:rPr>
          <w:rFonts w:ascii="Trebuchet MS" w:hAnsi="Trebuchet MS"/>
          <w:noProof/>
        </w:rPr>
        <w:t xml:space="preserve"> sacrifices to any gods but Jehovah alone is to be devoted to destruction.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22:21 </w:t>
      </w:r>
      <w:r w:rsidRPr="00993C46">
        <w:rPr>
          <w:rFonts w:ascii="Trebuchet MS" w:hAnsi="Trebuchet MS"/>
          <w:noProof/>
        </w:rPr>
        <w:t>“</w:t>
      </w:r>
      <w:del w:id="168" w:author="Author">
        <w:r w:rsidRPr="00993C46">
          <w:rPr>
            <w:rFonts w:ascii="Trebuchet MS" w:hAnsi="Trebuchet MS"/>
            <w:noProof/>
          </w:rPr>
          <w:delText>And you</w:delText>
        </w:r>
      </w:del>
      <w:ins w:id="169" w:author="Author">
        <w:r w:rsidRPr="00993C46">
          <w:rPr>
            <w:rFonts w:ascii="Trebuchet MS" w:hAnsi="Trebuchet MS"/>
            <w:noProof/>
          </w:rPr>
          <w:t>You</w:t>
        </w:r>
      </w:ins>
      <w:r w:rsidRPr="00993C46">
        <w:rPr>
          <w:rFonts w:ascii="Trebuchet MS" w:hAnsi="Trebuchet MS"/>
          <w:noProof/>
        </w:rPr>
        <w:t xml:space="preserve"> must not </w:t>
      </w:r>
      <w:del w:id="170" w:author="Author">
        <w:r w:rsidRPr="00993C46">
          <w:rPr>
            <w:rFonts w:ascii="Trebuchet MS" w:hAnsi="Trebuchet MS"/>
            <w:noProof/>
          </w:rPr>
          <w:delText>maltreat an alien</w:delText>
        </w:r>
      </w:del>
      <w:ins w:id="171" w:author="Author">
        <w:r w:rsidRPr="00993C46">
          <w:rPr>
            <w:rFonts w:ascii="Trebuchet MS" w:hAnsi="Trebuchet MS"/>
            <w:noProof/>
          </w:rPr>
          <w:t>mistreat a foreign</w:t>
        </w:r>
      </w:ins>
      <w:r w:rsidRPr="00993C46">
        <w:rPr>
          <w:rFonts w:ascii="Trebuchet MS" w:hAnsi="Trebuchet MS"/>
          <w:noProof/>
        </w:rPr>
        <w:t xml:space="preserve"> resident or oppress him, for </w:t>
      </w:r>
      <w:del w:id="172" w:author="Author">
        <w:r w:rsidRPr="00993C46">
          <w:rPr>
            <w:rFonts w:ascii="Trebuchet MS" w:hAnsi="Trebuchet MS"/>
            <w:noProof/>
            <w:u w:val="dotted"/>
          </w:rPr>
          <w:delText>YOU</w:delText>
        </w:r>
        <w:r w:rsidRPr="00993C46">
          <w:rPr>
            <w:rFonts w:ascii="Trebuchet MS" w:hAnsi="Trebuchet MS"/>
            <w:noProof/>
          </w:rPr>
          <w:delText xml:space="preserve"> people became alien</w:delText>
        </w:r>
      </w:del>
      <w:ins w:id="173" w:author="Author">
        <w:r w:rsidRPr="00993C46">
          <w:rPr>
            <w:rFonts w:ascii="Trebuchet MS" w:hAnsi="Trebuchet MS"/>
            <w:noProof/>
          </w:rPr>
          <w:t>you were foreign</w:t>
        </w:r>
      </w:ins>
      <w:r w:rsidRPr="00993C46">
        <w:rPr>
          <w:rFonts w:ascii="Trebuchet MS" w:hAnsi="Trebuchet MS"/>
          <w:noProof/>
        </w:rPr>
        <w:t xml:space="preserve"> residents in the land of Egypt.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22:22 </w:t>
      </w:r>
      <w:r w:rsidRPr="00993C46">
        <w:rPr>
          <w:rFonts w:ascii="Trebuchet MS" w:hAnsi="Trebuchet MS"/>
          <w:noProof/>
        </w:rPr>
        <w:t>“</w:t>
      </w:r>
      <w:del w:id="174" w:author="Author">
        <w:r w:rsidRPr="00993C46">
          <w:rPr>
            <w:rFonts w:ascii="Trebuchet MS" w:hAnsi="Trebuchet MS"/>
            <w:noProof/>
          </w:rPr>
          <w:delText>Y</w:delText>
        </w:r>
        <w:r w:rsidRPr="00993C46">
          <w:rPr>
            <w:rFonts w:ascii="Trebuchet MS" w:hAnsi="Trebuchet MS"/>
            <w:noProof/>
            <w:u w:val="dotted"/>
          </w:rPr>
          <w:delText>OU</w:delText>
        </w:r>
        <w:r w:rsidRPr="00993C46">
          <w:rPr>
            <w:rFonts w:ascii="Trebuchet MS" w:hAnsi="Trebuchet MS"/>
            <w:noProof/>
          </w:rPr>
          <w:delText xml:space="preserve"> people</w:delText>
        </w:r>
      </w:del>
      <w:ins w:id="175" w:author="Author">
        <w:r w:rsidRPr="00993C46">
          <w:rPr>
            <w:rFonts w:ascii="Trebuchet MS" w:hAnsi="Trebuchet MS"/>
            <w:noProof/>
          </w:rPr>
          <w:t>You</w:t>
        </w:r>
      </w:ins>
      <w:r w:rsidRPr="00993C46">
        <w:rPr>
          <w:rFonts w:ascii="Trebuchet MS" w:hAnsi="Trebuchet MS"/>
          <w:noProof/>
        </w:rPr>
        <w:t xml:space="preserve"> must not afflict any widow or fatherless </w:t>
      </w:r>
      <w:del w:id="176" w:author="Author">
        <w:r w:rsidRPr="00993C46">
          <w:rPr>
            <w:rFonts w:ascii="Trebuchet MS" w:hAnsi="Trebuchet MS"/>
            <w:noProof/>
          </w:rPr>
          <w:delText>boy.</w:delText>
        </w:r>
      </w:del>
      <w:ins w:id="177" w:author="Author">
        <w:r w:rsidRPr="00993C46">
          <w:rPr>
            <w:rFonts w:ascii="Trebuchet MS" w:hAnsi="Trebuchet MS"/>
            <w:noProof/>
          </w:rPr>
          <w:t>child.</w:t>
        </w:r>
        <w:r w:rsidRPr="00993C46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993C46">
        <w:rPr>
          <w:rFonts w:ascii="Trebuchet MS" w:hAnsi="Trebuchet MS"/>
          <w:noProof/>
        </w:rPr>
        <w:t xml:space="preserve"> </w:t>
      </w:r>
      <w:r w:rsidRPr="00993C46">
        <w:rPr>
          <w:rFonts w:ascii="Trebuchet MS" w:hAnsi="Trebuchet MS"/>
          <w:b/>
          <w:noProof/>
        </w:rPr>
        <w:t xml:space="preserve">22:23 </w:t>
      </w:r>
      <w:r w:rsidRPr="00993C46">
        <w:rPr>
          <w:rFonts w:ascii="Trebuchet MS" w:hAnsi="Trebuchet MS"/>
          <w:noProof/>
        </w:rPr>
        <w:t xml:space="preserve">If you </w:t>
      </w:r>
      <w:del w:id="180" w:author="Author">
        <w:r w:rsidRPr="00993C46">
          <w:rPr>
            <w:rFonts w:ascii="Trebuchet MS" w:hAnsi="Trebuchet MS"/>
            <w:noProof/>
          </w:rPr>
          <w:delText xml:space="preserve">should </w:delText>
        </w:r>
      </w:del>
      <w:r w:rsidRPr="00993C46">
        <w:rPr>
          <w:rFonts w:ascii="Trebuchet MS" w:hAnsi="Trebuchet MS"/>
          <w:noProof/>
        </w:rPr>
        <w:t xml:space="preserve">afflict him at all, </w:t>
      </w:r>
      <w:del w:id="181" w:author="Author">
        <w:r w:rsidRPr="00993C46">
          <w:rPr>
            <w:rFonts w:ascii="Trebuchet MS" w:hAnsi="Trebuchet MS"/>
            <w:noProof/>
          </w:rPr>
          <w:delText>then if</w:delText>
        </w:r>
      </w:del>
      <w:ins w:id="182" w:author="Author">
        <w:r w:rsidRPr="00993C46">
          <w:rPr>
            <w:rFonts w:ascii="Trebuchet MS" w:hAnsi="Trebuchet MS"/>
            <w:noProof/>
          </w:rPr>
          <w:t>so that</w:t>
        </w:r>
      </w:ins>
      <w:r w:rsidRPr="00993C46">
        <w:rPr>
          <w:rFonts w:ascii="Trebuchet MS" w:hAnsi="Trebuchet MS"/>
          <w:noProof/>
        </w:rPr>
        <w:t xml:space="preserve"> he cries out to me</w:t>
      </w:r>
      <w:del w:id="183" w:author="Author">
        <w:r w:rsidRPr="00993C46">
          <w:rPr>
            <w:rFonts w:ascii="Trebuchet MS" w:hAnsi="Trebuchet MS"/>
            <w:noProof/>
          </w:rPr>
          <w:delText xml:space="preserve"> at all</w:delText>
        </w:r>
      </w:del>
      <w:r w:rsidRPr="00993C46">
        <w:rPr>
          <w:rFonts w:ascii="Trebuchet MS" w:hAnsi="Trebuchet MS"/>
          <w:noProof/>
        </w:rPr>
        <w:t xml:space="preserve">, I </w:t>
      </w:r>
      <w:del w:id="184" w:author="Author">
        <w:r w:rsidRPr="00993C46">
          <w:rPr>
            <w:rFonts w:ascii="Trebuchet MS" w:hAnsi="Trebuchet MS"/>
            <w:noProof/>
          </w:rPr>
          <w:delText>shall</w:delText>
        </w:r>
      </w:del>
      <w:ins w:id="185" w:author="Author">
        <w:r w:rsidRPr="00993C46">
          <w:rPr>
            <w:rFonts w:ascii="Trebuchet MS" w:hAnsi="Trebuchet MS"/>
            <w:noProof/>
          </w:rPr>
          <w:t>will</w:t>
        </w:r>
      </w:ins>
      <w:r w:rsidRPr="00993C46">
        <w:rPr>
          <w:rFonts w:ascii="Trebuchet MS" w:hAnsi="Trebuchet MS"/>
          <w:noProof/>
        </w:rPr>
        <w:t xml:space="preserve"> unfailingly hear his outcry; </w:t>
      </w:r>
      <w:r w:rsidRPr="00993C46">
        <w:rPr>
          <w:rFonts w:ascii="Trebuchet MS" w:hAnsi="Trebuchet MS"/>
          <w:b/>
          <w:noProof/>
        </w:rPr>
        <w:t xml:space="preserve">22:24 </w:t>
      </w:r>
      <w:r w:rsidRPr="00993C46">
        <w:rPr>
          <w:rFonts w:ascii="Trebuchet MS" w:hAnsi="Trebuchet MS"/>
          <w:noProof/>
        </w:rPr>
        <w:t xml:space="preserve">and my anger will </w:t>
      </w:r>
      <w:del w:id="186" w:author="Author">
        <w:r w:rsidRPr="00993C46">
          <w:rPr>
            <w:rFonts w:ascii="Trebuchet MS" w:hAnsi="Trebuchet MS"/>
            <w:noProof/>
          </w:rPr>
          <w:delText xml:space="preserve">indeed </w:delText>
        </w:r>
      </w:del>
      <w:r w:rsidRPr="00993C46">
        <w:rPr>
          <w:rFonts w:ascii="Trebuchet MS" w:hAnsi="Trebuchet MS"/>
          <w:noProof/>
        </w:rPr>
        <w:t xml:space="preserve">blaze, and I </w:t>
      </w:r>
      <w:del w:id="187" w:author="Author">
        <w:r w:rsidRPr="00993C46">
          <w:rPr>
            <w:rFonts w:ascii="Trebuchet MS" w:hAnsi="Trebuchet MS"/>
            <w:noProof/>
          </w:rPr>
          <w:delText>shall certainly</w:delText>
        </w:r>
      </w:del>
      <w:ins w:id="188" w:author="Author">
        <w:r w:rsidRPr="00993C46">
          <w:rPr>
            <w:rFonts w:ascii="Trebuchet MS" w:hAnsi="Trebuchet MS"/>
            <w:noProof/>
          </w:rPr>
          <w:t>will</w:t>
        </w:r>
      </w:ins>
      <w:r w:rsidRPr="00993C46">
        <w:rPr>
          <w:rFonts w:ascii="Trebuchet MS" w:hAnsi="Trebuchet MS"/>
          <w:noProof/>
        </w:rPr>
        <w:t xml:space="preserve"> kill </w:t>
      </w:r>
      <w:del w:id="189" w:author="Author">
        <w:r w:rsidRPr="00993C46">
          <w:rPr>
            <w:rFonts w:ascii="Trebuchet MS" w:hAnsi="Trebuchet MS"/>
            <w:noProof/>
            <w:u w:val="dotted"/>
          </w:rPr>
          <w:delText>YOU</w:delText>
        </w:r>
      </w:del>
      <w:ins w:id="190" w:author="Author">
        <w:r w:rsidRPr="00993C46">
          <w:rPr>
            <w:rFonts w:ascii="Trebuchet MS" w:hAnsi="Trebuchet MS"/>
            <w:noProof/>
          </w:rPr>
          <w:t>you</w:t>
        </w:r>
      </w:ins>
      <w:r w:rsidRPr="00993C46">
        <w:rPr>
          <w:rFonts w:ascii="Trebuchet MS" w:hAnsi="Trebuchet MS"/>
          <w:noProof/>
        </w:rPr>
        <w:t xml:space="preserve"> with the sword, and </w:t>
      </w:r>
      <w:del w:id="191" w:author="Author">
        <w:r w:rsidRPr="00993C46">
          <w:rPr>
            <w:rFonts w:ascii="Trebuchet MS" w:hAnsi="Trebuchet MS"/>
            <w:noProof/>
            <w:u w:val="dotted"/>
          </w:rPr>
          <w:delText>YOUR</w:delText>
        </w:r>
      </w:del>
      <w:ins w:id="192" w:author="Author">
        <w:r w:rsidRPr="00993C46">
          <w:rPr>
            <w:rFonts w:ascii="Trebuchet MS" w:hAnsi="Trebuchet MS"/>
            <w:noProof/>
          </w:rPr>
          <w:t>your</w:t>
        </w:r>
      </w:ins>
      <w:r w:rsidRPr="00993C46">
        <w:rPr>
          <w:rFonts w:ascii="Trebuchet MS" w:hAnsi="Trebuchet MS"/>
          <w:noProof/>
        </w:rPr>
        <w:t xml:space="preserve"> wives </w:t>
      </w:r>
      <w:del w:id="193" w:author="Author">
        <w:r w:rsidRPr="00993C46">
          <w:rPr>
            <w:rFonts w:ascii="Trebuchet MS" w:hAnsi="Trebuchet MS"/>
            <w:noProof/>
          </w:rPr>
          <w:delText>must</w:delText>
        </w:r>
      </w:del>
      <w:ins w:id="194" w:author="Author">
        <w:r w:rsidRPr="00993C46">
          <w:rPr>
            <w:rFonts w:ascii="Trebuchet MS" w:hAnsi="Trebuchet MS"/>
            <w:noProof/>
          </w:rPr>
          <w:t>will</w:t>
        </w:r>
      </w:ins>
      <w:r w:rsidRPr="00993C46">
        <w:rPr>
          <w:rFonts w:ascii="Trebuchet MS" w:hAnsi="Trebuchet MS"/>
          <w:noProof/>
        </w:rPr>
        <w:t xml:space="preserve"> become widows</w:t>
      </w:r>
      <w:ins w:id="195" w:author="Author">
        <w:r w:rsidRPr="00993C46">
          <w:rPr>
            <w:rFonts w:ascii="Trebuchet MS" w:hAnsi="Trebuchet MS"/>
            <w:noProof/>
          </w:rPr>
          <w:t>,</w:t>
        </w:r>
      </w:ins>
      <w:r w:rsidRPr="00993C46">
        <w:rPr>
          <w:rFonts w:ascii="Trebuchet MS" w:hAnsi="Trebuchet MS"/>
          <w:noProof/>
        </w:rPr>
        <w:t xml:space="preserve"> and </w:t>
      </w:r>
      <w:del w:id="196" w:author="Author">
        <w:r w:rsidRPr="00993C46">
          <w:rPr>
            <w:rFonts w:ascii="Trebuchet MS" w:hAnsi="Trebuchet MS"/>
            <w:noProof/>
            <w:u w:val="dotted"/>
          </w:rPr>
          <w:delText>YOUR</w:delText>
        </w:r>
        <w:r w:rsidRPr="00993C46">
          <w:rPr>
            <w:rFonts w:ascii="Trebuchet MS" w:hAnsi="Trebuchet MS"/>
            <w:noProof/>
          </w:rPr>
          <w:delText xml:space="preserve"> sons</w:delText>
        </w:r>
      </w:del>
      <w:ins w:id="197" w:author="Author">
        <w:r w:rsidRPr="00993C46">
          <w:rPr>
            <w:rFonts w:ascii="Trebuchet MS" w:hAnsi="Trebuchet MS"/>
            <w:noProof/>
          </w:rPr>
          <w:t>your children will be</w:t>
        </w:r>
      </w:ins>
      <w:r w:rsidRPr="00993C46">
        <w:rPr>
          <w:rFonts w:ascii="Trebuchet MS" w:hAnsi="Trebuchet MS"/>
          <w:noProof/>
        </w:rPr>
        <w:t xml:space="preserve"> fatherless</w:t>
      </w:r>
      <w:del w:id="198" w:author="Author">
        <w:r w:rsidRPr="00993C46">
          <w:rPr>
            <w:rFonts w:ascii="Trebuchet MS" w:hAnsi="Trebuchet MS"/>
            <w:noProof/>
          </w:rPr>
          <w:delText xml:space="preserve"> boys</w:delText>
        </w:r>
      </w:del>
      <w:r w:rsidRPr="00993C46">
        <w:rPr>
          <w:rFonts w:ascii="Trebuchet MS" w:hAnsi="Trebuchet MS"/>
          <w:noProof/>
        </w:rPr>
        <w:t>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22:25 </w:t>
      </w:r>
      <w:r w:rsidRPr="00993C46">
        <w:rPr>
          <w:rFonts w:ascii="Trebuchet MS" w:hAnsi="Trebuchet MS"/>
          <w:noProof/>
        </w:rPr>
        <w:t xml:space="preserve">“If you </w:t>
      </w:r>
      <w:del w:id="199" w:author="Author">
        <w:r w:rsidRPr="00993C46">
          <w:rPr>
            <w:rFonts w:ascii="Trebuchet MS" w:hAnsi="Trebuchet MS"/>
            <w:noProof/>
          </w:rPr>
          <w:delText xml:space="preserve">should </w:delText>
        </w:r>
      </w:del>
      <w:r w:rsidRPr="00993C46">
        <w:rPr>
          <w:rFonts w:ascii="Trebuchet MS" w:hAnsi="Trebuchet MS"/>
          <w:noProof/>
        </w:rPr>
        <w:t xml:space="preserve">lend money to </w:t>
      </w:r>
      <w:ins w:id="200" w:author="Author">
        <w:r w:rsidRPr="00993C46">
          <w:rPr>
            <w:rFonts w:ascii="Trebuchet MS" w:hAnsi="Trebuchet MS"/>
            <w:noProof/>
          </w:rPr>
          <w:t>anyone poor</w:t>
        </w:r>
        <w:r w:rsidRPr="00993C46">
          <w:rPr>
            <w:rStyle w:val="FootnoteReference"/>
            <w:rFonts w:ascii="Trebuchet MS" w:hAnsi="Trebuchet MS"/>
            <w:noProof/>
          </w:rPr>
          <w:footnoteReference w:id="2"/>
        </w:r>
        <w:r w:rsidRPr="00993C46">
          <w:rPr>
            <w:rFonts w:ascii="Trebuchet MS" w:hAnsi="Trebuchet MS"/>
            <w:noProof/>
          </w:rPr>
          <w:t xml:space="preserve"> of </w:t>
        </w:r>
      </w:ins>
      <w:r w:rsidRPr="00993C46">
        <w:rPr>
          <w:rFonts w:ascii="Trebuchet MS" w:hAnsi="Trebuchet MS"/>
          <w:noProof/>
        </w:rPr>
        <w:t xml:space="preserve">my people, </w:t>
      </w:r>
      <w:del w:id="203" w:author="Author">
        <w:r w:rsidRPr="00993C46">
          <w:rPr>
            <w:rFonts w:ascii="Trebuchet MS" w:hAnsi="Trebuchet MS"/>
            <w:noProof/>
          </w:rPr>
          <w:delText>to the afflicted alongside</w:delText>
        </w:r>
      </w:del>
      <w:ins w:id="204" w:author="Author">
        <w:r w:rsidRPr="00993C46">
          <w:rPr>
            <w:rFonts w:ascii="Trebuchet MS" w:hAnsi="Trebuchet MS"/>
            <w:noProof/>
          </w:rPr>
          <w:t>someone who is dwelling with</w:t>
        </w:r>
      </w:ins>
      <w:r w:rsidRPr="00993C46">
        <w:rPr>
          <w:rFonts w:ascii="Trebuchet MS" w:hAnsi="Trebuchet MS"/>
          <w:noProof/>
        </w:rPr>
        <w:t xml:space="preserve"> you, you must not become like a </w:t>
      </w:r>
      <w:del w:id="205" w:author="Author">
        <w:r w:rsidRPr="00993C46">
          <w:rPr>
            <w:rFonts w:ascii="Trebuchet MS" w:hAnsi="Trebuchet MS"/>
            <w:noProof/>
          </w:rPr>
          <w:delText>usurer</w:delText>
        </w:r>
      </w:del>
      <w:ins w:id="206" w:author="Author">
        <w:r w:rsidRPr="00993C46">
          <w:rPr>
            <w:rFonts w:ascii="Trebuchet MS" w:hAnsi="Trebuchet MS"/>
            <w:noProof/>
          </w:rPr>
          <w:t>moneylender</w:t>
        </w:r>
        <w:r w:rsidRPr="00993C46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993C46">
        <w:rPr>
          <w:rFonts w:ascii="Trebuchet MS" w:hAnsi="Trebuchet MS"/>
          <w:noProof/>
        </w:rPr>
        <w:t xml:space="preserve"> to him. </w:t>
      </w:r>
      <w:del w:id="209" w:author="Author">
        <w:r w:rsidRPr="00993C46">
          <w:rPr>
            <w:rFonts w:ascii="Trebuchet MS" w:hAnsi="Trebuchet MS"/>
            <w:noProof/>
          </w:rPr>
          <w:delText>Y</w:delText>
        </w:r>
        <w:r w:rsidRPr="00993C46">
          <w:rPr>
            <w:rFonts w:ascii="Trebuchet MS" w:hAnsi="Trebuchet MS"/>
            <w:noProof/>
            <w:u w:val="dotted"/>
          </w:rPr>
          <w:delText>OU</w:delText>
        </w:r>
      </w:del>
      <w:ins w:id="210" w:author="Author">
        <w:r w:rsidRPr="00993C46">
          <w:rPr>
            <w:rFonts w:ascii="Trebuchet MS" w:hAnsi="Trebuchet MS"/>
            <w:noProof/>
          </w:rPr>
          <w:t>You</w:t>
        </w:r>
      </w:ins>
      <w:r w:rsidRPr="00993C46">
        <w:rPr>
          <w:rFonts w:ascii="Trebuchet MS" w:hAnsi="Trebuchet MS"/>
          <w:noProof/>
        </w:rPr>
        <w:t xml:space="preserve"> must not </w:t>
      </w:r>
      <w:del w:id="211" w:author="Author">
        <w:r w:rsidRPr="00993C46">
          <w:rPr>
            <w:rFonts w:ascii="Trebuchet MS" w:hAnsi="Trebuchet MS"/>
            <w:noProof/>
          </w:rPr>
          <w:delText>lay</w:delText>
        </w:r>
      </w:del>
      <w:ins w:id="212" w:author="Author">
        <w:r w:rsidRPr="00993C46">
          <w:rPr>
            <w:rFonts w:ascii="Trebuchet MS" w:hAnsi="Trebuchet MS"/>
            <w:noProof/>
          </w:rPr>
          <w:t>charge him</w:t>
        </w:r>
      </w:ins>
      <w:r w:rsidRPr="00993C46">
        <w:rPr>
          <w:rFonts w:ascii="Trebuchet MS" w:hAnsi="Trebuchet MS"/>
          <w:noProof/>
        </w:rPr>
        <w:t xml:space="preserve"> interest</w:t>
      </w:r>
      <w:del w:id="213" w:author="Author">
        <w:r w:rsidRPr="00993C46">
          <w:rPr>
            <w:rFonts w:ascii="Trebuchet MS" w:hAnsi="Trebuchet MS"/>
            <w:noProof/>
          </w:rPr>
          <w:delText xml:space="preserve"> upon him</w:delText>
        </w:r>
      </w:del>
      <w:r w:rsidRPr="00993C46">
        <w:rPr>
          <w:rFonts w:ascii="Trebuchet MS" w:hAnsi="Trebuchet MS"/>
          <w:noProof/>
        </w:rPr>
        <w:t>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22:26 </w:t>
      </w:r>
      <w:r w:rsidRPr="00993C46">
        <w:rPr>
          <w:rFonts w:ascii="Trebuchet MS" w:hAnsi="Trebuchet MS"/>
          <w:noProof/>
        </w:rPr>
        <w:t xml:space="preserve">“If you </w:t>
      </w:r>
      <w:del w:id="214" w:author="Author">
        <w:r w:rsidRPr="00993C46">
          <w:rPr>
            <w:rFonts w:ascii="Trebuchet MS" w:hAnsi="Trebuchet MS"/>
            <w:noProof/>
          </w:rPr>
          <w:delText xml:space="preserve">should at all </w:delText>
        </w:r>
      </w:del>
      <w:r w:rsidRPr="00993C46">
        <w:rPr>
          <w:rFonts w:ascii="Trebuchet MS" w:hAnsi="Trebuchet MS"/>
          <w:noProof/>
        </w:rPr>
        <w:t xml:space="preserve">seize the garment of your fellow </w:t>
      </w:r>
      <w:ins w:id="215" w:author="Author">
        <w:r w:rsidRPr="00993C46">
          <w:rPr>
            <w:rFonts w:ascii="Trebuchet MS" w:hAnsi="Trebuchet MS"/>
            <w:noProof/>
          </w:rPr>
          <w:t xml:space="preserve">man </w:t>
        </w:r>
      </w:ins>
      <w:r w:rsidRPr="00993C46">
        <w:rPr>
          <w:rFonts w:ascii="Trebuchet MS" w:hAnsi="Trebuchet MS"/>
          <w:noProof/>
        </w:rPr>
        <w:t xml:space="preserve">as </w:t>
      </w:r>
      <w:ins w:id="216" w:author="Author">
        <w:r w:rsidRPr="00993C46">
          <w:rPr>
            <w:rFonts w:ascii="Trebuchet MS" w:hAnsi="Trebuchet MS"/>
            <w:noProof/>
          </w:rPr>
          <w:t xml:space="preserve">security for </w:t>
        </w:r>
      </w:ins>
      <w:r w:rsidRPr="00993C46">
        <w:rPr>
          <w:rFonts w:ascii="Trebuchet MS" w:hAnsi="Trebuchet MS"/>
          <w:noProof/>
        </w:rPr>
        <w:t xml:space="preserve">a </w:t>
      </w:r>
      <w:del w:id="217" w:author="Author">
        <w:r w:rsidRPr="00993C46">
          <w:rPr>
            <w:rFonts w:ascii="Trebuchet MS" w:hAnsi="Trebuchet MS"/>
            <w:noProof/>
          </w:rPr>
          <w:delText>pledge,</w:delText>
        </w:r>
      </w:del>
      <w:ins w:id="218" w:author="Author">
        <w:r w:rsidRPr="00993C46">
          <w:rPr>
            <w:rFonts w:ascii="Trebuchet MS" w:hAnsi="Trebuchet MS"/>
            <w:noProof/>
          </w:rPr>
          <w:t>loan,</w:t>
        </w:r>
        <w:r w:rsidRPr="00993C46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993C46">
        <w:rPr>
          <w:rFonts w:ascii="Trebuchet MS" w:hAnsi="Trebuchet MS"/>
          <w:noProof/>
        </w:rPr>
        <w:t xml:space="preserve"> you are to return it to him </w:t>
      </w:r>
      <w:del w:id="221" w:author="Author">
        <w:r w:rsidRPr="00993C46">
          <w:rPr>
            <w:rFonts w:ascii="Trebuchet MS" w:hAnsi="Trebuchet MS"/>
            <w:noProof/>
          </w:rPr>
          <w:delText>at the setting of the sun</w:delText>
        </w:r>
      </w:del>
      <w:ins w:id="222" w:author="Author">
        <w:r w:rsidRPr="00993C46">
          <w:rPr>
            <w:rFonts w:ascii="Trebuchet MS" w:hAnsi="Trebuchet MS"/>
            <w:noProof/>
          </w:rPr>
          <w:t>by sunset</w:t>
        </w:r>
      </w:ins>
      <w:r w:rsidRPr="00993C46">
        <w:rPr>
          <w:rFonts w:ascii="Trebuchet MS" w:hAnsi="Trebuchet MS"/>
          <w:noProof/>
        </w:rPr>
        <w:t xml:space="preserve">. </w:t>
      </w:r>
      <w:r w:rsidRPr="00993C46">
        <w:rPr>
          <w:rFonts w:ascii="Trebuchet MS" w:hAnsi="Trebuchet MS"/>
          <w:b/>
          <w:noProof/>
        </w:rPr>
        <w:t xml:space="preserve">22:27 </w:t>
      </w:r>
      <w:r w:rsidRPr="00993C46">
        <w:rPr>
          <w:rFonts w:ascii="Trebuchet MS" w:hAnsi="Trebuchet MS"/>
          <w:noProof/>
        </w:rPr>
        <w:t>For it is his only covering</w:t>
      </w:r>
      <w:del w:id="223" w:author="Author">
        <w:r w:rsidRPr="00993C46">
          <w:rPr>
            <w:rFonts w:ascii="Trebuchet MS" w:hAnsi="Trebuchet MS"/>
            <w:noProof/>
          </w:rPr>
          <w:delText>. It is</w:delText>
        </w:r>
      </w:del>
      <w:ins w:id="224" w:author="Author">
        <w:r w:rsidRPr="00993C46">
          <w:rPr>
            <w:rFonts w:ascii="Trebuchet MS" w:hAnsi="Trebuchet MS"/>
            <w:noProof/>
          </w:rPr>
          <w:t>,</w:t>
        </w:r>
      </w:ins>
      <w:r w:rsidRPr="00993C46">
        <w:rPr>
          <w:rFonts w:ascii="Trebuchet MS" w:hAnsi="Trebuchet MS"/>
          <w:noProof/>
        </w:rPr>
        <w:t xml:space="preserve"> his </w:t>
      </w:r>
      <w:del w:id="225" w:author="Author">
        <w:r w:rsidRPr="00993C46">
          <w:rPr>
            <w:rFonts w:ascii="Trebuchet MS" w:hAnsi="Trebuchet MS"/>
            <w:noProof/>
          </w:rPr>
          <w:delText xml:space="preserve">mantle for </w:delText>
        </w:r>
      </w:del>
      <w:ins w:id="226" w:author="Author">
        <w:r w:rsidRPr="00993C46">
          <w:rPr>
            <w:rFonts w:ascii="Trebuchet MS" w:hAnsi="Trebuchet MS"/>
            <w:noProof/>
          </w:rPr>
          <w:t xml:space="preserve">clothing to cover </w:t>
        </w:r>
      </w:ins>
      <w:r w:rsidRPr="00993C46">
        <w:rPr>
          <w:rFonts w:ascii="Trebuchet MS" w:hAnsi="Trebuchet MS"/>
          <w:noProof/>
        </w:rPr>
        <w:t xml:space="preserve">his </w:t>
      </w:r>
      <w:del w:id="227" w:author="Author">
        <w:r w:rsidRPr="00993C46">
          <w:rPr>
            <w:rFonts w:ascii="Trebuchet MS" w:hAnsi="Trebuchet MS"/>
            <w:noProof/>
          </w:rPr>
          <w:delText>skin. In</w:delText>
        </w:r>
      </w:del>
      <w:ins w:id="228" w:author="Author">
        <w:r w:rsidRPr="00993C46">
          <w:rPr>
            <w:rFonts w:ascii="Trebuchet MS" w:hAnsi="Trebuchet MS"/>
            <w:noProof/>
          </w:rPr>
          <w:t>body;</w:t>
        </w:r>
        <w:r w:rsidRPr="00993C46">
          <w:rPr>
            <w:rStyle w:val="FootnoteReference"/>
            <w:rFonts w:ascii="Trebuchet MS" w:hAnsi="Trebuchet MS"/>
            <w:noProof/>
          </w:rPr>
          <w:footnoteReference w:id="5"/>
        </w:r>
        <w:r w:rsidRPr="00993C46">
          <w:rPr>
            <w:rFonts w:ascii="Trebuchet MS" w:hAnsi="Trebuchet MS"/>
            <w:noProof/>
          </w:rPr>
          <w:t xml:space="preserve"> in</w:t>
        </w:r>
      </w:ins>
      <w:r w:rsidRPr="00993C46">
        <w:rPr>
          <w:rFonts w:ascii="Trebuchet MS" w:hAnsi="Trebuchet MS"/>
          <w:noProof/>
        </w:rPr>
        <w:t xml:space="preserve"> what will he lie down</w:t>
      </w:r>
      <w:del w:id="231" w:author="Author">
        <w:r w:rsidRPr="00993C46">
          <w:rPr>
            <w:rFonts w:ascii="Trebuchet MS" w:hAnsi="Trebuchet MS"/>
            <w:noProof/>
          </w:rPr>
          <w:delText>? And it must occur that</w:delText>
        </w:r>
      </w:del>
      <w:ins w:id="232" w:author="Author">
        <w:r w:rsidRPr="00993C46">
          <w:rPr>
            <w:rFonts w:ascii="Trebuchet MS" w:hAnsi="Trebuchet MS"/>
            <w:noProof/>
          </w:rPr>
          <w:t xml:space="preserve"> to sleep? When</w:t>
        </w:r>
      </w:ins>
      <w:r w:rsidRPr="00993C46">
        <w:rPr>
          <w:rFonts w:ascii="Trebuchet MS" w:hAnsi="Trebuchet MS"/>
          <w:noProof/>
        </w:rPr>
        <w:t xml:space="preserve"> he </w:t>
      </w:r>
      <w:del w:id="233" w:author="Author">
        <w:r w:rsidRPr="00993C46">
          <w:rPr>
            <w:rFonts w:ascii="Trebuchet MS" w:hAnsi="Trebuchet MS"/>
            <w:noProof/>
          </w:rPr>
          <w:delText>will cry</w:delText>
        </w:r>
      </w:del>
      <w:ins w:id="234" w:author="Author">
        <w:r w:rsidRPr="00993C46">
          <w:rPr>
            <w:rFonts w:ascii="Trebuchet MS" w:hAnsi="Trebuchet MS"/>
            <w:noProof/>
          </w:rPr>
          <w:t>cries</w:t>
        </w:r>
      </w:ins>
      <w:r w:rsidRPr="00993C46">
        <w:rPr>
          <w:rFonts w:ascii="Trebuchet MS" w:hAnsi="Trebuchet MS"/>
          <w:noProof/>
        </w:rPr>
        <w:t xml:space="preserve"> out to me, </w:t>
      </w:r>
      <w:del w:id="235" w:author="Author">
        <w:r w:rsidRPr="00993C46">
          <w:rPr>
            <w:rFonts w:ascii="Trebuchet MS" w:hAnsi="Trebuchet MS"/>
            <w:noProof/>
          </w:rPr>
          <w:delText xml:space="preserve">and </w:delText>
        </w:r>
      </w:del>
      <w:r w:rsidRPr="00993C46">
        <w:rPr>
          <w:rFonts w:ascii="Trebuchet MS" w:hAnsi="Trebuchet MS"/>
          <w:noProof/>
        </w:rPr>
        <w:t xml:space="preserve">I </w:t>
      </w:r>
      <w:del w:id="236" w:author="Author">
        <w:r w:rsidRPr="00993C46">
          <w:rPr>
            <w:rFonts w:ascii="Trebuchet MS" w:hAnsi="Trebuchet MS"/>
            <w:noProof/>
          </w:rPr>
          <w:delText>shall</w:delText>
        </w:r>
      </w:del>
      <w:ins w:id="237" w:author="Author">
        <w:r w:rsidRPr="00993C46">
          <w:rPr>
            <w:rFonts w:ascii="Trebuchet MS" w:hAnsi="Trebuchet MS"/>
            <w:noProof/>
          </w:rPr>
          <w:t>will</w:t>
        </w:r>
      </w:ins>
      <w:r w:rsidRPr="00993C46">
        <w:rPr>
          <w:rFonts w:ascii="Trebuchet MS" w:hAnsi="Trebuchet MS"/>
          <w:noProof/>
        </w:rPr>
        <w:t xml:space="preserve"> certainly hear, </w:t>
      </w:r>
      <w:del w:id="238" w:author="Author">
        <w:r w:rsidRPr="00993C46">
          <w:rPr>
            <w:rFonts w:ascii="Trebuchet MS" w:hAnsi="Trebuchet MS"/>
            <w:noProof/>
          </w:rPr>
          <w:delText>because</w:delText>
        </w:r>
      </w:del>
      <w:ins w:id="239" w:author="Author">
        <w:r w:rsidRPr="00993C46">
          <w:rPr>
            <w:rFonts w:ascii="Trebuchet MS" w:hAnsi="Trebuchet MS"/>
            <w:noProof/>
          </w:rPr>
          <w:t>for</w:t>
        </w:r>
      </w:ins>
      <w:r w:rsidRPr="00993C46">
        <w:rPr>
          <w:rFonts w:ascii="Trebuchet MS" w:hAnsi="Trebuchet MS"/>
          <w:noProof/>
        </w:rPr>
        <w:t xml:space="preserve"> I am </w:t>
      </w:r>
      <w:del w:id="240" w:author="Author">
        <w:r w:rsidRPr="00993C46">
          <w:rPr>
            <w:rFonts w:ascii="Trebuchet MS" w:hAnsi="Trebuchet MS"/>
            <w:noProof/>
          </w:rPr>
          <w:delText>gracious.</w:delText>
        </w:r>
      </w:del>
      <w:ins w:id="241" w:author="Author">
        <w:r w:rsidRPr="00993C46">
          <w:rPr>
            <w:rFonts w:ascii="Trebuchet MS" w:hAnsi="Trebuchet MS"/>
            <w:noProof/>
          </w:rPr>
          <w:t>compassionate.</w:t>
        </w:r>
        <w:r w:rsidRPr="00993C46">
          <w:rPr>
            <w:rStyle w:val="FootnoteReference"/>
            <w:rFonts w:ascii="Trebuchet MS" w:hAnsi="Trebuchet MS"/>
            <w:noProof/>
          </w:rPr>
          <w:footnoteReference w:id="6"/>
        </w:r>
      </w:ins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22:28 </w:t>
      </w:r>
      <w:r w:rsidRPr="00993C46">
        <w:rPr>
          <w:rFonts w:ascii="Trebuchet MS" w:hAnsi="Trebuchet MS"/>
          <w:noProof/>
        </w:rPr>
        <w:t xml:space="preserve">“You must not </w:t>
      </w:r>
      <w:del w:id="244" w:author="Author">
        <w:r w:rsidRPr="00993C46">
          <w:rPr>
            <w:rFonts w:ascii="Trebuchet MS" w:hAnsi="Trebuchet MS"/>
            <w:noProof/>
          </w:rPr>
          <w:delText>call down evil upon</w:delText>
        </w:r>
      </w:del>
      <w:ins w:id="245" w:author="Author">
        <w:r w:rsidRPr="00993C46">
          <w:rPr>
            <w:rFonts w:ascii="Trebuchet MS" w:hAnsi="Trebuchet MS"/>
            <w:noProof/>
          </w:rPr>
          <w:t>curse</w:t>
        </w:r>
        <w:r w:rsidRPr="00993C46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993C46">
        <w:rPr>
          <w:rFonts w:ascii="Trebuchet MS" w:hAnsi="Trebuchet MS"/>
          <w:noProof/>
        </w:rPr>
        <w:t xml:space="preserve"> God nor curse a chieftain</w:t>
      </w:r>
      <w:ins w:id="248" w:author="Author">
        <w:r w:rsidRPr="00993C46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993C46">
        <w:rPr>
          <w:rFonts w:ascii="Trebuchet MS" w:hAnsi="Trebuchet MS"/>
          <w:noProof/>
        </w:rPr>
        <w:t xml:space="preserve"> among your people.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22:29 </w:t>
      </w:r>
      <w:r w:rsidRPr="00993C46">
        <w:rPr>
          <w:rFonts w:ascii="Trebuchet MS" w:hAnsi="Trebuchet MS"/>
          <w:noProof/>
        </w:rPr>
        <w:t>“</w:t>
      </w:r>
      <w:del w:id="251" w:author="Author">
        <w:r w:rsidRPr="00993C46">
          <w:rPr>
            <w:rFonts w:ascii="Trebuchet MS" w:hAnsi="Trebuchet MS"/>
            <w:noProof/>
          </w:rPr>
          <w:delText>Your full</w:delText>
        </w:r>
      </w:del>
      <w:ins w:id="252" w:author="Author">
        <w:r w:rsidRPr="00993C46">
          <w:rPr>
            <w:rFonts w:ascii="Trebuchet MS" w:hAnsi="Trebuchet MS"/>
            <w:noProof/>
          </w:rPr>
          <w:t>You must not hesitate to make offerings from your abundant</w:t>
        </w:r>
      </w:ins>
      <w:r w:rsidRPr="00993C46">
        <w:rPr>
          <w:rFonts w:ascii="Trebuchet MS" w:hAnsi="Trebuchet MS"/>
          <w:noProof/>
        </w:rPr>
        <w:t xml:space="preserve"> produce and the overflow of your </w:t>
      </w:r>
      <w:del w:id="253" w:author="Author">
        <w:r w:rsidRPr="00993C46">
          <w:rPr>
            <w:rFonts w:ascii="Trebuchet MS" w:hAnsi="Trebuchet MS"/>
            <w:noProof/>
          </w:rPr>
          <w:delText>press you must not give hesitantly.</w:delText>
        </w:r>
      </w:del>
      <w:ins w:id="254" w:author="Author">
        <w:r w:rsidRPr="00993C46">
          <w:rPr>
            <w:rFonts w:ascii="Trebuchet MS" w:hAnsi="Trebuchet MS"/>
            <w:noProof/>
          </w:rPr>
          <w:t>presses.</w:t>
        </w:r>
        <w:r w:rsidRPr="00993C46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993C46">
        <w:rPr>
          <w:rFonts w:ascii="Trebuchet MS" w:hAnsi="Trebuchet MS"/>
          <w:noProof/>
        </w:rPr>
        <w:t xml:space="preserve"> The firstborn of your sons you are to give to me. </w:t>
      </w:r>
      <w:r w:rsidRPr="00993C46">
        <w:rPr>
          <w:rFonts w:ascii="Trebuchet MS" w:hAnsi="Trebuchet MS"/>
          <w:b/>
          <w:noProof/>
        </w:rPr>
        <w:t xml:space="preserve">22:30 </w:t>
      </w:r>
      <w:del w:id="257" w:author="Author">
        <w:r w:rsidRPr="00993C46">
          <w:rPr>
            <w:rFonts w:ascii="Trebuchet MS" w:hAnsi="Trebuchet MS"/>
            <w:noProof/>
          </w:rPr>
          <w:delText>The way</w:delText>
        </w:r>
      </w:del>
      <w:ins w:id="258" w:author="Author">
        <w:r w:rsidRPr="00993C46">
          <w:rPr>
            <w:rFonts w:ascii="Trebuchet MS" w:hAnsi="Trebuchet MS"/>
            <w:noProof/>
          </w:rPr>
          <w:t>This is what</w:t>
        </w:r>
      </w:ins>
      <w:r w:rsidRPr="00993C46">
        <w:rPr>
          <w:rFonts w:ascii="Trebuchet MS" w:hAnsi="Trebuchet MS"/>
          <w:noProof/>
        </w:rPr>
        <w:t xml:space="preserve"> you </w:t>
      </w:r>
      <w:del w:id="259" w:author="Author">
        <w:r w:rsidRPr="00993C46">
          <w:rPr>
            <w:rFonts w:ascii="Trebuchet MS" w:hAnsi="Trebuchet MS"/>
            <w:noProof/>
          </w:rPr>
          <w:delText>are to</w:delText>
        </w:r>
      </w:del>
      <w:ins w:id="260" w:author="Author">
        <w:r w:rsidRPr="00993C46">
          <w:rPr>
            <w:rFonts w:ascii="Trebuchet MS" w:hAnsi="Trebuchet MS"/>
            <w:noProof/>
          </w:rPr>
          <w:t>should</w:t>
        </w:r>
      </w:ins>
      <w:r w:rsidRPr="00993C46">
        <w:rPr>
          <w:rFonts w:ascii="Trebuchet MS" w:hAnsi="Trebuchet MS"/>
          <w:noProof/>
        </w:rPr>
        <w:t xml:space="preserve"> do with your bull and your sheep</w:t>
      </w:r>
      <w:del w:id="261" w:author="Author">
        <w:r w:rsidRPr="00993C46">
          <w:rPr>
            <w:rFonts w:ascii="Trebuchet MS" w:hAnsi="Trebuchet MS"/>
            <w:noProof/>
          </w:rPr>
          <w:delText xml:space="preserve"> is this</w:delText>
        </w:r>
      </w:del>
      <w:r w:rsidRPr="00993C46">
        <w:rPr>
          <w:rFonts w:ascii="Trebuchet MS" w:hAnsi="Trebuchet MS"/>
          <w:noProof/>
        </w:rPr>
        <w:t>: Seven days it will continue with its mother. On the eighth day</w:t>
      </w:r>
      <w:ins w:id="262" w:author="Author">
        <w:r w:rsidRPr="00993C46">
          <w:rPr>
            <w:rFonts w:ascii="Trebuchet MS" w:hAnsi="Trebuchet MS"/>
            <w:noProof/>
          </w:rPr>
          <w:t>,</w:t>
        </w:r>
      </w:ins>
      <w:r w:rsidRPr="00993C46">
        <w:rPr>
          <w:rFonts w:ascii="Trebuchet MS" w:hAnsi="Trebuchet MS"/>
          <w:noProof/>
        </w:rPr>
        <w:t xml:space="preserve"> you are to give it to me.</w:t>
      </w:r>
    </w:p>
    <w:p w:rsidR="007840D4" w:rsidRPr="00993C46" w:rsidRDefault="007840D4" w:rsidP="007840D4">
      <w:pPr>
        <w:rPr>
          <w:rFonts w:ascii="Trebuchet MS" w:hAnsi="Trebuchet MS"/>
          <w:noProof/>
        </w:rPr>
      </w:pPr>
      <w:r w:rsidRPr="00993C46">
        <w:rPr>
          <w:rFonts w:ascii="Trebuchet MS" w:hAnsi="Trebuchet MS"/>
          <w:b/>
        </w:rPr>
        <w:t xml:space="preserve">22:31 </w:t>
      </w:r>
      <w:r w:rsidRPr="00993C46">
        <w:rPr>
          <w:rFonts w:ascii="Trebuchet MS" w:hAnsi="Trebuchet MS"/>
          <w:noProof/>
        </w:rPr>
        <w:t>“</w:t>
      </w:r>
      <w:del w:id="263" w:author="Author">
        <w:r w:rsidRPr="00993C46">
          <w:rPr>
            <w:rFonts w:ascii="Trebuchet MS" w:hAnsi="Trebuchet MS"/>
            <w:noProof/>
          </w:rPr>
          <w:delText xml:space="preserve">And </w:delText>
        </w:r>
        <w:r w:rsidRPr="00993C46">
          <w:rPr>
            <w:rFonts w:ascii="Trebuchet MS" w:hAnsi="Trebuchet MS"/>
            <w:noProof/>
            <w:u w:val="dotted"/>
          </w:rPr>
          <w:delText>YOU</w:delText>
        </w:r>
      </w:del>
      <w:ins w:id="264" w:author="Author">
        <w:r w:rsidRPr="00993C46">
          <w:rPr>
            <w:rFonts w:ascii="Trebuchet MS" w:hAnsi="Trebuchet MS"/>
            <w:noProof/>
          </w:rPr>
          <w:t>You</w:t>
        </w:r>
      </w:ins>
      <w:r w:rsidRPr="00993C46">
        <w:rPr>
          <w:rFonts w:ascii="Trebuchet MS" w:hAnsi="Trebuchet MS"/>
          <w:noProof/>
        </w:rPr>
        <w:t xml:space="preserve"> should prove yourselves holy </w:t>
      </w:r>
      <w:del w:id="265" w:author="Author">
        <w:r w:rsidRPr="00993C46">
          <w:rPr>
            <w:rFonts w:ascii="Trebuchet MS" w:hAnsi="Trebuchet MS"/>
            <w:noProof/>
          </w:rPr>
          <w:delText>men</w:delText>
        </w:r>
      </w:del>
      <w:ins w:id="266" w:author="Author">
        <w:r w:rsidRPr="00993C46">
          <w:rPr>
            <w:rFonts w:ascii="Trebuchet MS" w:hAnsi="Trebuchet MS"/>
            <w:noProof/>
          </w:rPr>
          <w:t>people</w:t>
        </w:r>
      </w:ins>
      <w:r w:rsidRPr="00993C46">
        <w:rPr>
          <w:rFonts w:ascii="Trebuchet MS" w:hAnsi="Trebuchet MS"/>
          <w:noProof/>
        </w:rPr>
        <w:t xml:space="preserve"> to me</w:t>
      </w:r>
      <w:del w:id="267" w:author="Author">
        <w:r w:rsidRPr="00993C46">
          <w:rPr>
            <w:rFonts w:ascii="Trebuchet MS" w:hAnsi="Trebuchet MS"/>
            <w:noProof/>
          </w:rPr>
          <w:delText>;</w:delText>
        </w:r>
      </w:del>
      <w:ins w:id="268" w:author="Author">
        <w:r w:rsidRPr="00993C46">
          <w:rPr>
            <w:rFonts w:ascii="Trebuchet MS" w:hAnsi="Trebuchet MS"/>
            <w:noProof/>
          </w:rPr>
          <w:t>,</w:t>
        </w:r>
      </w:ins>
      <w:r w:rsidRPr="00993C46">
        <w:rPr>
          <w:rFonts w:ascii="Trebuchet MS" w:hAnsi="Trebuchet MS"/>
          <w:noProof/>
        </w:rPr>
        <w:t xml:space="preserve"> and </w:t>
      </w:r>
      <w:del w:id="269" w:author="Author">
        <w:r w:rsidRPr="00993C46">
          <w:rPr>
            <w:rFonts w:ascii="Trebuchet MS" w:hAnsi="Trebuchet MS"/>
            <w:noProof/>
            <w:u w:val="dotted"/>
          </w:rPr>
          <w:delText>YOU</w:delText>
        </w:r>
      </w:del>
      <w:ins w:id="270" w:author="Author">
        <w:r w:rsidRPr="00993C46">
          <w:rPr>
            <w:rFonts w:ascii="Trebuchet MS" w:hAnsi="Trebuchet MS"/>
            <w:noProof/>
          </w:rPr>
          <w:t>you</w:t>
        </w:r>
      </w:ins>
      <w:r w:rsidRPr="00993C46">
        <w:rPr>
          <w:rFonts w:ascii="Trebuchet MS" w:hAnsi="Trebuchet MS"/>
          <w:noProof/>
        </w:rPr>
        <w:t xml:space="preserve"> must not eat </w:t>
      </w:r>
      <w:ins w:id="271" w:author="Author">
        <w:r w:rsidRPr="00993C46">
          <w:rPr>
            <w:rFonts w:ascii="Trebuchet MS" w:hAnsi="Trebuchet MS"/>
            <w:noProof/>
          </w:rPr>
          <w:t xml:space="preserve">the </w:t>
        </w:r>
      </w:ins>
      <w:r w:rsidRPr="00993C46">
        <w:rPr>
          <w:rFonts w:ascii="Trebuchet MS" w:hAnsi="Trebuchet MS"/>
          <w:noProof/>
        </w:rPr>
        <w:t xml:space="preserve">flesh </w:t>
      </w:r>
      <w:ins w:id="272" w:author="Author">
        <w:r w:rsidRPr="00993C46">
          <w:rPr>
            <w:rFonts w:ascii="Trebuchet MS" w:hAnsi="Trebuchet MS"/>
            <w:noProof/>
          </w:rPr>
          <w:t xml:space="preserve">of anything </w:t>
        </w:r>
      </w:ins>
      <w:r w:rsidRPr="00993C46">
        <w:rPr>
          <w:rFonts w:ascii="Trebuchet MS" w:hAnsi="Trebuchet MS"/>
          <w:noProof/>
        </w:rPr>
        <w:t xml:space="preserve">in the field that </w:t>
      </w:r>
      <w:del w:id="273" w:author="Author">
        <w:r w:rsidRPr="00993C46">
          <w:rPr>
            <w:rFonts w:ascii="Trebuchet MS" w:hAnsi="Trebuchet MS"/>
            <w:noProof/>
          </w:rPr>
          <w:delText>is something</w:delText>
        </w:r>
      </w:del>
      <w:ins w:id="274" w:author="Author">
        <w:r w:rsidRPr="00993C46">
          <w:rPr>
            <w:rFonts w:ascii="Trebuchet MS" w:hAnsi="Trebuchet MS"/>
            <w:noProof/>
          </w:rPr>
          <w:t>has been</w:t>
        </w:r>
      </w:ins>
      <w:r w:rsidRPr="00993C46">
        <w:rPr>
          <w:rFonts w:ascii="Trebuchet MS" w:hAnsi="Trebuchet MS"/>
          <w:noProof/>
        </w:rPr>
        <w:t xml:space="preserve"> torn by a wild </w:t>
      </w:r>
      <w:del w:id="275" w:author="Author">
        <w:r w:rsidRPr="00993C46">
          <w:rPr>
            <w:rFonts w:ascii="Trebuchet MS" w:hAnsi="Trebuchet MS"/>
            <w:noProof/>
          </w:rPr>
          <w:delText>beast. Y</w:delText>
        </w:r>
        <w:r w:rsidRPr="00993C46">
          <w:rPr>
            <w:rFonts w:ascii="Trebuchet MS" w:hAnsi="Trebuchet MS"/>
            <w:noProof/>
            <w:u w:val="dotted"/>
          </w:rPr>
          <w:delText>OU</w:delText>
        </w:r>
      </w:del>
      <w:ins w:id="276" w:author="Author">
        <w:r w:rsidRPr="00993C46">
          <w:rPr>
            <w:rFonts w:ascii="Trebuchet MS" w:hAnsi="Trebuchet MS"/>
            <w:noProof/>
          </w:rPr>
          <w:t>animal. You</w:t>
        </w:r>
      </w:ins>
      <w:r w:rsidRPr="00993C46">
        <w:rPr>
          <w:rFonts w:ascii="Trebuchet MS" w:hAnsi="Trebuchet MS"/>
          <w:noProof/>
        </w:rPr>
        <w:t xml:space="preserve"> should throw it to the dogs.</w:t>
      </w:r>
    </w:p>
    <w:p w:rsidR="007840D4" w:rsidRPr="00993C46" w:rsidRDefault="007840D4" w:rsidP="007840D4">
      <w:pPr>
        <w:rPr>
          <w:rFonts w:ascii="Trebuchet MS" w:hAnsi="Trebuchet MS"/>
          <w:b/>
        </w:rPr>
      </w:pPr>
    </w:p>
    <w:p w:rsidR="00762BCB" w:rsidRPr="007840D4" w:rsidRDefault="00762BCB" w:rsidP="007840D4"/>
    <w:sectPr w:rsidR="00762BCB" w:rsidRPr="007840D4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6034" w:rsidRDefault="00066034">
      <w:r>
        <w:separator/>
      </w:r>
    </w:p>
  </w:endnote>
  <w:endnote w:type="continuationSeparator" w:id="0">
    <w:p w:rsidR="00066034" w:rsidRDefault="00066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6034" w:rsidRDefault="00066034">
      <w:r>
        <w:separator/>
      </w:r>
    </w:p>
  </w:footnote>
  <w:footnote w:type="continuationSeparator" w:id="0">
    <w:p w:rsidR="00066034" w:rsidRDefault="00066034">
      <w:r>
        <w:continuationSeparator/>
      </w:r>
    </w:p>
  </w:footnote>
  <w:footnote w:id="1">
    <w:p w:rsidR="007840D4" w:rsidRPr="00993C46" w:rsidRDefault="007840D4" w:rsidP="00993C46">
      <w:pPr>
        <w:pStyle w:val="FootnoteText"/>
        <w:spacing w:after="96"/>
        <w:ind w:firstLine="288"/>
        <w:rPr>
          <w:ins w:id="178" w:author="Author"/>
        </w:rPr>
      </w:pPr>
      <w:ins w:id="179" w:author="Author">
        <w:r w:rsidRPr="00993C46">
          <w:rPr>
            <w:rStyle w:val="FootnoteReference"/>
          </w:rPr>
          <w:footnoteRef/>
        </w:r>
        <w:r w:rsidRPr="00993C46">
          <w:t xml:space="preserve"> </w:t>
        </w:r>
        <w:r w:rsidRPr="00993C46">
          <w:rPr>
            <w:b/>
          </w:rPr>
          <w:t xml:space="preserve">22:22 </w:t>
        </w:r>
        <w:r w:rsidRPr="00993C46">
          <w:t>Or “orphan.”</w:t>
        </w:r>
      </w:ins>
    </w:p>
  </w:footnote>
  <w:footnote w:id="2">
    <w:p w:rsidR="007840D4" w:rsidRPr="00993C46" w:rsidRDefault="007840D4" w:rsidP="00993C46">
      <w:pPr>
        <w:pStyle w:val="FootnoteText"/>
        <w:spacing w:after="96"/>
        <w:ind w:firstLine="288"/>
        <w:rPr>
          <w:ins w:id="201" w:author="Author"/>
        </w:rPr>
      </w:pPr>
      <w:ins w:id="202" w:author="Author">
        <w:r w:rsidRPr="00993C46">
          <w:rPr>
            <w:rStyle w:val="FootnoteReference"/>
          </w:rPr>
          <w:footnoteRef/>
        </w:r>
        <w:r w:rsidRPr="00993C46">
          <w:t xml:space="preserve"> </w:t>
        </w:r>
        <w:r w:rsidRPr="00993C46">
          <w:rPr>
            <w:b/>
          </w:rPr>
          <w:t xml:space="preserve">22:25 </w:t>
        </w:r>
        <w:r w:rsidRPr="00993C46">
          <w:t>Or “afflicted.”</w:t>
        </w:r>
      </w:ins>
    </w:p>
  </w:footnote>
  <w:footnote w:id="3">
    <w:p w:rsidR="007840D4" w:rsidRPr="00993C46" w:rsidRDefault="007840D4" w:rsidP="00993C46">
      <w:pPr>
        <w:pStyle w:val="FootnoteText"/>
        <w:spacing w:after="96"/>
        <w:ind w:firstLine="288"/>
        <w:rPr>
          <w:ins w:id="207" w:author="Author"/>
        </w:rPr>
      </w:pPr>
      <w:ins w:id="208" w:author="Author">
        <w:r w:rsidRPr="00993C46">
          <w:rPr>
            <w:rStyle w:val="FootnoteReference"/>
          </w:rPr>
          <w:footnoteRef/>
        </w:r>
        <w:r w:rsidRPr="00993C46">
          <w:t xml:space="preserve"> </w:t>
        </w:r>
        <w:r w:rsidRPr="00993C46">
          <w:rPr>
            <w:b/>
          </w:rPr>
          <w:t xml:space="preserve">22:25 </w:t>
        </w:r>
        <w:r w:rsidRPr="00993C46">
          <w:t>Or “usurer.”</w:t>
        </w:r>
      </w:ins>
    </w:p>
  </w:footnote>
  <w:footnote w:id="4">
    <w:p w:rsidR="007840D4" w:rsidRPr="00993C46" w:rsidRDefault="007840D4" w:rsidP="00993C46">
      <w:pPr>
        <w:pStyle w:val="FootnoteText"/>
        <w:spacing w:after="96"/>
        <w:ind w:firstLine="288"/>
        <w:rPr>
          <w:ins w:id="219" w:author="Author"/>
        </w:rPr>
      </w:pPr>
      <w:ins w:id="220" w:author="Author">
        <w:r w:rsidRPr="00993C46">
          <w:rPr>
            <w:rStyle w:val="FootnoteReference"/>
          </w:rPr>
          <w:footnoteRef/>
        </w:r>
        <w:r w:rsidRPr="00993C46">
          <w:t xml:space="preserve"> </w:t>
        </w:r>
        <w:r w:rsidRPr="00993C46">
          <w:rPr>
            <w:b/>
          </w:rPr>
          <w:t xml:space="preserve">22:26 </w:t>
        </w:r>
        <w:r w:rsidRPr="00993C46">
          <w:t>Or “as a pledge.”</w:t>
        </w:r>
      </w:ins>
    </w:p>
  </w:footnote>
  <w:footnote w:id="5">
    <w:p w:rsidR="007840D4" w:rsidRPr="00993C46" w:rsidRDefault="007840D4" w:rsidP="00993C46">
      <w:pPr>
        <w:pStyle w:val="FootnoteText"/>
        <w:spacing w:after="96"/>
        <w:ind w:firstLine="288"/>
        <w:rPr>
          <w:ins w:id="229" w:author="Author"/>
        </w:rPr>
      </w:pPr>
      <w:ins w:id="230" w:author="Author">
        <w:r w:rsidRPr="00993C46">
          <w:rPr>
            <w:rStyle w:val="FootnoteReference"/>
          </w:rPr>
          <w:footnoteRef/>
        </w:r>
        <w:r w:rsidRPr="00993C46">
          <w:t xml:space="preserve"> </w:t>
        </w:r>
        <w:r w:rsidRPr="00993C46">
          <w:rPr>
            <w:b/>
          </w:rPr>
          <w:t xml:space="preserve">22:27 </w:t>
        </w:r>
        <w:r w:rsidRPr="00993C46">
          <w:t>Lit., “skin.”</w:t>
        </w:r>
      </w:ins>
    </w:p>
  </w:footnote>
  <w:footnote w:id="6">
    <w:p w:rsidR="007840D4" w:rsidRPr="00993C46" w:rsidRDefault="007840D4" w:rsidP="00993C46">
      <w:pPr>
        <w:pStyle w:val="FootnoteText"/>
        <w:spacing w:after="96"/>
        <w:ind w:firstLine="288"/>
        <w:rPr>
          <w:ins w:id="242" w:author="Author"/>
        </w:rPr>
      </w:pPr>
      <w:ins w:id="243" w:author="Author">
        <w:r w:rsidRPr="00993C46">
          <w:rPr>
            <w:rStyle w:val="FootnoteReference"/>
          </w:rPr>
          <w:footnoteRef/>
        </w:r>
        <w:r w:rsidRPr="00993C46">
          <w:t xml:space="preserve"> </w:t>
        </w:r>
        <w:r w:rsidRPr="00993C46">
          <w:rPr>
            <w:b/>
          </w:rPr>
          <w:t xml:space="preserve">22:27 </w:t>
        </w:r>
        <w:r w:rsidRPr="00993C46">
          <w:t>Or “gracious.”</w:t>
        </w:r>
      </w:ins>
    </w:p>
  </w:footnote>
  <w:footnote w:id="7">
    <w:p w:rsidR="007840D4" w:rsidRPr="00993C46" w:rsidRDefault="007840D4" w:rsidP="00993C46">
      <w:pPr>
        <w:pStyle w:val="FootnoteText"/>
        <w:spacing w:after="96"/>
        <w:ind w:firstLine="288"/>
        <w:rPr>
          <w:ins w:id="246" w:author="Author"/>
        </w:rPr>
      </w:pPr>
      <w:ins w:id="247" w:author="Author">
        <w:r w:rsidRPr="00993C46">
          <w:rPr>
            <w:rStyle w:val="FootnoteReference"/>
          </w:rPr>
          <w:footnoteRef/>
        </w:r>
        <w:r w:rsidRPr="00993C46">
          <w:t xml:space="preserve"> </w:t>
        </w:r>
        <w:r w:rsidRPr="00993C46">
          <w:rPr>
            <w:b/>
          </w:rPr>
          <w:t xml:space="preserve">22:28 </w:t>
        </w:r>
        <w:r w:rsidRPr="00993C46">
          <w:t>Or “revile.”</w:t>
        </w:r>
      </w:ins>
    </w:p>
  </w:footnote>
  <w:footnote w:id="8">
    <w:p w:rsidR="007840D4" w:rsidRPr="00993C46" w:rsidRDefault="007840D4" w:rsidP="00993C46">
      <w:pPr>
        <w:pStyle w:val="FootnoteText"/>
        <w:spacing w:after="96"/>
        <w:ind w:firstLine="288"/>
        <w:rPr>
          <w:ins w:id="249" w:author="Author"/>
        </w:rPr>
      </w:pPr>
      <w:ins w:id="250" w:author="Author">
        <w:r w:rsidRPr="00993C46">
          <w:rPr>
            <w:rStyle w:val="FootnoteReference"/>
          </w:rPr>
          <w:footnoteRef/>
        </w:r>
        <w:r w:rsidRPr="00993C46">
          <w:t xml:space="preserve"> </w:t>
        </w:r>
        <w:r w:rsidRPr="00993C46">
          <w:rPr>
            <w:b/>
          </w:rPr>
          <w:t xml:space="preserve">22:28 </w:t>
        </w:r>
        <w:r w:rsidRPr="00993C46">
          <w:t>Or “ruler.”</w:t>
        </w:r>
      </w:ins>
    </w:p>
  </w:footnote>
  <w:footnote w:id="9">
    <w:p w:rsidR="007840D4" w:rsidRPr="00993C46" w:rsidRDefault="007840D4" w:rsidP="00993C46">
      <w:pPr>
        <w:pStyle w:val="FootnoteText"/>
        <w:spacing w:after="96"/>
        <w:ind w:firstLine="288"/>
        <w:rPr>
          <w:ins w:id="255" w:author="Author"/>
        </w:rPr>
      </w:pPr>
      <w:ins w:id="256" w:author="Author">
        <w:r w:rsidRPr="00993C46">
          <w:rPr>
            <w:rStyle w:val="FootnoteReference"/>
          </w:rPr>
          <w:footnoteRef/>
        </w:r>
        <w:r w:rsidRPr="00993C46">
          <w:t xml:space="preserve"> </w:t>
        </w:r>
        <w:r w:rsidRPr="00993C46">
          <w:rPr>
            <w:b/>
          </w:rPr>
          <w:t xml:space="preserve">22:29 </w:t>
        </w:r>
        <w:r w:rsidRPr="00993C46">
          <w:t>That is, oil presses and winepresses.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35F56">
        <w:t>Exodus Chapter 22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35F56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35F56">
      <w:rPr>
        <w:noProof/>
        <w:snapToGrid w:val="0"/>
      </w:rPr>
      <w:t>Exodus 22.Revised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635F56">
        <w:t>Exodus Chapter 22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35F56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35F56">
      <w:rPr>
        <w:noProof/>
        <w:snapToGrid w:val="0"/>
      </w:rPr>
      <w:t>Exodus 22.Revised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35F56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35F5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35F56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35F5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66034"/>
    <w:rsid w:val="00066034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35F56"/>
    <w:rsid w:val="006634F9"/>
    <w:rsid w:val="00683A19"/>
    <w:rsid w:val="006B2E68"/>
    <w:rsid w:val="006D0A9F"/>
    <w:rsid w:val="006E0169"/>
    <w:rsid w:val="0075006C"/>
    <w:rsid w:val="00762BCB"/>
    <w:rsid w:val="007840D4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E60D719-416A-40DA-98AE-470BF5DCD37B}"/>
  <w:attachedTemplate r:id="Rfd1e3b92ebfd41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840D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40D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840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fd1e3b92ebfd41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1139</ap:Words>
  <ap:Characters>4662</ap:Characters>
  <ap:Application>Microsoft Office Word</ap:Application>
  <ap:DocSecurity>0</ap:DocSecurity>
  <ap:Lines>84</ap:Lines>
  <ap:Paragraphs>31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5770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22</dc:title>
  <dc:subject/>
  <dc:creator>Ruth Farrugia</dc:creator>
  <cp:keywords/>
  <dc:description/>
  <cp:lastModifiedBy>Farrugia, Ruth</cp:lastModifiedBy>
  <cp:revision>3</cp:revision>
  <dcterms:created xsi:type="dcterms:W3CDTF">2020-10-15T13:27:00Z</dcterms:created>
  <dcterms:modified xsi:type="dcterms:W3CDTF">2020-10-15T13:27:00Z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22.docx</vt:lpwstr>
  </property>
  <property fmtid="{D5CDD505-2E9C-101B-9397-08002B2CF9AE}" pid="9" name="_TranslationDocumentId">
    <vt:i4>19402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2022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