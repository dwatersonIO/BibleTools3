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547BEE">
        <w:rPr>
          <w:rFonts w:ascii="Trebuchet MS" w:hAnsi="Trebuchet MS"/>
          <w:b/>
          <w:sz w:val="24"/>
        </w:rPr>
        <w:t xml:space="preserve">21:1 </w:t>
      </w:r>
      <w:r w:rsidRPr="00547BEE">
        <w:rPr>
          <w:rFonts w:ascii="Trebuchet MS" w:hAnsi="Trebuchet MS"/>
          <w:noProof/>
          <w:sz w:val="24"/>
        </w:rPr>
        <w:t>“</w:t>
      </w:r>
      <w:del w:id="1" w:author="Author">
        <w:r w:rsidRPr="00547BEE">
          <w:rPr>
            <w:rFonts w:ascii="Trebuchet MS" w:hAnsi="Trebuchet MS"/>
            <w:noProof/>
            <w:sz w:val="24"/>
          </w:rPr>
          <w:delText>And these</w:delText>
        </w:r>
      </w:del>
      <w:ins w:id="2" w:author="Author">
        <w:r w:rsidRPr="00547BEE">
          <w:rPr>
            <w:rFonts w:ascii="Trebuchet MS" w:hAnsi="Trebuchet MS"/>
            <w:noProof/>
            <w:sz w:val="24"/>
          </w:rPr>
          <w:t>These</w:t>
        </w:r>
      </w:ins>
      <w:r w:rsidRPr="00547BEE">
        <w:rPr>
          <w:rFonts w:ascii="Trebuchet MS" w:hAnsi="Trebuchet MS"/>
          <w:noProof/>
          <w:sz w:val="24"/>
        </w:rPr>
        <w:t xml:space="preserve"> are the judicial decisions that you are to </w:t>
      </w:r>
      <w:del w:id="3" w:author="Author">
        <w:r w:rsidRPr="00547BEE">
          <w:rPr>
            <w:rFonts w:ascii="Trebuchet MS" w:hAnsi="Trebuchet MS"/>
            <w:noProof/>
            <w:sz w:val="24"/>
          </w:rPr>
          <w:delText>set before</w:delText>
        </w:r>
      </w:del>
      <w:ins w:id="4" w:author="Author">
        <w:r w:rsidRPr="00547BEE">
          <w:rPr>
            <w:rFonts w:ascii="Trebuchet MS" w:hAnsi="Trebuchet MS"/>
            <w:noProof/>
            <w:sz w:val="24"/>
          </w:rPr>
          <w:t>convey to</w:t>
        </w:r>
      </w:ins>
      <w:r w:rsidRPr="00547BEE">
        <w:rPr>
          <w:rFonts w:ascii="Trebuchet MS" w:hAnsi="Trebuchet MS"/>
          <w:noProof/>
          <w:sz w:val="24"/>
        </w:rPr>
        <w:t xml:space="preserve"> them: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21:2 </w:t>
      </w:r>
      <w:r w:rsidRPr="00547BEE">
        <w:rPr>
          <w:rFonts w:ascii="Trebuchet MS" w:hAnsi="Trebuchet MS"/>
          <w:noProof/>
          <w:sz w:val="24"/>
        </w:rPr>
        <w:t>“</w:t>
      </w:r>
      <w:del w:id="5" w:author="Author">
        <w:r w:rsidRPr="00547BEE">
          <w:rPr>
            <w:rFonts w:ascii="Trebuchet MS" w:hAnsi="Trebuchet MS"/>
            <w:noProof/>
            <w:sz w:val="24"/>
          </w:rPr>
          <w:delText>In case</w:delText>
        </w:r>
      </w:del>
      <w:ins w:id="6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you </w:t>
      </w:r>
      <w:del w:id="7" w:author="Author">
        <w:r w:rsidRPr="00547BEE">
          <w:rPr>
            <w:rFonts w:ascii="Trebuchet MS" w:hAnsi="Trebuchet MS"/>
            <w:noProof/>
            <w:sz w:val="24"/>
          </w:rPr>
          <w:delText xml:space="preserve">should </w:delText>
        </w:r>
      </w:del>
      <w:r w:rsidRPr="00547BEE">
        <w:rPr>
          <w:rFonts w:ascii="Trebuchet MS" w:hAnsi="Trebuchet MS"/>
          <w:noProof/>
          <w:sz w:val="24"/>
        </w:rPr>
        <w:t xml:space="preserve">buy a Hebrew slave, he will </w:t>
      </w:r>
      <w:del w:id="8" w:author="Author">
        <w:r w:rsidRPr="00547BEE">
          <w:rPr>
            <w:rFonts w:ascii="Trebuchet MS" w:hAnsi="Trebuchet MS"/>
            <w:noProof/>
            <w:sz w:val="24"/>
          </w:rPr>
          <w:delText>be</w:delText>
        </w:r>
      </w:del>
      <w:ins w:id="9" w:author="Author">
        <w:r w:rsidRPr="00547BEE">
          <w:rPr>
            <w:rFonts w:ascii="Trebuchet MS" w:hAnsi="Trebuchet MS"/>
            <w:noProof/>
            <w:sz w:val="24"/>
          </w:rPr>
          <w:t>serve as</w:t>
        </w:r>
      </w:ins>
      <w:r w:rsidRPr="00547BEE">
        <w:rPr>
          <w:rFonts w:ascii="Trebuchet MS" w:hAnsi="Trebuchet MS"/>
          <w:noProof/>
          <w:sz w:val="24"/>
        </w:rPr>
        <w:t xml:space="preserve"> a slave </w:t>
      </w:r>
      <w:ins w:id="10" w:author="Author">
        <w:r w:rsidRPr="00547BEE">
          <w:rPr>
            <w:rFonts w:ascii="Trebuchet MS" w:hAnsi="Trebuchet MS"/>
            <w:noProof/>
            <w:sz w:val="24"/>
          </w:rPr>
          <w:t xml:space="preserve">for </w:t>
        </w:r>
      </w:ins>
      <w:r w:rsidRPr="00547BEE">
        <w:rPr>
          <w:rFonts w:ascii="Trebuchet MS" w:hAnsi="Trebuchet MS"/>
          <w:noProof/>
          <w:sz w:val="24"/>
        </w:rPr>
        <w:t xml:space="preserve">six years, but in the seventh </w:t>
      </w:r>
      <w:ins w:id="11" w:author="Author">
        <w:r w:rsidRPr="00547BEE">
          <w:rPr>
            <w:rFonts w:ascii="Trebuchet MS" w:hAnsi="Trebuchet MS"/>
            <w:noProof/>
            <w:sz w:val="24"/>
          </w:rPr>
          <w:t xml:space="preserve">year, </w:t>
        </w:r>
      </w:ins>
      <w:r w:rsidRPr="00547BEE">
        <w:rPr>
          <w:rFonts w:ascii="Trebuchet MS" w:hAnsi="Trebuchet MS"/>
          <w:noProof/>
          <w:sz w:val="24"/>
        </w:rPr>
        <w:t xml:space="preserve">he will </w:t>
      </w:r>
      <w:del w:id="12" w:author="Author">
        <w:r w:rsidRPr="00547BEE">
          <w:rPr>
            <w:rFonts w:ascii="Trebuchet MS" w:hAnsi="Trebuchet MS"/>
            <w:noProof/>
            <w:sz w:val="24"/>
          </w:rPr>
          <w:delText>go out as one</w:delText>
        </w:r>
      </w:del>
      <w:ins w:id="13" w:author="Author">
        <w:r w:rsidRPr="00547BEE">
          <w:rPr>
            <w:rFonts w:ascii="Trebuchet MS" w:hAnsi="Trebuchet MS"/>
            <w:noProof/>
            <w:sz w:val="24"/>
          </w:rPr>
          <w:t>be</w:t>
        </w:r>
      </w:ins>
      <w:r w:rsidRPr="00547BEE">
        <w:rPr>
          <w:rFonts w:ascii="Trebuchet MS" w:hAnsi="Trebuchet MS"/>
          <w:noProof/>
          <w:sz w:val="24"/>
        </w:rPr>
        <w:t xml:space="preserve"> set free without </w:t>
      </w:r>
      <w:del w:id="14" w:author="Author">
        <w:r w:rsidRPr="00547BEE">
          <w:rPr>
            <w:rFonts w:ascii="Trebuchet MS" w:hAnsi="Trebuchet MS"/>
            <w:noProof/>
            <w:sz w:val="24"/>
          </w:rPr>
          <w:delText>charge</w:delText>
        </w:r>
      </w:del>
      <w:ins w:id="15" w:author="Author">
        <w:r w:rsidRPr="00547BEE">
          <w:rPr>
            <w:rFonts w:ascii="Trebuchet MS" w:hAnsi="Trebuchet MS"/>
            <w:noProof/>
            <w:sz w:val="24"/>
          </w:rPr>
          <w:t>paying anything</w:t>
        </w:r>
      </w:ins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21:3 </w:t>
      </w:r>
      <w:r w:rsidRPr="00547BEE">
        <w:rPr>
          <w:rFonts w:ascii="Trebuchet MS" w:hAnsi="Trebuchet MS"/>
          <w:noProof/>
          <w:sz w:val="24"/>
        </w:rPr>
        <w:t xml:space="preserve">If he </w:t>
      </w:r>
      <w:del w:id="16" w:author="Author">
        <w:r w:rsidRPr="00547BEE">
          <w:rPr>
            <w:rFonts w:ascii="Trebuchet MS" w:hAnsi="Trebuchet MS"/>
            <w:noProof/>
            <w:sz w:val="24"/>
          </w:rPr>
          <w:delText>should come in</w:delText>
        </w:r>
      </w:del>
      <w:ins w:id="17" w:author="Author">
        <w:r w:rsidRPr="00547BEE">
          <w:rPr>
            <w:rFonts w:ascii="Trebuchet MS" w:hAnsi="Trebuchet MS"/>
            <w:noProof/>
            <w:sz w:val="24"/>
          </w:rPr>
          <w:t>came</w:t>
        </w:r>
      </w:ins>
      <w:r w:rsidRPr="00547BEE">
        <w:rPr>
          <w:rFonts w:ascii="Trebuchet MS" w:hAnsi="Trebuchet MS"/>
          <w:noProof/>
          <w:sz w:val="24"/>
        </w:rPr>
        <w:t xml:space="preserve"> by himself, </w:t>
      </w:r>
      <w:del w:id="18" w:author="Author">
        <w:r w:rsidRPr="00547BEE">
          <w:rPr>
            <w:rFonts w:ascii="Trebuchet MS" w:hAnsi="Trebuchet MS"/>
            <w:noProof/>
            <w:sz w:val="24"/>
          </w:rPr>
          <w:delText xml:space="preserve">by himself </w:delText>
        </w:r>
      </w:del>
      <w:r w:rsidRPr="00547BEE">
        <w:rPr>
          <w:rFonts w:ascii="Trebuchet MS" w:hAnsi="Trebuchet MS"/>
          <w:noProof/>
          <w:sz w:val="24"/>
        </w:rPr>
        <w:t>he will go out</w:t>
      </w:r>
      <w:ins w:id="19" w:author="Author">
        <w:r w:rsidRPr="00547BEE">
          <w:rPr>
            <w:rFonts w:ascii="Trebuchet MS" w:hAnsi="Trebuchet MS"/>
            <w:noProof/>
            <w:sz w:val="24"/>
          </w:rPr>
          <w:t xml:space="preserve"> by himself</w:t>
        </w:r>
      </w:ins>
      <w:r w:rsidRPr="00547BEE">
        <w:rPr>
          <w:rFonts w:ascii="Trebuchet MS" w:hAnsi="Trebuchet MS"/>
          <w:noProof/>
          <w:sz w:val="24"/>
        </w:rPr>
        <w:t xml:space="preserve">. If he is the </w:t>
      </w:r>
      <w:del w:id="20" w:author="Author">
        <w:r w:rsidRPr="00547BEE">
          <w:rPr>
            <w:rFonts w:ascii="Trebuchet MS" w:hAnsi="Trebuchet MS"/>
            <w:noProof/>
            <w:sz w:val="24"/>
          </w:rPr>
          <w:delText>owner</w:delText>
        </w:r>
      </w:del>
      <w:ins w:id="21" w:author="Author">
        <w:r w:rsidRPr="00547BEE">
          <w:rPr>
            <w:rFonts w:ascii="Trebuchet MS" w:hAnsi="Trebuchet MS"/>
            <w:noProof/>
            <w:sz w:val="24"/>
          </w:rPr>
          <w:t>husband</w:t>
        </w:r>
      </w:ins>
      <w:r w:rsidRPr="00547BEE">
        <w:rPr>
          <w:rFonts w:ascii="Trebuchet MS" w:hAnsi="Trebuchet MS"/>
          <w:noProof/>
          <w:sz w:val="24"/>
        </w:rPr>
        <w:t xml:space="preserve"> of a wife, then his wife must go out with him. </w:t>
      </w:r>
      <w:r w:rsidRPr="00547BEE">
        <w:rPr>
          <w:rFonts w:ascii="Trebuchet MS" w:hAnsi="Trebuchet MS"/>
          <w:b/>
          <w:noProof/>
          <w:sz w:val="24"/>
        </w:rPr>
        <w:t xml:space="preserve">21:4 </w:t>
      </w:r>
      <w:r w:rsidRPr="00547BEE">
        <w:rPr>
          <w:rFonts w:ascii="Trebuchet MS" w:hAnsi="Trebuchet MS"/>
          <w:noProof/>
          <w:sz w:val="24"/>
        </w:rPr>
        <w:t xml:space="preserve">If his master </w:t>
      </w:r>
      <w:del w:id="22" w:author="Author">
        <w:r w:rsidRPr="00547BEE">
          <w:rPr>
            <w:rFonts w:ascii="Trebuchet MS" w:hAnsi="Trebuchet MS"/>
            <w:noProof/>
            <w:sz w:val="24"/>
          </w:rPr>
          <w:delText>should give</w:delText>
        </w:r>
      </w:del>
      <w:ins w:id="23" w:author="Author">
        <w:r w:rsidRPr="00547BEE">
          <w:rPr>
            <w:rFonts w:ascii="Trebuchet MS" w:hAnsi="Trebuchet MS"/>
            <w:noProof/>
            <w:sz w:val="24"/>
          </w:rPr>
          <w:t>gives</w:t>
        </w:r>
      </w:ins>
      <w:r w:rsidRPr="00547BEE">
        <w:rPr>
          <w:rFonts w:ascii="Trebuchet MS" w:hAnsi="Trebuchet MS"/>
          <w:noProof/>
          <w:sz w:val="24"/>
        </w:rPr>
        <w:t xml:space="preserve"> him a wife and she </w:t>
      </w:r>
      <w:del w:id="24" w:author="Author">
        <w:r w:rsidRPr="00547BEE">
          <w:rPr>
            <w:rFonts w:ascii="Trebuchet MS" w:hAnsi="Trebuchet MS"/>
            <w:noProof/>
            <w:sz w:val="24"/>
          </w:rPr>
          <w:delText>does bear</w:delText>
        </w:r>
      </w:del>
      <w:ins w:id="25" w:author="Author">
        <w:r w:rsidRPr="00547BEE">
          <w:rPr>
            <w:rFonts w:ascii="Trebuchet MS" w:hAnsi="Trebuchet MS"/>
            <w:noProof/>
            <w:sz w:val="24"/>
          </w:rPr>
          <w:t>bears</w:t>
        </w:r>
      </w:ins>
      <w:r w:rsidRPr="00547BEE">
        <w:rPr>
          <w:rFonts w:ascii="Trebuchet MS" w:hAnsi="Trebuchet MS"/>
          <w:noProof/>
          <w:sz w:val="24"/>
        </w:rPr>
        <w:t xml:space="preserve"> him sons or daughters, the wife and her children will become her master’s</w:t>
      </w:r>
      <w:ins w:id="26" w:author="Author">
        <w:r w:rsidRPr="00547BEE">
          <w:rPr>
            <w:rFonts w:ascii="Trebuchet MS" w:hAnsi="Trebuchet MS"/>
            <w:noProof/>
            <w:sz w:val="24"/>
          </w:rPr>
          <w:t>,</w:t>
        </w:r>
      </w:ins>
      <w:r w:rsidRPr="00547BEE">
        <w:rPr>
          <w:rFonts w:ascii="Trebuchet MS" w:hAnsi="Trebuchet MS"/>
          <w:noProof/>
          <w:sz w:val="24"/>
        </w:rPr>
        <w:t xml:space="preserve"> and he will go out by himself. </w:t>
      </w:r>
      <w:r w:rsidRPr="00547BEE">
        <w:rPr>
          <w:rFonts w:ascii="Trebuchet MS" w:hAnsi="Trebuchet MS"/>
          <w:b/>
          <w:noProof/>
          <w:sz w:val="24"/>
        </w:rPr>
        <w:t xml:space="preserve">21:5 </w:t>
      </w:r>
      <w:r w:rsidRPr="00547BEE">
        <w:rPr>
          <w:rFonts w:ascii="Trebuchet MS" w:hAnsi="Trebuchet MS"/>
          <w:noProof/>
          <w:sz w:val="24"/>
        </w:rPr>
        <w:t xml:space="preserve">But if the slave should </w:t>
      </w:r>
      <w:del w:id="27" w:author="Author">
        <w:r w:rsidRPr="00547BEE">
          <w:rPr>
            <w:rFonts w:ascii="Trebuchet MS" w:hAnsi="Trebuchet MS"/>
            <w:noProof/>
            <w:sz w:val="24"/>
          </w:rPr>
          <w:delText>insistently</w:delText>
        </w:r>
      </w:del>
      <w:ins w:id="28" w:author="Author">
        <w:r w:rsidRPr="00547BEE">
          <w:rPr>
            <w:rFonts w:ascii="Trebuchet MS" w:hAnsi="Trebuchet MS"/>
            <w:noProof/>
            <w:sz w:val="24"/>
          </w:rPr>
          <w:t>insist and</w:t>
        </w:r>
      </w:ins>
      <w:r w:rsidRPr="00547BEE">
        <w:rPr>
          <w:rFonts w:ascii="Trebuchet MS" w:hAnsi="Trebuchet MS"/>
          <w:noProof/>
          <w:sz w:val="24"/>
        </w:rPr>
        <w:t xml:space="preserve"> say, ‘I </w:t>
      </w:r>
      <w:del w:id="29" w:author="Author">
        <w:r w:rsidRPr="00547BEE">
          <w:rPr>
            <w:rFonts w:ascii="Trebuchet MS" w:hAnsi="Trebuchet MS"/>
            <w:noProof/>
            <w:sz w:val="24"/>
          </w:rPr>
          <w:delText xml:space="preserve">really </w:delText>
        </w:r>
      </w:del>
      <w:r w:rsidRPr="00547BEE">
        <w:rPr>
          <w:rFonts w:ascii="Trebuchet MS" w:hAnsi="Trebuchet MS"/>
          <w:noProof/>
          <w:sz w:val="24"/>
        </w:rPr>
        <w:t>love my master, my wife</w:t>
      </w:r>
      <w:ins w:id="30" w:author="Author">
        <w:r w:rsidRPr="00547BEE">
          <w:rPr>
            <w:rFonts w:ascii="Trebuchet MS" w:hAnsi="Trebuchet MS"/>
            <w:noProof/>
            <w:sz w:val="24"/>
          </w:rPr>
          <w:t>,</w:t>
        </w:r>
      </w:ins>
      <w:r w:rsidRPr="00547BEE">
        <w:rPr>
          <w:rFonts w:ascii="Trebuchet MS" w:hAnsi="Trebuchet MS"/>
          <w:noProof/>
          <w:sz w:val="24"/>
        </w:rPr>
        <w:t xml:space="preserve"> and my sons; I do not want to </w:t>
      </w:r>
      <w:del w:id="31" w:author="Author">
        <w:r w:rsidRPr="00547BEE">
          <w:rPr>
            <w:rFonts w:ascii="Trebuchet MS" w:hAnsi="Trebuchet MS"/>
            <w:noProof/>
            <w:sz w:val="24"/>
          </w:rPr>
          <w:delText>go out as one</w:delText>
        </w:r>
      </w:del>
      <w:ins w:id="32" w:author="Author">
        <w:r w:rsidRPr="00547BEE">
          <w:rPr>
            <w:rFonts w:ascii="Trebuchet MS" w:hAnsi="Trebuchet MS"/>
            <w:noProof/>
            <w:sz w:val="24"/>
          </w:rPr>
          <w:t>be</w:t>
        </w:r>
      </w:ins>
      <w:r w:rsidRPr="00547BEE">
        <w:rPr>
          <w:rFonts w:ascii="Trebuchet MS" w:hAnsi="Trebuchet MS"/>
          <w:noProof/>
          <w:sz w:val="24"/>
        </w:rPr>
        <w:t xml:space="preserve"> set free,’ </w:t>
      </w:r>
      <w:r w:rsidRPr="00547BEE">
        <w:rPr>
          <w:rFonts w:ascii="Trebuchet MS" w:hAnsi="Trebuchet MS"/>
          <w:b/>
          <w:noProof/>
          <w:sz w:val="24"/>
        </w:rPr>
        <w:t xml:space="preserve">21:6 </w:t>
      </w:r>
      <w:del w:id="33" w:author="Author">
        <w:r w:rsidRPr="00547BEE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547BEE">
        <w:rPr>
          <w:rFonts w:ascii="Trebuchet MS" w:hAnsi="Trebuchet MS"/>
          <w:noProof/>
          <w:sz w:val="24"/>
        </w:rPr>
        <w:t xml:space="preserve">his master must bring him </w:t>
      </w:r>
      <w:del w:id="34" w:author="Author">
        <w:r w:rsidRPr="00547BEE">
          <w:rPr>
            <w:rFonts w:ascii="Trebuchet MS" w:hAnsi="Trebuchet MS"/>
            <w:noProof/>
            <w:sz w:val="24"/>
          </w:rPr>
          <w:delText>near to</w:delText>
        </w:r>
      </w:del>
      <w:ins w:id="35" w:author="Author">
        <w:r w:rsidRPr="00547BEE">
          <w:rPr>
            <w:rFonts w:ascii="Trebuchet MS" w:hAnsi="Trebuchet MS"/>
            <w:noProof/>
            <w:sz w:val="24"/>
          </w:rPr>
          <w:t>before</w:t>
        </w:r>
      </w:ins>
      <w:r w:rsidRPr="00547BEE">
        <w:rPr>
          <w:rFonts w:ascii="Trebuchet MS" w:hAnsi="Trebuchet MS"/>
          <w:noProof/>
          <w:sz w:val="24"/>
        </w:rPr>
        <w:t xml:space="preserve"> the true God</w:t>
      </w:r>
      <w:del w:id="36" w:author="Author">
        <w:r w:rsidRPr="00547BEE">
          <w:rPr>
            <w:rFonts w:ascii="Trebuchet MS" w:hAnsi="Trebuchet MS"/>
            <w:noProof/>
            <w:sz w:val="24"/>
          </w:rPr>
          <w:delText xml:space="preserve"> and must</w:delText>
        </w:r>
      </w:del>
      <w:ins w:id="37" w:author="Author">
        <w:r w:rsidRPr="00547BEE">
          <w:rPr>
            <w:rFonts w:ascii="Trebuchet MS" w:hAnsi="Trebuchet MS"/>
            <w:noProof/>
            <w:sz w:val="24"/>
          </w:rPr>
          <w:t>. Then he will</w:t>
        </w:r>
      </w:ins>
      <w:r w:rsidRPr="00547BEE">
        <w:rPr>
          <w:rFonts w:ascii="Trebuchet MS" w:hAnsi="Trebuchet MS"/>
          <w:noProof/>
          <w:sz w:val="24"/>
        </w:rPr>
        <w:t xml:space="preserve"> bring him up against the door or the doorpost</w:t>
      </w:r>
      <w:del w:id="38" w:author="Author">
        <w:r w:rsidRPr="00547BEE">
          <w:rPr>
            <w:rFonts w:ascii="Trebuchet MS" w:hAnsi="Trebuchet MS"/>
            <w:noProof/>
            <w:sz w:val="24"/>
          </w:rPr>
          <w:delText>;</w:delText>
        </w:r>
      </w:del>
      <w:ins w:id="39" w:author="Author">
        <w:r w:rsidRPr="00547BEE">
          <w:rPr>
            <w:rFonts w:ascii="Trebuchet MS" w:hAnsi="Trebuchet MS"/>
            <w:noProof/>
            <w:sz w:val="24"/>
          </w:rPr>
          <w:t>,</w:t>
        </w:r>
      </w:ins>
      <w:r w:rsidRPr="00547BEE">
        <w:rPr>
          <w:rFonts w:ascii="Trebuchet MS" w:hAnsi="Trebuchet MS"/>
          <w:noProof/>
          <w:sz w:val="24"/>
        </w:rPr>
        <w:t xml:space="preserve"> and his master </w:t>
      </w:r>
      <w:del w:id="40" w:author="Author">
        <w:r w:rsidRPr="00547BEE">
          <w:rPr>
            <w:rFonts w:ascii="Trebuchet MS" w:hAnsi="Trebuchet MS"/>
            <w:noProof/>
            <w:sz w:val="24"/>
          </w:rPr>
          <w:delText>must</w:delText>
        </w:r>
      </w:del>
      <w:ins w:id="41" w:author="Author">
        <w:r w:rsidRPr="00547BEE">
          <w:rPr>
            <w:rFonts w:ascii="Trebuchet MS" w:hAnsi="Trebuchet MS"/>
            <w:noProof/>
            <w:sz w:val="24"/>
          </w:rPr>
          <w:t>will</w:t>
        </w:r>
      </w:ins>
      <w:r w:rsidRPr="00547BEE">
        <w:rPr>
          <w:rFonts w:ascii="Trebuchet MS" w:hAnsi="Trebuchet MS"/>
          <w:noProof/>
          <w:sz w:val="24"/>
        </w:rPr>
        <w:t xml:space="preserve"> pierce his ear through with an awl, and he </w:t>
      </w:r>
      <w:del w:id="42" w:author="Author">
        <w:r w:rsidRPr="00547BEE">
          <w:rPr>
            <w:rFonts w:ascii="Trebuchet MS" w:hAnsi="Trebuchet MS"/>
            <w:noProof/>
            <w:sz w:val="24"/>
          </w:rPr>
          <w:delText>must</w:delText>
        </w:r>
      </w:del>
      <w:ins w:id="43" w:author="Author">
        <w:r w:rsidRPr="00547BEE">
          <w:rPr>
            <w:rFonts w:ascii="Trebuchet MS" w:hAnsi="Trebuchet MS"/>
            <w:noProof/>
            <w:sz w:val="24"/>
          </w:rPr>
          <w:t>will</w:t>
        </w:r>
      </w:ins>
      <w:r w:rsidRPr="00547BEE">
        <w:rPr>
          <w:rFonts w:ascii="Trebuchet MS" w:hAnsi="Trebuchet MS"/>
          <w:noProof/>
          <w:sz w:val="24"/>
        </w:rPr>
        <w:t xml:space="preserve"> be his slave </w:t>
      </w:r>
      <w:del w:id="44" w:author="Author">
        <w:r w:rsidRPr="00547BEE">
          <w:rPr>
            <w:rFonts w:ascii="Trebuchet MS" w:hAnsi="Trebuchet MS"/>
            <w:noProof/>
            <w:sz w:val="24"/>
          </w:rPr>
          <w:delText>to time indefinite</w:delText>
        </w:r>
      </w:del>
      <w:ins w:id="45" w:author="Author">
        <w:r w:rsidRPr="00547BEE">
          <w:rPr>
            <w:rFonts w:ascii="Trebuchet MS" w:hAnsi="Trebuchet MS"/>
            <w:noProof/>
            <w:sz w:val="24"/>
          </w:rPr>
          <w:t>for life</w:t>
        </w:r>
      </w:ins>
      <w:r w:rsidRPr="00547BEE">
        <w:rPr>
          <w:rFonts w:ascii="Trebuchet MS" w:hAnsi="Trebuchet MS"/>
          <w:noProof/>
          <w:sz w:val="24"/>
        </w:rPr>
        <w:t>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21:7 </w:t>
      </w:r>
      <w:r w:rsidRPr="00547BEE">
        <w:rPr>
          <w:rFonts w:ascii="Trebuchet MS" w:hAnsi="Trebuchet MS"/>
          <w:noProof/>
          <w:sz w:val="24"/>
        </w:rPr>
        <w:t>“</w:t>
      </w:r>
      <w:del w:id="46" w:author="Author">
        <w:r w:rsidRPr="00547BEE">
          <w:rPr>
            <w:rFonts w:ascii="Trebuchet MS" w:hAnsi="Trebuchet MS"/>
            <w:noProof/>
            <w:sz w:val="24"/>
          </w:rPr>
          <w:delText>And in case</w:delText>
        </w:r>
      </w:del>
      <w:ins w:id="47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a man </w:t>
      </w:r>
      <w:del w:id="48" w:author="Author">
        <w:r w:rsidRPr="00547BEE">
          <w:rPr>
            <w:rFonts w:ascii="Trebuchet MS" w:hAnsi="Trebuchet MS"/>
            <w:noProof/>
            <w:sz w:val="24"/>
          </w:rPr>
          <w:delText>should sell</w:delText>
        </w:r>
      </w:del>
      <w:ins w:id="49" w:author="Author">
        <w:r w:rsidRPr="00547BEE">
          <w:rPr>
            <w:rFonts w:ascii="Trebuchet MS" w:hAnsi="Trebuchet MS"/>
            <w:noProof/>
            <w:sz w:val="24"/>
          </w:rPr>
          <w:t>sells</w:t>
        </w:r>
      </w:ins>
      <w:r w:rsidRPr="00547BEE">
        <w:rPr>
          <w:rFonts w:ascii="Trebuchet MS" w:hAnsi="Trebuchet MS"/>
          <w:noProof/>
          <w:sz w:val="24"/>
        </w:rPr>
        <w:t xml:space="preserve"> his daughter as a slave</w:t>
      </w:r>
      <w:del w:id="50" w:author="Author">
        <w:r w:rsidRPr="00547BEE">
          <w:rPr>
            <w:rFonts w:ascii="Trebuchet MS" w:hAnsi="Trebuchet MS"/>
            <w:noProof/>
            <w:sz w:val="24"/>
          </w:rPr>
          <w:delText xml:space="preserve"> girl</w:delText>
        </w:r>
      </w:del>
      <w:r w:rsidRPr="00547BEE">
        <w:rPr>
          <w:rFonts w:ascii="Trebuchet MS" w:hAnsi="Trebuchet MS"/>
          <w:noProof/>
          <w:sz w:val="24"/>
        </w:rPr>
        <w:t xml:space="preserve">, she will not go </w:t>
      </w:r>
      <w:del w:id="51" w:author="Author">
        <w:r w:rsidRPr="00547BEE">
          <w:rPr>
            <w:rFonts w:ascii="Trebuchet MS" w:hAnsi="Trebuchet MS"/>
            <w:noProof/>
            <w:sz w:val="24"/>
          </w:rPr>
          <w:delText>out in</w:delText>
        </w:r>
      </w:del>
      <w:ins w:id="52" w:author="Author">
        <w:r w:rsidRPr="00547BEE">
          <w:rPr>
            <w:rFonts w:ascii="Trebuchet MS" w:hAnsi="Trebuchet MS"/>
            <w:noProof/>
            <w:sz w:val="24"/>
          </w:rPr>
          <w:t>free</w:t>
        </w:r>
      </w:ins>
      <w:r w:rsidRPr="00547BEE">
        <w:rPr>
          <w:rFonts w:ascii="Trebuchet MS" w:hAnsi="Trebuchet MS"/>
          <w:noProof/>
          <w:sz w:val="24"/>
        </w:rPr>
        <w:t xml:space="preserve"> the </w:t>
      </w:r>
      <w:ins w:id="53" w:author="Author">
        <w:r w:rsidRPr="00547BEE">
          <w:rPr>
            <w:rFonts w:ascii="Trebuchet MS" w:hAnsi="Trebuchet MS"/>
            <w:noProof/>
            <w:sz w:val="24"/>
          </w:rPr>
          <w:t xml:space="preserve">same </w:t>
        </w:r>
      </w:ins>
      <w:r w:rsidRPr="00547BEE">
        <w:rPr>
          <w:rFonts w:ascii="Trebuchet MS" w:hAnsi="Trebuchet MS"/>
          <w:noProof/>
          <w:sz w:val="24"/>
        </w:rPr>
        <w:t xml:space="preserve">way that </w:t>
      </w:r>
      <w:del w:id="54" w:author="Author">
        <w:r w:rsidRPr="00547BEE">
          <w:rPr>
            <w:rFonts w:ascii="Trebuchet MS" w:hAnsi="Trebuchet MS"/>
            <w:noProof/>
            <w:sz w:val="24"/>
          </w:rPr>
          <w:delText>the</w:delText>
        </w:r>
      </w:del>
      <w:ins w:id="55" w:author="Author">
        <w:r w:rsidRPr="00547BEE">
          <w:rPr>
            <w:rFonts w:ascii="Trebuchet MS" w:hAnsi="Trebuchet MS"/>
            <w:noProof/>
            <w:sz w:val="24"/>
          </w:rPr>
          <w:t>a</w:t>
        </w:r>
      </w:ins>
      <w:r w:rsidRPr="00547BEE">
        <w:rPr>
          <w:rFonts w:ascii="Trebuchet MS" w:hAnsi="Trebuchet MS"/>
          <w:noProof/>
          <w:sz w:val="24"/>
        </w:rPr>
        <w:t xml:space="preserve"> slave </w:t>
      </w:r>
      <w:del w:id="56" w:author="Author">
        <w:r w:rsidRPr="00547BEE">
          <w:rPr>
            <w:rFonts w:ascii="Trebuchet MS" w:hAnsi="Trebuchet MS"/>
            <w:noProof/>
            <w:sz w:val="24"/>
          </w:rPr>
          <w:delText>men go out</w:delText>
        </w:r>
      </w:del>
      <w:ins w:id="57" w:author="Author">
        <w:r w:rsidRPr="00547BEE">
          <w:rPr>
            <w:rFonts w:ascii="Trebuchet MS" w:hAnsi="Trebuchet MS"/>
            <w:noProof/>
            <w:sz w:val="24"/>
          </w:rPr>
          <w:t>man does</w:t>
        </w:r>
      </w:ins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21:8 </w:t>
      </w:r>
      <w:r w:rsidRPr="00547BEE">
        <w:rPr>
          <w:rFonts w:ascii="Trebuchet MS" w:hAnsi="Trebuchet MS"/>
          <w:noProof/>
          <w:sz w:val="24"/>
        </w:rPr>
        <w:t xml:space="preserve">If </w:t>
      </w:r>
      <w:del w:id="58" w:author="Author">
        <w:r w:rsidRPr="00547BEE">
          <w:rPr>
            <w:rFonts w:ascii="Trebuchet MS" w:hAnsi="Trebuchet MS"/>
            <w:noProof/>
            <w:sz w:val="24"/>
          </w:rPr>
          <w:delText xml:space="preserve">she is displeasing in the eyes of </w:delText>
        </w:r>
      </w:del>
      <w:r w:rsidRPr="00547BEE">
        <w:rPr>
          <w:rFonts w:ascii="Trebuchet MS" w:hAnsi="Trebuchet MS"/>
          <w:noProof/>
          <w:sz w:val="24"/>
        </w:rPr>
        <w:t xml:space="preserve">her master </w:t>
      </w:r>
      <w:del w:id="59" w:author="Author">
        <w:r w:rsidRPr="00547BEE">
          <w:rPr>
            <w:rFonts w:ascii="Trebuchet MS" w:hAnsi="Trebuchet MS"/>
            <w:noProof/>
            <w:sz w:val="24"/>
          </w:rPr>
          <w:delText>so that</w:delText>
        </w:r>
      </w:del>
      <w:ins w:id="60" w:author="Author">
        <w:r w:rsidRPr="00547BEE">
          <w:rPr>
            <w:rFonts w:ascii="Trebuchet MS" w:hAnsi="Trebuchet MS"/>
            <w:noProof/>
            <w:sz w:val="24"/>
          </w:rPr>
          <w:t>is not pleased with her and</w:t>
        </w:r>
      </w:ins>
      <w:r w:rsidRPr="00547BEE">
        <w:rPr>
          <w:rFonts w:ascii="Trebuchet MS" w:hAnsi="Trebuchet MS"/>
          <w:noProof/>
          <w:sz w:val="24"/>
        </w:rPr>
        <w:t xml:space="preserve"> he does not designate her as a concubine but causes her to be </w:t>
      </w:r>
      <w:del w:id="61" w:author="Author">
        <w:r w:rsidRPr="00547BEE">
          <w:rPr>
            <w:rFonts w:ascii="Trebuchet MS" w:hAnsi="Trebuchet MS"/>
            <w:noProof/>
            <w:sz w:val="24"/>
          </w:rPr>
          <w:delText>redeemed,</w:delText>
        </w:r>
      </w:del>
      <w:ins w:id="62" w:author="Author">
        <w:r w:rsidRPr="00547BEE">
          <w:rPr>
            <w:rFonts w:ascii="Trebuchet MS" w:hAnsi="Trebuchet MS"/>
            <w:noProof/>
            <w:sz w:val="24"/>
          </w:rPr>
          <w:t>purchased by someone else,</w:t>
        </w:r>
        <w:r w:rsidRPr="00547BEE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547BEE">
        <w:rPr>
          <w:rFonts w:ascii="Trebuchet MS" w:hAnsi="Trebuchet MS"/>
          <w:noProof/>
          <w:sz w:val="24"/>
        </w:rPr>
        <w:t xml:space="preserve"> he will not be entitled to sell her to </w:t>
      </w:r>
      <w:del w:id="65" w:author="Author">
        <w:r w:rsidRPr="00547BEE">
          <w:rPr>
            <w:rFonts w:ascii="Trebuchet MS" w:hAnsi="Trebuchet MS"/>
            <w:noProof/>
            <w:sz w:val="24"/>
          </w:rPr>
          <w:delText>a foreign people in his treacherously dealing with her</w:delText>
        </w:r>
      </w:del>
      <w:ins w:id="66" w:author="Author">
        <w:r w:rsidRPr="00547BEE">
          <w:rPr>
            <w:rFonts w:ascii="Trebuchet MS" w:hAnsi="Trebuchet MS"/>
            <w:noProof/>
            <w:sz w:val="24"/>
          </w:rPr>
          <w:t>foreigners, for he has betrayed her</w:t>
        </w:r>
      </w:ins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21:9 </w:t>
      </w:r>
      <w:del w:id="67" w:author="Author">
        <w:r w:rsidRPr="00547BEE">
          <w:rPr>
            <w:rFonts w:ascii="Trebuchet MS" w:hAnsi="Trebuchet MS"/>
            <w:noProof/>
            <w:sz w:val="24"/>
          </w:rPr>
          <w:delText>And if it should be to</w:delText>
        </w:r>
      </w:del>
      <w:ins w:id="68" w:author="Author">
        <w:r w:rsidRPr="00547BEE">
          <w:rPr>
            <w:rFonts w:ascii="Trebuchet MS" w:hAnsi="Trebuchet MS"/>
            <w:noProof/>
            <w:sz w:val="24"/>
          </w:rPr>
          <w:t>If he selects her for</w:t>
        </w:r>
      </w:ins>
      <w:r w:rsidRPr="00547BEE">
        <w:rPr>
          <w:rFonts w:ascii="Trebuchet MS" w:hAnsi="Trebuchet MS"/>
          <w:noProof/>
          <w:sz w:val="24"/>
        </w:rPr>
        <w:t xml:space="preserve"> his son</w:t>
      </w:r>
      <w:del w:id="69" w:author="Author">
        <w:r w:rsidRPr="00547BEE">
          <w:rPr>
            <w:rFonts w:ascii="Trebuchet MS" w:hAnsi="Trebuchet MS"/>
            <w:noProof/>
            <w:sz w:val="24"/>
          </w:rPr>
          <w:delText xml:space="preserve"> that he designates her</w:delText>
        </w:r>
      </w:del>
      <w:r w:rsidRPr="00547BEE">
        <w:rPr>
          <w:rFonts w:ascii="Trebuchet MS" w:hAnsi="Trebuchet MS"/>
          <w:noProof/>
          <w:sz w:val="24"/>
        </w:rPr>
        <w:t xml:space="preserve">, he is to </w:t>
      </w:r>
      <w:del w:id="70" w:author="Author">
        <w:r w:rsidRPr="00547BEE">
          <w:rPr>
            <w:rFonts w:ascii="Trebuchet MS" w:hAnsi="Trebuchet MS"/>
            <w:noProof/>
            <w:sz w:val="24"/>
          </w:rPr>
          <w:delText>do to</w:delText>
        </w:r>
      </w:del>
      <w:ins w:id="71" w:author="Author">
        <w:r w:rsidRPr="00547BEE">
          <w:rPr>
            <w:rFonts w:ascii="Trebuchet MS" w:hAnsi="Trebuchet MS"/>
            <w:noProof/>
            <w:sz w:val="24"/>
          </w:rPr>
          <w:t>grant</w:t>
        </w:r>
      </w:ins>
      <w:r w:rsidRPr="00547BEE">
        <w:rPr>
          <w:rFonts w:ascii="Trebuchet MS" w:hAnsi="Trebuchet MS"/>
          <w:noProof/>
          <w:sz w:val="24"/>
        </w:rPr>
        <w:t xml:space="preserve"> her </w:t>
      </w:r>
      <w:del w:id="72" w:author="Author">
        <w:r w:rsidRPr="00547BEE">
          <w:rPr>
            <w:rFonts w:ascii="Trebuchet MS" w:hAnsi="Trebuchet MS"/>
            <w:noProof/>
            <w:sz w:val="24"/>
          </w:rPr>
          <w:delText xml:space="preserve">according to </w:delText>
        </w:r>
      </w:del>
      <w:r w:rsidRPr="00547BEE">
        <w:rPr>
          <w:rFonts w:ascii="Trebuchet MS" w:hAnsi="Trebuchet MS"/>
          <w:noProof/>
          <w:sz w:val="24"/>
        </w:rPr>
        <w:t xml:space="preserve">the </w:t>
      </w:r>
      <w:del w:id="73" w:author="Author">
        <w:r w:rsidRPr="00547BEE">
          <w:rPr>
            <w:rFonts w:ascii="Trebuchet MS" w:hAnsi="Trebuchet MS"/>
            <w:noProof/>
            <w:sz w:val="24"/>
          </w:rPr>
          <w:delText>due right</w:delText>
        </w:r>
      </w:del>
      <w:ins w:id="74" w:author="Author">
        <w:r w:rsidRPr="00547BEE">
          <w:rPr>
            <w:rFonts w:ascii="Trebuchet MS" w:hAnsi="Trebuchet MS"/>
            <w:noProof/>
            <w:sz w:val="24"/>
          </w:rPr>
          <w:t>rights</w:t>
        </w:r>
      </w:ins>
      <w:r w:rsidRPr="00547BEE">
        <w:rPr>
          <w:rFonts w:ascii="Trebuchet MS" w:hAnsi="Trebuchet MS"/>
          <w:noProof/>
          <w:sz w:val="24"/>
        </w:rPr>
        <w:t xml:space="preserve"> of </w:t>
      </w:r>
      <w:del w:id="75" w:author="Author">
        <w:r w:rsidRPr="00547BEE">
          <w:rPr>
            <w:rFonts w:ascii="Trebuchet MS" w:hAnsi="Trebuchet MS"/>
            <w:noProof/>
            <w:sz w:val="24"/>
          </w:rPr>
          <w:delText>daughters</w:delText>
        </w:r>
      </w:del>
      <w:ins w:id="76" w:author="Author">
        <w:r w:rsidRPr="00547BEE">
          <w:rPr>
            <w:rFonts w:ascii="Trebuchet MS" w:hAnsi="Trebuchet MS"/>
            <w:noProof/>
            <w:sz w:val="24"/>
          </w:rPr>
          <w:t>a daughter</w:t>
        </w:r>
      </w:ins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21:10 </w:t>
      </w:r>
      <w:r w:rsidRPr="00547BEE">
        <w:rPr>
          <w:rFonts w:ascii="Trebuchet MS" w:hAnsi="Trebuchet MS"/>
          <w:noProof/>
          <w:sz w:val="24"/>
        </w:rPr>
        <w:t xml:space="preserve">If he </w:t>
      </w:r>
      <w:del w:id="77" w:author="Author">
        <w:r w:rsidRPr="00547BEE">
          <w:rPr>
            <w:rFonts w:ascii="Trebuchet MS" w:hAnsi="Trebuchet MS"/>
            <w:noProof/>
            <w:sz w:val="24"/>
          </w:rPr>
          <w:delText>should take</w:delText>
        </w:r>
      </w:del>
      <w:ins w:id="78" w:author="Author">
        <w:r w:rsidRPr="00547BEE">
          <w:rPr>
            <w:rFonts w:ascii="Trebuchet MS" w:hAnsi="Trebuchet MS"/>
            <w:noProof/>
            <w:sz w:val="24"/>
          </w:rPr>
          <w:t>takes</w:t>
        </w:r>
      </w:ins>
      <w:r w:rsidRPr="00547BEE">
        <w:rPr>
          <w:rFonts w:ascii="Trebuchet MS" w:hAnsi="Trebuchet MS"/>
          <w:noProof/>
          <w:sz w:val="24"/>
        </w:rPr>
        <w:t xml:space="preserve"> another wife for himself, </w:t>
      </w:r>
      <w:del w:id="79" w:author="Author">
        <w:r w:rsidRPr="00547BEE">
          <w:rPr>
            <w:rFonts w:ascii="Trebuchet MS" w:hAnsi="Trebuchet MS"/>
            <w:noProof/>
            <w:sz w:val="24"/>
          </w:rPr>
          <w:delText>her</w:delText>
        </w:r>
      </w:del>
      <w:ins w:id="80" w:author="Author">
        <w:r w:rsidRPr="00547BEE">
          <w:rPr>
            <w:rFonts w:ascii="Trebuchet MS" w:hAnsi="Trebuchet MS"/>
            <w:noProof/>
            <w:sz w:val="24"/>
          </w:rPr>
          <w:t>the</w:t>
        </w:r>
      </w:ins>
      <w:r w:rsidRPr="00547BEE">
        <w:rPr>
          <w:rFonts w:ascii="Trebuchet MS" w:hAnsi="Trebuchet MS"/>
          <w:noProof/>
          <w:sz w:val="24"/>
        </w:rPr>
        <w:t xml:space="preserve"> sustenance, </w:t>
      </w:r>
      <w:del w:id="81" w:author="Author">
        <w:r w:rsidRPr="00547BEE">
          <w:rPr>
            <w:rFonts w:ascii="Trebuchet MS" w:hAnsi="Trebuchet MS"/>
            <w:noProof/>
            <w:sz w:val="24"/>
          </w:rPr>
          <w:delText>her</w:delText>
        </w:r>
      </w:del>
      <w:ins w:id="82" w:author="Author">
        <w:r w:rsidRPr="00547BEE">
          <w:rPr>
            <w:rFonts w:ascii="Trebuchet MS" w:hAnsi="Trebuchet MS"/>
            <w:noProof/>
            <w:sz w:val="24"/>
          </w:rPr>
          <w:t>the</w:t>
        </w:r>
      </w:ins>
      <w:r w:rsidRPr="00547BEE">
        <w:rPr>
          <w:rFonts w:ascii="Trebuchet MS" w:hAnsi="Trebuchet MS"/>
          <w:noProof/>
          <w:sz w:val="24"/>
        </w:rPr>
        <w:t xml:space="preserve"> clothing</w:t>
      </w:r>
      <w:ins w:id="83" w:author="Author">
        <w:r w:rsidRPr="00547BEE">
          <w:rPr>
            <w:rFonts w:ascii="Trebuchet MS" w:hAnsi="Trebuchet MS"/>
            <w:noProof/>
            <w:sz w:val="24"/>
          </w:rPr>
          <w:t>,</w:t>
        </w:r>
      </w:ins>
      <w:r w:rsidRPr="00547BEE">
        <w:rPr>
          <w:rFonts w:ascii="Trebuchet MS" w:hAnsi="Trebuchet MS"/>
          <w:noProof/>
          <w:sz w:val="24"/>
        </w:rPr>
        <w:t xml:space="preserve"> and </w:t>
      </w:r>
      <w:del w:id="84" w:author="Author">
        <w:r w:rsidRPr="00547BEE">
          <w:rPr>
            <w:rFonts w:ascii="Trebuchet MS" w:hAnsi="Trebuchet MS"/>
            <w:noProof/>
            <w:sz w:val="24"/>
          </w:rPr>
          <w:delText>her</w:delText>
        </w:r>
      </w:del>
      <w:ins w:id="85" w:author="Author">
        <w:r w:rsidRPr="00547BEE">
          <w:rPr>
            <w:rFonts w:ascii="Trebuchet MS" w:hAnsi="Trebuchet MS"/>
            <w:noProof/>
            <w:sz w:val="24"/>
          </w:rPr>
          <w:t>the</w:t>
        </w:r>
      </w:ins>
      <w:r w:rsidRPr="00547BEE">
        <w:rPr>
          <w:rFonts w:ascii="Trebuchet MS" w:hAnsi="Trebuchet MS"/>
          <w:noProof/>
          <w:sz w:val="24"/>
        </w:rPr>
        <w:t xml:space="preserve"> marriage due </w:t>
      </w:r>
      <w:ins w:id="86" w:author="Author">
        <w:r w:rsidRPr="00547BEE">
          <w:rPr>
            <w:rFonts w:ascii="Trebuchet MS" w:hAnsi="Trebuchet MS"/>
            <w:noProof/>
            <w:sz w:val="24"/>
          </w:rPr>
          <w:t xml:space="preserve">of the first wife </w:t>
        </w:r>
      </w:ins>
      <w:r w:rsidRPr="00547BEE">
        <w:rPr>
          <w:rFonts w:ascii="Trebuchet MS" w:hAnsi="Trebuchet MS"/>
          <w:noProof/>
          <w:sz w:val="24"/>
        </w:rPr>
        <w:t xml:space="preserve">are not to be diminished. </w:t>
      </w:r>
      <w:r w:rsidRPr="00547BEE">
        <w:rPr>
          <w:rFonts w:ascii="Trebuchet MS" w:hAnsi="Trebuchet MS"/>
          <w:b/>
          <w:noProof/>
          <w:sz w:val="24"/>
        </w:rPr>
        <w:t xml:space="preserve">21:11 </w:t>
      </w:r>
      <w:r w:rsidRPr="00547BEE">
        <w:rPr>
          <w:rFonts w:ascii="Trebuchet MS" w:hAnsi="Trebuchet MS"/>
          <w:noProof/>
          <w:sz w:val="24"/>
        </w:rPr>
        <w:t xml:space="preserve">If he will not render these three things to her, then she </w:t>
      </w:r>
      <w:del w:id="87" w:author="Author">
        <w:r w:rsidRPr="00547BEE">
          <w:rPr>
            <w:rFonts w:ascii="Trebuchet MS" w:hAnsi="Trebuchet MS"/>
            <w:noProof/>
            <w:sz w:val="24"/>
          </w:rPr>
          <w:delText>must</w:delText>
        </w:r>
      </w:del>
      <w:ins w:id="88" w:author="Author">
        <w:r w:rsidRPr="00547BEE">
          <w:rPr>
            <w:rFonts w:ascii="Trebuchet MS" w:hAnsi="Trebuchet MS"/>
            <w:noProof/>
            <w:sz w:val="24"/>
          </w:rPr>
          <w:t>is to</w:t>
        </w:r>
      </w:ins>
      <w:r w:rsidRPr="00547BEE">
        <w:rPr>
          <w:rFonts w:ascii="Trebuchet MS" w:hAnsi="Trebuchet MS"/>
          <w:noProof/>
          <w:sz w:val="24"/>
        </w:rPr>
        <w:t xml:space="preserve"> go </w:t>
      </w:r>
      <w:del w:id="89" w:author="Author">
        <w:r w:rsidRPr="00547BEE">
          <w:rPr>
            <w:rFonts w:ascii="Trebuchet MS" w:hAnsi="Trebuchet MS"/>
            <w:noProof/>
            <w:sz w:val="24"/>
          </w:rPr>
          <w:delText>out for nothing,</w:delText>
        </w:r>
      </w:del>
      <w:ins w:id="90" w:author="Author">
        <w:r w:rsidRPr="00547BEE">
          <w:rPr>
            <w:rFonts w:ascii="Trebuchet MS" w:hAnsi="Trebuchet MS"/>
            <w:noProof/>
            <w:sz w:val="24"/>
          </w:rPr>
          <w:t>free</w:t>
        </w:r>
      </w:ins>
      <w:r w:rsidRPr="00547BEE">
        <w:rPr>
          <w:rFonts w:ascii="Trebuchet MS" w:hAnsi="Trebuchet MS"/>
          <w:noProof/>
          <w:sz w:val="24"/>
        </w:rPr>
        <w:t xml:space="preserve"> without </w:t>
      </w:r>
      <w:ins w:id="91" w:author="Author">
        <w:r w:rsidRPr="00547BEE">
          <w:rPr>
            <w:rFonts w:ascii="Trebuchet MS" w:hAnsi="Trebuchet MS"/>
            <w:noProof/>
            <w:sz w:val="24"/>
          </w:rPr>
          <w:t xml:space="preserve">paying any </w:t>
        </w:r>
      </w:ins>
      <w:r w:rsidRPr="00547BEE">
        <w:rPr>
          <w:rFonts w:ascii="Trebuchet MS" w:hAnsi="Trebuchet MS"/>
          <w:noProof/>
          <w:sz w:val="24"/>
        </w:rPr>
        <w:t>money.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21:12 </w:t>
      </w:r>
      <w:r w:rsidRPr="00547BEE">
        <w:rPr>
          <w:rFonts w:ascii="Trebuchet MS" w:hAnsi="Trebuchet MS"/>
          <w:noProof/>
          <w:sz w:val="24"/>
        </w:rPr>
        <w:t>“</w:t>
      </w:r>
      <w:del w:id="92" w:author="Author">
        <w:r w:rsidRPr="00547BEE">
          <w:rPr>
            <w:rFonts w:ascii="Trebuchet MS" w:hAnsi="Trebuchet MS"/>
            <w:noProof/>
            <w:sz w:val="24"/>
          </w:rPr>
          <w:delText>One</w:delText>
        </w:r>
      </w:del>
      <w:ins w:id="93" w:author="Author">
        <w:r w:rsidRPr="00547BEE">
          <w:rPr>
            <w:rFonts w:ascii="Trebuchet MS" w:hAnsi="Trebuchet MS"/>
            <w:noProof/>
            <w:sz w:val="24"/>
          </w:rPr>
          <w:t>Anyone</w:t>
        </w:r>
      </w:ins>
      <w:r w:rsidRPr="00547BEE">
        <w:rPr>
          <w:rFonts w:ascii="Trebuchet MS" w:hAnsi="Trebuchet MS"/>
          <w:noProof/>
          <w:sz w:val="24"/>
        </w:rPr>
        <w:t xml:space="preserve"> who strikes a man so that he </w:t>
      </w:r>
      <w:del w:id="94" w:author="Author">
        <w:r w:rsidRPr="00547BEE">
          <w:rPr>
            <w:rFonts w:ascii="Trebuchet MS" w:hAnsi="Trebuchet MS"/>
            <w:noProof/>
            <w:sz w:val="24"/>
          </w:rPr>
          <w:delText xml:space="preserve">actually </w:delText>
        </w:r>
      </w:del>
      <w:r w:rsidRPr="00547BEE">
        <w:rPr>
          <w:rFonts w:ascii="Trebuchet MS" w:hAnsi="Trebuchet MS"/>
          <w:noProof/>
          <w:sz w:val="24"/>
        </w:rPr>
        <w:t xml:space="preserve">dies </w:t>
      </w:r>
      <w:del w:id="95" w:author="Author">
        <w:r w:rsidRPr="00547BEE">
          <w:rPr>
            <w:rFonts w:ascii="Trebuchet MS" w:hAnsi="Trebuchet MS"/>
            <w:noProof/>
            <w:sz w:val="24"/>
          </w:rPr>
          <w:delText>is to</w:delText>
        </w:r>
      </w:del>
      <w:ins w:id="96" w:author="Author">
        <w:r w:rsidRPr="00547BEE">
          <w:rPr>
            <w:rFonts w:ascii="Trebuchet MS" w:hAnsi="Trebuchet MS"/>
            <w:noProof/>
            <w:sz w:val="24"/>
          </w:rPr>
          <w:t>must</w:t>
        </w:r>
      </w:ins>
      <w:r w:rsidRPr="00547BEE">
        <w:rPr>
          <w:rFonts w:ascii="Trebuchet MS" w:hAnsi="Trebuchet MS"/>
          <w:noProof/>
          <w:sz w:val="24"/>
        </w:rPr>
        <w:t xml:space="preserve"> be put to death</w:t>
      </w:r>
      <w:del w:id="97" w:author="Author">
        <w:r w:rsidRPr="00547BEE">
          <w:rPr>
            <w:rFonts w:ascii="Trebuchet MS" w:hAnsi="Trebuchet MS"/>
            <w:noProof/>
            <w:sz w:val="24"/>
          </w:rPr>
          <w:delText xml:space="preserve"> without fail</w:delText>
        </w:r>
      </w:del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21:13 </w:t>
      </w:r>
      <w:r w:rsidRPr="00547BEE">
        <w:rPr>
          <w:rFonts w:ascii="Trebuchet MS" w:hAnsi="Trebuchet MS"/>
          <w:noProof/>
          <w:sz w:val="24"/>
        </w:rPr>
        <w:t xml:space="preserve">But </w:t>
      </w:r>
      <w:del w:id="98" w:author="Author">
        <w:r w:rsidRPr="00547BEE">
          <w:rPr>
            <w:rFonts w:ascii="Trebuchet MS" w:hAnsi="Trebuchet MS"/>
            <w:noProof/>
            <w:sz w:val="24"/>
          </w:rPr>
          <w:delText>where one</w:delText>
        </w:r>
      </w:del>
      <w:ins w:id="99" w:author="Author">
        <w:r w:rsidRPr="00547BEE">
          <w:rPr>
            <w:rFonts w:ascii="Trebuchet MS" w:hAnsi="Trebuchet MS"/>
            <w:noProof/>
            <w:sz w:val="24"/>
          </w:rPr>
          <w:t>if he</w:t>
        </w:r>
      </w:ins>
      <w:r w:rsidRPr="00547BEE">
        <w:rPr>
          <w:rFonts w:ascii="Trebuchet MS" w:hAnsi="Trebuchet MS"/>
          <w:noProof/>
          <w:sz w:val="24"/>
        </w:rPr>
        <w:t xml:space="preserve"> does </w:t>
      </w:r>
      <w:del w:id="100" w:author="Author">
        <w:r w:rsidRPr="00547BEE">
          <w:rPr>
            <w:rFonts w:ascii="Trebuchet MS" w:hAnsi="Trebuchet MS"/>
            <w:noProof/>
            <w:sz w:val="24"/>
          </w:rPr>
          <w:delText>not lie in wait</w:delText>
        </w:r>
      </w:del>
      <w:ins w:id="101" w:author="Author">
        <w:r w:rsidRPr="00547BEE">
          <w:rPr>
            <w:rFonts w:ascii="Trebuchet MS" w:hAnsi="Trebuchet MS"/>
            <w:noProof/>
            <w:sz w:val="24"/>
          </w:rPr>
          <w:t xml:space="preserve">it </w:t>
        </w:r>
        <w:r w:rsidRPr="00547BEE">
          <w:rPr>
            <w:rFonts w:ascii="Trebuchet MS" w:hAnsi="Trebuchet MS"/>
            <w:noProof/>
            <w:sz w:val="24"/>
          </w:rPr>
          <w:lastRenderedPageBreak/>
          <w:t>unintentionally</w:t>
        </w:r>
      </w:ins>
      <w:r w:rsidRPr="00547BEE">
        <w:rPr>
          <w:rFonts w:ascii="Trebuchet MS" w:hAnsi="Trebuchet MS"/>
          <w:noProof/>
          <w:sz w:val="24"/>
        </w:rPr>
        <w:t xml:space="preserve"> and the true God lets it </w:t>
      </w:r>
      <w:del w:id="102" w:author="Author">
        <w:r w:rsidRPr="00547BEE">
          <w:rPr>
            <w:rFonts w:ascii="Trebuchet MS" w:hAnsi="Trebuchet MS"/>
            <w:noProof/>
            <w:sz w:val="24"/>
          </w:rPr>
          <w:delText>occur at his hand, then</w:delText>
        </w:r>
      </w:del>
      <w:ins w:id="103" w:author="Author">
        <w:r w:rsidRPr="00547BEE">
          <w:rPr>
            <w:rFonts w:ascii="Trebuchet MS" w:hAnsi="Trebuchet MS"/>
            <w:noProof/>
            <w:sz w:val="24"/>
          </w:rPr>
          <w:t>happen,</w:t>
        </w:r>
      </w:ins>
      <w:r w:rsidRPr="00547BEE">
        <w:rPr>
          <w:rFonts w:ascii="Trebuchet MS" w:hAnsi="Trebuchet MS"/>
          <w:noProof/>
          <w:sz w:val="24"/>
        </w:rPr>
        <w:t xml:space="preserve"> I </w:t>
      </w:r>
      <w:del w:id="104" w:author="Author">
        <w:r w:rsidRPr="00547BEE">
          <w:rPr>
            <w:rFonts w:ascii="Trebuchet MS" w:hAnsi="Trebuchet MS"/>
            <w:noProof/>
            <w:sz w:val="24"/>
          </w:rPr>
          <w:delText>must fix</w:delText>
        </w:r>
      </w:del>
      <w:ins w:id="105" w:author="Author">
        <w:r w:rsidRPr="00547BEE">
          <w:rPr>
            <w:rFonts w:ascii="Trebuchet MS" w:hAnsi="Trebuchet MS"/>
            <w:noProof/>
            <w:sz w:val="24"/>
          </w:rPr>
          <w:t>will designate</w:t>
        </w:r>
      </w:ins>
      <w:r w:rsidRPr="00547BEE">
        <w:rPr>
          <w:rFonts w:ascii="Trebuchet MS" w:hAnsi="Trebuchet MS"/>
          <w:noProof/>
          <w:sz w:val="24"/>
        </w:rPr>
        <w:t xml:space="preserve"> for you a place where he can flee. </w:t>
      </w:r>
      <w:r w:rsidRPr="00547BEE">
        <w:rPr>
          <w:rFonts w:ascii="Trebuchet MS" w:hAnsi="Trebuchet MS"/>
          <w:b/>
          <w:noProof/>
          <w:sz w:val="24"/>
        </w:rPr>
        <w:t xml:space="preserve">21:14 </w:t>
      </w:r>
      <w:del w:id="106" w:author="Author">
        <w:r w:rsidRPr="00547BEE">
          <w:rPr>
            <w:rFonts w:ascii="Trebuchet MS" w:hAnsi="Trebuchet MS"/>
            <w:noProof/>
            <w:sz w:val="24"/>
          </w:rPr>
          <w:delText>And in case</w:delText>
        </w:r>
      </w:del>
      <w:ins w:id="107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a man becomes </w:t>
      </w:r>
      <w:del w:id="108" w:author="Author">
        <w:r w:rsidRPr="00547BEE">
          <w:rPr>
            <w:rFonts w:ascii="Trebuchet MS" w:hAnsi="Trebuchet MS"/>
            <w:noProof/>
            <w:sz w:val="24"/>
          </w:rPr>
          <w:delText xml:space="preserve">heated against </w:delText>
        </w:r>
      </w:del>
      <w:ins w:id="109" w:author="Author">
        <w:r w:rsidRPr="00547BEE">
          <w:rPr>
            <w:rFonts w:ascii="Trebuchet MS" w:hAnsi="Trebuchet MS"/>
            <w:noProof/>
            <w:sz w:val="24"/>
          </w:rPr>
          <w:t xml:space="preserve">very angry with </w:t>
        </w:r>
      </w:ins>
      <w:r w:rsidRPr="00547BEE">
        <w:rPr>
          <w:rFonts w:ascii="Trebuchet MS" w:hAnsi="Trebuchet MS"/>
          <w:noProof/>
          <w:sz w:val="24"/>
        </w:rPr>
        <w:t xml:space="preserve">his fellow </w:t>
      </w:r>
      <w:del w:id="110" w:author="Author">
        <w:r w:rsidRPr="00547BEE">
          <w:rPr>
            <w:rFonts w:ascii="Trebuchet MS" w:hAnsi="Trebuchet MS"/>
            <w:noProof/>
            <w:sz w:val="24"/>
          </w:rPr>
          <w:delText>to</w:delText>
        </w:r>
      </w:del>
      <w:ins w:id="111" w:author="Author">
        <w:r w:rsidRPr="00547BEE">
          <w:rPr>
            <w:rFonts w:ascii="Trebuchet MS" w:hAnsi="Trebuchet MS"/>
            <w:noProof/>
            <w:sz w:val="24"/>
          </w:rPr>
          <w:t>man and he deliberately kills him,</w:t>
        </w:r>
      </w:ins>
      <w:r w:rsidRPr="00547BEE">
        <w:rPr>
          <w:rFonts w:ascii="Trebuchet MS" w:hAnsi="Trebuchet MS"/>
          <w:noProof/>
          <w:sz w:val="24"/>
        </w:rPr>
        <w:t xml:space="preserve"> the </w:t>
      </w:r>
      <w:del w:id="112" w:author="Author">
        <w:r w:rsidRPr="00547BEE">
          <w:rPr>
            <w:rFonts w:ascii="Trebuchet MS" w:hAnsi="Trebuchet MS"/>
            <w:noProof/>
            <w:sz w:val="24"/>
          </w:rPr>
          <w:delText>point of killing him with craftiness,</w:delText>
        </w:r>
      </w:del>
      <w:ins w:id="113" w:author="Author">
        <w:r w:rsidRPr="00547BEE">
          <w:rPr>
            <w:rFonts w:ascii="Trebuchet MS" w:hAnsi="Trebuchet MS"/>
            <w:noProof/>
            <w:sz w:val="24"/>
          </w:rPr>
          <w:t>man must die even if</w:t>
        </w:r>
      </w:ins>
      <w:r w:rsidRPr="00547BEE">
        <w:rPr>
          <w:rFonts w:ascii="Trebuchet MS" w:hAnsi="Trebuchet MS"/>
          <w:noProof/>
          <w:sz w:val="24"/>
        </w:rPr>
        <w:t xml:space="preserve"> you </w:t>
      </w:r>
      <w:del w:id="114" w:author="Author">
        <w:r w:rsidRPr="00547BEE">
          <w:rPr>
            <w:rFonts w:ascii="Trebuchet MS" w:hAnsi="Trebuchet MS"/>
            <w:noProof/>
            <w:sz w:val="24"/>
          </w:rPr>
          <w:delText>are</w:delText>
        </w:r>
      </w:del>
      <w:ins w:id="115" w:author="Author">
        <w:r w:rsidRPr="00547BEE">
          <w:rPr>
            <w:rFonts w:ascii="Trebuchet MS" w:hAnsi="Trebuchet MS"/>
            <w:noProof/>
            <w:sz w:val="24"/>
          </w:rPr>
          <w:t>have</w:t>
        </w:r>
      </w:ins>
      <w:r w:rsidRPr="00547BEE">
        <w:rPr>
          <w:rFonts w:ascii="Trebuchet MS" w:hAnsi="Trebuchet MS"/>
          <w:noProof/>
          <w:sz w:val="24"/>
        </w:rPr>
        <w:t xml:space="preserve"> to take him </w:t>
      </w:r>
      <w:del w:id="116" w:author="Author">
        <w:r w:rsidRPr="00547BEE">
          <w:rPr>
            <w:rFonts w:ascii="Trebuchet MS" w:hAnsi="Trebuchet MS"/>
            <w:noProof/>
            <w:sz w:val="24"/>
          </w:rPr>
          <w:delText xml:space="preserve">even </w:delText>
        </w:r>
      </w:del>
      <w:r w:rsidRPr="00547BEE">
        <w:rPr>
          <w:rFonts w:ascii="Trebuchet MS" w:hAnsi="Trebuchet MS"/>
          <w:noProof/>
          <w:sz w:val="24"/>
        </w:rPr>
        <w:t xml:space="preserve">from </w:t>
      </w:r>
      <w:del w:id="117" w:author="Author">
        <w:r w:rsidRPr="00547BEE">
          <w:rPr>
            <w:rFonts w:ascii="Trebuchet MS" w:hAnsi="Trebuchet MS"/>
            <w:noProof/>
            <w:sz w:val="24"/>
          </w:rPr>
          <w:delText xml:space="preserve">being at </w:delText>
        </w:r>
      </w:del>
      <w:r w:rsidRPr="00547BEE">
        <w:rPr>
          <w:rFonts w:ascii="Trebuchet MS" w:hAnsi="Trebuchet MS"/>
          <w:noProof/>
          <w:sz w:val="24"/>
        </w:rPr>
        <w:t>my altar</w:t>
      </w:r>
      <w:del w:id="118" w:author="Author">
        <w:r w:rsidRPr="00547BEE">
          <w:rPr>
            <w:rFonts w:ascii="Trebuchet MS" w:hAnsi="Trebuchet MS"/>
            <w:noProof/>
            <w:sz w:val="24"/>
          </w:rPr>
          <w:delText xml:space="preserve"> to die</w:delText>
        </w:r>
      </w:del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21:15 </w:t>
      </w:r>
      <w:del w:id="119" w:author="Author">
        <w:r w:rsidRPr="00547BEE">
          <w:rPr>
            <w:rFonts w:ascii="Trebuchet MS" w:hAnsi="Trebuchet MS"/>
            <w:noProof/>
            <w:sz w:val="24"/>
          </w:rPr>
          <w:delText>And one</w:delText>
        </w:r>
      </w:del>
      <w:ins w:id="120" w:author="Author">
        <w:r w:rsidRPr="00547BEE">
          <w:rPr>
            <w:rFonts w:ascii="Trebuchet MS" w:hAnsi="Trebuchet MS"/>
            <w:noProof/>
            <w:sz w:val="24"/>
          </w:rPr>
          <w:t>One</w:t>
        </w:r>
      </w:ins>
      <w:r w:rsidRPr="00547BEE">
        <w:rPr>
          <w:rFonts w:ascii="Trebuchet MS" w:hAnsi="Trebuchet MS"/>
          <w:noProof/>
          <w:sz w:val="24"/>
        </w:rPr>
        <w:t xml:space="preserve"> who strikes his father </w:t>
      </w:r>
      <w:del w:id="121" w:author="Author">
        <w:r w:rsidRPr="00547BEE">
          <w:rPr>
            <w:rFonts w:ascii="Trebuchet MS" w:hAnsi="Trebuchet MS"/>
            <w:noProof/>
            <w:sz w:val="24"/>
          </w:rPr>
          <w:delText>and</w:delText>
        </w:r>
      </w:del>
      <w:ins w:id="122" w:author="Author">
        <w:r w:rsidRPr="00547BEE">
          <w:rPr>
            <w:rFonts w:ascii="Trebuchet MS" w:hAnsi="Trebuchet MS"/>
            <w:noProof/>
            <w:sz w:val="24"/>
          </w:rPr>
          <w:t>or</w:t>
        </w:r>
      </w:ins>
      <w:r w:rsidRPr="00547BEE">
        <w:rPr>
          <w:rFonts w:ascii="Trebuchet MS" w:hAnsi="Trebuchet MS"/>
          <w:noProof/>
          <w:sz w:val="24"/>
        </w:rPr>
        <w:t xml:space="preserve"> his mother </w:t>
      </w:r>
      <w:del w:id="123" w:author="Author">
        <w:r w:rsidRPr="00547BEE">
          <w:rPr>
            <w:rFonts w:ascii="Trebuchet MS" w:hAnsi="Trebuchet MS"/>
            <w:noProof/>
            <w:sz w:val="24"/>
          </w:rPr>
          <w:delText>is to</w:delText>
        </w:r>
      </w:del>
      <w:ins w:id="124" w:author="Author">
        <w:r w:rsidRPr="00547BEE">
          <w:rPr>
            <w:rFonts w:ascii="Trebuchet MS" w:hAnsi="Trebuchet MS"/>
            <w:noProof/>
            <w:sz w:val="24"/>
          </w:rPr>
          <w:t>must</w:t>
        </w:r>
      </w:ins>
      <w:r w:rsidRPr="00547BEE">
        <w:rPr>
          <w:rFonts w:ascii="Trebuchet MS" w:hAnsi="Trebuchet MS"/>
          <w:noProof/>
          <w:sz w:val="24"/>
        </w:rPr>
        <w:t xml:space="preserve"> be put to death</w:t>
      </w:r>
      <w:del w:id="125" w:author="Author">
        <w:r w:rsidRPr="00547BEE">
          <w:rPr>
            <w:rFonts w:ascii="Trebuchet MS" w:hAnsi="Trebuchet MS"/>
            <w:noProof/>
            <w:sz w:val="24"/>
          </w:rPr>
          <w:delText xml:space="preserve"> without fail</w:delText>
        </w:r>
      </w:del>
      <w:r w:rsidRPr="00547BEE">
        <w:rPr>
          <w:rFonts w:ascii="Trebuchet MS" w:hAnsi="Trebuchet MS"/>
          <w:noProof/>
          <w:sz w:val="24"/>
        </w:rPr>
        <w:t>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21:16 </w:t>
      </w:r>
      <w:r w:rsidRPr="00547BEE">
        <w:rPr>
          <w:rFonts w:ascii="Trebuchet MS" w:hAnsi="Trebuchet MS"/>
          <w:noProof/>
          <w:sz w:val="24"/>
        </w:rPr>
        <w:t>“</w:t>
      </w:r>
      <w:del w:id="126" w:author="Author">
        <w:r w:rsidRPr="00547BEE">
          <w:rPr>
            <w:rFonts w:ascii="Trebuchet MS" w:hAnsi="Trebuchet MS"/>
            <w:noProof/>
            <w:sz w:val="24"/>
          </w:rPr>
          <w:delText>And one who</w:delText>
        </w:r>
      </w:del>
      <w:ins w:id="127" w:author="Author">
        <w:r w:rsidRPr="00547BEE">
          <w:rPr>
            <w:rFonts w:ascii="Trebuchet MS" w:hAnsi="Trebuchet MS"/>
            <w:noProof/>
            <w:sz w:val="24"/>
          </w:rPr>
          <w:t>If anyone</w:t>
        </w:r>
      </w:ins>
      <w:r w:rsidRPr="00547BEE">
        <w:rPr>
          <w:rFonts w:ascii="Trebuchet MS" w:hAnsi="Trebuchet MS"/>
          <w:noProof/>
          <w:sz w:val="24"/>
        </w:rPr>
        <w:t xml:space="preserve"> kidnaps a man and </w:t>
      </w:r>
      <w:del w:id="128" w:author="Author">
        <w:r w:rsidRPr="00547BEE">
          <w:rPr>
            <w:rFonts w:ascii="Trebuchet MS" w:hAnsi="Trebuchet MS"/>
            <w:noProof/>
            <w:sz w:val="24"/>
          </w:rPr>
          <w:delText xml:space="preserve">who actually </w:delText>
        </w:r>
      </w:del>
      <w:r w:rsidRPr="00547BEE">
        <w:rPr>
          <w:rFonts w:ascii="Trebuchet MS" w:hAnsi="Trebuchet MS"/>
          <w:noProof/>
          <w:sz w:val="24"/>
        </w:rPr>
        <w:t xml:space="preserve">sells him or </w:t>
      </w:r>
      <w:del w:id="129" w:author="Author">
        <w:r w:rsidRPr="00547BEE">
          <w:rPr>
            <w:rFonts w:ascii="Trebuchet MS" w:hAnsi="Trebuchet MS"/>
            <w:noProof/>
            <w:sz w:val="24"/>
          </w:rPr>
          <w:delText>in whose hand</w:delText>
        </w:r>
      </w:del>
      <w:ins w:id="130" w:author="Author">
        <w:r w:rsidRPr="00547BEE">
          <w:rPr>
            <w:rFonts w:ascii="Trebuchet MS" w:hAnsi="Trebuchet MS"/>
            <w:noProof/>
            <w:sz w:val="24"/>
          </w:rPr>
          <w:t>is caught holding him,</w:t>
        </w:r>
      </w:ins>
      <w:r w:rsidRPr="00547BEE">
        <w:rPr>
          <w:rFonts w:ascii="Trebuchet MS" w:hAnsi="Trebuchet MS"/>
          <w:noProof/>
          <w:sz w:val="24"/>
        </w:rPr>
        <w:t xml:space="preserve"> he </w:t>
      </w:r>
      <w:del w:id="131" w:author="Author">
        <w:r w:rsidRPr="00547BEE">
          <w:rPr>
            <w:rFonts w:ascii="Trebuchet MS" w:hAnsi="Trebuchet MS"/>
            <w:noProof/>
            <w:sz w:val="24"/>
          </w:rPr>
          <w:delText>has been found is to</w:delText>
        </w:r>
      </w:del>
      <w:ins w:id="132" w:author="Author">
        <w:r w:rsidRPr="00547BEE">
          <w:rPr>
            <w:rFonts w:ascii="Trebuchet MS" w:hAnsi="Trebuchet MS"/>
            <w:noProof/>
            <w:sz w:val="24"/>
          </w:rPr>
          <w:t>must</w:t>
        </w:r>
      </w:ins>
      <w:r w:rsidRPr="00547BEE">
        <w:rPr>
          <w:rFonts w:ascii="Trebuchet MS" w:hAnsi="Trebuchet MS"/>
          <w:noProof/>
          <w:sz w:val="24"/>
        </w:rPr>
        <w:t xml:space="preserve"> be put to death</w:t>
      </w:r>
      <w:del w:id="133" w:author="Author">
        <w:r w:rsidRPr="00547BEE">
          <w:rPr>
            <w:rFonts w:ascii="Trebuchet MS" w:hAnsi="Trebuchet MS"/>
            <w:noProof/>
            <w:sz w:val="24"/>
          </w:rPr>
          <w:delText xml:space="preserve"> without fail</w:delText>
        </w:r>
      </w:del>
      <w:r w:rsidRPr="00547BEE">
        <w:rPr>
          <w:rFonts w:ascii="Trebuchet MS" w:hAnsi="Trebuchet MS"/>
          <w:noProof/>
          <w:sz w:val="24"/>
        </w:rPr>
        <w:t>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21:17 </w:t>
      </w:r>
      <w:r w:rsidRPr="00547BEE">
        <w:rPr>
          <w:rFonts w:ascii="Trebuchet MS" w:hAnsi="Trebuchet MS"/>
          <w:noProof/>
          <w:sz w:val="24"/>
        </w:rPr>
        <w:t>“</w:t>
      </w:r>
      <w:del w:id="134" w:author="Author">
        <w:r w:rsidRPr="00547BEE">
          <w:rPr>
            <w:rFonts w:ascii="Trebuchet MS" w:hAnsi="Trebuchet MS"/>
            <w:noProof/>
            <w:sz w:val="24"/>
          </w:rPr>
          <w:delText>And one</w:delText>
        </w:r>
      </w:del>
      <w:ins w:id="135" w:author="Author">
        <w:r w:rsidRPr="00547BEE">
          <w:rPr>
            <w:rFonts w:ascii="Trebuchet MS" w:hAnsi="Trebuchet MS"/>
            <w:noProof/>
            <w:sz w:val="24"/>
          </w:rPr>
          <w:t>Anyone</w:t>
        </w:r>
      </w:ins>
      <w:r w:rsidRPr="00547BEE">
        <w:rPr>
          <w:rFonts w:ascii="Trebuchet MS" w:hAnsi="Trebuchet MS"/>
          <w:noProof/>
          <w:sz w:val="24"/>
        </w:rPr>
        <w:t xml:space="preserve"> who </w:t>
      </w:r>
      <w:del w:id="136" w:author="Author">
        <w:r w:rsidRPr="00547BEE">
          <w:rPr>
            <w:rFonts w:ascii="Trebuchet MS" w:hAnsi="Trebuchet MS"/>
            <w:noProof/>
            <w:sz w:val="24"/>
          </w:rPr>
          <w:delText>calls down evil upon</w:delText>
        </w:r>
      </w:del>
      <w:ins w:id="137" w:author="Author">
        <w:r w:rsidRPr="00547BEE">
          <w:rPr>
            <w:rFonts w:ascii="Trebuchet MS" w:hAnsi="Trebuchet MS"/>
            <w:noProof/>
            <w:sz w:val="24"/>
          </w:rPr>
          <w:t>curses</w:t>
        </w:r>
        <w:r w:rsidRPr="00547BEE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547BEE">
        <w:rPr>
          <w:rFonts w:ascii="Trebuchet MS" w:hAnsi="Trebuchet MS"/>
          <w:noProof/>
          <w:sz w:val="24"/>
        </w:rPr>
        <w:t xml:space="preserve"> his father </w:t>
      </w:r>
      <w:del w:id="140" w:author="Author">
        <w:r w:rsidRPr="00547BEE">
          <w:rPr>
            <w:rFonts w:ascii="Trebuchet MS" w:hAnsi="Trebuchet MS"/>
            <w:noProof/>
            <w:sz w:val="24"/>
          </w:rPr>
          <w:delText>and</w:delText>
        </w:r>
      </w:del>
      <w:ins w:id="141" w:author="Author">
        <w:r w:rsidRPr="00547BEE">
          <w:rPr>
            <w:rFonts w:ascii="Trebuchet MS" w:hAnsi="Trebuchet MS"/>
            <w:noProof/>
            <w:sz w:val="24"/>
          </w:rPr>
          <w:t>or</w:t>
        </w:r>
      </w:ins>
      <w:r w:rsidRPr="00547BEE">
        <w:rPr>
          <w:rFonts w:ascii="Trebuchet MS" w:hAnsi="Trebuchet MS"/>
          <w:noProof/>
          <w:sz w:val="24"/>
        </w:rPr>
        <w:t xml:space="preserve"> his mother </w:t>
      </w:r>
      <w:del w:id="142" w:author="Author">
        <w:r w:rsidRPr="00547BEE">
          <w:rPr>
            <w:rFonts w:ascii="Trebuchet MS" w:hAnsi="Trebuchet MS"/>
            <w:noProof/>
            <w:sz w:val="24"/>
          </w:rPr>
          <w:delText>is to</w:delText>
        </w:r>
      </w:del>
      <w:ins w:id="143" w:author="Author">
        <w:r w:rsidRPr="00547BEE">
          <w:rPr>
            <w:rFonts w:ascii="Trebuchet MS" w:hAnsi="Trebuchet MS"/>
            <w:noProof/>
            <w:sz w:val="24"/>
          </w:rPr>
          <w:t>must</w:t>
        </w:r>
      </w:ins>
      <w:r w:rsidRPr="00547BEE">
        <w:rPr>
          <w:rFonts w:ascii="Trebuchet MS" w:hAnsi="Trebuchet MS"/>
          <w:noProof/>
          <w:sz w:val="24"/>
        </w:rPr>
        <w:t xml:space="preserve"> be put to death</w:t>
      </w:r>
      <w:del w:id="144" w:author="Author">
        <w:r w:rsidRPr="00547BEE">
          <w:rPr>
            <w:rFonts w:ascii="Trebuchet MS" w:hAnsi="Trebuchet MS"/>
            <w:noProof/>
            <w:sz w:val="24"/>
          </w:rPr>
          <w:delText xml:space="preserve"> without fail</w:delText>
        </w:r>
      </w:del>
      <w:r w:rsidRPr="00547BEE">
        <w:rPr>
          <w:rFonts w:ascii="Trebuchet MS" w:hAnsi="Trebuchet MS"/>
          <w:noProof/>
          <w:sz w:val="24"/>
        </w:rPr>
        <w:t>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21:18 </w:t>
      </w:r>
      <w:r w:rsidRPr="00547BEE">
        <w:rPr>
          <w:rFonts w:ascii="Trebuchet MS" w:hAnsi="Trebuchet MS"/>
          <w:noProof/>
          <w:sz w:val="24"/>
        </w:rPr>
        <w:t>“</w:t>
      </w:r>
      <w:del w:id="145" w:author="Author">
        <w:r w:rsidRPr="00547BEE">
          <w:rPr>
            <w:rFonts w:ascii="Trebuchet MS" w:hAnsi="Trebuchet MS"/>
            <w:noProof/>
            <w:sz w:val="24"/>
          </w:rPr>
          <w:delText xml:space="preserve">And in case men </w:delText>
        </w:r>
      </w:del>
      <w:ins w:id="146" w:author="Author">
        <w:r w:rsidRPr="00547BEE">
          <w:rPr>
            <w:rFonts w:ascii="Trebuchet MS" w:hAnsi="Trebuchet MS"/>
            <w:noProof/>
            <w:sz w:val="24"/>
          </w:rPr>
          <w:t xml:space="preserve">This is what </w:t>
        </w:r>
      </w:ins>
      <w:r w:rsidRPr="00547BEE">
        <w:rPr>
          <w:rFonts w:ascii="Trebuchet MS" w:hAnsi="Trebuchet MS"/>
          <w:noProof/>
          <w:sz w:val="24"/>
        </w:rPr>
        <w:t xml:space="preserve">should </w:t>
      </w:r>
      <w:del w:id="147" w:author="Author">
        <w:r w:rsidRPr="00547BEE">
          <w:rPr>
            <w:rFonts w:ascii="Trebuchet MS" w:hAnsi="Trebuchet MS"/>
            <w:noProof/>
            <w:sz w:val="24"/>
          </w:rPr>
          <w:delText xml:space="preserve">get into a </w:delText>
        </w:r>
      </w:del>
      <w:ins w:id="148" w:author="Author">
        <w:r w:rsidRPr="00547BEE">
          <w:rPr>
            <w:rFonts w:ascii="Trebuchet MS" w:hAnsi="Trebuchet MS"/>
            <w:noProof/>
            <w:sz w:val="24"/>
          </w:rPr>
          <w:t xml:space="preserve">happen if men </w:t>
        </w:r>
      </w:ins>
      <w:r w:rsidRPr="00547BEE">
        <w:rPr>
          <w:rFonts w:ascii="Trebuchet MS" w:hAnsi="Trebuchet MS"/>
          <w:noProof/>
          <w:sz w:val="24"/>
        </w:rPr>
        <w:t xml:space="preserve">quarrel and one </w:t>
      </w:r>
      <w:del w:id="149" w:author="Author">
        <w:r w:rsidRPr="00547BEE">
          <w:rPr>
            <w:rFonts w:ascii="Trebuchet MS" w:hAnsi="Trebuchet MS"/>
            <w:noProof/>
            <w:sz w:val="24"/>
          </w:rPr>
          <w:delText>does strike</w:delText>
        </w:r>
      </w:del>
      <w:ins w:id="150" w:author="Author">
        <w:r w:rsidRPr="00547BEE">
          <w:rPr>
            <w:rFonts w:ascii="Trebuchet MS" w:hAnsi="Trebuchet MS"/>
            <w:noProof/>
            <w:sz w:val="24"/>
          </w:rPr>
          <w:t>strikes</w:t>
        </w:r>
      </w:ins>
      <w:r w:rsidRPr="00547BEE">
        <w:rPr>
          <w:rFonts w:ascii="Trebuchet MS" w:hAnsi="Trebuchet MS"/>
          <w:noProof/>
          <w:sz w:val="24"/>
        </w:rPr>
        <w:t xml:space="preserve"> his fellow </w:t>
      </w:r>
      <w:ins w:id="151" w:author="Author">
        <w:r w:rsidRPr="00547BEE">
          <w:rPr>
            <w:rFonts w:ascii="Trebuchet MS" w:hAnsi="Trebuchet MS"/>
            <w:noProof/>
            <w:sz w:val="24"/>
          </w:rPr>
          <w:t xml:space="preserve">man </w:t>
        </w:r>
      </w:ins>
      <w:r w:rsidRPr="00547BEE">
        <w:rPr>
          <w:rFonts w:ascii="Trebuchet MS" w:hAnsi="Trebuchet MS"/>
          <w:noProof/>
          <w:sz w:val="24"/>
        </w:rPr>
        <w:t xml:space="preserve">with a stone or a </w:t>
      </w:r>
      <w:del w:id="152" w:author="Author">
        <w:r w:rsidRPr="00547BEE">
          <w:rPr>
            <w:rFonts w:ascii="Trebuchet MS" w:hAnsi="Trebuchet MS"/>
            <w:noProof/>
            <w:sz w:val="24"/>
          </w:rPr>
          <w:delText>hoe</w:delText>
        </w:r>
      </w:del>
      <w:ins w:id="153" w:author="Author">
        <w:r w:rsidRPr="00547BEE">
          <w:rPr>
            <w:rFonts w:ascii="Trebuchet MS" w:hAnsi="Trebuchet MS"/>
            <w:noProof/>
            <w:sz w:val="24"/>
          </w:rPr>
          <w:t>fist</w:t>
        </w:r>
        <w:r w:rsidRPr="00547BEE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547BEE">
        <w:rPr>
          <w:rFonts w:ascii="Trebuchet MS" w:hAnsi="Trebuchet MS"/>
          <w:noProof/>
          <w:sz w:val="24"/>
        </w:rPr>
        <w:t xml:space="preserve"> and he does not die but </w:t>
      </w:r>
      <w:del w:id="156" w:author="Author">
        <w:r w:rsidRPr="00547BEE">
          <w:rPr>
            <w:rFonts w:ascii="Trebuchet MS" w:hAnsi="Trebuchet MS"/>
            <w:noProof/>
            <w:sz w:val="24"/>
          </w:rPr>
          <w:delText>must keep</w:delText>
        </w:r>
      </w:del>
      <w:ins w:id="157" w:author="Author">
        <w:r w:rsidRPr="00547BEE">
          <w:rPr>
            <w:rFonts w:ascii="Trebuchet MS" w:hAnsi="Trebuchet MS"/>
            <w:noProof/>
            <w:sz w:val="24"/>
          </w:rPr>
          <w:t>is confined</w:t>
        </w:r>
      </w:ins>
      <w:r w:rsidRPr="00547BEE">
        <w:rPr>
          <w:rFonts w:ascii="Trebuchet MS" w:hAnsi="Trebuchet MS"/>
          <w:noProof/>
          <w:sz w:val="24"/>
        </w:rPr>
        <w:t xml:space="preserve"> to his bed</w:t>
      </w:r>
      <w:del w:id="158" w:author="Author">
        <w:r w:rsidRPr="00547BEE">
          <w:rPr>
            <w:rFonts w:ascii="Trebuchet MS" w:hAnsi="Trebuchet MS"/>
            <w:noProof/>
            <w:sz w:val="24"/>
          </w:rPr>
          <w:delText>;</w:delText>
        </w:r>
      </w:del>
      <w:ins w:id="159" w:author="Author">
        <w:r w:rsidRPr="00547BEE">
          <w:rPr>
            <w:rFonts w:ascii="Trebuchet MS" w:hAnsi="Trebuchet MS"/>
            <w:noProof/>
            <w:sz w:val="24"/>
          </w:rPr>
          <w:t>:</w:t>
        </w:r>
      </w:ins>
      <w:r w:rsidRPr="00547BEE">
        <w:rPr>
          <w:rFonts w:ascii="Trebuchet MS" w:hAnsi="Trebuchet MS"/>
          <w:noProof/>
          <w:sz w:val="24"/>
        </w:rPr>
        <w:t xml:space="preserve"> </w:t>
      </w:r>
      <w:r w:rsidRPr="00547BEE">
        <w:rPr>
          <w:rFonts w:ascii="Trebuchet MS" w:hAnsi="Trebuchet MS"/>
          <w:b/>
          <w:noProof/>
          <w:sz w:val="24"/>
        </w:rPr>
        <w:t xml:space="preserve">21:19 </w:t>
      </w:r>
      <w:del w:id="160" w:author="Author">
        <w:r w:rsidRPr="00547BEE">
          <w:rPr>
            <w:rFonts w:ascii="Trebuchet MS" w:hAnsi="Trebuchet MS"/>
            <w:noProof/>
            <w:sz w:val="24"/>
          </w:rPr>
          <w:delText>if</w:delText>
        </w:r>
      </w:del>
      <w:ins w:id="161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he </w:t>
      </w:r>
      <w:del w:id="162" w:author="Author">
        <w:r w:rsidRPr="00547BEE">
          <w:rPr>
            <w:rFonts w:ascii="Trebuchet MS" w:hAnsi="Trebuchet MS"/>
            <w:noProof/>
            <w:sz w:val="24"/>
          </w:rPr>
          <w:delText>gets</w:delText>
        </w:r>
      </w:del>
      <w:ins w:id="163" w:author="Author">
        <w:r w:rsidRPr="00547BEE">
          <w:rPr>
            <w:rFonts w:ascii="Trebuchet MS" w:hAnsi="Trebuchet MS"/>
            <w:noProof/>
            <w:sz w:val="24"/>
          </w:rPr>
          <w:t>is able to get</w:t>
        </w:r>
      </w:ins>
      <w:r w:rsidRPr="00547BEE">
        <w:rPr>
          <w:rFonts w:ascii="Trebuchet MS" w:hAnsi="Trebuchet MS"/>
          <w:noProof/>
          <w:sz w:val="24"/>
        </w:rPr>
        <w:t xml:space="preserve"> up and </w:t>
      </w:r>
      <w:del w:id="164" w:author="Author">
        <w:r w:rsidRPr="00547BEE">
          <w:rPr>
            <w:rFonts w:ascii="Trebuchet MS" w:hAnsi="Trebuchet MS"/>
            <w:noProof/>
            <w:sz w:val="24"/>
          </w:rPr>
          <w:delText xml:space="preserve">does </w:delText>
        </w:r>
      </w:del>
      <w:r w:rsidRPr="00547BEE">
        <w:rPr>
          <w:rFonts w:ascii="Trebuchet MS" w:hAnsi="Trebuchet MS"/>
          <w:noProof/>
          <w:sz w:val="24"/>
        </w:rPr>
        <w:t xml:space="preserve">walk </w:t>
      </w:r>
      <w:del w:id="165" w:author="Author">
        <w:r w:rsidRPr="00547BEE">
          <w:rPr>
            <w:rFonts w:ascii="Trebuchet MS" w:hAnsi="Trebuchet MS"/>
            <w:noProof/>
            <w:sz w:val="24"/>
          </w:rPr>
          <w:delText>about out</w:delText>
        </w:r>
      </w:del>
      <w:ins w:id="166" w:author="Author">
        <w:r w:rsidRPr="00547BEE">
          <w:rPr>
            <w:rFonts w:ascii="Trebuchet MS" w:hAnsi="Trebuchet MS"/>
            <w:noProof/>
            <w:sz w:val="24"/>
          </w:rPr>
          <w:t>around outdoors with the aid</w:t>
        </w:r>
      </w:ins>
      <w:r w:rsidRPr="00547BEE">
        <w:rPr>
          <w:rFonts w:ascii="Trebuchet MS" w:hAnsi="Trebuchet MS"/>
          <w:noProof/>
          <w:sz w:val="24"/>
        </w:rPr>
        <w:t xml:space="preserve"> of </w:t>
      </w:r>
      <w:del w:id="167" w:author="Author">
        <w:r w:rsidRPr="00547BEE">
          <w:rPr>
            <w:rFonts w:ascii="Trebuchet MS" w:hAnsi="Trebuchet MS"/>
            <w:noProof/>
            <w:sz w:val="24"/>
          </w:rPr>
          <w:delText>doors upon some support of his</w:delText>
        </w:r>
      </w:del>
      <w:ins w:id="168" w:author="Author">
        <w:r w:rsidRPr="00547BEE">
          <w:rPr>
            <w:rFonts w:ascii="Trebuchet MS" w:hAnsi="Trebuchet MS"/>
            <w:noProof/>
            <w:sz w:val="24"/>
          </w:rPr>
          <w:t>a staff</w:t>
        </w:r>
      </w:ins>
      <w:r w:rsidRPr="00547BEE">
        <w:rPr>
          <w:rFonts w:ascii="Trebuchet MS" w:hAnsi="Trebuchet MS"/>
          <w:noProof/>
          <w:sz w:val="24"/>
        </w:rPr>
        <w:t>, then the one who struck him must be free from punishment</w:t>
      </w:r>
      <w:del w:id="169" w:author="Author">
        <w:r w:rsidRPr="00547BEE">
          <w:rPr>
            <w:rFonts w:ascii="Trebuchet MS" w:hAnsi="Trebuchet MS"/>
            <w:noProof/>
            <w:sz w:val="24"/>
          </w:rPr>
          <w:delText>; he</w:delText>
        </w:r>
      </w:del>
      <w:ins w:id="170" w:author="Author">
        <w:r w:rsidRPr="00547BEE">
          <w:rPr>
            <w:rFonts w:ascii="Trebuchet MS" w:hAnsi="Trebuchet MS"/>
            <w:noProof/>
            <w:sz w:val="24"/>
          </w:rPr>
          <w:t>. He</w:t>
        </w:r>
      </w:ins>
      <w:r w:rsidRPr="00547BEE">
        <w:rPr>
          <w:rFonts w:ascii="Trebuchet MS" w:hAnsi="Trebuchet MS"/>
          <w:noProof/>
          <w:sz w:val="24"/>
        </w:rPr>
        <w:t xml:space="preserve"> will </w:t>
      </w:r>
      <w:ins w:id="171" w:author="Author">
        <w:r w:rsidRPr="00547BEE">
          <w:rPr>
            <w:rFonts w:ascii="Trebuchet MS" w:hAnsi="Trebuchet MS"/>
            <w:noProof/>
            <w:sz w:val="24"/>
          </w:rPr>
          <w:t xml:space="preserve">only </w:t>
        </w:r>
      </w:ins>
      <w:r w:rsidRPr="00547BEE">
        <w:rPr>
          <w:rFonts w:ascii="Trebuchet MS" w:hAnsi="Trebuchet MS"/>
          <w:noProof/>
          <w:sz w:val="24"/>
        </w:rPr>
        <w:t xml:space="preserve">make compensation </w:t>
      </w:r>
      <w:del w:id="172" w:author="Author">
        <w:r w:rsidRPr="00547BEE">
          <w:rPr>
            <w:rFonts w:ascii="Trebuchet MS" w:hAnsi="Trebuchet MS"/>
            <w:noProof/>
            <w:sz w:val="24"/>
          </w:rPr>
          <w:delText xml:space="preserve">only </w:delText>
        </w:r>
      </w:del>
      <w:r w:rsidRPr="00547BEE">
        <w:rPr>
          <w:rFonts w:ascii="Trebuchet MS" w:hAnsi="Trebuchet MS"/>
          <w:noProof/>
          <w:sz w:val="24"/>
        </w:rPr>
        <w:t xml:space="preserve">for the time </w:t>
      </w:r>
      <w:ins w:id="173" w:author="Author">
        <w:r w:rsidRPr="00547BEE">
          <w:rPr>
            <w:rFonts w:ascii="Trebuchet MS" w:hAnsi="Trebuchet MS"/>
            <w:noProof/>
            <w:sz w:val="24"/>
          </w:rPr>
          <w:t xml:space="preserve">the injured man </w:t>
        </w:r>
      </w:ins>
      <w:r w:rsidRPr="00547BEE">
        <w:rPr>
          <w:rFonts w:ascii="Trebuchet MS" w:hAnsi="Trebuchet MS"/>
          <w:noProof/>
          <w:sz w:val="24"/>
        </w:rPr>
        <w:t xml:space="preserve">lost from </w:t>
      </w:r>
      <w:del w:id="174" w:author="Author">
        <w:r w:rsidRPr="00547BEE">
          <w:rPr>
            <w:rFonts w:ascii="Trebuchet MS" w:hAnsi="Trebuchet MS"/>
            <w:noProof/>
            <w:sz w:val="24"/>
          </w:rPr>
          <w:delText>that one’s</w:delText>
        </w:r>
      </w:del>
      <w:ins w:id="175" w:author="Author">
        <w:r w:rsidRPr="00547BEE">
          <w:rPr>
            <w:rFonts w:ascii="Trebuchet MS" w:hAnsi="Trebuchet MS"/>
            <w:noProof/>
            <w:sz w:val="24"/>
          </w:rPr>
          <w:t>his</w:t>
        </w:r>
      </w:ins>
      <w:r w:rsidRPr="00547BEE">
        <w:rPr>
          <w:rFonts w:ascii="Trebuchet MS" w:hAnsi="Trebuchet MS"/>
          <w:noProof/>
          <w:sz w:val="24"/>
        </w:rPr>
        <w:t xml:space="preserve"> work until he </w:t>
      </w:r>
      <w:del w:id="176" w:author="Author">
        <w:r w:rsidRPr="00547BEE">
          <w:rPr>
            <w:rFonts w:ascii="Trebuchet MS" w:hAnsi="Trebuchet MS"/>
            <w:noProof/>
            <w:sz w:val="24"/>
          </w:rPr>
          <w:delText>gets him</w:delText>
        </w:r>
      </w:del>
      <w:ins w:id="177" w:author="Author">
        <w:r w:rsidRPr="00547BEE">
          <w:rPr>
            <w:rFonts w:ascii="Trebuchet MS" w:hAnsi="Trebuchet MS"/>
            <w:noProof/>
            <w:sz w:val="24"/>
          </w:rPr>
          <w:t>is</w:t>
        </w:r>
      </w:ins>
      <w:r w:rsidRPr="00547BEE">
        <w:rPr>
          <w:rFonts w:ascii="Trebuchet MS" w:hAnsi="Trebuchet MS"/>
          <w:noProof/>
          <w:sz w:val="24"/>
        </w:rPr>
        <w:t xml:space="preserve"> completely healed.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21:20 </w:t>
      </w:r>
      <w:r w:rsidRPr="00547BEE">
        <w:rPr>
          <w:rFonts w:ascii="Trebuchet MS" w:hAnsi="Trebuchet MS"/>
          <w:noProof/>
          <w:sz w:val="24"/>
        </w:rPr>
        <w:t>“</w:t>
      </w:r>
      <w:del w:id="178" w:author="Author">
        <w:r w:rsidRPr="00547BEE">
          <w:rPr>
            <w:rFonts w:ascii="Trebuchet MS" w:hAnsi="Trebuchet MS"/>
            <w:noProof/>
            <w:sz w:val="24"/>
          </w:rPr>
          <w:delText>And in case</w:delText>
        </w:r>
      </w:del>
      <w:ins w:id="179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a man strikes his slave man or his slave girl with a stick and that one </w:t>
      </w:r>
      <w:del w:id="180" w:author="Author">
        <w:r w:rsidRPr="00547BEE">
          <w:rPr>
            <w:rFonts w:ascii="Trebuchet MS" w:hAnsi="Trebuchet MS"/>
            <w:noProof/>
            <w:sz w:val="24"/>
          </w:rPr>
          <w:delText xml:space="preserve">actually </w:delText>
        </w:r>
      </w:del>
      <w:r w:rsidRPr="00547BEE">
        <w:rPr>
          <w:rFonts w:ascii="Trebuchet MS" w:hAnsi="Trebuchet MS"/>
          <w:noProof/>
          <w:sz w:val="24"/>
        </w:rPr>
        <w:t xml:space="preserve">dies </w:t>
      </w:r>
      <w:del w:id="181" w:author="Author">
        <w:r w:rsidRPr="00547BEE">
          <w:rPr>
            <w:rFonts w:ascii="Trebuchet MS" w:hAnsi="Trebuchet MS"/>
            <w:noProof/>
            <w:sz w:val="24"/>
          </w:rPr>
          <w:delText>under</w:delText>
        </w:r>
      </w:del>
      <w:ins w:id="182" w:author="Author">
        <w:r w:rsidRPr="00547BEE">
          <w:rPr>
            <w:rFonts w:ascii="Trebuchet MS" w:hAnsi="Trebuchet MS"/>
            <w:noProof/>
            <w:sz w:val="24"/>
          </w:rPr>
          <w:t>by</w:t>
        </w:r>
      </w:ins>
      <w:r w:rsidRPr="00547BEE">
        <w:rPr>
          <w:rFonts w:ascii="Trebuchet MS" w:hAnsi="Trebuchet MS"/>
          <w:noProof/>
          <w:sz w:val="24"/>
        </w:rPr>
        <w:t xml:space="preserve"> his hand, that one </w:t>
      </w:r>
      <w:del w:id="183" w:author="Author">
        <w:r w:rsidRPr="00547BEE">
          <w:rPr>
            <w:rFonts w:ascii="Trebuchet MS" w:hAnsi="Trebuchet MS"/>
            <w:noProof/>
            <w:sz w:val="24"/>
          </w:rPr>
          <w:delText>is to</w:delText>
        </w:r>
      </w:del>
      <w:ins w:id="184" w:author="Author">
        <w:r w:rsidRPr="00547BEE">
          <w:rPr>
            <w:rFonts w:ascii="Trebuchet MS" w:hAnsi="Trebuchet MS"/>
            <w:noProof/>
            <w:sz w:val="24"/>
          </w:rPr>
          <w:t>must</w:t>
        </w:r>
      </w:ins>
      <w:r w:rsidRPr="00547BEE">
        <w:rPr>
          <w:rFonts w:ascii="Trebuchet MS" w:hAnsi="Trebuchet MS"/>
          <w:noProof/>
          <w:sz w:val="24"/>
        </w:rPr>
        <w:t xml:space="preserve"> be avenged</w:t>
      </w:r>
      <w:del w:id="185" w:author="Author">
        <w:r w:rsidRPr="00547BEE">
          <w:rPr>
            <w:rFonts w:ascii="Trebuchet MS" w:hAnsi="Trebuchet MS"/>
            <w:noProof/>
            <w:sz w:val="24"/>
          </w:rPr>
          <w:delText xml:space="preserve"> without fail</w:delText>
        </w:r>
      </w:del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21:21 </w:t>
      </w:r>
      <w:r w:rsidRPr="00547BEE">
        <w:rPr>
          <w:rFonts w:ascii="Trebuchet MS" w:hAnsi="Trebuchet MS"/>
          <w:noProof/>
          <w:sz w:val="24"/>
        </w:rPr>
        <w:t xml:space="preserve">However, if he </w:t>
      </w:r>
      <w:del w:id="186" w:author="Author">
        <w:r w:rsidRPr="00547BEE">
          <w:rPr>
            <w:rFonts w:ascii="Trebuchet MS" w:hAnsi="Trebuchet MS"/>
            <w:noProof/>
            <w:sz w:val="24"/>
          </w:rPr>
          <w:delText>lingers</w:delText>
        </w:r>
      </w:del>
      <w:ins w:id="187" w:author="Author">
        <w:r w:rsidRPr="00547BEE">
          <w:rPr>
            <w:rFonts w:ascii="Trebuchet MS" w:hAnsi="Trebuchet MS"/>
            <w:noProof/>
            <w:sz w:val="24"/>
          </w:rPr>
          <w:t>survives</w:t>
        </w:r>
      </w:ins>
      <w:r w:rsidRPr="00547BEE">
        <w:rPr>
          <w:rFonts w:ascii="Trebuchet MS" w:hAnsi="Trebuchet MS"/>
          <w:noProof/>
          <w:sz w:val="24"/>
        </w:rPr>
        <w:t xml:space="preserve"> for </w:t>
      </w:r>
      <w:del w:id="188" w:author="Author">
        <w:r w:rsidRPr="00547BEE">
          <w:rPr>
            <w:rFonts w:ascii="Trebuchet MS" w:hAnsi="Trebuchet MS"/>
            <w:noProof/>
            <w:sz w:val="24"/>
          </w:rPr>
          <w:delText>a day</w:delText>
        </w:r>
      </w:del>
      <w:ins w:id="189" w:author="Author">
        <w:r w:rsidRPr="00547BEE">
          <w:rPr>
            <w:rFonts w:ascii="Trebuchet MS" w:hAnsi="Trebuchet MS"/>
            <w:noProof/>
            <w:sz w:val="24"/>
          </w:rPr>
          <w:t>one</w:t>
        </w:r>
      </w:ins>
      <w:r w:rsidRPr="00547BEE">
        <w:rPr>
          <w:rFonts w:ascii="Trebuchet MS" w:hAnsi="Trebuchet MS"/>
          <w:noProof/>
          <w:sz w:val="24"/>
        </w:rPr>
        <w:t xml:space="preserve"> or two days, he is not to be avenged, because he is </w:t>
      </w:r>
      <w:del w:id="190" w:author="Author">
        <w:r w:rsidRPr="00547BEE">
          <w:rPr>
            <w:rFonts w:ascii="Trebuchet MS" w:hAnsi="Trebuchet MS"/>
            <w:noProof/>
            <w:sz w:val="24"/>
          </w:rPr>
          <w:delText>his</w:delText>
        </w:r>
      </w:del>
      <w:ins w:id="191" w:author="Author">
        <w:r w:rsidRPr="00547BEE">
          <w:rPr>
            <w:rFonts w:ascii="Trebuchet MS" w:hAnsi="Trebuchet MS"/>
            <w:noProof/>
            <w:sz w:val="24"/>
          </w:rPr>
          <w:t>someone bought with his owner’s</w:t>
        </w:r>
      </w:ins>
      <w:r w:rsidRPr="00547BEE">
        <w:rPr>
          <w:rFonts w:ascii="Trebuchet MS" w:hAnsi="Trebuchet MS"/>
          <w:noProof/>
          <w:sz w:val="24"/>
        </w:rPr>
        <w:t xml:space="preserve"> money.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21:22 </w:t>
      </w:r>
      <w:r w:rsidRPr="00547BEE">
        <w:rPr>
          <w:rFonts w:ascii="Trebuchet MS" w:hAnsi="Trebuchet MS"/>
          <w:noProof/>
          <w:sz w:val="24"/>
        </w:rPr>
        <w:t>“</w:t>
      </w:r>
      <w:del w:id="192" w:author="Author">
        <w:r w:rsidRPr="00547BEE">
          <w:rPr>
            <w:rFonts w:ascii="Trebuchet MS" w:hAnsi="Trebuchet MS"/>
            <w:noProof/>
            <w:sz w:val="24"/>
          </w:rPr>
          <w:delText>And in case</w:delText>
        </w:r>
      </w:del>
      <w:ins w:id="193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men should struggle with each other and they </w:t>
      </w:r>
      <w:del w:id="194" w:author="Author">
        <w:r w:rsidRPr="00547BEE">
          <w:rPr>
            <w:rFonts w:ascii="Trebuchet MS" w:hAnsi="Trebuchet MS"/>
            <w:noProof/>
            <w:sz w:val="24"/>
          </w:rPr>
          <w:delText xml:space="preserve">really </w:delText>
        </w:r>
      </w:del>
      <w:r w:rsidRPr="00547BEE">
        <w:rPr>
          <w:rFonts w:ascii="Trebuchet MS" w:hAnsi="Trebuchet MS"/>
          <w:noProof/>
          <w:sz w:val="24"/>
        </w:rPr>
        <w:t xml:space="preserve">hurt a pregnant woman and </w:t>
      </w:r>
      <w:del w:id="195" w:author="Author">
        <w:r w:rsidRPr="00547BEE">
          <w:rPr>
            <w:rFonts w:ascii="Trebuchet MS" w:hAnsi="Trebuchet MS"/>
            <w:noProof/>
            <w:sz w:val="24"/>
          </w:rPr>
          <w:delText>her children do come out</w:delText>
        </w:r>
      </w:del>
      <w:ins w:id="196" w:author="Author">
        <w:r w:rsidRPr="00547BEE">
          <w:rPr>
            <w:rFonts w:ascii="Trebuchet MS" w:hAnsi="Trebuchet MS"/>
            <w:noProof/>
            <w:sz w:val="24"/>
          </w:rPr>
          <w:t>she gives birth prematurely</w:t>
        </w:r>
        <w:r w:rsidRPr="00547BEE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547BEE">
        <w:rPr>
          <w:rFonts w:ascii="Trebuchet MS" w:hAnsi="Trebuchet MS"/>
          <w:noProof/>
          <w:sz w:val="24"/>
        </w:rPr>
        <w:t xml:space="preserve"> but no </w:t>
      </w:r>
      <w:del w:id="199" w:author="Author">
        <w:r w:rsidRPr="00547BEE">
          <w:rPr>
            <w:rFonts w:ascii="Trebuchet MS" w:hAnsi="Trebuchet MS"/>
            <w:noProof/>
            <w:sz w:val="24"/>
          </w:rPr>
          <w:delText xml:space="preserve">fatal accident occurs, he is to have </w:delText>
        </w:r>
      </w:del>
      <w:ins w:id="200" w:author="Author">
        <w:r w:rsidRPr="00547BEE">
          <w:rPr>
            <w:rFonts w:ascii="Trebuchet MS" w:hAnsi="Trebuchet MS"/>
            <w:noProof/>
            <w:sz w:val="24"/>
          </w:rPr>
          <w:t>fatality</w:t>
        </w:r>
        <w:r w:rsidRPr="00547BEE">
          <w:rPr>
            <w:rStyle w:val="FootnoteReference"/>
            <w:rFonts w:ascii="Trebuchet MS" w:hAnsi="Trebuchet MS"/>
            <w:noProof/>
          </w:rPr>
          <w:footnoteReference w:id="5"/>
        </w:r>
        <w:r w:rsidRPr="00547BEE">
          <w:rPr>
            <w:rFonts w:ascii="Trebuchet MS" w:hAnsi="Trebuchet MS"/>
            <w:noProof/>
            <w:sz w:val="24"/>
          </w:rPr>
          <w:t xml:space="preserve"> results, the offender must pay the </w:t>
        </w:r>
      </w:ins>
      <w:r w:rsidRPr="00547BEE">
        <w:rPr>
          <w:rFonts w:ascii="Trebuchet MS" w:hAnsi="Trebuchet MS"/>
          <w:noProof/>
          <w:sz w:val="24"/>
        </w:rPr>
        <w:t xml:space="preserve">damages imposed </w:t>
      </w:r>
      <w:del w:id="203" w:author="Author">
        <w:r w:rsidRPr="00547BEE">
          <w:rPr>
            <w:rFonts w:ascii="Trebuchet MS" w:hAnsi="Trebuchet MS"/>
            <w:noProof/>
            <w:sz w:val="24"/>
          </w:rPr>
          <w:delText>upon</w:delText>
        </w:r>
      </w:del>
      <w:ins w:id="204" w:author="Author">
        <w:r w:rsidRPr="00547BEE">
          <w:rPr>
            <w:rFonts w:ascii="Trebuchet MS" w:hAnsi="Trebuchet MS"/>
            <w:noProof/>
            <w:sz w:val="24"/>
          </w:rPr>
          <w:t>on</w:t>
        </w:r>
      </w:ins>
      <w:r w:rsidRPr="00547BEE">
        <w:rPr>
          <w:rFonts w:ascii="Trebuchet MS" w:hAnsi="Trebuchet MS"/>
          <w:noProof/>
          <w:sz w:val="24"/>
        </w:rPr>
        <w:t xml:space="preserve"> him </w:t>
      </w:r>
      <w:del w:id="205" w:author="Author">
        <w:r w:rsidRPr="00547BEE">
          <w:rPr>
            <w:rFonts w:ascii="Trebuchet MS" w:hAnsi="Trebuchet MS"/>
            <w:noProof/>
            <w:sz w:val="24"/>
          </w:rPr>
          <w:delText>without fail according to what the owner</w:delText>
        </w:r>
      </w:del>
      <w:ins w:id="206" w:author="Author">
        <w:r w:rsidRPr="00547BEE">
          <w:rPr>
            <w:rFonts w:ascii="Trebuchet MS" w:hAnsi="Trebuchet MS"/>
            <w:noProof/>
            <w:sz w:val="24"/>
          </w:rPr>
          <w:t>by the husband</w:t>
        </w:r>
      </w:ins>
      <w:r w:rsidRPr="00547BEE">
        <w:rPr>
          <w:rFonts w:ascii="Trebuchet MS" w:hAnsi="Trebuchet MS"/>
          <w:noProof/>
          <w:sz w:val="24"/>
        </w:rPr>
        <w:t xml:space="preserve"> of the woman</w:t>
      </w:r>
      <w:del w:id="207" w:author="Author">
        <w:r w:rsidRPr="00547BEE">
          <w:rPr>
            <w:rFonts w:ascii="Trebuchet MS" w:hAnsi="Trebuchet MS"/>
            <w:noProof/>
            <w:sz w:val="24"/>
          </w:rPr>
          <w:delText xml:space="preserve"> may lay upon him</w:delText>
        </w:r>
      </w:del>
      <w:r w:rsidRPr="00547BEE">
        <w:rPr>
          <w:rFonts w:ascii="Trebuchet MS" w:hAnsi="Trebuchet MS"/>
          <w:noProof/>
          <w:sz w:val="24"/>
        </w:rPr>
        <w:t xml:space="preserve">; and he must </w:t>
      </w:r>
      <w:del w:id="208" w:author="Author">
        <w:r w:rsidRPr="00547BEE">
          <w:rPr>
            <w:rFonts w:ascii="Trebuchet MS" w:hAnsi="Trebuchet MS"/>
            <w:noProof/>
            <w:sz w:val="24"/>
          </w:rPr>
          <w:delText>give</w:delText>
        </w:r>
      </w:del>
      <w:ins w:id="209" w:author="Author">
        <w:r w:rsidRPr="00547BEE">
          <w:rPr>
            <w:rFonts w:ascii="Trebuchet MS" w:hAnsi="Trebuchet MS"/>
            <w:noProof/>
            <w:sz w:val="24"/>
          </w:rPr>
          <w:t>pay</w:t>
        </w:r>
      </w:ins>
      <w:r w:rsidRPr="00547BEE">
        <w:rPr>
          <w:rFonts w:ascii="Trebuchet MS" w:hAnsi="Trebuchet MS"/>
          <w:noProof/>
          <w:sz w:val="24"/>
        </w:rPr>
        <w:t xml:space="preserve"> it through the </w:t>
      </w:r>
      <w:del w:id="210" w:author="Author">
        <w:r w:rsidRPr="00547BEE">
          <w:rPr>
            <w:rFonts w:ascii="Trebuchet MS" w:hAnsi="Trebuchet MS"/>
            <w:noProof/>
            <w:sz w:val="24"/>
          </w:rPr>
          <w:delText>justices</w:delText>
        </w:r>
      </w:del>
      <w:ins w:id="211" w:author="Author">
        <w:r w:rsidRPr="00547BEE">
          <w:rPr>
            <w:rFonts w:ascii="Trebuchet MS" w:hAnsi="Trebuchet MS"/>
            <w:noProof/>
            <w:sz w:val="24"/>
          </w:rPr>
          <w:t>judges</w:t>
        </w:r>
      </w:ins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21:23 </w:t>
      </w:r>
      <w:r w:rsidRPr="00547BEE">
        <w:rPr>
          <w:rFonts w:ascii="Trebuchet MS" w:hAnsi="Trebuchet MS"/>
          <w:noProof/>
          <w:sz w:val="24"/>
        </w:rPr>
        <w:t xml:space="preserve">But if a </w:t>
      </w:r>
      <w:del w:id="212" w:author="Author">
        <w:r w:rsidRPr="00547BEE">
          <w:rPr>
            <w:rFonts w:ascii="Trebuchet MS" w:hAnsi="Trebuchet MS"/>
            <w:noProof/>
            <w:sz w:val="24"/>
          </w:rPr>
          <w:delText>fatal accident should</w:delText>
        </w:r>
      </w:del>
      <w:ins w:id="213" w:author="Author">
        <w:r w:rsidRPr="00547BEE">
          <w:rPr>
            <w:rFonts w:ascii="Trebuchet MS" w:hAnsi="Trebuchet MS"/>
            <w:noProof/>
            <w:sz w:val="24"/>
          </w:rPr>
          <w:t>fatality does</w:t>
        </w:r>
      </w:ins>
      <w:r w:rsidRPr="00547BEE">
        <w:rPr>
          <w:rFonts w:ascii="Trebuchet MS" w:hAnsi="Trebuchet MS"/>
          <w:noProof/>
          <w:sz w:val="24"/>
        </w:rPr>
        <w:t xml:space="preserve"> occur, then you </w:t>
      </w:r>
      <w:r w:rsidRPr="00547BEE">
        <w:rPr>
          <w:rFonts w:ascii="Trebuchet MS" w:hAnsi="Trebuchet MS"/>
          <w:noProof/>
          <w:sz w:val="24"/>
        </w:rPr>
        <w:lastRenderedPageBreak/>
        <w:t xml:space="preserve">must give </w:t>
      </w:r>
      <w:del w:id="214" w:author="Author">
        <w:r w:rsidRPr="00547BEE">
          <w:rPr>
            <w:rFonts w:ascii="Trebuchet MS" w:hAnsi="Trebuchet MS"/>
            <w:noProof/>
            <w:sz w:val="24"/>
          </w:rPr>
          <w:delText>soul</w:delText>
        </w:r>
      </w:del>
      <w:ins w:id="215" w:author="Author">
        <w:r w:rsidRPr="00547BEE">
          <w:rPr>
            <w:rFonts w:ascii="Trebuchet MS" w:hAnsi="Trebuchet MS"/>
            <w:noProof/>
            <w:sz w:val="24"/>
          </w:rPr>
          <w:t>life</w:t>
        </w:r>
      </w:ins>
      <w:r w:rsidRPr="00547BEE">
        <w:rPr>
          <w:rFonts w:ascii="Trebuchet MS" w:hAnsi="Trebuchet MS"/>
          <w:noProof/>
          <w:sz w:val="24"/>
        </w:rPr>
        <w:t xml:space="preserve"> for </w:t>
      </w:r>
      <w:del w:id="216" w:author="Author">
        <w:r w:rsidRPr="00547BEE">
          <w:rPr>
            <w:rFonts w:ascii="Trebuchet MS" w:hAnsi="Trebuchet MS"/>
            <w:noProof/>
            <w:sz w:val="24"/>
          </w:rPr>
          <w:delText>soul,</w:delText>
        </w:r>
      </w:del>
      <w:ins w:id="217" w:author="Author">
        <w:r w:rsidRPr="00547BEE">
          <w:rPr>
            <w:rFonts w:ascii="Trebuchet MS" w:hAnsi="Trebuchet MS"/>
            <w:noProof/>
            <w:sz w:val="24"/>
          </w:rPr>
          <w:t>life,</w:t>
        </w:r>
        <w:r w:rsidRPr="00547BEE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547BEE">
        <w:rPr>
          <w:rFonts w:ascii="Trebuchet MS" w:hAnsi="Trebuchet MS"/>
          <w:noProof/>
          <w:sz w:val="24"/>
        </w:rPr>
        <w:t xml:space="preserve"> </w:t>
      </w:r>
      <w:r w:rsidRPr="00547BEE">
        <w:rPr>
          <w:rFonts w:ascii="Trebuchet MS" w:hAnsi="Trebuchet MS"/>
          <w:b/>
          <w:noProof/>
          <w:sz w:val="24"/>
        </w:rPr>
        <w:t xml:space="preserve">21:24 </w:t>
      </w:r>
      <w:r w:rsidRPr="00547BEE">
        <w:rPr>
          <w:rFonts w:ascii="Trebuchet MS" w:hAnsi="Trebuchet MS"/>
          <w:noProof/>
          <w:sz w:val="24"/>
        </w:rPr>
        <w:t xml:space="preserve">eye for eye, tooth for tooth, hand for hand, foot for foot, </w:t>
      </w:r>
      <w:r w:rsidRPr="00547BEE">
        <w:rPr>
          <w:rFonts w:ascii="Trebuchet MS" w:hAnsi="Trebuchet MS"/>
          <w:b/>
          <w:noProof/>
          <w:sz w:val="24"/>
        </w:rPr>
        <w:t xml:space="preserve">21:25 </w:t>
      </w:r>
      <w:del w:id="220" w:author="Author">
        <w:r w:rsidRPr="00547BEE">
          <w:rPr>
            <w:rFonts w:ascii="Trebuchet MS" w:hAnsi="Trebuchet MS"/>
            <w:noProof/>
            <w:sz w:val="24"/>
          </w:rPr>
          <w:delText>branding</w:delText>
        </w:r>
      </w:del>
      <w:ins w:id="221" w:author="Author">
        <w:r w:rsidRPr="00547BEE">
          <w:rPr>
            <w:rFonts w:ascii="Trebuchet MS" w:hAnsi="Trebuchet MS"/>
            <w:noProof/>
            <w:sz w:val="24"/>
          </w:rPr>
          <w:t>burn</w:t>
        </w:r>
      </w:ins>
      <w:r w:rsidRPr="00547BEE">
        <w:rPr>
          <w:rFonts w:ascii="Trebuchet MS" w:hAnsi="Trebuchet MS"/>
          <w:noProof/>
          <w:sz w:val="24"/>
        </w:rPr>
        <w:t xml:space="preserve"> for </w:t>
      </w:r>
      <w:del w:id="222" w:author="Author">
        <w:r w:rsidRPr="00547BEE">
          <w:rPr>
            <w:rFonts w:ascii="Trebuchet MS" w:hAnsi="Trebuchet MS"/>
            <w:noProof/>
            <w:sz w:val="24"/>
          </w:rPr>
          <w:delText>branding</w:delText>
        </w:r>
      </w:del>
      <w:ins w:id="223" w:author="Author">
        <w:r w:rsidRPr="00547BEE">
          <w:rPr>
            <w:rFonts w:ascii="Trebuchet MS" w:hAnsi="Trebuchet MS"/>
            <w:noProof/>
            <w:sz w:val="24"/>
          </w:rPr>
          <w:t>burn</w:t>
        </w:r>
      </w:ins>
      <w:r w:rsidRPr="00547BEE">
        <w:rPr>
          <w:rFonts w:ascii="Trebuchet MS" w:hAnsi="Trebuchet MS"/>
          <w:noProof/>
          <w:sz w:val="24"/>
        </w:rPr>
        <w:t>, wound for wound, blow for blow.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21:26 </w:t>
      </w:r>
      <w:r w:rsidRPr="00547BEE">
        <w:rPr>
          <w:rFonts w:ascii="Trebuchet MS" w:hAnsi="Trebuchet MS"/>
          <w:noProof/>
          <w:sz w:val="24"/>
        </w:rPr>
        <w:t>“</w:t>
      </w:r>
      <w:del w:id="224" w:author="Author">
        <w:r w:rsidRPr="00547BEE">
          <w:rPr>
            <w:rFonts w:ascii="Trebuchet MS" w:hAnsi="Trebuchet MS"/>
            <w:noProof/>
            <w:sz w:val="24"/>
          </w:rPr>
          <w:delText>And in case</w:delText>
        </w:r>
      </w:del>
      <w:ins w:id="225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a man </w:t>
      </w:r>
      <w:del w:id="226" w:author="Author">
        <w:r w:rsidRPr="00547BEE">
          <w:rPr>
            <w:rFonts w:ascii="Trebuchet MS" w:hAnsi="Trebuchet MS"/>
            <w:noProof/>
            <w:sz w:val="24"/>
          </w:rPr>
          <w:delText>should strike</w:delText>
        </w:r>
      </w:del>
      <w:ins w:id="227" w:author="Author">
        <w:r w:rsidRPr="00547BEE">
          <w:rPr>
            <w:rFonts w:ascii="Trebuchet MS" w:hAnsi="Trebuchet MS"/>
            <w:noProof/>
            <w:sz w:val="24"/>
          </w:rPr>
          <w:t>strikes</w:t>
        </w:r>
      </w:ins>
      <w:r w:rsidRPr="00547BEE">
        <w:rPr>
          <w:rFonts w:ascii="Trebuchet MS" w:hAnsi="Trebuchet MS"/>
          <w:noProof/>
          <w:sz w:val="24"/>
        </w:rPr>
        <w:t xml:space="preserve"> the eye of his slave man or the eye of his slave girl and he </w:t>
      </w:r>
      <w:del w:id="228" w:author="Author">
        <w:r w:rsidRPr="00547BEE">
          <w:rPr>
            <w:rFonts w:ascii="Trebuchet MS" w:hAnsi="Trebuchet MS"/>
            <w:noProof/>
            <w:sz w:val="24"/>
          </w:rPr>
          <w:delText>really ruins</w:delText>
        </w:r>
      </w:del>
      <w:ins w:id="229" w:author="Author">
        <w:r w:rsidRPr="00547BEE">
          <w:rPr>
            <w:rFonts w:ascii="Trebuchet MS" w:hAnsi="Trebuchet MS"/>
            <w:noProof/>
            <w:sz w:val="24"/>
          </w:rPr>
          <w:t>destroys</w:t>
        </w:r>
      </w:ins>
      <w:r w:rsidRPr="00547BEE">
        <w:rPr>
          <w:rFonts w:ascii="Trebuchet MS" w:hAnsi="Trebuchet MS"/>
          <w:noProof/>
          <w:sz w:val="24"/>
        </w:rPr>
        <w:t xml:space="preserve"> it, he is to </w:t>
      </w:r>
      <w:del w:id="230" w:author="Author">
        <w:r w:rsidRPr="00547BEE">
          <w:rPr>
            <w:rFonts w:ascii="Trebuchet MS" w:hAnsi="Trebuchet MS"/>
            <w:noProof/>
            <w:sz w:val="24"/>
          </w:rPr>
          <w:delText>send him away as one set</w:delText>
        </w:r>
      </w:del>
      <w:ins w:id="231" w:author="Author">
        <w:r w:rsidRPr="00547BEE">
          <w:rPr>
            <w:rFonts w:ascii="Trebuchet MS" w:hAnsi="Trebuchet MS"/>
            <w:noProof/>
            <w:sz w:val="24"/>
          </w:rPr>
          <w:t>let the slave go</w:t>
        </w:r>
      </w:ins>
      <w:r w:rsidRPr="00547BEE">
        <w:rPr>
          <w:rFonts w:ascii="Trebuchet MS" w:hAnsi="Trebuchet MS"/>
          <w:noProof/>
          <w:sz w:val="24"/>
        </w:rPr>
        <w:t xml:space="preserve"> free in compensation for his eye. </w:t>
      </w:r>
      <w:r w:rsidRPr="00547BEE">
        <w:rPr>
          <w:rFonts w:ascii="Trebuchet MS" w:hAnsi="Trebuchet MS"/>
          <w:b/>
          <w:noProof/>
          <w:sz w:val="24"/>
        </w:rPr>
        <w:t xml:space="preserve">21:27 </w:t>
      </w:r>
      <w:r w:rsidRPr="00547BEE">
        <w:rPr>
          <w:rFonts w:ascii="Trebuchet MS" w:hAnsi="Trebuchet MS"/>
          <w:noProof/>
          <w:sz w:val="24"/>
        </w:rPr>
        <w:t xml:space="preserve">And if </w:t>
      </w:r>
      <w:del w:id="232" w:author="Author">
        <w:r w:rsidRPr="00547BEE">
          <w:rPr>
            <w:rFonts w:ascii="Trebuchet MS" w:hAnsi="Trebuchet MS"/>
            <w:noProof/>
            <w:sz w:val="24"/>
          </w:rPr>
          <w:delText>it should be</w:delText>
        </w:r>
      </w:del>
      <w:ins w:id="233" w:author="Author">
        <w:r w:rsidRPr="00547BEE">
          <w:rPr>
            <w:rFonts w:ascii="Trebuchet MS" w:hAnsi="Trebuchet MS"/>
            <w:noProof/>
            <w:sz w:val="24"/>
          </w:rPr>
          <w:t>he knocks out</w:t>
        </w:r>
      </w:ins>
      <w:r w:rsidRPr="00547BEE">
        <w:rPr>
          <w:rFonts w:ascii="Trebuchet MS" w:hAnsi="Trebuchet MS"/>
          <w:noProof/>
          <w:sz w:val="24"/>
        </w:rPr>
        <w:t xml:space="preserve"> the tooth of his slave man or </w:t>
      </w:r>
      <w:del w:id="234" w:author="Author">
        <w:r w:rsidRPr="00547BEE">
          <w:rPr>
            <w:rFonts w:ascii="Trebuchet MS" w:hAnsi="Trebuchet MS"/>
            <w:noProof/>
            <w:sz w:val="24"/>
          </w:rPr>
          <w:delText xml:space="preserve">the tooth </w:delText>
        </w:r>
      </w:del>
      <w:r w:rsidRPr="00547BEE">
        <w:rPr>
          <w:rFonts w:ascii="Trebuchet MS" w:hAnsi="Trebuchet MS"/>
          <w:noProof/>
          <w:sz w:val="24"/>
        </w:rPr>
        <w:t>of his slave girl</w:t>
      </w:r>
      <w:del w:id="235" w:author="Author">
        <w:r w:rsidRPr="00547BEE">
          <w:rPr>
            <w:rFonts w:ascii="Trebuchet MS" w:hAnsi="Trebuchet MS"/>
            <w:noProof/>
            <w:sz w:val="24"/>
          </w:rPr>
          <w:delText xml:space="preserve"> that he knocks out</w:delText>
        </w:r>
      </w:del>
      <w:r w:rsidRPr="00547BEE">
        <w:rPr>
          <w:rFonts w:ascii="Trebuchet MS" w:hAnsi="Trebuchet MS"/>
          <w:noProof/>
          <w:sz w:val="24"/>
        </w:rPr>
        <w:t xml:space="preserve">, he is to </w:t>
      </w:r>
      <w:del w:id="236" w:author="Author">
        <w:r w:rsidRPr="00547BEE">
          <w:rPr>
            <w:rFonts w:ascii="Trebuchet MS" w:hAnsi="Trebuchet MS"/>
            <w:noProof/>
            <w:sz w:val="24"/>
          </w:rPr>
          <w:delText>send him away as one set</w:delText>
        </w:r>
      </w:del>
      <w:ins w:id="237" w:author="Author">
        <w:r w:rsidRPr="00547BEE">
          <w:rPr>
            <w:rFonts w:ascii="Trebuchet MS" w:hAnsi="Trebuchet MS"/>
            <w:noProof/>
            <w:sz w:val="24"/>
          </w:rPr>
          <w:t>let the slave go</w:t>
        </w:r>
      </w:ins>
      <w:r w:rsidRPr="00547BEE">
        <w:rPr>
          <w:rFonts w:ascii="Trebuchet MS" w:hAnsi="Trebuchet MS"/>
          <w:noProof/>
          <w:sz w:val="24"/>
        </w:rPr>
        <w:t xml:space="preserve"> free in compensation for his tooth.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21:28 </w:t>
      </w:r>
      <w:r w:rsidRPr="00547BEE">
        <w:rPr>
          <w:rFonts w:ascii="Trebuchet MS" w:hAnsi="Trebuchet MS"/>
          <w:noProof/>
          <w:sz w:val="24"/>
        </w:rPr>
        <w:t>“</w:t>
      </w:r>
      <w:del w:id="238" w:author="Author">
        <w:r w:rsidRPr="00547BEE">
          <w:rPr>
            <w:rFonts w:ascii="Trebuchet MS" w:hAnsi="Trebuchet MS"/>
            <w:noProof/>
            <w:sz w:val="24"/>
          </w:rPr>
          <w:delText>And in case</w:delText>
        </w:r>
      </w:del>
      <w:ins w:id="239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a bull </w:t>
      </w:r>
      <w:del w:id="240" w:author="Author">
        <w:r w:rsidRPr="00547BEE">
          <w:rPr>
            <w:rFonts w:ascii="Trebuchet MS" w:hAnsi="Trebuchet MS"/>
            <w:noProof/>
            <w:sz w:val="24"/>
          </w:rPr>
          <w:delText>should gore</w:delText>
        </w:r>
      </w:del>
      <w:ins w:id="241" w:author="Author">
        <w:r w:rsidRPr="00547BEE">
          <w:rPr>
            <w:rFonts w:ascii="Trebuchet MS" w:hAnsi="Trebuchet MS"/>
            <w:noProof/>
            <w:sz w:val="24"/>
          </w:rPr>
          <w:t>gores</w:t>
        </w:r>
      </w:ins>
      <w:r w:rsidRPr="00547BEE">
        <w:rPr>
          <w:rFonts w:ascii="Trebuchet MS" w:hAnsi="Trebuchet MS"/>
          <w:noProof/>
          <w:sz w:val="24"/>
        </w:rPr>
        <w:t xml:space="preserve"> a man or a woman and that one </w:t>
      </w:r>
      <w:del w:id="242" w:author="Author">
        <w:r w:rsidRPr="00547BEE">
          <w:rPr>
            <w:rFonts w:ascii="Trebuchet MS" w:hAnsi="Trebuchet MS"/>
            <w:noProof/>
            <w:sz w:val="24"/>
          </w:rPr>
          <w:delText xml:space="preserve">actually </w:delText>
        </w:r>
      </w:del>
      <w:r w:rsidRPr="00547BEE">
        <w:rPr>
          <w:rFonts w:ascii="Trebuchet MS" w:hAnsi="Trebuchet MS"/>
          <w:noProof/>
          <w:sz w:val="24"/>
        </w:rPr>
        <w:t xml:space="preserve">dies, the bull </w:t>
      </w:r>
      <w:del w:id="243" w:author="Author">
        <w:r w:rsidRPr="00547BEE">
          <w:rPr>
            <w:rFonts w:ascii="Trebuchet MS" w:hAnsi="Trebuchet MS"/>
            <w:noProof/>
            <w:sz w:val="24"/>
          </w:rPr>
          <w:delText>is to</w:delText>
        </w:r>
      </w:del>
      <w:ins w:id="244" w:author="Author">
        <w:r w:rsidRPr="00547BEE">
          <w:rPr>
            <w:rFonts w:ascii="Trebuchet MS" w:hAnsi="Trebuchet MS"/>
            <w:noProof/>
            <w:sz w:val="24"/>
          </w:rPr>
          <w:t>must</w:t>
        </w:r>
      </w:ins>
      <w:r w:rsidRPr="00547BEE">
        <w:rPr>
          <w:rFonts w:ascii="Trebuchet MS" w:hAnsi="Trebuchet MS"/>
          <w:noProof/>
          <w:sz w:val="24"/>
        </w:rPr>
        <w:t xml:space="preserve"> be stoned </w:t>
      </w:r>
      <w:del w:id="245" w:author="Author">
        <w:r w:rsidRPr="00547BEE">
          <w:rPr>
            <w:rFonts w:ascii="Trebuchet MS" w:hAnsi="Trebuchet MS"/>
            <w:noProof/>
            <w:sz w:val="24"/>
          </w:rPr>
          <w:delText xml:space="preserve">without fail, but </w:delText>
        </w:r>
      </w:del>
      <w:ins w:id="246" w:author="Author">
        <w:r w:rsidRPr="00547BEE">
          <w:rPr>
            <w:rFonts w:ascii="Trebuchet MS" w:hAnsi="Trebuchet MS"/>
            <w:noProof/>
            <w:sz w:val="24"/>
          </w:rPr>
          <w:t xml:space="preserve">to death and </w:t>
        </w:r>
      </w:ins>
      <w:r w:rsidRPr="00547BEE">
        <w:rPr>
          <w:rFonts w:ascii="Trebuchet MS" w:hAnsi="Trebuchet MS"/>
          <w:noProof/>
          <w:sz w:val="24"/>
        </w:rPr>
        <w:t xml:space="preserve">its </w:t>
      </w:r>
      <w:del w:id="247" w:author="Author">
        <w:r w:rsidRPr="00547BEE">
          <w:rPr>
            <w:rFonts w:ascii="Trebuchet MS" w:hAnsi="Trebuchet MS"/>
            <w:noProof/>
            <w:sz w:val="24"/>
          </w:rPr>
          <w:delText>flesh</w:delText>
        </w:r>
      </w:del>
      <w:ins w:id="248" w:author="Author">
        <w:r w:rsidRPr="00547BEE">
          <w:rPr>
            <w:rFonts w:ascii="Trebuchet MS" w:hAnsi="Trebuchet MS"/>
            <w:noProof/>
            <w:sz w:val="24"/>
          </w:rPr>
          <w:t>meat</w:t>
        </w:r>
      </w:ins>
      <w:r w:rsidRPr="00547BEE">
        <w:rPr>
          <w:rFonts w:ascii="Trebuchet MS" w:hAnsi="Trebuchet MS"/>
          <w:noProof/>
          <w:sz w:val="24"/>
        </w:rPr>
        <w:t xml:space="preserve"> is not to be eaten; </w:t>
      </w:r>
      <w:del w:id="249" w:author="Author">
        <w:r w:rsidRPr="00547BEE">
          <w:rPr>
            <w:rFonts w:ascii="Trebuchet MS" w:hAnsi="Trebuchet MS"/>
            <w:noProof/>
            <w:sz w:val="24"/>
          </w:rPr>
          <w:delText>and</w:delText>
        </w:r>
      </w:del>
      <w:ins w:id="250" w:author="Author">
        <w:r w:rsidRPr="00547BEE">
          <w:rPr>
            <w:rFonts w:ascii="Trebuchet MS" w:hAnsi="Trebuchet MS"/>
            <w:noProof/>
            <w:sz w:val="24"/>
          </w:rPr>
          <w:t>but</w:t>
        </w:r>
      </w:ins>
      <w:r w:rsidRPr="00547BEE">
        <w:rPr>
          <w:rFonts w:ascii="Trebuchet MS" w:hAnsi="Trebuchet MS"/>
          <w:noProof/>
          <w:sz w:val="24"/>
        </w:rPr>
        <w:t xml:space="preserve"> the owner of the bull is free from punishment. </w:t>
      </w:r>
      <w:r w:rsidRPr="00547BEE">
        <w:rPr>
          <w:rFonts w:ascii="Trebuchet MS" w:hAnsi="Trebuchet MS"/>
          <w:b/>
          <w:noProof/>
          <w:sz w:val="24"/>
        </w:rPr>
        <w:t xml:space="preserve">21:29 </w:t>
      </w:r>
      <w:r w:rsidRPr="00547BEE">
        <w:rPr>
          <w:rFonts w:ascii="Trebuchet MS" w:hAnsi="Trebuchet MS"/>
          <w:noProof/>
          <w:sz w:val="24"/>
        </w:rPr>
        <w:t xml:space="preserve">But if a bull was </w:t>
      </w:r>
      <w:del w:id="251" w:author="Author">
        <w:r w:rsidRPr="00547BEE">
          <w:rPr>
            <w:rFonts w:ascii="Trebuchet MS" w:hAnsi="Trebuchet MS"/>
            <w:noProof/>
            <w:sz w:val="24"/>
          </w:rPr>
          <w:delText xml:space="preserve">formerly </w:delText>
        </w:r>
      </w:del>
      <w:r w:rsidRPr="00547BEE">
        <w:rPr>
          <w:rFonts w:ascii="Trebuchet MS" w:hAnsi="Trebuchet MS"/>
          <w:noProof/>
          <w:sz w:val="24"/>
        </w:rPr>
        <w:t xml:space="preserve">in the habit of goring and </w:t>
      </w:r>
      <w:del w:id="252" w:author="Author">
        <w:r w:rsidRPr="00547BEE">
          <w:rPr>
            <w:rFonts w:ascii="Trebuchet MS" w:hAnsi="Trebuchet MS"/>
            <w:noProof/>
            <w:sz w:val="24"/>
          </w:rPr>
          <w:delText xml:space="preserve">warning was served on </w:delText>
        </w:r>
      </w:del>
      <w:r w:rsidRPr="00547BEE">
        <w:rPr>
          <w:rFonts w:ascii="Trebuchet MS" w:hAnsi="Trebuchet MS"/>
          <w:noProof/>
          <w:sz w:val="24"/>
        </w:rPr>
        <w:t xml:space="preserve">its owner </w:t>
      </w:r>
      <w:ins w:id="253" w:author="Author">
        <w:r w:rsidRPr="00547BEE">
          <w:rPr>
            <w:rFonts w:ascii="Trebuchet MS" w:hAnsi="Trebuchet MS"/>
            <w:noProof/>
            <w:sz w:val="24"/>
          </w:rPr>
          <w:t xml:space="preserve">had been warned </w:t>
        </w:r>
      </w:ins>
      <w:r w:rsidRPr="00547BEE">
        <w:rPr>
          <w:rFonts w:ascii="Trebuchet MS" w:hAnsi="Trebuchet MS"/>
          <w:noProof/>
          <w:sz w:val="24"/>
        </w:rPr>
        <w:t>but he would not keep it under guard</w:t>
      </w:r>
      <w:del w:id="254" w:author="Author">
        <w:r w:rsidRPr="00547BEE">
          <w:rPr>
            <w:rFonts w:ascii="Trebuchet MS" w:hAnsi="Trebuchet MS"/>
            <w:noProof/>
            <w:sz w:val="24"/>
          </w:rPr>
          <w:delText>,</w:delText>
        </w:r>
      </w:del>
      <w:r w:rsidRPr="00547BEE">
        <w:rPr>
          <w:rFonts w:ascii="Trebuchet MS" w:hAnsi="Trebuchet MS"/>
          <w:noProof/>
          <w:sz w:val="24"/>
        </w:rPr>
        <w:t xml:space="preserve"> and it </w:t>
      </w:r>
      <w:del w:id="255" w:author="Author">
        <w:r w:rsidRPr="00547BEE">
          <w:rPr>
            <w:rFonts w:ascii="Trebuchet MS" w:hAnsi="Trebuchet MS"/>
            <w:noProof/>
            <w:sz w:val="24"/>
          </w:rPr>
          <w:delText>did put</w:delText>
        </w:r>
      </w:del>
      <w:ins w:id="256" w:author="Author">
        <w:r w:rsidRPr="00547BEE">
          <w:rPr>
            <w:rFonts w:ascii="Trebuchet MS" w:hAnsi="Trebuchet MS"/>
            <w:noProof/>
            <w:sz w:val="24"/>
          </w:rPr>
          <w:t>killed</w:t>
        </w:r>
      </w:ins>
      <w:r w:rsidRPr="00547BEE">
        <w:rPr>
          <w:rFonts w:ascii="Trebuchet MS" w:hAnsi="Trebuchet MS"/>
          <w:noProof/>
          <w:sz w:val="24"/>
        </w:rPr>
        <w:t xml:space="preserve"> a man or a woman</w:t>
      </w:r>
      <w:del w:id="257" w:author="Author">
        <w:r w:rsidRPr="00547BEE">
          <w:rPr>
            <w:rFonts w:ascii="Trebuchet MS" w:hAnsi="Trebuchet MS"/>
            <w:noProof/>
            <w:sz w:val="24"/>
          </w:rPr>
          <w:delText xml:space="preserve"> to death</w:delText>
        </w:r>
      </w:del>
      <w:r w:rsidRPr="00547BEE">
        <w:rPr>
          <w:rFonts w:ascii="Trebuchet MS" w:hAnsi="Trebuchet MS"/>
          <w:noProof/>
          <w:sz w:val="24"/>
        </w:rPr>
        <w:t xml:space="preserve">, the bull is to be stoned and </w:t>
      </w:r>
      <w:del w:id="258" w:author="Author">
        <w:r w:rsidRPr="00547BEE">
          <w:rPr>
            <w:rFonts w:ascii="Trebuchet MS" w:hAnsi="Trebuchet MS"/>
            <w:noProof/>
            <w:sz w:val="24"/>
          </w:rPr>
          <w:delText xml:space="preserve">also </w:delText>
        </w:r>
      </w:del>
      <w:r w:rsidRPr="00547BEE">
        <w:rPr>
          <w:rFonts w:ascii="Trebuchet MS" w:hAnsi="Trebuchet MS"/>
          <w:noProof/>
          <w:sz w:val="24"/>
        </w:rPr>
        <w:t xml:space="preserve">its owner is </w:t>
      </w:r>
      <w:ins w:id="259" w:author="Author">
        <w:r w:rsidRPr="00547BEE">
          <w:rPr>
            <w:rFonts w:ascii="Trebuchet MS" w:hAnsi="Trebuchet MS"/>
            <w:noProof/>
            <w:sz w:val="24"/>
          </w:rPr>
          <w:t xml:space="preserve">also </w:t>
        </w:r>
      </w:ins>
      <w:r w:rsidRPr="00547BEE">
        <w:rPr>
          <w:rFonts w:ascii="Trebuchet MS" w:hAnsi="Trebuchet MS"/>
          <w:noProof/>
          <w:sz w:val="24"/>
        </w:rPr>
        <w:t xml:space="preserve">to be put to death. </w:t>
      </w:r>
      <w:r w:rsidRPr="00547BEE">
        <w:rPr>
          <w:rFonts w:ascii="Trebuchet MS" w:hAnsi="Trebuchet MS"/>
          <w:b/>
          <w:noProof/>
          <w:sz w:val="24"/>
        </w:rPr>
        <w:t xml:space="preserve">21:30 </w:t>
      </w:r>
      <w:r w:rsidRPr="00547BEE">
        <w:rPr>
          <w:rFonts w:ascii="Trebuchet MS" w:hAnsi="Trebuchet MS"/>
          <w:noProof/>
          <w:sz w:val="24"/>
        </w:rPr>
        <w:t>If a ransom</w:t>
      </w:r>
      <w:del w:id="260" w:author="Author">
        <w:r w:rsidRPr="00547BEE">
          <w:rPr>
            <w:rFonts w:ascii="Trebuchet MS" w:hAnsi="Trebuchet MS"/>
            <w:noProof/>
            <w:sz w:val="24"/>
          </w:rPr>
          <w:delText xml:space="preserve"> should be</w:delText>
        </w:r>
      </w:del>
      <w:ins w:id="261" w:author="Author">
        <w:r w:rsidRPr="00547BEE">
          <w:rPr>
            <w:rStyle w:val="FootnoteReference"/>
            <w:rFonts w:ascii="Trebuchet MS" w:hAnsi="Trebuchet MS"/>
            <w:noProof/>
          </w:rPr>
          <w:footnoteReference w:id="7"/>
        </w:r>
        <w:r w:rsidRPr="00547BEE">
          <w:rPr>
            <w:rFonts w:ascii="Trebuchet MS" w:hAnsi="Trebuchet MS"/>
            <w:noProof/>
            <w:sz w:val="24"/>
          </w:rPr>
          <w:t xml:space="preserve"> is</w:t>
        </w:r>
      </w:ins>
      <w:r w:rsidRPr="00547BEE">
        <w:rPr>
          <w:rFonts w:ascii="Trebuchet MS" w:hAnsi="Trebuchet MS"/>
          <w:noProof/>
          <w:sz w:val="24"/>
        </w:rPr>
        <w:t xml:space="preserve"> imposed </w:t>
      </w:r>
      <w:del w:id="264" w:author="Author">
        <w:r w:rsidRPr="00547BEE">
          <w:rPr>
            <w:rFonts w:ascii="Trebuchet MS" w:hAnsi="Trebuchet MS"/>
            <w:noProof/>
            <w:sz w:val="24"/>
          </w:rPr>
          <w:delText>upon</w:delText>
        </w:r>
      </w:del>
      <w:ins w:id="265" w:author="Author">
        <w:r w:rsidRPr="00547BEE">
          <w:rPr>
            <w:rFonts w:ascii="Trebuchet MS" w:hAnsi="Trebuchet MS"/>
            <w:noProof/>
            <w:sz w:val="24"/>
          </w:rPr>
          <w:t>on</w:t>
        </w:r>
      </w:ins>
      <w:r w:rsidRPr="00547BEE">
        <w:rPr>
          <w:rFonts w:ascii="Trebuchet MS" w:hAnsi="Trebuchet MS"/>
          <w:noProof/>
          <w:sz w:val="24"/>
        </w:rPr>
        <w:t xml:space="preserve"> him, </w:t>
      </w:r>
      <w:del w:id="266" w:author="Author">
        <w:r w:rsidRPr="00547BEE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547BEE">
        <w:rPr>
          <w:rFonts w:ascii="Trebuchet MS" w:hAnsi="Trebuchet MS"/>
          <w:noProof/>
          <w:sz w:val="24"/>
        </w:rPr>
        <w:t xml:space="preserve">he must give </w:t>
      </w:r>
      <w:ins w:id="267" w:author="Author">
        <w:r w:rsidRPr="00547BEE">
          <w:rPr>
            <w:rFonts w:ascii="Trebuchet MS" w:hAnsi="Trebuchet MS"/>
            <w:noProof/>
            <w:sz w:val="24"/>
          </w:rPr>
          <w:t xml:space="preserve">as </w:t>
        </w:r>
      </w:ins>
      <w:r w:rsidRPr="00547BEE">
        <w:rPr>
          <w:rFonts w:ascii="Trebuchet MS" w:hAnsi="Trebuchet MS"/>
          <w:noProof/>
          <w:sz w:val="24"/>
        </w:rPr>
        <w:t xml:space="preserve">the redemption price for his </w:t>
      </w:r>
      <w:del w:id="268" w:author="Author">
        <w:r w:rsidRPr="00547BEE">
          <w:rPr>
            <w:rFonts w:ascii="Trebuchet MS" w:hAnsi="Trebuchet MS"/>
            <w:noProof/>
            <w:sz w:val="24"/>
          </w:rPr>
          <w:delText>soul according to</w:delText>
        </w:r>
      </w:del>
      <w:ins w:id="269" w:author="Author">
        <w:r w:rsidRPr="00547BEE">
          <w:rPr>
            <w:rFonts w:ascii="Trebuchet MS" w:hAnsi="Trebuchet MS"/>
            <w:noProof/>
            <w:sz w:val="24"/>
          </w:rPr>
          <w:t>life</w:t>
        </w:r>
        <w:r w:rsidRPr="00547BEE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547BEE">
        <w:rPr>
          <w:rFonts w:ascii="Trebuchet MS" w:hAnsi="Trebuchet MS"/>
          <w:noProof/>
          <w:sz w:val="24"/>
        </w:rPr>
        <w:t xml:space="preserve"> all that may be imposed </w:t>
      </w:r>
      <w:del w:id="272" w:author="Author">
        <w:r w:rsidRPr="00547BEE">
          <w:rPr>
            <w:rFonts w:ascii="Trebuchet MS" w:hAnsi="Trebuchet MS"/>
            <w:noProof/>
            <w:sz w:val="24"/>
          </w:rPr>
          <w:delText>upon</w:delText>
        </w:r>
      </w:del>
      <w:ins w:id="273" w:author="Author">
        <w:r w:rsidRPr="00547BEE">
          <w:rPr>
            <w:rFonts w:ascii="Trebuchet MS" w:hAnsi="Trebuchet MS"/>
            <w:noProof/>
            <w:sz w:val="24"/>
          </w:rPr>
          <w:t>on</w:t>
        </w:r>
      </w:ins>
      <w:r w:rsidRPr="00547BEE">
        <w:rPr>
          <w:rFonts w:ascii="Trebuchet MS" w:hAnsi="Trebuchet MS"/>
          <w:noProof/>
          <w:sz w:val="24"/>
        </w:rPr>
        <w:t xml:space="preserve"> him. </w:t>
      </w:r>
      <w:r w:rsidRPr="00547BEE">
        <w:rPr>
          <w:rFonts w:ascii="Trebuchet MS" w:hAnsi="Trebuchet MS"/>
          <w:b/>
          <w:noProof/>
          <w:sz w:val="24"/>
        </w:rPr>
        <w:t xml:space="preserve">21:31 </w:t>
      </w:r>
      <w:r w:rsidRPr="00547BEE">
        <w:rPr>
          <w:rFonts w:ascii="Trebuchet MS" w:hAnsi="Trebuchet MS"/>
          <w:noProof/>
          <w:sz w:val="24"/>
        </w:rPr>
        <w:t xml:space="preserve">Whether it gored a son or </w:t>
      </w:r>
      <w:del w:id="274" w:author="Author">
        <w:r w:rsidRPr="00547BEE">
          <w:rPr>
            <w:rFonts w:ascii="Trebuchet MS" w:hAnsi="Trebuchet MS"/>
            <w:noProof/>
            <w:sz w:val="24"/>
          </w:rPr>
          <w:delText xml:space="preserve">gored </w:delText>
        </w:r>
      </w:del>
      <w:r w:rsidRPr="00547BEE">
        <w:rPr>
          <w:rFonts w:ascii="Trebuchet MS" w:hAnsi="Trebuchet MS"/>
          <w:noProof/>
          <w:sz w:val="24"/>
        </w:rPr>
        <w:t xml:space="preserve">a daughter, it is to be done to </w:t>
      </w:r>
      <w:del w:id="275" w:author="Author">
        <w:r w:rsidRPr="00547BEE">
          <w:rPr>
            <w:rFonts w:ascii="Trebuchet MS" w:hAnsi="Trebuchet MS"/>
            <w:noProof/>
            <w:sz w:val="24"/>
          </w:rPr>
          <w:delText>him</w:delText>
        </w:r>
      </w:del>
      <w:ins w:id="276" w:author="Author">
        <w:r w:rsidRPr="00547BEE">
          <w:rPr>
            <w:rFonts w:ascii="Trebuchet MS" w:hAnsi="Trebuchet MS"/>
            <w:noProof/>
            <w:sz w:val="24"/>
          </w:rPr>
          <w:t>the bull’s owner</w:t>
        </w:r>
      </w:ins>
      <w:r w:rsidRPr="00547BEE">
        <w:rPr>
          <w:rFonts w:ascii="Trebuchet MS" w:hAnsi="Trebuchet MS"/>
          <w:noProof/>
          <w:sz w:val="24"/>
        </w:rPr>
        <w:t xml:space="preserve"> according to this judicial decision. </w:t>
      </w:r>
      <w:r w:rsidRPr="00547BEE">
        <w:rPr>
          <w:rFonts w:ascii="Trebuchet MS" w:hAnsi="Trebuchet MS"/>
          <w:b/>
          <w:noProof/>
          <w:sz w:val="24"/>
        </w:rPr>
        <w:t xml:space="preserve">21:32 </w:t>
      </w:r>
      <w:r w:rsidRPr="00547BEE">
        <w:rPr>
          <w:rFonts w:ascii="Trebuchet MS" w:hAnsi="Trebuchet MS"/>
          <w:noProof/>
          <w:sz w:val="24"/>
        </w:rPr>
        <w:t xml:space="preserve">If </w:t>
      </w:r>
      <w:del w:id="277" w:author="Author">
        <w:r w:rsidRPr="00547BEE">
          <w:rPr>
            <w:rFonts w:ascii="Trebuchet MS" w:hAnsi="Trebuchet MS"/>
            <w:noProof/>
            <w:sz w:val="24"/>
          </w:rPr>
          <w:delText>it was</w:delText>
        </w:r>
      </w:del>
      <w:ins w:id="278" w:author="Author">
        <w:r w:rsidRPr="00547BEE">
          <w:rPr>
            <w:rFonts w:ascii="Trebuchet MS" w:hAnsi="Trebuchet MS"/>
            <w:noProof/>
            <w:sz w:val="24"/>
          </w:rPr>
          <w:t>the bull gored</w:t>
        </w:r>
      </w:ins>
      <w:r w:rsidRPr="00547BEE">
        <w:rPr>
          <w:rFonts w:ascii="Trebuchet MS" w:hAnsi="Trebuchet MS"/>
          <w:noProof/>
          <w:sz w:val="24"/>
        </w:rPr>
        <w:t xml:space="preserve"> a slave man or a slave girl</w:t>
      </w:r>
      <w:del w:id="279" w:author="Author">
        <w:r w:rsidRPr="00547BEE">
          <w:rPr>
            <w:rFonts w:ascii="Trebuchet MS" w:hAnsi="Trebuchet MS"/>
            <w:noProof/>
            <w:sz w:val="24"/>
          </w:rPr>
          <w:delText xml:space="preserve"> that the bull gored</w:delText>
        </w:r>
      </w:del>
      <w:r w:rsidRPr="00547BEE">
        <w:rPr>
          <w:rFonts w:ascii="Trebuchet MS" w:hAnsi="Trebuchet MS"/>
          <w:noProof/>
          <w:sz w:val="24"/>
        </w:rPr>
        <w:t xml:space="preserve">, he will give the price of </w:t>
      </w:r>
      <w:del w:id="280" w:author="Author">
        <w:r w:rsidRPr="00547BEE">
          <w:rPr>
            <w:rFonts w:ascii="Trebuchet MS" w:hAnsi="Trebuchet MS"/>
            <w:noProof/>
            <w:sz w:val="24"/>
          </w:rPr>
          <w:delText>thirty</w:delText>
        </w:r>
      </w:del>
      <w:ins w:id="281" w:author="Author">
        <w:r w:rsidRPr="00547BEE">
          <w:rPr>
            <w:rFonts w:ascii="Trebuchet MS" w:hAnsi="Trebuchet MS"/>
            <w:noProof/>
            <w:sz w:val="24"/>
          </w:rPr>
          <w:t>30</w:t>
        </w:r>
      </w:ins>
      <w:r w:rsidRPr="00547BEE">
        <w:rPr>
          <w:rFonts w:ascii="Trebuchet MS" w:hAnsi="Trebuchet MS"/>
          <w:noProof/>
          <w:sz w:val="24"/>
        </w:rPr>
        <w:t xml:space="preserve"> shekels</w:t>
      </w:r>
      <w:ins w:id="282" w:author="Author">
        <w:r w:rsidRPr="00547BEE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547BEE">
        <w:rPr>
          <w:rFonts w:ascii="Trebuchet MS" w:hAnsi="Trebuchet MS"/>
          <w:noProof/>
          <w:sz w:val="24"/>
        </w:rPr>
        <w:t xml:space="preserve"> to that one’s master, and the bull will be stoned</w:t>
      </w:r>
      <w:ins w:id="285" w:author="Author">
        <w:r w:rsidRPr="00547BEE">
          <w:rPr>
            <w:rFonts w:ascii="Trebuchet MS" w:hAnsi="Trebuchet MS"/>
            <w:noProof/>
            <w:sz w:val="24"/>
          </w:rPr>
          <w:t xml:space="preserve"> to death</w:t>
        </w:r>
      </w:ins>
      <w:r w:rsidRPr="00547BEE">
        <w:rPr>
          <w:rFonts w:ascii="Trebuchet MS" w:hAnsi="Trebuchet MS"/>
          <w:noProof/>
          <w:sz w:val="24"/>
        </w:rPr>
        <w:t>.</w:t>
      </w:r>
    </w:p>
    <w:p w:rsidR="001E6212" w:rsidRPr="00547BEE" w:rsidRDefault="001E6212" w:rsidP="001E6212">
      <w:pPr>
        <w:rPr>
          <w:rFonts w:ascii="Trebuchet MS" w:hAnsi="Trebuchet MS"/>
          <w:noProof/>
          <w:sz w:val="24"/>
        </w:rPr>
      </w:pPr>
      <w:r w:rsidRPr="00547BEE">
        <w:rPr>
          <w:rFonts w:ascii="Trebuchet MS" w:hAnsi="Trebuchet MS"/>
          <w:b/>
          <w:sz w:val="24"/>
        </w:rPr>
        <w:t xml:space="preserve">21:33 </w:t>
      </w:r>
      <w:r w:rsidRPr="00547BEE">
        <w:rPr>
          <w:rFonts w:ascii="Trebuchet MS" w:hAnsi="Trebuchet MS"/>
          <w:noProof/>
          <w:sz w:val="24"/>
        </w:rPr>
        <w:t>“</w:t>
      </w:r>
      <w:del w:id="286" w:author="Author">
        <w:r w:rsidRPr="00547BEE">
          <w:rPr>
            <w:rFonts w:ascii="Trebuchet MS" w:hAnsi="Trebuchet MS"/>
            <w:noProof/>
            <w:sz w:val="24"/>
          </w:rPr>
          <w:delText>And in case</w:delText>
        </w:r>
      </w:del>
      <w:ins w:id="287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a man </w:t>
      </w:r>
      <w:del w:id="288" w:author="Author">
        <w:r w:rsidRPr="00547BEE">
          <w:rPr>
            <w:rFonts w:ascii="Trebuchet MS" w:hAnsi="Trebuchet MS"/>
            <w:noProof/>
            <w:sz w:val="24"/>
          </w:rPr>
          <w:delText>should open a pit,</w:delText>
        </w:r>
      </w:del>
      <w:ins w:id="289" w:author="Author">
        <w:r w:rsidRPr="00547BEE">
          <w:rPr>
            <w:rFonts w:ascii="Trebuchet MS" w:hAnsi="Trebuchet MS"/>
            <w:noProof/>
            <w:sz w:val="24"/>
          </w:rPr>
          <w:t>uncovers</w:t>
        </w:r>
      </w:ins>
      <w:r w:rsidRPr="00547BEE">
        <w:rPr>
          <w:rFonts w:ascii="Trebuchet MS" w:hAnsi="Trebuchet MS"/>
          <w:noProof/>
          <w:sz w:val="24"/>
        </w:rPr>
        <w:t xml:space="preserve"> or </w:t>
      </w:r>
      <w:del w:id="290" w:author="Author">
        <w:r w:rsidRPr="00547BEE">
          <w:rPr>
            <w:rFonts w:ascii="Trebuchet MS" w:hAnsi="Trebuchet MS"/>
            <w:noProof/>
            <w:sz w:val="24"/>
          </w:rPr>
          <w:delText>in case a man should excavate</w:delText>
        </w:r>
      </w:del>
      <w:ins w:id="291" w:author="Author">
        <w:r w:rsidRPr="00547BEE">
          <w:rPr>
            <w:rFonts w:ascii="Trebuchet MS" w:hAnsi="Trebuchet MS"/>
            <w:noProof/>
            <w:sz w:val="24"/>
          </w:rPr>
          <w:t>digs</w:t>
        </w:r>
      </w:ins>
      <w:r w:rsidRPr="00547BEE">
        <w:rPr>
          <w:rFonts w:ascii="Trebuchet MS" w:hAnsi="Trebuchet MS"/>
          <w:noProof/>
          <w:sz w:val="24"/>
        </w:rPr>
        <w:t xml:space="preserve"> a pit and </w:t>
      </w:r>
      <w:del w:id="292" w:author="Author">
        <w:r w:rsidRPr="00547BEE">
          <w:rPr>
            <w:rFonts w:ascii="Trebuchet MS" w:hAnsi="Trebuchet MS"/>
            <w:noProof/>
            <w:sz w:val="24"/>
          </w:rPr>
          <w:delText>should</w:delText>
        </w:r>
      </w:del>
      <w:ins w:id="293" w:author="Author">
        <w:r w:rsidRPr="00547BEE">
          <w:rPr>
            <w:rFonts w:ascii="Trebuchet MS" w:hAnsi="Trebuchet MS"/>
            <w:noProof/>
            <w:sz w:val="24"/>
          </w:rPr>
          <w:t>does</w:t>
        </w:r>
      </w:ins>
      <w:r w:rsidRPr="00547BEE">
        <w:rPr>
          <w:rFonts w:ascii="Trebuchet MS" w:hAnsi="Trebuchet MS"/>
          <w:noProof/>
          <w:sz w:val="24"/>
        </w:rPr>
        <w:t xml:space="preserve"> not cover it</w:t>
      </w:r>
      <w:del w:id="294" w:author="Author">
        <w:r w:rsidRPr="00547BEE">
          <w:rPr>
            <w:rFonts w:ascii="Trebuchet MS" w:hAnsi="Trebuchet MS"/>
            <w:noProof/>
            <w:sz w:val="24"/>
          </w:rPr>
          <w:delText>,</w:delText>
        </w:r>
      </w:del>
      <w:r w:rsidRPr="00547BEE">
        <w:rPr>
          <w:rFonts w:ascii="Trebuchet MS" w:hAnsi="Trebuchet MS"/>
          <w:noProof/>
          <w:sz w:val="24"/>
        </w:rPr>
        <w:t xml:space="preserve"> and a bull or </w:t>
      </w:r>
      <w:del w:id="295" w:author="Author">
        <w:r w:rsidRPr="00547BEE">
          <w:rPr>
            <w:rFonts w:ascii="Trebuchet MS" w:hAnsi="Trebuchet MS"/>
            <w:noProof/>
            <w:sz w:val="24"/>
          </w:rPr>
          <w:delText>an ass does fall</w:delText>
        </w:r>
      </w:del>
      <w:ins w:id="296" w:author="Author">
        <w:r w:rsidRPr="00547BEE">
          <w:rPr>
            <w:rFonts w:ascii="Trebuchet MS" w:hAnsi="Trebuchet MS"/>
            <w:noProof/>
            <w:sz w:val="24"/>
          </w:rPr>
          <w:t>a donkey falls</w:t>
        </w:r>
      </w:ins>
      <w:r w:rsidRPr="00547BEE">
        <w:rPr>
          <w:rFonts w:ascii="Trebuchet MS" w:hAnsi="Trebuchet MS"/>
          <w:noProof/>
          <w:sz w:val="24"/>
        </w:rPr>
        <w:t xml:space="preserve"> into it, </w:t>
      </w:r>
      <w:r w:rsidRPr="00547BEE">
        <w:rPr>
          <w:rFonts w:ascii="Trebuchet MS" w:hAnsi="Trebuchet MS"/>
          <w:b/>
          <w:noProof/>
          <w:sz w:val="24"/>
        </w:rPr>
        <w:t xml:space="preserve">21:34 </w:t>
      </w:r>
      <w:r w:rsidRPr="00547BEE">
        <w:rPr>
          <w:rFonts w:ascii="Trebuchet MS" w:hAnsi="Trebuchet MS"/>
          <w:noProof/>
          <w:sz w:val="24"/>
        </w:rPr>
        <w:t xml:space="preserve">the owner of the pit is to make compensation. </w:t>
      </w:r>
      <w:del w:id="297" w:author="Author">
        <w:r w:rsidRPr="00547BEE">
          <w:rPr>
            <w:rFonts w:ascii="Trebuchet MS" w:hAnsi="Trebuchet MS"/>
            <w:noProof/>
            <w:sz w:val="24"/>
          </w:rPr>
          <w:delText>The price he</w:delText>
        </w:r>
      </w:del>
      <w:ins w:id="298" w:author="Author">
        <w:r w:rsidRPr="00547BEE">
          <w:rPr>
            <w:rFonts w:ascii="Trebuchet MS" w:hAnsi="Trebuchet MS"/>
            <w:noProof/>
            <w:sz w:val="24"/>
          </w:rPr>
          <w:t>He</w:t>
        </w:r>
      </w:ins>
      <w:r w:rsidRPr="00547BEE">
        <w:rPr>
          <w:rFonts w:ascii="Trebuchet MS" w:hAnsi="Trebuchet MS"/>
          <w:noProof/>
          <w:sz w:val="24"/>
        </w:rPr>
        <w:t xml:space="preserve"> is to </w:t>
      </w:r>
      <w:del w:id="299" w:author="Author">
        <w:r w:rsidRPr="00547BEE">
          <w:rPr>
            <w:rFonts w:ascii="Trebuchet MS" w:hAnsi="Trebuchet MS"/>
            <w:noProof/>
            <w:sz w:val="24"/>
          </w:rPr>
          <w:delText xml:space="preserve">return </w:delText>
        </w:r>
      </w:del>
      <w:ins w:id="300" w:author="Author">
        <w:r w:rsidRPr="00547BEE">
          <w:rPr>
            <w:rFonts w:ascii="Trebuchet MS" w:hAnsi="Trebuchet MS"/>
            <w:noProof/>
            <w:sz w:val="24"/>
          </w:rPr>
          <w:t xml:space="preserve">pay the price </w:t>
        </w:r>
      </w:ins>
      <w:r w:rsidRPr="00547BEE">
        <w:rPr>
          <w:rFonts w:ascii="Trebuchet MS" w:hAnsi="Trebuchet MS"/>
          <w:noProof/>
          <w:sz w:val="24"/>
        </w:rPr>
        <w:t>to its owner, and the dead animal will become his</w:t>
      </w:r>
      <w:del w:id="301" w:author="Author">
        <w:r w:rsidRPr="00547BEE">
          <w:rPr>
            <w:rFonts w:ascii="Trebuchet MS" w:hAnsi="Trebuchet MS"/>
            <w:noProof/>
            <w:sz w:val="24"/>
          </w:rPr>
          <w:delText xml:space="preserve"> own</w:delText>
        </w:r>
      </w:del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21:35 </w:t>
      </w:r>
      <w:del w:id="302" w:author="Author">
        <w:r w:rsidRPr="00547BEE">
          <w:rPr>
            <w:rFonts w:ascii="Trebuchet MS" w:hAnsi="Trebuchet MS"/>
            <w:noProof/>
            <w:sz w:val="24"/>
          </w:rPr>
          <w:delText>And in case</w:delText>
        </w:r>
      </w:del>
      <w:ins w:id="303" w:author="Author">
        <w:r w:rsidRPr="00547BEE">
          <w:rPr>
            <w:rFonts w:ascii="Trebuchet MS" w:hAnsi="Trebuchet MS"/>
            <w:noProof/>
            <w:sz w:val="24"/>
          </w:rPr>
          <w:t>If</w:t>
        </w:r>
      </w:ins>
      <w:r w:rsidRPr="00547BEE">
        <w:rPr>
          <w:rFonts w:ascii="Trebuchet MS" w:hAnsi="Trebuchet MS"/>
          <w:noProof/>
          <w:sz w:val="24"/>
        </w:rPr>
        <w:t xml:space="preserve"> a man’s bull </w:t>
      </w:r>
      <w:del w:id="304" w:author="Author">
        <w:r w:rsidRPr="00547BEE">
          <w:rPr>
            <w:rFonts w:ascii="Trebuchet MS" w:hAnsi="Trebuchet MS"/>
            <w:noProof/>
            <w:sz w:val="24"/>
          </w:rPr>
          <w:delText>should hurt</w:delText>
        </w:r>
      </w:del>
      <w:ins w:id="305" w:author="Author">
        <w:r w:rsidRPr="00547BEE">
          <w:rPr>
            <w:rFonts w:ascii="Trebuchet MS" w:hAnsi="Trebuchet MS"/>
            <w:noProof/>
            <w:sz w:val="24"/>
          </w:rPr>
          <w:t>hurts</w:t>
        </w:r>
      </w:ins>
      <w:r w:rsidRPr="00547BEE">
        <w:rPr>
          <w:rFonts w:ascii="Trebuchet MS" w:hAnsi="Trebuchet MS"/>
          <w:noProof/>
          <w:sz w:val="24"/>
        </w:rPr>
        <w:t xml:space="preserve"> another’s bull and it </w:t>
      </w:r>
      <w:del w:id="306" w:author="Author">
        <w:r w:rsidRPr="00547BEE">
          <w:rPr>
            <w:rFonts w:ascii="Trebuchet MS" w:hAnsi="Trebuchet MS"/>
            <w:noProof/>
            <w:sz w:val="24"/>
          </w:rPr>
          <w:delText>does die</w:delText>
        </w:r>
      </w:del>
      <w:ins w:id="307" w:author="Author">
        <w:r w:rsidRPr="00547BEE">
          <w:rPr>
            <w:rFonts w:ascii="Trebuchet MS" w:hAnsi="Trebuchet MS"/>
            <w:noProof/>
            <w:sz w:val="24"/>
          </w:rPr>
          <w:t>dies</w:t>
        </w:r>
      </w:ins>
      <w:r w:rsidRPr="00547BEE">
        <w:rPr>
          <w:rFonts w:ascii="Trebuchet MS" w:hAnsi="Trebuchet MS"/>
          <w:noProof/>
          <w:sz w:val="24"/>
        </w:rPr>
        <w:t xml:space="preserve">, then they must sell the live bull and divide the price paid for it; </w:t>
      </w:r>
      <w:del w:id="308" w:author="Author">
        <w:r w:rsidRPr="00547BEE">
          <w:rPr>
            <w:rFonts w:ascii="Trebuchet MS" w:hAnsi="Trebuchet MS"/>
            <w:noProof/>
            <w:sz w:val="24"/>
          </w:rPr>
          <w:delText xml:space="preserve">and also the dead one </w:delText>
        </w:r>
      </w:del>
      <w:r w:rsidRPr="00547BEE">
        <w:rPr>
          <w:rFonts w:ascii="Trebuchet MS" w:hAnsi="Trebuchet MS"/>
          <w:noProof/>
          <w:sz w:val="24"/>
        </w:rPr>
        <w:t xml:space="preserve">they should </w:t>
      </w:r>
      <w:ins w:id="309" w:author="Author">
        <w:r w:rsidRPr="00547BEE">
          <w:rPr>
            <w:rFonts w:ascii="Trebuchet MS" w:hAnsi="Trebuchet MS"/>
            <w:noProof/>
            <w:sz w:val="24"/>
          </w:rPr>
          <w:t xml:space="preserve">also </w:t>
        </w:r>
      </w:ins>
      <w:r w:rsidRPr="00547BEE">
        <w:rPr>
          <w:rFonts w:ascii="Trebuchet MS" w:hAnsi="Trebuchet MS"/>
          <w:noProof/>
          <w:sz w:val="24"/>
        </w:rPr>
        <w:t>divide</w:t>
      </w:r>
      <w:ins w:id="310" w:author="Author">
        <w:r w:rsidRPr="00547BEE">
          <w:rPr>
            <w:rFonts w:ascii="Trebuchet MS" w:hAnsi="Trebuchet MS"/>
            <w:noProof/>
            <w:sz w:val="24"/>
          </w:rPr>
          <w:t xml:space="preserve"> the dead animal</w:t>
        </w:r>
      </w:ins>
      <w:r w:rsidRPr="00547BEE">
        <w:rPr>
          <w:rFonts w:ascii="Trebuchet MS" w:hAnsi="Trebuchet MS"/>
          <w:noProof/>
          <w:sz w:val="24"/>
        </w:rPr>
        <w:t xml:space="preserve">. </w:t>
      </w:r>
      <w:r w:rsidRPr="00547BEE">
        <w:rPr>
          <w:rFonts w:ascii="Trebuchet MS" w:hAnsi="Trebuchet MS"/>
          <w:b/>
          <w:noProof/>
          <w:sz w:val="24"/>
        </w:rPr>
        <w:t xml:space="preserve">21:36 </w:t>
      </w:r>
      <w:r w:rsidRPr="00547BEE">
        <w:rPr>
          <w:rFonts w:ascii="Trebuchet MS" w:hAnsi="Trebuchet MS"/>
          <w:noProof/>
          <w:sz w:val="24"/>
        </w:rPr>
        <w:t xml:space="preserve">Or if it was known that a bull </w:t>
      </w:r>
      <w:del w:id="311" w:author="Author">
        <w:r w:rsidRPr="00547BEE">
          <w:rPr>
            <w:rFonts w:ascii="Trebuchet MS" w:hAnsi="Trebuchet MS"/>
            <w:noProof/>
            <w:sz w:val="24"/>
          </w:rPr>
          <w:delText>was</w:delText>
        </w:r>
      </w:del>
      <w:ins w:id="312" w:author="Author">
        <w:r w:rsidRPr="00547BEE">
          <w:rPr>
            <w:rFonts w:ascii="Trebuchet MS" w:hAnsi="Trebuchet MS"/>
            <w:noProof/>
            <w:sz w:val="24"/>
          </w:rPr>
          <w:t>had been</w:t>
        </w:r>
      </w:ins>
      <w:r w:rsidRPr="00547BEE">
        <w:rPr>
          <w:rFonts w:ascii="Trebuchet MS" w:hAnsi="Trebuchet MS"/>
          <w:noProof/>
          <w:sz w:val="24"/>
        </w:rPr>
        <w:t xml:space="preserve"> in the habit of goring </w:t>
      </w:r>
      <w:del w:id="313" w:author="Author">
        <w:r w:rsidRPr="00547BEE">
          <w:rPr>
            <w:rFonts w:ascii="Trebuchet MS" w:hAnsi="Trebuchet MS"/>
            <w:noProof/>
            <w:sz w:val="24"/>
          </w:rPr>
          <w:delText xml:space="preserve">formerly </w:delText>
        </w:r>
      </w:del>
      <w:r w:rsidRPr="00547BEE">
        <w:rPr>
          <w:rFonts w:ascii="Trebuchet MS" w:hAnsi="Trebuchet MS"/>
          <w:noProof/>
          <w:sz w:val="24"/>
        </w:rPr>
        <w:t xml:space="preserve">but its owner would not keep it under guard, he </w:t>
      </w:r>
      <w:del w:id="314" w:author="Author">
        <w:r w:rsidRPr="00547BEE">
          <w:rPr>
            <w:rFonts w:ascii="Trebuchet MS" w:hAnsi="Trebuchet MS"/>
            <w:noProof/>
            <w:sz w:val="24"/>
          </w:rPr>
          <w:delText>should without fail</w:delText>
        </w:r>
      </w:del>
      <w:ins w:id="315" w:author="Author">
        <w:r w:rsidRPr="00547BEE">
          <w:rPr>
            <w:rFonts w:ascii="Trebuchet MS" w:hAnsi="Trebuchet MS"/>
            <w:noProof/>
            <w:sz w:val="24"/>
          </w:rPr>
          <w:t>must</w:t>
        </w:r>
      </w:ins>
      <w:r w:rsidRPr="00547BEE">
        <w:rPr>
          <w:rFonts w:ascii="Trebuchet MS" w:hAnsi="Trebuchet MS"/>
          <w:noProof/>
          <w:sz w:val="24"/>
        </w:rPr>
        <w:t xml:space="preserve"> make compensation with bull for bull, and the dead one will become his own.</w:t>
      </w:r>
    </w:p>
    <w:p w:rsidR="001E6212" w:rsidRPr="00547BEE" w:rsidRDefault="001E6212" w:rsidP="001E6212">
      <w:pPr>
        <w:rPr>
          <w:rFonts w:ascii="Trebuchet MS" w:hAnsi="Trebuchet MS"/>
          <w:b/>
          <w:sz w:val="24"/>
        </w:rPr>
      </w:pPr>
    </w:p>
    <w:p w:rsidR="00762BCB" w:rsidRPr="001E6212" w:rsidRDefault="00762BCB" w:rsidP="001E6212"/>
    <w:sectPr w:rsidR="00762BCB" w:rsidRPr="001E6212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4DE" w:rsidRDefault="004B14DE">
      <w:r>
        <w:separator/>
      </w:r>
    </w:p>
  </w:endnote>
  <w:endnote w:type="continuationSeparator" w:id="0">
    <w:p w:rsidR="004B14DE" w:rsidRDefault="004B1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4DE" w:rsidRDefault="004B14DE">
      <w:r>
        <w:separator/>
      </w:r>
    </w:p>
  </w:footnote>
  <w:footnote w:type="continuationSeparator" w:id="0">
    <w:p w:rsidR="004B14DE" w:rsidRDefault="004B14DE">
      <w:r>
        <w:continuationSeparator/>
      </w:r>
    </w:p>
  </w:footnote>
  <w:footnote w:id="1">
    <w:p w:rsidR="001E6212" w:rsidRPr="00547BEE" w:rsidRDefault="001E6212" w:rsidP="00547BEE">
      <w:pPr>
        <w:pStyle w:val="FootnoteText"/>
        <w:spacing w:after="96"/>
        <w:ind w:firstLine="288"/>
        <w:rPr>
          <w:ins w:id="63" w:author="Author"/>
        </w:rPr>
      </w:pPr>
      <w:ins w:id="64" w:author="Author">
        <w:r w:rsidRPr="00547BEE">
          <w:rPr>
            <w:rStyle w:val="FootnoteReference"/>
          </w:rPr>
          <w:footnoteRef/>
        </w:r>
        <w:r w:rsidRPr="00547BEE">
          <w:t xml:space="preserve"> </w:t>
        </w:r>
        <w:r w:rsidRPr="00547BEE">
          <w:rPr>
            <w:b/>
          </w:rPr>
          <w:t xml:space="preserve">21:8 </w:t>
        </w:r>
        <w:r w:rsidRPr="00547BEE">
          <w:t>Lit., “to be redeemed.”</w:t>
        </w:r>
      </w:ins>
    </w:p>
  </w:footnote>
  <w:footnote w:id="2">
    <w:p w:rsidR="001E6212" w:rsidRPr="00547BEE" w:rsidRDefault="001E6212" w:rsidP="00547BEE">
      <w:pPr>
        <w:pStyle w:val="FootnoteText"/>
        <w:spacing w:after="96"/>
        <w:ind w:firstLine="288"/>
        <w:rPr>
          <w:ins w:id="138" w:author="Author"/>
        </w:rPr>
      </w:pPr>
      <w:ins w:id="139" w:author="Author">
        <w:r w:rsidRPr="00547BEE">
          <w:rPr>
            <w:rStyle w:val="FootnoteReference"/>
          </w:rPr>
          <w:footnoteRef/>
        </w:r>
        <w:r w:rsidRPr="00547BEE">
          <w:t xml:space="preserve"> </w:t>
        </w:r>
        <w:r w:rsidRPr="00547BEE">
          <w:rPr>
            <w:b/>
          </w:rPr>
          <w:t xml:space="preserve">21:17 </w:t>
        </w:r>
        <w:r w:rsidRPr="00547BEE">
          <w:t>Or “calls down evil upon.”</w:t>
        </w:r>
      </w:ins>
    </w:p>
  </w:footnote>
  <w:footnote w:id="3">
    <w:p w:rsidR="001E6212" w:rsidRPr="00547BEE" w:rsidRDefault="001E6212" w:rsidP="00547BEE">
      <w:pPr>
        <w:pStyle w:val="FootnoteText"/>
        <w:spacing w:after="96"/>
        <w:ind w:firstLine="288"/>
        <w:rPr>
          <w:ins w:id="154" w:author="Author"/>
        </w:rPr>
      </w:pPr>
      <w:ins w:id="155" w:author="Author">
        <w:r w:rsidRPr="00547BEE">
          <w:rPr>
            <w:rStyle w:val="FootnoteReference"/>
          </w:rPr>
          <w:footnoteRef/>
        </w:r>
        <w:r w:rsidRPr="00547BEE">
          <w:t xml:space="preserve"> </w:t>
        </w:r>
        <w:r w:rsidRPr="00547BEE">
          <w:rPr>
            <w:b/>
          </w:rPr>
          <w:t xml:space="preserve">21:18 </w:t>
        </w:r>
        <w:r w:rsidRPr="00547BEE">
          <w:t>Or possibly, “a tool.”</w:t>
        </w:r>
      </w:ins>
    </w:p>
  </w:footnote>
  <w:footnote w:id="4">
    <w:p w:rsidR="001E6212" w:rsidRPr="00547BEE" w:rsidRDefault="001E6212" w:rsidP="00547BEE">
      <w:pPr>
        <w:pStyle w:val="FootnoteText"/>
        <w:spacing w:after="96"/>
        <w:ind w:firstLine="288"/>
        <w:rPr>
          <w:ins w:id="197" w:author="Author"/>
        </w:rPr>
      </w:pPr>
      <w:ins w:id="198" w:author="Author">
        <w:r w:rsidRPr="00547BEE">
          <w:rPr>
            <w:rStyle w:val="FootnoteReference"/>
          </w:rPr>
          <w:footnoteRef/>
        </w:r>
        <w:r w:rsidRPr="00547BEE">
          <w:t xml:space="preserve"> </w:t>
        </w:r>
        <w:r w:rsidRPr="00547BEE">
          <w:rPr>
            <w:b/>
          </w:rPr>
          <w:t xml:space="preserve">21:22 </w:t>
        </w:r>
        <w:r w:rsidRPr="00547BEE">
          <w:t xml:space="preserve">Lit., “and her children come out.” </w:t>
        </w:r>
      </w:ins>
    </w:p>
  </w:footnote>
  <w:footnote w:id="5">
    <w:p w:rsidR="001E6212" w:rsidRPr="00547BEE" w:rsidRDefault="001E6212" w:rsidP="00547BEE">
      <w:pPr>
        <w:pStyle w:val="FootnoteText"/>
        <w:spacing w:after="96"/>
        <w:ind w:firstLine="288"/>
        <w:rPr>
          <w:ins w:id="201" w:author="Author"/>
        </w:rPr>
      </w:pPr>
      <w:ins w:id="202" w:author="Author">
        <w:r w:rsidRPr="00547BEE">
          <w:rPr>
            <w:rStyle w:val="FootnoteReference"/>
          </w:rPr>
          <w:footnoteRef/>
        </w:r>
        <w:r w:rsidRPr="00547BEE">
          <w:t xml:space="preserve"> </w:t>
        </w:r>
        <w:r w:rsidRPr="00547BEE">
          <w:rPr>
            <w:b/>
          </w:rPr>
          <w:t xml:space="preserve">21:22 </w:t>
        </w:r>
        <w:r w:rsidRPr="00547BEE">
          <w:t>Or “serious injury.”</w:t>
        </w:r>
      </w:ins>
    </w:p>
  </w:footnote>
  <w:footnote w:id="6">
    <w:p w:rsidR="001E6212" w:rsidRPr="00547BEE" w:rsidRDefault="001E6212" w:rsidP="00547BEE">
      <w:pPr>
        <w:pStyle w:val="FootnoteText"/>
        <w:spacing w:after="96"/>
        <w:ind w:firstLine="288"/>
        <w:rPr>
          <w:ins w:id="218" w:author="Author"/>
        </w:rPr>
      </w:pPr>
      <w:ins w:id="219" w:author="Author">
        <w:r w:rsidRPr="00547BEE">
          <w:rPr>
            <w:rStyle w:val="FootnoteReference"/>
          </w:rPr>
          <w:footnoteRef/>
        </w:r>
        <w:r w:rsidRPr="00547BEE">
          <w:t xml:space="preserve"> </w:t>
        </w:r>
        <w:r w:rsidRPr="00547BEE">
          <w:rPr>
            <w:b/>
          </w:rPr>
          <w:t xml:space="preserve">21:23 </w:t>
        </w:r>
        <w:r w:rsidRPr="00547BEE">
          <w:t>Or “soul for soul.”</w:t>
        </w:r>
      </w:ins>
    </w:p>
  </w:footnote>
  <w:footnote w:id="7">
    <w:p w:rsidR="001E6212" w:rsidRPr="00547BEE" w:rsidRDefault="001E6212" w:rsidP="00547BEE">
      <w:pPr>
        <w:pStyle w:val="FootnoteText"/>
        <w:spacing w:after="96"/>
        <w:ind w:firstLine="288"/>
        <w:rPr>
          <w:ins w:id="262" w:author="Author"/>
        </w:rPr>
      </w:pPr>
      <w:ins w:id="263" w:author="Author">
        <w:r w:rsidRPr="00547BEE">
          <w:rPr>
            <w:rStyle w:val="FootnoteReference"/>
          </w:rPr>
          <w:footnoteRef/>
        </w:r>
        <w:r w:rsidRPr="00547BEE">
          <w:t xml:space="preserve"> </w:t>
        </w:r>
        <w:r w:rsidRPr="00547BEE">
          <w:rPr>
            <w:b/>
          </w:rPr>
          <w:t xml:space="preserve">21:30 </w:t>
        </w:r>
        <w:r w:rsidRPr="00547BEE">
          <w:t>Or “reparation.”</w:t>
        </w:r>
      </w:ins>
    </w:p>
  </w:footnote>
  <w:footnote w:id="8">
    <w:p w:rsidR="001E6212" w:rsidRPr="00547BEE" w:rsidRDefault="001E6212" w:rsidP="00547BEE">
      <w:pPr>
        <w:pStyle w:val="FootnoteText"/>
        <w:spacing w:after="96"/>
        <w:ind w:firstLine="288"/>
        <w:rPr>
          <w:ins w:id="270" w:author="Author"/>
        </w:rPr>
      </w:pPr>
      <w:ins w:id="271" w:author="Author">
        <w:r w:rsidRPr="00547BEE">
          <w:rPr>
            <w:rStyle w:val="FootnoteReference"/>
          </w:rPr>
          <w:footnoteRef/>
        </w:r>
        <w:r w:rsidRPr="00547BEE">
          <w:t xml:space="preserve"> </w:t>
        </w:r>
        <w:r w:rsidRPr="00547BEE">
          <w:rPr>
            <w:b/>
          </w:rPr>
          <w:t xml:space="preserve">21:30 </w:t>
        </w:r>
        <w:r w:rsidRPr="00547BEE">
          <w:t>Or “soul.”</w:t>
        </w:r>
      </w:ins>
    </w:p>
  </w:footnote>
  <w:footnote w:id="9">
    <w:p w:rsidR="001E6212" w:rsidRPr="00547BEE" w:rsidRDefault="001E6212" w:rsidP="00547BEE">
      <w:pPr>
        <w:pStyle w:val="FootnoteText"/>
        <w:spacing w:after="96"/>
        <w:ind w:firstLine="288"/>
        <w:rPr>
          <w:ins w:id="283" w:author="Author"/>
        </w:rPr>
      </w:pPr>
      <w:ins w:id="284" w:author="Author">
        <w:r w:rsidRPr="00547BEE">
          <w:rPr>
            <w:rStyle w:val="FootnoteReference"/>
          </w:rPr>
          <w:footnoteRef/>
        </w:r>
        <w:r w:rsidRPr="00547BEE">
          <w:t xml:space="preserve"> </w:t>
        </w:r>
        <w:r w:rsidRPr="00547BEE">
          <w:rPr>
            <w:b/>
          </w:rPr>
          <w:t xml:space="preserve">21:32 </w:t>
        </w:r>
        <w:r w:rsidRPr="00547BEE">
          <w:t>A shekel equaled 11.4 g (0.367 oz t). See App. B14.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71AD4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71AD4">
        <w:t>Exodus Chapter 21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71AD4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71AD4">
      <w:rPr>
        <w:noProof/>
        <w:snapToGrid w:val="0"/>
      </w:rPr>
      <w:t>Exodus 21.Revised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71AD4">
        <w:t>Exodus Chapter 21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71AD4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71AD4">
      <w:rPr>
        <w:noProof/>
        <w:snapToGrid w:val="0"/>
      </w:rPr>
      <w:t>Exodus 21.Revised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71AD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71AD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71AD4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71AD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4DE"/>
    <w:rsid w:val="001E6212"/>
    <w:rsid w:val="00245EDD"/>
    <w:rsid w:val="0026230D"/>
    <w:rsid w:val="002B524D"/>
    <w:rsid w:val="002C00A8"/>
    <w:rsid w:val="00310508"/>
    <w:rsid w:val="003B380B"/>
    <w:rsid w:val="004500A2"/>
    <w:rsid w:val="004B14DE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1AD4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0bd1148f7bf649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E621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621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E621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E621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621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E62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bd1148f7bf649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1329</ap:Words>
  <ap:Characters>5132</ap:Characters>
  <ap:Application>Microsoft Office Word</ap:Application>
  <ap:DocSecurity>0</ap:DocSecurity>
  <ap:Lines>88</ap:Lines>
  <ap:Paragraphs>20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6441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21</dc:title>
  <dc:subject/>
  <dc:creator>Ruth Farrugia</dc:creator>
  <cp:keywords/>
  <dc:description/>
  <cp:lastModifiedBy>Ruth Farrugia</cp:lastModifiedBy>
  <cp:revision>3</cp:revision>
  <dcterms:created xsi:type="dcterms:W3CDTF">2020-09-21T08:58:00Z</dcterms:created>
  <dcterms:modified xsi:type="dcterms:W3CDTF">2020-09-21T08:58:00Z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21.docx</vt:lpwstr>
  </property>
  <property fmtid="{D5CDD505-2E9C-101B-9397-08002B2CF9AE}" pid="9" name="_TranslationDocumentId">
    <vt:i4>19401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