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EF3" w:rsidRPr="008972D3" w:rsidRDefault="00822EF3" w:rsidP="00822EF3">
      <w:pPr>
        <w:rPr>
          <w:rFonts w:ascii="Trebuchet MS" w:hAnsi="Trebuchet MS"/>
          <w:noProof/>
        </w:rPr>
      </w:pPr>
      <w:bookmarkStart w:id="0" w:name="_GoBack"/>
      <w:bookmarkEnd w:id="0"/>
      <w:r w:rsidRPr="008972D3">
        <w:rPr>
          <w:rFonts w:ascii="Trebuchet MS" w:hAnsi="Trebuchet MS"/>
          <w:b/>
        </w:rPr>
        <w:t xml:space="preserve">34:1 </w:t>
      </w:r>
      <w:r w:rsidRPr="008972D3">
        <w:rPr>
          <w:rFonts w:ascii="Trebuchet MS" w:hAnsi="Trebuchet MS"/>
          <w:noProof/>
        </w:rPr>
        <w:t xml:space="preserve">Then Jehovah said to Moses: “Carve out for yourself two tablets of stone like the first ones, and I </w:t>
      </w:r>
      <w:del w:id="1" w:author="Author">
        <w:r w:rsidRPr="008972D3">
          <w:rPr>
            <w:rFonts w:ascii="Trebuchet MS" w:hAnsi="Trebuchet MS"/>
            <w:noProof/>
          </w:rPr>
          <w:delText>must</w:delText>
        </w:r>
      </w:del>
      <w:ins w:id="2" w:author="Author">
        <w:r w:rsidRPr="008972D3">
          <w:rPr>
            <w:rFonts w:ascii="Trebuchet MS" w:hAnsi="Trebuchet MS"/>
            <w:noProof/>
          </w:rPr>
          <w:t>will</w:t>
        </w:r>
      </w:ins>
      <w:r w:rsidRPr="008972D3">
        <w:rPr>
          <w:rFonts w:ascii="Trebuchet MS" w:hAnsi="Trebuchet MS"/>
          <w:noProof/>
        </w:rPr>
        <w:t xml:space="preserve"> write </w:t>
      </w:r>
      <w:del w:id="3" w:author="Author">
        <w:r w:rsidRPr="008972D3">
          <w:rPr>
            <w:rFonts w:ascii="Trebuchet MS" w:hAnsi="Trebuchet MS"/>
            <w:noProof/>
          </w:rPr>
          <w:delText>upon</w:delText>
        </w:r>
      </w:del>
      <w:ins w:id="4" w:author="Author">
        <w:r w:rsidRPr="008972D3">
          <w:rPr>
            <w:rFonts w:ascii="Trebuchet MS" w:hAnsi="Trebuchet MS"/>
            <w:noProof/>
          </w:rPr>
          <w:t>on</w:t>
        </w:r>
      </w:ins>
      <w:r w:rsidRPr="008972D3">
        <w:rPr>
          <w:rFonts w:ascii="Trebuchet MS" w:hAnsi="Trebuchet MS"/>
          <w:noProof/>
        </w:rPr>
        <w:t xml:space="preserve"> the tablets the words that appeared on the first tablets, which you shattered. </w:t>
      </w:r>
      <w:r w:rsidRPr="008972D3">
        <w:rPr>
          <w:rFonts w:ascii="Trebuchet MS" w:hAnsi="Trebuchet MS"/>
          <w:b/>
          <w:noProof/>
        </w:rPr>
        <w:t xml:space="preserve">34:2 </w:t>
      </w:r>
      <w:del w:id="5" w:author="Author">
        <w:r w:rsidRPr="008972D3">
          <w:rPr>
            <w:rFonts w:ascii="Trebuchet MS" w:hAnsi="Trebuchet MS"/>
            <w:noProof/>
          </w:rPr>
          <w:delText>And get</w:delText>
        </w:r>
      </w:del>
      <w:ins w:id="6" w:author="Author">
        <w:r w:rsidRPr="008972D3">
          <w:rPr>
            <w:rFonts w:ascii="Trebuchet MS" w:hAnsi="Trebuchet MS"/>
            <w:noProof/>
          </w:rPr>
          <w:t>Get</w:t>
        </w:r>
      </w:ins>
      <w:r w:rsidRPr="008972D3">
        <w:rPr>
          <w:rFonts w:ascii="Trebuchet MS" w:hAnsi="Trebuchet MS"/>
          <w:noProof/>
        </w:rPr>
        <w:t xml:space="preserve"> ready for the morning, as you </w:t>
      </w:r>
      <w:del w:id="7" w:author="Author">
        <w:r w:rsidRPr="008972D3">
          <w:rPr>
            <w:rFonts w:ascii="Trebuchet MS" w:hAnsi="Trebuchet MS"/>
            <w:noProof/>
          </w:rPr>
          <w:delText>must</w:delText>
        </w:r>
      </w:del>
      <w:ins w:id="8" w:author="Author">
        <w:r w:rsidRPr="008972D3">
          <w:rPr>
            <w:rFonts w:ascii="Trebuchet MS" w:hAnsi="Trebuchet MS"/>
            <w:noProof/>
          </w:rPr>
          <w:t>will</w:t>
        </w:r>
      </w:ins>
      <w:r w:rsidRPr="008972D3">
        <w:rPr>
          <w:rFonts w:ascii="Trebuchet MS" w:hAnsi="Trebuchet MS"/>
          <w:noProof/>
        </w:rPr>
        <w:t xml:space="preserve"> go up in the morning </w:t>
      </w:r>
      <w:del w:id="9" w:author="Author">
        <w:r w:rsidRPr="008972D3">
          <w:rPr>
            <w:rFonts w:ascii="Trebuchet MS" w:hAnsi="Trebuchet MS"/>
            <w:noProof/>
          </w:rPr>
          <w:delText>into</w:delText>
        </w:r>
      </w:del>
      <w:ins w:id="10" w:author="Author">
        <w:r w:rsidRPr="008972D3">
          <w:rPr>
            <w:rFonts w:ascii="Trebuchet MS" w:hAnsi="Trebuchet MS"/>
            <w:noProof/>
          </w:rPr>
          <w:t>to</w:t>
        </w:r>
      </w:ins>
      <w:r w:rsidRPr="008972D3">
        <w:rPr>
          <w:rFonts w:ascii="Trebuchet MS" w:hAnsi="Trebuchet MS"/>
          <w:noProof/>
        </w:rPr>
        <w:t xml:space="preserve"> Mount Si′nai and station yourself </w:t>
      </w:r>
      <w:del w:id="11" w:author="Author">
        <w:r w:rsidRPr="008972D3">
          <w:rPr>
            <w:rFonts w:ascii="Trebuchet MS" w:hAnsi="Trebuchet MS"/>
            <w:noProof/>
          </w:rPr>
          <w:delText>by</w:delText>
        </w:r>
      </w:del>
      <w:ins w:id="12" w:author="Author">
        <w:r w:rsidRPr="008972D3">
          <w:rPr>
            <w:rFonts w:ascii="Trebuchet MS" w:hAnsi="Trebuchet MS"/>
            <w:noProof/>
          </w:rPr>
          <w:t>before</w:t>
        </w:r>
      </w:ins>
      <w:r w:rsidRPr="008972D3">
        <w:rPr>
          <w:rFonts w:ascii="Trebuchet MS" w:hAnsi="Trebuchet MS"/>
          <w:noProof/>
        </w:rPr>
        <w:t xml:space="preserve"> me there on the top of the mountain. </w:t>
      </w:r>
      <w:r w:rsidRPr="008972D3">
        <w:rPr>
          <w:rFonts w:ascii="Trebuchet MS" w:hAnsi="Trebuchet MS"/>
          <w:b/>
          <w:noProof/>
        </w:rPr>
        <w:t xml:space="preserve">34:3 </w:t>
      </w:r>
      <w:r w:rsidRPr="008972D3">
        <w:rPr>
          <w:rFonts w:ascii="Trebuchet MS" w:hAnsi="Trebuchet MS"/>
          <w:noProof/>
        </w:rPr>
        <w:t>But nobody may go up with you</w:t>
      </w:r>
      <w:ins w:id="13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and</w:t>
      </w:r>
      <w:del w:id="14" w:author="Author">
        <w:r w:rsidRPr="008972D3">
          <w:rPr>
            <w:rFonts w:ascii="Trebuchet MS" w:hAnsi="Trebuchet MS"/>
            <w:noProof/>
          </w:rPr>
          <w:delText>, too, let</w:delText>
        </w:r>
      </w:del>
      <w:r w:rsidRPr="008972D3">
        <w:rPr>
          <w:rFonts w:ascii="Trebuchet MS" w:hAnsi="Trebuchet MS"/>
          <w:noProof/>
        </w:rPr>
        <w:t xml:space="preserve"> nobody else </w:t>
      </w:r>
      <w:ins w:id="15" w:author="Author">
        <w:r w:rsidRPr="008972D3">
          <w:rPr>
            <w:rFonts w:ascii="Trebuchet MS" w:hAnsi="Trebuchet MS"/>
            <w:noProof/>
          </w:rPr>
          <w:t xml:space="preserve">should </w:t>
        </w:r>
      </w:ins>
      <w:r w:rsidRPr="008972D3">
        <w:rPr>
          <w:rFonts w:ascii="Trebuchet MS" w:hAnsi="Trebuchet MS"/>
          <w:noProof/>
        </w:rPr>
        <w:t xml:space="preserve">be seen </w:t>
      </w:r>
      <w:del w:id="16" w:author="Author">
        <w:r w:rsidRPr="008972D3">
          <w:rPr>
            <w:rFonts w:ascii="Trebuchet MS" w:hAnsi="Trebuchet MS"/>
            <w:noProof/>
          </w:rPr>
          <w:delText>in all</w:delText>
        </w:r>
      </w:del>
      <w:ins w:id="17" w:author="Author">
        <w:r w:rsidRPr="008972D3">
          <w:rPr>
            <w:rFonts w:ascii="Trebuchet MS" w:hAnsi="Trebuchet MS"/>
            <w:noProof/>
          </w:rPr>
          <w:t>anywhere on</w:t>
        </w:r>
      </w:ins>
      <w:r w:rsidRPr="008972D3">
        <w:rPr>
          <w:rFonts w:ascii="Trebuchet MS" w:hAnsi="Trebuchet MS"/>
          <w:noProof/>
        </w:rPr>
        <w:t xml:space="preserve"> the mountain. </w:t>
      </w:r>
      <w:del w:id="18" w:author="Author">
        <w:r w:rsidRPr="008972D3">
          <w:rPr>
            <w:rFonts w:ascii="Trebuchet MS" w:hAnsi="Trebuchet MS"/>
            <w:noProof/>
          </w:rPr>
          <w:delText>What is more, no flock</w:delText>
        </w:r>
      </w:del>
      <w:ins w:id="19" w:author="Author">
        <w:r w:rsidRPr="008972D3">
          <w:rPr>
            <w:rFonts w:ascii="Trebuchet MS" w:hAnsi="Trebuchet MS"/>
            <w:noProof/>
          </w:rPr>
          <w:t>Not even the flocks</w:t>
        </w:r>
      </w:ins>
      <w:r w:rsidRPr="008972D3">
        <w:rPr>
          <w:rFonts w:ascii="Trebuchet MS" w:hAnsi="Trebuchet MS"/>
          <w:noProof/>
        </w:rPr>
        <w:t xml:space="preserve"> or </w:t>
      </w:r>
      <w:del w:id="20" w:author="Author">
        <w:r w:rsidRPr="008972D3">
          <w:rPr>
            <w:rFonts w:ascii="Trebuchet MS" w:hAnsi="Trebuchet MS"/>
            <w:noProof/>
          </w:rPr>
          <w:delText>herd</w:delText>
        </w:r>
      </w:del>
      <w:ins w:id="21" w:author="Author">
        <w:r w:rsidRPr="008972D3">
          <w:rPr>
            <w:rFonts w:ascii="Trebuchet MS" w:hAnsi="Trebuchet MS"/>
            <w:noProof/>
          </w:rPr>
          <w:t>herds</w:t>
        </w:r>
      </w:ins>
      <w:r w:rsidRPr="008972D3">
        <w:rPr>
          <w:rFonts w:ascii="Trebuchet MS" w:hAnsi="Trebuchet MS"/>
          <w:noProof/>
        </w:rPr>
        <w:t xml:space="preserve"> should </w:t>
      </w:r>
      <w:del w:id="22" w:author="Author">
        <w:r w:rsidRPr="008972D3">
          <w:rPr>
            <w:rFonts w:ascii="Trebuchet MS" w:hAnsi="Trebuchet MS"/>
            <w:noProof/>
          </w:rPr>
          <w:delText>be pasturing</w:delText>
        </w:r>
      </w:del>
      <w:ins w:id="23" w:author="Author">
        <w:r w:rsidRPr="008972D3">
          <w:rPr>
            <w:rFonts w:ascii="Trebuchet MS" w:hAnsi="Trebuchet MS"/>
            <w:noProof/>
          </w:rPr>
          <w:t>graze</w:t>
        </w:r>
      </w:ins>
      <w:r w:rsidRPr="008972D3">
        <w:rPr>
          <w:rFonts w:ascii="Trebuchet MS" w:hAnsi="Trebuchet MS"/>
          <w:noProof/>
        </w:rPr>
        <w:t xml:space="preserve"> in front of that mountain.”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34:4 </w:t>
      </w:r>
      <w:del w:id="24" w:author="Author">
        <w:r w:rsidRPr="008972D3">
          <w:rPr>
            <w:rFonts w:ascii="Trebuchet MS" w:hAnsi="Trebuchet MS"/>
            <w:noProof/>
          </w:rPr>
          <w:delText>Accordingly</w:delText>
        </w:r>
      </w:del>
      <w:ins w:id="25" w:author="Author">
        <w:r w:rsidRPr="008972D3">
          <w:rPr>
            <w:rFonts w:ascii="Trebuchet MS" w:hAnsi="Trebuchet MS"/>
            <w:noProof/>
          </w:rPr>
          <w:t>So</w:t>
        </w:r>
      </w:ins>
      <w:r w:rsidRPr="008972D3">
        <w:rPr>
          <w:rFonts w:ascii="Trebuchet MS" w:hAnsi="Trebuchet MS"/>
          <w:noProof/>
        </w:rPr>
        <w:t xml:space="preserve"> Moses carved out two tablets of stone like the first ones and got up early in the morning and went </w:t>
      </w:r>
      <w:del w:id="26" w:author="Author">
        <w:r w:rsidRPr="008972D3">
          <w:rPr>
            <w:rFonts w:ascii="Trebuchet MS" w:hAnsi="Trebuchet MS"/>
            <w:noProof/>
          </w:rPr>
          <w:delText xml:space="preserve">on </w:delText>
        </w:r>
      </w:del>
      <w:r w:rsidRPr="008972D3">
        <w:rPr>
          <w:rFonts w:ascii="Trebuchet MS" w:hAnsi="Trebuchet MS"/>
          <w:noProof/>
        </w:rPr>
        <w:t>up</w:t>
      </w:r>
      <w:del w:id="27" w:author="Author">
        <w:r w:rsidRPr="008972D3">
          <w:rPr>
            <w:rFonts w:ascii="Trebuchet MS" w:hAnsi="Trebuchet MS"/>
            <w:noProof/>
          </w:rPr>
          <w:delText xml:space="preserve"> into</w:delText>
        </w:r>
      </w:del>
      <w:r w:rsidRPr="008972D3">
        <w:rPr>
          <w:rFonts w:ascii="Trebuchet MS" w:hAnsi="Trebuchet MS"/>
          <w:noProof/>
        </w:rPr>
        <w:t xml:space="preserve"> Mount Si′nai, just as Jehovah had commanded him, and he </w:t>
      </w:r>
      <w:del w:id="28" w:author="Author">
        <w:r w:rsidRPr="008972D3">
          <w:rPr>
            <w:rFonts w:ascii="Trebuchet MS" w:hAnsi="Trebuchet MS"/>
            <w:noProof/>
          </w:rPr>
          <w:delText>was taking</w:delText>
        </w:r>
      </w:del>
      <w:ins w:id="29" w:author="Author">
        <w:r w:rsidRPr="008972D3">
          <w:rPr>
            <w:rFonts w:ascii="Trebuchet MS" w:hAnsi="Trebuchet MS"/>
            <w:noProof/>
          </w:rPr>
          <w:t>took</w:t>
        </w:r>
      </w:ins>
      <w:r w:rsidRPr="008972D3">
        <w:rPr>
          <w:rFonts w:ascii="Trebuchet MS" w:hAnsi="Trebuchet MS"/>
          <w:noProof/>
        </w:rPr>
        <w:t xml:space="preserve"> the two tablets of stone in his hand. </w:t>
      </w:r>
      <w:r w:rsidRPr="008972D3">
        <w:rPr>
          <w:rFonts w:ascii="Trebuchet MS" w:hAnsi="Trebuchet MS"/>
          <w:b/>
          <w:noProof/>
        </w:rPr>
        <w:t xml:space="preserve">34:5 </w:t>
      </w:r>
      <w:del w:id="30" w:author="Author">
        <w:r w:rsidRPr="008972D3">
          <w:rPr>
            <w:rFonts w:ascii="Trebuchet MS" w:hAnsi="Trebuchet MS"/>
            <w:noProof/>
          </w:rPr>
          <w:delText>And</w:delText>
        </w:r>
      </w:del>
      <w:ins w:id="31" w:author="Author">
        <w:r w:rsidRPr="008972D3">
          <w:rPr>
            <w:rFonts w:ascii="Trebuchet MS" w:hAnsi="Trebuchet MS"/>
            <w:noProof/>
          </w:rPr>
          <w:t>Then</w:t>
        </w:r>
      </w:ins>
      <w:r w:rsidRPr="008972D3">
        <w:rPr>
          <w:rFonts w:ascii="Trebuchet MS" w:hAnsi="Trebuchet MS"/>
          <w:noProof/>
        </w:rPr>
        <w:t xml:space="preserve"> Jehovah </w:t>
      </w:r>
      <w:del w:id="32" w:author="Author">
        <w:r w:rsidRPr="008972D3">
          <w:rPr>
            <w:rFonts w:ascii="Trebuchet MS" w:hAnsi="Trebuchet MS"/>
            <w:noProof/>
          </w:rPr>
          <w:delText>proceeded to come</w:delText>
        </w:r>
      </w:del>
      <w:ins w:id="33" w:author="Author">
        <w:r w:rsidRPr="008972D3">
          <w:rPr>
            <w:rFonts w:ascii="Trebuchet MS" w:hAnsi="Trebuchet MS"/>
            <w:noProof/>
          </w:rPr>
          <w:t>came</w:t>
        </w:r>
      </w:ins>
      <w:r w:rsidRPr="008972D3">
        <w:rPr>
          <w:rFonts w:ascii="Trebuchet MS" w:hAnsi="Trebuchet MS"/>
          <w:noProof/>
        </w:rPr>
        <w:t xml:space="preserve"> down in the cloud and </w:t>
      </w:r>
      <w:del w:id="34" w:author="Author">
        <w:r w:rsidRPr="008972D3">
          <w:rPr>
            <w:rFonts w:ascii="Trebuchet MS" w:hAnsi="Trebuchet MS"/>
            <w:noProof/>
          </w:rPr>
          <w:delText>station</w:delText>
        </w:r>
      </w:del>
      <w:ins w:id="35" w:author="Author">
        <w:r w:rsidRPr="008972D3">
          <w:rPr>
            <w:rFonts w:ascii="Trebuchet MS" w:hAnsi="Trebuchet MS"/>
            <w:noProof/>
          </w:rPr>
          <w:t>stationed</w:t>
        </w:r>
      </w:ins>
      <w:r w:rsidRPr="008972D3">
        <w:rPr>
          <w:rFonts w:ascii="Trebuchet MS" w:hAnsi="Trebuchet MS"/>
          <w:noProof/>
        </w:rPr>
        <w:t xml:space="preserve"> himself with him there and </w:t>
      </w:r>
      <w:del w:id="36" w:author="Author">
        <w:r w:rsidRPr="008972D3">
          <w:rPr>
            <w:rFonts w:ascii="Trebuchet MS" w:hAnsi="Trebuchet MS"/>
            <w:noProof/>
          </w:rPr>
          <w:delText>declare</w:delText>
        </w:r>
      </w:del>
      <w:ins w:id="37" w:author="Author">
        <w:r w:rsidRPr="008972D3">
          <w:rPr>
            <w:rFonts w:ascii="Trebuchet MS" w:hAnsi="Trebuchet MS"/>
            <w:noProof/>
          </w:rPr>
          <w:t>declared</w:t>
        </w:r>
      </w:ins>
      <w:r w:rsidRPr="008972D3">
        <w:rPr>
          <w:rFonts w:ascii="Trebuchet MS" w:hAnsi="Trebuchet MS"/>
          <w:noProof/>
        </w:rPr>
        <w:t xml:space="preserve"> the name of Jehovah. </w:t>
      </w:r>
      <w:r w:rsidRPr="008972D3">
        <w:rPr>
          <w:rFonts w:ascii="Trebuchet MS" w:hAnsi="Trebuchet MS"/>
          <w:b/>
          <w:noProof/>
        </w:rPr>
        <w:t xml:space="preserve">34:6 </w:t>
      </w:r>
      <w:del w:id="38" w:author="Author">
        <w:r w:rsidRPr="008972D3">
          <w:rPr>
            <w:rFonts w:ascii="Trebuchet MS" w:hAnsi="Trebuchet MS"/>
            <w:noProof/>
          </w:rPr>
          <w:delText xml:space="preserve">And </w:delText>
        </w:r>
      </w:del>
      <w:r w:rsidRPr="008972D3">
        <w:rPr>
          <w:rFonts w:ascii="Trebuchet MS" w:hAnsi="Trebuchet MS"/>
          <w:noProof/>
        </w:rPr>
        <w:t xml:space="preserve">Jehovah </w:t>
      </w:r>
      <w:del w:id="39" w:author="Author">
        <w:r w:rsidRPr="008972D3">
          <w:rPr>
            <w:rFonts w:ascii="Trebuchet MS" w:hAnsi="Trebuchet MS"/>
            <w:noProof/>
          </w:rPr>
          <w:delText>went</w:delText>
        </w:r>
      </w:del>
      <w:ins w:id="40" w:author="Author">
        <w:r w:rsidRPr="008972D3">
          <w:rPr>
            <w:rFonts w:ascii="Trebuchet MS" w:hAnsi="Trebuchet MS"/>
            <w:noProof/>
          </w:rPr>
          <w:t>was</w:t>
        </w:r>
      </w:ins>
      <w:r w:rsidRPr="008972D3">
        <w:rPr>
          <w:rFonts w:ascii="Trebuchet MS" w:hAnsi="Trebuchet MS"/>
          <w:noProof/>
        </w:rPr>
        <w:t xml:space="preserve"> passing </w:t>
      </w:r>
      <w:del w:id="41" w:author="Author">
        <w:r w:rsidRPr="008972D3">
          <w:rPr>
            <w:rFonts w:ascii="Trebuchet MS" w:hAnsi="Trebuchet MS"/>
            <w:noProof/>
          </w:rPr>
          <w:delText xml:space="preserve">by </w:delText>
        </w:r>
      </w:del>
      <w:r w:rsidRPr="008972D3">
        <w:rPr>
          <w:rFonts w:ascii="Trebuchet MS" w:hAnsi="Trebuchet MS"/>
          <w:noProof/>
        </w:rPr>
        <w:t xml:space="preserve">before </w:t>
      </w:r>
      <w:del w:id="42" w:author="Author">
        <w:r w:rsidRPr="008972D3">
          <w:rPr>
            <w:rFonts w:ascii="Trebuchet MS" w:hAnsi="Trebuchet MS"/>
            <w:noProof/>
          </w:rPr>
          <w:delText>his face</w:delText>
        </w:r>
      </w:del>
      <w:ins w:id="43" w:author="Author">
        <w:r w:rsidRPr="008972D3">
          <w:rPr>
            <w:rFonts w:ascii="Trebuchet MS" w:hAnsi="Trebuchet MS"/>
            <w:noProof/>
          </w:rPr>
          <w:t>him</w:t>
        </w:r>
      </w:ins>
      <w:r w:rsidRPr="008972D3">
        <w:rPr>
          <w:rFonts w:ascii="Trebuchet MS" w:hAnsi="Trebuchet MS"/>
          <w:noProof/>
        </w:rPr>
        <w:t xml:space="preserve"> and declaring: “Jehovah, Jehovah, a God merciful and </w:t>
      </w:r>
      <w:del w:id="44" w:author="Author">
        <w:r w:rsidRPr="008972D3">
          <w:rPr>
            <w:rFonts w:ascii="Trebuchet MS" w:hAnsi="Trebuchet MS"/>
            <w:noProof/>
          </w:rPr>
          <w:delText>gracious,</w:delText>
        </w:r>
      </w:del>
      <w:ins w:id="45" w:author="Author">
        <w:r w:rsidRPr="008972D3">
          <w:rPr>
            <w:rFonts w:ascii="Trebuchet MS" w:hAnsi="Trebuchet MS"/>
            <w:noProof/>
          </w:rPr>
          <w:t>compassionate,</w:t>
        </w:r>
        <w:r w:rsidRPr="008972D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8972D3">
        <w:rPr>
          <w:rFonts w:ascii="Trebuchet MS" w:hAnsi="Trebuchet MS"/>
          <w:noProof/>
        </w:rPr>
        <w:t xml:space="preserve"> slow to anger and abundant in </w:t>
      </w:r>
      <w:del w:id="48" w:author="Author">
        <w:r w:rsidRPr="008972D3">
          <w:rPr>
            <w:rFonts w:ascii="Trebuchet MS" w:hAnsi="Trebuchet MS"/>
            <w:noProof/>
          </w:rPr>
          <w:delText>loving-kindness</w:delText>
        </w:r>
      </w:del>
      <w:ins w:id="49" w:author="Author">
        <w:r w:rsidRPr="008972D3">
          <w:rPr>
            <w:rFonts w:ascii="Trebuchet MS" w:hAnsi="Trebuchet MS"/>
            <w:noProof/>
          </w:rPr>
          <w:t>loyal love</w:t>
        </w:r>
        <w:r w:rsidRPr="008972D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8972D3">
        <w:rPr>
          <w:rFonts w:ascii="Trebuchet MS" w:hAnsi="Trebuchet MS"/>
          <w:noProof/>
        </w:rPr>
        <w:t xml:space="preserve"> and truth,</w:t>
      </w:r>
      <w:ins w:id="52" w:author="Author">
        <w:r w:rsidRPr="008972D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8972D3">
        <w:rPr>
          <w:rFonts w:ascii="Trebuchet MS" w:hAnsi="Trebuchet MS"/>
          <w:noProof/>
        </w:rPr>
        <w:t xml:space="preserve"> </w:t>
      </w:r>
      <w:r w:rsidRPr="008972D3">
        <w:rPr>
          <w:rFonts w:ascii="Trebuchet MS" w:hAnsi="Trebuchet MS"/>
          <w:b/>
          <w:noProof/>
        </w:rPr>
        <w:t xml:space="preserve">34:7 </w:t>
      </w:r>
      <w:del w:id="55" w:author="Author">
        <w:r w:rsidRPr="008972D3">
          <w:rPr>
            <w:rFonts w:ascii="Trebuchet MS" w:hAnsi="Trebuchet MS"/>
            <w:noProof/>
          </w:rPr>
          <w:delText>preserving loving-kindness for</w:delText>
        </w:r>
      </w:del>
      <w:ins w:id="56" w:author="Author">
        <w:r w:rsidRPr="008972D3">
          <w:rPr>
            <w:rFonts w:ascii="Trebuchet MS" w:hAnsi="Trebuchet MS"/>
            <w:noProof/>
          </w:rPr>
          <w:t>showing loyal love to</w:t>
        </w:r>
      </w:ins>
      <w:r w:rsidRPr="008972D3">
        <w:rPr>
          <w:rFonts w:ascii="Trebuchet MS" w:hAnsi="Trebuchet MS"/>
          <w:noProof/>
        </w:rPr>
        <w:t xml:space="preserve"> thousands, pardoning error and transgression and sin, but </w:t>
      </w:r>
      <w:ins w:id="57" w:author="Author">
        <w:r w:rsidRPr="008972D3">
          <w:rPr>
            <w:rFonts w:ascii="Trebuchet MS" w:hAnsi="Trebuchet MS"/>
            <w:noProof/>
          </w:rPr>
          <w:t xml:space="preserve">he will </w:t>
        </w:r>
      </w:ins>
      <w:r w:rsidRPr="008972D3">
        <w:rPr>
          <w:rFonts w:ascii="Trebuchet MS" w:hAnsi="Trebuchet MS"/>
          <w:noProof/>
        </w:rPr>
        <w:t xml:space="preserve">by no means </w:t>
      </w:r>
      <w:del w:id="58" w:author="Author">
        <w:r w:rsidRPr="008972D3">
          <w:rPr>
            <w:rFonts w:ascii="Trebuchet MS" w:hAnsi="Trebuchet MS"/>
            <w:noProof/>
          </w:rPr>
          <w:delText>will he give exemption from punishment</w:delText>
        </w:r>
      </w:del>
      <w:ins w:id="59" w:author="Author">
        <w:r w:rsidRPr="008972D3">
          <w:rPr>
            <w:rFonts w:ascii="Trebuchet MS" w:hAnsi="Trebuchet MS"/>
            <w:noProof/>
          </w:rPr>
          <w:t>leave the guilty unpunished</w:t>
        </w:r>
      </w:ins>
      <w:r w:rsidRPr="008972D3">
        <w:rPr>
          <w:rFonts w:ascii="Trebuchet MS" w:hAnsi="Trebuchet MS"/>
          <w:noProof/>
        </w:rPr>
        <w:t>, bringing punishment for the error of fathers upon sons and upon grandsons, upon the third generation and upon the fourth generation.”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34:8 </w:t>
      </w:r>
      <w:r w:rsidRPr="008972D3">
        <w:rPr>
          <w:rFonts w:ascii="Trebuchet MS" w:hAnsi="Trebuchet MS"/>
          <w:noProof/>
        </w:rPr>
        <w:t xml:space="preserve">Moses </w:t>
      </w:r>
      <w:del w:id="60" w:author="Author">
        <w:r w:rsidRPr="008972D3">
          <w:rPr>
            <w:rFonts w:ascii="Trebuchet MS" w:hAnsi="Trebuchet MS"/>
            <w:noProof/>
          </w:rPr>
          <w:delText xml:space="preserve">at once </w:delText>
        </w:r>
      </w:del>
      <w:r w:rsidRPr="008972D3">
        <w:rPr>
          <w:rFonts w:ascii="Trebuchet MS" w:hAnsi="Trebuchet MS"/>
          <w:noProof/>
        </w:rPr>
        <w:t xml:space="preserve">hurried to bow low to the earth and prostrate himself. </w:t>
      </w:r>
      <w:r w:rsidRPr="008972D3">
        <w:rPr>
          <w:rFonts w:ascii="Trebuchet MS" w:hAnsi="Trebuchet MS"/>
          <w:b/>
          <w:noProof/>
        </w:rPr>
        <w:t xml:space="preserve">34:9 </w:t>
      </w:r>
      <w:r w:rsidRPr="008972D3">
        <w:rPr>
          <w:rFonts w:ascii="Trebuchet MS" w:hAnsi="Trebuchet MS"/>
          <w:noProof/>
        </w:rPr>
        <w:t xml:space="preserve">Then he said: “If, now, I have found favor in your eyes, O Jehovah, </w:t>
      </w:r>
      <w:del w:id="61" w:author="Author">
        <w:r w:rsidRPr="008972D3">
          <w:rPr>
            <w:rFonts w:ascii="Trebuchet MS" w:hAnsi="Trebuchet MS"/>
            <w:noProof/>
          </w:rPr>
          <w:delText>let</w:delText>
        </w:r>
      </w:del>
      <w:ins w:id="62" w:author="Author">
        <w:r w:rsidRPr="008972D3">
          <w:rPr>
            <w:rFonts w:ascii="Trebuchet MS" w:hAnsi="Trebuchet MS"/>
            <w:noProof/>
          </w:rPr>
          <w:t>then please,</w:t>
        </w:r>
      </w:ins>
      <w:r w:rsidRPr="008972D3">
        <w:rPr>
          <w:rFonts w:ascii="Trebuchet MS" w:hAnsi="Trebuchet MS"/>
          <w:noProof/>
        </w:rPr>
        <w:t xml:space="preserve"> Jehovah, </w:t>
      </w:r>
      <w:del w:id="63" w:author="Author">
        <w:r w:rsidRPr="008972D3">
          <w:rPr>
            <w:rFonts w:ascii="Trebuchet MS" w:hAnsi="Trebuchet MS"/>
            <w:noProof/>
          </w:rPr>
          <w:delText xml:space="preserve">please, </w:delText>
        </w:r>
      </w:del>
      <w:r w:rsidRPr="008972D3">
        <w:rPr>
          <w:rFonts w:ascii="Trebuchet MS" w:hAnsi="Trebuchet MS"/>
          <w:noProof/>
        </w:rPr>
        <w:t xml:space="preserve">go along </w:t>
      </w:r>
      <w:ins w:id="64" w:author="Author">
        <w:r w:rsidRPr="008972D3">
          <w:rPr>
            <w:rFonts w:ascii="Trebuchet MS" w:hAnsi="Trebuchet MS"/>
            <w:noProof/>
          </w:rPr>
          <w:t xml:space="preserve">with us </w:t>
        </w:r>
      </w:ins>
      <w:r w:rsidRPr="008972D3">
        <w:rPr>
          <w:rFonts w:ascii="Trebuchet MS" w:hAnsi="Trebuchet MS"/>
          <w:noProof/>
        </w:rPr>
        <w:t xml:space="preserve">in </w:t>
      </w:r>
      <w:del w:id="65" w:author="Author">
        <w:r w:rsidRPr="008972D3">
          <w:rPr>
            <w:rFonts w:ascii="Trebuchet MS" w:hAnsi="Trebuchet MS"/>
            <w:noProof/>
          </w:rPr>
          <w:delText>the</w:delText>
        </w:r>
      </w:del>
      <w:ins w:id="66" w:author="Author">
        <w:r w:rsidRPr="008972D3">
          <w:rPr>
            <w:rFonts w:ascii="Trebuchet MS" w:hAnsi="Trebuchet MS"/>
            <w:noProof/>
          </w:rPr>
          <w:t>our</w:t>
        </w:r>
      </w:ins>
      <w:r w:rsidRPr="008972D3">
        <w:rPr>
          <w:rFonts w:ascii="Trebuchet MS" w:hAnsi="Trebuchet MS"/>
          <w:noProof/>
        </w:rPr>
        <w:t xml:space="preserve"> midst</w:t>
      </w:r>
      <w:del w:id="67" w:author="Author">
        <w:r w:rsidRPr="008972D3">
          <w:rPr>
            <w:rFonts w:ascii="Trebuchet MS" w:hAnsi="Trebuchet MS"/>
            <w:noProof/>
          </w:rPr>
          <w:delText xml:space="preserve"> of us, because it is a stiff-necked</w:delText>
        </w:r>
      </w:del>
      <w:ins w:id="68" w:author="Author">
        <w:r w:rsidRPr="008972D3">
          <w:rPr>
            <w:rFonts w:ascii="Trebuchet MS" w:hAnsi="Trebuchet MS"/>
            <w:noProof/>
          </w:rPr>
          <w:t>, although we are an obstinate</w:t>
        </w:r>
        <w:r w:rsidRPr="008972D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8972D3">
        <w:rPr>
          <w:rFonts w:ascii="Trebuchet MS" w:hAnsi="Trebuchet MS"/>
          <w:noProof/>
        </w:rPr>
        <w:t xml:space="preserve"> people, and </w:t>
      </w:r>
      <w:del w:id="71" w:author="Author">
        <w:r w:rsidRPr="008972D3">
          <w:rPr>
            <w:rFonts w:ascii="Trebuchet MS" w:hAnsi="Trebuchet MS"/>
            <w:noProof/>
          </w:rPr>
          <w:delText xml:space="preserve">you have to </w:delText>
        </w:r>
      </w:del>
      <w:r w:rsidRPr="008972D3">
        <w:rPr>
          <w:rFonts w:ascii="Trebuchet MS" w:hAnsi="Trebuchet MS"/>
          <w:noProof/>
        </w:rPr>
        <w:t xml:space="preserve">forgive our error and our sin, and </w:t>
      </w:r>
      <w:del w:id="72" w:author="Author">
        <w:r w:rsidRPr="008972D3">
          <w:rPr>
            <w:rFonts w:ascii="Trebuchet MS" w:hAnsi="Trebuchet MS"/>
            <w:noProof/>
          </w:rPr>
          <w:delText xml:space="preserve">you must </w:delText>
        </w:r>
      </w:del>
      <w:r w:rsidRPr="008972D3">
        <w:rPr>
          <w:rFonts w:ascii="Trebuchet MS" w:hAnsi="Trebuchet MS"/>
          <w:noProof/>
        </w:rPr>
        <w:t xml:space="preserve">take us as your </w:t>
      </w:r>
      <w:ins w:id="73" w:author="Author">
        <w:r w:rsidRPr="008972D3">
          <w:rPr>
            <w:rFonts w:ascii="Trebuchet MS" w:hAnsi="Trebuchet MS"/>
            <w:noProof/>
          </w:rPr>
          <w:t xml:space="preserve">own </w:t>
        </w:r>
      </w:ins>
      <w:r w:rsidRPr="008972D3">
        <w:rPr>
          <w:rFonts w:ascii="Trebuchet MS" w:hAnsi="Trebuchet MS"/>
          <w:noProof/>
        </w:rPr>
        <w:t xml:space="preserve">possession.” </w:t>
      </w:r>
      <w:r w:rsidRPr="008972D3">
        <w:rPr>
          <w:rFonts w:ascii="Trebuchet MS" w:hAnsi="Trebuchet MS"/>
          <w:b/>
          <w:noProof/>
        </w:rPr>
        <w:t xml:space="preserve">34:10 </w:t>
      </w:r>
      <w:r w:rsidRPr="008972D3">
        <w:rPr>
          <w:rFonts w:ascii="Trebuchet MS" w:hAnsi="Trebuchet MS"/>
          <w:noProof/>
        </w:rPr>
        <w:t xml:space="preserve">In turn he said: “Here I am </w:t>
      </w:r>
      <w:del w:id="74" w:author="Author">
        <w:r w:rsidRPr="008972D3">
          <w:rPr>
            <w:rFonts w:ascii="Trebuchet MS" w:hAnsi="Trebuchet MS"/>
            <w:noProof/>
          </w:rPr>
          <w:delText>concluding</w:delText>
        </w:r>
      </w:del>
      <w:ins w:id="75" w:author="Author">
        <w:r w:rsidRPr="008972D3">
          <w:rPr>
            <w:rFonts w:ascii="Trebuchet MS" w:hAnsi="Trebuchet MS"/>
            <w:noProof/>
          </w:rPr>
          <w:t>making</w:t>
        </w:r>
      </w:ins>
      <w:r w:rsidRPr="008972D3">
        <w:rPr>
          <w:rFonts w:ascii="Trebuchet MS" w:hAnsi="Trebuchet MS"/>
          <w:noProof/>
        </w:rPr>
        <w:t xml:space="preserve"> a covenant: Before all your people</w:t>
      </w:r>
      <w:ins w:id="76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I </w:t>
      </w:r>
      <w:del w:id="77" w:author="Author">
        <w:r w:rsidRPr="008972D3">
          <w:rPr>
            <w:rFonts w:ascii="Trebuchet MS" w:hAnsi="Trebuchet MS"/>
            <w:noProof/>
          </w:rPr>
          <w:delText>shall</w:delText>
        </w:r>
      </w:del>
      <w:ins w:id="78" w:author="Author">
        <w:r w:rsidRPr="008972D3">
          <w:rPr>
            <w:rFonts w:ascii="Trebuchet MS" w:hAnsi="Trebuchet MS"/>
            <w:noProof/>
          </w:rPr>
          <w:t>will</w:t>
        </w:r>
      </w:ins>
      <w:r w:rsidRPr="008972D3">
        <w:rPr>
          <w:rFonts w:ascii="Trebuchet MS" w:hAnsi="Trebuchet MS"/>
          <w:noProof/>
        </w:rPr>
        <w:t xml:space="preserve"> do wonderful things that have never been </w:t>
      </w:r>
      <w:del w:id="79" w:author="Author">
        <w:r w:rsidRPr="008972D3">
          <w:rPr>
            <w:rFonts w:ascii="Trebuchet MS" w:hAnsi="Trebuchet MS"/>
            <w:noProof/>
          </w:rPr>
          <w:delText>created</w:delText>
        </w:r>
      </w:del>
      <w:ins w:id="80" w:author="Author">
        <w:r w:rsidRPr="008972D3">
          <w:rPr>
            <w:rFonts w:ascii="Trebuchet MS" w:hAnsi="Trebuchet MS"/>
            <w:noProof/>
          </w:rPr>
          <w:t>done</w:t>
        </w:r>
        <w:r w:rsidRPr="008972D3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8972D3">
        <w:rPr>
          <w:rFonts w:ascii="Trebuchet MS" w:hAnsi="Trebuchet MS"/>
          <w:noProof/>
        </w:rPr>
        <w:t xml:space="preserve"> in all the earth or among all the nations</w:t>
      </w:r>
      <w:del w:id="83" w:author="Author">
        <w:r w:rsidRPr="008972D3">
          <w:rPr>
            <w:rFonts w:ascii="Trebuchet MS" w:hAnsi="Trebuchet MS"/>
            <w:noProof/>
          </w:rPr>
          <w:delText>;</w:delText>
        </w:r>
      </w:del>
      <w:ins w:id="84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and all the people </w:t>
      </w:r>
      <w:del w:id="85" w:author="Author">
        <w:r w:rsidRPr="008972D3">
          <w:rPr>
            <w:rFonts w:ascii="Trebuchet MS" w:hAnsi="Trebuchet MS"/>
            <w:noProof/>
          </w:rPr>
          <w:delText>in the midst of</w:delText>
        </w:r>
      </w:del>
      <w:ins w:id="86" w:author="Author">
        <w:r w:rsidRPr="008972D3">
          <w:rPr>
            <w:rFonts w:ascii="Trebuchet MS" w:hAnsi="Trebuchet MS"/>
            <w:noProof/>
          </w:rPr>
          <w:t>among</w:t>
        </w:r>
      </w:ins>
      <w:r w:rsidRPr="008972D3">
        <w:rPr>
          <w:rFonts w:ascii="Trebuchet MS" w:hAnsi="Trebuchet MS"/>
          <w:noProof/>
        </w:rPr>
        <w:t xml:space="preserve"> whom you </w:t>
      </w:r>
      <w:del w:id="87" w:author="Author">
        <w:r w:rsidRPr="008972D3">
          <w:rPr>
            <w:rFonts w:ascii="Trebuchet MS" w:hAnsi="Trebuchet MS"/>
            <w:noProof/>
          </w:rPr>
          <w:delText>are</w:delText>
        </w:r>
      </w:del>
      <w:ins w:id="88" w:author="Author">
        <w:r w:rsidRPr="008972D3">
          <w:rPr>
            <w:rFonts w:ascii="Trebuchet MS" w:hAnsi="Trebuchet MS"/>
            <w:noProof/>
          </w:rPr>
          <w:t>live</w:t>
        </w:r>
      </w:ins>
      <w:r w:rsidRPr="008972D3">
        <w:rPr>
          <w:rFonts w:ascii="Trebuchet MS" w:hAnsi="Trebuchet MS"/>
          <w:noProof/>
        </w:rPr>
        <w:t xml:space="preserve"> will</w:t>
      </w:r>
      <w:del w:id="89" w:author="Author">
        <w:r w:rsidRPr="008972D3">
          <w:rPr>
            <w:rFonts w:ascii="Trebuchet MS" w:hAnsi="Trebuchet MS"/>
            <w:noProof/>
          </w:rPr>
          <w:delText xml:space="preserve"> indeed</w:delText>
        </w:r>
      </w:del>
      <w:r w:rsidRPr="008972D3">
        <w:rPr>
          <w:rFonts w:ascii="Trebuchet MS" w:hAnsi="Trebuchet MS"/>
          <w:noProof/>
        </w:rPr>
        <w:t xml:space="preserve"> see the work of Jehovah, </w:t>
      </w:r>
      <w:del w:id="90" w:author="Author">
        <w:r w:rsidRPr="008972D3">
          <w:rPr>
            <w:rFonts w:ascii="Trebuchet MS" w:hAnsi="Trebuchet MS"/>
            <w:noProof/>
          </w:rPr>
          <w:delText>because</w:delText>
        </w:r>
      </w:del>
      <w:ins w:id="91" w:author="Author">
        <w:r w:rsidRPr="008972D3">
          <w:rPr>
            <w:rFonts w:ascii="Trebuchet MS" w:hAnsi="Trebuchet MS"/>
            <w:noProof/>
          </w:rPr>
          <w:t>for</w:t>
        </w:r>
      </w:ins>
      <w:r w:rsidRPr="008972D3">
        <w:rPr>
          <w:rFonts w:ascii="Trebuchet MS" w:hAnsi="Trebuchet MS"/>
          <w:noProof/>
        </w:rPr>
        <w:t xml:space="preserve"> it is </w:t>
      </w:r>
      <w:del w:id="92" w:author="Author">
        <w:r w:rsidRPr="008972D3">
          <w:rPr>
            <w:rFonts w:ascii="Trebuchet MS" w:hAnsi="Trebuchet MS"/>
            <w:noProof/>
          </w:rPr>
          <w:delText>a fear</w:delText>
        </w:r>
      </w:del>
      <w:ins w:id="93" w:author="Author">
        <w:r w:rsidRPr="008972D3">
          <w:rPr>
            <w:rFonts w:ascii="Trebuchet MS" w:hAnsi="Trebuchet MS"/>
            <w:noProof/>
          </w:rPr>
          <w:t>an awe</w:t>
        </w:r>
      </w:ins>
      <w:r w:rsidRPr="008972D3">
        <w:rPr>
          <w:rFonts w:ascii="Trebuchet MS" w:hAnsi="Trebuchet MS"/>
          <w:noProof/>
        </w:rPr>
        <w:t>-inspiring thing that I am doing with you.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34:11 </w:t>
      </w:r>
      <w:r w:rsidRPr="008972D3">
        <w:rPr>
          <w:rFonts w:ascii="Trebuchet MS" w:hAnsi="Trebuchet MS"/>
          <w:noProof/>
        </w:rPr>
        <w:t>“</w:t>
      </w:r>
      <w:del w:id="94" w:author="Author">
        <w:r w:rsidRPr="008972D3">
          <w:rPr>
            <w:rFonts w:ascii="Trebuchet MS" w:hAnsi="Trebuchet MS"/>
            <w:noProof/>
          </w:rPr>
          <w:delText>For your part keep</w:delText>
        </w:r>
      </w:del>
      <w:ins w:id="95" w:author="Author">
        <w:r w:rsidRPr="008972D3">
          <w:rPr>
            <w:rFonts w:ascii="Trebuchet MS" w:hAnsi="Trebuchet MS"/>
            <w:noProof/>
          </w:rPr>
          <w:t>Pay attention to</w:t>
        </w:r>
      </w:ins>
      <w:r w:rsidRPr="008972D3">
        <w:rPr>
          <w:rFonts w:ascii="Trebuchet MS" w:hAnsi="Trebuchet MS"/>
          <w:noProof/>
        </w:rPr>
        <w:t xml:space="preserve"> what I am commanding you today. Here I am driving out from before you the Am′or·ites</w:t>
      </w:r>
      <w:del w:id="96" w:author="Author">
        <w:r w:rsidRPr="008972D3">
          <w:rPr>
            <w:rFonts w:ascii="Trebuchet MS" w:hAnsi="Trebuchet MS"/>
            <w:noProof/>
          </w:rPr>
          <w:delText xml:space="preserve"> and</w:delText>
        </w:r>
      </w:del>
      <w:ins w:id="97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the Ca′naan·ites</w:t>
      </w:r>
      <w:del w:id="98" w:author="Author">
        <w:r w:rsidRPr="008972D3">
          <w:rPr>
            <w:rFonts w:ascii="Trebuchet MS" w:hAnsi="Trebuchet MS"/>
            <w:noProof/>
          </w:rPr>
          <w:delText xml:space="preserve"> and</w:delText>
        </w:r>
      </w:del>
      <w:ins w:id="99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the Hit′tites</w:t>
      </w:r>
      <w:del w:id="100" w:author="Author">
        <w:r w:rsidRPr="008972D3">
          <w:rPr>
            <w:rFonts w:ascii="Trebuchet MS" w:hAnsi="Trebuchet MS"/>
            <w:noProof/>
          </w:rPr>
          <w:delText xml:space="preserve"> and</w:delText>
        </w:r>
      </w:del>
      <w:ins w:id="101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the Per′iz·zites</w:t>
      </w:r>
      <w:del w:id="102" w:author="Author">
        <w:r w:rsidRPr="008972D3">
          <w:rPr>
            <w:rFonts w:ascii="Trebuchet MS" w:hAnsi="Trebuchet MS"/>
            <w:noProof/>
          </w:rPr>
          <w:delText xml:space="preserve"> and</w:delText>
        </w:r>
      </w:del>
      <w:ins w:id="103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the Hi′vites</w:t>
      </w:r>
      <w:ins w:id="104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and the Jeb′u·sites. </w:t>
      </w:r>
      <w:r w:rsidRPr="008972D3">
        <w:rPr>
          <w:rFonts w:ascii="Trebuchet MS" w:hAnsi="Trebuchet MS"/>
          <w:b/>
          <w:noProof/>
        </w:rPr>
        <w:t xml:space="preserve">34:12 </w:t>
      </w:r>
      <w:del w:id="105" w:author="Author">
        <w:r w:rsidRPr="008972D3">
          <w:rPr>
            <w:rFonts w:ascii="Trebuchet MS" w:hAnsi="Trebuchet MS"/>
            <w:noProof/>
          </w:rPr>
          <w:delText>Watch yourself</w:delText>
        </w:r>
      </w:del>
      <w:ins w:id="106" w:author="Author">
        <w:r w:rsidRPr="008972D3">
          <w:rPr>
            <w:rFonts w:ascii="Trebuchet MS" w:hAnsi="Trebuchet MS"/>
            <w:noProof/>
          </w:rPr>
          <w:t>Be careful</w:t>
        </w:r>
      </w:ins>
      <w:r w:rsidRPr="008972D3">
        <w:rPr>
          <w:rFonts w:ascii="Trebuchet MS" w:hAnsi="Trebuchet MS"/>
          <w:noProof/>
        </w:rPr>
        <w:t xml:space="preserve"> that you do not </w:t>
      </w:r>
      <w:del w:id="107" w:author="Author">
        <w:r w:rsidRPr="008972D3">
          <w:rPr>
            <w:rFonts w:ascii="Trebuchet MS" w:hAnsi="Trebuchet MS"/>
            <w:noProof/>
          </w:rPr>
          <w:delText>conclude</w:delText>
        </w:r>
      </w:del>
      <w:ins w:id="108" w:author="Author">
        <w:r w:rsidRPr="008972D3">
          <w:rPr>
            <w:rFonts w:ascii="Trebuchet MS" w:hAnsi="Trebuchet MS"/>
            <w:noProof/>
          </w:rPr>
          <w:t>make</w:t>
        </w:r>
      </w:ins>
      <w:r w:rsidRPr="008972D3">
        <w:rPr>
          <w:rFonts w:ascii="Trebuchet MS" w:hAnsi="Trebuchet MS"/>
          <w:noProof/>
        </w:rPr>
        <w:t xml:space="preserve"> a covenant with the inhabitants of the land to which you are going, </w:t>
      </w:r>
      <w:del w:id="109" w:author="Author">
        <w:r w:rsidRPr="008972D3">
          <w:rPr>
            <w:rFonts w:ascii="Trebuchet MS" w:hAnsi="Trebuchet MS"/>
            <w:noProof/>
          </w:rPr>
          <w:delText>for fear</w:delText>
        </w:r>
      </w:del>
      <w:ins w:id="110" w:author="Author">
        <w:r w:rsidRPr="008972D3">
          <w:rPr>
            <w:rFonts w:ascii="Trebuchet MS" w:hAnsi="Trebuchet MS"/>
            <w:noProof/>
          </w:rPr>
          <w:t>or</w:t>
        </w:r>
      </w:ins>
      <w:r w:rsidRPr="008972D3">
        <w:rPr>
          <w:rFonts w:ascii="Trebuchet MS" w:hAnsi="Trebuchet MS"/>
          <w:noProof/>
        </w:rPr>
        <w:t xml:space="preserve"> it may prove </w:t>
      </w:r>
      <w:del w:id="111" w:author="Author">
        <w:r w:rsidRPr="008972D3">
          <w:rPr>
            <w:rFonts w:ascii="Trebuchet MS" w:hAnsi="Trebuchet MS"/>
            <w:noProof/>
          </w:rPr>
          <w:delText>itself</w:delText>
        </w:r>
      </w:del>
      <w:ins w:id="112" w:author="Author">
        <w:r w:rsidRPr="008972D3">
          <w:rPr>
            <w:rFonts w:ascii="Trebuchet MS" w:hAnsi="Trebuchet MS"/>
            <w:noProof/>
          </w:rPr>
          <w:t>to be</w:t>
        </w:r>
      </w:ins>
      <w:r w:rsidRPr="008972D3">
        <w:rPr>
          <w:rFonts w:ascii="Trebuchet MS" w:hAnsi="Trebuchet MS"/>
          <w:noProof/>
        </w:rPr>
        <w:t xml:space="preserve"> a snare </w:t>
      </w:r>
      <w:del w:id="113" w:author="Author">
        <w:r w:rsidRPr="008972D3">
          <w:rPr>
            <w:rFonts w:ascii="Trebuchet MS" w:hAnsi="Trebuchet MS"/>
            <w:noProof/>
          </w:rPr>
          <w:delText>in your midst</w:delText>
        </w:r>
      </w:del>
      <w:ins w:id="114" w:author="Author">
        <w:r w:rsidRPr="008972D3">
          <w:rPr>
            <w:rFonts w:ascii="Trebuchet MS" w:hAnsi="Trebuchet MS"/>
            <w:noProof/>
          </w:rPr>
          <w:t>among you</w:t>
        </w:r>
      </w:ins>
      <w:r w:rsidRPr="008972D3">
        <w:rPr>
          <w:rFonts w:ascii="Trebuchet MS" w:hAnsi="Trebuchet MS"/>
          <w:noProof/>
        </w:rPr>
        <w:t xml:space="preserve">. </w:t>
      </w:r>
      <w:r w:rsidRPr="008972D3">
        <w:rPr>
          <w:rFonts w:ascii="Trebuchet MS" w:hAnsi="Trebuchet MS"/>
          <w:b/>
          <w:noProof/>
        </w:rPr>
        <w:t xml:space="preserve">34:13 </w:t>
      </w:r>
      <w:r w:rsidRPr="008972D3">
        <w:rPr>
          <w:rFonts w:ascii="Trebuchet MS" w:hAnsi="Trebuchet MS"/>
          <w:noProof/>
        </w:rPr>
        <w:t xml:space="preserve">But </w:t>
      </w:r>
      <w:del w:id="115" w:author="Author">
        <w:r w:rsidRPr="008972D3">
          <w:rPr>
            <w:rFonts w:ascii="Trebuchet MS" w:hAnsi="Trebuchet MS"/>
            <w:noProof/>
          </w:rPr>
          <w:delText xml:space="preserve">their altars </w:delText>
        </w:r>
        <w:r w:rsidRPr="008972D3">
          <w:rPr>
            <w:rFonts w:ascii="Trebuchet MS" w:hAnsi="Trebuchet MS"/>
            <w:noProof/>
            <w:u w:val="dotted"/>
          </w:rPr>
          <w:delText>YOU</w:delText>
        </w:r>
        <w:r w:rsidRPr="008972D3">
          <w:rPr>
            <w:rFonts w:ascii="Trebuchet MS" w:hAnsi="Trebuchet MS"/>
            <w:noProof/>
          </w:rPr>
          <w:delText xml:space="preserve"> people</w:delText>
        </w:r>
      </w:del>
      <w:ins w:id="116" w:author="Author">
        <w:r w:rsidRPr="008972D3">
          <w:rPr>
            <w:rFonts w:ascii="Trebuchet MS" w:hAnsi="Trebuchet MS"/>
            <w:noProof/>
          </w:rPr>
          <w:t>you</w:t>
        </w:r>
      </w:ins>
      <w:r w:rsidRPr="008972D3">
        <w:rPr>
          <w:rFonts w:ascii="Trebuchet MS" w:hAnsi="Trebuchet MS"/>
          <w:noProof/>
        </w:rPr>
        <w:t xml:space="preserve"> are to pull down</w:t>
      </w:r>
      <w:del w:id="117" w:author="Author">
        <w:r w:rsidRPr="008972D3">
          <w:rPr>
            <w:rFonts w:ascii="Trebuchet MS" w:hAnsi="Trebuchet MS"/>
            <w:noProof/>
          </w:rPr>
          <w:delText>, and</w:delText>
        </w:r>
      </w:del>
      <w:ins w:id="118" w:author="Author">
        <w:r w:rsidRPr="008972D3">
          <w:rPr>
            <w:rFonts w:ascii="Trebuchet MS" w:hAnsi="Trebuchet MS"/>
            <w:noProof/>
          </w:rPr>
          <w:t xml:space="preserve"> their altars, you are to shatter</w:t>
        </w:r>
      </w:ins>
      <w:r w:rsidRPr="008972D3">
        <w:rPr>
          <w:rFonts w:ascii="Trebuchet MS" w:hAnsi="Trebuchet MS"/>
          <w:noProof/>
        </w:rPr>
        <w:t xml:space="preserve"> their sacred pillars</w:t>
      </w:r>
      <w:del w:id="119" w:author="Author">
        <w:r w:rsidRPr="008972D3">
          <w:rPr>
            <w:rFonts w:ascii="Trebuchet MS" w:hAnsi="Trebuchet MS"/>
            <w:noProof/>
          </w:rPr>
          <w:delText xml:space="preserve"> </w:delText>
        </w:r>
        <w:r w:rsidRPr="008972D3">
          <w:rPr>
            <w:rFonts w:ascii="Trebuchet MS" w:hAnsi="Trebuchet MS"/>
            <w:noProof/>
            <w:u w:val="dotted"/>
          </w:rPr>
          <w:delText>YOU</w:delText>
        </w:r>
        <w:r w:rsidRPr="008972D3">
          <w:rPr>
            <w:rFonts w:ascii="Trebuchet MS" w:hAnsi="Trebuchet MS"/>
            <w:noProof/>
          </w:rPr>
          <w:delText xml:space="preserve"> are to shatter</w:delText>
        </w:r>
      </w:del>
      <w:r w:rsidRPr="008972D3">
        <w:rPr>
          <w:rFonts w:ascii="Trebuchet MS" w:hAnsi="Trebuchet MS"/>
          <w:noProof/>
        </w:rPr>
        <w:t>, and their sacred poles</w:t>
      </w:r>
      <w:del w:id="120" w:author="Author">
        <w:r w:rsidRPr="008972D3">
          <w:rPr>
            <w:rFonts w:ascii="Trebuchet MS" w:hAnsi="Trebuchet MS"/>
            <w:noProof/>
          </w:rPr>
          <w:delText xml:space="preserve"> </w:delText>
        </w:r>
        <w:r w:rsidRPr="008972D3">
          <w:rPr>
            <w:rFonts w:ascii="Trebuchet MS" w:hAnsi="Trebuchet MS"/>
            <w:noProof/>
            <w:u w:val="dotted"/>
          </w:rPr>
          <w:delText>YOU</w:delText>
        </w:r>
      </w:del>
      <w:ins w:id="121" w:author="Author">
        <w:r w:rsidRPr="008972D3">
          <w:rPr>
            <w:rStyle w:val="FootnoteReference"/>
            <w:rFonts w:ascii="Trebuchet MS" w:hAnsi="Trebuchet MS"/>
            <w:noProof/>
          </w:rPr>
          <w:footnoteReference w:id="6"/>
        </w:r>
        <w:r w:rsidRPr="008972D3">
          <w:rPr>
            <w:rFonts w:ascii="Trebuchet MS" w:hAnsi="Trebuchet MS"/>
            <w:noProof/>
          </w:rPr>
          <w:t xml:space="preserve"> you</w:t>
        </w:r>
      </w:ins>
      <w:r w:rsidRPr="008972D3">
        <w:rPr>
          <w:rFonts w:ascii="Trebuchet MS" w:hAnsi="Trebuchet MS"/>
          <w:noProof/>
        </w:rPr>
        <w:t xml:space="preserve"> are to cut down. </w:t>
      </w:r>
      <w:r w:rsidRPr="008972D3">
        <w:rPr>
          <w:rFonts w:ascii="Trebuchet MS" w:hAnsi="Trebuchet MS"/>
          <w:b/>
          <w:noProof/>
        </w:rPr>
        <w:t xml:space="preserve">34:14 </w:t>
      </w:r>
      <w:del w:id="124" w:author="Author">
        <w:r w:rsidRPr="008972D3">
          <w:rPr>
            <w:rFonts w:ascii="Trebuchet MS" w:hAnsi="Trebuchet MS"/>
            <w:noProof/>
          </w:rPr>
          <w:delText>For you</w:delText>
        </w:r>
      </w:del>
      <w:ins w:id="125" w:author="Author">
        <w:r w:rsidRPr="008972D3">
          <w:rPr>
            <w:rFonts w:ascii="Trebuchet MS" w:hAnsi="Trebuchet MS"/>
            <w:noProof/>
          </w:rPr>
          <w:t>You</w:t>
        </w:r>
      </w:ins>
      <w:r w:rsidRPr="008972D3">
        <w:rPr>
          <w:rFonts w:ascii="Trebuchet MS" w:hAnsi="Trebuchet MS"/>
          <w:noProof/>
        </w:rPr>
        <w:t xml:space="preserve"> must not </w:t>
      </w:r>
      <w:del w:id="126" w:author="Author">
        <w:r w:rsidRPr="008972D3">
          <w:rPr>
            <w:rFonts w:ascii="Trebuchet MS" w:hAnsi="Trebuchet MS"/>
            <w:noProof/>
          </w:rPr>
          <w:delText>prostrate yourself</w:delText>
        </w:r>
      </w:del>
      <w:ins w:id="127" w:author="Author">
        <w:r w:rsidRPr="008972D3">
          <w:rPr>
            <w:rFonts w:ascii="Trebuchet MS" w:hAnsi="Trebuchet MS"/>
            <w:noProof/>
          </w:rPr>
          <w:t>bow down</w:t>
        </w:r>
      </w:ins>
      <w:r w:rsidRPr="008972D3">
        <w:rPr>
          <w:rFonts w:ascii="Trebuchet MS" w:hAnsi="Trebuchet MS"/>
          <w:noProof/>
        </w:rPr>
        <w:t xml:space="preserve"> to another god, </w:t>
      </w:r>
      <w:del w:id="128" w:author="Author">
        <w:r w:rsidRPr="008972D3">
          <w:rPr>
            <w:rFonts w:ascii="Trebuchet MS" w:hAnsi="Trebuchet MS"/>
            <w:noProof/>
          </w:rPr>
          <w:delText>because</w:delText>
        </w:r>
      </w:del>
      <w:ins w:id="129" w:author="Author">
        <w:r w:rsidRPr="008972D3">
          <w:rPr>
            <w:rFonts w:ascii="Trebuchet MS" w:hAnsi="Trebuchet MS"/>
            <w:noProof/>
          </w:rPr>
          <w:t>for</w:t>
        </w:r>
      </w:ins>
      <w:r w:rsidRPr="008972D3">
        <w:rPr>
          <w:rFonts w:ascii="Trebuchet MS" w:hAnsi="Trebuchet MS"/>
          <w:noProof/>
        </w:rPr>
        <w:t xml:space="preserve"> Jehovah</w:t>
      </w:r>
      <w:del w:id="130" w:author="Author">
        <w:r w:rsidRPr="008972D3">
          <w:rPr>
            <w:rFonts w:ascii="Trebuchet MS" w:hAnsi="Trebuchet MS"/>
            <w:noProof/>
          </w:rPr>
          <w:delText>, whose name</w:delText>
        </w:r>
      </w:del>
      <w:r w:rsidRPr="008972D3">
        <w:rPr>
          <w:rFonts w:ascii="Trebuchet MS" w:hAnsi="Trebuchet MS"/>
          <w:noProof/>
        </w:rPr>
        <w:t xml:space="preserve"> is </w:t>
      </w:r>
      <w:del w:id="131" w:author="Author">
        <w:r w:rsidRPr="008972D3">
          <w:rPr>
            <w:rFonts w:ascii="Trebuchet MS" w:hAnsi="Trebuchet MS"/>
            <w:noProof/>
          </w:rPr>
          <w:delText>Jealous</w:delText>
        </w:r>
      </w:del>
      <w:ins w:id="132" w:author="Author">
        <w:r w:rsidRPr="008972D3">
          <w:rPr>
            <w:rFonts w:ascii="Trebuchet MS" w:hAnsi="Trebuchet MS"/>
            <w:noProof/>
          </w:rPr>
          <w:t>known for</w:t>
        </w:r>
        <w:r w:rsidRPr="008972D3">
          <w:rPr>
            <w:rStyle w:val="FootnoteReference"/>
            <w:rFonts w:ascii="Trebuchet MS" w:hAnsi="Trebuchet MS"/>
            <w:noProof/>
          </w:rPr>
          <w:footnoteReference w:id="7"/>
        </w:r>
        <w:r w:rsidRPr="008972D3">
          <w:rPr>
            <w:rFonts w:ascii="Trebuchet MS" w:hAnsi="Trebuchet MS"/>
            <w:noProof/>
          </w:rPr>
          <w:t xml:space="preserve"> requiring exclusive devotion.</w:t>
        </w:r>
        <w:r w:rsidRPr="008972D3">
          <w:rPr>
            <w:rStyle w:val="FootnoteReference"/>
            <w:rFonts w:ascii="Trebuchet MS" w:hAnsi="Trebuchet MS"/>
            <w:noProof/>
          </w:rPr>
          <w:footnoteReference w:id="8"/>
        </w:r>
        <w:r w:rsidRPr="008972D3">
          <w:rPr>
            <w:rFonts w:ascii="Trebuchet MS" w:hAnsi="Trebuchet MS"/>
            <w:noProof/>
          </w:rPr>
          <w:t xml:space="preserve"> Yes</w:t>
        </w:r>
      </w:ins>
      <w:r w:rsidRPr="008972D3">
        <w:rPr>
          <w:rFonts w:ascii="Trebuchet MS" w:hAnsi="Trebuchet MS"/>
          <w:noProof/>
        </w:rPr>
        <w:t xml:space="preserve">, he is a </w:t>
      </w:r>
      <w:del w:id="137" w:author="Author">
        <w:r w:rsidRPr="008972D3">
          <w:rPr>
            <w:rFonts w:ascii="Trebuchet MS" w:hAnsi="Trebuchet MS"/>
            <w:noProof/>
          </w:rPr>
          <w:delText xml:space="preserve">jealous </w:delText>
        </w:r>
      </w:del>
      <w:r w:rsidRPr="008972D3">
        <w:rPr>
          <w:rFonts w:ascii="Trebuchet MS" w:hAnsi="Trebuchet MS"/>
          <w:noProof/>
        </w:rPr>
        <w:t>God</w:t>
      </w:r>
      <w:del w:id="138" w:author="Author">
        <w:r w:rsidRPr="008972D3">
          <w:rPr>
            <w:rFonts w:ascii="Trebuchet MS" w:hAnsi="Trebuchet MS"/>
            <w:noProof/>
          </w:rPr>
          <w:delText>;</w:delText>
        </w:r>
      </w:del>
      <w:ins w:id="139" w:author="Author">
        <w:r w:rsidRPr="008972D3">
          <w:rPr>
            <w:rFonts w:ascii="Trebuchet MS" w:hAnsi="Trebuchet MS"/>
            <w:noProof/>
          </w:rPr>
          <w:t xml:space="preserve"> who requires exclusive devotion.</w:t>
        </w:r>
      </w:ins>
      <w:r w:rsidRPr="008972D3">
        <w:rPr>
          <w:rFonts w:ascii="Trebuchet MS" w:hAnsi="Trebuchet MS"/>
          <w:noProof/>
        </w:rPr>
        <w:t xml:space="preserve"> </w:t>
      </w:r>
      <w:r w:rsidRPr="008972D3">
        <w:rPr>
          <w:rFonts w:ascii="Trebuchet MS" w:hAnsi="Trebuchet MS"/>
          <w:b/>
          <w:noProof/>
        </w:rPr>
        <w:t xml:space="preserve">34:15 </w:t>
      </w:r>
      <w:del w:id="140" w:author="Author">
        <w:r w:rsidRPr="008972D3">
          <w:rPr>
            <w:rFonts w:ascii="Trebuchet MS" w:hAnsi="Trebuchet MS"/>
            <w:noProof/>
          </w:rPr>
          <w:delText>for fear that you may conclude</w:delText>
        </w:r>
      </w:del>
      <w:ins w:id="141" w:author="Author">
        <w:r w:rsidRPr="008972D3">
          <w:rPr>
            <w:rFonts w:ascii="Trebuchet MS" w:hAnsi="Trebuchet MS"/>
            <w:noProof/>
          </w:rPr>
          <w:t>Be careful not to make</w:t>
        </w:r>
      </w:ins>
      <w:r w:rsidRPr="008972D3">
        <w:rPr>
          <w:rFonts w:ascii="Trebuchet MS" w:hAnsi="Trebuchet MS"/>
          <w:noProof/>
        </w:rPr>
        <w:t xml:space="preserve"> a covenant with the inhabitants of the land, </w:t>
      </w:r>
      <w:del w:id="142" w:author="Author">
        <w:r w:rsidRPr="008972D3">
          <w:rPr>
            <w:rFonts w:ascii="Trebuchet MS" w:hAnsi="Trebuchet MS"/>
            <w:noProof/>
          </w:rPr>
          <w:delText>as</w:delText>
        </w:r>
      </w:del>
      <w:ins w:id="143" w:author="Author">
        <w:r w:rsidRPr="008972D3">
          <w:rPr>
            <w:rFonts w:ascii="Trebuchet MS" w:hAnsi="Trebuchet MS"/>
            <w:noProof/>
          </w:rPr>
          <w:t>because when</w:t>
        </w:r>
      </w:ins>
      <w:r w:rsidRPr="008972D3">
        <w:rPr>
          <w:rFonts w:ascii="Trebuchet MS" w:hAnsi="Trebuchet MS"/>
          <w:noProof/>
        </w:rPr>
        <w:t xml:space="preserve"> they </w:t>
      </w:r>
      <w:del w:id="144" w:author="Author">
        <w:r w:rsidRPr="008972D3">
          <w:rPr>
            <w:rFonts w:ascii="Trebuchet MS" w:hAnsi="Trebuchet MS"/>
            <w:noProof/>
          </w:rPr>
          <w:delText>will certainly have immoral intercourse with</w:delText>
        </w:r>
      </w:del>
      <w:ins w:id="145" w:author="Author">
        <w:r w:rsidRPr="008972D3">
          <w:rPr>
            <w:rFonts w:ascii="Trebuchet MS" w:hAnsi="Trebuchet MS"/>
            <w:noProof/>
          </w:rPr>
          <w:t>prostitute themselves to</w:t>
        </w:r>
      </w:ins>
      <w:r w:rsidRPr="008972D3">
        <w:rPr>
          <w:rFonts w:ascii="Trebuchet MS" w:hAnsi="Trebuchet MS"/>
          <w:noProof/>
        </w:rPr>
        <w:t xml:space="preserve"> their gods and sacrifice to their gods, </w:t>
      </w:r>
      <w:del w:id="146" w:author="Author">
        <w:r w:rsidRPr="008972D3">
          <w:rPr>
            <w:rFonts w:ascii="Trebuchet MS" w:hAnsi="Trebuchet MS"/>
            <w:noProof/>
          </w:rPr>
          <w:delText xml:space="preserve">and </w:delText>
        </w:r>
      </w:del>
      <w:r w:rsidRPr="008972D3">
        <w:rPr>
          <w:rFonts w:ascii="Trebuchet MS" w:hAnsi="Trebuchet MS"/>
          <w:noProof/>
        </w:rPr>
        <w:t xml:space="preserve">someone will </w:t>
      </w:r>
      <w:del w:id="147" w:author="Author">
        <w:r w:rsidRPr="008972D3">
          <w:rPr>
            <w:rFonts w:ascii="Trebuchet MS" w:hAnsi="Trebuchet MS"/>
            <w:noProof/>
          </w:rPr>
          <w:delText xml:space="preserve">be certain to </w:delText>
        </w:r>
      </w:del>
      <w:r w:rsidRPr="008972D3">
        <w:rPr>
          <w:rFonts w:ascii="Trebuchet MS" w:hAnsi="Trebuchet MS"/>
          <w:noProof/>
        </w:rPr>
        <w:t>invite you</w:t>
      </w:r>
      <w:del w:id="148" w:author="Author">
        <w:r w:rsidRPr="008972D3">
          <w:rPr>
            <w:rFonts w:ascii="Trebuchet MS" w:hAnsi="Trebuchet MS"/>
            <w:noProof/>
          </w:rPr>
          <w:delText>,</w:delText>
        </w:r>
      </w:del>
      <w:r w:rsidRPr="008972D3">
        <w:rPr>
          <w:rFonts w:ascii="Trebuchet MS" w:hAnsi="Trebuchet MS"/>
          <w:noProof/>
        </w:rPr>
        <w:t xml:space="preserve"> and you will </w:t>
      </w:r>
      <w:del w:id="149" w:author="Author">
        <w:r w:rsidRPr="008972D3">
          <w:rPr>
            <w:rFonts w:ascii="Trebuchet MS" w:hAnsi="Trebuchet MS"/>
            <w:noProof/>
          </w:rPr>
          <w:delText xml:space="preserve">certainly </w:delText>
        </w:r>
      </w:del>
      <w:r w:rsidRPr="008972D3">
        <w:rPr>
          <w:rFonts w:ascii="Trebuchet MS" w:hAnsi="Trebuchet MS"/>
          <w:noProof/>
        </w:rPr>
        <w:t xml:space="preserve">eat </w:t>
      </w:r>
      <w:del w:id="150" w:author="Author">
        <w:r w:rsidRPr="008972D3">
          <w:rPr>
            <w:rFonts w:ascii="Trebuchet MS" w:hAnsi="Trebuchet MS"/>
            <w:noProof/>
          </w:rPr>
          <w:delText>some of</w:delText>
        </w:r>
      </w:del>
      <w:ins w:id="151" w:author="Author">
        <w:r w:rsidRPr="008972D3">
          <w:rPr>
            <w:rFonts w:ascii="Trebuchet MS" w:hAnsi="Trebuchet MS"/>
            <w:noProof/>
          </w:rPr>
          <w:t>from</w:t>
        </w:r>
      </w:ins>
      <w:r w:rsidRPr="008972D3">
        <w:rPr>
          <w:rFonts w:ascii="Trebuchet MS" w:hAnsi="Trebuchet MS"/>
          <w:noProof/>
        </w:rPr>
        <w:t xml:space="preserve"> his sacrifice. </w:t>
      </w:r>
      <w:r w:rsidRPr="008972D3">
        <w:rPr>
          <w:rFonts w:ascii="Trebuchet MS" w:hAnsi="Trebuchet MS"/>
          <w:b/>
          <w:noProof/>
        </w:rPr>
        <w:t xml:space="preserve">34:16 </w:t>
      </w:r>
      <w:r w:rsidRPr="008972D3">
        <w:rPr>
          <w:rFonts w:ascii="Trebuchet MS" w:hAnsi="Trebuchet MS"/>
          <w:noProof/>
        </w:rPr>
        <w:t xml:space="preserve">Then you will </w:t>
      </w:r>
      <w:del w:id="152" w:author="Author">
        <w:r w:rsidRPr="008972D3">
          <w:rPr>
            <w:rFonts w:ascii="Trebuchet MS" w:hAnsi="Trebuchet MS"/>
            <w:noProof/>
          </w:rPr>
          <w:delText>have to</w:delText>
        </w:r>
      </w:del>
      <w:ins w:id="153" w:author="Author">
        <w:r w:rsidRPr="008972D3">
          <w:rPr>
            <w:rFonts w:ascii="Trebuchet MS" w:hAnsi="Trebuchet MS"/>
            <w:noProof/>
          </w:rPr>
          <w:t>surely</w:t>
        </w:r>
      </w:ins>
      <w:r w:rsidRPr="008972D3">
        <w:rPr>
          <w:rFonts w:ascii="Trebuchet MS" w:hAnsi="Trebuchet MS"/>
          <w:noProof/>
        </w:rPr>
        <w:t xml:space="preserve"> take some of their daughters for your sons, and their daughters will </w:t>
      </w:r>
      <w:del w:id="154" w:author="Author">
        <w:r w:rsidRPr="008972D3">
          <w:rPr>
            <w:rFonts w:ascii="Trebuchet MS" w:hAnsi="Trebuchet MS"/>
            <w:noProof/>
          </w:rPr>
          <w:delText xml:space="preserve">be certain to have immoral intercourse with </w:delText>
        </w:r>
      </w:del>
      <w:ins w:id="155" w:author="Author">
        <w:r w:rsidRPr="008972D3">
          <w:rPr>
            <w:rFonts w:ascii="Trebuchet MS" w:hAnsi="Trebuchet MS"/>
            <w:noProof/>
          </w:rPr>
          <w:t xml:space="preserve">prostitute themselves to </w:t>
        </w:r>
      </w:ins>
      <w:r w:rsidRPr="008972D3">
        <w:rPr>
          <w:rFonts w:ascii="Trebuchet MS" w:hAnsi="Trebuchet MS"/>
          <w:noProof/>
        </w:rPr>
        <w:t xml:space="preserve">their gods and </w:t>
      </w:r>
      <w:del w:id="156" w:author="Author">
        <w:r w:rsidRPr="008972D3">
          <w:rPr>
            <w:rFonts w:ascii="Trebuchet MS" w:hAnsi="Trebuchet MS"/>
            <w:noProof/>
          </w:rPr>
          <w:delText>make</w:delText>
        </w:r>
      </w:del>
      <w:ins w:id="157" w:author="Author">
        <w:r w:rsidRPr="008972D3">
          <w:rPr>
            <w:rFonts w:ascii="Trebuchet MS" w:hAnsi="Trebuchet MS"/>
            <w:noProof/>
          </w:rPr>
          <w:t>cause</w:t>
        </w:r>
      </w:ins>
      <w:r w:rsidRPr="008972D3">
        <w:rPr>
          <w:rFonts w:ascii="Trebuchet MS" w:hAnsi="Trebuchet MS"/>
          <w:noProof/>
        </w:rPr>
        <w:t xml:space="preserve"> your sons </w:t>
      </w:r>
      <w:del w:id="158" w:author="Author">
        <w:r w:rsidRPr="008972D3">
          <w:rPr>
            <w:rFonts w:ascii="Trebuchet MS" w:hAnsi="Trebuchet MS"/>
            <w:noProof/>
          </w:rPr>
          <w:delText>have immoral intercourse with</w:delText>
        </w:r>
      </w:del>
      <w:ins w:id="159" w:author="Author">
        <w:r w:rsidRPr="008972D3">
          <w:rPr>
            <w:rFonts w:ascii="Trebuchet MS" w:hAnsi="Trebuchet MS"/>
            <w:noProof/>
          </w:rPr>
          <w:t>to prostitute themselves to</w:t>
        </w:r>
      </w:ins>
      <w:r w:rsidRPr="008972D3">
        <w:rPr>
          <w:rFonts w:ascii="Trebuchet MS" w:hAnsi="Trebuchet MS"/>
          <w:noProof/>
        </w:rPr>
        <w:t xml:space="preserve"> their gods.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34:17 </w:t>
      </w:r>
      <w:r w:rsidRPr="008972D3">
        <w:rPr>
          <w:rFonts w:ascii="Trebuchet MS" w:hAnsi="Trebuchet MS"/>
          <w:noProof/>
        </w:rPr>
        <w:t xml:space="preserve">“You must not make </w:t>
      </w:r>
      <w:del w:id="160" w:author="Author">
        <w:r w:rsidRPr="008972D3">
          <w:rPr>
            <w:rFonts w:ascii="Trebuchet MS" w:hAnsi="Trebuchet MS"/>
            <w:noProof/>
          </w:rPr>
          <w:delText xml:space="preserve">molten idol </w:delText>
        </w:r>
      </w:del>
      <w:r w:rsidRPr="008972D3">
        <w:rPr>
          <w:rFonts w:ascii="Trebuchet MS" w:hAnsi="Trebuchet MS"/>
          <w:noProof/>
        </w:rPr>
        <w:t xml:space="preserve">gods </w:t>
      </w:r>
      <w:del w:id="161" w:author="Author">
        <w:r w:rsidRPr="008972D3">
          <w:rPr>
            <w:rFonts w:ascii="Trebuchet MS" w:hAnsi="Trebuchet MS"/>
            <w:noProof/>
          </w:rPr>
          <w:delText>for yourself</w:delText>
        </w:r>
      </w:del>
      <w:ins w:id="162" w:author="Author">
        <w:r w:rsidRPr="008972D3">
          <w:rPr>
            <w:rFonts w:ascii="Trebuchet MS" w:hAnsi="Trebuchet MS"/>
            <w:noProof/>
          </w:rPr>
          <w:t>of cast metal</w:t>
        </w:r>
      </w:ins>
      <w:r w:rsidRPr="008972D3">
        <w:rPr>
          <w:rFonts w:ascii="Trebuchet MS" w:hAnsi="Trebuchet MS"/>
          <w:noProof/>
        </w:rPr>
        <w:t>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34:18 </w:t>
      </w:r>
      <w:r w:rsidRPr="008972D3">
        <w:rPr>
          <w:rFonts w:ascii="Trebuchet MS" w:hAnsi="Trebuchet MS"/>
          <w:noProof/>
        </w:rPr>
        <w:t>“</w:t>
      </w:r>
      <w:del w:id="163" w:author="Author">
        <w:r w:rsidRPr="008972D3">
          <w:rPr>
            <w:rFonts w:ascii="Trebuchet MS" w:hAnsi="Trebuchet MS"/>
            <w:noProof/>
          </w:rPr>
          <w:delText xml:space="preserve">The festival of unfermented cakes you </w:delText>
        </w:r>
      </w:del>
      <w:ins w:id="164" w:author="Author">
        <w:r w:rsidRPr="008972D3">
          <w:rPr>
            <w:rFonts w:ascii="Trebuchet MS" w:hAnsi="Trebuchet MS"/>
            <w:noProof/>
          </w:rPr>
          <w:t xml:space="preserve">You </w:t>
        </w:r>
      </w:ins>
      <w:r w:rsidRPr="008972D3">
        <w:rPr>
          <w:rFonts w:ascii="Trebuchet MS" w:hAnsi="Trebuchet MS"/>
          <w:noProof/>
        </w:rPr>
        <w:t xml:space="preserve">are to </w:t>
      </w:r>
      <w:del w:id="165" w:author="Author">
        <w:r w:rsidRPr="008972D3">
          <w:rPr>
            <w:rFonts w:ascii="Trebuchet MS" w:hAnsi="Trebuchet MS"/>
            <w:noProof/>
          </w:rPr>
          <w:delText>keep.</w:delText>
        </w:r>
      </w:del>
      <w:ins w:id="166" w:author="Author">
        <w:r w:rsidRPr="008972D3">
          <w:rPr>
            <w:rFonts w:ascii="Trebuchet MS" w:hAnsi="Trebuchet MS"/>
            <w:noProof/>
          </w:rPr>
          <w:t>observe the Festival of Unleavened Bread.</w:t>
        </w:r>
      </w:ins>
      <w:r w:rsidRPr="008972D3">
        <w:rPr>
          <w:rFonts w:ascii="Trebuchet MS" w:hAnsi="Trebuchet MS"/>
          <w:noProof/>
        </w:rPr>
        <w:t xml:space="preserve"> You will eat </w:t>
      </w:r>
      <w:del w:id="167" w:author="Author">
        <w:r w:rsidRPr="008972D3">
          <w:rPr>
            <w:rFonts w:ascii="Trebuchet MS" w:hAnsi="Trebuchet MS"/>
            <w:noProof/>
          </w:rPr>
          <w:delText>unfermented cakes</w:delText>
        </w:r>
      </w:del>
      <w:ins w:id="168" w:author="Author">
        <w:r w:rsidRPr="008972D3">
          <w:rPr>
            <w:rFonts w:ascii="Trebuchet MS" w:hAnsi="Trebuchet MS"/>
            <w:noProof/>
          </w:rPr>
          <w:t>unleavened bread</w:t>
        </w:r>
      </w:ins>
      <w:r w:rsidRPr="008972D3">
        <w:rPr>
          <w:rFonts w:ascii="Trebuchet MS" w:hAnsi="Trebuchet MS"/>
          <w:noProof/>
        </w:rPr>
        <w:t>, just as I have commanded you</w:t>
      </w:r>
      <w:del w:id="169" w:author="Author">
        <w:r w:rsidRPr="008972D3">
          <w:rPr>
            <w:rFonts w:ascii="Trebuchet MS" w:hAnsi="Trebuchet MS"/>
            <w:noProof/>
          </w:rPr>
          <w:delText>,</w:delText>
        </w:r>
      </w:del>
      <w:ins w:id="170" w:author="Author">
        <w:r w:rsidRPr="008972D3">
          <w:rPr>
            <w:rFonts w:ascii="Trebuchet MS" w:hAnsi="Trebuchet MS"/>
            <w:noProof/>
          </w:rPr>
          <w:t>; do this for</w:t>
        </w:r>
      </w:ins>
      <w:r w:rsidRPr="008972D3">
        <w:rPr>
          <w:rFonts w:ascii="Trebuchet MS" w:hAnsi="Trebuchet MS"/>
          <w:noProof/>
        </w:rPr>
        <w:t xml:space="preserve"> seven days at the appointed time in the month of A′bib,</w:t>
      </w:r>
      <w:ins w:id="171" w:author="Author">
        <w:r w:rsidRPr="008972D3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8972D3">
        <w:rPr>
          <w:rFonts w:ascii="Trebuchet MS" w:hAnsi="Trebuchet MS"/>
          <w:noProof/>
        </w:rPr>
        <w:t xml:space="preserve"> because it was in the month of A′bib that you came out of Egypt.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34:19 </w:t>
      </w:r>
      <w:r w:rsidRPr="008972D3">
        <w:rPr>
          <w:rFonts w:ascii="Trebuchet MS" w:hAnsi="Trebuchet MS"/>
          <w:noProof/>
        </w:rPr>
        <w:t>“</w:t>
      </w:r>
      <w:del w:id="174" w:author="Author">
        <w:r w:rsidRPr="008972D3">
          <w:rPr>
            <w:rFonts w:ascii="Trebuchet MS" w:hAnsi="Trebuchet MS"/>
            <w:noProof/>
          </w:rPr>
          <w:delText>Everything that first opens the womb</w:delText>
        </w:r>
      </w:del>
      <w:ins w:id="175" w:author="Author">
        <w:r w:rsidRPr="008972D3">
          <w:rPr>
            <w:rFonts w:ascii="Trebuchet MS" w:hAnsi="Trebuchet MS"/>
            <w:noProof/>
          </w:rPr>
          <w:t>Every firstborn male</w:t>
        </w:r>
        <w:r w:rsidRPr="008972D3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8972D3">
        <w:rPr>
          <w:rFonts w:ascii="Trebuchet MS" w:hAnsi="Trebuchet MS"/>
          <w:noProof/>
        </w:rPr>
        <w:t xml:space="preserve"> is mine, </w:t>
      </w:r>
      <w:del w:id="178" w:author="Author">
        <w:r w:rsidRPr="008972D3">
          <w:rPr>
            <w:rFonts w:ascii="Trebuchet MS" w:hAnsi="Trebuchet MS"/>
            <w:noProof/>
          </w:rPr>
          <w:delText>and, as regards</w:delText>
        </w:r>
      </w:del>
      <w:ins w:id="179" w:author="Author">
        <w:r w:rsidRPr="008972D3">
          <w:rPr>
            <w:rFonts w:ascii="Trebuchet MS" w:hAnsi="Trebuchet MS"/>
            <w:noProof/>
          </w:rPr>
          <w:t>including</w:t>
        </w:r>
      </w:ins>
      <w:r w:rsidRPr="008972D3">
        <w:rPr>
          <w:rFonts w:ascii="Trebuchet MS" w:hAnsi="Trebuchet MS"/>
          <w:noProof/>
        </w:rPr>
        <w:t xml:space="preserve"> all your livestock, </w:t>
      </w:r>
      <w:ins w:id="180" w:author="Author">
        <w:r w:rsidRPr="008972D3">
          <w:rPr>
            <w:rFonts w:ascii="Trebuchet MS" w:hAnsi="Trebuchet MS"/>
            <w:noProof/>
          </w:rPr>
          <w:t xml:space="preserve">whether </w:t>
        </w:r>
      </w:ins>
      <w:r w:rsidRPr="008972D3">
        <w:rPr>
          <w:rFonts w:ascii="Trebuchet MS" w:hAnsi="Trebuchet MS"/>
          <w:noProof/>
        </w:rPr>
        <w:t xml:space="preserve">the </w:t>
      </w:r>
      <w:ins w:id="181" w:author="Author">
        <w:r w:rsidRPr="008972D3">
          <w:rPr>
            <w:rFonts w:ascii="Trebuchet MS" w:hAnsi="Trebuchet MS"/>
            <w:noProof/>
          </w:rPr>
          <w:t xml:space="preserve">first </w:t>
        </w:r>
      </w:ins>
      <w:r w:rsidRPr="008972D3">
        <w:rPr>
          <w:rFonts w:ascii="Trebuchet MS" w:hAnsi="Trebuchet MS"/>
          <w:noProof/>
        </w:rPr>
        <w:t>male</w:t>
      </w:r>
      <w:del w:id="182" w:author="Author">
        <w:r w:rsidRPr="008972D3">
          <w:rPr>
            <w:rFonts w:ascii="Trebuchet MS" w:hAnsi="Trebuchet MS"/>
            <w:noProof/>
          </w:rPr>
          <w:delText xml:space="preserve"> firstling of</w:delText>
        </w:r>
      </w:del>
      <w:r w:rsidRPr="008972D3">
        <w:rPr>
          <w:rFonts w:ascii="Trebuchet MS" w:hAnsi="Trebuchet MS"/>
          <w:noProof/>
        </w:rPr>
        <w:t xml:space="preserve"> bull </w:t>
      </w:r>
      <w:del w:id="183" w:author="Author">
        <w:r w:rsidRPr="008972D3">
          <w:rPr>
            <w:rFonts w:ascii="Trebuchet MS" w:hAnsi="Trebuchet MS"/>
            <w:noProof/>
          </w:rPr>
          <w:delText>and of</w:delText>
        </w:r>
      </w:del>
      <w:ins w:id="184" w:author="Author">
        <w:r w:rsidRPr="008972D3">
          <w:rPr>
            <w:rFonts w:ascii="Trebuchet MS" w:hAnsi="Trebuchet MS"/>
            <w:noProof/>
          </w:rPr>
          <w:t>or</w:t>
        </w:r>
      </w:ins>
      <w:r w:rsidRPr="008972D3">
        <w:rPr>
          <w:rFonts w:ascii="Trebuchet MS" w:hAnsi="Trebuchet MS"/>
          <w:noProof/>
        </w:rPr>
        <w:t xml:space="preserve"> sheep. </w:t>
      </w:r>
      <w:r w:rsidRPr="008972D3">
        <w:rPr>
          <w:rFonts w:ascii="Trebuchet MS" w:hAnsi="Trebuchet MS"/>
          <w:b/>
          <w:noProof/>
        </w:rPr>
        <w:t xml:space="preserve">34:20 </w:t>
      </w:r>
      <w:del w:id="185" w:author="Author">
        <w:r w:rsidRPr="008972D3">
          <w:rPr>
            <w:rFonts w:ascii="Trebuchet MS" w:hAnsi="Trebuchet MS"/>
            <w:noProof/>
          </w:rPr>
          <w:delText>And the</w:delText>
        </w:r>
      </w:del>
      <w:ins w:id="186" w:author="Author">
        <w:r w:rsidRPr="008972D3">
          <w:rPr>
            <w:rFonts w:ascii="Trebuchet MS" w:hAnsi="Trebuchet MS"/>
            <w:noProof/>
          </w:rPr>
          <w:t>The</w:t>
        </w:r>
      </w:ins>
      <w:r w:rsidRPr="008972D3">
        <w:rPr>
          <w:rFonts w:ascii="Trebuchet MS" w:hAnsi="Trebuchet MS"/>
          <w:noProof/>
        </w:rPr>
        <w:t xml:space="preserve"> firstling of </w:t>
      </w:r>
      <w:del w:id="187" w:author="Author">
        <w:r w:rsidRPr="008972D3">
          <w:rPr>
            <w:rFonts w:ascii="Trebuchet MS" w:hAnsi="Trebuchet MS"/>
            <w:noProof/>
          </w:rPr>
          <w:delText>an ass</w:delText>
        </w:r>
      </w:del>
      <w:ins w:id="188" w:author="Author">
        <w:r w:rsidRPr="008972D3">
          <w:rPr>
            <w:rFonts w:ascii="Trebuchet MS" w:hAnsi="Trebuchet MS"/>
            <w:noProof/>
          </w:rPr>
          <w:t>a donkey</w:t>
        </w:r>
      </w:ins>
      <w:r w:rsidRPr="008972D3">
        <w:rPr>
          <w:rFonts w:ascii="Trebuchet MS" w:hAnsi="Trebuchet MS"/>
          <w:noProof/>
        </w:rPr>
        <w:t xml:space="preserve"> you are to redeem with a sheep. But if you </w:t>
      </w:r>
      <w:del w:id="189" w:author="Author">
        <w:r w:rsidRPr="008972D3">
          <w:rPr>
            <w:rFonts w:ascii="Trebuchet MS" w:hAnsi="Trebuchet MS"/>
            <w:noProof/>
          </w:rPr>
          <w:delText>will</w:delText>
        </w:r>
      </w:del>
      <w:ins w:id="190" w:author="Author">
        <w:r w:rsidRPr="008972D3">
          <w:rPr>
            <w:rFonts w:ascii="Trebuchet MS" w:hAnsi="Trebuchet MS"/>
            <w:noProof/>
          </w:rPr>
          <w:t>do</w:t>
        </w:r>
      </w:ins>
      <w:r w:rsidRPr="008972D3">
        <w:rPr>
          <w:rFonts w:ascii="Trebuchet MS" w:hAnsi="Trebuchet MS"/>
          <w:noProof/>
        </w:rPr>
        <w:t xml:space="preserve"> not redeem it, then you must break its neck. </w:t>
      </w:r>
      <w:del w:id="191" w:author="Author">
        <w:r w:rsidRPr="008972D3">
          <w:rPr>
            <w:rFonts w:ascii="Trebuchet MS" w:hAnsi="Trebuchet MS"/>
            <w:noProof/>
          </w:rPr>
          <w:delText>Every</w:delText>
        </w:r>
      </w:del>
      <w:ins w:id="192" w:author="Author">
        <w:r w:rsidRPr="008972D3">
          <w:rPr>
            <w:rFonts w:ascii="Trebuchet MS" w:hAnsi="Trebuchet MS"/>
            <w:noProof/>
          </w:rPr>
          <w:t>You are to redeem every</w:t>
        </w:r>
      </w:ins>
      <w:r w:rsidRPr="008972D3">
        <w:rPr>
          <w:rFonts w:ascii="Trebuchet MS" w:hAnsi="Trebuchet MS"/>
          <w:noProof/>
        </w:rPr>
        <w:t xml:space="preserve"> firstborn of your sons</w:t>
      </w:r>
      <w:del w:id="193" w:author="Author">
        <w:r w:rsidRPr="008972D3">
          <w:rPr>
            <w:rFonts w:ascii="Trebuchet MS" w:hAnsi="Trebuchet MS"/>
            <w:noProof/>
          </w:rPr>
          <w:delText xml:space="preserve"> you are to redeem. And they must not</w:delText>
        </w:r>
      </w:del>
      <w:ins w:id="194" w:author="Author">
        <w:r w:rsidRPr="008972D3">
          <w:rPr>
            <w:rFonts w:ascii="Trebuchet MS" w:hAnsi="Trebuchet MS"/>
            <w:noProof/>
          </w:rPr>
          <w:t>. No one may</w:t>
        </w:r>
      </w:ins>
      <w:r w:rsidRPr="008972D3">
        <w:rPr>
          <w:rFonts w:ascii="Trebuchet MS" w:hAnsi="Trebuchet MS"/>
          <w:noProof/>
        </w:rPr>
        <w:t xml:space="preserve"> appear before me empty-handed.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34:21 </w:t>
      </w:r>
      <w:r w:rsidRPr="008972D3">
        <w:rPr>
          <w:rFonts w:ascii="Trebuchet MS" w:hAnsi="Trebuchet MS"/>
          <w:noProof/>
        </w:rPr>
        <w:t xml:space="preserve">“Six days you are to </w:t>
      </w:r>
      <w:del w:id="195" w:author="Author">
        <w:r w:rsidRPr="008972D3">
          <w:rPr>
            <w:rFonts w:ascii="Trebuchet MS" w:hAnsi="Trebuchet MS"/>
            <w:noProof/>
          </w:rPr>
          <w:delText>labor</w:delText>
        </w:r>
      </w:del>
      <w:ins w:id="196" w:author="Author">
        <w:r w:rsidRPr="008972D3">
          <w:rPr>
            <w:rFonts w:ascii="Trebuchet MS" w:hAnsi="Trebuchet MS"/>
            <w:noProof/>
          </w:rPr>
          <w:t>work</w:t>
        </w:r>
      </w:ins>
      <w:r w:rsidRPr="008972D3">
        <w:rPr>
          <w:rFonts w:ascii="Trebuchet MS" w:hAnsi="Trebuchet MS"/>
          <w:noProof/>
        </w:rPr>
        <w:t xml:space="preserve">, but on the seventh day you will </w:t>
      </w:r>
      <w:del w:id="197" w:author="Author">
        <w:r w:rsidRPr="008972D3">
          <w:rPr>
            <w:rFonts w:ascii="Trebuchet MS" w:hAnsi="Trebuchet MS"/>
            <w:noProof/>
          </w:rPr>
          <w:delText>keep sabbath. In</w:delText>
        </w:r>
      </w:del>
      <w:ins w:id="198" w:author="Author">
        <w:r w:rsidRPr="008972D3">
          <w:rPr>
            <w:rFonts w:ascii="Trebuchet MS" w:hAnsi="Trebuchet MS"/>
            <w:noProof/>
          </w:rPr>
          <w:t>rest.</w:t>
        </w:r>
        <w:r w:rsidRPr="008972D3">
          <w:rPr>
            <w:rStyle w:val="FootnoteReference"/>
            <w:rFonts w:ascii="Trebuchet MS" w:hAnsi="Trebuchet MS"/>
            <w:noProof/>
          </w:rPr>
          <w:footnoteReference w:id="11"/>
        </w:r>
        <w:r w:rsidRPr="008972D3">
          <w:rPr>
            <w:rFonts w:ascii="Trebuchet MS" w:hAnsi="Trebuchet MS"/>
            <w:noProof/>
          </w:rPr>
          <w:t xml:space="preserve"> Even during</w:t>
        </w:r>
      </w:ins>
      <w:r w:rsidRPr="008972D3">
        <w:rPr>
          <w:rFonts w:ascii="Trebuchet MS" w:hAnsi="Trebuchet MS"/>
          <w:noProof/>
        </w:rPr>
        <w:t xml:space="preserve"> plowing time and in harvest</w:t>
      </w:r>
      <w:ins w:id="201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you will </w:t>
      </w:r>
      <w:del w:id="202" w:author="Author">
        <w:r w:rsidRPr="008972D3">
          <w:rPr>
            <w:rFonts w:ascii="Trebuchet MS" w:hAnsi="Trebuchet MS"/>
            <w:noProof/>
          </w:rPr>
          <w:delText>keep sabbath</w:delText>
        </w:r>
      </w:del>
      <w:ins w:id="203" w:author="Author">
        <w:r w:rsidRPr="008972D3">
          <w:rPr>
            <w:rFonts w:ascii="Trebuchet MS" w:hAnsi="Trebuchet MS"/>
            <w:noProof/>
          </w:rPr>
          <w:t>rest</w:t>
        </w:r>
      </w:ins>
      <w:r w:rsidRPr="008972D3">
        <w:rPr>
          <w:rFonts w:ascii="Trebuchet MS" w:hAnsi="Trebuchet MS"/>
          <w:noProof/>
        </w:rPr>
        <w:t>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34:22 </w:t>
      </w:r>
      <w:r w:rsidRPr="008972D3">
        <w:rPr>
          <w:rFonts w:ascii="Trebuchet MS" w:hAnsi="Trebuchet MS"/>
          <w:noProof/>
        </w:rPr>
        <w:t xml:space="preserve">“And you will </w:t>
      </w:r>
      <w:del w:id="204" w:author="Author">
        <w:r w:rsidRPr="008972D3">
          <w:rPr>
            <w:rFonts w:ascii="Trebuchet MS" w:hAnsi="Trebuchet MS"/>
            <w:noProof/>
          </w:rPr>
          <w:delText>carry on</w:delText>
        </w:r>
      </w:del>
      <w:ins w:id="205" w:author="Author">
        <w:r w:rsidRPr="008972D3">
          <w:rPr>
            <w:rFonts w:ascii="Trebuchet MS" w:hAnsi="Trebuchet MS"/>
            <w:noProof/>
          </w:rPr>
          <w:t>celebrate</w:t>
        </w:r>
      </w:ins>
      <w:r w:rsidRPr="008972D3">
        <w:rPr>
          <w:rFonts w:ascii="Trebuchet MS" w:hAnsi="Trebuchet MS"/>
          <w:noProof/>
        </w:rPr>
        <w:t xml:space="preserve"> your </w:t>
      </w:r>
      <w:del w:id="206" w:author="Author">
        <w:r w:rsidRPr="008972D3">
          <w:rPr>
            <w:rFonts w:ascii="Trebuchet MS" w:hAnsi="Trebuchet MS"/>
            <w:noProof/>
          </w:rPr>
          <w:delText>festival</w:delText>
        </w:r>
      </w:del>
      <w:ins w:id="207" w:author="Author">
        <w:r w:rsidRPr="008972D3">
          <w:rPr>
            <w:rFonts w:ascii="Trebuchet MS" w:hAnsi="Trebuchet MS"/>
            <w:noProof/>
          </w:rPr>
          <w:t>Festival</w:t>
        </w:r>
      </w:ins>
      <w:r w:rsidRPr="008972D3">
        <w:rPr>
          <w:rFonts w:ascii="Trebuchet MS" w:hAnsi="Trebuchet MS"/>
          <w:noProof/>
        </w:rPr>
        <w:t xml:space="preserve"> of </w:t>
      </w:r>
      <w:del w:id="208" w:author="Author">
        <w:r w:rsidRPr="008972D3">
          <w:rPr>
            <w:rFonts w:ascii="Trebuchet MS" w:hAnsi="Trebuchet MS"/>
            <w:noProof/>
          </w:rPr>
          <w:delText>weeks</w:delText>
        </w:r>
      </w:del>
      <w:ins w:id="209" w:author="Author">
        <w:r w:rsidRPr="008972D3">
          <w:rPr>
            <w:rFonts w:ascii="Trebuchet MS" w:hAnsi="Trebuchet MS"/>
            <w:noProof/>
          </w:rPr>
          <w:t>Weeks</w:t>
        </w:r>
      </w:ins>
      <w:r w:rsidRPr="008972D3">
        <w:rPr>
          <w:rFonts w:ascii="Trebuchet MS" w:hAnsi="Trebuchet MS"/>
          <w:noProof/>
        </w:rPr>
        <w:t xml:space="preserve"> with the first ripe fruits of the wheat harvest, and the </w:t>
      </w:r>
      <w:del w:id="210" w:author="Author">
        <w:r w:rsidRPr="008972D3">
          <w:rPr>
            <w:rFonts w:ascii="Trebuchet MS" w:hAnsi="Trebuchet MS"/>
            <w:noProof/>
          </w:rPr>
          <w:delText>festival</w:delText>
        </w:r>
      </w:del>
      <w:ins w:id="211" w:author="Author">
        <w:r w:rsidRPr="008972D3">
          <w:rPr>
            <w:rFonts w:ascii="Trebuchet MS" w:hAnsi="Trebuchet MS"/>
            <w:noProof/>
          </w:rPr>
          <w:t>Festival</w:t>
        </w:r>
      </w:ins>
      <w:r w:rsidRPr="008972D3">
        <w:rPr>
          <w:rFonts w:ascii="Trebuchet MS" w:hAnsi="Trebuchet MS"/>
          <w:noProof/>
        </w:rPr>
        <w:t xml:space="preserve"> of </w:t>
      </w:r>
      <w:del w:id="212" w:author="Author">
        <w:r w:rsidRPr="008972D3">
          <w:rPr>
            <w:rFonts w:ascii="Trebuchet MS" w:hAnsi="Trebuchet MS"/>
            <w:noProof/>
          </w:rPr>
          <w:delText>ingathering</w:delText>
        </w:r>
      </w:del>
      <w:ins w:id="213" w:author="Author">
        <w:r w:rsidRPr="008972D3">
          <w:rPr>
            <w:rFonts w:ascii="Trebuchet MS" w:hAnsi="Trebuchet MS"/>
            <w:noProof/>
          </w:rPr>
          <w:t>Ingathering</w:t>
        </w:r>
        <w:r w:rsidRPr="008972D3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8972D3">
        <w:rPr>
          <w:rFonts w:ascii="Trebuchet MS" w:hAnsi="Trebuchet MS"/>
          <w:noProof/>
        </w:rPr>
        <w:t xml:space="preserve"> at the turn of the year.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34:23 </w:t>
      </w:r>
      <w:r w:rsidRPr="008972D3">
        <w:rPr>
          <w:rFonts w:ascii="Trebuchet MS" w:hAnsi="Trebuchet MS"/>
          <w:noProof/>
        </w:rPr>
        <w:t xml:space="preserve">“Three times </w:t>
      </w:r>
      <w:del w:id="216" w:author="Author">
        <w:r w:rsidRPr="008972D3">
          <w:rPr>
            <w:rFonts w:ascii="Trebuchet MS" w:hAnsi="Trebuchet MS"/>
            <w:noProof/>
          </w:rPr>
          <w:delText>in the</w:delText>
        </w:r>
      </w:del>
      <w:ins w:id="217" w:author="Author">
        <w:r w:rsidRPr="008972D3">
          <w:rPr>
            <w:rFonts w:ascii="Trebuchet MS" w:hAnsi="Trebuchet MS"/>
            <w:noProof/>
          </w:rPr>
          <w:t>a</w:t>
        </w:r>
      </w:ins>
      <w:r w:rsidRPr="008972D3">
        <w:rPr>
          <w:rFonts w:ascii="Trebuchet MS" w:hAnsi="Trebuchet MS"/>
          <w:noProof/>
        </w:rPr>
        <w:t xml:space="preserve"> year</w:t>
      </w:r>
      <w:del w:id="218" w:author="Author">
        <w:r w:rsidRPr="008972D3">
          <w:rPr>
            <w:rFonts w:ascii="Trebuchet MS" w:hAnsi="Trebuchet MS"/>
            <w:noProof/>
          </w:rPr>
          <w:delText xml:space="preserve"> every male of yours is</w:delText>
        </w:r>
      </w:del>
      <w:ins w:id="219" w:author="Author">
        <w:r w:rsidRPr="008972D3">
          <w:rPr>
            <w:rFonts w:ascii="Trebuchet MS" w:hAnsi="Trebuchet MS"/>
            <w:noProof/>
          </w:rPr>
          <w:t>, all your men</w:t>
        </w:r>
        <w:r w:rsidRPr="008972D3">
          <w:rPr>
            <w:rStyle w:val="FootnoteReference"/>
            <w:rFonts w:ascii="Trebuchet MS" w:hAnsi="Trebuchet MS"/>
            <w:noProof/>
          </w:rPr>
          <w:footnoteReference w:id="13"/>
        </w:r>
        <w:r w:rsidRPr="008972D3">
          <w:rPr>
            <w:rFonts w:ascii="Trebuchet MS" w:hAnsi="Trebuchet MS"/>
            <w:noProof/>
          </w:rPr>
          <w:t xml:space="preserve"> are</w:t>
        </w:r>
      </w:ins>
      <w:r w:rsidRPr="008972D3">
        <w:rPr>
          <w:rFonts w:ascii="Trebuchet MS" w:hAnsi="Trebuchet MS"/>
          <w:noProof/>
        </w:rPr>
        <w:t xml:space="preserve"> to appear before the true Lord, Jehovah, the God of Israel. </w:t>
      </w:r>
      <w:r w:rsidRPr="008972D3">
        <w:rPr>
          <w:rFonts w:ascii="Trebuchet MS" w:hAnsi="Trebuchet MS"/>
          <w:b/>
          <w:noProof/>
        </w:rPr>
        <w:t xml:space="preserve">34:24 </w:t>
      </w:r>
      <w:r w:rsidRPr="008972D3">
        <w:rPr>
          <w:rFonts w:ascii="Trebuchet MS" w:hAnsi="Trebuchet MS"/>
          <w:noProof/>
        </w:rPr>
        <w:t xml:space="preserve">For I </w:t>
      </w:r>
      <w:del w:id="222" w:author="Author">
        <w:r w:rsidRPr="008972D3">
          <w:rPr>
            <w:rFonts w:ascii="Trebuchet MS" w:hAnsi="Trebuchet MS"/>
            <w:noProof/>
          </w:rPr>
          <w:delText>shall</w:delText>
        </w:r>
      </w:del>
      <w:ins w:id="223" w:author="Author">
        <w:r w:rsidRPr="008972D3">
          <w:rPr>
            <w:rFonts w:ascii="Trebuchet MS" w:hAnsi="Trebuchet MS"/>
            <w:noProof/>
          </w:rPr>
          <w:t>will</w:t>
        </w:r>
      </w:ins>
      <w:r w:rsidRPr="008972D3">
        <w:rPr>
          <w:rFonts w:ascii="Trebuchet MS" w:hAnsi="Trebuchet MS"/>
          <w:noProof/>
        </w:rPr>
        <w:t xml:space="preserve"> drive the nations away from before you, and I will </w:t>
      </w:r>
      <w:del w:id="224" w:author="Author">
        <w:r w:rsidRPr="008972D3">
          <w:rPr>
            <w:rFonts w:ascii="Trebuchet MS" w:hAnsi="Trebuchet MS"/>
            <w:noProof/>
          </w:rPr>
          <w:delText>make</w:delText>
        </w:r>
      </w:del>
      <w:ins w:id="225" w:author="Author">
        <w:r w:rsidRPr="008972D3">
          <w:rPr>
            <w:rFonts w:ascii="Trebuchet MS" w:hAnsi="Trebuchet MS"/>
            <w:noProof/>
          </w:rPr>
          <w:t>enlarge</w:t>
        </w:r>
      </w:ins>
      <w:r w:rsidRPr="008972D3">
        <w:rPr>
          <w:rFonts w:ascii="Trebuchet MS" w:hAnsi="Trebuchet MS"/>
          <w:noProof/>
        </w:rPr>
        <w:t xml:space="preserve"> your territory</w:t>
      </w:r>
      <w:del w:id="226" w:author="Author">
        <w:r w:rsidRPr="008972D3">
          <w:rPr>
            <w:rFonts w:ascii="Trebuchet MS" w:hAnsi="Trebuchet MS"/>
            <w:noProof/>
          </w:rPr>
          <w:delText xml:space="preserve"> spacious;</w:delText>
        </w:r>
      </w:del>
      <w:ins w:id="227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and nobody will desire your land while you are going up to see the face of Jehovah your God three times </w:t>
      </w:r>
      <w:del w:id="228" w:author="Author">
        <w:r w:rsidRPr="008972D3">
          <w:rPr>
            <w:rFonts w:ascii="Trebuchet MS" w:hAnsi="Trebuchet MS"/>
            <w:noProof/>
          </w:rPr>
          <w:delText>in the</w:delText>
        </w:r>
      </w:del>
      <w:ins w:id="229" w:author="Author">
        <w:r w:rsidRPr="008972D3">
          <w:rPr>
            <w:rFonts w:ascii="Trebuchet MS" w:hAnsi="Trebuchet MS"/>
            <w:noProof/>
          </w:rPr>
          <w:t>a</w:t>
        </w:r>
      </w:ins>
      <w:r w:rsidRPr="008972D3">
        <w:rPr>
          <w:rFonts w:ascii="Trebuchet MS" w:hAnsi="Trebuchet MS"/>
          <w:noProof/>
        </w:rPr>
        <w:t xml:space="preserve"> year.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34:25 </w:t>
      </w:r>
      <w:r w:rsidRPr="008972D3">
        <w:rPr>
          <w:rFonts w:ascii="Trebuchet MS" w:hAnsi="Trebuchet MS"/>
          <w:noProof/>
        </w:rPr>
        <w:t xml:space="preserve">“You must not </w:t>
      </w:r>
      <w:del w:id="230" w:author="Author">
        <w:r w:rsidRPr="008972D3">
          <w:rPr>
            <w:rFonts w:ascii="Trebuchet MS" w:hAnsi="Trebuchet MS"/>
            <w:noProof/>
          </w:rPr>
          <w:delText>slaughter along with what is leavened</w:delText>
        </w:r>
      </w:del>
      <w:ins w:id="231" w:author="Author">
        <w:r w:rsidRPr="008972D3">
          <w:rPr>
            <w:rFonts w:ascii="Trebuchet MS" w:hAnsi="Trebuchet MS"/>
            <w:noProof/>
          </w:rPr>
          <w:t>offer</w:t>
        </w:r>
      </w:ins>
      <w:r w:rsidRPr="008972D3">
        <w:rPr>
          <w:rFonts w:ascii="Trebuchet MS" w:hAnsi="Trebuchet MS"/>
          <w:noProof/>
        </w:rPr>
        <w:t xml:space="preserve"> the blood of my sacrifice</w:t>
      </w:r>
      <w:del w:id="232" w:author="Author">
        <w:r w:rsidRPr="008972D3">
          <w:rPr>
            <w:rFonts w:ascii="Trebuchet MS" w:hAnsi="Trebuchet MS"/>
            <w:noProof/>
          </w:rPr>
          <w:delText>. And the</w:delText>
        </w:r>
      </w:del>
      <w:ins w:id="233" w:author="Author">
        <w:r w:rsidRPr="008972D3">
          <w:rPr>
            <w:rFonts w:ascii="Trebuchet MS" w:hAnsi="Trebuchet MS"/>
            <w:noProof/>
          </w:rPr>
          <w:t xml:space="preserve"> along with anything leavened. The</w:t>
        </w:r>
      </w:ins>
      <w:r w:rsidRPr="008972D3">
        <w:rPr>
          <w:rFonts w:ascii="Trebuchet MS" w:hAnsi="Trebuchet MS"/>
          <w:noProof/>
        </w:rPr>
        <w:t xml:space="preserve"> sacrifice of the festival of the </w:t>
      </w:r>
      <w:del w:id="234" w:author="Author">
        <w:r w:rsidRPr="008972D3">
          <w:rPr>
            <w:rFonts w:ascii="Trebuchet MS" w:hAnsi="Trebuchet MS"/>
            <w:noProof/>
          </w:rPr>
          <w:delText>passover</w:delText>
        </w:r>
      </w:del>
      <w:ins w:id="235" w:author="Author">
        <w:r w:rsidRPr="008972D3">
          <w:rPr>
            <w:rFonts w:ascii="Trebuchet MS" w:hAnsi="Trebuchet MS"/>
            <w:noProof/>
          </w:rPr>
          <w:t>Passover</w:t>
        </w:r>
      </w:ins>
      <w:r w:rsidRPr="008972D3">
        <w:rPr>
          <w:rFonts w:ascii="Trebuchet MS" w:hAnsi="Trebuchet MS"/>
          <w:noProof/>
        </w:rPr>
        <w:t xml:space="preserve"> should not </w:t>
      </w:r>
      <w:del w:id="236" w:author="Author">
        <w:r w:rsidRPr="008972D3">
          <w:rPr>
            <w:rFonts w:ascii="Trebuchet MS" w:hAnsi="Trebuchet MS"/>
            <w:noProof/>
          </w:rPr>
          <w:delText>stay</w:delText>
        </w:r>
      </w:del>
      <w:ins w:id="237" w:author="Author">
        <w:r w:rsidRPr="008972D3">
          <w:rPr>
            <w:rFonts w:ascii="Trebuchet MS" w:hAnsi="Trebuchet MS"/>
            <w:noProof/>
          </w:rPr>
          <w:t>be kept</w:t>
        </w:r>
      </w:ins>
      <w:r w:rsidRPr="008972D3">
        <w:rPr>
          <w:rFonts w:ascii="Trebuchet MS" w:hAnsi="Trebuchet MS"/>
          <w:noProof/>
        </w:rPr>
        <w:t xml:space="preserve"> overnight until the morning.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34:26 </w:t>
      </w:r>
      <w:r w:rsidRPr="008972D3">
        <w:rPr>
          <w:rFonts w:ascii="Trebuchet MS" w:hAnsi="Trebuchet MS"/>
          <w:noProof/>
        </w:rPr>
        <w:t>“The best of the first ripe fruits of your soil you are to bring to the house of Jehovah your God.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noProof/>
        </w:rPr>
        <w:t xml:space="preserve">“You must not boil a </w:t>
      </w:r>
      <w:del w:id="238" w:author="Author">
        <w:r w:rsidRPr="008972D3">
          <w:rPr>
            <w:rFonts w:ascii="Trebuchet MS" w:hAnsi="Trebuchet MS"/>
            <w:noProof/>
          </w:rPr>
          <w:delText>kid</w:delText>
        </w:r>
      </w:del>
      <w:ins w:id="239" w:author="Author">
        <w:r w:rsidRPr="008972D3">
          <w:rPr>
            <w:rFonts w:ascii="Trebuchet MS" w:hAnsi="Trebuchet MS"/>
            <w:noProof/>
          </w:rPr>
          <w:t>young goat</w:t>
        </w:r>
      </w:ins>
      <w:r w:rsidRPr="008972D3">
        <w:rPr>
          <w:rFonts w:ascii="Trebuchet MS" w:hAnsi="Trebuchet MS"/>
          <w:noProof/>
        </w:rPr>
        <w:t xml:space="preserve"> in its mother’s milk.”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34:27 </w:t>
      </w:r>
      <w:del w:id="240" w:author="Author">
        <w:r w:rsidRPr="008972D3">
          <w:rPr>
            <w:rFonts w:ascii="Trebuchet MS" w:hAnsi="Trebuchet MS"/>
            <w:noProof/>
          </w:rPr>
          <w:delText xml:space="preserve">And </w:delText>
        </w:r>
      </w:del>
      <w:r w:rsidRPr="008972D3">
        <w:rPr>
          <w:rFonts w:ascii="Trebuchet MS" w:hAnsi="Trebuchet MS"/>
          <w:noProof/>
        </w:rPr>
        <w:t>Jehovah went on to say to Moses: “</w:t>
      </w:r>
      <w:del w:id="241" w:author="Author">
        <w:r w:rsidRPr="008972D3">
          <w:rPr>
            <w:rFonts w:ascii="Trebuchet MS" w:hAnsi="Trebuchet MS"/>
            <w:noProof/>
          </w:rPr>
          <w:delText>Write</w:delText>
        </w:r>
      </w:del>
      <w:ins w:id="242" w:author="Author">
        <w:r w:rsidRPr="008972D3">
          <w:rPr>
            <w:rFonts w:ascii="Trebuchet MS" w:hAnsi="Trebuchet MS"/>
            <w:noProof/>
          </w:rPr>
          <w:t>You are to write</w:t>
        </w:r>
      </w:ins>
      <w:r w:rsidRPr="008972D3">
        <w:rPr>
          <w:rFonts w:ascii="Trebuchet MS" w:hAnsi="Trebuchet MS"/>
          <w:noProof/>
        </w:rPr>
        <w:t xml:space="preserve"> down </w:t>
      </w:r>
      <w:del w:id="243" w:author="Author">
        <w:r w:rsidRPr="008972D3">
          <w:rPr>
            <w:rFonts w:ascii="Trebuchet MS" w:hAnsi="Trebuchet MS"/>
            <w:noProof/>
          </w:rPr>
          <w:delText xml:space="preserve">for yourself </w:delText>
        </w:r>
      </w:del>
      <w:r w:rsidRPr="008972D3">
        <w:rPr>
          <w:rFonts w:ascii="Trebuchet MS" w:hAnsi="Trebuchet MS"/>
          <w:noProof/>
        </w:rPr>
        <w:t xml:space="preserve">these words, because </w:t>
      </w:r>
      <w:del w:id="244" w:author="Author">
        <w:r w:rsidRPr="008972D3">
          <w:rPr>
            <w:rFonts w:ascii="Trebuchet MS" w:hAnsi="Trebuchet MS"/>
            <w:noProof/>
          </w:rPr>
          <w:delText xml:space="preserve">it is </w:delText>
        </w:r>
      </w:del>
      <w:r w:rsidRPr="008972D3">
        <w:rPr>
          <w:rFonts w:ascii="Trebuchet MS" w:hAnsi="Trebuchet MS"/>
          <w:noProof/>
        </w:rPr>
        <w:t>in accordance with these words</w:t>
      </w:r>
      <w:del w:id="245" w:author="Author">
        <w:r w:rsidRPr="008972D3">
          <w:rPr>
            <w:rFonts w:ascii="Trebuchet MS" w:hAnsi="Trebuchet MS"/>
            <w:noProof/>
          </w:rPr>
          <w:delText xml:space="preserve"> that</w:delText>
        </w:r>
      </w:del>
      <w:ins w:id="246" w:author="Author">
        <w:r w:rsidRPr="008972D3">
          <w:rPr>
            <w:rFonts w:ascii="Trebuchet MS" w:hAnsi="Trebuchet MS"/>
            <w:noProof/>
          </w:rPr>
          <w:t>,</w:t>
        </w:r>
      </w:ins>
      <w:r w:rsidRPr="008972D3">
        <w:rPr>
          <w:rFonts w:ascii="Trebuchet MS" w:hAnsi="Trebuchet MS"/>
          <w:noProof/>
        </w:rPr>
        <w:t xml:space="preserve"> I </w:t>
      </w:r>
      <w:del w:id="247" w:author="Author">
        <w:r w:rsidRPr="008972D3">
          <w:rPr>
            <w:rFonts w:ascii="Trebuchet MS" w:hAnsi="Trebuchet MS"/>
            <w:noProof/>
          </w:rPr>
          <w:delText>do conclude</w:delText>
        </w:r>
      </w:del>
      <w:ins w:id="248" w:author="Author">
        <w:r w:rsidRPr="008972D3">
          <w:rPr>
            <w:rFonts w:ascii="Trebuchet MS" w:hAnsi="Trebuchet MS"/>
            <w:noProof/>
          </w:rPr>
          <w:t>am making</w:t>
        </w:r>
      </w:ins>
      <w:r w:rsidRPr="008972D3">
        <w:rPr>
          <w:rFonts w:ascii="Trebuchet MS" w:hAnsi="Trebuchet MS"/>
          <w:noProof/>
        </w:rPr>
        <w:t xml:space="preserve"> a covenant with you and </w:t>
      </w:r>
      <w:ins w:id="249" w:author="Author">
        <w:r w:rsidRPr="008972D3">
          <w:rPr>
            <w:rFonts w:ascii="Trebuchet MS" w:hAnsi="Trebuchet MS"/>
            <w:noProof/>
          </w:rPr>
          <w:t xml:space="preserve">with </w:t>
        </w:r>
      </w:ins>
      <w:r w:rsidRPr="008972D3">
        <w:rPr>
          <w:rFonts w:ascii="Trebuchet MS" w:hAnsi="Trebuchet MS"/>
          <w:noProof/>
        </w:rPr>
        <w:t xml:space="preserve">Israel.” </w:t>
      </w:r>
      <w:r w:rsidRPr="008972D3">
        <w:rPr>
          <w:rFonts w:ascii="Trebuchet MS" w:hAnsi="Trebuchet MS"/>
          <w:b/>
          <w:noProof/>
        </w:rPr>
        <w:t xml:space="preserve">34:28 </w:t>
      </w:r>
      <w:r w:rsidRPr="008972D3">
        <w:rPr>
          <w:rFonts w:ascii="Trebuchet MS" w:hAnsi="Trebuchet MS"/>
          <w:noProof/>
        </w:rPr>
        <w:t xml:space="preserve">And he </w:t>
      </w:r>
      <w:del w:id="250" w:author="Author">
        <w:r w:rsidRPr="008972D3">
          <w:rPr>
            <w:rFonts w:ascii="Trebuchet MS" w:hAnsi="Trebuchet MS"/>
            <w:noProof/>
          </w:rPr>
          <w:delText>continued</w:delText>
        </w:r>
      </w:del>
      <w:ins w:id="251" w:author="Author">
        <w:r w:rsidRPr="008972D3">
          <w:rPr>
            <w:rFonts w:ascii="Trebuchet MS" w:hAnsi="Trebuchet MS"/>
            <w:noProof/>
          </w:rPr>
          <w:t>remained</w:t>
        </w:r>
      </w:ins>
      <w:r w:rsidRPr="008972D3">
        <w:rPr>
          <w:rFonts w:ascii="Trebuchet MS" w:hAnsi="Trebuchet MS"/>
          <w:noProof/>
        </w:rPr>
        <w:t xml:space="preserve"> there with Jehovah </w:t>
      </w:r>
      <w:del w:id="252" w:author="Author">
        <w:r w:rsidRPr="008972D3">
          <w:rPr>
            <w:rFonts w:ascii="Trebuchet MS" w:hAnsi="Trebuchet MS"/>
            <w:noProof/>
          </w:rPr>
          <w:delText>forty</w:delText>
        </w:r>
      </w:del>
      <w:ins w:id="253" w:author="Author">
        <w:r w:rsidRPr="008972D3">
          <w:rPr>
            <w:rFonts w:ascii="Trebuchet MS" w:hAnsi="Trebuchet MS"/>
            <w:noProof/>
          </w:rPr>
          <w:t>40</w:t>
        </w:r>
      </w:ins>
      <w:r w:rsidRPr="008972D3">
        <w:rPr>
          <w:rFonts w:ascii="Trebuchet MS" w:hAnsi="Trebuchet MS"/>
          <w:noProof/>
        </w:rPr>
        <w:t xml:space="preserve"> days and </w:t>
      </w:r>
      <w:del w:id="254" w:author="Author">
        <w:r w:rsidRPr="008972D3">
          <w:rPr>
            <w:rFonts w:ascii="Trebuchet MS" w:hAnsi="Trebuchet MS"/>
            <w:noProof/>
          </w:rPr>
          <w:delText>forty</w:delText>
        </w:r>
      </w:del>
      <w:ins w:id="255" w:author="Author">
        <w:r w:rsidRPr="008972D3">
          <w:rPr>
            <w:rFonts w:ascii="Trebuchet MS" w:hAnsi="Trebuchet MS"/>
            <w:noProof/>
          </w:rPr>
          <w:t>40</w:t>
        </w:r>
      </w:ins>
      <w:r w:rsidRPr="008972D3">
        <w:rPr>
          <w:rFonts w:ascii="Trebuchet MS" w:hAnsi="Trebuchet MS"/>
          <w:noProof/>
        </w:rPr>
        <w:t xml:space="preserve"> nights. He ate no bread and </w:t>
      </w:r>
      <w:del w:id="256" w:author="Author">
        <w:r w:rsidRPr="008972D3">
          <w:rPr>
            <w:rFonts w:ascii="Trebuchet MS" w:hAnsi="Trebuchet MS"/>
            <w:noProof/>
          </w:rPr>
          <w:delText xml:space="preserve">he </w:delText>
        </w:r>
      </w:del>
      <w:r w:rsidRPr="008972D3">
        <w:rPr>
          <w:rFonts w:ascii="Trebuchet MS" w:hAnsi="Trebuchet MS"/>
          <w:noProof/>
        </w:rPr>
        <w:t xml:space="preserve">drank no water. And </w:t>
      </w:r>
      <w:del w:id="257" w:author="Author">
        <w:r w:rsidRPr="008972D3">
          <w:rPr>
            <w:rFonts w:ascii="Trebuchet MS" w:hAnsi="Trebuchet MS"/>
            <w:noProof/>
          </w:rPr>
          <w:delText>he proceeded to write upon</w:delText>
        </w:r>
      </w:del>
      <w:ins w:id="258" w:author="Author">
        <w:r w:rsidRPr="008972D3">
          <w:rPr>
            <w:rFonts w:ascii="Trebuchet MS" w:hAnsi="Trebuchet MS"/>
            <w:noProof/>
          </w:rPr>
          <w:t>He wrote on</w:t>
        </w:r>
      </w:ins>
      <w:r w:rsidRPr="008972D3">
        <w:rPr>
          <w:rFonts w:ascii="Trebuchet MS" w:hAnsi="Trebuchet MS"/>
          <w:noProof/>
        </w:rPr>
        <w:t xml:space="preserve"> the tablets the words of the covenant, the Ten </w:t>
      </w:r>
      <w:del w:id="259" w:author="Author">
        <w:r w:rsidRPr="008972D3">
          <w:rPr>
            <w:rFonts w:ascii="Trebuchet MS" w:hAnsi="Trebuchet MS"/>
            <w:noProof/>
          </w:rPr>
          <w:delText>Words.</w:delText>
        </w:r>
      </w:del>
      <w:ins w:id="260" w:author="Author">
        <w:r w:rsidRPr="008972D3">
          <w:rPr>
            <w:rFonts w:ascii="Trebuchet MS" w:hAnsi="Trebuchet MS"/>
            <w:noProof/>
          </w:rPr>
          <w:t>Commandments.</w:t>
        </w:r>
        <w:r w:rsidRPr="008972D3">
          <w:rPr>
            <w:rStyle w:val="FootnoteReference"/>
            <w:rFonts w:ascii="Trebuchet MS" w:hAnsi="Trebuchet MS"/>
            <w:noProof/>
          </w:rPr>
          <w:footnoteReference w:id="14"/>
        </w:r>
      </w:ins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34:29 </w:t>
      </w:r>
      <w:del w:id="263" w:author="Author">
        <w:r w:rsidRPr="008972D3">
          <w:rPr>
            <w:rFonts w:ascii="Trebuchet MS" w:hAnsi="Trebuchet MS"/>
            <w:noProof/>
          </w:rPr>
          <w:delText xml:space="preserve">Now it came about when </w:delText>
        </w:r>
      </w:del>
      <w:r w:rsidRPr="008972D3">
        <w:rPr>
          <w:rFonts w:ascii="Trebuchet MS" w:hAnsi="Trebuchet MS"/>
          <w:noProof/>
        </w:rPr>
        <w:t xml:space="preserve">Moses </w:t>
      </w:r>
      <w:ins w:id="264" w:author="Author">
        <w:r w:rsidRPr="008972D3">
          <w:rPr>
            <w:rFonts w:ascii="Trebuchet MS" w:hAnsi="Trebuchet MS"/>
            <w:noProof/>
          </w:rPr>
          <w:t xml:space="preserve">then </w:t>
        </w:r>
      </w:ins>
      <w:r w:rsidRPr="008972D3">
        <w:rPr>
          <w:rFonts w:ascii="Trebuchet MS" w:hAnsi="Trebuchet MS"/>
          <w:noProof/>
        </w:rPr>
        <w:t>came down from Mount Si′nai</w:t>
      </w:r>
      <w:del w:id="265" w:author="Author">
        <w:r w:rsidRPr="008972D3">
          <w:rPr>
            <w:rFonts w:ascii="Trebuchet MS" w:hAnsi="Trebuchet MS"/>
            <w:noProof/>
          </w:rPr>
          <w:delText xml:space="preserve"> that</w:delText>
        </w:r>
      </w:del>
      <w:ins w:id="266" w:author="Author">
        <w:r w:rsidRPr="008972D3">
          <w:rPr>
            <w:rFonts w:ascii="Trebuchet MS" w:hAnsi="Trebuchet MS"/>
            <w:noProof/>
          </w:rPr>
          <w:t>, and</w:t>
        </w:r>
      </w:ins>
      <w:r w:rsidRPr="008972D3">
        <w:rPr>
          <w:rFonts w:ascii="Trebuchet MS" w:hAnsi="Trebuchet MS"/>
          <w:noProof/>
        </w:rPr>
        <w:t xml:space="preserve"> the two tablets of the Testimony were in </w:t>
      </w:r>
      <w:del w:id="267" w:author="Author">
        <w:r w:rsidRPr="008972D3">
          <w:rPr>
            <w:rFonts w:ascii="Trebuchet MS" w:hAnsi="Trebuchet MS"/>
            <w:noProof/>
          </w:rPr>
          <w:delText>the</w:delText>
        </w:r>
      </w:del>
      <w:ins w:id="268" w:author="Author">
        <w:r w:rsidRPr="008972D3">
          <w:rPr>
            <w:rFonts w:ascii="Trebuchet MS" w:hAnsi="Trebuchet MS"/>
            <w:noProof/>
          </w:rPr>
          <w:t>his</w:t>
        </w:r>
      </w:ins>
      <w:r w:rsidRPr="008972D3">
        <w:rPr>
          <w:rFonts w:ascii="Trebuchet MS" w:hAnsi="Trebuchet MS"/>
          <w:noProof/>
        </w:rPr>
        <w:t xml:space="preserve"> hand</w:t>
      </w:r>
      <w:del w:id="269" w:author="Author">
        <w:r w:rsidRPr="008972D3">
          <w:rPr>
            <w:rFonts w:ascii="Trebuchet MS" w:hAnsi="Trebuchet MS"/>
            <w:noProof/>
          </w:rPr>
          <w:delText xml:space="preserve"> of Moses when</w:delText>
        </w:r>
      </w:del>
      <w:ins w:id="270" w:author="Author">
        <w:r w:rsidRPr="008972D3">
          <w:rPr>
            <w:rFonts w:ascii="Trebuchet MS" w:hAnsi="Trebuchet MS"/>
            <w:noProof/>
          </w:rPr>
          <w:t>. When</w:t>
        </w:r>
      </w:ins>
      <w:r w:rsidRPr="008972D3">
        <w:rPr>
          <w:rFonts w:ascii="Trebuchet MS" w:hAnsi="Trebuchet MS"/>
          <w:noProof/>
        </w:rPr>
        <w:t xml:space="preserve"> he came down from the mountain, </w:t>
      </w:r>
      <w:del w:id="271" w:author="Author">
        <w:r w:rsidRPr="008972D3">
          <w:rPr>
            <w:rFonts w:ascii="Trebuchet MS" w:hAnsi="Trebuchet MS"/>
            <w:noProof/>
          </w:rPr>
          <w:delText xml:space="preserve">and </w:delText>
        </w:r>
      </w:del>
      <w:r w:rsidRPr="008972D3">
        <w:rPr>
          <w:rFonts w:ascii="Trebuchet MS" w:hAnsi="Trebuchet MS"/>
          <w:noProof/>
        </w:rPr>
        <w:t xml:space="preserve">Moses did not know that the skin of his face </w:t>
      </w:r>
      <w:del w:id="272" w:author="Author">
        <w:r w:rsidRPr="008972D3">
          <w:rPr>
            <w:rFonts w:ascii="Trebuchet MS" w:hAnsi="Trebuchet MS"/>
            <w:noProof/>
          </w:rPr>
          <w:delText>emitted</w:delText>
        </w:r>
      </w:del>
      <w:ins w:id="273" w:author="Author">
        <w:r w:rsidRPr="008972D3">
          <w:rPr>
            <w:rFonts w:ascii="Trebuchet MS" w:hAnsi="Trebuchet MS"/>
            <w:noProof/>
          </w:rPr>
          <w:t>was emitting</w:t>
        </w:r>
      </w:ins>
      <w:r w:rsidRPr="008972D3">
        <w:rPr>
          <w:rFonts w:ascii="Trebuchet MS" w:hAnsi="Trebuchet MS"/>
          <w:noProof/>
        </w:rPr>
        <w:t xml:space="preserve"> rays because </w:t>
      </w:r>
      <w:del w:id="274" w:author="Author">
        <w:r w:rsidRPr="008972D3">
          <w:rPr>
            <w:rFonts w:ascii="Trebuchet MS" w:hAnsi="Trebuchet MS"/>
            <w:noProof/>
          </w:rPr>
          <w:delText>of his having spoken</w:delText>
        </w:r>
      </w:del>
      <w:ins w:id="275" w:author="Author">
        <w:r w:rsidRPr="008972D3">
          <w:rPr>
            <w:rFonts w:ascii="Trebuchet MS" w:hAnsi="Trebuchet MS"/>
            <w:noProof/>
          </w:rPr>
          <w:t>he had been speaking</w:t>
        </w:r>
      </w:ins>
      <w:r w:rsidRPr="008972D3">
        <w:rPr>
          <w:rFonts w:ascii="Trebuchet MS" w:hAnsi="Trebuchet MS"/>
          <w:noProof/>
        </w:rPr>
        <w:t xml:space="preserve"> with </w:t>
      </w:r>
      <w:del w:id="276" w:author="Author">
        <w:r w:rsidRPr="008972D3">
          <w:rPr>
            <w:rFonts w:ascii="Trebuchet MS" w:hAnsi="Trebuchet MS"/>
            <w:noProof/>
          </w:rPr>
          <w:delText>him</w:delText>
        </w:r>
      </w:del>
      <w:ins w:id="277" w:author="Author">
        <w:r w:rsidRPr="008972D3">
          <w:rPr>
            <w:rFonts w:ascii="Trebuchet MS" w:hAnsi="Trebuchet MS"/>
            <w:noProof/>
          </w:rPr>
          <w:t>God</w:t>
        </w:r>
      </w:ins>
      <w:r w:rsidRPr="008972D3">
        <w:rPr>
          <w:rFonts w:ascii="Trebuchet MS" w:hAnsi="Trebuchet MS"/>
          <w:noProof/>
        </w:rPr>
        <w:t xml:space="preserve">. </w:t>
      </w:r>
      <w:r w:rsidRPr="008972D3">
        <w:rPr>
          <w:rFonts w:ascii="Trebuchet MS" w:hAnsi="Trebuchet MS"/>
          <w:b/>
          <w:noProof/>
        </w:rPr>
        <w:t xml:space="preserve">34:30 </w:t>
      </w:r>
      <w:r w:rsidRPr="008972D3">
        <w:rPr>
          <w:rFonts w:ascii="Trebuchet MS" w:hAnsi="Trebuchet MS"/>
          <w:noProof/>
        </w:rPr>
        <w:t xml:space="preserve">When Aaron and all the </w:t>
      </w:r>
      <w:del w:id="278" w:author="Author">
        <w:r w:rsidRPr="008972D3">
          <w:rPr>
            <w:rFonts w:ascii="Trebuchet MS" w:hAnsi="Trebuchet MS"/>
            <w:noProof/>
          </w:rPr>
          <w:delText>sons of Israel got to see</w:delText>
        </w:r>
      </w:del>
      <w:ins w:id="279" w:author="Author">
        <w:r w:rsidRPr="008972D3">
          <w:rPr>
            <w:rFonts w:ascii="Trebuchet MS" w:hAnsi="Trebuchet MS"/>
            <w:noProof/>
          </w:rPr>
          <w:t>Israelites saw</w:t>
        </w:r>
      </w:ins>
      <w:r w:rsidRPr="008972D3">
        <w:rPr>
          <w:rFonts w:ascii="Trebuchet MS" w:hAnsi="Trebuchet MS"/>
          <w:noProof/>
        </w:rPr>
        <w:t xml:space="preserve"> Moses, </w:t>
      </w:r>
      <w:del w:id="280" w:author="Author">
        <w:r w:rsidRPr="008972D3">
          <w:rPr>
            <w:rFonts w:ascii="Trebuchet MS" w:hAnsi="Trebuchet MS"/>
            <w:noProof/>
          </w:rPr>
          <w:delText>why, look!</w:delText>
        </w:r>
      </w:del>
      <w:ins w:id="281" w:author="Author">
        <w:r w:rsidRPr="008972D3">
          <w:rPr>
            <w:rFonts w:ascii="Trebuchet MS" w:hAnsi="Trebuchet MS"/>
            <w:noProof/>
          </w:rPr>
          <w:t>they noticed that</w:t>
        </w:r>
      </w:ins>
      <w:r w:rsidRPr="008972D3">
        <w:rPr>
          <w:rFonts w:ascii="Trebuchet MS" w:hAnsi="Trebuchet MS"/>
          <w:noProof/>
        </w:rPr>
        <w:t xml:space="preserve"> the skin of his face emitted rays and they </w:t>
      </w:r>
      <w:del w:id="282" w:author="Author">
        <w:r w:rsidRPr="008972D3">
          <w:rPr>
            <w:rFonts w:ascii="Trebuchet MS" w:hAnsi="Trebuchet MS"/>
            <w:noProof/>
          </w:rPr>
          <w:delText>grew</w:delText>
        </w:r>
      </w:del>
      <w:ins w:id="283" w:author="Author">
        <w:r w:rsidRPr="008972D3">
          <w:rPr>
            <w:rFonts w:ascii="Trebuchet MS" w:hAnsi="Trebuchet MS"/>
            <w:noProof/>
          </w:rPr>
          <w:t>were</w:t>
        </w:r>
      </w:ins>
      <w:r w:rsidRPr="008972D3">
        <w:rPr>
          <w:rFonts w:ascii="Trebuchet MS" w:hAnsi="Trebuchet MS"/>
          <w:noProof/>
        </w:rPr>
        <w:t xml:space="preserve"> afraid </w:t>
      </w:r>
      <w:del w:id="284" w:author="Author">
        <w:r w:rsidRPr="008972D3">
          <w:rPr>
            <w:rFonts w:ascii="Trebuchet MS" w:hAnsi="Trebuchet MS"/>
            <w:noProof/>
          </w:rPr>
          <w:delText>of coming</w:delText>
        </w:r>
      </w:del>
      <w:ins w:id="285" w:author="Author">
        <w:r w:rsidRPr="008972D3">
          <w:rPr>
            <w:rFonts w:ascii="Trebuchet MS" w:hAnsi="Trebuchet MS"/>
            <w:noProof/>
          </w:rPr>
          <w:t>to go</w:t>
        </w:r>
      </w:ins>
      <w:r w:rsidRPr="008972D3">
        <w:rPr>
          <w:rFonts w:ascii="Trebuchet MS" w:hAnsi="Trebuchet MS"/>
          <w:noProof/>
        </w:rPr>
        <w:t xml:space="preserve"> near </w:t>
      </w:r>
      <w:del w:id="286" w:author="Author">
        <w:r w:rsidRPr="008972D3">
          <w:rPr>
            <w:rFonts w:ascii="Trebuchet MS" w:hAnsi="Trebuchet MS"/>
            <w:noProof/>
          </w:rPr>
          <w:delText xml:space="preserve">to </w:delText>
        </w:r>
      </w:del>
      <w:r w:rsidRPr="008972D3">
        <w:rPr>
          <w:rFonts w:ascii="Trebuchet MS" w:hAnsi="Trebuchet MS"/>
          <w:noProof/>
        </w:rPr>
        <w:t>him.</w:t>
      </w:r>
    </w:p>
    <w:p w:rsidR="00822EF3" w:rsidRPr="008972D3" w:rsidRDefault="00822EF3" w:rsidP="00822EF3">
      <w:pPr>
        <w:rPr>
          <w:rFonts w:ascii="Trebuchet MS" w:hAnsi="Trebuchet MS"/>
          <w:noProof/>
        </w:rPr>
      </w:pPr>
      <w:r w:rsidRPr="008972D3">
        <w:rPr>
          <w:rFonts w:ascii="Trebuchet MS" w:hAnsi="Trebuchet MS"/>
          <w:b/>
        </w:rPr>
        <w:t xml:space="preserve">34:31 </w:t>
      </w:r>
      <w:del w:id="287" w:author="Author">
        <w:r w:rsidRPr="008972D3">
          <w:rPr>
            <w:rFonts w:ascii="Trebuchet MS" w:hAnsi="Trebuchet MS"/>
            <w:noProof/>
          </w:rPr>
          <w:delText>And</w:delText>
        </w:r>
      </w:del>
      <w:ins w:id="288" w:author="Author">
        <w:r w:rsidRPr="008972D3">
          <w:rPr>
            <w:rFonts w:ascii="Trebuchet MS" w:hAnsi="Trebuchet MS"/>
            <w:noProof/>
          </w:rPr>
          <w:t>But</w:t>
        </w:r>
      </w:ins>
      <w:r w:rsidRPr="008972D3">
        <w:rPr>
          <w:rFonts w:ascii="Trebuchet MS" w:hAnsi="Trebuchet MS"/>
          <w:noProof/>
        </w:rPr>
        <w:t xml:space="preserve"> Moses </w:t>
      </w:r>
      <w:del w:id="289" w:author="Author">
        <w:r w:rsidRPr="008972D3">
          <w:rPr>
            <w:rFonts w:ascii="Trebuchet MS" w:hAnsi="Trebuchet MS"/>
            <w:noProof/>
          </w:rPr>
          <w:delText>proceeded</w:delText>
        </w:r>
      </w:del>
      <w:ins w:id="290" w:author="Author">
        <w:r w:rsidRPr="008972D3">
          <w:rPr>
            <w:rFonts w:ascii="Trebuchet MS" w:hAnsi="Trebuchet MS"/>
            <w:noProof/>
          </w:rPr>
          <w:t>called</w:t>
        </w:r>
      </w:ins>
      <w:r w:rsidRPr="008972D3">
        <w:rPr>
          <w:rFonts w:ascii="Trebuchet MS" w:hAnsi="Trebuchet MS"/>
          <w:noProof/>
        </w:rPr>
        <w:t xml:space="preserve"> to </w:t>
      </w:r>
      <w:del w:id="291" w:author="Author">
        <w:r w:rsidRPr="008972D3">
          <w:rPr>
            <w:rFonts w:ascii="Trebuchet MS" w:hAnsi="Trebuchet MS"/>
            <w:noProof/>
          </w:rPr>
          <w:delText xml:space="preserve">call </w:delText>
        </w:r>
      </w:del>
      <w:r w:rsidRPr="008972D3">
        <w:rPr>
          <w:rFonts w:ascii="Trebuchet MS" w:hAnsi="Trebuchet MS"/>
          <w:noProof/>
        </w:rPr>
        <w:t>them</w:t>
      </w:r>
      <w:del w:id="292" w:author="Author">
        <w:r w:rsidRPr="008972D3">
          <w:rPr>
            <w:rFonts w:ascii="Trebuchet MS" w:hAnsi="Trebuchet MS"/>
            <w:noProof/>
          </w:rPr>
          <w:delText>. So</w:delText>
        </w:r>
      </w:del>
      <w:ins w:id="293" w:author="Author">
        <w:r w:rsidRPr="008972D3">
          <w:rPr>
            <w:rFonts w:ascii="Trebuchet MS" w:hAnsi="Trebuchet MS"/>
            <w:noProof/>
          </w:rPr>
          <w:t>, so</w:t>
        </w:r>
      </w:ins>
      <w:r w:rsidRPr="008972D3">
        <w:rPr>
          <w:rFonts w:ascii="Trebuchet MS" w:hAnsi="Trebuchet MS"/>
          <w:noProof/>
        </w:rPr>
        <w:t xml:space="preserve"> Aaron and all the chieftains </w:t>
      </w:r>
      <w:del w:id="294" w:author="Author">
        <w:r w:rsidRPr="008972D3">
          <w:rPr>
            <w:rFonts w:ascii="Trebuchet MS" w:hAnsi="Trebuchet MS"/>
            <w:noProof/>
          </w:rPr>
          <w:delText>among</w:delText>
        </w:r>
      </w:del>
      <w:ins w:id="295" w:author="Author">
        <w:r w:rsidRPr="008972D3">
          <w:rPr>
            <w:rFonts w:ascii="Trebuchet MS" w:hAnsi="Trebuchet MS"/>
            <w:noProof/>
          </w:rPr>
          <w:t>of</w:t>
        </w:r>
      </w:ins>
      <w:r w:rsidRPr="008972D3">
        <w:rPr>
          <w:rFonts w:ascii="Trebuchet MS" w:hAnsi="Trebuchet MS"/>
          <w:noProof/>
        </w:rPr>
        <w:t xml:space="preserve"> the assembly came </w:t>
      </w:r>
      <w:del w:id="296" w:author="Author">
        <w:r w:rsidRPr="008972D3">
          <w:rPr>
            <w:rFonts w:ascii="Trebuchet MS" w:hAnsi="Trebuchet MS"/>
            <w:noProof/>
          </w:rPr>
          <w:delText xml:space="preserve">back </w:delText>
        </w:r>
      </w:del>
      <w:r w:rsidRPr="008972D3">
        <w:rPr>
          <w:rFonts w:ascii="Trebuchet MS" w:hAnsi="Trebuchet MS"/>
          <w:noProof/>
        </w:rPr>
        <w:t xml:space="preserve">to him, and Moses </w:t>
      </w:r>
      <w:del w:id="297" w:author="Author">
        <w:r w:rsidRPr="008972D3">
          <w:rPr>
            <w:rFonts w:ascii="Trebuchet MS" w:hAnsi="Trebuchet MS"/>
            <w:noProof/>
          </w:rPr>
          <w:delText>began to speak to</w:delText>
        </w:r>
      </w:del>
      <w:ins w:id="298" w:author="Author">
        <w:r w:rsidRPr="008972D3">
          <w:rPr>
            <w:rFonts w:ascii="Trebuchet MS" w:hAnsi="Trebuchet MS"/>
            <w:noProof/>
          </w:rPr>
          <w:t>spoke with</w:t>
        </w:r>
      </w:ins>
      <w:r w:rsidRPr="008972D3">
        <w:rPr>
          <w:rFonts w:ascii="Trebuchet MS" w:hAnsi="Trebuchet MS"/>
          <w:noProof/>
        </w:rPr>
        <w:t xml:space="preserve"> them. </w:t>
      </w:r>
      <w:r w:rsidRPr="008972D3">
        <w:rPr>
          <w:rFonts w:ascii="Trebuchet MS" w:hAnsi="Trebuchet MS"/>
          <w:b/>
          <w:noProof/>
        </w:rPr>
        <w:t xml:space="preserve">34:32 </w:t>
      </w:r>
      <w:del w:id="299" w:author="Author">
        <w:r w:rsidRPr="008972D3">
          <w:rPr>
            <w:rFonts w:ascii="Trebuchet MS" w:hAnsi="Trebuchet MS"/>
            <w:noProof/>
          </w:rPr>
          <w:delText>First after</w:delText>
        </w:r>
      </w:del>
      <w:ins w:id="300" w:author="Author">
        <w:r w:rsidRPr="008972D3">
          <w:rPr>
            <w:rFonts w:ascii="Trebuchet MS" w:hAnsi="Trebuchet MS"/>
            <w:noProof/>
          </w:rPr>
          <w:t>After</w:t>
        </w:r>
      </w:ins>
      <w:r w:rsidRPr="008972D3">
        <w:rPr>
          <w:rFonts w:ascii="Trebuchet MS" w:hAnsi="Trebuchet MS"/>
          <w:noProof/>
        </w:rPr>
        <w:t xml:space="preserve"> that all the </w:t>
      </w:r>
      <w:del w:id="301" w:author="Author">
        <w:r w:rsidRPr="008972D3">
          <w:rPr>
            <w:rFonts w:ascii="Trebuchet MS" w:hAnsi="Trebuchet MS"/>
            <w:noProof/>
          </w:rPr>
          <w:delText>sons of Israel</w:delText>
        </w:r>
      </w:del>
      <w:ins w:id="302" w:author="Author">
        <w:r w:rsidRPr="008972D3">
          <w:rPr>
            <w:rFonts w:ascii="Trebuchet MS" w:hAnsi="Trebuchet MS"/>
            <w:noProof/>
          </w:rPr>
          <w:t>Israelites</w:t>
        </w:r>
      </w:ins>
      <w:r w:rsidRPr="008972D3">
        <w:rPr>
          <w:rFonts w:ascii="Trebuchet MS" w:hAnsi="Trebuchet MS"/>
          <w:noProof/>
        </w:rPr>
        <w:t xml:space="preserve"> came near to him, and he </w:t>
      </w:r>
      <w:del w:id="303" w:author="Author">
        <w:r w:rsidRPr="008972D3">
          <w:rPr>
            <w:rFonts w:ascii="Trebuchet MS" w:hAnsi="Trebuchet MS"/>
            <w:noProof/>
          </w:rPr>
          <w:delText>began commanding</w:delText>
        </w:r>
      </w:del>
      <w:ins w:id="304" w:author="Author">
        <w:r w:rsidRPr="008972D3">
          <w:rPr>
            <w:rFonts w:ascii="Trebuchet MS" w:hAnsi="Trebuchet MS"/>
            <w:noProof/>
          </w:rPr>
          <w:t>gave</w:t>
        </w:r>
      </w:ins>
      <w:r w:rsidRPr="008972D3">
        <w:rPr>
          <w:rFonts w:ascii="Trebuchet MS" w:hAnsi="Trebuchet MS"/>
          <w:noProof/>
        </w:rPr>
        <w:t xml:space="preserve"> them all </w:t>
      </w:r>
      <w:ins w:id="305" w:author="Author">
        <w:r w:rsidRPr="008972D3">
          <w:rPr>
            <w:rFonts w:ascii="Trebuchet MS" w:hAnsi="Trebuchet MS"/>
            <w:noProof/>
          </w:rPr>
          <w:t xml:space="preserve">the commands </w:t>
        </w:r>
      </w:ins>
      <w:r w:rsidRPr="008972D3">
        <w:rPr>
          <w:rFonts w:ascii="Trebuchet MS" w:hAnsi="Trebuchet MS"/>
          <w:noProof/>
        </w:rPr>
        <w:t xml:space="preserve">that Jehovah had </w:t>
      </w:r>
      <w:del w:id="306" w:author="Author">
        <w:r w:rsidRPr="008972D3">
          <w:rPr>
            <w:rFonts w:ascii="Trebuchet MS" w:hAnsi="Trebuchet MS"/>
            <w:noProof/>
          </w:rPr>
          <w:delText>spoken with</w:delText>
        </w:r>
      </w:del>
      <w:ins w:id="307" w:author="Author">
        <w:r w:rsidRPr="008972D3">
          <w:rPr>
            <w:rFonts w:ascii="Trebuchet MS" w:hAnsi="Trebuchet MS"/>
            <w:noProof/>
          </w:rPr>
          <w:t>given</w:t>
        </w:r>
      </w:ins>
      <w:r w:rsidRPr="008972D3">
        <w:rPr>
          <w:rFonts w:ascii="Trebuchet MS" w:hAnsi="Trebuchet MS"/>
          <w:noProof/>
        </w:rPr>
        <w:t xml:space="preserve"> him on Mount Si′nai. </w:t>
      </w:r>
      <w:r w:rsidRPr="008972D3">
        <w:rPr>
          <w:rFonts w:ascii="Trebuchet MS" w:hAnsi="Trebuchet MS"/>
          <w:b/>
          <w:noProof/>
        </w:rPr>
        <w:t xml:space="preserve">34:33 </w:t>
      </w:r>
      <w:r w:rsidRPr="008972D3">
        <w:rPr>
          <w:rFonts w:ascii="Trebuchet MS" w:hAnsi="Trebuchet MS"/>
          <w:noProof/>
        </w:rPr>
        <w:t xml:space="preserve">When Moses would finish speaking with them, he would put a veil over his face. </w:t>
      </w:r>
      <w:r w:rsidRPr="008972D3">
        <w:rPr>
          <w:rFonts w:ascii="Trebuchet MS" w:hAnsi="Trebuchet MS"/>
          <w:b/>
          <w:noProof/>
        </w:rPr>
        <w:t xml:space="preserve">34:34 </w:t>
      </w:r>
      <w:r w:rsidRPr="008972D3">
        <w:rPr>
          <w:rFonts w:ascii="Trebuchet MS" w:hAnsi="Trebuchet MS"/>
          <w:noProof/>
        </w:rPr>
        <w:t xml:space="preserve">But when Moses would go in before Jehovah to speak with him, he would take </w:t>
      </w:r>
      <w:del w:id="308" w:author="Author">
        <w:r w:rsidRPr="008972D3">
          <w:rPr>
            <w:rFonts w:ascii="Trebuchet MS" w:hAnsi="Trebuchet MS"/>
            <w:noProof/>
          </w:rPr>
          <w:delText>away</w:delText>
        </w:r>
      </w:del>
      <w:ins w:id="309" w:author="Author">
        <w:r w:rsidRPr="008972D3">
          <w:rPr>
            <w:rFonts w:ascii="Trebuchet MS" w:hAnsi="Trebuchet MS"/>
            <w:noProof/>
          </w:rPr>
          <w:t>off</w:t>
        </w:r>
      </w:ins>
      <w:r w:rsidRPr="008972D3">
        <w:rPr>
          <w:rFonts w:ascii="Trebuchet MS" w:hAnsi="Trebuchet MS"/>
          <w:noProof/>
        </w:rPr>
        <w:t xml:space="preserve"> the veil until </w:t>
      </w:r>
      <w:del w:id="310" w:author="Author">
        <w:r w:rsidRPr="008972D3">
          <w:rPr>
            <w:rFonts w:ascii="Trebuchet MS" w:hAnsi="Trebuchet MS"/>
            <w:noProof/>
          </w:rPr>
          <w:delText>his going</w:delText>
        </w:r>
      </w:del>
      <w:ins w:id="311" w:author="Author">
        <w:r w:rsidRPr="008972D3">
          <w:rPr>
            <w:rFonts w:ascii="Trebuchet MS" w:hAnsi="Trebuchet MS"/>
            <w:noProof/>
          </w:rPr>
          <w:t>he went</w:t>
        </w:r>
      </w:ins>
      <w:r w:rsidRPr="008972D3">
        <w:rPr>
          <w:rFonts w:ascii="Trebuchet MS" w:hAnsi="Trebuchet MS"/>
          <w:noProof/>
        </w:rPr>
        <w:t xml:space="preserve"> out. </w:t>
      </w:r>
      <w:del w:id="312" w:author="Author">
        <w:r w:rsidRPr="008972D3">
          <w:rPr>
            <w:rFonts w:ascii="Trebuchet MS" w:hAnsi="Trebuchet MS"/>
            <w:noProof/>
          </w:rPr>
          <w:delText>And</w:delText>
        </w:r>
      </w:del>
      <w:ins w:id="313" w:author="Author">
        <w:r w:rsidRPr="008972D3">
          <w:rPr>
            <w:rFonts w:ascii="Trebuchet MS" w:hAnsi="Trebuchet MS"/>
            <w:noProof/>
          </w:rPr>
          <w:t>Then</w:t>
        </w:r>
      </w:ins>
      <w:r w:rsidRPr="008972D3">
        <w:rPr>
          <w:rFonts w:ascii="Trebuchet MS" w:hAnsi="Trebuchet MS"/>
          <w:noProof/>
        </w:rPr>
        <w:t xml:space="preserve"> he went out and </w:t>
      </w:r>
      <w:del w:id="314" w:author="Author">
        <w:r w:rsidRPr="008972D3">
          <w:rPr>
            <w:rFonts w:ascii="Trebuchet MS" w:hAnsi="Trebuchet MS"/>
            <w:noProof/>
          </w:rPr>
          <w:delText>spoke</w:delText>
        </w:r>
      </w:del>
      <w:ins w:id="315" w:author="Author">
        <w:r w:rsidRPr="008972D3">
          <w:rPr>
            <w:rFonts w:ascii="Trebuchet MS" w:hAnsi="Trebuchet MS"/>
            <w:noProof/>
          </w:rPr>
          <w:t>revealed</w:t>
        </w:r>
      </w:ins>
      <w:r w:rsidRPr="008972D3">
        <w:rPr>
          <w:rFonts w:ascii="Trebuchet MS" w:hAnsi="Trebuchet MS"/>
          <w:noProof/>
        </w:rPr>
        <w:t xml:space="preserve"> to the </w:t>
      </w:r>
      <w:del w:id="316" w:author="Author">
        <w:r w:rsidRPr="008972D3">
          <w:rPr>
            <w:rFonts w:ascii="Trebuchet MS" w:hAnsi="Trebuchet MS"/>
            <w:noProof/>
          </w:rPr>
          <w:delText>sons of Israel what he would be commanded</w:delText>
        </w:r>
      </w:del>
      <w:ins w:id="317" w:author="Author">
        <w:r w:rsidRPr="008972D3">
          <w:rPr>
            <w:rFonts w:ascii="Trebuchet MS" w:hAnsi="Trebuchet MS"/>
            <w:noProof/>
          </w:rPr>
          <w:t>Israelites the commands he had received</w:t>
        </w:r>
      </w:ins>
      <w:r w:rsidRPr="008972D3">
        <w:rPr>
          <w:rFonts w:ascii="Trebuchet MS" w:hAnsi="Trebuchet MS"/>
          <w:noProof/>
        </w:rPr>
        <w:t xml:space="preserve">. </w:t>
      </w:r>
      <w:r w:rsidRPr="008972D3">
        <w:rPr>
          <w:rFonts w:ascii="Trebuchet MS" w:hAnsi="Trebuchet MS"/>
          <w:b/>
          <w:noProof/>
        </w:rPr>
        <w:t xml:space="preserve">34:35 </w:t>
      </w:r>
      <w:r w:rsidRPr="008972D3">
        <w:rPr>
          <w:rFonts w:ascii="Trebuchet MS" w:hAnsi="Trebuchet MS"/>
          <w:noProof/>
        </w:rPr>
        <w:t xml:space="preserve">And the </w:t>
      </w:r>
      <w:del w:id="318" w:author="Author">
        <w:r w:rsidRPr="008972D3">
          <w:rPr>
            <w:rFonts w:ascii="Trebuchet MS" w:hAnsi="Trebuchet MS"/>
            <w:noProof/>
          </w:rPr>
          <w:delText>sons of Israel</w:delText>
        </w:r>
      </w:del>
      <w:ins w:id="319" w:author="Author">
        <w:r w:rsidRPr="008972D3">
          <w:rPr>
            <w:rFonts w:ascii="Trebuchet MS" w:hAnsi="Trebuchet MS"/>
            <w:noProof/>
          </w:rPr>
          <w:t>Israelites</w:t>
        </w:r>
      </w:ins>
      <w:r w:rsidRPr="008972D3">
        <w:rPr>
          <w:rFonts w:ascii="Trebuchet MS" w:hAnsi="Trebuchet MS"/>
          <w:noProof/>
        </w:rPr>
        <w:t xml:space="preserve"> saw </w:t>
      </w:r>
      <w:del w:id="320" w:author="Author">
        <w:r w:rsidRPr="008972D3">
          <w:rPr>
            <w:rFonts w:ascii="Trebuchet MS" w:hAnsi="Trebuchet MS"/>
            <w:noProof/>
          </w:rPr>
          <w:delText xml:space="preserve">Moses’ face, </w:delText>
        </w:r>
      </w:del>
      <w:r w:rsidRPr="008972D3">
        <w:rPr>
          <w:rFonts w:ascii="Trebuchet MS" w:hAnsi="Trebuchet MS"/>
          <w:noProof/>
        </w:rPr>
        <w:t xml:space="preserve">that the skin of Moses’ face emitted rays; </w:t>
      </w:r>
      <w:del w:id="321" w:author="Author">
        <w:r w:rsidRPr="008972D3">
          <w:rPr>
            <w:rFonts w:ascii="Trebuchet MS" w:hAnsi="Trebuchet MS"/>
            <w:noProof/>
          </w:rPr>
          <w:delText>and</w:delText>
        </w:r>
      </w:del>
      <w:ins w:id="322" w:author="Author">
        <w:r w:rsidRPr="008972D3">
          <w:rPr>
            <w:rFonts w:ascii="Trebuchet MS" w:hAnsi="Trebuchet MS"/>
            <w:noProof/>
          </w:rPr>
          <w:t>then</w:t>
        </w:r>
      </w:ins>
      <w:r w:rsidRPr="008972D3">
        <w:rPr>
          <w:rFonts w:ascii="Trebuchet MS" w:hAnsi="Trebuchet MS"/>
          <w:noProof/>
        </w:rPr>
        <w:t xml:space="preserve"> Moses put the veil back over his face until he went in to speak with </w:t>
      </w:r>
      <w:del w:id="323" w:author="Author">
        <w:r w:rsidRPr="008972D3">
          <w:rPr>
            <w:rFonts w:ascii="Trebuchet MS" w:hAnsi="Trebuchet MS"/>
            <w:noProof/>
          </w:rPr>
          <w:delText>him.</w:delText>
        </w:r>
      </w:del>
      <w:ins w:id="324" w:author="Author">
        <w:r w:rsidRPr="008972D3">
          <w:rPr>
            <w:rFonts w:ascii="Trebuchet MS" w:hAnsi="Trebuchet MS"/>
            <w:noProof/>
          </w:rPr>
          <w:t>God.</w:t>
        </w:r>
        <w:r w:rsidRPr="008972D3">
          <w:rPr>
            <w:rStyle w:val="FootnoteReference"/>
            <w:rFonts w:ascii="Trebuchet MS" w:hAnsi="Trebuchet MS"/>
            <w:noProof/>
          </w:rPr>
          <w:footnoteReference w:id="15"/>
        </w:r>
      </w:ins>
    </w:p>
    <w:p w:rsidR="00822EF3" w:rsidRPr="008972D3" w:rsidRDefault="00822EF3" w:rsidP="00822EF3">
      <w:pPr>
        <w:rPr>
          <w:rFonts w:ascii="Trebuchet MS" w:hAnsi="Trebuchet MS"/>
          <w:b/>
        </w:rPr>
      </w:pPr>
    </w:p>
    <w:p w:rsidR="00762BCB" w:rsidRPr="00822EF3" w:rsidRDefault="00762BCB" w:rsidP="00822EF3"/>
    <w:sectPr w:rsidR="00762BCB" w:rsidRPr="00822EF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9C6" w:rsidRDefault="00C939C6">
      <w:r>
        <w:separator/>
      </w:r>
    </w:p>
  </w:endnote>
  <w:endnote w:type="continuationSeparator" w:id="0">
    <w:p w:rsidR="00C939C6" w:rsidRDefault="00C93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9C6" w:rsidRDefault="00C939C6">
      <w:r>
        <w:separator/>
      </w:r>
    </w:p>
  </w:footnote>
  <w:footnote w:type="continuationSeparator" w:id="0">
    <w:p w:rsidR="00C939C6" w:rsidRDefault="00C939C6">
      <w:r>
        <w:continuationSeparator/>
      </w:r>
    </w:p>
  </w:footnote>
  <w:footnote w:id="1">
    <w:p w:rsidR="00822EF3" w:rsidRPr="008972D3" w:rsidRDefault="00822EF3" w:rsidP="008972D3">
      <w:pPr>
        <w:pStyle w:val="FootnoteText"/>
        <w:spacing w:after="96"/>
        <w:ind w:firstLine="288"/>
        <w:rPr>
          <w:ins w:id="46" w:author="Author"/>
        </w:rPr>
      </w:pPr>
      <w:ins w:id="47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34:6 </w:t>
        </w:r>
        <w:r w:rsidRPr="008972D3">
          <w:t>Or “gracious.”</w:t>
        </w:r>
      </w:ins>
    </w:p>
  </w:footnote>
  <w:footnote w:id="2">
    <w:p w:rsidR="00822EF3" w:rsidRPr="008972D3" w:rsidRDefault="00822EF3" w:rsidP="008972D3">
      <w:pPr>
        <w:pStyle w:val="FootnoteText"/>
        <w:spacing w:after="96"/>
        <w:ind w:firstLine="288"/>
        <w:rPr>
          <w:ins w:id="50" w:author="Author"/>
        </w:rPr>
      </w:pPr>
      <w:ins w:id="51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34:6 </w:t>
        </w:r>
        <w:r w:rsidRPr="008972D3">
          <w:t>Or “loving-kindness.”</w:t>
        </w:r>
      </w:ins>
    </w:p>
  </w:footnote>
  <w:footnote w:id="3">
    <w:p w:rsidR="00822EF3" w:rsidRPr="008972D3" w:rsidRDefault="00822EF3" w:rsidP="008972D3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34:6 </w:t>
        </w:r>
        <w:r w:rsidRPr="008972D3">
          <w:t>Or “faithfulness.”</w:t>
        </w:r>
      </w:ins>
    </w:p>
  </w:footnote>
  <w:footnote w:id="4">
    <w:p w:rsidR="00822EF3" w:rsidRPr="008972D3" w:rsidRDefault="00822EF3" w:rsidP="008972D3">
      <w:pPr>
        <w:pStyle w:val="FootnoteText"/>
        <w:spacing w:after="96"/>
        <w:ind w:firstLine="288"/>
        <w:rPr>
          <w:ins w:id="69" w:author="Author"/>
        </w:rPr>
      </w:pPr>
      <w:ins w:id="70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34:9 </w:t>
        </w:r>
        <w:r w:rsidRPr="008972D3">
          <w:t>Lit., “stiff-necked.”</w:t>
        </w:r>
      </w:ins>
    </w:p>
  </w:footnote>
  <w:footnote w:id="5">
    <w:p w:rsidR="00822EF3" w:rsidRPr="008972D3" w:rsidRDefault="00822EF3" w:rsidP="008972D3">
      <w:pPr>
        <w:pStyle w:val="FootnoteText"/>
        <w:spacing w:after="96"/>
        <w:ind w:firstLine="288"/>
        <w:rPr>
          <w:ins w:id="81" w:author="Author"/>
        </w:rPr>
      </w:pPr>
      <w:ins w:id="82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34:10 </w:t>
        </w:r>
        <w:r w:rsidRPr="008972D3">
          <w:t>Or “created.”</w:t>
        </w:r>
      </w:ins>
    </w:p>
  </w:footnote>
  <w:footnote w:id="6">
    <w:p w:rsidR="00822EF3" w:rsidRPr="008972D3" w:rsidRDefault="00822EF3" w:rsidP="008972D3">
      <w:pPr>
        <w:pStyle w:val="FootnoteText"/>
        <w:spacing w:after="96"/>
        <w:ind w:firstLine="288"/>
        <w:rPr>
          <w:ins w:id="122" w:author="Author"/>
        </w:rPr>
      </w:pPr>
      <w:ins w:id="123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34:13 </w:t>
        </w:r>
        <w:r w:rsidRPr="008972D3">
          <w:t>See Glossary.</w:t>
        </w:r>
      </w:ins>
    </w:p>
  </w:footnote>
  <w:footnote w:id="7">
    <w:p w:rsidR="00822EF3" w:rsidRPr="008972D3" w:rsidRDefault="00822EF3" w:rsidP="008972D3">
      <w:pPr>
        <w:pStyle w:val="FootnoteText"/>
        <w:spacing w:after="96"/>
        <w:ind w:firstLine="288"/>
        <w:rPr>
          <w:ins w:id="133" w:author="Author"/>
        </w:rPr>
      </w:pPr>
      <w:ins w:id="134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34:14 </w:t>
        </w:r>
        <w:r w:rsidRPr="008972D3">
          <w:t>Lit., “Jehovah, his name is.”</w:t>
        </w:r>
      </w:ins>
    </w:p>
  </w:footnote>
  <w:footnote w:id="8">
    <w:p w:rsidR="00822EF3" w:rsidRPr="008972D3" w:rsidRDefault="00822EF3" w:rsidP="008972D3">
      <w:pPr>
        <w:pStyle w:val="FootnoteText"/>
        <w:spacing w:after="96"/>
        <w:ind w:firstLine="288"/>
        <w:rPr>
          <w:ins w:id="135" w:author="Author"/>
        </w:rPr>
      </w:pPr>
      <w:ins w:id="136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34:14 </w:t>
        </w:r>
        <w:r w:rsidRPr="008972D3">
          <w:t>Or “not tolerating rivals.”</w:t>
        </w:r>
      </w:ins>
    </w:p>
  </w:footnote>
  <w:footnote w:id="9">
    <w:p w:rsidR="00822EF3" w:rsidRPr="008972D3" w:rsidRDefault="00822EF3" w:rsidP="008972D3">
      <w:pPr>
        <w:pStyle w:val="FootnoteText"/>
        <w:spacing w:after="96"/>
        <w:ind w:firstLine="288"/>
        <w:rPr>
          <w:ins w:id="172" w:author="Author"/>
        </w:rPr>
      </w:pPr>
      <w:ins w:id="173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34:18 </w:t>
        </w:r>
        <w:r w:rsidRPr="008972D3">
          <w:t>See App. B15.</w:t>
        </w:r>
      </w:ins>
    </w:p>
  </w:footnote>
  <w:footnote w:id="10">
    <w:p w:rsidR="00822EF3" w:rsidRPr="008972D3" w:rsidRDefault="00822EF3" w:rsidP="008972D3">
      <w:pPr>
        <w:pStyle w:val="FootnoteText"/>
        <w:spacing w:after="96"/>
        <w:ind w:firstLine="288"/>
        <w:rPr>
          <w:ins w:id="176" w:author="Author"/>
        </w:rPr>
      </w:pPr>
      <w:ins w:id="177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34:19 </w:t>
        </w:r>
        <w:r w:rsidRPr="008972D3">
          <w:t>Lit., “Everything that opens the womb.”</w:t>
        </w:r>
      </w:ins>
    </w:p>
  </w:footnote>
  <w:footnote w:id="11">
    <w:p w:rsidR="00822EF3" w:rsidRPr="008972D3" w:rsidRDefault="00822EF3" w:rsidP="008972D3">
      <w:pPr>
        <w:pStyle w:val="FootnoteText"/>
        <w:spacing w:after="96"/>
        <w:ind w:firstLine="288"/>
        <w:rPr>
          <w:ins w:id="199" w:author="Author"/>
        </w:rPr>
      </w:pPr>
      <w:ins w:id="200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34:21 </w:t>
        </w:r>
        <w:r w:rsidRPr="008972D3">
          <w:t>Or “keep sabbath.”</w:t>
        </w:r>
      </w:ins>
    </w:p>
  </w:footnote>
  <w:footnote w:id="12">
    <w:p w:rsidR="00822EF3" w:rsidRPr="008972D3" w:rsidRDefault="00822EF3" w:rsidP="008972D3">
      <w:pPr>
        <w:pStyle w:val="FootnoteText"/>
        <w:spacing w:after="96"/>
        <w:ind w:firstLine="288"/>
        <w:rPr>
          <w:ins w:id="214" w:author="Author"/>
        </w:rPr>
      </w:pPr>
      <w:ins w:id="215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34:22 </w:t>
        </w:r>
        <w:r w:rsidRPr="008972D3">
          <w:t>Also known as the Festival of Booths (Tabernacles).</w:t>
        </w:r>
      </w:ins>
    </w:p>
  </w:footnote>
  <w:footnote w:id="13">
    <w:p w:rsidR="00822EF3" w:rsidRPr="008972D3" w:rsidRDefault="00822EF3" w:rsidP="008972D3">
      <w:pPr>
        <w:pStyle w:val="FootnoteText"/>
        <w:spacing w:after="96"/>
        <w:ind w:firstLine="288"/>
        <w:rPr>
          <w:ins w:id="220" w:author="Author"/>
        </w:rPr>
      </w:pPr>
      <w:ins w:id="221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34:23 </w:t>
        </w:r>
        <w:r w:rsidRPr="008972D3">
          <w:t>Or “males.”</w:t>
        </w:r>
      </w:ins>
    </w:p>
  </w:footnote>
  <w:footnote w:id="14">
    <w:p w:rsidR="00822EF3" w:rsidRPr="008972D3" w:rsidRDefault="00822EF3" w:rsidP="008972D3">
      <w:pPr>
        <w:pStyle w:val="FootnoteText"/>
        <w:spacing w:after="96"/>
        <w:ind w:firstLine="288"/>
        <w:rPr>
          <w:ins w:id="261" w:author="Author"/>
        </w:rPr>
      </w:pPr>
      <w:ins w:id="262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34:28 </w:t>
        </w:r>
        <w:r w:rsidRPr="008972D3">
          <w:t>Lit., “the Ten Words.” Also known as the Decalogue.</w:t>
        </w:r>
      </w:ins>
    </w:p>
  </w:footnote>
  <w:footnote w:id="15">
    <w:p w:rsidR="00822EF3" w:rsidRPr="008972D3" w:rsidRDefault="00822EF3" w:rsidP="008972D3">
      <w:pPr>
        <w:pStyle w:val="FootnoteText"/>
        <w:spacing w:after="96"/>
        <w:ind w:firstLine="288"/>
        <w:rPr>
          <w:ins w:id="325" w:author="Author"/>
        </w:rPr>
      </w:pPr>
      <w:ins w:id="326" w:author="Author">
        <w:r w:rsidRPr="008972D3">
          <w:rPr>
            <w:rStyle w:val="FootnoteReference"/>
          </w:rPr>
          <w:footnoteRef/>
        </w:r>
        <w:r w:rsidRPr="008972D3">
          <w:t xml:space="preserve"> </w:t>
        </w:r>
        <w:r w:rsidRPr="008972D3">
          <w:rPr>
            <w:b/>
          </w:rPr>
          <w:t xml:space="preserve">34:35 </w:t>
        </w:r>
        <w:r w:rsidRPr="008972D3">
          <w:t>Lit., “him.”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D7DD2">
        <w:t>Exodus Chapter 34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D7DD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D7DD2">
      <w:rPr>
        <w:noProof/>
        <w:snapToGrid w:val="0"/>
      </w:rPr>
      <w:t>Exodus 34.Revised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D7DD2">
        <w:t>Exodus Chapter 34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D7DD2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D7DD2">
      <w:rPr>
        <w:noProof/>
        <w:snapToGrid w:val="0"/>
      </w:rPr>
      <w:t>Exodus 34.Revised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D7DD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D7DD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D7DD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D7DD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39C6"/>
    <w:rsid w:val="001D7DD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22EF3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939C6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565A3A5-8A72-4BC8-962E-023FDD941727}"/>
  <w:attachedTemplate r:id="Ree966025bcca48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22EF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2EF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22E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e966025bcca48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1389</ap:Words>
  <ap:Characters>6071</ap:Characters>
  <ap:Application>Microsoft Office Word</ap:Application>
  <ap:DocSecurity>0</ap:DocSecurity>
  <ap:Lines>104</ap:Lines>
  <ap:Paragraphs>25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7435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34</dc:title>
  <dc:subject/>
  <dc:creator>Ruth Farrugia</dc:creator>
  <cp:keywords/>
  <dc:description/>
  <cp:lastModifiedBy>Farrugia, Ruth</cp:lastModifiedBy>
  <cp:revision>3</cp:revision>
  <dcterms:created xsi:type="dcterms:W3CDTF">2020-10-15T13:28:00Z</dcterms:created>
  <dcterms:modified xsi:type="dcterms:W3CDTF">2020-10-15T13:29:00Z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34.docx</vt:lpwstr>
  </property>
  <property fmtid="{D5CDD505-2E9C-101B-9397-08002B2CF9AE}" pid="9" name="_TranslationDocumentId">
    <vt:i4>19414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