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D94" w:rsidRPr="00EF743D" w:rsidRDefault="00354D94" w:rsidP="00354D94">
      <w:pPr>
        <w:rPr>
          <w:rFonts w:ascii="Trebuchet MS" w:hAnsi="Trebuchet MS"/>
          <w:b/>
          <w:noProof/>
        </w:rPr>
      </w:pPr>
      <w:bookmarkStart w:id="0" w:name="_GoBack"/>
      <w:bookmarkEnd w:id="0"/>
      <w:r w:rsidRPr="00EF743D">
        <w:rPr>
          <w:rFonts w:ascii="Trebuchet MS" w:hAnsi="Trebuchet MS"/>
          <w:b/>
          <w:noProof/>
        </w:rPr>
        <w:t>LEVITICUS</w:t>
      </w:r>
    </w:p>
    <w:p w:rsidR="00354D94" w:rsidRPr="00EF743D" w:rsidRDefault="00354D94" w:rsidP="00354D94">
      <w:pPr>
        <w:rPr>
          <w:rFonts w:ascii="Trebuchet MS" w:hAnsi="Trebuchet MS"/>
          <w:noProof/>
        </w:rPr>
      </w:pPr>
      <w:r w:rsidRPr="00EF743D">
        <w:rPr>
          <w:rFonts w:ascii="Trebuchet MS" w:hAnsi="Trebuchet MS"/>
          <w:b/>
        </w:rPr>
        <w:t xml:space="preserve">1:1 </w:t>
      </w:r>
      <w:r w:rsidRPr="00EF743D">
        <w:rPr>
          <w:rFonts w:ascii="Trebuchet MS" w:hAnsi="Trebuchet MS"/>
          <w:noProof/>
        </w:rPr>
        <w:t xml:space="preserve">And Jehovah </w:t>
      </w:r>
      <w:del w:id="1" w:author="Author">
        <w:r w:rsidRPr="00EF743D">
          <w:rPr>
            <w:rFonts w:ascii="Trebuchet MS" w:hAnsi="Trebuchet MS"/>
            <w:noProof/>
          </w:rPr>
          <w:delText>proceeded to call</w:delText>
        </w:r>
      </w:del>
      <w:ins w:id="2" w:author="Author">
        <w:r w:rsidRPr="00EF743D">
          <w:rPr>
            <w:rFonts w:ascii="Trebuchet MS" w:hAnsi="Trebuchet MS"/>
            <w:noProof/>
          </w:rPr>
          <w:t>called</w:t>
        </w:r>
      </w:ins>
      <w:r w:rsidRPr="00EF743D">
        <w:rPr>
          <w:rFonts w:ascii="Trebuchet MS" w:hAnsi="Trebuchet MS"/>
          <w:noProof/>
        </w:rPr>
        <w:t xml:space="preserve"> Moses and </w:t>
      </w:r>
      <w:del w:id="3" w:author="Author">
        <w:r w:rsidRPr="00EF743D">
          <w:rPr>
            <w:rFonts w:ascii="Trebuchet MS" w:hAnsi="Trebuchet MS"/>
            <w:noProof/>
          </w:rPr>
          <w:delText>speak</w:delText>
        </w:r>
      </w:del>
      <w:ins w:id="4" w:author="Author">
        <w:r w:rsidRPr="00EF743D">
          <w:rPr>
            <w:rFonts w:ascii="Trebuchet MS" w:hAnsi="Trebuchet MS"/>
            <w:noProof/>
          </w:rPr>
          <w:t>spoke</w:t>
        </w:r>
      </w:ins>
      <w:r w:rsidRPr="00EF743D">
        <w:rPr>
          <w:rFonts w:ascii="Trebuchet MS" w:hAnsi="Trebuchet MS"/>
          <w:noProof/>
        </w:rPr>
        <w:t xml:space="preserve"> to him </w:t>
      </w:r>
      <w:del w:id="5" w:author="Author">
        <w:r w:rsidRPr="00EF743D">
          <w:rPr>
            <w:rFonts w:ascii="Trebuchet MS" w:hAnsi="Trebuchet MS"/>
            <w:noProof/>
          </w:rPr>
          <w:delText>out of</w:delText>
        </w:r>
      </w:del>
      <w:ins w:id="6" w:author="Author">
        <w:r w:rsidRPr="00EF743D">
          <w:rPr>
            <w:rFonts w:ascii="Trebuchet MS" w:hAnsi="Trebuchet MS"/>
            <w:noProof/>
          </w:rPr>
          <w:t>from</w:t>
        </w:r>
      </w:ins>
      <w:r w:rsidRPr="00EF743D">
        <w:rPr>
          <w:rFonts w:ascii="Trebuchet MS" w:hAnsi="Trebuchet MS"/>
          <w:noProof/>
        </w:rPr>
        <w:t xml:space="preserve"> the tent of meeting, saying: </w:t>
      </w:r>
      <w:r w:rsidRPr="00EF743D">
        <w:rPr>
          <w:rFonts w:ascii="Trebuchet MS" w:hAnsi="Trebuchet MS"/>
          <w:b/>
          <w:noProof/>
        </w:rPr>
        <w:t xml:space="preserve">1:2 </w:t>
      </w:r>
      <w:r w:rsidRPr="00EF743D">
        <w:rPr>
          <w:rFonts w:ascii="Trebuchet MS" w:hAnsi="Trebuchet MS"/>
          <w:noProof/>
        </w:rPr>
        <w:t xml:space="preserve">“Speak to the </w:t>
      </w:r>
      <w:del w:id="7" w:author="Author">
        <w:r w:rsidRPr="00EF743D">
          <w:rPr>
            <w:rFonts w:ascii="Trebuchet MS" w:hAnsi="Trebuchet MS"/>
            <w:noProof/>
          </w:rPr>
          <w:delText>sons of Israel,</w:delText>
        </w:r>
      </w:del>
      <w:ins w:id="8" w:author="Author">
        <w:r w:rsidRPr="00EF743D">
          <w:rPr>
            <w:rFonts w:ascii="Trebuchet MS" w:hAnsi="Trebuchet MS"/>
            <w:noProof/>
          </w:rPr>
          <w:t>Israelites</w:t>
        </w:r>
        <w:r w:rsidRPr="00EF743D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F743D">
        <w:rPr>
          <w:rFonts w:ascii="Trebuchet MS" w:hAnsi="Trebuchet MS"/>
          <w:noProof/>
        </w:rPr>
        <w:t xml:space="preserve"> and </w:t>
      </w:r>
      <w:del w:id="11" w:author="Author">
        <w:r w:rsidRPr="00EF743D">
          <w:rPr>
            <w:rFonts w:ascii="Trebuchet MS" w:hAnsi="Trebuchet MS"/>
            <w:noProof/>
          </w:rPr>
          <w:delText>you must say to</w:delText>
        </w:r>
      </w:del>
      <w:ins w:id="12" w:author="Author">
        <w:r w:rsidRPr="00EF743D">
          <w:rPr>
            <w:rFonts w:ascii="Trebuchet MS" w:hAnsi="Trebuchet MS"/>
            <w:noProof/>
          </w:rPr>
          <w:t>tell</w:t>
        </w:r>
      </w:ins>
      <w:r w:rsidRPr="00EF743D">
        <w:rPr>
          <w:rFonts w:ascii="Trebuchet MS" w:hAnsi="Trebuchet MS"/>
          <w:noProof/>
        </w:rPr>
        <w:t xml:space="preserve"> them, ‘</w:t>
      </w:r>
      <w:del w:id="13" w:author="Author">
        <w:r w:rsidRPr="00EF743D">
          <w:rPr>
            <w:rFonts w:ascii="Trebuchet MS" w:hAnsi="Trebuchet MS"/>
            <w:noProof/>
          </w:rPr>
          <w:delText>In case some man</w:delText>
        </w:r>
      </w:del>
      <w:ins w:id="14" w:author="Author">
        <w:r w:rsidRPr="00EF743D">
          <w:rPr>
            <w:rFonts w:ascii="Trebuchet MS" w:hAnsi="Trebuchet MS"/>
            <w:noProof/>
          </w:rPr>
          <w:t>If any one</w:t>
        </w:r>
      </w:ins>
      <w:r w:rsidRPr="00EF743D">
        <w:rPr>
          <w:rFonts w:ascii="Trebuchet MS" w:hAnsi="Trebuchet MS"/>
          <w:noProof/>
        </w:rPr>
        <w:t xml:space="preserve"> of </w:t>
      </w:r>
      <w:del w:id="15" w:author="Author">
        <w:r w:rsidRPr="00EF743D">
          <w:rPr>
            <w:rFonts w:ascii="Trebuchet MS" w:hAnsi="Trebuchet MS"/>
            <w:noProof/>
            <w:u w:val="dotted"/>
          </w:rPr>
          <w:delText>YOU</w:delText>
        </w:r>
      </w:del>
      <w:ins w:id="16" w:author="Author">
        <w:r w:rsidRPr="00EF743D">
          <w:rPr>
            <w:rFonts w:ascii="Trebuchet MS" w:hAnsi="Trebuchet MS"/>
            <w:noProof/>
          </w:rPr>
          <w:t>you</w:t>
        </w:r>
      </w:ins>
      <w:r w:rsidRPr="00EF743D">
        <w:rPr>
          <w:rFonts w:ascii="Trebuchet MS" w:hAnsi="Trebuchet MS"/>
          <w:noProof/>
        </w:rPr>
        <w:t xml:space="preserve"> would present an offering to Jehovah from the domestic animals, </w:t>
      </w:r>
      <w:del w:id="17" w:author="Author">
        <w:r w:rsidRPr="00EF743D">
          <w:rPr>
            <w:rFonts w:ascii="Trebuchet MS" w:hAnsi="Trebuchet MS"/>
            <w:noProof/>
            <w:u w:val="dotted"/>
          </w:rPr>
          <w:delText>YOU</w:delText>
        </w:r>
      </w:del>
      <w:ins w:id="18" w:author="Author">
        <w:r w:rsidRPr="00EF743D">
          <w:rPr>
            <w:rFonts w:ascii="Trebuchet MS" w:hAnsi="Trebuchet MS"/>
            <w:noProof/>
          </w:rPr>
          <w:t>you</w:t>
        </w:r>
      </w:ins>
      <w:r w:rsidRPr="00EF743D">
        <w:rPr>
          <w:rFonts w:ascii="Trebuchet MS" w:hAnsi="Trebuchet MS"/>
          <w:noProof/>
        </w:rPr>
        <w:t xml:space="preserve"> should present </w:t>
      </w:r>
      <w:del w:id="19" w:author="Author">
        <w:r w:rsidRPr="00EF743D">
          <w:rPr>
            <w:rFonts w:ascii="Trebuchet MS" w:hAnsi="Trebuchet MS"/>
            <w:noProof/>
            <w:u w:val="dotted"/>
          </w:rPr>
          <w:delText>YOUR</w:delText>
        </w:r>
      </w:del>
      <w:ins w:id="20" w:author="Author">
        <w:r w:rsidRPr="00EF743D">
          <w:rPr>
            <w:rFonts w:ascii="Trebuchet MS" w:hAnsi="Trebuchet MS"/>
            <w:noProof/>
          </w:rPr>
          <w:t>your</w:t>
        </w:r>
      </w:ins>
      <w:r w:rsidRPr="00EF743D">
        <w:rPr>
          <w:rFonts w:ascii="Trebuchet MS" w:hAnsi="Trebuchet MS"/>
          <w:noProof/>
        </w:rPr>
        <w:t xml:space="preserve"> offering from the herd </w:t>
      </w:r>
      <w:del w:id="21" w:author="Author">
        <w:r w:rsidRPr="00EF743D">
          <w:rPr>
            <w:rFonts w:ascii="Trebuchet MS" w:hAnsi="Trebuchet MS"/>
            <w:noProof/>
          </w:rPr>
          <w:delText>and</w:delText>
        </w:r>
      </w:del>
      <w:ins w:id="22" w:author="Author">
        <w:r w:rsidRPr="00EF743D">
          <w:rPr>
            <w:rFonts w:ascii="Trebuchet MS" w:hAnsi="Trebuchet MS"/>
            <w:noProof/>
          </w:rPr>
          <w:t>or</w:t>
        </w:r>
      </w:ins>
      <w:r w:rsidRPr="00EF743D">
        <w:rPr>
          <w:rFonts w:ascii="Trebuchet MS" w:hAnsi="Trebuchet MS"/>
          <w:noProof/>
        </w:rPr>
        <w:t xml:space="preserve"> from the flock.</w:t>
      </w:r>
    </w:p>
    <w:p w:rsidR="00354D94" w:rsidRPr="00EF743D" w:rsidRDefault="00354D94" w:rsidP="00354D94">
      <w:pPr>
        <w:rPr>
          <w:rFonts w:ascii="Trebuchet MS" w:hAnsi="Trebuchet MS"/>
          <w:noProof/>
        </w:rPr>
      </w:pPr>
      <w:r w:rsidRPr="00EF743D">
        <w:rPr>
          <w:rFonts w:ascii="Trebuchet MS" w:hAnsi="Trebuchet MS"/>
          <w:b/>
        </w:rPr>
        <w:t xml:space="preserve">1:3 </w:t>
      </w:r>
      <w:r w:rsidRPr="00EF743D">
        <w:rPr>
          <w:rFonts w:ascii="Trebuchet MS" w:hAnsi="Trebuchet MS"/>
          <w:noProof/>
        </w:rPr>
        <w:t xml:space="preserve">“‘If his offering is a burnt offering from the herd, </w:t>
      </w:r>
      <w:del w:id="23" w:author="Author">
        <w:r w:rsidRPr="00EF743D">
          <w:rPr>
            <w:rFonts w:ascii="Trebuchet MS" w:hAnsi="Trebuchet MS"/>
            <w:noProof/>
          </w:rPr>
          <w:delText xml:space="preserve">a male, a sound one, is what </w:delText>
        </w:r>
      </w:del>
      <w:r w:rsidRPr="00EF743D">
        <w:rPr>
          <w:rFonts w:ascii="Trebuchet MS" w:hAnsi="Trebuchet MS"/>
          <w:noProof/>
        </w:rPr>
        <w:t>he should present</w:t>
      </w:r>
      <w:del w:id="24" w:author="Author">
        <w:r w:rsidRPr="00EF743D">
          <w:rPr>
            <w:rFonts w:ascii="Trebuchet MS" w:hAnsi="Trebuchet MS"/>
            <w:noProof/>
          </w:rPr>
          <w:delText>. At the entrance of the tent of meeting he</w:delText>
        </w:r>
      </w:del>
      <w:ins w:id="25" w:author="Author">
        <w:r w:rsidRPr="00EF743D">
          <w:rPr>
            <w:rFonts w:ascii="Trebuchet MS" w:hAnsi="Trebuchet MS"/>
            <w:noProof/>
          </w:rPr>
          <w:t xml:space="preserve"> a sound male animal. He</w:t>
        </w:r>
      </w:ins>
      <w:r w:rsidRPr="00EF743D">
        <w:rPr>
          <w:rFonts w:ascii="Trebuchet MS" w:hAnsi="Trebuchet MS"/>
          <w:noProof/>
        </w:rPr>
        <w:t xml:space="preserve"> should present it of his own free will before Jehovah</w:t>
      </w:r>
      <w:ins w:id="26" w:author="Author">
        <w:r w:rsidRPr="00EF743D">
          <w:rPr>
            <w:rFonts w:ascii="Trebuchet MS" w:hAnsi="Trebuchet MS"/>
            <w:noProof/>
          </w:rPr>
          <w:t xml:space="preserve"> at the entrance of the tent of meeting</w:t>
        </w:r>
      </w:ins>
      <w:r w:rsidRPr="00EF743D">
        <w:rPr>
          <w:rFonts w:ascii="Trebuchet MS" w:hAnsi="Trebuchet MS"/>
          <w:noProof/>
        </w:rPr>
        <w:t xml:space="preserve">. </w:t>
      </w:r>
      <w:r w:rsidRPr="00EF743D">
        <w:rPr>
          <w:rFonts w:ascii="Trebuchet MS" w:hAnsi="Trebuchet MS"/>
          <w:b/>
          <w:noProof/>
        </w:rPr>
        <w:t xml:space="preserve">1:4 </w:t>
      </w:r>
      <w:del w:id="27" w:author="Author">
        <w:r w:rsidRPr="00EF743D">
          <w:rPr>
            <w:rFonts w:ascii="Trebuchet MS" w:hAnsi="Trebuchet MS"/>
            <w:noProof/>
          </w:rPr>
          <w:delText>And he must</w:delText>
        </w:r>
      </w:del>
      <w:ins w:id="28" w:author="Author">
        <w:r w:rsidRPr="00EF743D">
          <w:rPr>
            <w:rFonts w:ascii="Trebuchet MS" w:hAnsi="Trebuchet MS"/>
            <w:noProof/>
          </w:rPr>
          <w:t>He is to</w:t>
        </w:r>
      </w:ins>
      <w:r w:rsidRPr="00EF743D">
        <w:rPr>
          <w:rFonts w:ascii="Trebuchet MS" w:hAnsi="Trebuchet MS"/>
          <w:noProof/>
        </w:rPr>
        <w:t xml:space="preserve"> lay his hand </w:t>
      </w:r>
      <w:del w:id="29" w:author="Author">
        <w:r w:rsidRPr="00EF743D">
          <w:rPr>
            <w:rFonts w:ascii="Trebuchet MS" w:hAnsi="Trebuchet MS"/>
            <w:noProof/>
          </w:rPr>
          <w:delText>upon</w:delText>
        </w:r>
      </w:del>
      <w:ins w:id="30" w:author="Author">
        <w:r w:rsidRPr="00EF743D">
          <w:rPr>
            <w:rFonts w:ascii="Trebuchet MS" w:hAnsi="Trebuchet MS"/>
            <w:noProof/>
          </w:rPr>
          <w:t>on</w:t>
        </w:r>
      </w:ins>
      <w:r w:rsidRPr="00EF743D">
        <w:rPr>
          <w:rFonts w:ascii="Trebuchet MS" w:hAnsi="Trebuchet MS"/>
          <w:noProof/>
        </w:rPr>
        <w:t xml:space="preserve"> the head of the burnt offering, and it </w:t>
      </w:r>
      <w:del w:id="31" w:author="Author">
        <w:r w:rsidRPr="00EF743D">
          <w:rPr>
            <w:rFonts w:ascii="Trebuchet MS" w:hAnsi="Trebuchet MS"/>
            <w:noProof/>
          </w:rPr>
          <w:delText>must</w:delText>
        </w:r>
      </w:del>
      <w:ins w:id="32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be </w:t>
      </w:r>
      <w:del w:id="33" w:author="Author">
        <w:r w:rsidRPr="00EF743D">
          <w:rPr>
            <w:rFonts w:ascii="Trebuchet MS" w:hAnsi="Trebuchet MS"/>
            <w:noProof/>
          </w:rPr>
          <w:delText xml:space="preserve">graciously </w:delText>
        </w:r>
      </w:del>
      <w:r w:rsidRPr="00EF743D">
        <w:rPr>
          <w:rFonts w:ascii="Trebuchet MS" w:hAnsi="Trebuchet MS"/>
          <w:noProof/>
        </w:rPr>
        <w:t xml:space="preserve">accepted </w:t>
      </w:r>
      <w:del w:id="34" w:author="Author">
        <w:r w:rsidRPr="00EF743D">
          <w:rPr>
            <w:rFonts w:ascii="Trebuchet MS" w:hAnsi="Trebuchet MS"/>
            <w:noProof/>
          </w:rPr>
          <w:delText>for him</w:delText>
        </w:r>
      </w:del>
      <w:ins w:id="35" w:author="Author">
        <w:r w:rsidRPr="00EF743D">
          <w:rPr>
            <w:rFonts w:ascii="Trebuchet MS" w:hAnsi="Trebuchet MS"/>
            <w:noProof/>
          </w:rPr>
          <w:t>in his behalf</w:t>
        </w:r>
      </w:ins>
      <w:r w:rsidRPr="00EF743D">
        <w:rPr>
          <w:rFonts w:ascii="Trebuchet MS" w:hAnsi="Trebuchet MS"/>
          <w:noProof/>
        </w:rPr>
        <w:t xml:space="preserve"> to make atonement for him.</w:t>
      </w:r>
    </w:p>
    <w:p w:rsidR="00354D94" w:rsidRPr="00EF743D" w:rsidRDefault="00354D94" w:rsidP="00354D94">
      <w:pPr>
        <w:rPr>
          <w:rFonts w:ascii="Trebuchet MS" w:hAnsi="Trebuchet MS"/>
          <w:noProof/>
        </w:rPr>
      </w:pPr>
      <w:r w:rsidRPr="00EF743D">
        <w:rPr>
          <w:rFonts w:ascii="Trebuchet MS" w:hAnsi="Trebuchet MS"/>
          <w:b/>
        </w:rPr>
        <w:t xml:space="preserve">1:5 </w:t>
      </w:r>
      <w:r w:rsidRPr="00EF743D">
        <w:rPr>
          <w:rFonts w:ascii="Trebuchet MS" w:hAnsi="Trebuchet MS"/>
          <w:noProof/>
        </w:rPr>
        <w:t>“‘Then the young bull must be slaughtered before Jehovah</w:t>
      </w:r>
      <w:del w:id="36" w:author="Author">
        <w:r w:rsidRPr="00EF743D">
          <w:rPr>
            <w:rFonts w:ascii="Trebuchet MS" w:hAnsi="Trebuchet MS"/>
            <w:noProof/>
          </w:rPr>
          <w:delText>;</w:delText>
        </w:r>
      </w:del>
      <w:ins w:id="37" w:author="Author">
        <w:r w:rsidRPr="00EF743D">
          <w:rPr>
            <w:rFonts w:ascii="Trebuchet MS" w:hAnsi="Trebuchet MS"/>
            <w:noProof/>
          </w:rPr>
          <w:t>,</w:t>
        </w:r>
      </w:ins>
      <w:r w:rsidRPr="00EF743D">
        <w:rPr>
          <w:rFonts w:ascii="Trebuchet MS" w:hAnsi="Trebuchet MS"/>
          <w:noProof/>
        </w:rPr>
        <w:t xml:space="preserve"> and the sons of Aaron, the priests, </w:t>
      </w:r>
      <w:del w:id="38" w:author="Author">
        <w:r w:rsidRPr="00EF743D">
          <w:rPr>
            <w:rFonts w:ascii="Trebuchet MS" w:hAnsi="Trebuchet MS"/>
            <w:noProof/>
          </w:rPr>
          <w:delText>must</w:delText>
        </w:r>
      </w:del>
      <w:ins w:id="39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present the blood and sprinkle the blood </w:t>
      </w:r>
      <w:del w:id="40" w:author="Author">
        <w:r w:rsidRPr="00EF743D">
          <w:rPr>
            <w:rFonts w:ascii="Trebuchet MS" w:hAnsi="Trebuchet MS"/>
            <w:noProof/>
          </w:rPr>
          <w:delText>round about upon</w:delText>
        </w:r>
      </w:del>
      <w:ins w:id="41" w:author="Author">
        <w:r w:rsidRPr="00EF743D">
          <w:rPr>
            <w:rFonts w:ascii="Trebuchet MS" w:hAnsi="Trebuchet MS"/>
            <w:noProof/>
          </w:rPr>
          <w:t>on all sides of</w:t>
        </w:r>
      </w:ins>
      <w:r w:rsidRPr="00EF743D">
        <w:rPr>
          <w:rFonts w:ascii="Trebuchet MS" w:hAnsi="Trebuchet MS"/>
          <w:noProof/>
        </w:rPr>
        <w:t xml:space="preserve"> the altar, which is at the entrance of the tent of meeting. </w:t>
      </w:r>
      <w:r w:rsidRPr="00EF743D">
        <w:rPr>
          <w:rFonts w:ascii="Trebuchet MS" w:hAnsi="Trebuchet MS"/>
          <w:b/>
          <w:noProof/>
        </w:rPr>
        <w:t xml:space="preserve">1:6 </w:t>
      </w:r>
      <w:del w:id="42" w:author="Author">
        <w:r w:rsidRPr="00EF743D">
          <w:rPr>
            <w:rFonts w:ascii="Trebuchet MS" w:hAnsi="Trebuchet MS"/>
            <w:noProof/>
          </w:rPr>
          <w:delText>And the</w:delText>
        </w:r>
      </w:del>
      <w:ins w:id="43" w:author="Author">
        <w:r w:rsidRPr="00EF743D">
          <w:rPr>
            <w:rFonts w:ascii="Trebuchet MS" w:hAnsi="Trebuchet MS"/>
            <w:noProof/>
          </w:rPr>
          <w:t>The</w:t>
        </w:r>
      </w:ins>
      <w:r w:rsidRPr="00EF743D">
        <w:rPr>
          <w:rFonts w:ascii="Trebuchet MS" w:hAnsi="Trebuchet MS"/>
          <w:noProof/>
        </w:rPr>
        <w:t xml:space="preserve"> burnt offering </w:t>
      </w:r>
      <w:del w:id="44" w:author="Author">
        <w:r w:rsidRPr="00EF743D">
          <w:rPr>
            <w:rFonts w:ascii="Trebuchet MS" w:hAnsi="Trebuchet MS"/>
            <w:noProof/>
          </w:rPr>
          <w:delText>must</w:delText>
        </w:r>
      </w:del>
      <w:ins w:id="45" w:author="Author">
        <w:r w:rsidRPr="00EF743D">
          <w:rPr>
            <w:rFonts w:ascii="Trebuchet MS" w:hAnsi="Trebuchet MS"/>
            <w:noProof/>
          </w:rPr>
          <w:t>should</w:t>
        </w:r>
      </w:ins>
      <w:r w:rsidRPr="00EF743D">
        <w:rPr>
          <w:rFonts w:ascii="Trebuchet MS" w:hAnsi="Trebuchet MS"/>
          <w:noProof/>
        </w:rPr>
        <w:t xml:space="preserve"> be skinned and cut </w:t>
      </w:r>
      <w:del w:id="46" w:author="Author">
        <w:r w:rsidRPr="00EF743D">
          <w:rPr>
            <w:rFonts w:ascii="Trebuchet MS" w:hAnsi="Trebuchet MS"/>
            <w:noProof/>
          </w:rPr>
          <w:delText xml:space="preserve">up </w:delText>
        </w:r>
      </w:del>
      <w:r w:rsidRPr="00EF743D">
        <w:rPr>
          <w:rFonts w:ascii="Trebuchet MS" w:hAnsi="Trebuchet MS"/>
          <w:noProof/>
        </w:rPr>
        <w:t xml:space="preserve">into </w:t>
      </w:r>
      <w:del w:id="47" w:author="Author">
        <w:r w:rsidRPr="00EF743D">
          <w:rPr>
            <w:rFonts w:ascii="Trebuchet MS" w:hAnsi="Trebuchet MS"/>
            <w:noProof/>
          </w:rPr>
          <w:delText>its parts</w:delText>
        </w:r>
      </w:del>
      <w:ins w:id="48" w:author="Author">
        <w:r w:rsidRPr="00EF743D">
          <w:rPr>
            <w:rFonts w:ascii="Trebuchet MS" w:hAnsi="Trebuchet MS"/>
            <w:noProof/>
          </w:rPr>
          <w:t>pieces</w:t>
        </w:r>
      </w:ins>
      <w:r w:rsidRPr="00EF743D">
        <w:rPr>
          <w:rFonts w:ascii="Trebuchet MS" w:hAnsi="Trebuchet MS"/>
          <w:noProof/>
        </w:rPr>
        <w:t xml:space="preserve">. </w:t>
      </w:r>
      <w:r w:rsidRPr="00EF743D">
        <w:rPr>
          <w:rFonts w:ascii="Trebuchet MS" w:hAnsi="Trebuchet MS"/>
          <w:b/>
          <w:noProof/>
        </w:rPr>
        <w:t xml:space="preserve">1:7 </w:t>
      </w:r>
      <w:del w:id="49" w:author="Author">
        <w:r w:rsidRPr="00EF743D">
          <w:rPr>
            <w:rFonts w:ascii="Trebuchet MS" w:hAnsi="Trebuchet MS"/>
            <w:noProof/>
          </w:rPr>
          <w:delText>And the</w:delText>
        </w:r>
      </w:del>
      <w:ins w:id="50" w:author="Author">
        <w:r w:rsidRPr="00EF743D">
          <w:rPr>
            <w:rFonts w:ascii="Trebuchet MS" w:hAnsi="Trebuchet MS"/>
            <w:noProof/>
          </w:rPr>
          <w:t>The</w:t>
        </w:r>
      </w:ins>
      <w:r w:rsidRPr="00EF743D">
        <w:rPr>
          <w:rFonts w:ascii="Trebuchet MS" w:hAnsi="Trebuchet MS"/>
          <w:noProof/>
        </w:rPr>
        <w:t xml:space="preserve"> sons of Aaron, the priests, </w:t>
      </w:r>
      <w:del w:id="51" w:author="Author">
        <w:r w:rsidRPr="00EF743D">
          <w:rPr>
            <w:rFonts w:ascii="Trebuchet MS" w:hAnsi="Trebuchet MS"/>
            <w:noProof/>
          </w:rPr>
          <w:delText>must</w:delText>
        </w:r>
      </w:del>
      <w:ins w:id="52" w:author="Author">
        <w:r w:rsidRPr="00EF743D">
          <w:rPr>
            <w:rFonts w:ascii="Trebuchet MS" w:hAnsi="Trebuchet MS"/>
            <w:noProof/>
          </w:rPr>
          <w:t>are to</w:t>
        </w:r>
      </w:ins>
      <w:r w:rsidRPr="00EF743D">
        <w:rPr>
          <w:rFonts w:ascii="Trebuchet MS" w:hAnsi="Trebuchet MS"/>
          <w:noProof/>
        </w:rPr>
        <w:t xml:space="preserve"> put fire on the altar and </w:t>
      </w:r>
      <w:del w:id="53" w:author="Author">
        <w:r w:rsidRPr="00EF743D">
          <w:rPr>
            <w:rFonts w:ascii="Trebuchet MS" w:hAnsi="Trebuchet MS"/>
            <w:noProof/>
          </w:rPr>
          <w:delText>set</w:delText>
        </w:r>
      </w:del>
      <w:ins w:id="54" w:author="Author">
        <w:r w:rsidRPr="00EF743D">
          <w:rPr>
            <w:rFonts w:ascii="Trebuchet MS" w:hAnsi="Trebuchet MS"/>
            <w:noProof/>
          </w:rPr>
          <w:t>arrange</w:t>
        </w:r>
      </w:ins>
      <w:r w:rsidRPr="00EF743D">
        <w:rPr>
          <w:rFonts w:ascii="Trebuchet MS" w:hAnsi="Trebuchet MS"/>
          <w:noProof/>
        </w:rPr>
        <w:t xml:space="preserve"> wood </w:t>
      </w:r>
      <w:del w:id="55" w:author="Author">
        <w:r w:rsidRPr="00EF743D">
          <w:rPr>
            <w:rFonts w:ascii="Trebuchet MS" w:hAnsi="Trebuchet MS"/>
            <w:noProof/>
          </w:rPr>
          <w:delText xml:space="preserve">in order </w:delText>
        </w:r>
      </w:del>
      <w:r w:rsidRPr="00EF743D">
        <w:rPr>
          <w:rFonts w:ascii="Trebuchet MS" w:hAnsi="Trebuchet MS"/>
          <w:noProof/>
        </w:rPr>
        <w:t xml:space="preserve">on the fire. </w:t>
      </w:r>
      <w:r w:rsidRPr="00EF743D">
        <w:rPr>
          <w:rFonts w:ascii="Trebuchet MS" w:hAnsi="Trebuchet MS"/>
          <w:b/>
          <w:noProof/>
        </w:rPr>
        <w:t xml:space="preserve">1:8 </w:t>
      </w:r>
      <w:del w:id="56" w:author="Author">
        <w:r w:rsidRPr="00EF743D">
          <w:rPr>
            <w:rFonts w:ascii="Trebuchet MS" w:hAnsi="Trebuchet MS"/>
            <w:noProof/>
          </w:rPr>
          <w:delText>And the</w:delText>
        </w:r>
      </w:del>
      <w:ins w:id="57" w:author="Author">
        <w:r w:rsidRPr="00EF743D">
          <w:rPr>
            <w:rFonts w:ascii="Trebuchet MS" w:hAnsi="Trebuchet MS"/>
            <w:noProof/>
          </w:rPr>
          <w:t>The</w:t>
        </w:r>
      </w:ins>
      <w:r w:rsidRPr="00EF743D">
        <w:rPr>
          <w:rFonts w:ascii="Trebuchet MS" w:hAnsi="Trebuchet MS"/>
          <w:noProof/>
        </w:rPr>
        <w:t xml:space="preserve"> sons of Aaron, the priests, </w:t>
      </w:r>
      <w:del w:id="58" w:author="Author">
        <w:r w:rsidRPr="00EF743D">
          <w:rPr>
            <w:rFonts w:ascii="Trebuchet MS" w:hAnsi="Trebuchet MS"/>
            <w:noProof/>
          </w:rPr>
          <w:delText>must set</w:delText>
        </w:r>
      </w:del>
      <w:ins w:id="59" w:author="Author">
        <w:r w:rsidRPr="00EF743D">
          <w:rPr>
            <w:rFonts w:ascii="Trebuchet MS" w:hAnsi="Trebuchet MS"/>
            <w:noProof/>
          </w:rPr>
          <w:t>will arrange</w:t>
        </w:r>
      </w:ins>
      <w:r w:rsidRPr="00EF743D">
        <w:rPr>
          <w:rFonts w:ascii="Trebuchet MS" w:hAnsi="Trebuchet MS"/>
          <w:noProof/>
        </w:rPr>
        <w:t xml:space="preserve"> the pieces </w:t>
      </w:r>
      <w:del w:id="60" w:author="Author">
        <w:r w:rsidRPr="00EF743D">
          <w:rPr>
            <w:rFonts w:ascii="Trebuchet MS" w:hAnsi="Trebuchet MS"/>
            <w:noProof/>
          </w:rPr>
          <w:delText>in order</w:delText>
        </w:r>
      </w:del>
      <w:ins w:id="61" w:author="Author">
        <w:r w:rsidRPr="00EF743D">
          <w:rPr>
            <w:rFonts w:ascii="Trebuchet MS" w:hAnsi="Trebuchet MS"/>
            <w:noProof/>
          </w:rPr>
          <w:t>of the offering</w:t>
        </w:r>
      </w:ins>
      <w:r w:rsidRPr="00EF743D">
        <w:rPr>
          <w:rFonts w:ascii="Trebuchet MS" w:hAnsi="Trebuchet MS"/>
          <w:noProof/>
        </w:rPr>
        <w:t xml:space="preserve"> with the head and the suet</w:t>
      </w:r>
      <w:ins w:id="62" w:author="Author">
        <w:r w:rsidRPr="00EF743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F743D">
        <w:rPr>
          <w:rFonts w:ascii="Trebuchet MS" w:hAnsi="Trebuchet MS"/>
          <w:noProof/>
        </w:rPr>
        <w:t xml:space="preserve"> over the wood that is on the fire </w:t>
      </w:r>
      <w:del w:id="65" w:author="Author">
        <w:r w:rsidRPr="00EF743D">
          <w:rPr>
            <w:rFonts w:ascii="Trebuchet MS" w:hAnsi="Trebuchet MS"/>
            <w:noProof/>
          </w:rPr>
          <w:delText xml:space="preserve">that is </w:delText>
        </w:r>
      </w:del>
      <w:r w:rsidRPr="00EF743D">
        <w:rPr>
          <w:rFonts w:ascii="Trebuchet MS" w:hAnsi="Trebuchet MS"/>
          <w:noProof/>
        </w:rPr>
        <w:t xml:space="preserve">on the altar. </w:t>
      </w:r>
      <w:r w:rsidRPr="00EF743D">
        <w:rPr>
          <w:rFonts w:ascii="Trebuchet MS" w:hAnsi="Trebuchet MS"/>
          <w:b/>
          <w:noProof/>
        </w:rPr>
        <w:t xml:space="preserve">1:9 </w:t>
      </w:r>
      <w:del w:id="66" w:author="Author">
        <w:r w:rsidRPr="00EF743D">
          <w:rPr>
            <w:rFonts w:ascii="Trebuchet MS" w:hAnsi="Trebuchet MS"/>
            <w:noProof/>
          </w:rPr>
          <w:delText>And its</w:delText>
        </w:r>
      </w:del>
      <w:ins w:id="67" w:author="Author">
        <w:r w:rsidRPr="00EF743D">
          <w:rPr>
            <w:rFonts w:ascii="Trebuchet MS" w:hAnsi="Trebuchet MS"/>
            <w:noProof/>
          </w:rPr>
          <w:t>Its</w:t>
        </w:r>
      </w:ins>
      <w:r w:rsidRPr="00EF743D">
        <w:rPr>
          <w:rFonts w:ascii="Trebuchet MS" w:hAnsi="Trebuchet MS"/>
          <w:noProof/>
        </w:rPr>
        <w:t xml:space="preserve"> intestines and its shanks will be washed with water</w:t>
      </w:r>
      <w:del w:id="68" w:author="Author">
        <w:r w:rsidRPr="00EF743D">
          <w:rPr>
            <w:rFonts w:ascii="Trebuchet MS" w:hAnsi="Trebuchet MS"/>
            <w:noProof/>
          </w:rPr>
          <w:delText>;</w:delText>
        </w:r>
      </w:del>
      <w:ins w:id="69" w:author="Author">
        <w:r w:rsidRPr="00EF743D">
          <w:rPr>
            <w:rFonts w:ascii="Trebuchet MS" w:hAnsi="Trebuchet MS"/>
            <w:noProof/>
          </w:rPr>
          <w:t>,</w:t>
        </w:r>
      </w:ins>
      <w:r w:rsidRPr="00EF743D">
        <w:rPr>
          <w:rFonts w:ascii="Trebuchet MS" w:hAnsi="Trebuchet MS"/>
          <w:noProof/>
        </w:rPr>
        <w:t xml:space="preserve"> and the priest </w:t>
      </w:r>
      <w:del w:id="70" w:author="Author">
        <w:r w:rsidRPr="00EF743D">
          <w:rPr>
            <w:rFonts w:ascii="Trebuchet MS" w:hAnsi="Trebuchet MS"/>
            <w:noProof/>
          </w:rPr>
          <w:delText>must</w:delText>
        </w:r>
      </w:del>
      <w:ins w:id="71" w:author="Author">
        <w:r w:rsidRPr="00EF743D">
          <w:rPr>
            <w:rFonts w:ascii="Trebuchet MS" w:hAnsi="Trebuchet MS"/>
            <w:noProof/>
          </w:rPr>
          <w:t>is to</w:t>
        </w:r>
      </w:ins>
      <w:r w:rsidRPr="00EF743D">
        <w:rPr>
          <w:rFonts w:ascii="Trebuchet MS" w:hAnsi="Trebuchet MS"/>
          <w:noProof/>
        </w:rPr>
        <w:t xml:space="preserve"> make all of it smoke on the altar as a burnt offering, an offering made by fire of a </w:t>
      </w:r>
      <w:del w:id="72" w:author="Author">
        <w:r w:rsidRPr="00EF743D">
          <w:rPr>
            <w:rFonts w:ascii="Trebuchet MS" w:hAnsi="Trebuchet MS"/>
            <w:noProof/>
          </w:rPr>
          <w:delText>restful odor</w:delText>
        </w:r>
      </w:del>
      <w:ins w:id="73" w:author="Author">
        <w:r w:rsidRPr="00EF743D">
          <w:rPr>
            <w:rFonts w:ascii="Trebuchet MS" w:hAnsi="Trebuchet MS"/>
            <w:noProof/>
          </w:rPr>
          <w:t>pleasing</w:t>
        </w:r>
        <w:r w:rsidRPr="00EF743D">
          <w:rPr>
            <w:rStyle w:val="FootnoteReference"/>
            <w:rFonts w:ascii="Trebuchet MS" w:hAnsi="Trebuchet MS"/>
            <w:noProof/>
          </w:rPr>
          <w:footnoteReference w:id="3"/>
        </w:r>
        <w:r w:rsidRPr="00EF743D">
          <w:rPr>
            <w:rFonts w:ascii="Trebuchet MS" w:hAnsi="Trebuchet MS"/>
            <w:noProof/>
          </w:rPr>
          <w:t xml:space="preserve"> aroma</w:t>
        </w:r>
      </w:ins>
      <w:r w:rsidRPr="00EF743D">
        <w:rPr>
          <w:rFonts w:ascii="Trebuchet MS" w:hAnsi="Trebuchet MS"/>
          <w:noProof/>
        </w:rPr>
        <w:t xml:space="preserve"> to Jehovah.</w:t>
      </w:r>
    </w:p>
    <w:p w:rsidR="00354D94" w:rsidRPr="00EF743D" w:rsidRDefault="00354D94" w:rsidP="00354D94">
      <w:pPr>
        <w:rPr>
          <w:rFonts w:ascii="Trebuchet MS" w:hAnsi="Trebuchet MS"/>
          <w:noProof/>
        </w:rPr>
      </w:pPr>
      <w:r w:rsidRPr="00EF743D">
        <w:rPr>
          <w:rFonts w:ascii="Trebuchet MS" w:hAnsi="Trebuchet MS"/>
          <w:b/>
        </w:rPr>
        <w:t xml:space="preserve">1:10 </w:t>
      </w:r>
      <w:r w:rsidRPr="00EF743D">
        <w:rPr>
          <w:rFonts w:ascii="Trebuchet MS" w:hAnsi="Trebuchet MS"/>
          <w:noProof/>
        </w:rPr>
        <w:t>“‘</w:t>
      </w:r>
      <w:del w:id="76" w:author="Author">
        <w:r w:rsidRPr="00EF743D">
          <w:rPr>
            <w:rFonts w:ascii="Trebuchet MS" w:hAnsi="Trebuchet MS"/>
            <w:noProof/>
          </w:rPr>
          <w:delText>And if</w:delText>
        </w:r>
      </w:del>
      <w:ins w:id="77" w:author="Author">
        <w:r w:rsidRPr="00EF743D">
          <w:rPr>
            <w:rFonts w:ascii="Trebuchet MS" w:hAnsi="Trebuchet MS"/>
            <w:noProof/>
          </w:rPr>
          <w:t>If</w:t>
        </w:r>
      </w:ins>
      <w:r w:rsidRPr="00EF743D">
        <w:rPr>
          <w:rFonts w:ascii="Trebuchet MS" w:hAnsi="Trebuchet MS"/>
          <w:noProof/>
        </w:rPr>
        <w:t xml:space="preserve"> his offering for a burnt offering is from the flock, from the young rams or the goats, </w:t>
      </w:r>
      <w:del w:id="78" w:author="Author">
        <w:r w:rsidRPr="00EF743D">
          <w:rPr>
            <w:rFonts w:ascii="Trebuchet MS" w:hAnsi="Trebuchet MS"/>
            <w:noProof/>
          </w:rPr>
          <w:delText>a male,</w:delText>
        </w:r>
      </w:del>
      <w:ins w:id="79" w:author="Author">
        <w:r w:rsidRPr="00EF743D">
          <w:rPr>
            <w:rFonts w:ascii="Trebuchet MS" w:hAnsi="Trebuchet MS"/>
            <w:noProof/>
          </w:rPr>
          <w:t>he should present</w:t>
        </w:r>
      </w:ins>
      <w:r w:rsidRPr="00EF743D">
        <w:rPr>
          <w:rFonts w:ascii="Trebuchet MS" w:hAnsi="Trebuchet MS"/>
          <w:noProof/>
        </w:rPr>
        <w:t xml:space="preserve"> a sound </w:t>
      </w:r>
      <w:del w:id="80" w:author="Author">
        <w:r w:rsidRPr="00EF743D">
          <w:rPr>
            <w:rFonts w:ascii="Trebuchet MS" w:hAnsi="Trebuchet MS"/>
            <w:noProof/>
          </w:rPr>
          <w:delText>one, is what he will present</w:delText>
        </w:r>
      </w:del>
      <w:ins w:id="81" w:author="Author">
        <w:r w:rsidRPr="00EF743D">
          <w:rPr>
            <w:rFonts w:ascii="Trebuchet MS" w:hAnsi="Trebuchet MS"/>
            <w:noProof/>
          </w:rPr>
          <w:t>male</w:t>
        </w:r>
      </w:ins>
      <w:r w:rsidRPr="00EF743D">
        <w:rPr>
          <w:rFonts w:ascii="Trebuchet MS" w:hAnsi="Trebuchet MS"/>
          <w:noProof/>
        </w:rPr>
        <w:t xml:space="preserve">. </w:t>
      </w:r>
      <w:r w:rsidRPr="00EF743D">
        <w:rPr>
          <w:rFonts w:ascii="Trebuchet MS" w:hAnsi="Trebuchet MS"/>
          <w:b/>
          <w:noProof/>
        </w:rPr>
        <w:t xml:space="preserve">1:11 </w:t>
      </w:r>
      <w:del w:id="82" w:author="Author">
        <w:r w:rsidRPr="00EF743D">
          <w:rPr>
            <w:rFonts w:ascii="Trebuchet MS" w:hAnsi="Trebuchet MS"/>
            <w:noProof/>
          </w:rPr>
          <w:delText>And it must</w:delText>
        </w:r>
      </w:del>
      <w:ins w:id="83" w:author="Author">
        <w:r w:rsidRPr="00EF743D">
          <w:rPr>
            <w:rFonts w:ascii="Trebuchet MS" w:hAnsi="Trebuchet MS"/>
            <w:noProof/>
          </w:rPr>
          <w:t>It is to</w:t>
        </w:r>
      </w:ins>
      <w:r w:rsidRPr="00EF743D">
        <w:rPr>
          <w:rFonts w:ascii="Trebuchet MS" w:hAnsi="Trebuchet MS"/>
          <w:noProof/>
        </w:rPr>
        <w:t xml:space="preserve"> be slaughtered at the </w:t>
      </w:r>
      <w:ins w:id="84" w:author="Author">
        <w:r w:rsidRPr="00EF743D">
          <w:rPr>
            <w:rFonts w:ascii="Trebuchet MS" w:hAnsi="Trebuchet MS"/>
            <w:noProof/>
          </w:rPr>
          <w:t xml:space="preserve">north </w:t>
        </w:r>
      </w:ins>
      <w:r w:rsidRPr="00EF743D">
        <w:rPr>
          <w:rFonts w:ascii="Trebuchet MS" w:hAnsi="Trebuchet MS"/>
          <w:noProof/>
        </w:rPr>
        <w:t xml:space="preserve">side of the altar </w:t>
      </w:r>
      <w:del w:id="85" w:author="Author">
        <w:r w:rsidRPr="00EF743D">
          <w:rPr>
            <w:rFonts w:ascii="Trebuchet MS" w:hAnsi="Trebuchet MS"/>
            <w:noProof/>
          </w:rPr>
          <w:delText xml:space="preserve">to the north </w:delText>
        </w:r>
      </w:del>
      <w:r w:rsidRPr="00EF743D">
        <w:rPr>
          <w:rFonts w:ascii="Trebuchet MS" w:hAnsi="Trebuchet MS"/>
          <w:noProof/>
        </w:rPr>
        <w:t xml:space="preserve">before Jehovah, and the sons of Aaron, the priests, </w:t>
      </w:r>
      <w:del w:id="86" w:author="Author">
        <w:r w:rsidRPr="00EF743D">
          <w:rPr>
            <w:rFonts w:ascii="Trebuchet MS" w:hAnsi="Trebuchet MS"/>
            <w:noProof/>
          </w:rPr>
          <w:delText>must</w:delText>
        </w:r>
      </w:del>
      <w:ins w:id="87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sprinkle its blood </w:t>
      </w:r>
      <w:del w:id="88" w:author="Author">
        <w:r w:rsidRPr="00EF743D">
          <w:rPr>
            <w:rFonts w:ascii="Trebuchet MS" w:hAnsi="Trebuchet MS"/>
            <w:noProof/>
          </w:rPr>
          <w:delText>round about upon</w:delText>
        </w:r>
      </w:del>
      <w:ins w:id="89" w:author="Author">
        <w:r w:rsidRPr="00EF743D">
          <w:rPr>
            <w:rFonts w:ascii="Trebuchet MS" w:hAnsi="Trebuchet MS"/>
            <w:noProof/>
          </w:rPr>
          <w:t>on all sides of</w:t>
        </w:r>
      </w:ins>
      <w:r w:rsidRPr="00EF743D">
        <w:rPr>
          <w:rFonts w:ascii="Trebuchet MS" w:hAnsi="Trebuchet MS"/>
          <w:noProof/>
        </w:rPr>
        <w:t xml:space="preserve"> the altar. </w:t>
      </w:r>
      <w:r w:rsidRPr="00EF743D">
        <w:rPr>
          <w:rFonts w:ascii="Trebuchet MS" w:hAnsi="Trebuchet MS"/>
          <w:b/>
          <w:noProof/>
        </w:rPr>
        <w:t xml:space="preserve">1:12 </w:t>
      </w:r>
      <w:del w:id="90" w:author="Author">
        <w:r w:rsidRPr="00EF743D">
          <w:rPr>
            <w:rFonts w:ascii="Trebuchet MS" w:hAnsi="Trebuchet MS"/>
            <w:noProof/>
          </w:rPr>
          <w:delText>And he must</w:delText>
        </w:r>
      </w:del>
      <w:ins w:id="91" w:author="Author">
        <w:r w:rsidRPr="00EF743D">
          <w:rPr>
            <w:rFonts w:ascii="Trebuchet MS" w:hAnsi="Trebuchet MS"/>
            <w:noProof/>
          </w:rPr>
          <w:t>He will</w:t>
        </w:r>
      </w:ins>
      <w:r w:rsidRPr="00EF743D">
        <w:rPr>
          <w:rFonts w:ascii="Trebuchet MS" w:hAnsi="Trebuchet MS"/>
          <w:noProof/>
        </w:rPr>
        <w:t xml:space="preserve"> cut it up into </w:t>
      </w:r>
      <w:del w:id="92" w:author="Author">
        <w:r w:rsidRPr="00EF743D">
          <w:rPr>
            <w:rFonts w:ascii="Trebuchet MS" w:hAnsi="Trebuchet MS"/>
            <w:noProof/>
          </w:rPr>
          <w:delText>its parts</w:delText>
        </w:r>
      </w:del>
      <w:ins w:id="93" w:author="Author">
        <w:r w:rsidRPr="00EF743D">
          <w:rPr>
            <w:rFonts w:ascii="Trebuchet MS" w:hAnsi="Trebuchet MS"/>
            <w:noProof/>
          </w:rPr>
          <w:t>pieces,</w:t>
        </w:r>
      </w:ins>
      <w:r w:rsidRPr="00EF743D">
        <w:rPr>
          <w:rFonts w:ascii="Trebuchet MS" w:hAnsi="Trebuchet MS"/>
          <w:noProof/>
        </w:rPr>
        <w:t xml:space="preserve"> and </w:t>
      </w:r>
      <w:ins w:id="94" w:author="Author">
        <w:r w:rsidRPr="00EF743D">
          <w:rPr>
            <w:rFonts w:ascii="Trebuchet MS" w:hAnsi="Trebuchet MS"/>
            <w:noProof/>
          </w:rPr>
          <w:t xml:space="preserve">with </w:t>
        </w:r>
      </w:ins>
      <w:r w:rsidRPr="00EF743D">
        <w:rPr>
          <w:rFonts w:ascii="Trebuchet MS" w:hAnsi="Trebuchet MS"/>
          <w:noProof/>
        </w:rPr>
        <w:t>its head and its suet,</w:t>
      </w:r>
      <w:del w:id="95" w:author="Author">
        <w:r w:rsidRPr="00EF743D">
          <w:rPr>
            <w:rFonts w:ascii="Trebuchet MS" w:hAnsi="Trebuchet MS"/>
            <w:noProof/>
          </w:rPr>
          <w:delText xml:space="preserve"> and</w:delText>
        </w:r>
      </w:del>
      <w:ins w:id="96" w:author="Author">
        <w:r w:rsidRPr="00EF743D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F743D">
        <w:rPr>
          <w:rFonts w:ascii="Trebuchet MS" w:hAnsi="Trebuchet MS"/>
          <w:noProof/>
        </w:rPr>
        <w:t xml:space="preserve"> the priest </w:t>
      </w:r>
      <w:del w:id="99" w:author="Author">
        <w:r w:rsidRPr="00EF743D">
          <w:rPr>
            <w:rFonts w:ascii="Trebuchet MS" w:hAnsi="Trebuchet MS"/>
            <w:noProof/>
          </w:rPr>
          <w:delText>must set</w:delText>
        </w:r>
      </w:del>
      <w:ins w:id="100" w:author="Author">
        <w:r w:rsidRPr="00EF743D">
          <w:rPr>
            <w:rFonts w:ascii="Trebuchet MS" w:hAnsi="Trebuchet MS"/>
            <w:noProof/>
          </w:rPr>
          <w:t>will arrange</w:t>
        </w:r>
      </w:ins>
      <w:r w:rsidRPr="00EF743D">
        <w:rPr>
          <w:rFonts w:ascii="Trebuchet MS" w:hAnsi="Trebuchet MS"/>
          <w:noProof/>
        </w:rPr>
        <w:t xml:space="preserve"> them </w:t>
      </w:r>
      <w:del w:id="101" w:author="Author">
        <w:r w:rsidRPr="00EF743D">
          <w:rPr>
            <w:rFonts w:ascii="Trebuchet MS" w:hAnsi="Trebuchet MS"/>
            <w:noProof/>
          </w:rPr>
          <w:delText xml:space="preserve">in order </w:delText>
        </w:r>
      </w:del>
      <w:r w:rsidRPr="00EF743D">
        <w:rPr>
          <w:rFonts w:ascii="Trebuchet MS" w:hAnsi="Trebuchet MS"/>
          <w:noProof/>
        </w:rPr>
        <w:t xml:space="preserve">over the wood </w:t>
      </w:r>
      <w:del w:id="102" w:author="Author">
        <w:r w:rsidRPr="00EF743D">
          <w:rPr>
            <w:rFonts w:ascii="Trebuchet MS" w:hAnsi="Trebuchet MS"/>
            <w:noProof/>
          </w:rPr>
          <w:delText xml:space="preserve">that is </w:delText>
        </w:r>
      </w:del>
      <w:r w:rsidRPr="00EF743D">
        <w:rPr>
          <w:rFonts w:ascii="Trebuchet MS" w:hAnsi="Trebuchet MS"/>
          <w:noProof/>
        </w:rPr>
        <w:t xml:space="preserve">on the fire </w:t>
      </w:r>
      <w:del w:id="103" w:author="Author">
        <w:r w:rsidRPr="00EF743D">
          <w:rPr>
            <w:rFonts w:ascii="Trebuchet MS" w:hAnsi="Trebuchet MS"/>
            <w:noProof/>
          </w:rPr>
          <w:delText xml:space="preserve">that is </w:delText>
        </w:r>
      </w:del>
      <w:r w:rsidRPr="00EF743D">
        <w:rPr>
          <w:rFonts w:ascii="Trebuchet MS" w:hAnsi="Trebuchet MS"/>
          <w:noProof/>
        </w:rPr>
        <w:t xml:space="preserve">on the altar. </w:t>
      </w:r>
      <w:r w:rsidRPr="00EF743D">
        <w:rPr>
          <w:rFonts w:ascii="Trebuchet MS" w:hAnsi="Trebuchet MS"/>
          <w:b/>
          <w:noProof/>
        </w:rPr>
        <w:t xml:space="preserve">1:13 </w:t>
      </w:r>
      <w:del w:id="104" w:author="Author">
        <w:r w:rsidRPr="00EF743D">
          <w:rPr>
            <w:rFonts w:ascii="Trebuchet MS" w:hAnsi="Trebuchet MS"/>
            <w:noProof/>
          </w:rPr>
          <w:delText>And he</w:delText>
        </w:r>
      </w:del>
      <w:ins w:id="105" w:author="Author">
        <w:r w:rsidRPr="00EF743D">
          <w:rPr>
            <w:rFonts w:ascii="Trebuchet MS" w:hAnsi="Trebuchet MS"/>
            <w:noProof/>
          </w:rPr>
          <w:t>He</w:t>
        </w:r>
      </w:ins>
      <w:r w:rsidRPr="00EF743D">
        <w:rPr>
          <w:rFonts w:ascii="Trebuchet MS" w:hAnsi="Trebuchet MS"/>
          <w:noProof/>
        </w:rPr>
        <w:t xml:space="preserve"> will wash the intestines and the shanks with water</w:t>
      </w:r>
      <w:del w:id="106" w:author="Author">
        <w:r w:rsidRPr="00EF743D">
          <w:rPr>
            <w:rFonts w:ascii="Trebuchet MS" w:hAnsi="Trebuchet MS"/>
            <w:noProof/>
          </w:rPr>
          <w:delText>;</w:delText>
        </w:r>
      </w:del>
      <w:ins w:id="107" w:author="Author">
        <w:r w:rsidRPr="00EF743D">
          <w:rPr>
            <w:rFonts w:ascii="Trebuchet MS" w:hAnsi="Trebuchet MS"/>
            <w:noProof/>
          </w:rPr>
          <w:t>,</w:t>
        </w:r>
      </w:ins>
      <w:r w:rsidRPr="00EF743D">
        <w:rPr>
          <w:rFonts w:ascii="Trebuchet MS" w:hAnsi="Trebuchet MS"/>
          <w:noProof/>
        </w:rPr>
        <w:t xml:space="preserve"> and the priest </w:t>
      </w:r>
      <w:del w:id="108" w:author="Author">
        <w:r w:rsidRPr="00EF743D">
          <w:rPr>
            <w:rFonts w:ascii="Trebuchet MS" w:hAnsi="Trebuchet MS"/>
            <w:noProof/>
          </w:rPr>
          <w:delText>must</w:delText>
        </w:r>
      </w:del>
      <w:ins w:id="109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present all of it and make it smoke on the altar. It is a burnt offering, an offering made by fire of a </w:t>
      </w:r>
      <w:del w:id="110" w:author="Author">
        <w:r w:rsidRPr="00EF743D">
          <w:rPr>
            <w:rFonts w:ascii="Trebuchet MS" w:hAnsi="Trebuchet MS"/>
            <w:noProof/>
          </w:rPr>
          <w:delText>restful odor</w:delText>
        </w:r>
      </w:del>
      <w:ins w:id="111" w:author="Author">
        <w:r w:rsidRPr="00EF743D">
          <w:rPr>
            <w:rFonts w:ascii="Trebuchet MS" w:hAnsi="Trebuchet MS"/>
            <w:noProof/>
          </w:rPr>
          <w:t>pleasing</w:t>
        </w:r>
        <w:r w:rsidRPr="00EF743D">
          <w:rPr>
            <w:rStyle w:val="FootnoteReference"/>
            <w:rFonts w:ascii="Trebuchet MS" w:hAnsi="Trebuchet MS"/>
            <w:noProof/>
          </w:rPr>
          <w:footnoteReference w:id="5"/>
        </w:r>
        <w:r w:rsidRPr="00EF743D">
          <w:rPr>
            <w:rFonts w:ascii="Trebuchet MS" w:hAnsi="Trebuchet MS"/>
            <w:noProof/>
          </w:rPr>
          <w:t xml:space="preserve"> aroma</w:t>
        </w:r>
      </w:ins>
      <w:r w:rsidRPr="00EF743D">
        <w:rPr>
          <w:rFonts w:ascii="Trebuchet MS" w:hAnsi="Trebuchet MS"/>
          <w:noProof/>
        </w:rPr>
        <w:t xml:space="preserve"> to Jehovah.</w:t>
      </w:r>
    </w:p>
    <w:p w:rsidR="00354D94" w:rsidRPr="00EF743D" w:rsidRDefault="00354D94" w:rsidP="00354D94">
      <w:pPr>
        <w:rPr>
          <w:rFonts w:ascii="Trebuchet MS" w:hAnsi="Trebuchet MS"/>
          <w:noProof/>
        </w:rPr>
      </w:pPr>
      <w:r w:rsidRPr="00EF743D">
        <w:rPr>
          <w:rFonts w:ascii="Trebuchet MS" w:hAnsi="Trebuchet MS"/>
          <w:b/>
        </w:rPr>
        <w:t xml:space="preserve">1:14 </w:t>
      </w:r>
      <w:r w:rsidRPr="00EF743D">
        <w:rPr>
          <w:rFonts w:ascii="Trebuchet MS" w:hAnsi="Trebuchet MS"/>
          <w:noProof/>
        </w:rPr>
        <w:t xml:space="preserve">“‘However, if </w:t>
      </w:r>
      <w:del w:id="114" w:author="Author">
        <w:r w:rsidRPr="00EF743D">
          <w:rPr>
            <w:rFonts w:ascii="Trebuchet MS" w:hAnsi="Trebuchet MS"/>
            <w:noProof/>
          </w:rPr>
          <w:delText>his offering</w:delText>
        </w:r>
      </w:del>
      <w:ins w:id="115" w:author="Author">
        <w:r w:rsidRPr="00EF743D">
          <w:rPr>
            <w:rFonts w:ascii="Trebuchet MS" w:hAnsi="Trebuchet MS"/>
            <w:noProof/>
          </w:rPr>
          <w:t>he offers birds</w:t>
        </w:r>
      </w:ins>
      <w:r w:rsidRPr="00EF743D">
        <w:rPr>
          <w:rFonts w:ascii="Trebuchet MS" w:hAnsi="Trebuchet MS"/>
          <w:noProof/>
        </w:rPr>
        <w:t xml:space="preserve"> as a burnt offering to Jehovah</w:t>
      </w:r>
      <w:del w:id="116" w:author="Author">
        <w:r w:rsidRPr="00EF743D">
          <w:rPr>
            <w:rFonts w:ascii="Trebuchet MS" w:hAnsi="Trebuchet MS"/>
            <w:noProof/>
          </w:rPr>
          <w:delText xml:space="preserve"> is from the fowls, then</w:delText>
        </w:r>
      </w:del>
      <w:ins w:id="117" w:author="Author">
        <w:r w:rsidRPr="00EF743D">
          <w:rPr>
            <w:rFonts w:ascii="Trebuchet MS" w:hAnsi="Trebuchet MS"/>
            <w:noProof/>
          </w:rPr>
          <w:t>,</w:t>
        </w:r>
      </w:ins>
      <w:r w:rsidRPr="00EF743D">
        <w:rPr>
          <w:rFonts w:ascii="Trebuchet MS" w:hAnsi="Trebuchet MS"/>
          <w:noProof/>
        </w:rPr>
        <w:t xml:space="preserve"> he </w:t>
      </w:r>
      <w:del w:id="118" w:author="Author">
        <w:r w:rsidRPr="00EF743D">
          <w:rPr>
            <w:rFonts w:ascii="Trebuchet MS" w:hAnsi="Trebuchet MS"/>
            <w:noProof/>
          </w:rPr>
          <w:delText>must</w:delText>
        </w:r>
      </w:del>
      <w:ins w:id="119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present his offering from the turtledoves or the young pigeons. </w:t>
      </w:r>
      <w:r w:rsidRPr="00EF743D">
        <w:rPr>
          <w:rFonts w:ascii="Trebuchet MS" w:hAnsi="Trebuchet MS"/>
          <w:b/>
          <w:noProof/>
        </w:rPr>
        <w:t xml:space="preserve">1:15 </w:t>
      </w:r>
      <w:del w:id="120" w:author="Author">
        <w:r w:rsidRPr="00EF743D">
          <w:rPr>
            <w:rFonts w:ascii="Trebuchet MS" w:hAnsi="Trebuchet MS"/>
            <w:noProof/>
          </w:rPr>
          <w:delText>And the</w:delText>
        </w:r>
      </w:del>
      <w:ins w:id="121" w:author="Author">
        <w:r w:rsidRPr="00EF743D">
          <w:rPr>
            <w:rFonts w:ascii="Trebuchet MS" w:hAnsi="Trebuchet MS"/>
            <w:noProof/>
          </w:rPr>
          <w:t>The</w:t>
        </w:r>
      </w:ins>
      <w:r w:rsidRPr="00EF743D">
        <w:rPr>
          <w:rFonts w:ascii="Trebuchet MS" w:hAnsi="Trebuchet MS"/>
          <w:noProof/>
        </w:rPr>
        <w:t xml:space="preserve"> priest </w:t>
      </w:r>
      <w:del w:id="122" w:author="Author">
        <w:r w:rsidRPr="00EF743D">
          <w:rPr>
            <w:rFonts w:ascii="Trebuchet MS" w:hAnsi="Trebuchet MS"/>
            <w:noProof/>
          </w:rPr>
          <w:delText>must</w:delText>
        </w:r>
      </w:del>
      <w:ins w:id="123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present it at the altar and nip off its head and make it smoke </w:t>
      </w:r>
      <w:del w:id="124" w:author="Author">
        <w:r w:rsidRPr="00EF743D">
          <w:rPr>
            <w:rFonts w:ascii="Trebuchet MS" w:hAnsi="Trebuchet MS"/>
            <w:noProof/>
          </w:rPr>
          <w:delText>upon</w:delText>
        </w:r>
      </w:del>
      <w:ins w:id="125" w:author="Author">
        <w:r w:rsidRPr="00EF743D">
          <w:rPr>
            <w:rFonts w:ascii="Trebuchet MS" w:hAnsi="Trebuchet MS"/>
            <w:noProof/>
          </w:rPr>
          <w:t>on</w:t>
        </w:r>
      </w:ins>
      <w:r w:rsidRPr="00EF743D">
        <w:rPr>
          <w:rFonts w:ascii="Trebuchet MS" w:hAnsi="Trebuchet MS"/>
          <w:noProof/>
        </w:rPr>
        <w:t xml:space="preserve"> the altar, but its blood </w:t>
      </w:r>
      <w:del w:id="126" w:author="Author">
        <w:r w:rsidRPr="00EF743D">
          <w:rPr>
            <w:rFonts w:ascii="Trebuchet MS" w:hAnsi="Trebuchet MS"/>
            <w:noProof/>
          </w:rPr>
          <w:delText>must</w:delText>
        </w:r>
      </w:del>
      <w:ins w:id="127" w:author="Author">
        <w:r w:rsidRPr="00EF743D">
          <w:rPr>
            <w:rFonts w:ascii="Trebuchet MS" w:hAnsi="Trebuchet MS"/>
            <w:noProof/>
          </w:rPr>
          <w:t>should</w:t>
        </w:r>
      </w:ins>
      <w:r w:rsidRPr="00EF743D">
        <w:rPr>
          <w:rFonts w:ascii="Trebuchet MS" w:hAnsi="Trebuchet MS"/>
          <w:noProof/>
        </w:rPr>
        <w:t xml:space="preserve"> be drained out </w:t>
      </w:r>
      <w:del w:id="128" w:author="Author">
        <w:r w:rsidRPr="00EF743D">
          <w:rPr>
            <w:rFonts w:ascii="Trebuchet MS" w:hAnsi="Trebuchet MS"/>
            <w:noProof/>
          </w:rPr>
          <w:delText>upon</w:delText>
        </w:r>
      </w:del>
      <w:ins w:id="129" w:author="Author">
        <w:r w:rsidRPr="00EF743D">
          <w:rPr>
            <w:rFonts w:ascii="Trebuchet MS" w:hAnsi="Trebuchet MS"/>
            <w:noProof/>
          </w:rPr>
          <w:t>on</w:t>
        </w:r>
      </w:ins>
      <w:r w:rsidRPr="00EF743D">
        <w:rPr>
          <w:rFonts w:ascii="Trebuchet MS" w:hAnsi="Trebuchet MS"/>
          <w:noProof/>
        </w:rPr>
        <w:t xml:space="preserve"> the side of the altar. </w:t>
      </w:r>
      <w:r w:rsidRPr="00EF743D">
        <w:rPr>
          <w:rFonts w:ascii="Trebuchet MS" w:hAnsi="Trebuchet MS"/>
          <w:b/>
          <w:noProof/>
        </w:rPr>
        <w:t xml:space="preserve">1:16 </w:t>
      </w:r>
      <w:del w:id="130" w:author="Author">
        <w:r w:rsidRPr="00EF743D">
          <w:rPr>
            <w:rFonts w:ascii="Trebuchet MS" w:hAnsi="Trebuchet MS"/>
            <w:noProof/>
          </w:rPr>
          <w:delText>And he must</w:delText>
        </w:r>
      </w:del>
      <w:ins w:id="131" w:author="Author">
        <w:r w:rsidRPr="00EF743D">
          <w:rPr>
            <w:rFonts w:ascii="Trebuchet MS" w:hAnsi="Trebuchet MS"/>
            <w:noProof/>
          </w:rPr>
          <w:t>He should</w:t>
        </w:r>
      </w:ins>
      <w:r w:rsidRPr="00EF743D">
        <w:rPr>
          <w:rFonts w:ascii="Trebuchet MS" w:hAnsi="Trebuchet MS"/>
          <w:noProof/>
        </w:rPr>
        <w:t xml:space="preserve"> remove its crop </w:t>
      </w:r>
      <w:del w:id="132" w:author="Author">
        <w:r w:rsidRPr="00EF743D">
          <w:rPr>
            <w:rFonts w:ascii="Trebuchet MS" w:hAnsi="Trebuchet MS"/>
            <w:noProof/>
          </w:rPr>
          <w:delText>with</w:delText>
        </w:r>
      </w:del>
      <w:ins w:id="133" w:author="Author">
        <w:r w:rsidRPr="00EF743D">
          <w:rPr>
            <w:rFonts w:ascii="Trebuchet MS" w:hAnsi="Trebuchet MS"/>
            <w:noProof/>
          </w:rPr>
          <w:t>and</w:t>
        </w:r>
      </w:ins>
      <w:r w:rsidRPr="00EF743D">
        <w:rPr>
          <w:rFonts w:ascii="Trebuchet MS" w:hAnsi="Trebuchet MS"/>
          <w:noProof/>
        </w:rPr>
        <w:t xml:space="preserve"> its feathers and throw </w:t>
      </w:r>
      <w:del w:id="134" w:author="Author">
        <w:r w:rsidRPr="00EF743D">
          <w:rPr>
            <w:rFonts w:ascii="Trebuchet MS" w:hAnsi="Trebuchet MS"/>
            <w:noProof/>
          </w:rPr>
          <w:delText>it</w:delText>
        </w:r>
      </w:del>
      <w:ins w:id="135" w:author="Author">
        <w:r w:rsidRPr="00EF743D">
          <w:rPr>
            <w:rFonts w:ascii="Trebuchet MS" w:hAnsi="Trebuchet MS"/>
            <w:noProof/>
          </w:rPr>
          <w:t>them</w:t>
        </w:r>
      </w:ins>
      <w:r w:rsidRPr="00EF743D">
        <w:rPr>
          <w:rFonts w:ascii="Trebuchet MS" w:hAnsi="Trebuchet MS"/>
          <w:noProof/>
        </w:rPr>
        <w:t xml:space="preserve"> beside the altar, to the east, to the place for the </w:t>
      </w:r>
      <w:del w:id="136" w:author="Author">
        <w:r w:rsidRPr="00EF743D">
          <w:rPr>
            <w:rFonts w:ascii="Trebuchet MS" w:hAnsi="Trebuchet MS"/>
            <w:noProof/>
          </w:rPr>
          <w:delText xml:space="preserve">fatty </w:delText>
        </w:r>
      </w:del>
      <w:r w:rsidRPr="00EF743D">
        <w:rPr>
          <w:rFonts w:ascii="Trebuchet MS" w:hAnsi="Trebuchet MS"/>
          <w:noProof/>
        </w:rPr>
        <w:t>ashes.</w:t>
      </w:r>
      <w:ins w:id="137" w:author="Author">
        <w:r w:rsidRPr="00EF743D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F743D">
        <w:rPr>
          <w:rFonts w:ascii="Trebuchet MS" w:hAnsi="Trebuchet MS"/>
          <w:noProof/>
        </w:rPr>
        <w:t xml:space="preserve"> </w:t>
      </w:r>
      <w:r w:rsidRPr="00EF743D">
        <w:rPr>
          <w:rFonts w:ascii="Trebuchet MS" w:hAnsi="Trebuchet MS"/>
          <w:b/>
          <w:noProof/>
        </w:rPr>
        <w:t xml:space="preserve">1:17 </w:t>
      </w:r>
      <w:del w:id="140" w:author="Author">
        <w:r w:rsidRPr="00EF743D">
          <w:rPr>
            <w:rFonts w:ascii="Trebuchet MS" w:hAnsi="Trebuchet MS"/>
            <w:noProof/>
          </w:rPr>
          <w:delText>And he must cleave</w:delText>
        </w:r>
      </w:del>
      <w:ins w:id="141" w:author="Author">
        <w:r w:rsidRPr="00EF743D">
          <w:rPr>
            <w:rFonts w:ascii="Trebuchet MS" w:hAnsi="Trebuchet MS"/>
            <w:noProof/>
          </w:rPr>
          <w:t>He will split</w:t>
        </w:r>
      </w:ins>
      <w:r w:rsidRPr="00EF743D">
        <w:rPr>
          <w:rFonts w:ascii="Trebuchet MS" w:hAnsi="Trebuchet MS"/>
          <w:noProof/>
        </w:rPr>
        <w:t xml:space="preserve"> it at its wings</w:t>
      </w:r>
      <w:del w:id="142" w:author="Author">
        <w:r w:rsidRPr="00EF743D">
          <w:rPr>
            <w:rFonts w:ascii="Trebuchet MS" w:hAnsi="Trebuchet MS"/>
            <w:noProof/>
          </w:rPr>
          <w:delText>. He must not divide</w:delText>
        </w:r>
      </w:del>
      <w:ins w:id="143" w:author="Author">
        <w:r w:rsidRPr="00EF743D">
          <w:rPr>
            <w:rFonts w:ascii="Trebuchet MS" w:hAnsi="Trebuchet MS"/>
            <w:noProof/>
          </w:rPr>
          <w:t xml:space="preserve"> without dividing</w:t>
        </w:r>
      </w:ins>
      <w:r w:rsidRPr="00EF743D">
        <w:rPr>
          <w:rFonts w:ascii="Trebuchet MS" w:hAnsi="Trebuchet MS"/>
          <w:noProof/>
        </w:rPr>
        <w:t xml:space="preserve"> it</w:t>
      </w:r>
      <w:del w:id="144" w:author="Author">
        <w:r w:rsidRPr="00EF743D">
          <w:rPr>
            <w:rFonts w:ascii="Trebuchet MS" w:hAnsi="Trebuchet MS"/>
            <w:noProof/>
          </w:rPr>
          <w:delText>.</w:delText>
        </w:r>
      </w:del>
      <w:ins w:id="145" w:author="Author">
        <w:r w:rsidRPr="00EF743D">
          <w:rPr>
            <w:rFonts w:ascii="Trebuchet MS" w:hAnsi="Trebuchet MS"/>
            <w:noProof/>
          </w:rPr>
          <w:t xml:space="preserve"> into two parts.</w:t>
        </w:r>
      </w:ins>
      <w:r w:rsidRPr="00EF743D">
        <w:rPr>
          <w:rFonts w:ascii="Trebuchet MS" w:hAnsi="Trebuchet MS"/>
          <w:noProof/>
        </w:rPr>
        <w:t xml:space="preserve"> Then the priest </w:t>
      </w:r>
      <w:del w:id="146" w:author="Author">
        <w:r w:rsidRPr="00EF743D">
          <w:rPr>
            <w:rFonts w:ascii="Trebuchet MS" w:hAnsi="Trebuchet MS"/>
            <w:noProof/>
          </w:rPr>
          <w:delText>must</w:delText>
        </w:r>
      </w:del>
      <w:ins w:id="147" w:author="Author">
        <w:r w:rsidRPr="00EF743D">
          <w:rPr>
            <w:rFonts w:ascii="Trebuchet MS" w:hAnsi="Trebuchet MS"/>
            <w:noProof/>
          </w:rPr>
          <w:t>will</w:t>
        </w:r>
      </w:ins>
      <w:r w:rsidRPr="00EF743D">
        <w:rPr>
          <w:rFonts w:ascii="Trebuchet MS" w:hAnsi="Trebuchet MS"/>
          <w:noProof/>
        </w:rPr>
        <w:t xml:space="preserve"> make it smoke on the altar over the wood that is on the fire. It is a burnt offering, an offering made by fire of a </w:t>
      </w:r>
      <w:del w:id="148" w:author="Author">
        <w:r w:rsidRPr="00EF743D">
          <w:rPr>
            <w:rFonts w:ascii="Trebuchet MS" w:hAnsi="Trebuchet MS"/>
            <w:noProof/>
          </w:rPr>
          <w:delText>restful odor</w:delText>
        </w:r>
      </w:del>
      <w:ins w:id="149" w:author="Author">
        <w:r w:rsidRPr="00EF743D">
          <w:rPr>
            <w:rFonts w:ascii="Trebuchet MS" w:hAnsi="Trebuchet MS"/>
            <w:noProof/>
          </w:rPr>
          <w:t>pleasing</w:t>
        </w:r>
        <w:r w:rsidRPr="00EF743D">
          <w:rPr>
            <w:rStyle w:val="FootnoteReference"/>
            <w:rFonts w:ascii="Trebuchet MS" w:hAnsi="Trebuchet MS"/>
            <w:noProof/>
          </w:rPr>
          <w:footnoteReference w:id="7"/>
        </w:r>
        <w:r w:rsidRPr="00EF743D">
          <w:rPr>
            <w:rFonts w:ascii="Trebuchet MS" w:hAnsi="Trebuchet MS"/>
            <w:noProof/>
          </w:rPr>
          <w:t xml:space="preserve"> aroma</w:t>
        </w:r>
      </w:ins>
      <w:r w:rsidRPr="00EF743D">
        <w:rPr>
          <w:rFonts w:ascii="Trebuchet MS" w:hAnsi="Trebuchet MS"/>
          <w:noProof/>
        </w:rPr>
        <w:t xml:space="preserve"> to Jehovah.</w:t>
      </w:r>
    </w:p>
    <w:p w:rsidR="00354D94" w:rsidRPr="00EF743D" w:rsidRDefault="00354D94" w:rsidP="00354D94">
      <w:pPr>
        <w:rPr>
          <w:rFonts w:ascii="Trebuchet MS" w:hAnsi="Trebuchet MS"/>
          <w:b/>
        </w:rPr>
      </w:pPr>
    </w:p>
    <w:p w:rsidR="00762BCB" w:rsidRPr="00354D94" w:rsidRDefault="00762BCB" w:rsidP="00354D94"/>
    <w:sectPr w:rsidR="00762BCB" w:rsidRPr="00354D9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443" w:rsidRDefault="00535443">
      <w:r>
        <w:separator/>
      </w:r>
    </w:p>
  </w:endnote>
  <w:endnote w:type="continuationSeparator" w:id="0">
    <w:p w:rsidR="00535443" w:rsidRDefault="0053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443" w:rsidRDefault="00535443">
      <w:r>
        <w:separator/>
      </w:r>
    </w:p>
  </w:footnote>
  <w:footnote w:type="continuationSeparator" w:id="0">
    <w:p w:rsidR="00535443" w:rsidRDefault="00535443">
      <w:r>
        <w:continuationSeparator/>
      </w:r>
    </w:p>
  </w:footnote>
  <w:footnote w:id="1">
    <w:p w:rsidR="00354D94" w:rsidRPr="00EF743D" w:rsidRDefault="00354D94" w:rsidP="00EF743D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1:2 </w:t>
        </w:r>
        <w:r w:rsidRPr="00EF743D">
          <w:t>Lit., “sons of Israel.”</w:t>
        </w:r>
      </w:ins>
    </w:p>
  </w:footnote>
  <w:footnote w:id="2">
    <w:p w:rsidR="00354D94" w:rsidRPr="00EF743D" w:rsidRDefault="00354D94" w:rsidP="00EF743D">
      <w:pPr>
        <w:pStyle w:val="FootnoteText"/>
        <w:spacing w:after="96"/>
        <w:ind w:firstLine="288"/>
        <w:rPr>
          <w:ins w:id="63" w:author="Author"/>
        </w:rPr>
      </w:pPr>
      <w:ins w:id="64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1:8 </w:t>
        </w:r>
        <w:r w:rsidRPr="00EF743D">
          <w:t>Or “the fat around the kidneys.”</w:t>
        </w:r>
      </w:ins>
    </w:p>
  </w:footnote>
  <w:footnote w:id="3">
    <w:p w:rsidR="00354D94" w:rsidRPr="00EF743D" w:rsidRDefault="00354D94" w:rsidP="00EF743D">
      <w:pPr>
        <w:pStyle w:val="FootnoteText"/>
        <w:spacing w:after="96"/>
        <w:ind w:firstLine="288"/>
        <w:rPr>
          <w:ins w:id="74" w:author="Author"/>
        </w:rPr>
      </w:pPr>
      <w:ins w:id="75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1:9 </w:t>
        </w:r>
        <w:r w:rsidRPr="00EF743D">
          <w:t>Or “appeasing; soothing.” Lit., “restful.”</w:t>
        </w:r>
      </w:ins>
    </w:p>
  </w:footnote>
  <w:footnote w:id="4">
    <w:p w:rsidR="00354D94" w:rsidRPr="00EF743D" w:rsidRDefault="00354D94" w:rsidP="00EF743D">
      <w:pPr>
        <w:pStyle w:val="FootnoteText"/>
        <w:spacing w:after="96"/>
        <w:ind w:firstLine="288"/>
        <w:rPr>
          <w:ins w:id="97" w:author="Author"/>
        </w:rPr>
      </w:pPr>
      <w:ins w:id="98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1:12 </w:t>
        </w:r>
        <w:r w:rsidRPr="00EF743D">
          <w:t>Or “the fat around the kidneys.”</w:t>
        </w:r>
      </w:ins>
    </w:p>
  </w:footnote>
  <w:footnote w:id="5">
    <w:p w:rsidR="00354D94" w:rsidRPr="00EF743D" w:rsidRDefault="00354D94" w:rsidP="00EF743D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1:13 </w:t>
        </w:r>
        <w:r w:rsidRPr="00EF743D">
          <w:t>Or “appeasing; soothing.” Lit., “restful.”</w:t>
        </w:r>
      </w:ins>
    </w:p>
  </w:footnote>
  <w:footnote w:id="6">
    <w:p w:rsidR="00354D94" w:rsidRPr="00EF743D" w:rsidRDefault="00354D94" w:rsidP="00EF743D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1:16 </w:t>
        </w:r>
        <w:r w:rsidRPr="00EF743D">
          <w:t>Or “fatty ashes,” that is, ashes soaked with the fat of the sacrifices.</w:t>
        </w:r>
      </w:ins>
    </w:p>
  </w:footnote>
  <w:footnote w:id="7">
    <w:p w:rsidR="00354D94" w:rsidRPr="00EF743D" w:rsidRDefault="00354D94" w:rsidP="00EF743D">
      <w:pPr>
        <w:pStyle w:val="FootnoteText"/>
        <w:spacing w:after="96"/>
        <w:ind w:firstLine="288"/>
        <w:rPr>
          <w:ins w:id="150" w:author="Author"/>
        </w:rPr>
      </w:pPr>
      <w:ins w:id="151" w:author="Author">
        <w:r w:rsidRPr="00EF743D">
          <w:rPr>
            <w:rStyle w:val="FootnoteReference"/>
          </w:rPr>
          <w:footnoteRef/>
        </w:r>
        <w:r w:rsidRPr="00EF743D">
          <w:t xml:space="preserve"> </w:t>
        </w:r>
        <w:r w:rsidRPr="00EF743D">
          <w:rPr>
            <w:b/>
          </w:rPr>
          <w:t xml:space="preserve">1:17 </w:t>
        </w:r>
        <w:r w:rsidRPr="00EF743D">
          <w:t>Or “appeasing; soothing.” Lit., “restful.”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7087">
        <w:t>Leviticus Chapter 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7087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7087">
      <w:rPr>
        <w:noProof/>
        <w:snapToGrid w:val="0"/>
      </w:rPr>
      <w:t>Leviticus 01.Revised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A7087">
        <w:t>Leviticus Chapter 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7087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7087">
      <w:rPr>
        <w:noProof/>
        <w:snapToGrid w:val="0"/>
      </w:rPr>
      <w:t>Leviticus 01.Revised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7087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708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7087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708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43"/>
    <w:rsid w:val="00245EDD"/>
    <w:rsid w:val="0026230D"/>
    <w:rsid w:val="002B524D"/>
    <w:rsid w:val="002C00A8"/>
    <w:rsid w:val="00310508"/>
    <w:rsid w:val="00354D94"/>
    <w:rsid w:val="003B380B"/>
    <w:rsid w:val="004500A2"/>
    <w:rsid w:val="004B7393"/>
    <w:rsid w:val="004C5EB7"/>
    <w:rsid w:val="00535443"/>
    <w:rsid w:val="005A708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00C023-6F6E-4FF5-9153-0096A4999A48}"/>
  <w:attachedTemplate r:id="R02232fc67d874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54D9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D9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54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2232fc67d8741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637</ap:Words>
  <ap:Characters>2616</ap:Characters>
  <ap:Application>Microsoft Office Word</ap:Application>
  <ap:DocSecurity>0</ap:DocSecurity>
  <ap:Lines>43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3244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</dc:title>
  <dc:subject/>
  <dc:creator>Ruth Farrugia</dc:creator>
  <cp:keywords/>
  <dc:description/>
  <cp:lastModifiedBy>Farrugia, Ruth</cp:lastModifiedBy>
  <cp:revision>3</cp:revision>
  <dcterms:created xsi:type="dcterms:W3CDTF">2020-12-23T15:52:00Z</dcterms:created>
  <dcterms:modified xsi:type="dcterms:W3CDTF">2020-12-23T15:53:00Z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01.docx</vt:lpwstr>
  </property>
  <property fmtid="{D5CDD505-2E9C-101B-9397-08002B2CF9AE}" pid="9" name="_TranslationDocumentId">
    <vt:i4>19421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