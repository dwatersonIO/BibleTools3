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308C" w:rsidRPr="009419A8" w:rsidRDefault="0085308C" w:rsidP="0085308C">
      <w:pPr>
        <w:rPr>
          <w:rFonts w:ascii="Trebuchet MS" w:hAnsi="Trebuchet MS"/>
          <w:noProof/>
        </w:rPr>
      </w:pPr>
      <w:bookmarkStart w:id="0" w:name="_GoBack"/>
      <w:bookmarkEnd w:id="0"/>
      <w:r w:rsidRPr="009419A8">
        <w:rPr>
          <w:rFonts w:ascii="Trebuchet MS" w:hAnsi="Trebuchet MS"/>
          <w:b/>
        </w:rPr>
        <w:t xml:space="preserve">17:1 </w:t>
      </w:r>
      <w:del w:id="1" w:author="Author">
        <w:r w:rsidRPr="009419A8">
          <w:rPr>
            <w:rFonts w:ascii="Trebuchet MS" w:hAnsi="Trebuchet MS"/>
            <w:noProof/>
          </w:rPr>
          <w:delText xml:space="preserve">And </w:delText>
        </w:r>
      </w:del>
      <w:r w:rsidRPr="009419A8">
        <w:rPr>
          <w:rFonts w:ascii="Trebuchet MS" w:hAnsi="Trebuchet MS"/>
          <w:noProof/>
        </w:rPr>
        <w:t xml:space="preserve">Jehovah went on to </w:t>
      </w:r>
      <w:del w:id="2" w:author="Author">
        <w:r w:rsidRPr="009419A8">
          <w:rPr>
            <w:rFonts w:ascii="Trebuchet MS" w:hAnsi="Trebuchet MS"/>
            <w:noProof/>
          </w:rPr>
          <w:delText>speak</w:delText>
        </w:r>
      </w:del>
      <w:ins w:id="3" w:author="Author">
        <w:r w:rsidRPr="009419A8">
          <w:rPr>
            <w:rFonts w:ascii="Trebuchet MS" w:hAnsi="Trebuchet MS"/>
            <w:noProof/>
          </w:rPr>
          <w:t>say</w:t>
        </w:r>
      </w:ins>
      <w:r w:rsidRPr="009419A8">
        <w:rPr>
          <w:rFonts w:ascii="Trebuchet MS" w:hAnsi="Trebuchet MS"/>
          <w:noProof/>
        </w:rPr>
        <w:t xml:space="preserve"> to Moses</w:t>
      </w:r>
      <w:del w:id="4" w:author="Author">
        <w:r w:rsidRPr="009419A8">
          <w:rPr>
            <w:rFonts w:ascii="Trebuchet MS" w:hAnsi="Trebuchet MS"/>
            <w:noProof/>
          </w:rPr>
          <w:delText>, saying</w:delText>
        </w:r>
      </w:del>
      <w:r w:rsidRPr="009419A8">
        <w:rPr>
          <w:rFonts w:ascii="Trebuchet MS" w:hAnsi="Trebuchet MS"/>
          <w:noProof/>
        </w:rPr>
        <w:t xml:space="preserve">: </w:t>
      </w:r>
      <w:r w:rsidRPr="009419A8">
        <w:rPr>
          <w:rFonts w:ascii="Trebuchet MS" w:hAnsi="Trebuchet MS"/>
          <w:b/>
          <w:noProof/>
        </w:rPr>
        <w:t xml:space="preserve">17:2 </w:t>
      </w:r>
      <w:r w:rsidRPr="009419A8">
        <w:rPr>
          <w:rFonts w:ascii="Trebuchet MS" w:hAnsi="Trebuchet MS"/>
          <w:noProof/>
        </w:rPr>
        <w:t xml:space="preserve">“Speak to Aaron and his sons and all the </w:t>
      </w:r>
      <w:del w:id="5" w:author="Author">
        <w:r w:rsidRPr="009419A8">
          <w:rPr>
            <w:rFonts w:ascii="Trebuchet MS" w:hAnsi="Trebuchet MS"/>
            <w:noProof/>
          </w:rPr>
          <w:delText>sons of Israel,</w:delText>
        </w:r>
      </w:del>
      <w:ins w:id="6" w:author="Author">
        <w:r w:rsidRPr="009419A8">
          <w:rPr>
            <w:rFonts w:ascii="Trebuchet MS" w:hAnsi="Trebuchet MS"/>
            <w:noProof/>
          </w:rPr>
          <w:t>Israelites</w:t>
        </w:r>
      </w:ins>
      <w:r w:rsidRPr="009419A8">
        <w:rPr>
          <w:rFonts w:ascii="Trebuchet MS" w:hAnsi="Trebuchet MS"/>
          <w:noProof/>
        </w:rPr>
        <w:t xml:space="preserve"> and </w:t>
      </w:r>
      <w:del w:id="7" w:author="Author">
        <w:r w:rsidRPr="009419A8">
          <w:rPr>
            <w:rFonts w:ascii="Trebuchet MS" w:hAnsi="Trebuchet MS"/>
            <w:noProof/>
          </w:rPr>
          <w:delText xml:space="preserve">you must </w:delText>
        </w:r>
      </w:del>
      <w:r w:rsidRPr="009419A8">
        <w:rPr>
          <w:rFonts w:ascii="Trebuchet MS" w:hAnsi="Trebuchet MS"/>
          <w:noProof/>
        </w:rPr>
        <w:t xml:space="preserve">say to them, ‘This is </w:t>
      </w:r>
      <w:del w:id="8" w:author="Author">
        <w:r w:rsidRPr="009419A8">
          <w:rPr>
            <w:rFonts w:ascii="Trebuchet MS" w:hAnsi="Trebuchet MS"/>
            <w:noProof/>
          </w:rPr>
          <w:delText>the thing that</w:delText>
        </w:r>
      </w:del>
      <w:ins w:id="9" w:author="Author">
        <w:r w:rsidRPr="009419A8">
          <w:rPr>
            <w:rFonts w:ascii="Trebuchet MS" w:hAnsi="Trebuchet MS"/>
            <w:noProof/>
          </w:rPr>
          <w:t>what</w:t>
        </w:r>
      </w:ins>
      <w:r w:rsidRPr="009419A8">
        <w:rPr>
          <w:rFonts w:ascii="Trebuchet MS" w:hAnsi="Trebuchet MS"/>
          <w:noProof/>
        </w:rPr>
        <w:t xml:space="preserve"> Jehovah has commanded</w:t>
      </w:r>
      <w:del w:id="10" w:author="Author">
        <w:r w:rsidRPr="009419A8">
          <w:rPr>
            <w:rFonts w:ascii="Trebuchet MS" w:hAnsi="Trebuchet MS"/>
            <w:noProof/>
          </w:rPr>
          <w:delText>, saying</w:delText>
        </w:r>
      </w:del>
      <w:r w:rsidRPr="009419A8">
        <w:rPr>
          <w:rFonts w:ascii="Trebuchet MS" w:hAnsi="Trebuchet MS"/>
          <w:noProof/>
        </w:rPr>
        <w:t>:</w:t>
      </w:r>
    </w:p>
    <w:p w:rsidR="0085308C" w:rsidRPr="009419A8" w:rsidRDefault="0085308C" w:rsidP="0085308C">
      <w:pPr>
        <w:rPr>
          <w:rFonts w:ascii="Trebuchet MS" w:hAnsi="Trebuchet MS"/>
          <w:noProof/>
        </w:rPr>
      </w:pPr>
      <w:r w:rsidRPr="009419A8">
        <w:rPr>
          <w:rFonts w:ascii="Trebuchet MS" w:hAnsi="Trebuchet MS"/>
          <w:b/>
        </w:rPr>
        <w:t xml:space="preserve">17:3 </w:t>
      </w:r>
      <w:r w:rsidRPr="009419A8">
        <w:rPr>
          <w:rFonts w:ascii="Trebuchet MS" w:hAnsi="Trebuchet MS"/>
          <w:noProof/>
        </w:rPr>
        <w:t>“‘“</w:t>
      </w:r>
      <w:del w:id="11" w:author="Author">
        <w:r w:rsidRPr="009419A8">
          <w:rPr>
            <w:rFonts w:ascii="Trebuchet MS" w:hAnsi="Trebuchet MS"/>
            <w:noProof/>
          </w:rPr>
          <w:delText>As for</w:delText>
        </w:r>
      </w:del>
      <w:ins w:id="12" w:author="Author">
        <w:r w:rsidRPr="009419A8">
          <w:rPr>
            <w:rFonts w:ascii="Trebuchet MS" w:hAnsi="Trebuchet MS"/>
            <w:noProof/>
          </w:rPr>
          <w:t>If</w:t>
        </w:r>
      </w:ins>
      <w:r w:rsidRPr="009419A8">
        <w:rPr>
          <w:rFonts w:ascii="Trebuchet MS" w:hAnsi="Trebuchet MS"/>
          <w:noProof/>
        </w:rPr>
        <w:t xml:space="preserve"> any man of the house of Israel </w:t>
      </w:r>
      <w:del w:id="13" w:author="Author">
        <w:r w:rsidRPr="009419A8">
          <w:rPr>
            <w:rFonts w:ascii="Trebuchet MS" w:hAnsi="Trebuchet MS"/>
            <w:noProof/>
          </w:rPr>
          <w:delText xml:space="preserve">who </w:delText>
        </w:r>
      </w:del>
      <w:r w:rsidRPr="009419A8">
        <w:rPr>
          <w:rFonts w:ascii="Trebuchet MS" w:hAnsi="Trebuchet MS"/>
          <w:noProof/>
        </w:rPr>
        <w:t xml:space="preserve">slaughters a bull or a young ram or a goat in the camp or </w:t>
      </w:r>
      <w:del w:id="14" w:author="Author">
        <w:r w:rsidRPr="009419A8">
          <w:rPr>
            <w:rFonts w:ascii="Trebuchet MS" w:hAnsi="Trebuchet MS"/>
            <w:noProof/>
          </w:rPr>
          <w:delText>who</w:delText>
        </w:r>
      </w:del>
      <w:ins w:id="15" w:author="Author">
        <w:r w:rsidRPr="009419A8">
          <w:rPr>
            <w:rFonts w:ascii="Trebuchet MS" w:hAnsi="Trebuchet MS"/>
            <w:noProof/>
          </w:rPr>
          <w:t>if he</w:t>
        </w:r>
      </w:ins>
      <w:r w:rsidRPr="009419A8">
        <w:rPr>
          <w:rFonts w:ascii="Trebuchet MS" w:hAnsi="Trebuchet MS"/>
          <w:noProof/>
        </w:rPr>
        <w:t xml:space="preserve"> slaughters it outside the camp</w:t>
      </w:r>
      <w:ins w:id="16" w:author="Author">
        <w:r w:rsidRPr="009419A8">
          <w:rPr>
            <w:rFonts w:ascii="Trebuchet MS" w:hAnsi="Trebuchet MS"/>
            <w:noProof/>
          </w:rPr>
          <w:t>,</w:t>
        </w:r>
      </w:ins>
      <w:r w:rsidRPr="009419A8">
        <w:rPr>
          <w:rFonts w:ascii="Trebuchet MS" w:hAnsi="Trebuchet MS"/>
          <w:noProof/>
        </w:rPr>
        <w:t xml:space="preserve"> </w:t>
      </w:r>
      <w:r w:rsidRPr="009419A8">
        <w:rPr>
          <w:rFonts w:ascii="Trebuchet MS" w:hAnsi="Trebuchet MS"/>
          <w:b/>
          <w:noProof/>
        </w:rPr>
        <w:t xml:space="preserve">17:4 </w:t>
      </w:r>
      <w:del w:id="17" w:author="Author">
        <w:r w:rsidRPr="009419A8">
          <w:rPr>
            <w:rFonts w:ascii="Trebuchet MS" w:hAnsi="Trebuchet MS"/>
            <w:noProof/>
          </w:rPr>
          <w:delText>and does not actually bring</w:delText>
        </w:r>
      </w:del>
      <w:ins w:id="18" w:author="Author">
        <w:r w:rsidRPr="009419A8">
          <w:rPr>
            <w:rFonts w:ascii="Trebuchet MS" w:hAnsi="Trebuchet MS"/>
            <w:noProof/>
          </w:rPr>
          <w:t>instead of bringing</w:t>
        </w:r>
      </w:ins>
      <w:r w:rsidRPr="009419A8">
        <w:rPr>
          <w:rFonts w:ascii="Trebuchet MS" w:hAnsi="Trebuchet MS"/>
          <w:noProof/>
        </w:rPr>
        <w:t xml:space="preserve"> it to the entrance of the tent of meeting to present it as an offering to Jehovah before the tabernacle of Jehovah, bloodguilt will be counted to that man. He has shed blood, and that man must be cut off</w:t>
      </w:r>
      <w:ins w:id="19" w:author="Author">
        <w:r w:rsidRPr="009419A8">
          <w:rPr>
            <w:rStyle w:val="FootnoteReference"/>
            <w:rFonts w:ascii="Trebuchet MS" w:hAnsi="Trebuchet MS"/>
            <w:noProof/>
          </w:rPr>
          <w:footnoteReference w:id="1"/>
        </w:r>
      </w:ins>
      <w:r w:rsidRPr="009419A8">
        <w:rPr>
          <w:rFonts w:ascii="Trebuchet MS" w:hAnsi="Trebuchet MS"/>
          <w:noProof/>
        </w:rPr>
        <w:t xml:space="preserve"> from among his people</w:t>
      </w:r>
      <w:del w:id="22" w:author="Author">
        <w:r w:rsidRPr="009419A8">
          <w:rPr>
            <w:rFonts w:ascii="Trebuchet MS" w:hAnsi="Trebuchet MS"/>
            <w:noProof/>
          </w:rPr>
          <w:delText>,</w:delText>
        </w:r>
      </w:del>
      <w:ins w:id="23" w:author="Author">
        <w:r w:rsidRPr="009419A8">
          <w:rPr>
            <w:rFonts w:ascii="Trebuchet MS" w:hAnsi="Trebuchet MS"/>
            <w:noProof/>
          </w:rPr>
          <w:t>.</w:t>
        </w:r>
      </w:ins>
      <w:r w:rsidRPr="009419A8">
        <w:rPr>
          <w:rFonts w:ascii="Trebuchet MS" w:hAnsi="Trebuchet MS"/>
          <w:noProof/>
        </w:rPr>
        <w:t xml:space="preserve"> </w:t>
      </w:r>
      <w:r w:rsidRPr="009419A8">
        <w:rPr>
          <w:rFonts w:ascii="Trebuchet MS" w:hAnsi="Trebuchet MS"/>
          <w:b/>
          <w:noProof/>
        </w:rPr>
        <w:t xml:space="preserve">17:5 </w:t>
      </w:r>
      <w:del w:id="24" w:author="Author">
        <w:r w:rsidRPr="009419A8">
          <w:rPr>
            <w:rFonts w:ascii="Trebuchet MS" w:hAnsi="Trebuchet MS"/>
            <w:noProof/>
          </w:rPr>
          <w:delText>in order</w:delText>
        </w:r>
      </w:del>
      <w:ins w:id="25" w:author="Author">
        <w:r w:rsidRPr="009419A8">
          <w:rPr>
            <w:rFonts w:ascii="Trebuchet MS" w:hAnsi="Trebuchet MS"/>
            <w:noProof/>
          </w:rPr>
          <w:t>This is so</w:t>
        </w:r>
      </w:ins>
      <w:r w:rsidRPr="009419A8">
        <w:rPr>
          <w:rFonts w:ascii="Trebuchet MS" w:hAnsi="Trebuchet MS"/>
          <w:noProof/>
        </w:rPr>
        <w:t xml:space="preserve"> that the </w:t>
      </w:r>
      <w:del w:id="26" w:author="Author">
        <w:r w:rsidRPr="009419A8">
          <w:rPr>
            <w:rFonts w:ascii="Trebuchet MS" w:hAnsi="Trebuchet MS"/>
            <w:noProof/>
          </w:rPr>
          <w:delText>sons of Israel may</w:delText>
        </w:r>
      </w:del>
      <w:ins w:id="27" w:author="Author">
        <w:r w:rsidRPr="009419A8">
          <w:rPr>
            <w:rFonts w:ascii="Trebuchet MS" w:hAnsi="Trebuchet MS"/>
            <w:noProof/>
          </w:rPr>
          <w:t>Israelites will</w:t>
        </w:r>
      </w:ins>
      <w:r w:rsidRPr="009419A8">
        <w:rPr>
          <w:rFonts w:ascii="Trebuchet MS" w:hAnsi="Trebuchet MS"/>
          <w:noProof/>
        </w:rPr>
        <w:t xml:space="preserve"> bring </w:t>
      </w:r>
      <w:del w:id="28" w:author="Author">
        <w:r w:rsidRPr="009419A8">
          <w:rPr>
            <w:rFonts w:ascii="Trebuchet MS" w:hAnsi="Trebuchet MS"/>
            <w:noProof/>
          </w:rPr>
          <w:delText>their</w:delText>
        </w:r>
      </w:del>
      <w:ins w:id="29" w:author="Author">
        <w:r w:rsidRPr="009419A8">
          <w:rPr>
            <w:rFonts w:ascii="Trebuchet MS" w:hAnsi="Trebuchet MS"/>
            <w:noProof/>
          </w:rPr>
          <w:t>the</w:t>
        </w:r>
      </w:ins>
      <w:r w:rsidRPr="009419A8">
        <w:rPr>
          <w:rFonts w:ascii="Trebuchet MS" w:hAnsi="Trebuchet MS"/>
          <w:noProof/>
        </w:rPr>
        <w:t xml:space="preserve"> sacrifices, which they </w:t>
      </w:r>
      <w:del w:id="30" w:author="Author">
        <w:r w:rsidRPr="009419A8">
          <w:rPr>
            <w:rFonts w:ascii="Trebuchet MS" w:hAnsi="Trebuchet MS"/>
            <w:noProof/>
          </w:rPr>
          <w:delText xml:space="preserve">are sacrificing </w:delText>
        </w:r>
      </w:del>
      <w:ins w:id="31" w:author="Author">
        <w:r w:rsidRPr="009419A8">
          <w:rPr>
            <w:rFonts w:ascii="Trebuchet MS" w:hAnsi="Trebuchet MS"/>
            <w:noProof/>
          </w:rPr>
          <w:t xml:space="preserve">now sacrifice </w:t>
        </w:r>
      </w:ins>
      <w:r w:rsidRPr="009419A8">
        <w:rPr>
          <w:rFonts w:ascii="Trebuchet MS" w:hAnsi="Trebuchet MS"/>
          <w:noProof/>
        </w:rPr>
        <w:t xml:space="preserve">in the open field, </w:t>
      </w:r>
      <w:del w:id="32" w:author="Author">
        <w:r w:rsidRPr="009419A8">
          <w:rPr>
            <w:rFonts w:ascii="Trebuchet MS" w:hAnsi="Trebuchet MS"/>
            <w:noProof/>
          </w:rPr>
          <w:delText xml:space="preserve">and they must bring them </w:delText>
        </w:r>
      </w:del>
      <w:r w:rsidRPr="009419A8">
        <w:rPr>
          <w:rFonts w:ascii="Trebuchet MS" w:hAnsi="Trebuchet MS"/>
          <w:noProof/>
        </w:rPr>
        <w:t>to Jehovah</w:t>
      </w:r>
      <w:ins w:id="33" w:author="Author">
        <w:r w:rsidRPr="009419A8">
          <w:rPr>
            <w:rFonts w:ascii="Trebuchet MS" w:hAnsi="Trebuchet MS"/>
            <w:noProof/>
          </w:rPr>
          <w:t>,</w:t>
        </w:r>
      </w:ins>
      <w:r w:rsidRPr="009419A8">
        <w:rPr>
          <w:rFonts w:ascii="Trebuchet MS" w:hAnsi="Trebuchet MS"/>
          <w:noProof/>
        </w:rPr>
        <w:t xml:space="preserve"> to the entrance of the tent of meeting</w:t>
      </w:r>
      <w:ins w:id="34" w:author="Author">
        <w:r w:rsidRPr="009419A8">
          <w:rPr>
            <w:rFonts w:ascii="Trebuchet MS" w:hAnsi="Trebuchet MS"/>
            <w:noProof/>
          </w:rPr>
          <w:t>,</w:t>
        </w:r>
      </w:ins>
      <w:r w:rsidRPr="009419A8">
        <w:rPr>
          <w:rFonts w:ascii="Trebuchet MS" w:hAnsi="Trebuchet MS"/>
          <w:noProof/>
        </w:rPr>
        <w:t xml:space="preserve"> to the priest</w:t>
      </w:r>
      <w:del w:id="35" w:author="Author">
        <w:r w:rsidRPr="009419A8">
          <w:rPr>
            <w:rFonts w:ascii="Trebuchet MS" w:hAnsi="Trebuchet MS"/>
            <w:noProof/>
          </w:rPr>
          <w:delText>, and they must</w:delText>
        </w:r>
      </w:del>
      <w:ins w:id="36" w:author="Author">
        <w:r w:rsidRPr="009419A8">
          <w:rPr>
            <w:rFonts w:ascii="Trebuchet MS" w:hAnsi="Trebuchet MS"/>
            <w:noProof/>
          </w:rPr>
          <w:t>. They are to</w:t>
        </w:r>
      </w:ins>
      <w:r w:rsidRPr="009419A8">
        <w:rPr>
          <w:rFonts w:ascii="Trebuchet MS" w:hAnsi="Trebuchet MS"/>
          <w:noProof/>
        </w:rPr>
        <w:t xml:space="preserve"> sacrifice these as communion sacrifices to Jehovah. </w:t>
      </w:r>
      <w:r w:rsidRPr="009419A8">
        <w:rPr>
          <w:rFonts w:ascii="Trebuchet MS" w:hAnsi="Trebuchet MS"/>
          <w:b/>
          <w:noProof/>
        </w:rPr>
        <w:t xml:space="preserve">17:6 </w:t>
      </w:r>
      <w:r w:rsidRPr="009419A8">
        <w:rPr>
          <w:rFonts w:ascii="Trebuchet MS" w:hAnsi="Trebuchet MS"/>
          <w:noProof/>
        </w:rPr>
        <w:t xml:space="preserve">And the priest </w:t>
      </w:r>
      <w:del w:id="37" w:author="Author">
        <w:r w:rsidRPr="009419A8">
          <w:rPr>
            <w:rFonts w:ascii="Trebuchet MS" w:hAnsi="Trebuchet MS"/>
            <w:noProof/>
          </w:rPr>
          <w:delText>must</w:delText>
        </w:r>
      </w:del>
      <w:ins w:id="38" w:author="Author">
        <w:r w:rsidRPr="009419A8">
          <w:rPr>
            <w:rFonts w:ascii="Trebuchet MS" w:hAnsi="Trebuchet MS"/>
            <w:noProof/>
          </w:rPr>
          <w:t>will</w:t>
        </w:r>
      </w:ins>
      <w:r w:rsidRPr="009419A8">
        <w:rPr>
          <w:rFonts w:ascii="Trebuchet MS" w:hAnsi="Trebuchet MS"/>
          <w:noProof/>
        </w:rPr>
        <w:t xml:space="preserve"> sprinkle the blood </w:t>
      </w:r>
      <w:del w:id="39" w:author="Author">
        <w:r w:rsidRPr="009419A8">
          <w:rPr>
            <w:rFonts w:ascii="Trebuchet MS" w:hAnsi="Trebuchet MS"/>
            <w:noProof/>
          </w:rPr>
          <w:delText>upon</w:delText>
        </w:r>
      </w:del>
      <w:ins w:id="40" w:author="Author">
        <w:r w:rsidRPr="009419A8">
          <w:rPr>
            <w:rFonts w:ascii="Trebuchet MS" w:hAnsi="Trebuchet MS"/>
            <w:noProof/>
          </w:rPr>
          <w:t>on</w:t>
        </w:r>
      </w:ins>
      <w:r w:rsidRPr="009419A8">
        <w:rPr>
          <w:rFonts w:ascii="Trebuchet MS" w:hAnsi="Trebuchet MS"/>
          <w:noProof/>
        </w:rPr>
        <w:t xml:space="preserve"> Jehovah’s altar at the entrance of the tent of meeting</w:t>
      </w:r>
      <w:del w:id="41" w:author="Author">
        <w:r w:rsidRPr="009419A8">
          <w:rPr>
            <w:rFonts w:ascii="Trebuchet MS" w:hAnsi="Trebuchet MS"/>
            <w:noProof/>
          </w:rPr>
          <w:delText>,</w:delText>
        </w:r>
      </w:del>
      <w:r w:rsidRPr="009419A8">
        <w:rPr>
          <w:rFonts w:ascii="Trebuchet MS" w:hAnsi="Trebuchet MS"/>
          <w:noProof/>
        </w:rPr>
        <w:t xml:space="preserve"> and </w:t>
      </w:r>
      <w:del w:id="42" w:author="Author">
        <w:r w:rsidRPr="009419A8">
          <w:rPr>
            <w:rFonts w:ascii="Trebuchet MS" w:hAnsi="Trebuchet MS"/>
            <w:noProof/>
          </w:rPr>
          <w:delText xml:space="preserve">he must </w:delText>
        </w:r>
      </w:del>
      <w:r w:rsidRPr="009419A8">
        <w:rPr>
          <w:rFonts w:ascii="Trebuchet MS" w:hAnsi="Trebuchet MS"/>
          <w:noProof/>
        </w:rPr>
        <w:t xml:space="preserve">make the fat smoke as a </w:t>
      </w:r>
      <w:del w:id="43" w:author="Author">
        <w:r w:rsidRPr="009419A8">
          <w:rPr>
            <w:rFonts w:ascii="Trebuchet MS" w:hAnsi="Trebuchet MS"/>
            <w:noProof/>
          </w:rPr>
          <w:delText>restful odor</w:delText>
        </w:r>
      </w:del>
      <w:ins w:id="44" w:author="Author">
        <w:r w:rsidRPr="009419A8">
          <w:rPr>
            <w:rFonts w:ascii="Trebuchet MS" w:hAnsi="Trebuchet MS"/>
            <w:noProof/>
          </w:rPr>
          <w:t>pleasing</w:t>
        </w:r>
        <w:r w:rsidRPr="009419A8">
          <w:rPr>
            <w:rStyle w:val="FootnoteReference"/>
            <w:rFonts w:ascii="Trebuchet MS" w:hAnsi="Trebuchet MS"/>
            <w:noProof/>
          </w:rPr>
          <w:footnoteReference w:id="2"/>
        </w:r>
        <w:r w:rsidRPr="009419A8">
          <w:rPr>
            <w:rFonts w:ascii="Trebuchet MS" w:hAnsi="Trebuchet MS"/>
            <w:noProof/>
          </w:rPr>
          <w:t xml:space="preserve"> aroma</w:t>
        </w:r>
      </w:ins>
      <w:r w:rsidRPr="009419A8">
        <w:rPr>
          <w:rFonts w:ascii="Trebuchet MS" w:hAnsi="Trebuchet MS"/>
          <w:noProof/>
        </w:rPr>
        <w:t xml:space="preserve"> to Jehovah. </w:t>
      </w:r>
      <w:r w:rsidRPr="009419A8">
        <w:rPr>
          <w:rFonts w:ascii="Trebuchet MS" w:hAnsi="Trebuchet MS"/>
          <w:b/>
          <w:noProof/>
        </w:rPr>
        <w:t xml:space="preserve">17:7 </w:t>
      </w:r>
      <w:r w:rsidRPr="009419A8">
        <w:rPr>
          <w:rFonts w:ascii="Trebuchet MS" w:hAnsi="Trebuchet MS"/>
          <w:noProof/>
        </w:rPr>
        <w:t xml:space="preserve">So they should no longer </w:t>
      </w:r>
      <w:del w:id="47" w:author="Author">
        <w:r w:rsidRPr="009419A8">
          <w:rPr>
            <w:rFonts w:ascii="Trebuchet MS" w:hAnsi="Trebuchet MS"/>
            <w:noProof/>
          </w:rPr>
          <w:delText>sacrifice their</w:delText>
        </w:r>
      </w:del>
      <w:ins w:id="48" w:author="Author">
        <w:r w:rsidRPr="009419A8">
          <w:rPr>
            <w:rFonts w:ascii="Trebuchet MS" w:hAnsi="Trebuchet MS"/>
            <w:noProof/>
          </w:rPr>
          <w:t>offer</w:t>
        </w:r>
      </w:ins>
      <w:r w:rsidRPr="009419A8">
        <w:rPr>
          <w:rFonts w:ascii="Trebuchet MS" w:hAnsi="Trebuchet MS"/>
          <w:noProof/>
        </w:rPr>
        <w:t xml:space="preserve"> sacrifices to the </w:t>
      </w:r>
      <w:del w:id="49" w:author="Author">
        <w:r w:rsidRPr="009419A8">
          <w:rPr>
            <w:rFonts w:ascii="Trebuchet MS" w:hAnsi="Trebuchet MS"/>
            <w:noProof/>
          </w:rPr>
          <w:delText>goat-shaped</w:delText>
        </w:r>
      </w:del>
      <w:ins w:id="50" w:author="Author">
        <w:r w:rsidRPr="009419A8">
          <w:rPr>
            <w:rFonts w:ascii="Trebuchet MS" w:hAnsi="Trebuchet MS"/>
            <w:noProof/>
          </w:rPr>
          <w:t>goatlike</w:t>
        </w:r>
      </w:ins>
      <w:r w:rsidRPr="009419A8">
        <w:rPr>
          <w:rFonts w:ascii="Trebuchet MS" w:hAnsi="Trebuchet MS"/>
          <w:noProof/>
        </w:rPr>
        <w:t xml:space="preserve"> demons</w:t>
      </w:r>
      <w:ins w:id="51" w:author="Author">
        <w:r w:rsidRPr="009419A8">
          <w:rPr>
            <w:rFonts w:ascii="Trebuchet MS" w:hAnsi="Trebuchet MS"/>
            <w:noProof/>
          </w:rPr>
          <w:t>,</w:t>
        </w:r>
        <w:r w:rsidRPr="009419A8">
          <w:rPr>
            <w:rStyle w:val="FootnoteReference"/>
            <w:rFonts w:ascii="Trebuchet MS" w:hAnsi="Trebuchet MS"/>
            <w:noProof/>
          </w:rPr>
          <w:footnoteReference w:id="3"/>
        </w:r>
      </w:ins>
      <w:r w:rsidRPr="009419A8">
        <w:rPr>
          <w:rFonts w:ascii="Trebuchet MS" w:hAnsi="Trebuchet MS"/>
          <w:noProof/>
        </w:rPr>
        <w:t xml:space="preserve"> with which they are </w:t>
      </w:r>
      <w:del w:id="54" w:author="Author">
        <w:r w:rsidRPr="009419A8">
          <w:rPr>
            <w:rFonts w:ascii="Trebuchet MS" w:hAnsi="Trebuchet MS"/>
            <w:noProof/>
          </w:rPr>
          <w:delText>having immoral intercourse.</w:delText>
        </w:r>
      </w:del>
      <w:ins w:id="55" w:author="Author">
        <w:r w:rsidRPr="009419A8">
          <w:rPr>
            <w:rFonts w:ascii="Trebuchet MS" w:hAnsi="Trebuchet MS"/>
            <w:noProof/>
          </w:rPr>
          <w:t>prostituting themselves.</w:t>
        </w:r>
      </w:ins>
      <w:r w:rsidRPr="009419A8">
        <w:rPr>
          <w:rFonts w:ascii="Trebuchet MS" w:hAnsi="Trebuchet MS"/>
          <w:noProof/>
        </w:rPr>
        <w:t xml:space="preserve"> This will serve as a </w:t>
      </w:r>
      <w:ins w:id="56" w:author="Author">
        <w:r w:rsidRPr="009419A8">
          <w:rPr>
            <w:rFonts w:ascii="Trebuchet MS" w:hAnsi="Trebuchet MS"/>
            <w:noProof/>
          </w:rPr>
          <w:t xml:space="preserve">lasting </w:t>
        </w:r>
      </w:ins>
      <w:r w:rsidRPr="009419A8">
        <w:rPr>
          <w:rFonts w:ascii="Trebuchet MS" w:hAnsi="Trebuchet MS"/>
          <w:noProof/>
        </w:rPr>
        <w:t xml:space="preserve">statute </w:t>
      </w:r>
      <w:del w:id="57" w:author="Author">
        <w:r w:rsidRPr="009419A8">
          <w:rPr>
            <w:rFonts w:ascii="Trebuchet MS" w:hAnsi="Trebuchet MS"/>
            <w:noProof/>
          </w:rPr>
          <w:delText xml:space="preserve">to time indefinite </w:delText>
        </w:r>
      </w:del>
      <w:r w:rsidRPr="009419A8">
        <w:rPr>
          <w:rFonts w:ascii="Trebuchet MS" w:hAnsi="Trebuchet MS"/>
          <w:noProof/>
        </w:rPr>
        <w:t xml:space="preserve">for </w:t>
      </w:r>
      <w:del w:id="58" w:author="Author">
        <w:r w:rsidRPr="009419A8">
          <w:rPr>
            <w:rFonts w:ascii="Trebuchet MS" w:hAnsi="Trebuchet MS"/>
            <w:noProof/>
            <w:u w:val="dotted"/>
          </w:rPr>
          <w:delText>YOU</w:delText>
        </w:r>
        <w:r w:rsidRPr="009419A8">
          <w:rPr>
            <w:rFonts w:ascii="Trebuchet MS" w:hAnsi="Trebuchet MS"/>
            <w:noProof/>
          </w:rPr>
          <w:delText>,</w:delText>
        </w:r>
      </w:del>
      <w:ins w:id="59" w:author="Author">
        <w:r w:rsidRPr="009419A8">
          <w:rPr>
            <w:rFonts w:ascii="Trebuchet MS" w:hAnsi="Trebuchet MS"/>
            <w:noProof/>
          </w:rPr>
          <w:t>you</w:t>
        </w:r>
      </w:ins>
      <w:r w:rsidRPr="009419A8">
        <w:rPr>
          <w:rFonts w:ascii="Trebuchet MS" w:hAnsi="Trebuchet MS"/>
          <w:noProof/>
        </w:rPr>
        <w:t xml:space="preserve"> throughout </w:t>
      </w:r>
      <w:del w:id="60" w:author="Author">
        <w:r w:rsidRPr="009419A8">
          <w:rPr>
            <w:rFonts w:ascii="Trebuchet MS" w:hAnsi="Trebuchet MS"/>
            <w:noProof/>
            <w:u w:val="dotted"/>
          </w:rPr>
          <w:delText>YOUR</w:delText>
        </w:r>
      </w:del>
      <w:ins w:id="61" w:author="Author">
        <w:r w:rsidRPr="009419A8">
          <w:rPr>
            <w:rFonts w:ascii="Trebuchet MS" w:hAnsi="Trebuchet MS"/>
            <w:noProof/>
          </w:rPr>
          <w:t>your</w:t>
        </w:r>
      </w:ins>
      <w:r w:rsidRPr="009419A8">
        <w:rPr>
          <w:rFonts w:ascii="Trebuchet MS" w:hAnsi="Trebuchet MS"/>
          <w:noProof/>
        </w:rPr>
        <w:t xml:space="preserve"> generations.”’</w:t>
      </w:r>
    </w:p>
    <w:p w:rsidR="0085308C" w:rsidRPr="009419A8" w:rsidRDefault="0085308C" w:rsidP="0085308C">
      <w:pPr>
        <w:rPr>
          <w:rFonts w:ascii="Trebuchet MS" w:hAnsi="Trebuchet MS"/>
          <w:noProof/>
        </w:rPr>
      </w:pPr>
      <w:r w:rsidRPr="009419A8">
        <w:rPr>
          <w:rFonts w:ascii="Trebuchet MS" w:hAnsi="Trebuchet MS"/>
          <w:b/>
        </w:rPr>
        <w:t xml:space="preserve">17:8 </w:t>
      </w:r>
      <w:r w:rsidRPr="009419A8">
        <w:rPr>
          <w:rFonts w:ascii="Trebuchet MS" w:hAnsi="Trebuchet MS"/>
          <w:noProof/>
        </w:rPr>
        <w:t>“</w:t>
      </w:r>
      <w:del w:id="62" w:author="Author">
        <w:r w:rsidRPr="009419A8">
          <w:rPr>
            <w:rFonts w:ascii="Trebuchet MS" w:hAnsi="Trebuchet MS"/>
            <w:noProof/>
          </w:rPr>
          <w:delText>And you</w:delText>
        </w:r>
      </w:del>
      <w:ins w:id="63" w:author="Author">
        <w:r w:rsidRPr="009419A8">
          <w:rPr>
            <w:rFonts w:ascii="Trebuchet MS" w:hAnsi="Trebuchet MS"/>
            <w:noProof/>
          </w:rPr>
          <w:t>You</w:t>
        </w:r>
      </w:ins>
      <w:r w:rsidRPr="009419A8">
        <w:rPr>
          <w:rFonts w:ascii="Trebuchet MS" w:hAnsi="Trebuchet MS"/>
          <w:noProof/>
        </w:rPr>
        <w:t xml:space="preserve"> should say to them, ‘</w:t>
      </w:r>
      <w:del w:id="64" w:author="Author">
        <w:r w:rsidRPr="009419A8">
          <w:rPr>
            <w:rFonts w:ascii="Trebuchet MS" w:hAnsi="Trebuchet MS"/>
            <w:noProof/>
          </w:rPr>
          <w:delText>As for any</w:delText>
        </w:r>
      </w:del>
      <w:ins w:id="65" w:author="Author">
        <w:r w:rsidRPr="009419A8">
          <w:rPr>
            <w:rFonts w:ascii="Trebuchet MS" w:hAnsi="Trebuchet MS"/>
            <w:noProof/>
          </w:rPr>
          <w:t>Any</w:t>
        </w:r>
      </w:ins>
      <w:r w:rsidRPr="009419A8">
        <w:rPr>
          <w:rFonts w:ascii="Trebuchet MS" w:hAnsi="Trebuchet MS"/>
          <w:noProof/>
        </w:rPr>
        <w:t xml:space="preserve"> man of the house of Israel or </w:t>
      </w:r>
      <w:del w:id="66" w:author="Author">
        <w:r w:rsidRPr="009419A8">
          <w:rPr>
            <w:rFonts w:ascii="Trebuchet MS" w:hAnsi="Trebuchet MS"/>
            <w:noProof/>
          </w:rPr>
          <w:delText>some alien resident</w:delText>
        </w:r>
      </w:del>
      <w:ins w:id="67" w:author="Author">
        <w:r w:rsidRPr="009419A8">
          <w:rPr>
            <w:rFonts w:ascii="Trebuchet MS" w:hAnsi="Trebuchet MS"/>
            <w:noProof/>
          </w:rPr>
          <w:t>any foreigner</w:t>
        </w:r>
      </w:ins>
      <w:r w:rsidRPr="009419A8">
        <w:rPr>
          <w:rFonts w:ascii="Trebuchet MS" w:hAnsi="Trebuchet MS"/>
          <w:noProof/>
        </w:rPr>
        <w:t xml:space="preserve"> who </w:t>
      </w:r>
      <w:del w:id="68" w:author="Author">
        <w:r w:rsidRPr="009419A8">
          <w:rPr>
            <w:rFonts w:ascii="Trebuchet MS" w:hAnsi="Trebuchet MS"/>
            <w:noProof/>
          </w:rPr>
          <w:delText>may be</w:delText>
        </w:r>
      </w:del>
      <w:ins w:id="69" w:author="Author">
        <w:r w:rsidRPr="009419A8">
          <w:rPr>
            <w:rFonts w:ascii="Trebuchet MS" w:hAnsi="Trebuchet MS"/>
            <w:noProof/>
          </w:rPr>
          <w:t>is</w:t>
        </w:r>
      </w:ins>
      <w:r w:rsidRPr="009419A8">
        <w:rPr>
          <w:rFonts w:ascii="Trebuchet MS" w:hAnsi="Trebuchet MS"/>
          <w:noProof/>
        </w:rPr>
        <w:t xml:space="preserve"> residing </w:t>
      </w:r>
      <w:del w:id="70" w:author="Author">
        <w:r w:rsidRPr="009419A8">
          <w:rPr>
            <w:rFonts w:ascii="Trebuchet MS" w:hAnsi="Trebuchet MS"/>
            <w:noProof/>
          </w:rPr>
          <w:delText xml:space="preserve">as an alien </w:delText>
        </w:r>
      </w:del>
      <w:r w:rsidRPr="009419A8">
        <w:rPr>
          <w:rFonts w:ascii="Trebuchet MS" w:hAnsi="Trebuchet MS"/>
          <w:noProof/>
        </w:rPr>
        <w:t xml:space="preserve">in </w:t>
      </w:r>
      <w:del w:id="71" w:author="Author">
        <w:r w:rsidRPr="009419A8">
          <w:rPr>
            <w:rFonts w:ascii="Trebuchet MS" w:hAnsi="Trebuchet MS"/>
            <w:noProof/>
            <w:u w:val="dotted"/>
          </w:rPr>
          <w:delText>YOUR</w:delText>
        </w:r>
      </w:del>
      <w:ins w:id="72" w:author="Author">
        <w:r w:rsidRPr="009419A8">
          <w:rPr>
            <w:rFonts w:ascii="Trebuchet MS" w:hAnsi="Trebuchet MS"/>
            <w:noProof/>
          </w:rPr>
          <w:t>your</w:t>
        </w:r>
      </w:ins>
      <w:r w:rsidRPr="009419A8">
        <w:rPr>
          <w:rFonts w:ascii="Trebuchet MS" w:hAnsi="Trebuchet MS"/>
          <w:noProof/>
        </w:rPr>
        <w:t xml:space="preserve"> midst who offers up a burnt offering or a sacrifice </w:t>
      </w:r>
      <w:r w:rsidRPr="009419A8">
        <w:rPr>
          <w:rFonts w:ascii="Trebuchet MS" w:hAnsi="Trebuchet MS"/>
          <w:b/>
          <w:noProof/>
        </w:rPr>
        <w:t xml:space="preserve">17:9 </w:t>
      </w:r>
      <w:r w:rsidRPr="009419A8">
        <w:rPr>
          <w:rFonts w:ascii="Trebuchet MS" w:hAnsi="Trebuchet MS"/>
          <w:noProof/>
        </w:rPr>
        <w:t xml:space="preserve">and does not bring it to the entrance of the tent of meeting to </w:t>
      </w:r>
      <w:del w:id="73" w:author="Author">
        <w:r w:rsidRPr="009419A8">
          <w:rPr>
            <w:rFonts w:ascii="Trebuchet MS" w:hAnsi="Trebuchet MS"/>
            <w:noProof/>
          </w:rPr>
          <w:delText>render</w:delText>
        </w:r>
      </w:del>
      <w:ins w:id="74" w:author="Author">
        <w:r w:rsidRPr="009419A8">
          <w:rPr>
            <w:rFonts w:ascii="Trebuchet MS" w:hAnsi="Trebuchet MS"/>
            <w:noProof/>
          </w:rPr>
          <w:t>offer</w:t>
        </w:r>
      </w:ins>
      <w:r w:rsidRPr="009419A8">
        <w:rPr>
          <w:rFonts w:ascii="Trebuchet MS" w:hAnsi="Trebuchet MS"/>
          <w:noProof/>
        </w:rPr>
        <w:t xml:space="preserve"> it to Jehovah</w:t>
      </w:r>
      <w:del w:id="75" w:author="Author">
        <w:r w:rsidRPr="009419A8">
          <w:rPr>
            <w:rFonts w:ascii="Trebuchet MS" w:hAnsi="Trebuchet MS"/>
            <w:noProof/>
          </w:rPr>
          <w:delText>, that man</w:delText>
        </w:r>
      </w:del>
      <w:r w:rsidRPr="009419A8">
        <w:rPr>
          <w:rFonts w:ascii="Trebuchet MS" w:hAnsi="Trebuchet MS"/>
          <w:noProof/>
        </w:rPr>
        <w:t xml:space="preserve"> must be cut off</w:t>
      </w:r>
      <w:ins w:id="76" w:author="Author">
        <w:r w:rsidRPr="009419A8">
          <w:rPr>
            <w:rStyle w:val="FootnoteReference"/>
            <w:rFonts w:ascii="Trebuchet MS" w:hAnsi="Trebuchet MS"/>
            <w:noProof/>
          </w:rPr>
          <w:footnoteReference w:id="4"/>
        </w:r>
      </w:ins>
      <w:r w:rsidRPr="009419A8">
        <w:rPr>
          <w:rFonts w:ascii="Trebuchet MS" w:hAnsi="Trebuchet MS"/>
          <w:noProof/>
        </w:rPr>
        <w:t xml:space="preserve"> from his people.</w:t>
      </w:r>
    </w:p>
    <w:p w:rsidR="0085308C" w:rsidRPr="009419A8" w:rsidRDefault="0085308C" w:rsidP="0085308C">
      <w:pPr>
        <w:rPr>
          <w:rFonts w:ascii="Trebuchet MS" w:hAnsi="Trebuchet MS"/>
          <w:noProof/>
        </w:rPr>
      </w:pPr>
      <w:r w:rsidRPr="009419A8">
        <w:rPr>
          <w:rFonts w:ascii="Trebuchet MS" w:hAnsi="Trebuchet MS"/>
          <w:b/>
        </w:rPr>
        <w:t xml:space="preserve">17:10 </w:t>
      </w:r>
      <w:r w:rsidRPr="009419A8">
        <w:rPr>
          <w:rFonts w:ascii="Trebuchet MS" w:hAnsi="Trebuchet MS"/>
          <w:noProof/>
        </w:rPr>
        <w:t>“‘</w:t>
      </w:r>
      <w:del w:id="79" w:author="Author">
        <w:r w:rsidRPr="009419A8">
          <w:rPr>
            <w:rFonts w:ascii="Trebuchet MS" w:hAnsi="Trebuchet MS"/>
            <w:noProof/>
          </w:rPr>
          <w:delText>As for</w:delText>
        </w:r>
      </w:del>
      <w:ins w:id="80" w:author="Author">
        <w:r w:rsidRPr="009419A8">
          <w:rPr>
            <w:rFonts w:ascii="Trebuchet MS" w:hAnsi="Trebuchet MS"/>
            <w:noProof/>
          </w:rPr>
          <w:t>If</w:t>
        </w:r>
      </w:ins>
      <w:r w:rsidRPr="009419A8">
        <w:rPr>
          <w:rFonts w:ascii="Trebuchet MS" w:hAnsi="Trebuchet MS"/>
          <w:noProof/>
        </w:rPr>
        <w:t xml:space="preserve"> any man of the house of Israel or </w:t>
      </w:r>
      <w:del w:id="81" w:author="Author">
        <w:r w:rsidRPr="009419A8">
          <w:rPr>
            <w:rFonts w:ascii="Trebuchet MS" w:hAnsi="Trebuchet MS"/>
            <w:noProof/>
          </w:rPr>
          <w:delText>some alien resident</w:delText>
        </w:r>
      </w:del>
      <w:ins w:id="82" w:author="Author">
        <w:r w:rsidRPr="009419A8">
          <w:rPr>
            <w:rFonts w:ascii="Trebuchet MS" w:hAnsi="Trebuchet MS"/>
            <w:noProof/>
          </w:rPr>
          <w:t>any foreigner</w:t>
        </w:r>
      </w:ins>
      <w:r w:rsidRPr="009419A8">
        <w:rPr>
          <w:rFonts w:ascii="Trebuchet MS" w:hAnsi="Trebuchet MS"/>
          <w:noProof/>
        </w:rPr>
        <w:t xml:space="preserve"> who is residing </w:t>
      </w:r>
      <w:del w:id="83" w:author="Author">
        <w:r w:rsidRPr="009419A8">
          <w:rPr>
            <w:rFonts w:ascii="Trebuchet MS" w:hAnsi="Trebuchet MS"/>
            <w:noProof/>
          </w:rPr>
          <w:delText xml:space="preserve">as an alien </w:delText>
        </w:r>
      </w:del>
      <w:r w:rsidRPr="009419A8">
        <w:rPr>
          <w:rFonts w:ascii="Trebuchet MS" w:hAnsi="Trebuchet MS"/>
          <w:noProof/>
        </w:rPr>
        <w:t xml:space="preserve">in </w:t>
      </w:r>
      <w:del w:id="84" w:author="Author">
        <w:r w:rsidRPr="009419A8">
          <w:rPr>
            <w:rFonts w:ascii="Trebuchet MS" w:hAnsi="Trebuchet MS"/>
            <w:noProof/>
            <w:u w:val="dotted"/>
          </w:rPr>
          <w:delText>YOUR</w:delText>
        </w:r>
      </w:del>
      <w:ins w:id="85" w:author="Author">
        <w:r w:rsidRPr="009419A8">
          <w:rPr>
            <w:rFonts w:ascii="Trebuchet MS" w:hAnsi="Trebuchet MS"/>
            <w:noProof/>
          </w:rPr>
          <w:t>your</w:t>
        </w:r>
      </w:ins>
      <w:r w:rsidRPr="009419A8">
        <w:rPr>
          <w:rFonts w:ascii="Trebuchet MS" w:hAnsi="Trebuchet MS"/>
          <w:noProof/>
        </w:rPr>
        <w:t xml:space="preserve"> midst </w:t>
      </w:r>
      <w:del w:id="86" w:author="Author">
        <w:r w:rsidRPr="009419A8">
          <w:rPr>
            <w:rFonts w:ascii="Trebuchet MS" w:hAnsi="Trebuchet MS"/>
            <w:noProof/>
          </w:rPr>
          <w:delText xml:space="preserve">who </w:delText>
        </w:r>
      </w:del>
      <w:r w:rsidRPr="009419A8">
        <w:rPr>
          <w:rFonts w:ascii="Trebuchet MS" w:hAnsi="Trebuchet MS"/>
          <w:noProof/>
        </w:rPr>
        <w:t xml:space="preserve">eats any sort of blood, I </w:t>
      </w:r>
      <w:del w:id="87" w:author="Author">
        <w:r w:rsidRPr="009419A8">
          <w:rPr>
            <w:rFonts w:ascii="Trebuchet MS" w:hAnsi="Trebuchet MS"/>
            <w:noProof/>
          </w:rPr>
          <w:delText>shall</w:delText>
        </w:r>
      </w:del>
      <w:ins w:id="88" w:author="Author">
        <w:r w:rsidRPr="009419A8">
          <w:rPr>
            <w:rFonts w:ascii="Trebuchet MS" w:hAnsi="Trebuchet MS"/>
            <w:noProof/>
          </w:rPr>
          <w:t>will</w:t>
        </w:r>
      </w:ins>
      <w:r w:rsidRPr="009419A8">
        <w:rPr>
          <w:rFonts w:ascii="Trebuchet MS" w:hAnsi="Trebuchet MS"/>
          <w:noProof/>
        </w:rPr>
        <w:t xml:space="preserve"> certainly set my face against the </w:t>
      </w:r>
      <w:del w:id="89" w:author="Author">
        <w:r w:rsidRPr="009419A8">
          <w:rPr>
            <w:rFonts w:ascii="Trebuchet MS" w:hAnsi="Trebuchet MS"/>
            <w:noProof/>
          </w:rPr>
          <w:delText>soul that</w:delText>
        </w:r>
      </w:del>
      <w:ins w:id="90" w:author="Author">
        <w:r w:rsidRPr="009419A8">
          <w:rPr>
            <w:rFonts w:ascii="Trebuchet MS" w:hAnsi="Trebuchet MS"/>
            <w:noProof/>
          </w:rPr>
          <w:t>one</w:t>
        </w:r>
        <w:r w:rsidRPr="009419A8">
          <w:rPr>
            <w:rStyle w:val="FootnoteReference"/>
            <w:rFonts w:ascii="Trebuchet MS" w:hAnsi="Trebuchet MS"/>
            <w:noProof/>
          </w:rPr>
          <w:footnoteReference w:id="5"/>
        </w:r>
        <w:r w:rsidRPr="009419A8">
          <w:rPr>
            <w:rFonts w:ascii="Trebuchet MS" w:hAnsi="Trebuchet MS"/>
            <w:noProof/>
          </w:rPr>
          <w:t xml:space="preserve"> who</w:t>
        </w:r>
      </w:ins>
      <w:r w:rsidRPr="009419A8">
        <w:rPr>
          <w:rFonts w:ascii="Trebuchet MS" w:hAnsi="Trebuchet MS"/>
          <w:noProof/>
        </w:rPr>
        <w:t xml:space="preserve"> is eating the blood, and I </w:t>
      </w:r>
      <w:del w:id="93" w:author="Author">
        <w:r w:rsidRPr="009419A8">
          <w:rPr>
            <w:rFonts w:ascii="Trebuchet MS" w:hAnsi="Trebuchet MS"/>
            <w:noProof/>
          </w:rPr>
          <w:delText>shall indeed</w:delText>
        </w:r>
      </w:del>
      <w:ins w:id="94" w:author="Author">
        <w:r w:rsidRPr="009419A8">
          <w:rPr>
            <w:rFonts w:ascii="Trebuchet MS" w:hAnsi="Trebuchet MS"/>
            <w:noProof/>
          </w:rPr>
          <w:t>will</w:t>
        </w:r>
      </w:ins>
      <w:r w:rsidRPr="009419A8">
        <w:rPr>
          <w:rFonts w:ascii="Trebuchet MS" w:hAnsi="Trebuchet MS"/>
          <w:noProof/>
        </w:rPr>
        <w:t xml:space="preserve"> cut him off</w:t>
      </w:r>
      <w:ins w:id="95" w:author="Author">
        <w:r w:rsidRPr="009419A8">
          <w:rPr>
            <w:rStyle w:val="FootnoteReference"/>
            <w:rFonts w:ascii="Trebuchet MS" w:hAnsi="Trebuchet MS"/>
            <w:noProof/>
          </w:rPr>
          <w:footnoteReference w:id="6"/>
        </w:r>
      </w:ins>
      <w:r w:rsidRPr="009419A8">
        <w:rPr>
          <w:rFonts w:ascii="Trebuchet MS" w:hAnsi="Trebuchet MS"/>
          <w:noProof/>
        </w:rPr>
        <w:t xml:space="preserve"> from among his people. </w:t>
      </w:r>
      <w:r w:rsidRPr="009419A8">
        <w:rPr>
          <w:rFonts w:ascii="Trebuchet MS" w:hAnsi="Trebuchet MS"/>
          <w:b/>
          <w:noProof/>
        </w:rPr>
        <w:t xml:space="preserve">17:11 </w:t>
      </w:r>
      <w:r w:rsidRPr="009419A8">
        <w:rPr>
          <w:rFonts w:ascii="Trebuchet MS" w:hAnsi="Trebuchet MS"/>
          <w:noProof/>
        </w:rPr>
        <w:t xml:space="preserve">For the </w:t>
      </w:r>
      <w:del w:id="98" w:author="Author">
        <w:r w:rsidRPr="009419A8">
          <w:rPr>
            <w:rFonts w:ascii="Trebuchet MS" w:hAnsi="Trebuchet MS"/>
            <w:noProof/>
          </w:rPr>
          <w:delText>soul</w:delText>
        </w:r>
      </w:del>
      <w:ins w:id="99" w:author="Author">
        <w:r w:rsidRPr="009419A8">
          <w:rPr>
            <w:rFonts w:ascii="Trebuchet MS" w:hAnsi="Trebuchet MS"/>
            <w:noProof/>
          </w:rPr>
          <w:t>life</w:t>
        </w:r>
        <w:r w:rsidRPr="009419A8">
          <w:rPr>
            <w:rStyle w:val="FootnoteReference"/>
            <w:rFonts w:ascii="Trebuchet MS" w:hAnsi="Trebuchet MS"/>
            <w:noProof/>
          </w:rPr>
          <w:footnoteReference w:id="7"/>
        </w:r>
      </w:ins>
      <w:r w:rsidRPr="009419A8">
        <w:rPr>
          <w:rFonts w:ascii="Trebuchet MS" w:hAnsi="Trebuchet MS"/>
          <w:noProof/>
        </w:rPr>
        <w:t xml:space="preserve"> of the flesh is in the blood, and I myself have </w:t>
      </w:r>
      <w:del w:id="102" w:author="Author">
        <w:r w:rsidRPr="009419A8">
          <w:rPr>
            <w:rFonts w:ascii="Trebuchet MS" w:hAnsi="Trebuchet MS"/>
            <w:noProof/>
          </w:rPr>
          <w:delText>put</w:delText>
        </w:r>
      </w:del>
      <w:ins w:id="103" w:author="Author">
        <w:r w:rsidRPr="009419A8">
          <w:rPr>
            <w:rFonts w:ascii="Trebuchet MS" w:hAnsi="Trebuchet MS"/>
            <w:noProof/>
          </w:rPr>
          <w:t>given</w:t>
        </w:r>
      </w:ins>
      <w:r w:rsidRPr="009419A8">
        <w:rPr>
          <w:rFonts w:ascii="Trebuchet MS" w:hAnsi="Trebuchet MS"/>
          <w:noProof/>
        </w:rPr>
        <w:t xml:space="preserve"> it </w:t>
      </w:r>
      <w:del w:id="104" w:author="Author">
        <w:r w:rsidRPr="009419A8">
          <w:rPr>
            <w:rFonts w:ascii="Trebuchet MS" w:hAnsi="Trebuchet MS"/>
            <w:noProof/>
          </w:rPr>
          <w:delText>upon</w:delText>
        </w:r>
      </w:del>
      <w:ins w:id="105" w:author="Author">
        <w:r w:rsidRPr="009419A8">
          <w:rPr>
            <w:rFonts w:ascii="Trebuchet MS" w:hAnsi="Trebuchet MS"/>
            <w:noProof/>
          </w:rPr>
          <w:t>on</w:t>
        </w:r>
      </w:ins>
      <w:r w:rsidRPr="009419A8">
        <w:rPr>
          <w:rFonts w:ascii="Trebuchet MS" w:hAnsi="Trebuchet MS"/>
          <w:noProof/>
        </w:rPr>
        <w:t xml:space="preserve"> the altar for </w:t>
      </w:r>
      <w:del w:id="106" w:author="Author">
        <w:r w:rsidRPr="009419A8">
          <w:rPr>
            <w:rFonts w:ascii="Trebuchet MS" w:hAnsi="Trebuchet MS"/>
            <w:noProof/>
            <w:u w:val="dotted"/>
          </w:rPr>
          <w:delText>YOU</w:delText>
        </w:r>
      </w:del>
      <w:ins w:id="107" w:author="Author">
        <w:r w:rsidRPr="009419A8">
          <w:rPr>
            <w:rFonts w:ascii="Trebuchet MS" w:hAnsi="Trebuchet MS"/>
            <w:noProof/>
          </w:rPr>
          <w:t>you</w:t>
        </w:r>
      </w:ins>
      <w:r w:rsidRPr="009419A8">
        <w:rPr>
          <w:rFonts w:ascii="Trebuchet MS" w:hAnsi="Trebuchet MS"/>
          <w:noProof/>
        </w:rPr>
        <w:t xml:space="preserve"> to make atonement for </w:t>
      </w:r>
      <w:del w:id="108" w:author="Author">
        <w:r w:rsidRPr="009419A8">
          <w:rPr>
            <w:rFonts w:ascii="Trebuchet MS" w:hAnsi="Trebuchet MS"/>
            <w:noProof/>
            <w:u w:val="dotted"/>
          </w:rPr>
          <w:delText>YOUR</w:delText>
        </w:r>
        <w:r w:rsidRPr="009419A8">
          <w:rPr>
            <w:rFonts w:ascii="Trebuchet MS" w:hAnsi="Trebuchet MS"/>
            <w:noProof/>
          </w:rPr>
          <w:delText xml:space="preserve"> souls,</w:delText>
        </w:r>
      </w:del>
      <w:ins w:id="109" w:author="Author">
        <w:r w:rsidRPr="009419A8">
          <w:rPr>
            <w:rFonts w:ascii="Trebuchet MS" w:hAnsi="Trebuchet MS"/>
            <w:noProof/>
          </w:rPr>
          <w:t>yourselves,</w:t>
        </w:r>
        <w:r w:rsidRPr="009419A8">
          <w:rPr>
            <w:rStyle w:val="FootnoteReference"/>
            <w:rFonts w:ascii="Trebuchet MS" w:hAnsi="Trebuchet MS"/>
            <w:noProof/>
          </w:rPr>
          <w:footnoteReference w:id="8"/>
        </w:r>
      </w:ins>
      <w:r w:rsidRPr="009419A8">
        <w:rPr>
          <w:rFonts w:ascii="Trebuchet MS" w:hAnsi="Trebuchet MS"/>
          <w:noProof/>
        </w:rPr>
        <w:t xml:space="preserve"> because it is the blood that makes atonement by </w:t>
      </w:r>
      <w:ins w:id="112" w:author="Author">
        <w:r w:rsidRPr="009419A8">
          <w:rPr>
            <w:rFonts w:ascii="Trebuchet MS" w:hAnsi="Trebuchet MS"/>
            <w:noProof/>
          </w:rPr>
          <w:t xml:space="preserve">means of </w:t>
        </w:r>
      </w:ins>
      <w:r w:rsidRPr="009419A8">
        <w:rPr>
          <w:rFonts w:ascii="Trebuchet MS" w:hAnsi="Trebuchet MS"/>
          <w:noProof/>
        </w:rPr>
        <w:t xml:space="preserve">the </w:t>
      </w:r>
      <w:del w:id="113" w:author="Author">
        <w:r w:rsidRPr="009419A8">
          <w:rPr>
            <w:rFonts w:ascii="Trebuchet MS" w:hAnsi="Trebuchet MS"/>
            <w:noProof/>
          </w:rPr>
          <w:delText>soul</w:delText>
        </w:r>
      </w:del>
      <w:ins w:id="114" w:author="Author">
        <w:r w:rsidRPr="009419A8">
          <w:rPr>
            <w:rFonts w:ascii="Trebuchet MS" w:hAnsi="Trebuchet MS"/>
            <w:noProof/>
          </w:rPr>
          <w:t>life</w:t>
        </w:r>
        <w:r w:rsidRPr="009419A8">
          <w:rPr>
            <w:rStyle w:val="FootnoteReference"/>
            <w:rFonts w:ascii="Trebuchet MS" w:hAnsi="Trebuchet MS"/>
            <w:noProof/>
          </w:rPr>
          <w:footnoteReference w:id="9"/>
        </w:r>
      </w:ins>
      <w:r w:rsidRPr="009419A8">
        <w:rPr>
          <w:rFonts w:ascii="Trebuchet MS" w:hAnsi="Trebuchet MS"/>
          <w:noProof/>
        </w:rPr>
        <w:t xml:space="preserve"> in it. </w:t>
      </w:r>
      <w:r w:rsidRPr="009419A8">
        <w:rPr>
          <w:rFonts w:ascii="Trebuchet MS" w:hAnsi="Trebuchet MS"/>
          <w:b/>
          <w:noProof/>
        </w:rPr>
        <w:t xml:space="preserve">17:12 </w:t>
      </w:r>
      <w:r w:rsidRPr="009419A8">
        <w:rPr>
          <w:rFonts w:ascii="Trebuchet MS" w:hAnsi="Trebuchet MS"/>
          <w:noProof/>
        </w:rPr>
        <w:t xml:space="preserve">That is why I have said to the </w:t>
      </w:r>
      <w:del w:id="117" w:author="Author">
        <w:r w:rsidRPr="009419A8">
          <w:rPr>
            <w:rFonts w:ascii="Trebuchet MS" w:hAnsi="Trebuchet MS"/>
            <w:noProof/>
          </w:rPr>
          <w:delText>sons</w:delText>
        </w:r>
      </w:del>
      <w:ins w:id="118" w:author="Author">
        <w:r w:rsidRPr="009419A8">
          <w:rPr>
            <w:rFonts w:ascii="Trebuchet MS" w:hAnsi="Trebuchet MS"/>
            <w:noProof/>
          </w:rPr>
          <w:t>Israelites: “None</w:t>
        </w:r>
        <w:r w:rsidRPr="009419A8">
          <w:rPr>
            <w:rStyle w:val="FootnoteReference"/>
            <w:rFonts w:ascii="Trebuchet MS" w:hAnsi="Trebuchet MS"/>
            <w:noProof/>
          </w:rPr>
          <w:footnoteReference w:id="10"/>
        </w:r>
      </w:ins>
      <w:r w:rsidRPr="009419A8">
        <w:rPr>
          <w:rFonts w:ascii="Trebuchet MS" w:hAnsi="Trebuchet MS"/>
          <w:noProof/>
        </w:rPr>
        <w:t xml:space="preserve"> of </w:t>
      </w:r>
      <w:del w:id="121" w:author="Author">
        <w:r w:rsidRPr="009419A8">
          <w:rPr>
            <w:rFonts w:ascii="Trebuchet MS" w:hAnsi="Trebuchet MS"/>
            <w:noProof/>
          </w:rPr>
          <w:delText xml:space="preserve">Israel: “No soul of </w:delText>
        </w:r>
        <w:r w:rsidRPr="009419A8">
          <w:rPr>
            <w:rFonts w:ascii="Trebuchet MS" w:hAnsi="Trebuchet MS"/>
            <w:noProof/>
            <w:u w:val="dotted"/>
          </w:rPr>
          <w:delText>YOU</w:delText>
        </w:r>
        <w:r w:rsidRPr="009419A8">
          <w:rPr>
            <w:rFonts w:ascii="Trebuchet MS" w:hAnsi="Trebuchet MS"/>
            <w:noProof/>
          </w:rPr>
          <w:delText xml:space="preserve"> must</w:delText>
        </w:r>
      </w:del>
      <w:ins w:id="122" w:author="Author">
        <w:r w:rsidRPr="009419A8">
          <w:rPr>
            <w:rFonts w:ascii="Trebuchet MS" w:hAnsi="Trebuchet MS"/>
            <w:noProof/>
          </w:rPr>
          <w:t>you should</w:t>
        </w:r>
      </w:ins>
      <w:r w:rsidRPr="009419A8">
        <w:rPr>
          <w:rFonts w:ascii="Trebuchet MS" w:hAnsi="Trebuchet MS"/>
          <w:noProof/>
        </w:rPr>
        <w:t xml:space="preserve"> eat blood</w:t>
      </w:r>
      <w:ins w:id="123" w:author="Author">
        <w:r w:rsidRPr="009419A8">
          <w:rPr>
            <w:rFonts w:ascii="Trebuchet MS" w:hAnsi="Trebuchet MS"/>
            <w:noProof/>
          </w:rPr>
          <w:t>,</w:t>
        </w:r>
      </w:ins>
      <w:r w:rsidRPr="009419A8">
        <w:rPr>
          <w:rFonts w:ascii="Trebuchet MS" w:hAnsi="Trebuchet MS"/>
          <w:noProof/>
        </w:rPr>
        <w:t xml:space="preserve"> and no </w:t>
      </w:r>
      <w:del w:id="124" w:author="Author">
        <w:r w:rsidRPr="009419A8">
          <w:rPr>
            <w:rFonts w:ascii="Trebuchet MS" w:hAnsi="Trebuchet MS"/>
            <w:noProof/>
          </w:rPr>
          <w:delText>alien resident</w:delText>
        </w:r>
      </w:del>
      <w:ins w:id="125" w:author="Author">
        <w:r w:rsidRPr="009419A8">
          <w:rPr>
            <w:rFonts w:ascii="Trebuchet MS" w:hAnsi="Trebuchet MS"/>
            <w:noProof/>
          </w:rPr>
          <w:t>foreigner</w:t>
        </w:r>
      </w:ins>
      <w:r w:rsidRPr="009419A8">
        <w:rPr>
          <w:rFonts w:ascii="Trebuchet MS" w:hAnsi="Trebuchet MS"/>
          <w:noProof/>
        </w:rPr>
        <w:t xml:space="preserve"> who is residing </w:t>
      </w:r>
      <w:del w:id="126" w:author="Author">
        <w:r w:rsidRPr="009419A8">
          <w:rPr>
            <w:rFonts w:ascii="Trebuchet MS" w:hAnsi="Trebuchet MS"/>
            <w:noProof/>
          </w:rPr>
          <w:delText xml:space="preserve">as an alien </w:delText>
        </w:r>
      </w:del>
      <w:r w:rsidRPr="009419A8">
        <w:rPr>
          <w:rFonts w:ascii="Trebuchet MS" w:hAnsi="Trebuchet MS"/>
          <w:noProof/>
        </w:rPr>
        <w:t xml:space="preserve">in </w:t>
      </w:r>
      <w:del w:id="127" w:author="Author">
        <w:r w:rsidRPr="009419A8">
          <w:rPr>
            <w:rFonts w:ascii="Trebuchet MS" w:hAnsi="Trebuchet MS"/>
            <w:noProof/>
            <w:u w:val="dotted"/>
          </w:rPr>
          <w:delText>YOUR</w:delText>
        </w:r>
      </w:del>
      <w:ins w:id="128" w:author="Author">
        <w:r w:rsidRPr="009419A8">
          <w:rPr>
            <w:rFonts w:ascii="Trebuchet MS" w:hAnsi="Trebuchet MS"/>
            <w:noProof/>
          </w:rPr>
          <w:t>your</w:t>
        </w:r>
      </w:ins>
      <w:r w:rsidRPr="009419A8">
        <w:rPr>
          <w:rFonts w:ascii="Trebuchet MS" w:hAnsi="Trebuchet MS"/>
          <w:noProof/>
        </w:rPr>
        <w:t xml:space="preserve"> midst should eat blood.”</w:t>
      </w:r>
    </w:p>
    <w:p w:rsidR="0085308C" w:rsidRPr="009419A8" w:rsidRDefault="0085308C" w:rsidP="0085308C">
      <w:pPr>
        <w:rPr>
          <w:rFonts w:ascii="Trebuchet MS" w:hAnsi="Trebuchet MS"/>
          <w:noProof/>
        </w:rPr>
      </w:pPr>
      <w:r w:rsidRPr="009419A8">
        <w:rPr>
          <w:rFonts w:ascii="Trebuchet MS" w:hAnsi="Trebuchet MS"/>
          <w:b/>
        </w:rPr>
        <w:t xml:space="preserve">17:13 </w:t>
      </w:r>
      <w:r w:rsidRPr="009419A8">
        <w:rPr>
          <w:rFonts w:ascii="Trebuchet MS" w:hAnsi="Trebuchet MS"/>
          <w:noProof/>
        </w:rPr>
        <w:t>“‘</w:t>
      </w:r>
      <w:del w:id="129" w:author="Author">
        <w:r w:rsidRPr="009419A8">
          <w:rPr>
            <w:rFonts w:ascii="Trebuchet MS" w:hAnsi="Trebuchet MS"/>
            <w:noProof/>
          </w:rPr>
          <w:delText>As for any man</w:delText>
        </w:r>
      </w:del>
      <w:ins w:id="130" w:author="Author">
        <w:r w:rsidRPr="009419A8">
          <w:rPr>
            <w:rFonts w:ascii="Trebuchet MS" w:hAnsi="Trebuchet MS"/>
            <w:noProof/>
          </w:rPr>
          <w:t>If one</w:t>
        </w:r>
      </w:ins>
      <w:r w:rsidRPr="009419A8">
        <w:rPr>
          <w:rFonts w:ascii="Trebuchet MS" w:hAnsi="Trebuchet MS"/>
          <w:noProof/>
        </w:rPr>
        <w:t xml:space="preserve"> of the </w:t>
      </w:r>
      <w:del w:id="131" w:author="Author">
        <w:r w:rsidRPr="009419A8">
          <w:rPr>
            <w:rFonts w:ascii="Trebuchet MS" w:hAnsi="Trebuchet MS"/>
            <w:noProof/>
          </w:rPr>
          <w:delText>sons of Israel</w:delText>
        </w:r>
      </w:del>
      <w:ins w:id="132" w:author="Author">
        <w:r w:rsidRPr="009419A8">
          <w:rPr>
            <w:rFonts w:ascii="Trebuchet MS" w:hAnsi="Trebuchet MS"/>
            <w:noProof/>
          </w:rPr>
          <w:t>Israelites</w:t>
        </w:r>
      </w:ins>
      <w:r w:rsidRPr="009419A8">
        <w:rPr>
          <w:rFonts w:ascii="Trebuchet MS" w:hAnsi="Trebuchet MS"/>
          <w:noProof/>
        </w:rPr>
        <w:t xml:space="preserve"> or some </w:t>
      </w:r>
      <w:del w:id="133" w:author="Author">
        <w:r w:rsidRPr="009419A8">
          <w:rPr>
            <w:rFonts w:ascii="Trebuchet MS" w:hAnsi="Trebuchet MS"/>
            <w:noProof/>
          </w:rPr>
          <w:delText>alien resident</w:delText>
        </w:r>
      </w:del>
      <w:ins w:id="134" w:author="Author">
        <w:r w:rsidRPr="009419A8">
          <w:rPr>
            <w:rFonts w:ascii="Trebuchet MS" w:hAnsi="Trebuchet MS"/>
            <w:noProof/>
          </w:rPr>
          <w:t>foreigner</w:t>
        </w:r>
      </w:ins>
      <w:r w:rsidRPr="009419A8">
        <w:rPr>
          <w:rFonts w:ascii="Trebuchet MS" w:hAnsi="Trebuchet MS"/>
          <w:noProof/>
        </w:rPr>
        <w:t xml:space="preserve"> who is residing </w:t>
      </w:r>
      <w:del w:id="135" w:author="Author">
        <w:r w:rsidRPr="009419A8">
          <w:rPr>
            <w:rFonts w:ascii="Trebuchet MS" w:hAnsi="Trebuchet MS"/>
            <w:noProof/>
          </w:rPr>
          <w:delText xml:space="preserve">as an alien </w:delText>
        </w:r>
      </w:del>
      <w:r w:rsidRPr="009419A8">
        <w:rPr>
          <w:rFonts w:ascii="Trebuchet MS" w:hAnsi="Trebuchet MS"/>
          <w:noProof/>
        </w:rPr>
        <w:t xml:space="preserve">in </w:t>
      </w:r>
      <w:del w:id="136" w:author="Author">
        <w:r w:rsidRPr="009419A8">
          <w:rPr>
            <w:rFonts w:ascii="Trebuchet MS" w:hAnsi="Trebuchet MS"/>
            <w:noProof/>
            <w:u w:val="dotted"/>
          </w:rPr>
          <w:delText>YOUR</w:delText>
        </w:r>
      </w:del>
      <w:ins w:id="137" w:author="Author">
        <w:r w:rsidRPr="009419A8">
          <w:rPr>
            <w:rFonts w:ascii="Trebuchet MS" w:hAnsi="Trebuchet MS"/>
            <w:noProof/>
          </w:rPr>
          <w:t>your</w:t>
        </w:r>
      </w:ins>
      <w:r w:rsidRPr="009419A8">
        <w:rPr>
          <w:rFonts w:ascii="Trebuchet MS" w:hAnsi="Trebuchet MS"/>
          <w:noProof/>
        </w:rPr>
        <w:t xml:space="preserve"> midst </w:t>
      </w:r>
      <w:del w:id="138" w:author="Author">
        <w:r w:rsidRPr="009419A8">
          <w:rPr>
            <w:rFonts w:ascii="Trebuchet MS" w:hAnsi="Trebuchet MS"/>
            <w:noProof/>
          </w:rPr>
          <w:delText>who in</w:delText>
        </w:r>
      </w:del>
      <w:ins w:id="139" w:author="Author">
        <w:r w:rsidRPr="009419A8">
          <w:rPr>
            <w:rFonts w:ascii="Trebuchet MS" w:hAnsi="Trebuchet MS"/>
            <w:noProof/>
          </w:rPr>
          <w:t>is</w:t>
        </w:r>
      </w:ins>
      <w:r w:rsidRPr="009419A8">
        <w:rPr>
          <w:rFonts w:ascii="Trebuchet MS" w:hAnsi="Trebuchet MS"/>
          <w:noProof/>
        </w:rPr>
        <w:t xml:space="preserve"> hunting </w:t>
      </w:r>
      <w:ins w:id="140" w:author="Author">
        <w:r w:rsidRPr="009419A8">
          <w:rPr>
            <w:rFonts w:ascii="Trebuchet MS" w:hAnsi="Trebuchet MS"/>
            <w:noProof/>
          </w:rPr>
          <w:t xml:space="preserve">and </w:t>
        </w:r>
      </w:ins>
      <w:r w:rsidRPr="009419A8">
        <w:rPr>
          <w:rFonts w:ascii="Trebuchet MS" w:hAnsi="Trebuchet MS"/>
          <w:noProof/>
        </w:rPr>
        <w:t xml:space="preserve">catches a wild </w:t>
      </w:r>
      <w:del w:id="141" w:author="Author">
        <w:r w:rsidRPr="009419A8">
          <w:rPr>
            <w:rFonts w:ascii="Trebuchet MS" w:hAnsi="Trebuchet MS"/>
            <w:noProof/>
          </w:rPr>
          <w:delText>beast</w:delText>
        </w:r>
      </w:del>
      <w:ins w:id="142" w:author="Author">
        <w:r w:rsidRPr="009419A8">
          <w:rPr>
            <w:rFonts w:ascii="Trebuchet MS" w:hAnsi="Trebuchet MS"/>
            <w:noProof/>
          </w:rPr>
          <w:t>animal</w:t>
        </w:r>
      </w:ins>
      <w:r w:rsidRPr="009419A8">
        <w:rPr>
          <w:rFonts w:ascii="Trebuchet MS" w:hAnsi="Trebuchet MS"/>
          <w:noProof/>
        </w:rPr>
        <w:t xml:space="preserve"> or a </w:t>
      </w:r>
      <w:del w:id="143" w:author="Author">
        <w:r w:rsidRPr="009419A8">
          <w:rPr>
            <w:rFonts w:ascii="Trebuchet MS" w:hAnsi="Trebuchet MS"/>
            <w:noProof/>
          </w:rPr>
          <w:delText>fowl</w:delText>
        </w:r>
      </w:del>
      <w:ins w:id="144" w:author="Author">
        <w:r w:rsidRPr="009419A8">
          <w:rPr>
            <w:rFonts w:ascii="Trebuchet MS" w:hAnsi="Trebuchet MS"/>
            <w:noProof/>
          </w:rPr>
          <w:t>bird</w:t>
        </w:r>
      </w:ins>
      <w:r w:rsidRPr="009419A8">
        <w:rPr>
          <w:rFonts w:ascii="Trebuchet MS" w:hAnsi="Trebuchet MS"/>
          <w:noProof/>
        </w:rPr>
        <w:t xml:space="preserve"> that may be eaten, he must </w:t>
      </w:r>
      <w:del w:id="145" w:author="Author">
        <w:r w:rsidRPr="009419A8">
          <w:rPr>
            <w:rFonts w:ascii="Trebuchet MS" w:hAnsi="Trebuchet MS"/>
            <w:noProof/>
          </w:rPr>
          <w:delText xml:space="preserve">in that case </w:delText>
        </w:r>
      </w:del>
      <w:r w:rsidRPr="009419A8">
        <w:rPr>
          <w:rFonts w:ascii="Trebuchet MS" w:hAnsi="Trebuchet MS"/>
          <w:noProof/>
        </w:rPr>
        <w:t xml:space="preserve">pour its blood out and cover it with dust. </w:t>
      </w:r>
      <w:r w:rsidRPr="009419A8">
        <w:rPr>
          <w:rFonts w:ascii="Trebuchet MS" w:hAnsi="Trebuchet MS"/>
          <w:b/>
          <w:noProof/>
        </w:rPr>
        <w:t xml:space="preserve">17:14 </w:t>
      </w:r>
      <w:r w:rsidRPr="009419A8">
        <w:rPr>
          <w:rFonts w:ascii="Trebuchet MS" w:hAnsi="Trebuchet MS"/>
          <w:noProof/>
        </w:rPr>
        <w:t xml:space="preserve">For the </w:t>
      </w:r>
      <w:del w:id="146" w:author="Author">
        <w:r w:rsidRPr="009419A8">
          <w:rPr>
            <w:rFonts w:ascii="Trebuchet MS" w:hAnsi="Trebuchet MS"/>
            <w:noProof/>
          </w:rPr>
          <w:delText>soul</w:delText>
        </w:r>
      </w:del>
      <w:ins w:id="147" w:author="Author">
        <w:r w:rsidRPr="009419A8">
          <w:rPr>
            <w:rFonts w:ascii="Trebuchet MS" w:hAnsi="Trebuchet MS"/>
            <w:noProof/>
          </w:rPr>
          <w:t>life</w:t>
        </w:r>
        <w:r w:rsidRPr="009419A8">
          <w:rPr>
            <w:rStyle w:val="FootnoteReference"/>
            <w:rFonts w:ascii="Trebuchet MS" w:hAnsi="Trebuchet MS"/>
            <w:noProof/>
          </w:rPr>
          <w:footnoteReference w:id="11"/>
        </w:r>
      </w:ins>
      <w:r w:rsidRPr="009419A8">
        <w:rPr>
          <w:rFonts w:ascii="Trebuchet MS" w:hAnsi="Trebuchet MS"/>
          <w:noProof/>
        </w:rPr>
        <w:t xml:space="preserve"> of every sort of flesh is its blood</w:t>
      </w:r>
      <w:del w:id="150" w:author="Author">
        <w:r w:rsidRPr="009419A8">
          <w:rPr>
            <w:rFonts w:ascii="Trebuchet MS" w:hAnsi="Trebuchet MS"/>
            <w:noProof/>
          </w:rPr>
          <w:delText xml:space="preserve"> by</w:delText>
        </w:r>
      </w:del>
      <w:ins w:id="151" w:author="Author">
        <w:r w:rsidRPr="009419A8">
          <w:rPr>
            <w:rFonts w:ascii="Trebuchet MS" w:hAnsi="Trebuchet MS"/>
            <w:noProof/>
          </w:rPr>
          <w:t>, because</w:t>
        </w:r>
      </w:ins>
      <w:r w:rsidRPr="009419A8">
        <w:rPr>
          <w:rFonts w:ascii="Trebuchet MS" w:hAnsi="Trebuchet MS"/>
          <w:noProof/>
        </w:rPr>
        <w:t xml:space="preserve"> the </w:t>
      </w:r>
      <w:del w:id="152" w:author="Author">
        <w:r w:rsidRPr="009419A8">
          <w:rPr>
            <w:rFonts w:ascii="Trebuchet MS" w:hAnsi="Trebuchet MS"/>
            <w:noProof/>
          </w:rPr>
          <w:delText>soul</w:delText>
        </w:r>
      </w:del>
      <w:ins w:id="153" w:author="Author">
        <w:r w:rsidRPr="009419A8">
          <w:rPr>
            <w:rFonts w:ascii="Trebuchet MS" w:hAnsi="Trebuchet MS"/>
            <w:noProof/>
          </w:rPr>
          <w:t>life</w:t>
        </w:r>
        <w:r w:rsidRPr="009419A8">
          <w:rPr>
            <w:rStyle w:val="FootnoteReference"/>
            <w:rFonts w:ascii="Trebuchet MS" w:hAnsi="Trebuchet MS"/>
            <w:noProof/>
          </w:rPr>
          <w:footnoteReference w:id="12"/>
        </w:r>
        <w:r w:rsidRPr="009419A8">
          <w:rPr>
            <w:rFonts w:ascii="Trebuchet MS" w:hAnsi="Trebuchet MS"/>
            <w:noProof/>
          </w:rPr>
          <w:t xml:space="preserve"> is</w:t>
        </w:r>
      </w:ins>
      <w:r w:rsidRPr="009419A8">
        <w:rPr>
          <w:rFonts w:ascii="Trebuchet MS" w:hAnsi="Trebuchet MS"/>
          <w:noProof/>
        </w:rPr>
        <w:t xml:space="preserve"> in it. Consequently</w:t>
      </w:r>
      <w:ins w:id="156" w:author="Author">
        <w:r w:rsidRPr="009419A8">
          <w:rPr>
            <w:rFonts w:ascii="Trebuchet MS" w:hAnsi="Trebuchet MS"/>
            <w:noProof/>
          </w:rPr>
          <w:t>,</w:t>
        </w:r>
      </w:ins>
      <w:r w:rsidRPr="009419A8">
        <w:rPr>
          <w:rFonts w:ascii="Trebuchet MS" w:hAnsi="Trebuchet MS"/>
          <w:noProof/>
        </w:rPr>
        <w:t xml:space="preserve"> I said to the </w:t>
      </w:r>
      <w:del w:id="157" w:author="Author">
        <w:r w:rsidRPr="009419A8">
          <w:rPr>
            <w:rFonts w:ascii="Trebuchet MS" w:hAnsi="Trebuchet MS"/>
            <w:noProof/>
          </w:rPr>
          <w:delText>sons of Israel: “Y</w:delText>
        </w:r>
        <w:r w:rsidRPr="009419A8">
          <w:rPr>
            <w:rFonts w:ascii="Trebuchet MS" w:hAnsi="Trebuchet MS"/>
            <w:noProof/>
            <w:u w:val="dotted"/>
          </w:rPr>
          <w:delText>OU</w:delText>
        </w:r>
      </w:del>
      <w:ins w:id="158" w:author="Author">
        <w:r w:rsidRPr="009419A8">
          <w:rPr>
            <w:rFonts w:ascii="Trebuchet MS" w:hAnsi="Trebuchet MS"/>
            <w:noProof/>
          </w:rPr>
          <w:t>Israelites: “You</w:t>
        </w:r>
      </w:ins>
      <w:r w:rsidRPr="009419A8">
        <w:rPr>
          <w:rFonts w:ascii="Trebuchet MS" w:hAnsi="Trebuchet MS"/>
          <w:noProof/>
        </w:rPr>
        <w:t xml:space="preserve"> must not eat the blood of any sort of flesh</w:t>
      </w:r>
      <w:del w:id="159" w:author="Author">
        <w:r w:rsidRPr="009419A8">
          <w:rPr>
            <w:rFonts w:ascii="Trebuchet MS" w:hAnsi="Trebuchet MS"/>
            <w:noProof/>
          </w:rPr>
          <w:delText>,</w:delText>
        </w:r>
      </w:del>
      <w:r w:rsidRPr="009419A8">
        <w:rPr>
          <w:rFonts w:ascii="Trebuchet MS" w:hAnsi="Trebuchet MS"/>
          <w:noProof/>
        </w:rPr>
        <w:t xml:space="preserve"> because the </w:t>
      </w:r>
      <w:del w:id="160" w:author="Author">
        <w:r w:rsidRPr="009419A8">
          <w:rPr>
            <w:rFonts w:ascii="Trebuchet MS" w:hAnsi="Trebuchet MS"/>
            <w:noProof/>
          </w:rPr>
          <w:delText>soul</w:delText>
        </w:r>
      </w:del>
      <w:ins w:id="161" w:author="Author">
        <w:r w:rsidRPr="009419A8">
          <w:rPr>
            <w:rFonts w:ascii="Trebuchet MS" w:hAnsi="Trebuchet MS"/>
            <w:noProof/>
          </w:rPr>
          <w:t>life</w:t>
        </w:r>
        <w:r w:rsidRPr="009419A8">
          <w:rPr>
            <w:rStyle w:val="FootnoteReference"/>
            <w:rFonts w:ascii="Trebuchet MS" w:hAnsi="Trebuchet MS"/>
            <w:noProof/>
          </w:rPr>
          <w:footnoteReference w:id="13"/>
        </w:r>
      </w:ins>
      <w:r w:rsidRPr="009419A8">
        <w:rPr>
          <w:rFonts w:ascii="Trebuchet MS" w:hAnsi="Trebuchet MS"/>
          <w:noProof/>
        </w:rPr>
        <w:t xml:space="preserve"> of every sort of flesh is its blood. Anyone eating it will be cut off.”</w:t>
      </w:r>
      <w:ins w:id="164" w:author="Author">
        <w:r w:rsidRPr="009419A8">
          <w:rPr>
            <w:rStyle w:val="FootnoteReference"/>
            <w:rFonts w:ascii="Trebuchet MS" w:hAnsi="Trebuchet MS"/>
            <w:noProof/>
          </w:rPr>
          <w:footnoteReference w:id="14"/>
        </w:r>
      </w:ins>
      <w:r w:rsidRPr="009419A8">
        <w:rPr>
          <w:rFonts w:ascii="Trebuchet MS" w:hAnsi="Trebuchet MS"/>
          <w:noProof/>
        </w:rPr>
        <w:t xml:space="preserve"> </w:t>
      </w:r>
      <w:r w:rsidRPr="009419A8">
        <w:rPr>
          <w:rFonts w:ascii="Trebuchet MS" w:hAnsi="Trebuchet MS"/>
          <w:b/>
          <w:noProof/>
        </w:rPr>
        <w:t xml:space="preserve">17:15 </w:t>
      </w:r>
      <w:del w:id="167" w:author="Author">
        <w:r w:rsidRPr="009419A8">
          <w:rPr>
            <w:rFonts w:ascii="Trebuchet MS" w:hAnsi="Trebuchet MS"/>
            <w:noProof/>
          </w:rPr>
          <w:delText>As for any soul that</w:delText>
        </w:r>
      </w:del>
      <w:ins w:id="168" w:author="Author">
        <w:r w:rsidRPr="009419A8">
          <w:rPr>
            <w:rFonts w:ascii="Trebuchet MS" w:hAnsi="Trebuchet MS"/>
            <w:noProof/>
          </w:rPr>
          <w:t>If anyone,</w:t>
        </w:r>
        <w:r w:rsidRPr="009419A8">
          <w:rPr>
            <w:rStyle w:val="FootnoteReference"/>
            <w:rFonts w:ascii="Trebuchet MS" w:hAnsi="Trebuchet MS"/>
            <w:noProof/>
          </w:rPr>
          <w:footnoteReference w:id="15"/>
        </w:r>
        <w:r w:rsidRPr="009419A8">
          <w:rPr>
            <w:rFonts w:ascii="Trebuchet MS" w:hAnsi="Trebuchet MS"/>
            <w:noProof/>
          </w:rPr>
          <w:t xml:space="preserve"> whether a native or a foreigner,</w:t>
        </w:r>
      </w:ins>
      <w:r w:rsidRPr="009419A8">
        <w:rPr>
          <w:rFonts w:ascii="Trebuchet MS" w:hAnsi="Trebuchet MS"/>
          <w:noProof/>
        </w:rPr>
        <w:t xml:space="preserve"> eats </w:t>
      </w:r>
      <w:del w:id="171" w:author="Author">
        <w:r w:rsidRPr="009419A8">
          <w:rPr>
            <w:rFonts w:ascii="Trebuchet MS" w:hAnsi="Trebuchet MS"/>
            <w:noProof/>
          </w:rPr>
          <w:delText>a body already</w:delText>
        </w:r>
      </w:del>
      <w:ins w:id="172" w:author="Author">
        <w:r w:rsidRPr="009419A8">
          <w:rPr>
            <w:rFonts w:ascii="Trebuchet MS" w:hAnsi="Trebuchet MS"/>
            <w:noProof/>
          </w:rPr>
          <w:t>an animal found</w:t>
        </w:r>
      </w:ins>
      <w:r w:rsidRPr="009419A8">
        <w:rPr>
          <w:rFonts w:ascii="Trebuchet MS" w:hAnsi="Trebuchet MS"/>
          <w:noProof/>
        </w:rPr>
        <w:t xml:space="preserve"> dead or </w:t>
      </w:r>
      <w:del w:id="173" w:author="Author">
        <w:r w:rsidRPr="009419A8">
          <w:rPr>
            <w:rFonts w:ascii="Trebuchet MS" w:hAnsi="Trebuchet MS"/>
            <w:noProof/>
          </w:rPr>
          <w:delText>something</w:delText>
        </w:r>
      </w:del>
      <w:ins w:id="174" w:author="Author">
        <w:r w:rsidRPr="009419A8">
          <w:rPr>
            <w:rFonts w:ascii="Trebuchet MS" w:hAnsi="Trebuchet MS"/>
            <w:noProof/>
          </w:rPr>
          <w:t>one</w:t>
        </w:r>
      </w:ins>
      <w:r w:rsidRPr="009419A8">
        <w:rPr>
          <w:rFonts w:ascii="Trebuchet MS" w:hAnsi="Trebuchet MS"/>
          <w:noProof/>
        </w:rPr>
        <w:t xml:space="preserve"> torn by a wild </w:t>
      </w:r>
      <w:del w:id="175" w:author="Author">
        <w:r w:rsidRPr="009419A8">
          <w:rPr>
            <w:rFonts w:ascii="Trebuchet MS" w:hAnsi="Trebuchet MS"/>
            <w:noProof/>
          </w:rPr>
          <w:delText>beast, whether a native or an alien resident</w:delText>
        </w:r>
      </w:del>
      <w:ins w:id="176" w:author="Author">
        <w:r w:rsidRPr="009419A8">
          <w:rPr>
            <w:rFonts w:ascii="Trebuchet MS" w:hAnsi="Trebuchet MS"/>
            <w:noProof/>
          </w:rPr>
          <w:t>animal</w:t>
        </w:r>
      </w:ins>
      <w:r w:rsidRPr="009419A8">
        <w:rPr>
          <w:rFonts w:ascii="Trebuchet MS" w:hAnsi="Trebuchet MS"/>
          <w:noProof/>
        </w:rPr>
        <w:t xml:space="preserve">, he must </w:t>
      </w:r>
      <w:del w:id="177" w:author="Author">
        <w:r w:rsidRPr="009419A8">
          <w:rPr>
            <w:rFonts w:ascii="Trebuchet MS" w:hAnsi="Trebuchet MS"/>
            <w:noProof/>
          </w:rPr>
          <w:delText>in that case</w:delText>
        </w:r>
      </w:del>
      <w:ins w:id="178" w:author="Author">
        <w:r w:rsidRPr="009419A8">
          <w:rPr>
            <w:rFonts w:ascii="Trebuchet MS" w:hAnsi="Trebuchet MS"/>
            <w:noProof/>
          </w:rPr>
          <w:t>then</w:t>
        </w:r>
      </w:ins>
      <w:r w:rsidRPr="009419A8">
        <w:rPr>
          <w:rFonts w:ascii="Trebuchet MS" w:hAnsi="Trebuchet MS"/>
          <w:noProof/>
        </w:rPr>
        <w:t xml:space="preserve"> wash his garments and bathe in water and be unclean until the evening; </w:t>
      </w:r>
      <w:del w:id="179" w:author="Author">
        <w:r w:rsidRPr="009419A8">
          <w:rPr>
            <w:rFonts w:ascii="Trebuchet MS" w:hAnsi="Trebuchet MS"/>
            <w:noProof/>
          </w:rPr>
          <w:delText>and</w:delText>
        </w:r>
      </w:del>
      <w:ins w:id="180" w:author="Author">
        <w:r w:rsidRPr="009419A8">
          <w:rPr>
            <w:rFonts w:ascii="Trebuchet MS" w:hAnsi="Trebuchet MS"/>
            <w:noProof/>
          </w:rPr>
          <w:t>then</w:t>
        </w:r>
      </w:ins>
      <w:r w:rsidRPr="009419A8">
        <w:rPr>
          <w:rFonts w:ascii="Trebuchet MS" w:hAnsi="Trebuchet MS"/>
          <w:noProof/>
        </w:rPr>
        <w:t xml:space="preserve"> he </w:t>
      </w:r>
      <w:del w:id="181" w:author="Author">
        <w:r w:rsidRPr="009419A8">
          <w:rPr>
            <w:rFonts w:ascii="Trebuchet MS" w:hAnsi="Trebuchet MS"/>
            <w:noProof/>
          </w:rPr>
          <w:delText>must</w:delText>
        </w:r>
      </w:del>
      <w:ins w:id="182" w:author="Author">
        <w:r w:rsidRPr="009419A8">
          <w:rPr>
            <w:rFonts w:ascii="Trebuchet MS" w:hAnsi="Trebuchet MS"/>
            <w:noProof/>
          </w:rPr>
          <w:t>will</w:t>
        </w:r>
      </w:ins>
      <w:r w:rsidRPr="009419A8">
        <w:rPr>
          <w:rFonts w:ascii="Trebuchet MS" w:hAnsi="Trebuchet MS"/>
          <w:noProof/>
        </w:rPr>
        <w:t xml:space="preserve"> be clean. </w:t>
      </w:r>
      <w:r w:rsidRPr="009419A8">
        <w:rPr>
          <w:rFonts w:ascii="Trebuchet MS" w:hAnsi="Trebuchet MS"/>
          <w:b/>
          <w:noProof/>
        </w:rPr>
        <w:t xml:space="preserve">17:16 </w:t>
      </w:r>
      <w:r w:rsidRPr="009419A8">
        <w:rPr>
          <w:rFonts w:ascii="Trebuchet MS" w:hAnsi="Trebuchet MS"/>
          <w:noProof/>
        </w:rPr>
        <w:t xml:space="preserve">But if he </w:t>
      </w:r>
      <w:del w:id="183" w:author="Author">
        <w:r w:rsidRPr="009419A8">
          <w:rPr>
            <w:rFonts w:ascii="Trebuchet MS" w:hAnsi="Trebuchet MS"/>
            <w:noProof/>
          </w:rPr>
          <w:delText>will</w:delText>
        </w:r>
      </w:del>
      <w:ins w:id="184" w:author="Author">
        <w:r w:rsidRPr="009419A8">
          <w:rPr>
            <w:rFonts w:ascii="Trebuchet MS" w:hAnsi="Trebuchet MS"/>
            <w:noProof/>
          </w:rPr>
          <w:t>does</w:t>
        </w:r>
      </w:ins>
      <w:r w:rsidRPr="009419A8">
        <w:rPr>
          <w:rFonts w:ascii="Trebuchet MS" w:hAnsi="Trebuchet MS"/>
          <w:noProof/>
        </w:rPr>
        <w:t xml:space="preserve"> not wash them and </w:t>
      </w:r>
      <w:del w:id="185" w:author="Author">
        <w:r w:rsidRPr="009419A8">
          <w:rPr>
            <w:rFonts w:ascii="Trebuchet MS" w:hAnsi="Trebuchet MS"/>
            <w:noProof/>
          </w:rPr>
          <w:delText>will</w:delText>
        </w:r>
      </w:del>
      <w:ins w:id="186" w:author="Author">
        <w:r w:rsidRPr="009419A8">
          <w:rPr>
            <w:rFonts w:ascii="Trebuchet MS" w:hAnsi="Trebuchet MS"/>
            <w:noProof/>
          </w:rPr>
          <w:t>does</w:t>
        </w:r>
      </w:ins>
      <w:r w:rsidRPr="009419A8">
        <w:rPr>
          <w:rFonts w:ascii="Trebuchet MS" w:hAnsi="Trebuchet MS"/>
          <w:noProof/>
        </w:rPr>
        <w:t xml:space="preserve"> not bathe </w:t>
      </w:r>
      <w:del w:id="187" w:author="Author">
        <w:r w:rsidRPr="009419A8">
          <w:rPr>
            <w:rFonts w:ascii="Trebuchet MS" w:hAnsi="Trebuchet MS"/>
            <w:noProof/>
          </w:rPr>
          <w:delText>his flesh,</w:delText>
        </w:r>
      </w:del>
      <w:ins w:id="188" w:author="Author">
        <w:r w:rsidRPr="009419A8">
          <w:rPr>
            <w:rFonts w:ascii="Trebuchet MS" w:hAnsi="Trebuchet MS"/>
            <w:noProof/>
          </w:rPr>
          <w:t>himself,</w:t>
        </w:r>
        <w:r w:rsidRPr="009419A8">
          <w:rPr>
            <w:rStyle w:val="FootnoteReference"/>
            <w:rFonts w:ascii="Trebuchet MS" w:hAnsi="Trebuchet MS"/>
            <w:noProof/>
          </w:rPr>
          <w:footnoteReference w:id="16"/>
        </w:r>
      </w:ins>
      <w:r w:rsidRPr="009419A8">
        <w:rPr>
          <w:rFonts w:ascii="Trebuchet MS" w:hAnsi="Trebuchet MS"/>
          <w:noProof/>
        </w:rPr>
        <w:t xml:space="preserve"> he </w:t>
      </w:r>
      <w:del w:id="191" w:author="Author">
        <w:r w:rsidRPr="009419A8">
          <w:rPr>
            <w:rFonts w:ascii="Trebuchet MS" w:hAnsi="Trebuchet MS"/>
            <w:noProof/>
          </w:rPr>
          <w:delText>must then</w:delText>
        </w:r>
      </w:del>
      <w:ins w:id="192" w:author="Author">
        <w:r w:rsidRPr="009419A8">
          <w:rPr>
            <w:rFonts w:ascii="Trebuchet MS" w:hAnsi="Trebuchet MS"/>
            <w:noProof/>
          </w:rPr>
          <w:t>will</w:t>
        </w:r>
      </w:ins>
      <w:r w:rsidRPr="009419A8">
        <w:rPr>
          <w:rFonts w:ascii="Trebuchet MS" w:hAnsi="Trebuchet MS"/>
          <w:noProof/>
        </w:rPr>
        <w:t xml:space="preserve"> answer for his error.’”</w:t>
      </w:r>
    </w:p>
    <w:p w:rsidR="0085308C" w:rsidRPr="009419A8" w:rsidRDefault="0085308C" w:rsidP="0085308C">
      <w:pPr>
        <w:rPr>
          <w:rFonts w:ascii="Trebuchet MS" w:hAnsi="Trebuchet MS"/>
          <w:b/>
        </w:rPr>
      </w:pPr>
    </w:p>
    <w:p w:rsidR="00762BCB" w:rsidRPr="0085308C" w:rsidRDefault="00762BCB" w:rsidP="0085308C"/>
    <w:sectPr w:rsidR="00762BCB" w:rsidRPr="0085308C" w:rsidSect="00CA2E7C">
      <w:headerReference w:type="default" r:id="rId7"/>
      <w:headerReference w:type="first" r:id="rId8"/>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059D" w:rsidRDefault="0023059D">
      <w:r>
        <w:separator/>
      </w:r>
    </w:p>
  </w:endnote>
  <w:endnote w:type="continuationSeparator" w:id="0">
    <w:p w:rsidR="0023059D" w:rsidRDefault="00230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059D" w:rsidRDefault="0023059D">
      <w:r>
        <w:separator/>
      </w:r>
    </w:p>
  </w:footnote>
  <w:footnote w:type="continuationSeparator" w:id="0">
    <w:p w:rsidR="0023059D" w:rsidRDefault="0023059D">
      <w:r>
        <w:continuationSeparator/>
      </w:r>
    </w:p>
  </w:footnote>
  <w:footnote w:id="1">
    <w:p w:rsidR="0085308C" w:rsidRPr="009419A8" w:rsidRDefault="0085308C" w:rsidP="009419A8">
      <w:pPr>
        <w:pStyle w:val="FootnoteText"/>
        <w:spacing w:after="96"/>
        <w:ind w:firstLine="288"/>
        <w:rPr>
          <w:ins w:id="20" w:author="Author"/>
        </w:rPr>
      </w:pPr>
      <w:ins w:id="21" w:author="Author">
        <w:r w:rsidRPr="009419A8">
          <w:rPr>
            <w:rStyle w:val="FootnoteReference"/>
          </w:rPr>
          <w:footnoteRef/>
        </w:r>
        <w:r w:rsidRPr="009419A8">
          <w:t xml:space="preserve"> </w:t>
        </w:r>
        <w:r w:rsidRPr="009419A8">
          <w:rPr>
            <w:b/>
          </w:rPr>
          <w:t xml:space="preserve">17:4 </w:t>
        </w:r>
        <w:r w:rsidRPr="009419A8">
          <w:t>Or “put to death.”</w:t>
        </w:r>
      </w:ins>
    </w:p>
  </w:footnote>
  <w:footnote w:id="2">
    <w:p w:rsidR="0085308C" w:rsidRPr="009419A8" w:rsidRDefault="0085308C" w:rsidP="009419A8">
      <w:pPr>
        <w:pStyle w:val="FootnoteText"/>
        <w:spacing w:after="96"/>
        <w:ind w:firstLine="288"/>
        <w:rPr>
          <w:ins w:id="45" w:author="Author"/>
        </w:rPr>
      </w:pPr>
      <w:ins w:id="46" w:author="Author">
        <w:r w:rsidRPr="009419A8">
          <w:rPr>
            <w:rStyle w:val="FootnoteReference"/>
          </w:rPr>
          <w:footnoteRef/>
        </w:r>
        <w:r w:rsidRPr="009419A8">
          <w:t xml:space="preserve"> </w:t>
        </w:r>
        <w:r w:rsidRPr="009419A8">
          <w:rPr>
            <w:b/>
          </w:rPr>
          <w:t xml:space="preserve">17:6 </w:t>
        </w:r>
        <w:r w:rsidRPr="009419A8">
          <w:t>Or “appeasing; soothing.” Lit., “restful.”</w:t>
        </w:r>
      </w:ins>
    </w:p>
  </w:footnote>
  <w:footnote w:id="3">
    <w:p w:rsidR="0085308C" w:rsidRPr="009419A8" w:rsidRDefault="0085308C" w:rsidP="009419A8">
      <w:pPr>
        <w:pStyle w:val="FootnoteText"/>
        <w:spacing w:after="96"/>
        <w:ind w:firstLine="288"/>
        <w:rPr>
          <w:ins w:id="52" w:author="Author"/>
        </w:rPr>
      </w:pPr>
      <w:ins w:id="53" w:author="Author">
        <w:r w:rsidRPr="009419A8">
          <w:rPr>
            <w:rStyle w:val="FootnoteReference"/>
          </w:rPr>
          <w:footnoteRef/>
        </w:r>
        <w:r w:rsidRPr="009419A8">
          <w:t xml:space="preserve"> </w:t>
        </w:r>
        <w:r w:rsidRPr="009419A8">
          <w:rPr>
            <w:b/>
          </w:rPr>
          <w:t xml:space="preserve">17:7 </w:t>
        </w:r>
        <w:r w:rsidRPr="009419A8">
          <w:t>Lit., “the goats.”</w:t>
        </w:r>
      </w:ins>
    </w:p>
  </w:footnote>
  <w:footnote w:id="4">
    <w:p w:rsidR="0085308C" w:rsidRPr="009419A8" w:rsidRDefault="0085308C" w:rsidP="009419A8">
      <w:pPr>
        <w:pStyle w:val="FootnoteText"/>
        <w:spacing w:after="96"/>
        <w:ind w:firstLine="288"/>
        <w:rPr>
          <w:ins w:id="77" w:author="Author"/>
        </w:rPr>
      </w:pPr>
      <w:ins w:id="78" w:author="Author">
        <w:r w:rsidRPr="009419A8">
          <w:rPr>
            <w:rStyle w:val="FootnoteReference"/>
          </w:rPr>
          <w:footnoteRef/>
        </w:r>
        <w:r w:rsidRPr="009419A8">
          <w:t xml:space="preserve"> </w:t>
        </w:r>
        <w:r w:rsidRPr="009419A8">
          <w:rPr>
            <w:b/>
          </w:rPr>
          <w:t xml:space="preserve">17:9 </w:t>
        </w:r>
        <w:r w:rsidRPr="009419A8">
          <w:t>Or “put to death.”</w:t>
        </w:r>
      </w:ins>
    </w:p>
  </w:footnote>
  <w:footnote w:id="5">
    <w:p w:rsidR="0085308C" w:rsidRPr="009419A8" w:rsidRDefault="0085308C" w:rsidP="009419A8">
      <w:pPr>
        <w:pStyle w:val="FootnoteText"/>
        <w:spacing w:after="96"/>
        <w:ind w:firstLine="288"/>
        <w:rPr>
          <w:ins w:id="91" w:author="Author"/>
        </w:rPr>
      </w:pPr>
      <w:ins w:id="92" w:author="Author">
        <w:r w:rsidRPr="009419A8">
          <w:rPr>
            <w:rStyle w:val="FootnoteReference"/>
          </w:rPr>
          <w:footnoteRef/>
        </w:r>
        <w:r w:rsidRPr="009419A8">
          <w:t xml:space="preserve"> </w:t>
        </w:r>
        <w:r w:rsidRPr="009419A8">
          <w:rPr>
            <w:b/>
          </w:rPr>
          <w:t xml:space="preserve">17:10 </w:t>
        </w:r>
        <w:r w:rsidRPr="009419A8">
          <w:t>Or “soul.”</w:t>
        </w:r>
      </w:ins>
    </w:p>
  </w:footnote>
  <w:footnote w:id="6">
    <w:p w:rsidR="0085308C" w:rsidRPr="009419A8" w:rsidRDefault="0085308C" w:rsidP="009419A8">
      <w:pPr>
        <w:pStyle w:val="FootnoteText"/>
        <w:spacing w:after="96"/>
        <w:ind w:firstLine="288"/>
        <w:rPr>
          <w:ins w:id="96" w:author="Author"/>
        </w:rPr>
      </w:pPr>
      <w:ins w:id="97" w:author="Author">
        <w:r w:rsidRPr="009419A8">
          <w:rPr>
            <w:rStyle w:val="FootnoteReference"/>
          </w:rPr>
          <w:footnoteRef/>
        </w:r>
        <w:r w:rsidRPr="009419A8">
          <w:t xml:space="preserve"> </w:t>
        </w:r>
        <w:r w:rsidRPr="009419A8">
          <w:rPr>
            <w:b/>
          </w:rPr>
          <w:t xml:space="preserve">17:10 </w:t>
        </w:r>
        <w:r w:rsidRPr="009419A8">
          <w:t>Or “put him to death.”</w:t>
        </w:r>
      </w:ins>
    </w:p>
  </w:footnote>
  <w:footnote w:id="7">
    <w:p w:rsidR="0085308C" w:rsidRPr="009419A8" w:rsidRDefault="0085308C" w:rsidP="009419A8">
      <w:pPr>
        <w:pStyle w:val="FootnoteText"/>
        <w:spacing w:after="96"/>
        <w:ind w:firstLine="288"/>
        <w:rPr>
          <w:ins w:id="100" w:author="Author"/>
        </w:rPr>
      </w:pPr>
      <w:ins w:id="101" w:author="Author">
        <w:r w:rsidRPr="009419A8">
          <w:rPr>
            <w:rStyle w:val="FootnoteReference"/>
          </w:rPr>
          <w:footnoteRef/>
        </w:r>
        <w:r w:rsidRPr="009419A8">
          <w:t xml:space="preserve"> </w:t>
        </w:r>
        <w:r w:rsidRPr="009419A8">
          <w:rPr>
            <w:b/>
          </w:rPr>
          <w:t xml:space="preserve">17:11 </w:t>
        </w:r>
        <w:r w:rsidRPr="009419A8">
          <w:t>Or “soul.”</w:t>
        </w:r>
      </w:ins>
    </w:p>
  </w:footnote>
  <w:footnote w:id="8">
    <w:p w:rsidR="0085308C" w:rsidRPr="009419A8" w:rsidRDefault="0085308C" w:rsidP="009419A8">
      <w:pPr>
        <w:pStyle w:val="FootnoteText"/>
        <w:spacing w:after="96"/>
        <w:ind w:firstLine="288"/>
        <w:rPr>
          <w:ins w:id="110" w:author="Author"/>
        </w:rPr>
      </w:pPr>
      <w:ins w:id="111" w:author="Author">
        <w:r w:rsidRPr="009419A8">
          <w:rPr>
            <w:rStyle w:val="FootnoteReference"/>
          </w:rPr>
          <w:footnoteRef/>
        </w:r>
        <w:r w:rsidRPr="009419A8">
          <w:t xml:space="preserve"> </w:t>
        </w:r>
        <w:r w:rsidRPr="009419A8">
          <w:rPr>
            <w:b/>
          </w:rPr>
          <w:t xml:space="preserve">17:11 </w:t>
        </w:r>
        <w:r w:rsidRPr="009419A8">
          <w:t>Or “your souls.”</w:t>
        </w:r>
      </w:ins>
    </w:p>
  </w:footnote>
  <w:footnote w:id="9">
    <w:p w:rsidR="0085308C" w:rsidRPr="009419A8" w:rsidRDefault="0085308C" w:rsidP="009419A8">
      <w:pPr>
        <w:pStyle w:val="FootnoteText"/>
        <w:spacing w:after="96"/>
        <w:ind w:firstLine="288"/>
        <w:rPr>
          <w:ins w:id="115" w:author="Author"/>
        </w:rPr>
      </w:pPr>
      <w:ins w:id="116" w:author="Author">
        <w:r w:rsidRPr="009419A8">
          <w:rPr>
            <w:rStyle w:val="FootnoteReference"/>
          </w:rPr>
          <w:footnoteRef/>
        </w:r>
        <w:r w:rsidRPr="009419A8">
          <w:t xml:space="preserve"> </w:t>
        </w:r>
        <w:r w:rsidRPr="009419A8">
          <w:rPr>
            <w:b/>
          </w:rPr>
          <w:t xml:space="preserve">17:11 </w:t>
        </w:r>
        <w:r w:rsidRPr="009419A8">
          <w:t>Or “soul.”</w:t>
        </w:r>
      </w:ins>
    </w:p>
  </w:footnote>
  <w:footnote w:id="10">
    <w:p w:rsidR="0085308C" w:rsidRPr="009419A8" w:rsidRDefault="0085308C" w:rsidP="009419A8">
      <w:pPr>
        <w:pStyle w:val="FootnoteText"/>
        <w:spacing w:after="96"/>
        <w:ind w:firstLine="288"/>
        <w:rPr>
          <w:ins w:id="119" w:author="Author"/>
        </w:rPr>
      </w:pPr>
      <w:ins w:id="120" w:author="Author">
        <w:r w:rsidRPr="009419A8">
          <w:rPr>
            <w:rStyle w:val="FootnoteReference"/>
          </w:rPr>
          <w:footnoteRef/>
        </w:r>
        <w:r w:rsidRPr="009419A8">
          <w:t xml:space="preserve"> </w:t>
        </w:r>
        <w:r w:rsidRPr="009419A8">
          <w:rPr>
            <w:b/>
          </w:rPr>
          <w:t xml:space="preserve">17:12 </w:t>
        </w:r>
        <w:r w:rsidRPr="009419A8">
          <w:t>Or “No soul.”</w:t>
        </w:r>
      </w:ins>
    </w:p>
  </w:footnote>
  <w:footnote w:id="11">
    <w:p w:rsidR="0085308C" w:rsidRPr="009419A8" w:rsidRDefault="0085308C" w:rsidP="009419A8">
      <w:pPr>
        <w:pStyle w:val="FootnoteText"/>
        <w:spacing w:after="96"/>
        <w:ind w:firstLine="288"/>
        <w:rPr>
          <w:ins w:id="148" w:author="Author"/>
        </w:rPr>
      </w:pPr>
      <w:ins w:id="149" w:author="Author">
        <w:r w:rsidRPr="009419A8">
          <w:rPr>
            <w:rStyle w:val="FootnoteReference"/>
          </w:rPr>
          <w:footnoteRef/>
        </w:r>
        <w:r w:rsidRPr="009419A8">
          <w:t xml:space="preserve"> </w:t>
        </w:r>
        <w:r w:rsidRPr="009419A8">
          <w:rPr>
            <w:b/>
          </w:rPr>
          <w:t xml:space="preserve">17:14 </w:t>
        </w:r>
        <w:r w:rsidRPr="009419A8">
          <w:t>Or “soul.”</w:t>
        </w:r>
      </w:ins>
    </w:p>
  </w:footnote>
  <w:footnote w:id="12">
    <w:p w:rsidR="0085308C" w:rsidRPr="009419A8" w:rsidRDefault="0085308C" w:rsidP="009419A8">
      <w:pPr>
        <w:pStyle w:val="FootnoteText"/>
        <w:spacing w:after="96"/>
        <w:ind w:firstLine="288"/>
        <w:rPr>
          <w:ins w:id="154" w:author="Author"/>
        </w:rPr>
      </w:pPr>
      <w:ins w:id="155" w:author="Author">
        <w:r w:rsidRPr="009419A8">
          <w:rPr>
            <w:rStyle w:val="FootnoteReference"/>
          </w:rPr>
          <w:footnoteRef/>
        </w:r>
        <w:r w:rsidRPr="009419A8">
          <w:t xml:space="preserve"> </w:t>
        </w:r>
        <w:r w:rsidRPr="009419A8">
          <w:rPr>
            <w:b/>
          </w:rPr>
          <w:t xml:space="preserve">17:14 </w:t>
        </w:r>
        <w:r w:rsidRPr="009419A8">
          <w:t>Or “soul.”</w:t>
        </w:r>
      </w:ins>
    </w:p>
  </w:footnote>
  <w:footnote w:id="13">
    <w:p w:rsidR="0085308C" w:rsidRPr="009419A8" w:rsidRDefault="0085308C" w:rsidP="009419A8">
      <w:pPr>
        <w:pStyle w:val="FootnoteText"/>
        <w:spacing w:after="96"/>
        <w:ind w:firstLine="288"/>
        <w:rPr>
          <w:ins w:id="162" w:author="Author"/>
        </w:rPr>
      </w:pPr>
      <w:ins w:id="163" w:author="Author">
        <w:r w:rsidRPr="009419A8">
          <w:rPr>
            <w:rStyle w:val="FootnoteReference"/>
          </w:rPr>
          <w:footnoteRef/>
        </w:r>
        <w:r w:rsidRPr="009419A8">
          <w:t xml:space="preserve"> </w:t>
        </w:r>
        <w:r w:rsidRPr="009419A8">
          <w:rPr>
            <w:b/>
          </w:rPr>
          <w:t xml:space="preserve">17:14 </w:t>
        </w:r>
        <w:r w:rsidRPr="009419A8">
          <w:t>Or “soul.”</w:t>
        </w:r>
      </w:ins>
    </w:p>
  </w:footnote>
  <w:footnote w:id="14">
    <w:p w:rsidR="0085308C" w:rsidRPr="009419A8" w:rsidRDefault="0085308C" w:rsidP="009419A8">
      <w:pPr>
        <w:pStyle w:val="FootnoteText"/>
        <w:spacing w:after="96"/>
        <w:ind w:firstLine="288"/>
        <w:rPr>
          <w:ins w:id="165" w:author="Author"/>
        </w:rPr>
      </w:pPr>
      <w:ins w:id="166" w:author="Author">
        <w:r w:rsidRPr="009419A8">
          <w:rPr>
            <w:rStyle w:val="FootnoteReference"/>
          </w:rPr>
          <w:footnoteRef/>
        </w:r>
        <w:r w:rsidRPr="009419A8">
          <w:t xml:space="preserve"> </w:t>
        </w:r>
        <w:r w:rsidRPr="009419A8">
          <w:rPr>
            <w:b/>
          </w:rPr>
          <w:t xml:space="preserve">17:14 </w:t>
        </w:r>
        <w:r w:rsidRPr="009419A8">
          <w:t>Or “put to death.”</w:t>
        </w:r>
      </w:ins>
    </w:p>
  </w:footnote>
  <w:footnote w:id="15">
    <w:p w:rsidR="0085308C" w:rsidRPr="009419A8" w:rsidRDefault="0085308C" w:rsidP="009419A8">
      <w:pPr>
        <w:pStyle w:val="FootnoteText"/>
        <w:spacing w:after="96"/>
        <w:ind w:firstLine="288"/>
        <w:rPr>
          <w:ins w:id="169" w:author="Author"/>
        </w:rPr>
      </w:pPr>
      <w:ins w:id="170" w:author="Author">
        <w:r w:rsidRPr="009419A8">
          <w:rPr>
            <w:rStyle w:val="FootnoteReference"/>
          </w:rPr>
          <w:footnoteRef/>
        </w:r>
        <w:r w:rsidRPr="009419A8">
          <w:t xml:space="preserve"> </w:t>
        </w:r>
        <w:r w:rsidRPr="009419A8">
          <w:rPr>
            <w:b/>
          </w:rPr>
          <w:t xml:space="preserve">17:15 </w:t>
        </w:r>
        <w:r w:rsidRPr="009419A8">
          <w:t>Or “any soul.”</w:t>
        </w:r>
      </w:ins>
    </w:p>
  </w:footnote>
  <w:footnote w:id="16">
    <w:p w:rsidR="0085308C" w:rsidRPr="009419A8" w:rsidRDefault="0085308C" w:rsidP="009419A8">
      <w:pPr>
        <w:pStyle w:val="FootnoteText"/>
        <w:spacing w:after="96"/>
        <w:ind w:firstLine="288"/>
        <w:rPr>
          <w:ins w:id="189" w:author="Author"/>
        </w:rPr>
      </w:pPr>
      <w:ins w:id="190" w:author="Author">
        <w:r w:rsidRPr="009419A8">
          <w:rPr>
            <w:rStyle w:val="FootnoteReference"/>
          </w:rPr>
          <w:footnoteRef/>
        </w:r>
        <w:r w:rsidRPr="009419A8">
          <w:t xml:space="preserve"> </w:t>
        </w:r>
        <w:r w:rsidRPr="009419A8">
          <w:rPr>
            <w:b/>
          </w:rPr>
          <w:t xml:space="preserve">17:16 </w:t>
        </w:r>
        <w:r w:rsidRPr="009419A8">
          <w:t>Lit., “his flesh.”</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A48E5">
        <w:t>Leviticus Chapter 17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A48E5">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A48E5">
      <w:rPr>
        <w:noProof/>
        <w:snapToGrid w:val="0"/>
      </w:rPr>
      <w:t>Leviticus 17.Revised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6530" w:rsidRDefault="00FB6530" w:rsidP="005D65DB">
    <w:pPr>
      <w:pStyle w:val="Style3"/>
    </w:pPr>
    <w:r>
      <w:t xml:space="preserve">English Title: </w:t>
    </w:r>
    <w:fldSimple w:instr=" TITLE  \* MERGEFORMAT ">
      <w:r w:rsidR="000A48E5">
        <w:t>Leviticus Chapter 17</w:t>
      </w:r>
    </w:fldSimple>
  </w:p>
  <w:p w:rsidR="00FB6530" w:rsidRDefault="00FB6530" w:rsidP="005D65DB">
    <w:pPr>
      <w:pStyle w:val="Style4"/>
    </w:pPr>
    <w:r>
      <w:t xml:space="preserve">Publication: </w:t>
    </w:r>
    <w:r>
      <w:fldChar w:fldCharType="begin"/>
    </w:r>
    <w:r>
      <w:instrText xml:space="preserve"> DOCPROPERTY "_ParentPublicationName"</w:instrText>
    </w:r>
    <w:r>
      <w:fldChar w:fldCharType="separate"/>
    </w:r>
    <w:r w:rsidR="000A48E5">
      <w:t>03-Leviticus</w:t>
    </w:r>
    <w:r>
      <w:fldChar w:fldCharType="end"/>
    </w:r>
  </w:p>
  <w:p w:rsidR="00FB6530" w:rsidRDefault="00FB6530" w:rsidP="005D65DB">
    <w:pPr>
      <w:pStyle w:val="Style2"/>
    </w:pPr>
    <w:r w:rsidRPr="005D65DB">
      <w:t>Document</w:t>
    </w:r>
    <w:r>
      <w:t xml:space="preserve">: </w:t>
    </w:r>
    <w:r>
      <w:rPr>
        <w:snapToGrid w:val="0"/>
      </w:rPr>
      <w:fldChar w:fldCharType="begin"/>
    </w:r>
    <w:r>
      <w:rPr>
        <w:snapToGrid w:val="0"/>
      </w:rPr>
      <w:instrText xml:space="preserve"> FILENAME </w:instrText>
    </w:r>
    <w:r>
      <w:rPr>
        <w:snapToGrid w:val="0"/>
      </w:rPr>
      <w:fldChar w:fldCharType="separate"/>
    </w:r>
    <w:r w:rsidR="000A48E5">
      <w:rPr>
        <w:noProof/>
        <w:snapToGrid w:val="0"/>
      </w:rPr>
      <w:t>Leviticus 17.Revised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A48E5">
      <w:t>&lt;not set&gt;</w:t>
    </w:r>
    <w:r>
      <w:fldChar w:fldCharType="end"/>
    </w:r>
  </w:p>
  <w:p w:rsidR="00FB6530" w:rsidRDefault="00FB6530" w:rsidP="005D65DB">
    <w:pPr>
      <w:pStyle w:val="Style5"/>
    </w:pPr>
    <w:r>
      <w:t xml:space="preserve">Translator: </w:t>
    </w:r>
    <w:r>
      <w:fldChar w:fldCharType="begin"/>
    </w:r>
    <w:r>
      <w:instrText xml:space="preserve"> DOCPROPERTY "_RoleTranslator"</w:instrText>
    </w:r>
    <w:r>
      <w:fldChar w:fldCharType="separate"/>
    </w:r>
    <w:r w:rsidR="000A48E5">
      <w:t>&lt;not set&gt;</w:t>
    </w:r>
    <w:r>
      <w:fldChar w:fldCharType="end"/>
    </w:r>
    <w:r>
      <w:tab/>
      <w:t xml:space="preserve">Checker: </w:t>
    </w:r>
    <w:r>
      <w:fldChar w:fldCharType="begin"/>
    </w:r>
    <w:r>
      <w:instrText xml:space="preserve"> DOCPROPERTY "_RoleChecker" </w:instrText>
    </w:r>
    <w:r>
      <w:fldChar w:fldCharType="separate"/>
    </w:r>
    <w:r w:rsidR="000A48E5">
      <w:t>&lt;not set&gt;</w:t>
    </w:r>
    <w:r>
      <w:fldChar w:fldCharType="end"/>
    </w:r>
  </w:p>
  <w:p w:rsidR="00FB6530" w:rsidRDefault="00FB6530" w:rsidP="005D65DB">
    <w:pPr>
      <w:pStyle w:val="Style6"/>
    </w:pPr>
    <w:r>
      <w:t xml:space="preserve">Proofreader: </w:t>
    </w:r>
    <w:r>
      <w:fldChar w:fldCharType="begin"/>
    </w:r>
    <w:r>
      <w:instrText xml:space="preserve"> DOCPROPERTY "_RoleProofreader"</w:instrText>
    </w:r>
    <w:r>
      <w:fldChar w:fldCharType="separate"/>
    </w:r>
    <w:r w:rsidR="000A48E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12B6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DC2C6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D22D9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66EC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025B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9D"/>
    <w:rsid w:val="000A48E5"/>
    <w:rsid w:val="0023059D"/>
    <w:rsid w:val="00245EDD"/>
    <w:rsid w:val="0026230D"/>
    <w:rsid w:val="002B524D"/>
    <w:rsid w:val="002C00A8"/>
    <w:rsid w:val="00310508"/>
    <w:rsid w:val="003B380B"/>
    <w:rsid w:val="004500A2"/>
    <w:rsid w:val="004B7393"/>
    <w:rsid w:val="004C5EB7"/>
    <w:rsid w:val="005D4494"/>
    <w:rsid w:val="005D65DB"/>
    <w:rsid w:val="005F29B7"/>
    <w:rsid w:val="006634F9"/>
    <w:rsid w:val="00683A19"/>
    <w:rsid w:val="006B2E68"/>
    <w:rsid w:val="006D0A9F"/>
    <w:rsid w:val="006E0169"/>
    <w:rsid w:val="0075006C"/>
    <w:rsid w:val="00762BCB"/>
    <w:rsid w:val="00796D66"/>
    <w:rsid w:val="007A584B"/>
    <w:rsid w:val="0085190A"/>
    <w:rsid w:val="0085308C"/>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30C4C"/>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18AE909-EE49-4BB5-B048-125F9E23BB4B}"/>
  <w:attachedTemplate r:id="Rc8f70b3a4aba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65D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customStyle="1" w:styleId="Style1">
    <w:name w:val="Style1"/>
    <w:basedOn w:val="Normal"/>
    <w:qFormat/>
    <w:rsid w:val="005D65DB"/>
  </w:style>
  <w:style w:type="paragraph" w:customStyle="1" w:styleId="Style2">
    <w:name w:val="Style2"/>
    <w:basedOn w:val="Header"/>
    <w:qFormat/>
    <w:rsid w:val="005D65DB"/>
  </w:style>
  <w:style w:type="paragraph" w:customStyle="1" w:styleId="Style3">
    <w:name w:val="Style3"/>
    <w:basedOn w:val="Header"/>
    <w:qFormat/>
    <w:rsid w:val="005D65DB"/>
    <w:pPr>
      <w:tabs>
        <w:tab w:val="center" w:pos="4200"/>
        <w:tab w:val="right" w:pos="8280"/>
      </w:tabs>
    </w:pPr>
  </w:style>
  <w:style w:type="paragraph" w:customStyle="1" w:styleId="Style4">
    <w:name w:val="Style4"/>
    <w:basedOn w:val="Header"/>
    <w:qFormat/>
    <w:rsid w:val="005D65DB"/>
    <w:pPr>
      <w:tabs>
        <w:tab w:val="left" w:pos="4200"/>
        <w:tab w:val="right" w:pos="8280"/>
      </w:tabs>
    </w:pPr>
  </w:style>
  <w:style w:type="paragraph" w:customStyle="1" w:styleId="Style5">
    <w:name w:val="Style5"/>
    <w:basedOn w:val="Header"/>
    <w:qFormat/>
    <w:rsid w:val="005D65DB"/>
    <w:pPr>
      <w:tabs>
        <w:tab w:val="left" w:pos="4200"/>
        <w:tab w:val="right" w:pos="8280"/>
      </w:tabs>
    </w:pPr>
  </w:style>
  <w:style w:type="paragraph" w:customStyle="1" w:styleId="Style6">
    <w:name w:val="Style6"/>
    <w:basedOn w:val="Header"/>
    <w:qFormat/>
    <w:rsid w:val="005D65DB"/>
    <w:pPr>
      <w:tabs>
        <w:tab w:val="left" w:pos="4200"/>
        <w:tab w:val="right" w:pos="8280"/>
      </w:tabs>
    </w:pPr>
  </w:style>
  <w:style w:type="paragraph" w:styleId="FootnoteText">
    <w:name w:val="footnote text"/>
    <w:basedOn w:val="Normal"/>
    <w:link w:val="FootnoteTextChar"/>
    <w:uiPriority w:val="99"/>
    <w:semiHidden/>
    <w:unhideWhenUsed/>
    <w:rsid w:val="0085308C"/>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semiHidden/>
    <w:rsid w:val="0085308C"/>
    <w:rPr>
      <w:rFonts w:ascii="Trebuchet MS" w:eastAsiaTheme="minorHAnsi" w:hAnsi="Trebuchet MS" w:cs="Trebuchet MS"/>
      <w:lang w:val="en-US" w:eastAsia="en-US"/>
    </w:rPr>
  </w:style>
  <w:style w:type="character" w:styleId="FootnoteReference">
    <w:name w:val="footnote reference"/>
    <w:basedOn w:val="DefaultParagraphFont"/>
    <w:uiPriority w:val="99"/>
    <w:semiHidden/>
    <w:unhideWhenUsed/>
    <w:rsid w:val="008530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8f70b3a4aba46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692</ap:Words>
  <ap:Characters>2866</ap:Characters>
  <ap:Application>Microsoft Office Word</ap:Application>
  <ap:DocSecurity>0</ap:DocSecurity>
  <ap:Lines>49</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3551</ap:CharactersWithSpaces>
  <ap:SharedDoc>false</ap:SharedDoc>
  <ap:HyperlinksChanged>false</ap:HyperlinksChanged>
  <ap:AppVersion>16.0000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17</dc:title>
  <dc:subject/>
  <dc:creator>Matthew Calleja</dc:creator>
  <cp:keywords/>
  <dc:description/>
  <cp:lastModifiedBy>Calleja, Matthew</cp:lastModifiedBy>
  <cp:revision>3</cp:revision>
  <dcterms:created xsi:type="dcterms:W3CDTF">2020-12-29T08:03:00Z</dcterms:created>
  <dcterms:modified xsi:type="dcterms:W3CDTF">2020-12-29T08:04:00Z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17.docx</vt:lpwstr>
  </property>
  <property fmtid="{D5CDD505-2E9C-101B-9397-08002B2CF9AE}" pid="9" name="_TranslationDocumentId">
    <vt:i4>19437</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3017</vt:i4>
  </property>
  <property fmtid="{D5CDD505-2E9C-101B-9397-08002B2CF9AE}" pid="15" name="_PublicationDate">
    <vt:filetime>1899-12-29T23:00:00Z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