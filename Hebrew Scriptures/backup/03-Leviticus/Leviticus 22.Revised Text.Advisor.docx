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20E" w:rsidRPr="00EA7ED9" w:rsidRDefault="0076120E" w:rsidP="0076120E">
      <w:pPr>
        <w:rPr>
          <w:rFonts w:ascii="Trebuchet MS" w:hAnsi="Trebuchet MS"/>
          <w:noProof/>
        </w:rPr>
      </w:pPr>
      <w:bookmarkStart w:id="0" w:name="_GoBack"/>
      <w:bookmarkEnd w:id="0"/>
      <w:r w:rsidRPr="00EA7ED9">
        <w:rPr>
          <w:rFonts w:ascii="Trebuchet MS" w:hAnsi="Trebuchet MS"/>
          <w:b/>
        </w:rPr>
        <w:t xml:space="preserve">22:1 </w:t>
      </w:r>
      <w:del w:id="1" w:author="Author">
        <w:r w:rsidRPr="00EA7ED9">
          <w:rPr>
            <w:rFonts w:ascii="Trebuchet MS" w:hAnsi="Trebuchet MS"/>
            <w:noProof/>
          </w:rPr>
          <w:delText xml:space="preserve">And </w:delText>
        </w:r>
      </w:del>
      <w:r w:rsidRPr="00EA7ED9">
        <w:rPr>
          <w:rFonts w:ascii="Trebuchet MS" w:hAnsi="Trebuchet MS"/>
          <w:noProof/>
        </w:rPr>
        <w:t xml:space="preserve">Jehovah spoke further to Moses, saying: </w:t>
      </w:r>
      <w:r w:rsidRPr="00EA7ED9">
        <w:rPr>
          <w:rFonts w:ascii="Trebuchet MS" w:hAnsi="Trebuchet MS"/>
          <w:b/>
          <w:noProof/>
        </w:rPr>
        <w:t xml:space="preserve">22:2 </w:t>
      </w:r>
      <w:r w:rsidRPr="00EA7ED9">
        <w:rPr>
          <w:rFonts w:ascii="Trebuchet MS" w:hAnsi="Trebuchet MS"/>
          <w:noProof/>
        </w:rPr>
        <w:t>“</w:t>
      </w:r>
      <w:del w:id="2" w:author="Author">
        <w:r w:rsidRPr="00EA7ED9">
          <w:rPr>
            <w:rFonts w:ascii="Trebuchet MS" w:hAnsi="Trebuchet MS"/>
            <w:noProof/>
          </w:rPr>
          <w:delText>Speak to</w:delText>
        </w:r>
      </w:del>
      <w:ins w:id="3" w:author="Author">
        <w:r w:rsidRPr="00EA7ED9">
          <w:rPr>
            <w:rFonts w:ascii="Trebuchet MS" w:hAnsi="Trebuchet MS"/>
            <w:noProof/>
          </w:rPr>
          <w:t>Tell</w:t>
        </w:r>
      </w:ins>
      <w:r w:rsidRPr="00EA7ED9">
        <w:rPr>
          <w:rFonts w:ascii="Trebuchet MS" w:hAnsi="Trebuchet MS"/>
          <w:noProof/>
        </w:rPr>
        <w:t xml:space="preserve"> Aaron and his sons</w:t>
      </w:r>
      <w:del w:id="4" w:author="Author">
        <w:r w:rsidRPr="00EA7ED9">
          <w:rPr>
            <w:rFonts w:ascii="Trebuchet MS" w:hAnsi="Trebuchet MS"/>
            <w:noProof/>
          </w:rPr>
          <w:delText>,</w:delText>
        </w:r>
      </w:del>
      <w:r w:rsidRPr="00EA7ED9">
        <w:rPr>
          <w:rFonts w:ascii="Trebuchet MS" w:hAnsi="Trebuchet MS"/>
          <w:noProof/>
        </w:rPr>
        <w:t xml:space="preserve"> that they </w:t>
      </w:r>
      <w:del w:id="5" w:author="Author">
        <w:r w:rsidRPr="00EA7ED9">
          <w:rPr>
            <w:rFonts w:ascii="Trebuchet MS" w:hAnsi="Trebuchet MS"/>
            <w:noProof/>
          </w:rPr>
          <w:delText>may keep themselves separate from</w:delText>
        </w:r>
      </w:del>
      <w:ins w:id="6" w:author="Author">
        <w:r w:rsidRPr="00EA7ED9">
          <w:rPr>
            <w:rFonts w:ascii="Trebuchet MS" w:hAnsi="Trebuchet MS"/>
            <w:noProof/>
          </w:rPr>
          <w:t>should be careful how they handle</w:t>
        </w:r>
        <w:r w:rsidRPr="00EA7ED9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A7ED9">
        <w:rPr>
          <w:rFonts w:ascii="Trebuchet MS" w:hAnsi="Trebuchet MS"/>
          <w:noProof/>
        </w:rPr>
        <w:t xml:space="preserve"> the holy things of the </w:t>
      </w:r>
      <w:del w:id="9" w:author="Author">
        <w:r w:rsidRPr="00EA7ED9">
          <w:rPr>
            <w:rFonts w:ascii="Trebuchet MS" w:hAnsi="Trebuchet MS"/>
            <w:noProof/>
          </w:rPr>
          <w:delText>sons of Israel</w:delText>
        </w:r>
      </w:del>
      <w:ins w:id="10" w:author="Author">
        <w:r w:rsidRPr="00EA7ED9">
          <w:rPr>
            <w:rFonts w:ascii="Trebuchet MS" w:hAnsi="Trebuchet MS"/>
            <w:noProof/>
          </w:rPr>
          <w:t>Israelites</w:t>
        </w:r>
      </w:ins>
      <w:r w:rsidRPr="00EA7ED9">
        <w:rPr>
          <w:rFonts w:ascii="Trebuchet MS" w:hAnsi="Trebuchet MS"/>
          <w:noProof/>
        </w:rPr>
        <w:t xml:space="preserve"> and not profane my holy name </w:t>
      </w:r>
      <w:del w:id="11" w:author="Author">
        <w:r w:rsidRPr="00EA7ED9">
          <w:rPr>
            <w:rFonts w:ascii="Trebuchet MS" w:hAnsi="Trebuchet MS"/>
            <w:noProof/>
          </w:rPr>
          <w:delText>in</w:delText>
        </w:r>
      </w:del>
      <w:ins w:id="12" w:author="Author">
        <w:r w:rsidRPr="00EA7ED9">
          <w:rPr>
            <w:rFonts w:ascii="Trebuchet MS" w:hAnsi="Trebuchet MS"/>
            <w:noProof/>
          </w:rPr>
          <w:t>regarding</w:t>
        </w:r>
      </w:ins>
      <w:r w:rsidRPr="00EA7ED9">
        <w:rPr>
          <w:rFonts w:ascii="Trebuchet MS" w:hAnsi="Trebuchet MS"/>
          <w:noProof/>
        </w:rPr>
        <w:t xml:space="preserve"> the things they are sanctifying to me. I am Jehovah. </w:t>
      </w:r>
      <w:r w:rsidRPr="00EA7ED9">
        <w:rPr>
          <w:rFonts w:ascii="Trebuchet MS" w:hAnsi="Trebuchet MS"/>
          <w:b/>
          <w:noProof/>
        </w:rPr>
        <w:t xml:space="preserve">22:3 </w:t>
      </w:r>
      <w:r w:rsidRPr="00EA7ED9">
        <w:rPr>
          <w:rFonts w:ascii="Trebuchet MS" w:hAnsi="Trebuchet MS"/>
          <w:noProof/>
        </w:rPr>
        <w:t xml:space="preserve">Say to them, ‘Throughout </w:t>
      </w:r>
      <w:del w:id="13" w:author="Author">
        <w:r w:rsidRPr="00EA7ED9">
          <w:rPr>
            <w:rFonts w:ascii="Trebuchet MS" w:hAnsi="Trebuchet MS"/>
            <w:noProof/>
            <w:u w:val="dotted"/>
          </w:rPr>
          <w:delText>YOUR</w:delText>
        </w:r>
      </w:del>
      <w:ins w:id="14" w:author="Author">
        <w:r w:rsidRPr="00EA7ED9">
          <w:rPr>
            <w:rFonts w:ascii="Trebuchet MS" w:hAnsi="Trebuchet MS"/>
            <w:noProof/>
          </w:rPr>
          <w:t>your</w:t>
        </w:r>
      </w:ins>
      <w:r w:rsidRPr="00EA7ED9">
        <w:rPr>
          <w:rFonts w:ascii="Trebuchet MS" w:hAnsi="Trebuchet MS"/>
          <w:noProof/>
        </w:rPr>
        <w:t xml:space="preserve"> generations</w:t>
      </w:r>
      <w:ins w:id="15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any </w:t>
      </w:r>
      <w:del w:id="16" w:author="Author">
        <w:r w:rsidRPr="00EA7ED9">
          <w:rPr>
            <w:rFonts w:ascii="Trebuchet MS" w:hAnsi="Trebuchet MS"/>
            <w:noProof/>
          </w:rPr>
          <w:delText xml:space="preserve">man </w:delText>
        </w:r>
      </w:del>
      <w:r w:rsidRPr="00EA7ED9">
        <w:rPr>
          <w:rFonts w:ascii="Trebuchet MS" w:hAnsi="Trebuchet MS"/>
          <w:noProof/>
        </w:rPr>
        <w:t xml:space="preserve">of </w:t>
      </w:r>
      <w:del w:id="17" w:author="Author">
        <w:r w:rsidRPr="00EA7ED9">
          <w:rPr>
            <w:rFonts w:ascii="Trebuchet MS" w:hAnsi="Trebuchet MS"/>
            <w:noProof/>
          </w:rPr>
          <w:delText xml:space="preserve">all </w:delText>
        </w:r>
        <w:r w:rsidRPr="00EA7ED9">
          <w:rPr>
            <w:rFonts w:ascii="Trebuchet MS" w:hAnsi="Trebuchet MS"/>
            <w:noProof/>
            <w:u w:val="dotted"/>
          </w:rPr>
          <w:delText>YOUR</w:delText>
        </w:r>
      </w:del>
      <w:ins w:id="18" w:author="Author">
        <w:r w:rsidRPr="00EA7ED9">
          <w:rPr>
            <w:rFonts w:ascii="Trebuchet MS" w:hAnsi="Trebuchet MS"/>
            <w:noProof/>
          </w:rPr>
          <w:t>your</w:t>
        </w:r>
      </w:ins>
      <w:r w:rsidRPr="00EA7ED9">
        <w:rPr>
          <w:rFonts w:ascii="Trebuchet MS" w:hAnsi="Trebuchet MS"/>
          <w:noProof/>
        </w:rPr>
        <w:t xml:space="preserve"> offspring who</w:t>
      </w:r>
      <w:ins w:id="19" w:author="Author">
        <w:r w:rsidRPr="00EA7ED9">
          <w:rPr>
            <w:rFonts w:ascii="Trebuchet MS" w:hAnsi="Trebuchet MS"/>
            <w:noProof/>
          </w:rPr>
          <w:t>, while he is unclean,</w:t>
        </w:r>
      </w:ins>
      <w:r w:rsidRPr="00EA7ED9">
        <w:rPr>
          <w:rFonts w:ascii="Trebuchet MS" w:hAnsi="Trebuchet MS"/>
          <w:noProof/>
        </w:rPr>
        <w:t xml:space="preserve"> comes near to the holy things</w:t>
      </w:r>
      <w:del w:id="20" w:author="Author">
        <w:r w:rsidRPr="00EA7ED9">
          <w:rPr>
            <w:rFonts w:ascii="Trebuchet MS" w:hAnsi="Trebuchet MS"/>
            <w:noProof/>
          </w:rPr>
          <w:delText>, which</w:delText>
        </w:r>
      </w:del>
      <w:ins w:id="21" w:author="Author">
        <w:r w:rsidRPr="00EA7ED9">
          <w:rPr>
            <w:rFonts w:ascii="Trebuchet MS" w:hAnsi="Trebuchet MS"/>
            <w:noProof/>
          </w:rPr>
          <w:t xml:space="preserve"> that</w:t>
        </w:r>
      </w:ins>
      <w:r w:rsidRPr="00EA7ED9">
        <w:rPr>
          <w:rFonts w:ascii="Trebuchet MS" w:hAnsi="Trebuchet MS"/>
          <w:noProof/>
        </w:rPr>
        <w:t xml:space="preserve"> the </w:t>
      </w:r>
      <w:del w:id="22" w:author="Author">
        <w:r w:rsidRPr="00EA7ED9">
          <w:rPr>
            <w:rFonts w:ascii="Trebuchet MS" w:hAnsi="Trebuchet MS"/>
            <w:noProof/>
          </w:rPr>
          <w:delText xml:space="preserve">sons of Israel will </w:delText>
        </w:r>
      </w:del>
      <w:ins w:id="23" w:author="Author">
        <w:r w:rsidRPr="00EA7ED9">
          <w:rPr>
            <w:rFonts w:ascii="Trebuchet MS" w:hAnsi="Trebuchet MS"/>
            <w:noProof/>
          </w:rPr>
          <w:t xml:space="preserve">Israelites </w:t>
        </w:r>
      </w:ins>
      <w:r w:rsidRPr="00EA7ED9">
        <w:rPr>
          <w:rFonts w:ascii="Trebuchet MS" w:hAnsi="Trebuchet MS"/>
          <w:noProof/>
        </w:rPr>
        <w:t xml:space="preserve">sanctify to Jehovah, </w:t>
      </w:r>
      <w:del w:id="24" w:author="Author">
        <w:r w:rsidRPr="00EA7ED9">
          <w:rPr>
            <w:rFonts w:ascii="Trebuchet MS" w:hAnsi="Trebuchet MS"/>
            <w:noProof/>
          </w:rPr>
          <w:delText xml:space="preserve">while his uncleanness is upon him, that soul must </w:delText>
        </w:r>
      </w:del>
      <w:ins w:id="25" w:author="Author">
        <w:r w:rsidRPr="00EA7ED9">
          <w:rPr>
            <w:rFonts w:ascii="Trebuchet MS" w:hAnsi="Trebuchet MS"/>
            <w:noProof/>
          </w:rPr>
          <w:t>that person</w:t>
        </w:r>
        <w:r w:rsidRPr="00EA7ED9">
          <w:rPr>
            <w:rStyle w:val="FootnoteReference"/>
            <w:rFonts w:ascii="Trebuchet MS" w:hAnsi="Trebuchet MS"/>
            <w:noProof/>
          </w:rPr>
          <w:footnoteReference w:id="2"/>
        </w:r>
        <w:r w:rsidRPr="00EA7ED9">
          <w:rPr>
            <w:rFonts w:ascii="Trebuchet MS" w:hAnsi="Trebuchet MS"/>
            <w:noProof/>
          </w:rPr>
          <w:t xml:space="preserve"> will </w:t>
        </w:r>
      </w:ins>
      <w:r w:rsidRPr="00EA7ED9">
        <w:rPr>
          <w:rFonts w:ascii="Trebuchet MS" w:hAnsi="Trebuchet MS"/>
          <w:noProof/>
        </w:rPr>
        <w:t>be cut off</w:t>
      </w:r>
      <w:ins w:id="28" w:author="Author">
        <w:r w:rsidRPr="00EA7ED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A7ED9">
        <w:rPr>
          <w:rFonts w:ascii="Trebuchet MS" w:hAnsi="Trebuchet MS"/>
          <w:noProof/>
        </w:rPr>
        <w:t xml:space="preserve"> from before me. I am Jehovah. </w:t>
      </w:r>
      <w:r w:rsidRPr="00EA7ED9">
        <w:rPr>
          <w:rFonts w:ascii="Trebuchet MS" w:hAnsi="Trebuchet MS"/>
          <w:b/>
          <w:noProof/>
        </w:rPr>
        <w:t xml:space="preserve">22:4 </w:t>
      </w:r>
      <w:r w:rsidRPr="00EA7ED9">
        <w:rPr>
          <w:rFonts w:ascii="Trebuchet MS" w:hAnsi="Trebuchet MS"/>
          <w:noProof/>
        </w:rPr>
        <w:t xml:space="preserve">No man of Aaron’s offspring </w:t>
      </w:r>
      <w:del w:id="31" w:author="Author">
        <w:r w:rsidRPr="00EA7ED9">
          <w:rPr>
            <w:rFonts w:ascii="Trebuchet MS" w:hAnsi="Trebuchet MS"/>
            <w:noProof/>
          </w:rPr>
          <w:delText>when he is leprous</w:delText>
        </w:r>
      </w:del>
      <w:ins w:id="32" w:author="Author">
        <w:r w:rsidRPr="00EA7ED9">
          <w:rPr>
            <w:rFonts w:ascii="Trebuchet MS" w:hAnsi="Trebuchet MS"/>
            <w:noProof/>
          </w:rPr>
          <w:t>who has leprosy</w:t>
        </w:r>
      </w:ins>
      <w:r w:rsidRPr="00EA7ED9">
        <w:rPr>
          <w:rFonts w:ascii="Trebuchet MS" w:hAnsi="Trebuchet MS"/>
          <w:noProof/>
        </w:rPr>
        <w:t xml:space="preserve"> or </w:t>
      </w:r>
      <w:del w:id="33" w:author="Author">
        <w:r w:rsidRPr="00EA7ED9">
          <w:rPr>
            <w:rFonts w:ascii="Trebuchet MS" w:hAnsi="Trebuchet MS"/>
            <w:noProof/>
          </w:rPr>
          <w:delText xml:space="preserve">has </w:delText>
        </w:r>
      </w:del>
      <w:r w:rsidRPr="00EA7ED9">
        <w:rPr>
          <w:rFonts w:ascii="Trebuchet MS" w:hAnsi="Trebuchet MS"/>
          <w:noProof/>
        </w:rPr>
        <w:t>a</w:t>
      </w:r>
      <w:del w:id="34" w:author="Author">
        <w:r w:rsidRPr="00EA7ED9">
          <w:rPr>
            <w:rFonts w:ascii="Trebuchet MS" w:hAnsi="Trebuchet MS"/>
            <w:noProof/>
          </w:rPr>
          <w:delText xml:space="preserve"> running</w:delText>
        </w:r>
      </w:del>
      <w:r w:rsidRPr="00EA7ED9">
        <w:rPr>
          <w:rFonts w:ascii="Trebuchet MS" w:hAnsi="Trebuchet MS"/>
          <w:noProof/>
        </w:rPr>
        <w:t xml:space="preserve"> discharge may eat of the holy things until he becomes clean, neither </w:t>
      </w:r>
      <w:del w:id="35" w:author="Author">
        <w:r w:rsidRPr="00EA7ED9">
          <w:rPr>
            <w:rFonts w:ascii="Trebuchet MS" w:hAnsi="Trebuchet MS"/>
            <w:noProof/>
          </w:rPr>
          <w:delText>he</w:delText>
        </w:r>
      </w:del>
      <w:ins w:id="36" w:author="Author">
        <w:r w:rsidRPr="00EA7ED9">
          <w:rPr>
            <w:rFonts w:ascii="Trebuchet MS" w:hAnsi="Trebuchet MS"/>
            <w:noProof/>
          </w:rPr>
          <w:t>the man</w:t>
        </w:r>
      </w:ins>
      <w:r w:rsidRPr="00EA7ED9">
        <w:rPr>
          <w:rFonts w:ascii="Trebuchet MS" w:hAnsi="Trebuchet MS"/>
          <w:noProof/>
        </w:rPr>
        <w:t xml:space="preserve"> who touches </w:t>
      </w:r>
      <w:del w:id="37" w:author="Author">
        <w:r w:rsidRPr="00EA7ED9">
          <w:rPr>
            <w:rFonts w:ascii="Trebuchet MS" w:hAnsi="Trebuchet MS"/>
            <w:noProof/>
          </w:rPr>
          <w:delText>anyone</w:delText>
        </w:r>
      </w:del>
      <w:ins w:id="38" w:author="Author">
        <w:r w:rsidRPr="00EA7ED9">
          <w:rPr>
            <w:rFonts w:ascii="Trebuchet MS" w:hAnsi="Trebuchet MS"/>
            <w:noProof/>
          </w:rPr>
          <w:t>someone who became</w:t>
        </w:r>
      </w:ins>
      <w:r w:rsidRPr="00EA7ED9">
        <w:rPr>
          <w:rFonts w:ascii="Trebuchet MS" w:hAnsi="Trebuchet MS"/>
          <w:noProof/>
        </w:rPr>
        <w:t xml:space="preserve"> unclean by a </w:t>
      </w:r>
      <w:del w:id="39" w:author="Author">
        <w:r w:rsidRPr="00EA7ED9">
          <w:rPr>
            <w:rFonts w:ascii="Trebuchet MS" w:hAnsi="Trebuchet MS"/>
            <w:noProof/>
          </w:rPr>
          <w:delText>deceased soul or</w:delText>
        </w:r>
      </w:del>
      <w:ins w:id="40" w:author="Author">
        <w:r w:rsidRPr="00EA7ED9">
          <w:rPr>
            <w:rFonts w:ascii="Trebuchet MS" w:hAnsi="Trebuchet MS"/>
            <w:noProof/>
          </w:rPr>
          <w:t>dead person,</w:t>
        </w:r>
        <w:r w:rsidRPr="00EA7ED9">
          <w:rPr>
            <w:rStyle w:val="FootnoteReference"/>
            <w:rFonts w:ascii="Trebuchet MS" w:hAnsi="Trebuchet MS"/>
            <w:noProof/>
          </w:rPr>
          <w:footnoteReference w:id="4"/>
        </w:r>
        <w:r w:rsidRPr="00EA7ED9">
          <w:rPr>
            <w:rFonts w:ascii="Trebuchet MS" w:hAnsi="Trebuchet MS"/>
            <w:noProof/>
          </w:rPr>
          <w:t xml:space="preserve"> nor</w:t>
        </w:r>
      </w:ins>
      <w:r w:rsidRPr="00EA7ED9">
        <w:rPr>
          <w:rFonts w:ascii="Trebuchet MS" w:hAnsi="Trebuchet MS"/>
          <w:noProof/>
        </w:rPr>
        <w:t xml:space="preserve"> a man </w:t>
      </w:r>
      <w:del w:id="43" w:author="Author">
        <w:r w:rsidRPr="00EA7ED9">
          <w:rPr>
            <w:rFonts w:ascii="Trebuchet MS" w:hAnsi="Trebuchet MS"/>
            <w:noProof/>
          </w:rPr>
          <w:delText>from whom there goes out</w:delText>
        </w:r>
      </w:del>
      <w:ins w:id="44" w:author="Author">
        <w:r w:rsidRPr="00EA7ED9">
          <w:rPr>
            <w:rFonts w:ascii="Trebuchet MS" w:hAnsi="Trebuchet MS"/>
            <w:noProof/>
          </w:rPr>
          <w:t>who has</w:t>
        </w:r>
      </w:ins>
      <w:r w:rsidRPr="00EA7ED9">
        <w:rPr>
          <w:rFonts w:ascii="Trebuchet MS" w:hAnsi="Trebuchet MS"/>
          <w:noProof/>
        </w:rPr>
        <w:t xml:space="preserve"> a seminal emission, </w:t>
      </w:r>
      <w:r w:rsidRPr="00EA7ED9">
        <w:rPr>
          <w:rFonts w:ascii="Trebuchet MS" w:hAnsi="Trebuchet MS"/>
          <w:b/>
          <w:noProof/>
        </w:rPr>
        <w:t xml:space="preserve">22:5 </w:t>
      </w:r>
      <w:r w:rsidRPr="00EA7ED9">
        <w:rPr>
          <w:rFonts w:ascii="Trebuchet MS" w:hAnsi="Trebuchet MS"/>
          <w:noProof/>
        </w:rPr>
        <w:t xml:space="preserve">nor a man who touches </w:t>
      </w:r>
      <w:del w:id="45" w:author="Author">
        <w:r w:rsidRPr="00EA7ED9">
          <w:rPr>
            <w:rFonts w:ascii="Trebuchet MS" w:hAnsi="Trebuchet MS"/>
            <w:noProof/>
          </w:rPr>
          <w:delText>any</w:delText>
        </w:r>
      </w:del>
      <w:ins w:id="46" w:author="Author">
        <w:r w:rsidRPr="00EA7ED9">
          <w:rPr>
            <w:rFonts w:ascii="Trebuchet MS" w:hAnsi="Trebuchet MS"/>
            <w:noProof/>
          </w:rPr>
          <w:t>an unclean</w:t>
        </w:r>
      </w:ins>
      <w:r w:rsidRPr="00EA7ED9">
        <w:rPr>
          <w:rFonts w:ascii="Trebuchet MS" w:hAnsi="Trebuchet MS"/>
          <w:noProof/>
        </w:rPr>
        <w:t xml:space="preserve"> swarming </w:t>
      </w:r>
      <w:del w:id="47" w:author="Author">
        <w:r w:rsidRPr="00EA7ED9">
          <w:rPr>
            <w:rFonts w:ascii="Trebuchet MS" w:hAnsi="Trebuchet MS"/>
            <w:noProof/>
          </w:rPr>
          <w:delText xml:space="preserve">thing that is unclean for him </w:delText>
        </w:r>
      </w:del>
      <w:ins w:id="48" w:author="Author">
        <w:r w:rsidRPr="00EA7ED9">
          <w:rPr>
            <w:rFonts w:ascii="Trebuchet MS" w:hAnsi="Trebuchet MS"/>
            <w:noProof/>
          </w:rPr>
          <w:t xml:space="preserve">creature </w:t>
        </w:r>
      </w:ins>
      <w:r w:rsidRPr="00EA7ED9">
        <w:rPr>
          <w:rFonts w:ascii="Trebuchet MS" w:hAnsi="Trebuchet MS"/>
          <w:noProof/>
        </w:rPr>
        <w:t xml:space="preserve">or </w:t>
      </w:r>
      <w:ins w:id="49" w:author="Author">
        <w:r w:rsidRPr="00EA7ED9">
          <w:rPr>
            <w:rFonts w:ascii="Trebuchet MS" w:hAnsi="Trebuchet MS"/>
            <w:noProof/>
          </w:rPr>
          <w:t xml:space="preserve">who </w:t>
        </w:r>
      </w:ins>
      <w:r w:rsidRPr="00EA7ED9">
        <w:rPr>
          <w:rFonts w:ascii="Trebuchet MS" w:hAnsi="Trebuchet MS"/>
          <w:noProof/>
        </w:rPr>
        <w:t xml:space="preserve">touches a man who is unclean for </w:t>
      </w:r>
      <w:del w:id="50" w:author="Author">
        <w:r w:rsidRPr="00EA7ED9">
          <w:rPr>
            <w:rFonts w:ascii="Trebuchet MS" w:hAnsi="Trebuchet MS"/>
            <w:noProof/>
          </w:rPr>
          <w:delText>him as respects any uncleanness of his</w:delText>
        </w:r>
      </w:del>
      <w:ins w:id="51" w:author="Author">
        <w:r w:rsidRPr="00EA7ED9">
          <w:rPr>
            <w:rFonts w:ascii="Trebuchet MS" w:hAnsi="Trebuchet MS"/>
            <w:noProof/>
          </w:rPr>
          <w:t>any reason and who can make him unclean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22:6 </w:t>
      </w:r>
      <w:r w:rsidRPr="00EA7ED9">
        <w:rPr>
          <w:rFonts w:ascii="Trebuchet MS" w:hAnsi="Trebuchet MS"/>
          <w:noProof/>
        </w:rPr>
        <w:t xml:space="preserve">The </w:t>
      </w:r>
      <w:del w:id="52" w:author="Author">
        <w:r w:rsidRPr="00EA7ED9">
          <w:rPr>
            <w:rFonts w:ascii="Trebuchet MS" w:hAnsi="Trebuchet MS"/>
            <w:noProof/>
          </w:rPr>
          <w:delText>soul</w:delText>
        </w:r>
      </w:del>
      <w:ins w:id="53" w:author="Author">
        <w:r w:rsidRPr="00EA7ED9">
          <w:rPr>
            <w:rFonts w:ascii="Trebuchet MS" w:hAnsi="Trebuchet MS"/>
            <w:noProof/>
          </w:rPr>
          <w:t>person</w:t>
        </w:r>
        <w:r w:rsidRPr="00EA7ED9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A7ED9">
        <w:rPr>
          <w:rFonts w:ascii="Trebuchet MS" w:hAnsi="Trebuchet MS"/>
          <w:noProof/>
        </w:rPr>
        <w:t xml:space="preserve"> who touches any </w:t>
      </w:r>
      <w:del w:id="56" w:author="Author">
        <w:r w:rsidRPr="00EA7ED9">
          <w:rPr>
            <w:rFonts w:ascii="Trebuchet MS" w:hAnsi="Trebuchet MS"/>
            <w:noProof/>
          </w:rPr>
          <w:delText>such must</w:delText>
        </w:r>
      </w:del>
      <w:ins w:id="57" w:author="Author">
        <w:r w:rsidRPr="00EA7ED9">
          <w:rPr>
            <w:rFonts w:ascii="Trebuchet MS" w:hAnsi="Trebuchet MS"/>
            <w:noProof/>
          </w:rPr>
          <w:t>of these will</w:t>
        </w:r>
      </w:ins>
      <w:r w:rsidRPr="00EA7ED9">
        <w:rPr>
          <w:rFonts w:ascii="Trebuchet MS" w:hAnsi="Trebuchet MS"/>
          <w:noProof/>
        </w:rPr>
        <w:t xml:space="preserve"> be unclean until the evening and may not eat any of the holy things, but he </w:t>
      </w:r>
      <w:del w:id="58" w:author="Author">
        <w:r w:rsidRPr="00EA7ED9">
          <w:rPr>
            <w:rFonts w:ascii="Trebuchet MS" w:hAnsi="Trebuchet MS"/>
            <w:noProof/>
          </w:rPr>
          <w:delText>must</w:delText>
        </w:r>
      </w:del>
      <w:ins w:id="59" w:author="Author">
        <w:r w:rsidRPr="00EA7ED9">
          <w:rPr>
            <w:rFonts w:ascii="Trebuchet MS" w:hAnsi="Trebuchet MS"/>
            <w:noProof/>
          </w:rPr>
          <w:t>should</w:t>
        </w:r>
      </w:ins>
      <w:r w:rsidRPr="00EA7ED9">
        <w:rPr>
          <w:rFonts w:ascii="Trebuchet MS" w:hAnsi="Trebuchet MS"/>
          <w:noProof/>
        </w:rPr>
        <w:t xml:space="preserve"> bathe </w:t>
      </w:r>
      <w:del w:id="60" w:author="Author">
        <w:r w:rsidRPr="00EA7ED9">
          <w:rPr>
            <w:rFonts w:ascii="Trebuchet MS" w:hAnsi="Trebuchet MS"/>
            <w:noProof/>
          </w:rPr>
          <w:delText>his flesh</w:delText>
        </w:r>
      </w:del>
      <w:ins w:id="61" w:author="Author">
        <w:r w:rsidRPr="00EA7ED9">
          <w:rPr>
            <w:rFonts w:ascii="Trebuchet MS" w:hAnsi="Trebuchet MS"/>
            <w:noProof/>
          </w:rPr>
          <w:t>himself</w:t>
        </w:r>
      </w:ins>
      <w:r w:rsidRPr="00EA7ED9">
        <w:rPr>
          <w:rFonts w:ascii="Trebuchet MS" w:hAnsi="Trebuchet MS"/>
          <w:noProof/>
        </w:rPr>
        <w:t xml:space="preserve"> in water. </w:t>
      </w:r>
      <w:r w:rsidRPr="00EA7ED9">
        <w:rPr>
          <w:rFonts w:ascii="Trebuchet MS" w:hAnsi="Trebuchet MS"/>
          <w:b/>
          <w:noProof/>
        </w:rPr>
        <w:t xml:space="preserve">22:7 </w:t>
      </w:r>
      <w:r w:rsidRPr="00EA7ED9">
        <w:rPr>
          <w:rFonts w:ascii="Trebuchet MS" w:hAnsi="Trebuchet MS"/>
          <w:noProof/>
        </w:rPr>
        <w:t xml:space="preserve">When the sun has set, he </w:t>
      </w:r>
      <w:del w:id="62" w:author="Author">
        <w:r w:rsidRPr="00EA7ED9">
          <w:rPr>
            <w:rFonts w:ascii="Trebuchet MS" w:hAnsi="Trebuchet MS"/>
            <w:noProof/>
          </w:rPr>
          <w:delText>must also</w:delText>
        </w:r>
      </w:del>
      <w:ins w:id="63" w:author="Author">
        <w:r w:rsidRPr="00EA7ED9">
          <w:rPr>
            <w:rFonts w:ascii="Trebuchet MS" w:hAnsi="Trebuchet MS"/>
            <w:noProof/>
          </w:rPr>
          <w:t>will</w:t>
        </w:r>
      </w:ins>
      <w:r w:rsidRPr="00EA7ED9">
        <w:rPr>
          <w:rFonts w:ascii="Trebuchet MS" w:hAnsi="Trebuchet MS"/>
          <w:noProof/>
        </w:rPr>
        <w:t xml:space="preserve"> be clean, and afterward he may eat some of the holy things</w:t>
      </w:r>
      <w:del w:id="64" w:author="Author">
        <w:r w:rsidRPr="00EA7ED9">
          <w:rPr>
            <w:rFonts w:ascii="Trebuchet MS" w:hAnsi="Trebuchet MS"/>
            <w:noProof/>
          </w:rPr>
          <w:delText>,</w:delText>
        </w:r>
      </w:del>
      <w:r w:rsidRPr="00EA7ED9">
        <w:rPr>
          <w:rFonts w:ascii="Trebuchet MS" w:hAnsi="Trebuchet MS"/>
          <w:noProof/>
        </w:rPr>
        <w:t xml:space="preserve"> because it is his </w:t>
      </w:r>
      <w:del w:id="65" w:author="Author">
        <w:r w:rsidRPr="00EA7ED9">
          <w:rPr>
            <w:rFonts w:ascii="Trebuchet MS" w:hAnsi="Trebuchet MS"/>
            <w:noProof/>
          </w:rPr>
          <w:delText>bread</w:delText>
        </w:r>
      </w:del>
      <w:ins w:id="66" w:author="Author">
        <w:r w:rsidRPr="00EA7ED9">
          <w:rPr>
            <w:rFonts w:ascii="Trebuchet MS" w:hAnsi="Trebuchet MS"/>
            <w:noProof/>
          </w:rPr>
          <w:t>food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22:8 </w:t>
      </w:r>
      <w:del w:id="67" w:author="Author">
        <w:r w:rsidRPr="00EA7ED9">
          <w:rPr>
            <w:rFonts w:ascii="Trebuchet MS" w:hAnsi="Trebuchet MS"/>
            <w:noProof/>
          </w:rPr>
          <w:delText>He</w:delText>
        </w:r>
      </w:del>
      <w:ins w:id="68" w:author="Author">
        <w:r w:rsidRPr="00EA7ED9">
          <w:rPr>
            <w:rFonts w:ascii="Trebuchet MS" w:hAnsi="Trebuchet MS"/>
            <w:noProof/>
          </w:rPr>
          <w:t>Also, he</w:t>
        </w:r>
      </w:ins>
      <w:r w:rsidRPr="00EA7ED9">
        <w:rPr>
          <w:rFonts w:ascii="Trebuchet MS" w:hAnsi="Trebuchet MS"/>
          <w:noProof/>
        </w:rPr>
        <w:t xml:space="preserve"> should </w:t>
      </w:r>
      <w:del w:id="69" w:author="Author">
        <w:r w:rsidRPr="00EA7ED9">
          <w:rPr>
            <w:rFonts w:ascii="Trebuchet MS" w:hAnsi="Trebuchet MS"/>
            <w:noProof/>
          </w:rPr>
          <w:delText xml:space="preserve">also </w:delText>
        </w:r>
      </w:del>
      <w:r w:rsidRPr="00EA7ED9">
        <w:rPr>
          <w:rFonts w:ascii="Trebuchet MS" w:hAnsi="Trebuchet MS"/>
          <w:noProof/>
        </w:rPr>
        <w:t xml:space="preserve">not eat any </w:t>
      </w:r>
      <w:del w:id="70" w:author="Author">
        <w:r w:rsidRPr="00EA7ED9">
          <w:rPr>
            <w:rFonts w:ascii="Trebuchet MS" w:hAnsi="Trebuchet MS"/>
            <w:noProof/>
          </w:rPr>
          <w:delText>body already</w:delText>
        </w:r>
      </w:del>
      <w:ins w:id="71" w:author="Author">
        <w:r w:rsidRPr="00EA7ED9">
          <w:rPr>
            <w:rFonts w:ascii="Trebuchet MS" w:hAnsi="Trebuchet MS"/>
            <w:noProof/>
          </w:rPr>
          <w:t>animal found</w:t>
        </w:r>
      </w:ins>
      <w:r w:rsidRPr="00EA7ED9">
        <w:rPr>
          <w:rFonts w:ascii="Trebuchet MS" w:hAnsi="Trebuchet MS"/>
          <w:noProof/>
        </w:rPr>
        <w:t xml:space="preserve"> dead or anything torn by wild </w:t>
      </w:r>
      <w:del w:id="72" w:author="Author">
        <w:r w:rsidRPr="00EA7ED9">
          <w:rPr>
            <w:rFonts w:ascii="Trebuchet MS" w:hAnsi="Trebuchet MS"/>
            <w:noProof/>
          </w:rPr>
          <w:delText>beasts so as to</w:delText>
        </w:r>
      </w:del>
      <w:ins w:id="73" w:author="Author">
        <w:r w:rsidRPr="00EA7ED9">
          <w:rPr>
            <w:rFonts w:ascii="Trebuchet MS" w:hAnsi="Trebuchet MS"/>
            <w:noProof/>
          </w:rPr>
          <w:t>animals and</w:t>
        </w:r>
      </w:ins>
      <w:r w:rsidRPr="00EA7ED9">
        <w:rPr>
          <w:rFonts w:ascii="Trebuchet MS" w:hAnsi="Trebuchet MS"/>
          <w:noProof/>
        </w:rPr>
        <w:t xml:space="preserve"> become unclean by it. I am Jehovah.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22:9 </w:t>
      </w:r>
      <w:r w:rsidRPr="00EA7ED9">
        <w:rPr>
          <w:rFonts w:ascii="Trebuchet MS" w:hAnsi="Trebuchet MS"/>
          <w:noProof/>
        </w:rPr>
        <w:t>“‘</w:t>
      </w:r>
      <w:del w:id="74" w:author="Author">
        <w:r w:rsidRPr="00EA7ED9">
          <w:rPr>
            <w:rFonts w:ascii="Trebuchet MS" w:hAnsi="Trebuchet MS"/>
            <w:noProof/>
          </w:rPr>
          <w:delText>And they</w:delText>
        </w:r>
      </w:del>
      <w:ins w:id="75" w:author="Author">
        <w:r w:rsidRPr="00EA7ED9">
          <w:rPr>
            <w:rFonts w:ascii="Trebuchet MS" w:hAnsi="Trebuchet MS"/>
            <w:noProof/>
          </w:rPr>
          <w:t>They</w:t>
        </w:r>
      </w:ins>
      <w:r w:rsidRPr="00EA7ED9">
        <w:rPr>
          <w:rFonts w:ascii="Trebuchet MS" w:hAnsi="Trebuchet MS"/>
          <w:noProof/>
        </w:rPr>
        <w:t xml:space="preserve"> must keep their obligation to me, </w:t>
      </w:r>
      <w:ins w:id="76" w:author="Author">
        <w:r w:rsidRPr="00EA7ED9">
          <w:rPr>
            <w:rFonts w:ascii="Trebuchet MS" w:hAnsi="Trebuchet MS"/>
            <w:noProof/>
          </w:rPr>
          <w:t xml:space="preserve">so </w:t>
        </w:r>
      </w:ins>
      <w:r w:rsidRPr="00EA7ED9">
        <w:rPr>
          <w:rFonts w:ascii="Trebuchet MS" w:hAnsi="Trebuchet MS"/>
          <w:noProof/>
        </w:rPr>
        <w:t xml:space="preserve">that they may not </w:t>
      </w:r>
      <w:del w:id="77" w:author="Author">
        <w:r w:rsidRPr="00EA7ED9">
          <w:rPr>
            <w:rFonts w:ascii="Trebuchet MS" w:hAnsi="Trebuchet MS"/>
            <w:noProof/>
          </w:rPr>
          <w:delText>carry</w:delText>
        </w:r>
      </w:del>
      <w:ins w:id="78" w:author="Author">
        <w:r w:rsidRPr="00EA7ED9">
          <w:rPr>
            <w:rFonts w:ascii="Trebuchet MS" w:hAnsi="Trebuchet MS"/>
            <w:noProof/>
          </w:rPr>
          <w:t>incur</w:t>
        </w:r>
      </w:ins>
      <w:r w:rsidRPr="00EA7ED9">
        <w:rPr>
          <w:rFonts w:ascii="Trebuchet MS" w:hAnsi="Trebuchet MS"/>
          <w:noProof/>
        </w:rPr>
        <w:t xml:space="preserve"> sin because of it and have to die for it because they were profaning it. I am Jehovah</w:t>
      </w:r>
      <w:ins w:id="79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who is sanctifying them.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22:10 </w:t>
      </w:r>
      <w:r w:rsidRPr="00EA7ED9">
        <w:rPr>
          <w:rFonts w:ascii="Trebuchet MS" w:hAnsi="Trebuchet MS"/>
          <w:noProof/>
        </w:rPr>
        <w:t>“‘</w:t>
      </w:r>
      <w:del w:id="80" w:author="Author">
        <w:r w:rsidRPr="00EA7ED9">
          <w:rPr>
            <w:rFonts w:ascii="Trebuchet MS" w:hAnsi="Trebuchet MS"/>
            <w:noProof/>
          </w:rPr>
          <w:delText>And no stranger at all</w:delText>
        </w:r>
      </w:del>
      <w:ins w:id="81" w:author="Author">
        <w:r w:rsidRPr="00EA7ED9">
          <w:rPr>
            <w:rFonts w:ascii="Trebuchet MS" w:hAnsi="Trebuchet MS"/>
            <w:noProof/>
          </w:rPr>
          <w:t>No unauthorized person</w:t>
        </w:r>
        <w:r w:rsidRPr="00EA7ED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A7ED9">
        <w:rPr>
          <w:rFonts w:ascii="Trebuchet MS" w:hAnsi="Trebuchet MS"/>
          <w:noProof/>
        </w:rPr>
        <w:t xml:space="preserve"> may eat anything holy. No </w:t>
      </w:r>
      <w:del w:id="84" w:author="Author">
        <w:r w:rsidRPr="00EA7ED9">
          <w:rPr>
            <w:rFonts w:ascii="Trebuchet MS" w:hAnsi="Trebuchet MS"/>
            <w:noProof/>
          </w:rPr>
          <w:delText>settler with</w:delText>
        </w:r>
      </w:del>
      <w:ins w:id="85" w:author="Author">
        <w:r w:rsidRPr="00EA7ED9">
          <w:rPr>
            <w:rFonts w:ascii="Trebuchet MS" w:hAnsi="Trebuchet MS"/>
            <w:noProof/>
          </w:rPr>
          <w:t>foreign guest of</w:t>
        </w:r>
      </w:ins>
      <w:r w:rsidRPr="00EA7ED9">
        <w:rPr>
          <w:rFonts w:ascii="Trebuchet MS" w:hAnsi="Trebuchet MS"/>
          <w:noProof/>
        </w:rPr>
        <w:t xml:space="preserve"> a priest </w:t>
      </w:r>
      <w:del w:id="86" w:author="Author">
        <w:r w:rsidRPr="00EA7ED9">
          <w:rPr>
            <w:rFonts w:ascii="Trebuchet MS" w:hAnsi="Trebuchet MS"/>
            <w:noProof/>
          </w:rPr>
          <w:delText>nor a</w:delText>
        </w:r>
      </w:del>
      <w:ins w:id="87" w:author="Author">
        <w:r w:rsidRPr="00EA7ED9">
          <w:rPr>
            <w:rFonts w:ascii="Trebuchet MS" w:hAnsi="Trebuchet MS"/>
            <w:noProof/>
          </w:rPr>
          <w:t>or</w:t>
        </w:r>
      </w:ins>
      <w:r w:rsidRPr="00EA7ED9">
        <w:rPr>
          <w:rFonts w:ascii="Trebuchet MS" w:hAnsi="Trebuchet MS"/>
          <w:noProof/>
        </w:rPr>
        <w:t xml:space="preserve"> hired </w:t>
      </w:r>
      <w:del w:id="88" w:author="Author">
        <w:r w:rsidRPr="00EA7ED9">
          <w:rPr>
            <w:rFonts w:ascii="Trebuchet MS" w:hAnsi="Trebuchet MS"/>
            <w:noProof/>
          </w:rPr>
          <w:delText>laborer</w:delText>
        </w:r>
      </w:del>
      <w:ins w:id="89" w:author="Author">
        <w:r w:rsidRPr="00EA7ED9">
          <w:rPr>
            <w:rFonts w:ascii="Trebuchet MS" w:hAnsi="Trebuchet MS"/>
            <w:noProof/>
          </w:rPr>
          <w:t>worker</w:t>
        </w:r>
      </w:ins>
      <w:r w:rsidRPr="00EA7ED9">
        <w:rPr>
          <w:rFonts w:ascii="Trebuchet MS" w:hAnsi="Trebuchet MS"/>
          <w:noProof/>
        </w:rPr>
        <w:t xml:space="preserve"> may eat anything holy. </w:t>
      </w:r>
      <w:r w:rsidRPr="00EA7ED9">
        <w:rPr>
          <w:rFonts w:ascii="Trebuchet MS" w:hAnsi="Trebuchet MS"/>
          <w:b/>
          <w:noProof/>
        </w:rPr>
        <w:t xml:space="preserve">22:11 </w:t>
      </w:r>
      <w:r w:rsidRPr="00EA7ED9">
        <w:rPr>
          <w:rFonts w:ascii="Trebuchet MS" w:hAnsi="Trebuchet MS"/>
          <w:noProof/>
        </w:rPr>
        <w:t xml:space="preserve">But </w:t>
      </w:r>
      <w:del w:id="90" w:author="Author">
        <w:r w:rsidRPr="00EA7ED9">
          <w:rPr>
            <w:rFonts w:ascii="Trebuchet MS" w:hAnsi="Trebuchet MS"/>
            <w:noProof/>
          </w:rPr>
          <w:delText>in case</w:delText>
        </w:r>
      </w:del>
      <w:ins w:id="91" w:author="Author">
        <w:r w:rsidRPr="00EA7ED9">
          <w:rPr>
            <w:rFonts w:ascii="Trebuchet MS" w:hAnsi="Trebuchet MS"/>
            <w:noProof/>
          </w:rPr>
          <w:t>if</w:t>
        </w:r>
      </w:ins>
      <w:r w:rsidRPr="00EA7ED9">
        <w:rPr>
          <w:rFonts w:ascii="Trebuchet MS" w:hAnsi="Trebuchet MS"/>
          <w:noProof/>
        </w:rPr>
        <w:t xml:space="preserve"> a priest should purchase </w:t>
      </w:r>
      <w:del w:id="92" w:author="Author">
        <w:r w:rsidRPr="00EA7ED9">
          <w:rPr>
            <w:rFonts w:ascii="Trebuchet MS" w:hAnsi="Trebuchet MS"/>
            <w:noProof/>
          </w:rPr>
          <w:delText>a soul, as a purchase</w:delText>
        </w:r>
      </w:del>
      <w:ins w:id="93" w:author="Author">
        <w:r w:rsidRPr="00EA7ED9">
          <w:rPr>
            <w:rFonts w:ascii="Trebuchet MS" w:hAnsi="Trebuchet MS"/>
            <w:noProof/>
          </w:rPr>
          <w:t>someone</w:t>
        </w:r>
        <w:r w:rsidRPr="00EA7ED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EA7ED9">
        <w:rPr>
          <w:rFonts w:ascii="Trebuchet MS" w:hAnsi="Trebuchet MS"/>
          <w:noProof/>
        </w:rPr>
        <w:t xml:space="preserve"> with his </w:t>
      </w:r>
      <w:ins w:id="96" w:author="Author">
        <w:r w:rsidRPr="00EA7ED9">
          <w:rPr>
            <w:rFonts w:ascii="Trebuchet MS" w:hAnsi="Trebuchet MS"/>
            <w:noProof/>
          </w:rPr>
          <w:t xml:space="preserve">own </w:t>
        </w:r>
      </w:ins>
      <w:r w:rsidRPr="00EA7ED9">
        <w:rPr>
          <w:rFonts w:ascii="Trebuchet MS" w:hAnsi="Trebuchet MS"/>
          <w:noProof/>
        </w:rPr>
        <w:t xml:space="preserve">money, </w:t>
      </w:r>
      <w:del w:id="97" w:author="Author">
        <w:r w:rsidRPr="00EA7ED9">
          <w:rPr>
            <w:rFonts w:ascii="Trebuchet MS" w:hAnsi="Trebuchet MS"/>
            <w:noProof/>
          </w:rPr>
          <w:delText>he as such</w:delText>
        </w:r>
      </w:del>
      <w:ins w:id="98" w:author="Author">
        <w:r w:rsidRPr="00EA7ED9">
          <w:rPr>
            <w:rFonts w:ascii="Trebuchet MS" w:hAnsi="Trebuchet MS"/>
            <w:noProof/>
          </w:rPr>
          <w:t>that person</w:t>
        </w:r>
      </w:ins>
      <w:r w:rsidRPr="00EA7ED9">
        <w:rPr>
          <w:rFonts w:ascii="Trebuchet MS" w:hAnsi="Trebuchet MS"/>
          <w:noProof/>
        </w:rPr>
        <w:t xml:space="preserve"> may share in eating it. </w:t>
      </w:r>
      <w:del w:id="99" w:author="Author">
        <w:r w:rsidRPr="00EA7ED9">
          <w:rPr>
            <w:rFonts w:ascii="Trebuchet MS" w:hAnsi="Trebuchet MS"/>
            <w:noProof/>
          </w:rPr>
          <w:delText>As for slaves</w:delText>
        </w:r>
      </w:del>
      <w:ins w:id="100" w:author="Author">
        <w:r w:rsidRPr="00EA7ED9">
          <w:rPr>
            <w:rFonts w:ascii="Trebuchet MS" w:hAnsi="Trebuchet MS"/>
            <w:noProof/>
          </w:rPr>
          <w:t>Slaves</w:t>
        </w:r>
      </w:ins>
      <w:r w:rsidRPr="00EA7ED9">
        <w:rPr>
          <w:rFonts w:ascii="Trebuchet MS" w:hAnsi="Trebuchet MS"/>
          <w:noProof/>
        </w:rPr>
        <w:t xml:space="preserve"> born in his house</w:t>
      </w:r>
      <w:del w:id="101" w:author="Author">
        <w:r w:rsidRPr="00EA7ED9">
          <w:rPr>
            <w:rFonts w:ascii="Trebuchet MS" w:hAnsi="Trebuchet MS"/>
            <w:noProof/>
          </w:rPr>
          <w:delText>, they as such</w:delText>
        </w:r>
      </w:del>
      <w:r w:rsidRPr="00EA7ED9">
        <w:rPr>
          <w:rFonts w:ascii="Trebuchet MS" w:hAnsi="Trebuchet MS"/>
          <w:noProof/>
        </w:rPr>
        <w:t xml:space="preserve"> may </w:t>
      </w:r>
      <w:ins w:id="102" w:author="Author">
        <w:r w:rsidRPr="00EA7ED9">
          <w:rPr>
            <w:rFonts w:ascii="Trebuchet MS" w:hAnsi="Trebuchet MS"/>
            <w:noProof/>
          </w:rPr>
          <w:t xml:space="preserve">also </w:t>
        </w:r>
      </w:ins>
      <w:r w:rsidRPr="00EA7ED9">
        <w:rPr>
          <w:rFonts w:ascii="Trebuchet MS" w:hAnsi="Trebuchet MS"/>
          <w:noProof/>
        </w:rPr>
        <w:t xml:space="preserve">share in eating his </w:t>
      </w:r>
      <w:del w:id="103" w:author="Author">
        <w:r w:rsidRPr="00EA7ED9">
          <w:rPr>
            <w:rFonts w:ascii="Trebuchet MS" w:hAnsi="Trebuchet MS"/>
            <w:noProof/>
          </w:rPr>
          <w:delText>bread</w:delText>
        </w:r>
      </w:del>
      <w:ins w:id="104" w:author="Author">
        <w:r w:rsidRPr="00EA7ED9">
          <w:rPr>
            <w:rFonts w:ascii="Trebuchet MS" w:hAnsi="Trebuchet MS"/>
            <w:noProof/>
          </w:rPr>
          <w:t>food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22:12 </w:t>
      </w:r>
      <w:del w:id="105" w:author="Author">
        <w:r w:rsidRPr="00EA7ED9">
          <w:rPr>
            <w:rFonts w:ascii="Trebuchet MS" w:hAnsi="Trebuchet MS"/>
            <w:noProof/>
          </w:rPr>
          <w:delText>And in case</w:delText>
        </w:r>
      </w:del>
      <w:ins w:id="106" w:author="Author">
        <w:r w:rsidRPr="00EA7ED9">
          <w:rPr>
            <w:rFonts w:ascii="Trebuchet MS" w:hAnsi="Trebuchet MS"/>
            <w:noProof/>
          </w:rPr>
          <w:t>If</w:t>
        </w:r>
      </w:ins>
      <w:r w:rsidRPr="00EA7ED9">
        <w:rPr>
          <w:rFonts w:ascii="Trebuchet MS" w:hAnsi="Trebuchet MS"/>
          <w:noProof/>
        </w:rPr>
        <w:t xml:space="preserve"> the daughter of a priest should </w:t>
      </w:r>
      <w:del w:id="107" w:author="Author">
        <w:r w:rsidRPr="00EA7ED9">
          <w:rPr>
            <w:rFonts w:ascii="Trebuchet MS" w:hAnsi="Trebuchet MS"/>
            <w:noProof/>
          </w:rPr>
          <w:delText>become a man’s</w:delText>
        </w:r>
      </w:del>
      <w:ins w:id="108" w:author="Author">
        <w:r w:rsidRPr="00EA7ED9">
          <w:rPr>
            <w:rFonts w:ascii="Trebuchet MS" w:hAnsi="Trebuchet MS"/>
            <w:noProof/>
          </w:rPr>
          <w:t>marry someone</w:t>
        </w:r>
      </w:ins>
      <w:r w:rsidRPr="00EA7ED9">
        <w:rPr>
          <w:rFonts w:ascii="Trebuchet MS" w:hAnsi="Trebuchet MS"/>
          <w:noProof/>
        </w:rPr>
        <w:t xml:space="preserve"> who is </w:t>
      </w:r>
      <w:ins w:id="109" w:author="Author">
        <w:r w:rsidRPr="00EA7ED9">
          <w:rPr>
            <w:rFonts w:ascii="Trebuchet MS" w:hAnsi="Trebuchet MS"/>
            <w:noProof/>
          </w:rPr>
          <w:t xml:space="preserve">not </w:t>
        </w:r>
      </w:ins>
      <w:r w:rsidRPr="00EA7ED9">
        <w:rPr>
          <w:rFonts w:ascii="Trebuchet MS" w:hAnsi="Trebuchet MS"/>
          <w:noProof/>
        </w:rPr>
        <w:t xml:space="preserve">a </w:t>
      </w:r>
      <w:del w:id="110" w:author="Author">
        <w:r w:rsidRPr="00EA7ED9">
          <w:rPr>
            <w:rFonts w:ascii="Trebuchet MS" w:hAnsi="Trebuchet MS"/>
            <w:noProof/>
          </w:rPr>
          <w:delText>stranger,</w:delText>
        </w:r>
      </w:del>
      <w:ins w:id="111" w:author="Author">
        <w:r w:rsidRPr="00EA7ED9">
          <w:rPr>
            <w:rFonts w:ascii="Trebuchet MS" w:hAnsi="Trebuchet MS"/>
            <w:noProof/>
          </w:rPr>
          <w:t>priest,</w:t>
        </w:r>
        <w:r w:rsidRPr="00EA7ED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EA7ED9">
        <w:rPr>
          <w:rFonts w:ascii="Trebuchet MS" w:hAnsi="Trebuchet MS"/>
          <w:noProof/>
        </w:rPr>
        <w:t xml:space="preserve"> she</w:t>
      </w:r>
      <w:del w:id="114" w:author="Author">
        <w:r w:rsidRPr="00EA7ED9">
          <w:rPr>
            <w:rFonts w:ascii="Trebuchet MS" w:hAnsi="Trebuchet MS"/>
            <w:noProof/>
          </w:rPr>
          <w:delText xml:space="preserve"> as such</w:delText>
        </w:r>
      </w:del>
      <w:r w:rsidRPr="00EA7ED9">
        <w:rPr>
          <w:rFonts w:ascii="Trebuchet MS" w:hAnsi="Trebuchet MS"/>
          <w:noProof/>
        </w:rPr>
        <w:t xml:space="preserve"> may not eat of the contribution of the holy things. </w:t>
      </w:r>
      <w:r w:rsidRPr="00EA7ED9">
        <w:rPr>
          <w:rFonts w:ascii="Trebuchet MS" w:hAnsi="Trebuchet MS"/>
          <w:b/>
          <w:noProof/>
        </w:rPr>
        <w:t xml:space="preserve">22:13 </w:t>
      </w:r>
      <w:r w:rsidRPr="00EA7ED9">
        <w:rPr>
          <w:rFonts w:ascii="Trebuchet MS" w:hAnsi="Trebuchet MS"/>
          <w:noProof/>
        </w:rPr>
        <w:t xml:space="preserve">But </w:t>
      </w:r>
      <w:del w:id="115" w:author="Author">
        <w:r w:rsidRPr="00EA7ED9">
          <w:rPr>
            <w:rFonts w:ascii="Trebuchet MS" w:hAnsi="Trebuchet MS"/>
            <w:noProof/>
          </w:rPr>
          <w:delText>in case</w:delText>
        </w:r>
      </w:del>
      <w:ins w:id="116" w:author="Author">
        <w:r w:rsidRPr="00EA7ED9">
          <w:rPr>
            <w:rFonts w:ascii="Trebuchet MS" w:hAnsi="Trebuchet MS"/>
            <w:noProof/>
          </w:rPr>
          <w:t>if</w:t>
        </w:r>
      </w:ins>
      <w:r w:rsidRPr="00EA7ED9">
        <w:rPr>
          <w:rFonts w:ascii="Trebuchet MS" w:hAnsi="Trebuchet MS"/>
          <w:noProof/>
        </w:rPr>
        <w:t xml:space="preserve"> the daughter of a priest should become a widow or </w:t>
      </w:r>
      <w:ins w:id="117" w:author="Author">
        <w:r w:rsidRPr="00EA7ED9">
          <w:rPr>
            <w:rFonts w:ascii="Trebuchet MS" w:hAnsi="Trebuchet MS"/>
            <w:noProof/>
          </w:rPr>
          <w:t xml:space="preserve">is </w:t>
        </w:r>
      </w:ins>
      <w:r w:rsidRPr="00EA7ED9">
        <w:rPr>
          <w:rFonts w:ascii="Trebuchet MS" w:hAnsi="Trebuchet MS"/>
          <w:noProof/>
        </w:rPr>
        <w:t xml:space="preserve">divorced </w:t>
      </w:r>
      <w:del w:id="118" w:author="Author">
        <w:r w:rsidRPr="00EA7ED9">
          <w:rPr>
            <w:rFonts w:ascii="Trebuchet MS" w:hAnsi="Trebuchet MS"/>
            <w:noProof/>
          </w:rPr>
          <w:delText>when</w:delText>
        </w:r>
      </w:del>
      <w:ins w:id="119" w:author="Author">
        <w:r w:rsidRPr="00EA7ED9">
          <w:rPr>
            <w:rFonts w:ascii="Trebuchet MS" w:hAnsi="Trebuchet MS"/>
            <w:noProof/>
          </w:rPr>
          <w:t>and</w:t>
        </w:r>
      </w:ins>
      <w:r w:rsidRPr="00EA7ED9">
        <w:rPr>
          <w:rFonts w:ascii="Trebuchet MS" w:hAnsi="Trebuchet MS"/>
          <w:noProof/>
        </w:rPr>
        <w:t xml:space="preserve"> she has no offspring</w:t>
      </w:r>
      <w:del w:id="120" w:author="Author">
        <w:r w:rsidRPr="00EA7ED9">
          <w:rPr>
            <w:rFonts w:ascii="Trebuchet MS" w:hAnsi="Trebuchet MS"/>
            <w:noProof/>
          </w:rPr>
          <w:delText>,</w:delText>
        </w:r>
      </w:del>
      <w:r w:rsidRPr="00EA7ED9">
        <w:rPr>
          <w:rFonts w:ascii="Trebuchet MS" w:hAnsi="Trebuchet MS"/>
          <w:noProof/>
        </w:rPr>
        <w:t xml:space="preserve"> and she </w:t>
      </w:r>
      <w:del w:id="121" w:author="Author">
        <w:r w:rsidRPr="00EA7ED9">
          <w:rPr>
            <w:rFonts w:ascii="Trebuchet MS" w:hAnsi="Trebuchet MS"/>
            <w:noProof/>
          </w:rPr>
          <w:delText>must return</w:delText>
        </w:r>
      </w:del>
      <w:ins w:id="122" w:author="Author">
        <w:r w:rsidRPr="00EA7ED9">
          <w:rPr>
            <w:rFonts w:ascii="Trebuchet MS" w:hAnsi="Trebuchet MS"/>
            <w:noProof/>
          </w:rPr>
          <w:t>returns</w:t>
        </w:r>
      </w:ins>
      <w:r w:rsidRPr="00EA7ED9">
        <w:rPr>
          <w:rFonts w:ascii="Trebuchet MS" w:hAnsi="Trebuchet MS"/>
          <w:noProof/>
        </w:rPr>
        <w:t xml:space="preserve"> to her father’s house as in her youth, she may eat some of her father’s </w:t>
      </w:r>
      <w:del w:id="123" w:author="Author">
        <w:r w:rsidRPr="00EA7ED9">
          <w:rPr>
            <w:rFonts w:ascii="Trebuchet MS" w:hAnsi="Trebuchet MS"/>
            <w:noProof/>
          </w:rPr>
          <w:delText>bread</w:delText>
        </w:r>
      </w:del>
      <w:ins w:id="124" w:author="Author">
        <w:r w:rsidRPr="00EA7ED9">
          <w:rPr>
            <w:rFonts w:ascii="Trebuchet MS" w:hAnsi="Trebuchet MS"/>
            <w:noProof/>
          </w:rPr>
          <w:t>food</w:t>
        </w:r>
      </w:ins>
      <w:r w:rsidRPr="00EA7ED9">
        <w:rPr>
          <w:rFonts w:ascii="Trebuchet MS" w:hAnsi="Trebuchet MS"/>
          <w:noProof/>
        </w:rPr>
        <w:t xml:space="preserve">; but no </w:t>
      </w:r>
      <w:del w:id="125" w:author="Author">
        <w:r w:rsidRPr="00EA7ED9">
          <w:rPr>
            <w:rFonts w:ascii="Trebuchet MS" w:hAnsi="Trebuchet MS"/>
            <w:noProof/>
          </w:rPr>
          <w:delText>stranger at all</w:delText>
        </w:r>
      </w:del>
      <w:ins w:id="126" w:author="Author">
        <w:r w:rsidRPr="00EA7ED9">
          <w:rPr>
            <w:rFonts w:ascii="Trebuchet MS" w:hAnsi="Trebuchet MS"/>
            <w:noProof/>
          </w:rPr>
          <w:t>unauthorized person</w:t>
        </w:r>
        <w:r w:rsidRPr="00EA7ED9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EA7ED9">
        <w:rPr>
          <w:rFonts w:ascii="Trebuchet MS" w:hAnsi="Trebuchet MS"/>
          <w:noProof/>
        </w:rPr>
        <w:t xml:space="preserve"> may </w:t>
      </w:r>
      <w:del w:id="129" w:author="Author">
        <w:r w:rsidRPr="00EA7ED9">
          <w:rPr>
            <w:rFonts w:ascii="Trebuchet MS" w:hAnsi="Trebuchet MS"/>
            <w:noProof/>
          </w:rPr>
          <w:delText>feed on</w:delText>
        </w:r>
      </w:del>
      <w:ins w:id="130" w:author="Author">
        <w:r w:rsidRPr="00EA7ED9">
          <w:rPr>
            <w:rFonts w:ascii="Trebuchet MS" w:hAnsi="Trebuchet MS"/>
            <w:noProof/>
          </w:rPr>
          <w:t>eat</w:t>
        </w:r>
      </w:ins>
      <w:r w:rsidRPr="00EA7ED9">
        <w:rPr>
          <w:rFonts w:ascii="Trebuchet MS" w:hAnsi="Trebuchet MS"/>
          <w:noProof/>
        </w:rPr>
        <w:t xml:space="preserve"> it.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22:14 </w:t>
      </w:r>
      <w:r w:rsidRPr="00EA7ED9">
        <w:rPr>
          <w:rFonts w:ascii="Trebuchet MS" w:hAnsi="Trebuchet MS"/>
          <w:noProof/>
        </w:rPr>
        <w:t xml:space="preserve">“‘Now </w:t>
      </w:r>
      <w:del w:id="131" w:author="Author">
        <w:r w:rsidRPr="00EA7ED9">
          <w:rPr>
            <w:rFonts w:ascii="Trebuchet MS" w:hAnsi="Trebuchet MS"/>
            <w:noProof/>
          </w:rPr>
          <w:delText>in case</w:delText>
        </w:r>
      </w:del>
      <w:ins w:id="132" w:author="Author">
        <w:r w:rsidRPr="00EA7ED9">
          <w:rPr>
            <w:rFonts w:ascii="Trebuchet MS" w:hAnsi="Trebuchet MS"/>
            <w:noProof/>
          </w:rPr>
          <w:t>if</w:t>
        </w:r>
      </w:ins>
      <w:r w:rsidRPr="00EA7ED9">
        <w:rPr>
          <w:rFonts w:ascii="Trebuchet MS" w:hAnsi="Trebuchet MS"/>
          <w:noProof/>
        </w:rPr>
        <w:t xml:space="preserve"> a man eats a holy thing by mistake, he must </w:t>
      </w:r>
      <w:del w:id="133" w:author="Author">
        <w:r w:rsidRPr="00EA7ED9">
          <w:rPr>
            <w:rFonts w:ascii="Trebuchet MS" w:hAnsi="Trebuchet MS"/>
            <w:noProof/>
          </w:rPr>
          <w:delText xml:space="preserve">then </w:delText>
        </w:r>
      </w:del>
      <w:r w:rsidRPr="00EA7ED9">
        <w:rPr>
          <w:rFonts w:ascii="Trebuchet MS" w:hAnsi="Trebuchet MS"/>
          <w:noProof/>
        </w:rPr>
        <w:t xml:space="preserve">add </w:t>
      </w:r>
      <w:del w:id="134" w:author="Author">
        <w:r w:rsidRPr="00EA7ED9">
          <w:rPr>
            <w:rFonts w:ascii="Trebuchet MS" w:hAnsi="Trebuchet MS"/>
            <w:noProof/>
          </w:rPr>
          <w:delText>the</w:delText>
        </w:r>
      </w:del>
      <w:ins w:id="135" w:author="Author">
        <w:r w:rsidRPr="00EA7ED9">
          <w:rPr>
            <w:rFonts w:ascii="Trebuchet MS" w:hAnsi="Trebuchet MS"/>
            <w:noProof/>
          </w:rPr>
          <w:t>a</w:t>
        </w:r>
      </w:ins>
      <w:r w:rsidRPr="00EA7ED9">
        <w:rPr>
          <w:rFonts w:ascii="Trebuchet MS" w:hAnsi="Trebuchet MS"/>
          <w:noProof/>
        </w:rPr>
        <w:t xml:space="preserve"> fifth of </w:t>
      </w:r>
      <w:del w:id="136" w:author="Author">
        <w:r w:rsidRPr="00EA7ED9">
          <w:rPr>
            <w:rFonts w:ascii="Trebuchet MS" w:hAnsi="Trebuchet MS"/>
            <w:noProof/>
          </w:rPr>
          <w:delText>it to it</w:delText>
        </w:r>
      </w:del>
      <w:ins w:id="137" w:author="Author">
        <w:r w:rsidRPr="00EA7ED9">
          <w:rPr>
            <w:rFonts w:ascii="Trebuchet MS" w:hAnsi="Trebuchet MS"/>
            <w:noProof/>
          </w:rPr>
          <w:t>its value</w:t>
        </w:r>
      </w:ins>
      <w:r w:rsidRPr="00EA7ED9">
        <w:rPr>
          <w:rFonts w:ascii="Trebuchet MS" w:hAnsi="Trebuchet MS"/>
          <w:noProof/>
        </w:rPr>
        <w:t xml:space="preserve"> and </w:t>
      </w:r>
      <w:del w:id="138" w:author="Author">
        <w:r w:rsidRPr="00EA7ED9">
          <w:rPr>
            <w:rFonts w:ascii="Trebuchet MS" w:hAnsi="Trebuchet MS"/>
            <w:noProof/>
          </w:rPr>
          <w:delText xml:space="preserve">must </w:delText>
        </w:r>
      </w:del>
      <w:r w:rsidRPr="00EA7ED9">
        <w:rPr>
          <w:rFonts w:ascii="Trebuchet MS" w:hAnsi="Trebuchet MS"/>
          <w:noProof/>
        </w:rPr>
        <w:t xml:space="preserve">give the holy </w:t>
      </w:r>
      <w:del w:id="139" w:author="Author">
        <w:r w:rsidRPr="00EA7ED9">
          <w:rPr>
            <w:rFonts w:ascii="Trebuchet MS" w:hAnsi="Trebuchet MS"/>
            <w:noProof/>
          </w:rPr>
          <w:delText>thing</w:delText>
        </w:r>
      </w:del>
      <w:ins w:id="140" w:author="Author">
        <w:r w:rsidRPr="00EA7ED9">
          <w:rPr>
            <w:rFonts w:ascii="Trebuchet MS" w:hAnsi="Trebuchet MS"/>
            <w:noProof/>
          </w:rPr>
          <w:t>offering</w:t>
        </w:r>
      </w:ins>
      <w:r w:rsidRPr="00EA7ED9">
        <w:rPr>
          <w:rFonts w:ascii="Trebuchet MS" w:hAnsi="Trebuchet MS"/>
          <w:noProof/>
        </w:rPr>
        <w:t xml:space="preserve"> to the priest. </w:t>
      </w:r>
      <w:r w:rsidRPr="00EA7ED9">
        <w:rPr>
          <w:rFonts w:ascii="Trebuchet MS" w:hAnsi="Trebuchet MS"/>
          <w:b/>
          <w:noProof/>
        </w:rPr>
        <w:t xml:space="preserve">22:15 </w:t>
      </w:r>
      <w:r w:rsidRPr="00EA7ED9">
        <w:rPr>
          <w:rFonts w:ascii="Trebuchet MS" w:hAnsi="Trebuchet MS"/>
          <w:noProof/>
        </w:rPr>
        <w:t xml:space="preserve">So they should not profane the holy things of the </w:t>
      </w:r>
      <w:del w:id="141" w:author="Author">
        <w:r w:rsidRPr="00EA7ED9">
          <w:rPr>
            <w:rFonts w:ascii="Trebuchet MS" w:hAnsi="Trebuchet MS"/>
            <w:noProof/>
          </w:rPr>
          <w:delText>sons of Israel, which</w:delText>
        </w:r>
      </w:del>
      <w:ins w:id="142" w:author="Author">
        <w:r w:rsidRPr="00EA7ED9">
          <w:rPr>
            <w:rFonts w:ascii="Trebuchet MS" w:hAnsi="Trebuchet MS"/>
            <w:noProof/>
          </w:rPr>
          <w:t>Israelites that</w:t>
        </w:r>
      </w:ins>
      <w:r w:rsidRPr="00EA7ED9">
        <w:rPr>
          <w:rFonts w:ascii="Trebuchet MS" w:hAnsi="Trebuchet MS"/>
          <w:noProof/>
        </w:rPr>
        <w:t xml:space="preserve"> they </w:t>
      </w:r>
      <w:del w:id="143" w:author="Author">
        <w:r w:rsidRPr="00EA7ED9">
          <w:rPr>
            <w:rFonts w:ascii="Trebuchet MS" w:hAnsi="Trebuchet MS"/>
            <w:noProof/>
          </w:rPr>
          <w:delText xml:space="preserve">may </w:delText>
        </w:r>
      </w:del>
      <w:r w:rsidRPr="00EA7ED9">
        <w:rPr>
          <w:rFonts w:ascii="Trebuchet MS" w:hAnsi="Trebuchet MS"/>
          <w:noProof/>
        </w:rPr>
        <w:t>contribute to Jehovah</w:t>
      </w:r>
      <w:del w:id="144" w:author="Author">
        <w:r w:rsidRPr="00EA7ED9">
          <w:rPr>
            <w:rFonts w:ascii="Trebuchet MS" w:hAnsi="Trebuchet MS"/>
            <w:noProof/>
          </w:rPr>
          <w:delText>,</w:delText>
        </w:r>
      </w:del>
      <w:r w:rsidRPr="00EA7ED9">
        <w:rPr>
          <w:rFonts w:ascii="Trebuchet MS" w:hAnsi="Trebuchet MS"/>
          <w:noProof/>
        </w:rPr>
        <w:t xml:space="preserve"> </w:t>
      </w:r>
      <w:r w:rsidRPr="00EA7ED9">
        <w:rPr>
          <w:rFonts w:ascii="Trebuchet MS" w:hAnsi="Trebuchet MS"/>
          <w:b/>
          <w:noProof/>
        </w:rPr>
        <w:t xml:space="preserve">22:16 </w:t>
      </w:r>
      <w:r w:rsidRPr="00EA7ED9">
        <w:rPr>
          <w:rFonts w:ascii="Trebuchet MS" w:hAnsi="Trebuchet MS"/>
          <w:noProof/>
        </w:rPr>
        <w:t xml:space="preserve">and </w:t>
      </w:r>
      <w:del w:id="145" w:author="Author">
        <w:r w:rsidRPr="00EA7ED9">
          <w:rPr>
            <w:rFonts w:ascii="Trebuchet MS" w:hAnsi="Trebuchet MS"/>
            <w:noProof/>
          </w:rPr>
          <w:delText xml:space="preserve">actually </w:delText>
        </w:r>
      </w:del>
      <w:r w:rsidRPr="00EA7ED9">
        <w:rPr>
          <w:rFonts w:ascii="Trebuchet MS" w:hAnsi="Trebuchet MS"/>
          <w:noProof/>
        </w:rPr>
        <w:t xml:space="preserve">cause them to </w:t>
      </w:r>
      <w:del w:id="146" w:author="Author">
        <w:r w:rsidRPr="00EA7ED9">
          <w:rPr>
            <w:rFonts w:ascii="Trebuchet MS" w:hAnsi="Trebuchet MS"/>
            <w:noProof/>
          </w:rPr>
          <w:delText>bear the</w:delText>
        </w:r>
      </w:del>
      <w:ins w:id="147" w:author="Author">
        <w:r w:rsidRPr="00EA7ED9">
          <w:rPr>
            <w:rFonts w:ascii="Trebuchet MS" w:hAnsi="Trebuchet MS"/>
            <w:noProof/>
          </w:rPr>
          <w:t>incur</w:t>
        </w:r>
      </w:ins>
      <w:r w:rsidRPr="00EA7ED9">
        <w:rPr>
          <w:rFonts w:ascii="Trebuchet MS" w:hAnsi="Trebuchet MS"/>
          <w:noProof/>
        </w:rPr>
        <w:t xml:space="preserve"> punishment </w:t>
      </w:r>
      <w:del w:id="148" w:author="Author">
        <w:r w:rsidRPr="00EA7ED9">
          <w:rPr>
            <w:rFonts w:ascii="Trebuchet MS" w:hAnsi="Trebuchet MS"/>
            <w:noProof/>
          </w:rPr>
          <w:delText>of guiltiness</w:delText>
        </w:r>
      </w:del>
      <w:ins w:id="149" w:author="Author">
        <w:r w:rsidRPr="00EA7ED9">
          <w:rPr>
            <w:rFonts w:ascii="Trebuchet MS" w:hAnsi="Trebuchet MS"/>
            <w:noProof/>
          </w:rPr>
          <w:t>for their guilt</w:t>
        </w:r>
      </w:ins>
      <w:r w:rsidRPr="00EA7ED9">
        <w:rPr>
          <w:rFonts w:ascii="Trebuchet MS" w:hAnsi="Trebuchet MS"/>
          <w:noProof/>
        </w:rPr>
        <w:t xml:space="preserve"> because of </w:t>
      </w:r>
      <w:del w:id="150" w:author="Author">
        <w:r w:rsidRPr="00EA7ED9">
          <w:rPr>
            <w:rFonts w:ascii="Trebuchet MS" w:hAnsi="Trebuchet MS"/>
            <w:noProof/>
          </w:rPr>
          <w:delText xml:space="preserve">their </w:delText>
        </w:r>
      </w:del>
      <w:r w:rsidRPr="00EA7ED9">
        <w:rPr>
          <w:rFonts w:ascii="Trebuchet MS" w:hAnsi="Trebuchet MS"/>
          <w:noProof/>
        </w:rPr>
        <w:t>eating their holy things; for I am Jehovah</w:t>
      </w:r>
      <w:ins w:id="151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who is sanctifying them.’”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22:17 </w:t>
      </w:r>
      <w:del w:id="152" w:author="Author">
        <w:r w:rsidRPr="00EA7ED9">
          <w:rPr>
            <w:rFonts w:ascii="Trebuchet MS" w:hAnsi="Trebuchet MS"/>
            <w:noProof/>
          </w:rPr>
          <w:delText xml:space="preserve">And </w:delText>
        </w:r>
      </w:del>
      <w:r w:rsidRPr="00EA7ED9">
        <w:rPr>
          <w:rFonts w:ascii="Trebuchet MS" w:hAnsi="Trebuchet MS"/>
          <w:noProof/>
        </w:rPr>
        <w:t xml:space="preserve">Jehovah continued </w:t>
      </w:r>
      <w:del w:id="153" w:author="Author">
        <w:r w:rsidRPr="00EA7ED9">
          <w:rPr>
            <w:rFonts w:ascii="Trebuchet MS" w:hAnsi="Trebuchet MS"/>
            <w:noProof/>
          </w:rPr>
          <w:delText>to speak</w:delText>
        </w:r>
      </w:del>
      <w:ins w:id="154" w:author="Author">
        <w:r w:rsidRPr="00EA7ED9">
          <w:rPr>
            <w:rFonts w:ascii="Trebuchet MS" w:hAnsi="Trebuchet MS"/>
            <w:noProof/>
          </w:rPr>
          <w:t>speaking</w:t>
        </w:r>
      </w:ins>
      <w:r w:rsidRPr="00EA7ED9">
        <w:rPr>
          <w:rFonts w:ascii="Trebuchet MS" w:hAnsi="Trebuchet MS"/>
          <w:noProof/>
        </w:rPr>
        <w:t xml:space="preserve"> to Moses, saying: </w:t>
      </w:r>
      <w:r w:rsidRPr="00EA7ED9">
        <w:rPr>
          <w:rFonts w:ascii="Trebuchet MS" w:hAnsi="Trebuchet MS"/>
          <w:b/>
          <w:noProof/>
        </w:rPr>
        <w:t xml:space="preserve">22:18 </w:t>
      </w:r>
      <w:r w:rsidRPr="00EA7ED9">
        <w:rPr>
          <w:rFonts w:ascii="Trebuchet MS" w:hAnsi="Trebuchet MS"/>
          <w:noProof/>
        </w:rPr>
        <w:t xml:space="preserve">“Speak to Aaron and his sons and all the </w:t>
      </w:r>
      <w:del w:id="155" w:author="Author">
        <w:r w:rsidRPr="00EA7ED9">
          <w:rPr>
            <w:rFonts w:ascii="Trebuchet MS" w:hAnsi="Trebuchet MS"/>
            <w:noProof/>
          </w:rPr>
          <w:delText>sons of Israel,</w:delText>
        </w:r>
      </w:del>
      <w:ins w:id="156" w:author="Author">
        <w:r w:rsidRPr="00EA7ED9">
          <w:rPr>
            <w:rFonts w:ascii="Trebuchet MS" w:hAnsi="Trebuchet MS"/>
            <w:noProof/>
          </w:rPr>
          <w:t>Israelites</w:t>
        </w:r>
      </w:ins>
      <w:r w:rsidRPr="00EA7ED9">
        <w:rPr>
          <w:rFonts w:ascii="Trebuchet MS" w:hAnsi="Trebuchet MS"/>
          <w:noProof/>
        </w:rPr>
        <w:t xml:space="preserve"> and </w:t>
      </w:r>
      <w:del w:id="157" w:author="Author">
        <w:r w:rsidRPr="00EA7ED9">
          <w:rPr>
            <w:rFonts w:ascii="Trebuchet MS" w:hAnsi="Trebuchet MS"/>
            <w:noProof/>
          </w:rPr>
          <w:delText xml:space="preserve">you must </w:delText>
        </w:r>
      </w:del>
      <w:r w:rsidRPr="00EA7ED9">
        <w:rPr>
          <w:rFonts w:ascii="Trebuchet MS" w:hAnsi="Trebuchet MS"/>
          <w:noProof/>
        </w:rPr>
        <w:t>say to them, ‘</w:t>
      </w:r>
      <w:del w:id="158" w:author="Author">
        <w:r w:rsidRPr="00EA7ED9">
          <w:rPr>
            <w:rFonts w:ascii="Trebuchet MS" w:hAnsi="Trebuchet MS"/>
            <w:noProof/>
          </w:rPr>
          <w:delText>As for any</w:delText>
        </w:r>
      </w:del>
      <w:ins w:id="159" w:author="Author">
        <w:r w:rsidRPr="00EA7ED9">
          <w:rPr>
            <w:rFonts w:ascii="Trebuchet MS" w:hAnsi="Trebuchet MS"/>
            <w:noProof/>
          </w:rPr>
          <w:t>When an Israelite</w:t>
        </w:r>
      </w:ins>
      <w:r w:rsidRPr="00EA7ED9">
        <w:rPr>
          <w:rFonts w:ascii="Trebuchet MS" w:hAnsi="Trebuchet MS"/>
          <w:noProof/>
        </w:rPr>
        <w:t xml:space="preserve"> man </w:t>
      </w:r>
      <w:del w:id="160" w:author="Author">
        <w:r w:rsidRPr="00EA7ED9">
          <w:rPr>
            <w:rFonts w:ascii="Trebuchet MS" w:hAnsi="Trebuchet MS"/>
            <w:noProof/>
          </w:rPr>
          <w:delText xml:space="preserve">of the house of Israel </w:delText>
        </w:r>
      </w:del>
      <w:r w:rsidRPr="00EA7ED9">
        <w:rPr>
          <w:rFonts w:ascii="Trebuchet MS" w:hAnsi="Trebuchet MS"/>
          <w:noProof/>
        </w:rPr>
        <w:t xml:space="preserve">or </w:t>
      </w:r>
      <w:del w:id="161" w:author="Author">
        <w:r w:rsidRPr="00EA7ED9">
          <w:rPr>
            <w:rFonts w:ascii="Trebuchet MS" w:hAnsi="Trebuchet MS"/>
            <w:noProof/>
          </w:rPr>
          <w:delText>some alien</w:delText>
        </w:r>
      </w:del>
      <w:ins w:id="162" w:author="Author">
        <w:r w:rsidRPr="00EA7ED9">
          <w:rPr>
            <w:rFonts w:ascii="Trebuchet MS" w:hAnsi="Trebuchet MS"/>
            <w:noProof/>
          </w:rPr>
          <w:t>a foreign</w:t>
        </w:r>
      </w:ins>
      <w:r w:rsidRPr="00EA7ED9">
        <w:rPr>
          <w:rFonts w:ascii="Trebuchet MS" w:hAnsi="Trebuchet MS"/>
          <w:noProof/>
        </w:rPr>
        <w:t xml:space="preserve"> resident in Israel </w:t>
      </w:r>
      <w:del w:id="163" w:author="Author">
        <w:r w:rsidRPr="00EA7ED9">
          <w:rPr>
            <w:rFonts w:ascii="Trebuchet MS" w:hAnsi="Trebuchet MS"/>
            <w:noProof/>
          </w:rPr>
          <w:delText xml:space="preserve">who </w:delText>
        </w:r>
      </w:del>
      <w:r w:rsidRPr="00EA7ED9">
        <w:rPr>
          <w:rFonts w:ascii="Trebuchet MS" w:hAnsi="Trebuchet MS"/>
          <w:noProof/>
        </w:rPr>
        <w:t xml:space="preserve">presents </w:t>
      </w:r>
      <w:ins w:id="164" w:author="Author">
        <w:r w:rsidRPr="00EA7ED9">
          <w:rPr>
            <w:rFonts w:ascii="Trebuchet MS" w:hAnsi="Trebuchet MS"/>
            <w:noProof/>
          </w:rPr>
          <w:t xml:space="preserve">a burnt offering to Jehovah to fulfill </w:t>
        </w:r>
      </w:ins>
      <w:r w:rsidRPr="00EA7ED9">
        <w:rPr>
          <w:rFonts w:ascii="Trebuchet MS" w:hAnsi="Trebuchet MS"/>
          <w:noProof/>
        </w:rPr>
        <w:t xml:space="preserve">his </w:t>
      </w:r>
      <w:del w:id="165" w:author="Author">
        <w:r w:rsidRPr="00EA7ED9">
          <w:rPr>
            <w:rFonts w:ascii="Trebuchet MS" w:hAnsi="Trebuchet MS"/>
            <w:noProof/>
          </w:rPr>
          <w:delText xml:space="preserve">offering, for any of their </w:delText>
        </w:r>
      </w:del>
      <w:r w:rsidRPr="00EA7ED9">
        <w:rPr>
          <w:rFonts w:ascii="Trebuchet MS" w:hAnsi="Trebuchet MS"/>
          <w:noProof/>
        </w:rPr>
        <w:t xml:space="preserve">vows or </w:t>
      </w:r>
      <w:del w:id="166" w:author="Author">
        <w:r w:rsidRPr="00EA7ED9">
          <w:rPr>
            <w:rFonts w:ascii="Trebuchet MS" w:hAnsi="Trebuchet MS"/>
            <w:noProof/>
          </w:rPr>
          <w:delText>for any of their</w:delText>
        </w:r>
      </w:del>
      <w:ins w:id="167" w:author="Author">
        <w:r w:rsidRPr="00EA7ED9">
          <w:rPr>
            <w:rFonts w:ascii="Trebuchet MS" w:hAnsi="Trebuchet MS"/>
            <w:noProof/>
          </w:rPr>
          <w:t>to make a</w:t>
        </w:r>
      </w:ins>
      <w:r w:rsidRPr="00EA7ED9">
        <w:rPr>
          <w:rFonts w:ascii="Trebuchet MS" w:hAnsi="Trebuchet MS"/>
          <w:noProof/>
        </w:rPr>
        <w:t xml:space="preserve"> voluntary </w:t>
      </w:r>
      <w:del w:id="168" w:author="Author">
        <w:r w:rsidRPr="00EA7ED9">
          <w:rPr>
            <w:rFonts w:ascii="Trebuchet MS" w:hAnsi="Trebuchet MS"/>
            <w:noProof/>
          </w:rPr>
          <w:delText>offerings, which they may present to Jehovah for a burnt offering</w:delText>
        </w:r>
      </w:del>
      <w:ins w:id="169" w:author="Author">
        <w:r w:rsidRPr="00EA7ED9">
          <w:rPr>
            <w:rFonts w:ascii="Trebuchet MS" w:hAnsi="Trebuchet MS"/>
            <w:noProof/>
          </w:rPr>
          <w:t>offering</w:t>
        </w:r>
      </w:ins>
      <w:r w:rsidRPr="00EA7ED9">
        <w:rPr>
          <w:rFonts w:ascii="Trebuchet MS" w:hAnsi="Trebuchet MS"/>
          <w:noProof/>
        </w:rPr>
        <w:t xml:space="preserve">, </w:t>
      </w:r>
      <w:r w:rsidRPr="00EA7ED9">
        <w:rPr>
          <w:rFonts w:ascii="Trebuchet MS" w:hAnsi="Trebuchet MS"/>
          <w:b/>
          <w:noProof/>
        </w:rPr>
        <w:t xml:space="preserve">22:19 </w:t>
      </w:r>
      <w:del w:id="170" w:author="Author">
        <w:r w:rsidRPr="00EA7ED9">
          <w:rPr>
            <w:rFonts w:ascii="Trebuchet MS" w:hAnsi="Trebuchet MS"/>
            <w:noProof/>
          </w:rPr>
          <w:delText xml:space="preserve">to gain approval for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  <w:r w:rsidRPr="00EA7ED9">
          <w:rPr>
            <w:rFonts w:ascii="Trebuchet MS" w:hAnsi="Trebuchet MS"/>
            <w:noProof/>
          </w:rPr>
          <w:delText xml:space="preserve"> it must be </w:delText>
        </w:r>
      </w:del>
      <w:ins w:id="171" w:author="Author">
        <w:r w:rsidRPr="00EA7ED9">
          <w:rPr>
            <w:rFonts w:ascii="Trebuchet MS" w:hAnsi="Trebuchet MS"/>
            <w:noProof/>
          </w:rPr>
          <w:t xml:space="preserve">he should present a </w:t>
        </w:r>
      </w:ins>
      <w:r w:rsidRPr="00EA7ED9">
        <w:rPr>
          <w:rFonts w:ascii="Trebuchet MS" w:hAnsi="Trebuchet MS"/>
          <w:noProof/>
        </w:rPr>
        <w:t>sound</w:t>
      </w:r>
      <w:del w:id="172" w:author="Author">
        <w:r w:rsidRPr="00EA7ED9">
          <w:rPr>
            <w:rFonts w:ascii="Trebuchet MS" w:hAnsi="Trebuchet MS"/>
            <w:noProof/>
          </w:rPr>
          <w:delText>, a</w:delText>
        </w:r>
      </w:del>
      <w:r w:rsidRPr="00EA7ED9">
        <w:rPr>
          <w:rFonts w:ascii="Trebuchet MS" w:hAnsi="Trebuchet MS"/>
          <w:noProof/>
        </w:rPr>
        <w:t xml:space="preserve"> male </w:t>
      </w:r>
      <w:del w:id="173" w:author="Author">
        <w:r w:rsidRPr="00EA7ED9">
          <w:rPr>
            <w:rFonts w:ascii="Trebuchet MS" w:hAnsi="Trebuchet MS"/>
            <w:noProof/>
          </w:rPr>
          <w:delText>among</w:delText>
        </w:r>
      </w:del>
      <w:ins w:id="174" w:author="Author">
        <w:r w:rsidRPr="00EA7ED9">
          <w:rPr>
            <w:rFonts w:ascii="Trebuchet MS" w:hAnsi="Trebuchet MS"/>
            <w:noProof/>
          </w:rPr>
          <w:t>from</w:t>
        </w:r>
      </w:ins>
      <w:r w:rsidRPr="00EA7ED9">
        <w:rPr>
          <w:rFonts w:ascii="Trebuchet MS" w:hAnsi="Trebuchet MS"/>
          <w:noProof/>
        </w:rPr>
        <w:t xml:space="preserve"> the herd, </w:t>
      </w:r>
      <w:del w:id="175" w:author="Author">
        <w:r w:rsidRPr="00EA7ED9">
          <w:rPr>
            <w:rFonts w:ascii="Trebuchet MS" w:hAnsi="Trebuchet MS"/>
            <w:noProof/>
          </w:rPr>
          <w:delText xml:space="preserve">among </w:delText>
        </w:r>
      </w:del>
      <w:r w:rsidRPr="00EA7ED9">
        <w:rPr>
          <w:rFonts w:ascii="Trebuchet MS" w:hAnsi="Trebuchet MS"/>
          <w:noProof/>
        </w:rPr>
        <w:t>the young rams</w:t>
      </w:r>
      <w:ins w:id="176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or </w:t>
      </w:r>
      <w:del w:id="177" w:author="Author">
        <w:r w:rsidRPr="00EA7ED9">
          <w:rPr>
            <w:rFonts w:ascii="Trebuchet MS" w:hAnsi="Trebuchet MS"/>
            <w:noProof/>
          </w:rPr>
          <w:delText xml:space="preserve">among </w:delText>
        </w:r>
      </w:del>
      <w:r w:rsidRPr="00EA7ED9">
        <w:rPr>
          <w:rFonts w:ascii="Trebuchet MS" w:hAnsi="Trebuchet MS"/>
          <w:noProof/>
        </w:rPr>
        <w:t>the goats</w:t>
      </w:r>
      <w:ins w:id="178" w:author="Author">
        <w:r w:rsidRPr="00EA7ED9">
          <w:rPr>
            <w:rFonts w:ascii="Trebuchet MS" w:hAnsi="Trebuchet MS"/>
            <w:noProof/>
          </w:rPr>
          <w:t>, in order to gain approval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22:20 </w:t>
      </w:r>
      <w:del w:id="179" w:author="Author">
        <w:r w:rsidRPr="00EA7ED9">
          <w:rPr>
            <w:rFonts w:ascii="Trebuchet MS" w:hAnsi="Trebuchet MS"/>
            <w:noProof/>
          </w:rPr>
          <w:delText xml:space="preserve">Anything in which there is a defect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180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must not present</w:t>
      </w:r>
      <w:del w:id="181" w:author="Author">
        <w:r w:rsidRPr="00EA7ED9">
          <w:rPr>
            <w:rFonts w:ascii="Trebuchet MS" w:hAnsi="Trebuchet MS"/>
            <w:noProof/>
          </w:rPr>
          <w:delText>, because</w:delText>
        </w:r>
      </w:del>
      <w:r w:rsidRPr="00EA7ED9">
        <w:rPr>
          <w:rFonts w:ascii="Trebuchet MS" w:hAnsi="Trebuchet MS"/>
          <w:noProof/>
        </w:rPr>
        <w:t xml:space="preserve"> </w:t>
      </w:r>
      <w:ins w:id="182" w:author="Author">
        <w:r w:rsidRPr="00EA7ED9">
          <w:rPr>
            <w:rFonts w:ascii="Trebuchet MS" w:hAnsi="Trebuchet MS"/>
            <w:noProof/>
          </w:rPr>
          <w:t xml:space="preserve">anything with a defect, for </w:t>
        </w:r>
      </w:ins>
      <w:r w:rsidRPr="00EA7ED9">
        <w:rPr>
          <w:rFonts w:ascii="Trebuchet MS" w:hAnsi="Trebuchet MS"/>
          <w:noProof/>
        </w:rPr>
        <w:t xml:space="preserve">it will not serve to gain approval for </w:t>
      </w:r>
      <w:del w:id="183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184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>.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22:21 </w:t>
      </w:r>
      <w:r w:rsidRPr="00EA7ED9">
        <w:rPr>
          <w:rFonts w:ascii="Trebuchet MS" w:hAnsi="Trebuchet MS"/>
          <w:noProof/>
        </w:rPr>
        <w:t>“‘</w:t>
      </w:r>
      <w:del w:id="185" w:author="Author">
        <w:r w:rsidRPr="00EA7ED9">
          <w:rPr>
            <w:rFonts w:ascii="Trebuchet MS" w:hAnsi="Trebuchet MS"/>
            <w:noProof/>
          </w:rPr>
          <w:delText>And in case</w:delText>
        </w:r>
      </w:del>
      <w:ins w:id="186" w:author="Author">
        <w:r w:rsidRPr="00EA7ED9">
          <w:rPr>
            <w:rFonts w:ascii="Trebuchet MS" w:hAnsi="Trebuchet MS"/>
            <w:noProof/>
          </w:rPr>
          <w:t>If</w:t>
        </w:r>
      </w:ins>
      <w:r w:rsidRPr="00EA7ED9">
        <w:rPr>
          <w:rFonts w:ascii="Trebuchet MS" w:hAnsi="Trebuchet MS"/>
          <w:noProof/>
        </w:rPr>
        <w:t xml:space="preserve"> a man </w:t>
      </w:r>
      <w:del w:id="187" w:author="Author">
        <w:r w:rsidRPr="00EA7ED9">
          <w:rPr>
            <w:rFonts w:ascii="Trebuchet MS" w:hAnsi="Trebuchet MS"/>
            <w:noProof/>
          </w:rPr>
          <w:delText>should present</w:delText>
        </w:r>
      </w:del>
      <w:ins w:id="188" w:author="Author">
        <w:r w:rsidRPr="00EA7ED9">
          <w:rPr>
            <w:rFonts w:ascii="Trebuchet MS" w:hAnsi="Trebuchet MS"/>
            <w:noProof/>
          </w:rPr>
          <w:t>presents</w:t>
        </w:r>
      </w:ins>
      <w:r w:rsidRPr="00EA7ED9">
        <w:rPr>
          <w:rFonts w:ascii="Trebuchet MS" w:hAnsi="Trebuchet MS"/>
          <w:noProof/>
        </w:rPr>
        <w:t xml:space="preserve"> a communion sacrifice to Jehovah </w:t>
      </w:r>
      <w:del w:id="189" w:author="Author">
        <w:r w:rsidRPr="00EA7ED9">
          <w:rPr>
            <w:rFonts w:ascii="Trebuchet MS" w:hAnsi="Trebuchet MS"/>
            <w:noProof/>
          </w:rPr>
          <w:delText xml:space="preserve">in order </w:delText>
        </w:r>
      </w:del>
      <w:r w:rsidRPr="00EA7ED9">
        <w:rPr>
          <w:rFonts w:ascii="Trebuchet MS" w:hAnsi="Trebuchet MS"/>
          <w:noProof/>
        </w:rPr>
        <w:t xml:space="preserve">to pay a vow or as a voluntary offering, it should </w:t>
      </w:r>
      <w:del w:id="190" w:author="Author">
        <w:r w:rsidRPr="00EA7ED9">
          <w:rPr>
            <w:rFonts w:ascii="Trebuchet MS" w:hAnsi="Trebuchet MS"/>
            <w:noProof/>
          </w:rPr>
          <w:delText xml:space="preserve">prove to </w:delText>
        </w:r>
      </w:del>
      <w:r w:rsidRPr="00EA7ED9">
        <w:rPr>
          <w:rFonts w:ascii="Trebuchet MS" w:hAnsi="Trebuchet MS"/>
          <w:noProof/>
        </w:rPr>
        <w:t xml:space="preserve">be a sound </w:t>
      </w:r>
      <w:del w:id="191" w:author="Author">
        <w:r w:rsidRPr="00EA7ED9">
          <w:rPr>
            <w:rFonts w:ascii="Trebuchet MS" w:hAnsi="Trebuchet MS"/>
            <w:noProof/>
          </w:rPr>
          <w:delText>one among</w:delText>
        </w:r>
      </w:del>
      <w:ins w:id="192" w:author="Author">
        <w:r w:rsidRPr="00EA7ED9">
          <w:rPr>
            <w:rFonts w:ascii="Trebuchet MS" w:hAnsi="Trebuchet MS"/>
            <w:noProof/>
          </w:rPr>
          <w:t>animal from</w:t>
        </w:r>
      </w:ins>
      <w:r w:rsidRPr="00EA7ED9">
        <w:rPr>
          <w:rFonts w:ascii="Trebuchet MS" w:hAnsi="Trebuchet MS"/>
          <w:noProof/>
        </w:rPr>
        <w:t xml:space="preserve"> the herd or the flock, in order to gain approval. No defect at all should </w:t>
      </w:r>
      <w:del w:id="193" w:author="Author">
        <w:r w:rsidRPr="00EA7ED9">
          <w:rPr>
            <w:rFonts w:ascii="Trebuchet MS" w:hAnsi="Trebuchet MS"/>
            <w:noProof/>
          </w:rPr>
          <w:delText xml:space="preserve">prove to </w:delText>
        </w:r>
      </w:del>
      <w:r w:rsidRPr="00EA7ED9">
        <w:rPr>
          <w:rFonts w:ascii="Trebuchet MS" w:hAnsi="Trebuchet MS"/>
          <w:noProof/>
        </w:rPr>
        <w:t xml:space="preserve">be in it. </w:t>
      </w:r>
      <w:r w:rsidRPr="00EA7ED9">
        <w:rPr>
          <w:rFonts w:ascii="Trebuchet MS" w:hAnsi="Trebuchet MS"/>
          <w:b/>
          <w:noProof/>
        </w:rPr>
        <w:t xml:space="preserve">22:22 </w:t>
      </w:r>
      <w:r w:rsidRPr="00EA7ED9">
        <w:rPr>
          <w:rFonts w:ascii="Trebuchet MS" w:hAnsi="Trebuchet MS"/>
          <w:noProof/>
        </w:rPr>
        <w:t xml:space="preserve">No </w:t>
      </w:r>
      <w:del w:id="194" w:author="Author">
        <w:r w:rsidRPr="00EA7ED9">
          <w:rPr>
            <w:rFonts w:ascii="Trebuchet MS" w:hAnsi="Trebuchet MS"/>
            <w:noProof/>
          </w:rPr>
          <w:delText xml:space="preserve">case of blindness or </w:delText>
        </w:r>
      </w:del>
      <w:ins w:id="195" w:author="Author">
        <w:r w:rsidRPr="00EA7ED9">
          <w:rPr>
            <w:rFonts w:ascii="Trebuchet MS" w:hAnsi="Trebuchet MS"/>
            <w:noProof/>
          </w:rPr>
          <w:t xml:space="preserve">offering should be blind, have a </w:t>
        </w:r>
      </w:ins>
      <w:r w:rsidRPr="00EA7ED9">
        <w:rPr>
          <w:rFonts w:ascii="Trebuchet MS" w:hAnsi="Trebuchet MS"/>
          <w:noProof/>
        </w:rPr>
        <w:t>fracture</w:t>
      </w:r>
      <w:del w:id="196" w:author="Author">
        <w:r w:rsidRPr="00EA7ED9">
          <w:rPr>
            <w:rFonts w:ascii="Trebuchet MS" w:hAnsi="Trebuchet MS"/>
            <w:noProof/>
          </w:rPr>
          <w:delText xml:space="preserve"> or having</w:delText>
        </w:r>
      </w:del>
      <w:ins w:id="197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a cut</w:t>
      </w:r>
      <w:del w:id="198" w:author="Author">
        <w:r w:rsidRPr="00EA7ED9">
          <w:rPr>
            <w:rFonts w:ascii="Trebuchet MS" w:hAnsi="Trebuchet MS"/>
            <w:noProof/>
          </w:rPr>
          <w:delText xml:space="preserve"> or</w:delText>
        </w:r>
      </w:del>
      <w:ins w:id="199" w:author="Author">
        <w:r w:rsidRPr="00EA7ED9">
          <w:rPr>
            <w:rFonts w:ascii="Trebuchet MS" w:hAnsi="Trebuchet MS"/>
            <w:noProof/>
          </w:rPr>
          <w:t>, a</w:t>
        </w:r>
      </w:ins>
      <w:r w:rsidRPr="00EA7ED9">
        <w:rPr>
          <w:rFonts w:ascii="Trebuchet MS" w:hAnsi="Trebuchet MS"/>
          <w:noProof/>
        </w:rPr>
        <w:t xml:space="preserve"> wart</w:t>
      </w:r>
      <w:del w:id="200" w:author="Author">
        <w:r w:rsidRPr="00EA7ED9">
          <w:rPr>
            <w:rFonts w:ascii="Trebuchet MS" w:hAnsi="Trebuchet MS"/>
            <w:noProof/>
          </w:rPr>
          <w:delText xml:space="preserve"> or</w:delText>
        </w:r>
      </w:del>
      <w:ins w:id="201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scabbiness</w:t>
      </w:r>
      <w:ins w:id="202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or ringworm</w:t>
      </w:r>
      <w:del w:id="203" w:author="Author">
        <w:r w:rsidRPr="00EA7ED9">
          <w:rPr>
            <w:rFonts w:ascii="Trebuchet MS" w:hAnsi="Trebuchet MS"/>
            <w:noProof/>
          </w:rPr>
          <w:delText>, none</w:delText>
        </w:r>
      </w:del>
      <w:ins w:id="204" w:author="Author">
        <w:r w:rsidRPr="00EA7ED9">
          <w:rPr>
            <w:rFonts w:ascii="Trebuchet MS" w:hAnsi="Trebuchet MS"/>
            <w:noProof/>
          </w:rPr>
          <w:t>; you must not present any</w:t>
        </w:r>
      </w:ins>
      <w:r w:rsidRPr="00EA7ED9">
        <w:rPr>
          <w:rFonts w:ascii="Trebuchet MS" w:hAnsi="Trebuchet MS"/>
          <w:noProof/>
        </w:rPr>
        <w:t xml:space="preserve"> of these </w:t>
      </w:r>
      <w:del w:id="205" w:author="Author">
        <w:r w:rsidRPr="00EA7ED9">
          <w:rPr>
            <w:rFonts w:ascii="Trebuchet MS" w:hAnsi="Trebuchet MS"/>
            <w:noProof/>
          </w:rPr>
          <w:delText xml:space="preserve">must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  <w:r w:rsidRPr="00EA7ED9">
          <w:rPr>
            <w:rFonts w:ascii="Trebuchet MS" w:hAnsi="Trebuchet MS"/>
            <w:noProof/>
          </w:rPr>
          <w:delText xml:space="preserve"> present </w:delText>
        </w:r>
      </w:del>
      <w:r w:rsidRPr="00EA7ED9">
        <w:rPr>
          <w:rFonts w:ascii="Trebuchet MS" w:hAnsi="Trebuchet MS"/>
          <w:noProof/>
        </w:rPr>
        <w:t>to Jehovah</w:t>
      </w:r>
      <w:del w:id="206" w:author="Author">
        <w:r w:rsidRPr="00EA7ED9">
          <w:rPr>
            <w:rFonts w:ascii="Trebuchet MS" w:hAnsi="Trebuchet MS"/>
            <w:noProof/>
          </w:rPr>
          <w:delText>, and no</w:delText>
        </w:r>
      </w:del>
      <w:ins w:id="207" w:author="Author">
        <w:r w:rsidRPr="00EA7ED9">
          <w:rPr>
            <w:rFonts w:ascii="Trebuchet MS" w:hAnsi="Trebuchet MS"/>
            <w:noProof/>
          </w:rPr>
          <w:t xml:space="preserve"> or make such an</w:t>
        </w:r>
      </w:ins>
      <w:r w:rsidRPr="00EA7ED9">
        <w:rPr>
          <w:rFonts w:ascii="Trebuchet MS" w:hAnsi="Trebuchet MS"/>
          <w:noProof/>
        </w:rPr>
        <w:t xml:space="preserve"> offering </w:t>
      </w:r>
      <w:del w:id="208" w:author="Author">
        <w:r w:rsidRPr="00EA7ED9">
          <w:rPr>
            <w:rFonts w:ascii="Trebuchet MS" w:hAnsi="Trebuchet MS"/>
            <w:noProof/>
          </w:rPr>
          <w:delText xml:space="preserve">made by fire from them must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  <w:r w:rsidRPr="00EA7ED9">
          <w:rPr>
            <w:rFonts w:ascii="Trebuchet MS" w:hAnsi="Trebuchet MS"/>
            <w:noProof/>
          </w:rPr>
          <w:delText xml:space="preserve"> put upon</w:delText>
        </w:r>
      </w:del>
      <w:ins w:id="209" w:author="Author">
        <w:r w:rsidRPr="00EA7ED9">
          <w:rPr>
            <w:rFonts w:ascii="Trebuchet MS" w:hAnsi="Trebuchet MS"/>
            <w:noProof/>
          </w:rPr>
          <w:t>on</w:t>
        </w:r>
      </w:ins>
      <w:r w:rsidRPr="00EA7ED9">
        <w:rPr>
          <w:rFonts w:ascii="Trebuchet MS" w:hAnsi="Trebuchet MS"/>
          <w:noProof/>
        </w:rPr>
        <w:t xml:space="preserve"> the altar for Jehovah. </w:t>
      </w:r>
      <w:r w:rsidRPr="00EA7ED9">
        <w:rPr>
          <w:rFonts w:ascii="Trebuchet MS" w:hAnsi="Trebuchet MS"/>
          <w:b/>
          <w:noProof/>
        </w:rPr>
        <w:t xml:space="preserve">22:23 </w:t>
      </w:r>
      <w:del w:id="210" w:author="Author">
        <w:r w:rsidRPr="00EA7ED9">
          <w:rPr>
            <w:rFonts w:ascii="Trebuchet MS" w:hAnsi="Trebuchet MS"/>
            <w:noProof/>
          </w:rPr>
          <w:delText>As for</w:delText>
        </w:r>
      </w:del>
      <w:ins w:id="211" w:author="Author">
        <w:r w:rsidRPr="00EA7ED9">
          <w:rPr>
            <w:rFonts w:ascii="Trebuchet MS" w:hAnsi="Trebuchet MS"/>
            <w:noProof/>
          </w:rPr>
          <w:t>You may present</w:t>
        </w:r>
      </w:ins>
      <w:r w:rsidRPr="00EA7ED9">
        <w:rPr>
          <w:rFonts w:ascii="Trebuchet MS" w:hAnsi="Trebuchet MS"/>
          <w:noProof/>
        </w:rPr>
        <w:t xml:space="preserve"> a bull or a sheep </w:t>
      </w:r>
      <w:del w:id="212" w:author="Author">
        <w:r w:rsidRPr="00EA7ED9">
          <w:rPr>
            <w:rFonts w:ascii="Trebuchet MS" w:hAnsi="Trebuchet MS"/>
            <w:noProof/>
          </w:rPr>
          <w:delText>having</w:delText>
        </w:r>
      </w:del>
      <w:ins w:id="213" w:author="Author">
        <w:r w:rsidRPr="00EA7ED9">
          <w:rPr>
            <w:rFonts w:ascii="Trebuchet MS" w:hAnsi="Trebuchet MS"/>
            <w:noProof/>
          </w:rPr>
          <w:t>with</w:t>
        </w:r>
      </w:ins>
      <w:r w:rsidRPr="00EA7ED9">
        <w:rPr>
          <w:rFonts w:ascii="Trebuchet MS" w:hAnsi="Trebuchet MS"/>
          <w:noProof/>
        </w:rPr>
        <w:t xml:space="preserve"> a </w:t>
      </w:r>
      <w:del w:id="214" w:author="Author">
        <w:r w:rsidRPr="00EA7ED9">
          <w:rPr>
            <w:rFonts w:ascii="Trebuchet MS" w:hAnsi="Trebuchet MS"/>
            <w:noProof/>
          </w:rPr>
          <w:delText>member</w:delText>
        </w:r>
      </w:del>
      <w:ins w:id="215" w:author="Author">
        <w:r w:rsidRPr="00EA7ED9">
          <w:rPr>
            <w:rFonts w:ascii="Trebuchet MS" w:hAnsi="Trebuchet MS"/>
            <w:noProof/>
          </w:rPr>
          <w:t>limb that is</w:t>
        </w:r>
      </w:ins>
      <w:r w:rsidRPr="00EA7ED9">
        <w:rPr>
          <w:rFonts w:ascii="Trebuchet MS" w:hAnsi="Trebuchet MS"/>
          <w:noProof/>
        </w:rPr>
        <w:t xml:space="preserve"> too long or too short</w:t>
      </w:r>
      <w:del w:id="216" w:author="Author">
        <w:r w:rsidRPr="00EA7ED9">
          <w:rPr>
            <w:rFonts w:ascii="Trebuchet MS" w:hAnsi="Trebuchet MS"/>
            <w:noProof/>
          </w:rPr>
          <w:delText>, you may make it</w:delText>
        </w:r>
      </w:del>
      <w:ins w:id="217" w:author="Author">
        <w:r w:rsidRPr="00EA7ED9">
          <w:rPr>
            <w:rFonts w:ascii="Trebuchet MS" w:hAnsi="Trebuchet MS"/>
            <w:noProof/>
          </w:rPr>
          <w:t xml:space="preserve"> as</w:t>
        </w:r>
      </w:ins>
      <w:r w:rsidRPr="00EA7ED9">
        <w:rPr>
          <w:rFonts w:ascii="Trebuchet MS" w:hAnsi="Trebuchet MS"/>
          <w:noProof/>
        </w:rPr>
        <w:t xml:space="preserve"> a voluntary offering</w:t>
      </w:r>
      <w:del w:id="218" w:author="Author">
        <w:r w:rsidRPr="00EA7ED9">
          <w:rPr>
            <w:rFonts w:ascii="Trebuchet MS" w:hAnsi="Trebuchet MS"/>
            <w:noProof/>
          </w:rPr>
          <w:delText>;</w:delText>
        </w:r>
      </w:del>
      <w:ins w:id="219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but </w:t>
      </w:r>
      <w:del w:id="220" w:author="Author">
        <w:r w:rsidRPr="00EA7ED9">
          <w:rPr>
            <w:rFonts w:ascii="Trebuchet MS" w:hAnsi="Trebuchet MS"/>
            <w:noProof/>
          </w:rPr>
          <w:delText xml:space="preserve">for a vow </w:delText>
        </w:r>
      </w:del>
      <w:r w:rsidRPr="00EA7ED9">
        <w:rPr>
          <w:rFonts w:ascii="Trebuchet MS" w:hAnsi="Trebuchet MS"/>
          <w:noProof/>
        </w:rPr>
        <w:t>it will not be accepted with approval</w:t>
      </w:r>
      <w:ins w:id="221" w:author="Author">
        <w:r w:rsidRPr="00EA7ED9">
          <w:rPr>
            <w:rFonts w:ascii="Trebuchet MS" w:hAnsi="Trebuchet MS"/>
            <w:noProof/>
          </w:rPr>
          <w:t xml:space="preserve"> as a vow offering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22:24 </w:t>
      </w:r>
      <w:del w:id="222" w:author="Author">
        <w:r w:rsidRPr="00EA7ED9">
          <w:rPr>
            <w:rFonts w:ascii="Trebuchet MS" w:hAnsi="Trebuchet MS"/>
            <w:noProof/>
          </w:rPr>
          <w:delText>But</w:delText>
        </w:r>
      </w:del>
      <w:ins w:id="223" w:author="Author">
        <w:r w:rsidRPr="00EA7ED9">
          <w:rPr>
            <w:rFonts w:ascii="Trebuchet MS" w:hAnsi="Trebuchet MS"/>
            <w:noProof/>
          </w:rPr>
          <w:t>You must not present to Jehovah</w:t>
        </w:r>
      </w:ins>
      <w:r w:rsidRPr="00EA7ED9">
        <w:rPr>
          <w:rFonts w:ascii="Trebuchet MS" w:hAnsi="Trebuchet MS"/>
          <w:noProof/>
        </w:rPr>
        <w:t xml:space="preserve"> one having the testicles </w:t>
      </w:r>
      <w:del w:id="224" w:author="Author">
        <w:r w:rsidRPr="00EA7ED9">
          <w:rPr>
            <w:rFonts w:ascii="Trebuchet MS" w:hAnsi="Trebuchet MS"/>
            <w:noProof/>
          </w:rPr>
          <w:delText>squeezed</w:delText>
        </w:r>
      </w:del>
      <w:ins w:id="225" w:author="Author">
        <w:r w:rsidRPr="00EA7ED9">
          <w:rPr>
            <w:rFonts w:ascii="Trebuchet MS" w:hAnsi="Trebuchet MS"/>
            <w:noProof/>
          </w:rPr>
          <w:t>damaged</w:t>
        </w:r>
      </w:ins>
      <w:r w:rsidRPr="00EA7ED9">
        <w:rPr>
          <w:rFonts w:ascii="Trebuchet MS" w:hAnsi="Trebuchet MS"/>
          <w:noProof/>
        </w:rPr>
        <w:t xml:space="preserve"> or crushed or pulled off or cut off</w:t>
      </w:r>
      <w:del w:id="226" w:author="Author">
        <w:r w:rsidRPr="00EA7ED9">
          <w:rPr>
            <w:rFonts w:ascii="Trebuchet MS" w:hAnsi="Trebuchet MS"/>
            <w:noProof/>
          </w:rPr>
          <w:delText xml:space="preserve">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  <w:r w:rsidRPr="00EA7ED9">
          <w:rPr>
            <w:rFonts w:ascii="Trebuchet MS" w:hAnsi="Trebuchet MS"/>
            <w:noProof/>
          </w:rPr>
          <w:delText xml:space="preserve"> must not present to Jehovah</w:delText>
        </w:r>
      </w:del>
      <w:r w:rsidRPr="00EA7ED9">
        <w:rPr>
          <w:rFonts w:ascii="Trebuchet MS" w:hAnsi="Trebuchet MS"/>
          <w:noProof/>
        </w:rPr>
        <w:t xml:space="preserve">, and </w:t>
      </w:r>
      <w:del w:id="227" w:author="Author">
        <w:r w:rsidRPr="00EA7ED9">
          <w:rPr>
            <w:rFonts w:ascii="Trebuchet MS" w:hAnsi="Trebuchet MS"/>
            <w:noProof/>
          </w:rPr>
          <w:delText xml:space="preserve">in </w:delText>
        </w:r>
        <w:r w:rsidRPr="00EA7ED9">
          <w:rPr>
            <w:rFonts w:ascii="Trebuchet MS" w:hAnsi="Trebuchet MS"/>
            <w:noProof/>
            <w:u w:val="dotted"/>
          </w:rPr>
          <w:delText>YOUR</w:delText>
        </w:r>
        <w:r w:rsidRPr="00EA7ED9">
          <w:rPr>
            <w:rFonts w:ascii="Trebuchet MS" w:hAnsi="Trebuchet MS"/>
            <w:noProof/>
          </w:rPr>
          <w:delText xml:space="preserve"> land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28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should not </w:t>
      </w:r>
      <w:del w:id="229" w:author="Author">
        <w:r w:rsidRPr="00EA7ED9">
          <w:rPr>
            <w:rFonts w:ascii="Trebuchet MS" w:hAnsi="Trebuchet MS"/>
            <w:noProof/>
          </w:rPr>
          <w:delText>render them up</w:delText>
        </w:r>
      </w:del>
      <w:ins w:id="230" w:author="Author">
        <w:r w:rsidRPr="00EA7ED9">
          <w:rPr>
            <w:rFonts w:ascii="Trebuchet MS" w:hAnsi="Trebuchet MS"/>
            <w:noProof/>
          </w:rPr>
          <w:t>offer such animals in your land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22:25 </w:t>
      </w:r>
      <w:r w:rsidRPr="00EA7ED9">
        <w:rPr>
          <w:rFonts w:ascii="Trebuchet MS" w:hAnsi="Trebuchet MS"/>
          <w:noProof/>
        </w:rPr>
        <w:t xml:space="preserve">And </w:t>
      </w:r>
      <w:ins w:id="231" w:author="Author">
        <w:r w:rsidRPr="00EA7ED9">
          <w:rPr>
            <w:rFonts w:ascii="Trebuchet MS" w:hAnsi="Trebuchet MS"/>
            <w:noProof/>
          </w:rPr>
          <w:t xml:space="preserve">you must not present </w:t>
        </w:r>
      </w:ins>
      <w:r w:rsidRPr="00EA7ED9">
        <w:rPr>
          <w:rFonts w:ascii="Trebuchet MS" w:hAnsi="Trebuchet MS"/>
          <w:noProof/>
        </w:rPr>
        <w:t xml:space="preserve">any of </w:t>
      </w:r>
      <w:del w:id="232" w:author="Author">
        <w:r w:rsidRPr="00EA7ED9">
          <w:rPr>
            <w:rFonts w:ascii="Trebuchet MS" w:hAnsi="Trebuchet MS"/>
            <w:noProof/>
          </w:rPr>
          <w:delText xml:space="preserve">all </w:delText>
        </w:r>
      </w:del>
      <w:r w:rsidRPr="00EA7ED9">
        <w:rPr>
          <w:rFonts w:ascii="Trebuchet MS" w:hAnsi="Trebuchet MS"/>
          <w:noProof/>
        </w:rPr>
        <w:t xml:space="preserve">these from the hand of a foreigner </w:t>
      </w:r>
      <w:del w:id="233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  <w:r w:rsidRPr="00EA7ED9">
          <w:rPr>
            <w:rFonts w:ascii="Trebuchet MS" w:hAnsi="Trebuchet MS"/>
            <w:noProof/>
          </w:rPr>
          <w:delText xml:space="preserve"> must not present </w:delText>
        </w:r>
      </w:del>
      <w:r w:rsidRPr="00EA7ED9">
        <w:rPr>
          <w:rFonts w:ascii="Trebuchet MS" w:hAnsi="Trebuchet MS"/>
          <w:noProof/>
        </w:rPr>
        <w:t xml:space="preserve">as the bread of </w:t>
      </w:r>
      <w:del w:id="234" w:author="Author">
        <w:r w:rsidRPr="00EA7ED9">
          <w:rPr>
            <w:rFonts w:ascii="Trebuchet MS" w:hAnsi="Trebuchet MS"/>
            <w:noProof/>
            <w:u w:val="dotted"/>
          </w:rPr>
          <w:delText>YOUR</w:delText>
        </w:r>
      </w:del>
      <w:ins w:id="235" w:author="Author">
        <w:r w:rsidRPr="00EA7ED9">
          <w:rPr>
            <w:rFonts w:ascii="Trebuchet MS" w:hAnsi="Trebuchet MS"/>
            <w:noProof/>
          </w:rPr>
          <w:t>your</w:t>
        </w:r>
      </w:ins>
      <w:r w:rsidRPr="00EA7ED9">
        <w:rPr>
          <w:rFonts w:ascii="Trebuchet MS" w:hAnsi="Trebuchet MS"/>
          <w:noProof/>
        </w:rPr>
        <w:t xml:space="preserve"> God, </w:t>
      </w:r>
      <w:del w:id="236" w:author="Author">
        <w:r w:rsidRPr="00EA7ED9">
          <w:rPr>
            <w:rFonts w:ascii="Trebuchet MS" w:hAnsi="Trebuchet MS"/>
            <w:noProof/>
          </w:rPr>
          <w:delText>because their corruption is in them. There is a defect in them.</w:delText>
        </w:r>
      </w:del>
      <w:ins w:id="237" w:author="Author">
        <w:r w:rsidRPr="00EA7ED9">
          <w:rPr>
            <w:rFonts w:ascii="Trebuchet MS" w:hAnsi="Trebuchet MS"/>
            <w:noProof/>
          </w:rPr>
          <w:t>for they are corrupted and defective.</w:t>
        </w:r>
      </w:ins>
      <w:r w:rsidRPr="00EA7ED9">
        <w:rPr>
          <w:rFonts w:ascii="Trebuchet MS" w:hAnsi="Trebuchet MS"/>
          <w:noProof/>
        </w:rPr>
        <w:t xml:space="preserve"> They will not be accepted with approval </w:t>
      </w:r>
      <w:del w:id="238" w:author="Author">
        <w:r w:rsidRPr="00EA7ED9">
          <w:rPr>
            <w:rFonts w:ascii="Trebuchet MS" w:hAnsi="Trebuchet MS"/>
            <w:noProof/>
          </w:rPr>
          <w:delText xml:space="preserve">of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39" w:author="Author">
        <w:r w:rsidRPr="00EA7ED9">
          <w:rPr>
            <w:rFonts w:ascii="Trebuchet MS" w:hAnsi="Trebuchet MS"/>
            <w:noProof/>
          </w:rPr>
          <w:t>for you</w:t>
        </w:r>
      </w:ins>
      <w:r w:rsidRPr="00EA7ED9">
        <w:rPr>
          <w:rFonts w:ascii="Trebuchet MS" w:hAnsi="Trebuchet MS"/>
          <w:noProof/>
        </w:rPr>
        <w:t>.’”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22:26 </w:t>
      </w:r>
      <w:del w:id="240" w:author="Author">
        <w:r w:rsidRPr="00EA7ED9">
          <w:rPr>
            <w:rFonts w:ascii="Trebuchet MS" w:hAnsi="Trebuchet MS"/>
            <w:noProof/>
          </w:rPr>
          <w:delText xml:space="preserve">And </w:delText>
        </w:r>
      </w:del>
      <w:r w:rsidRPr="00EA7ED9">
        <w:rPr>
          <w:rFonts w:ascii="Trebuchet MS" w:hAnsi="Trebuchet MS"/>
          <w:noProof/>
        </w:rPr>
        <w:t xml:space="preserve">Jehovah spoke further to Moses, saying: </w:t>
      </w:r>
      <w:r w:rsidRPr="00EA7ED9">
        <w:rPr>
          <w:rFonts w:ascii="Trebuchet MS" w:hAnsi="Trebuchet MS"/>
          <w:b/>
          <w:noProof/>
        </w:rPr>
        <w:t xml:space="preserve">22:27 </w:t>
      </w:r>
      <w:r w:rsidRPr="00EA7ED9">
        <w:rPr>
          <w:rFonts w:ascii="Trebuchet MS" w:hAnsi="Trebuchet MS"/>
          <w:noProof/>
        </w:rPr>
        <w:t>“</w:t>
      </w:r>
      <w:del w:id="241" w:author="Author">
        <w:r w:rsidRPr="00EA7ED9">
          <w:rPr>
            <w:rFonts w:ascii="Trebuchet MS" w:hAnsi="Trebuchet MS"/>
            <w:noProof/>
          </w:rPr>
          <w:delText>Should</w:delText>
        </w:r>
      </w:del>
      <w:ins w:id="242" w:author="Author">
        <w:r w:rsidRPr="00EA7ED9">
          <w:rPr>
            <w:rFonts w:ascii="Trebuchet MS" w:hAnsi="Trebuchet MS"/>
            <w:noProof/>
          </w:rPr>
          <w:t>When</w:t>
        </w:r>
      </w:ins>
      <w:r w:rsidRPr="00EA7ED9">
        <w:rPr>
          <w:rFonts w:ascii="Trebuchet MS" w:hAnsi="Trebuchet MS"/>
          <w:noProof/>
        </w:rPr>
        <w:t xml:space="preserve"> a bull or a young ram or a goat </w:t>
      </w:r>
      <w:del w:id="243" w:author="Author">
        <w:r w:rsidRPr="00EA7ED9">
          <w:rPr>
            <w:rFonts w:ascii="Trebuchet MS" w:hAnsi="Trebuchet MS"/>
            <w:noProof/>
          </w:rPr>
          <w:delText>be</w:delText>
        </w:r>
      </w:del>
      <w:ins w:id="244" w:author="Author">
        <w:r w:rsidRPr="00EA7ED9">
          <w:rPr>
            <w:rFonts w:ascii="Trebuchet MS" w:hAnsi="Trebuchet MS"/>
            <w:noProof/>
          </w:rPr>
          <w:t>is</w:t>
        </w:r>
      </w:ins>
      <w:r w:rsidRPr="00EA7ED9">
        <w:rPr>
          <w:rFonts w:ascii="Trebuchet MS" w:hAnsi="Trebuchet MS"/>
          <w:noProof/>
        </w:rPr>
        <w:t xml:space="preserve"> born, </w:t>
      </w:r>
      <w:del w:id="245" w:author="Author">
        <w:r w:rsidRPr="00EA7ED9">
          <w:rPr>
            <w:rFonts w:ascii="Trebuchet MS" w:hAnsi="Trebuchet MS"/>
            <w:noProof/>
          </w:rPr>
          <w:delText xml:space="preserve">then </w:delText>
        </w:r>
      </w:del>
      <w:r w:rsidRPr="00EA7ED9">
        <w:rPr>
          <w:rFonts w:ascii="Trebuchet MS" w:hAnsi="Trebuchet MS"/>
          <w:noProof/>
        </w:rPr>
        <w:t xml:space="preserve">it </w:t>
      </w:r>
      <w:del w:id="246" w:author="Author">
        <w:r w:rsidRPr="00EA7ED9">
          <w:rPr>
            <w:rFonts w:ascii="Trebuchet MS" w:hAnsi="Trebuchet MS"/>
            <w:noProof/>
          </w:rPr>
          <w:delText>must</w:delText>
        </w:r>
      </w:del>
      <w:ins w:id="247" w:author="Author">
        <w:r w:rsidRPr="00EA7ED9">
          <w:rPr>
            <w:rFonts w:ascii="Trebuchet MS" w:hAnsi="Trebuchet MS"/>
            <w:noProof/>
          </w:rPr>
          <w:t>will</w:t>
        </w:r>
      </w:ins>
      <w:r w:rsidRPr="00EA7ED9">
        <w:rPr>
          <w:rFonts w:ascii="Trebuchet MS" w:hAnsi="Trebuchet MS"/>
          <w:noProof/>
        </w:rPr>
        <w:t xml:space="preserve"> continue </w:t>
      </w:r>
      <w:del w:id="248" w:author="Author">
        <w:r w:rsidRPr="00EA7ED9">
          <w:rPr>
            <w:rFonts w:ascii="Trebuchet MS" w:hAnsi="Trebuchet MS"/>
            <w:noProof/>
          </w:rPr>
          <w:delText>under</w:delText>
        </w:r>
      </w:del>
      <w:ins w:id="249" w:author="Author">
        <w:r w:rsidRPr="00EA7ED9">
          <w:rPr>
            <w:rFonts w:ascii="Trebuchet MS" w:hAnsi="Trebuchet MS"/>
            <w:noProof/>
          </w:rPr>
          <w:t>with</w:t>
        </w:r>
      </w:ins>
      <w:r w:rsidRPr="00EA7ED9">
        <w:rPr>
          <w:rFonts w:ascii="Trebuchet MS" w:hAnsi="Trebuchet MS"/>
          <w:noProof/>
        </w:rPr>
        <w:t xml:space="preserve"> its mother </w:t>
      </w:r>
      <w:ins w:id="250" w:author="Author">
        <w:r w:rsidRPr="00EA7ED9">
          <w:rPr>
            <w:rFonts w:ascii="Trebuchet MS" w:hAnsi="Trebuchet MS"/>
            <w:noProof/>
          </w:rPr>
          <w:t xml:space="preserve">for </w:t>
        </w:r>
      </w:ins>
      <w:r w:rsidRPr="00EA7ED9">
        <w:rPr>
          <w:rFonts w:ascii="Trebuchet MS" w:hAnsi="Trebuchet MS"/>
          <w:noProof/>
        </w:rPr>
        <w:t xml:space="preserve">seven days, but from the eighth day </w:t>
      </w:r>
      <w:del w:id="251" w:author="Author">
        <w:r w:rsidRPr="00EA7ED9">
          <w:rPr>
            <w:rFonts w:ascii="Trebuchet MS" w:hAnsi="Trebuchet MS"/>
            <w:noProof/>
          </w:rPr>
          <w:delText xml:space="preserve">and </w:delText>
        </w:r>
      </w:del>
      <w:r w:rsidRPr="00EA7ED9">
        <w:rPr>
          <w:rFonts w:ascii="Trebuchet MS" w:hAnsi="Trebuchet MS"/>
          <w:noProof/>
        </w:rPr>
        <w:t xml:space="preserve">forward it will be accepted with approval as an offering, an offering made by fire to Jehovah. </w:t>
      </w:r>
      <w:r w:rsidRPr="00EA7ED9">
        <w:rPr>
          <w:rFonts w:ascii="Trebuchet MS" w:hAnsi="Trebuchet MS"/>
          <w:b/>
          <w:noProof/>
        </w:rPr>
        <w:t xml:space="preserve">22:28 </w:t>
      </w:r>
      <w:r w:rsidRPr="00EA7ED9">
        <w:rPr>
          <w:rFonts w:ascii="Trebuchet MS" w:hAnsi="Trebuchet MS"/>
          <w:noProof/>
        </w:rPr>
        <w:t xml:space="preserve">As for a bull </w:t>
      </w:r>
      <w:del w:id="252" w:author="Author">
        <w:r w:rsidRPr="00EA7ED9">
          <w:rPr>
            <w:rFonts w:ascii="Trebuchet MS" w:hAnsi="Trebuchet MS"/>
            <w:noProof/>
          </w:rPr>
          <w:delText>and</w:delText>
        </w:r>
      </w:del>
      <w:ins w:id="253" w:author="Author">
        <w:r w:rsidRPr="00EA7ED9">
          <w:rPr>
            <w:rFonts w:ascii="Trebuchet MS" w:hAnsi="Trebuchet MS"/>
            <w:noProof/>
          </w:rPr>
          <w:t>or</w:t>
        </w:r>
      </w:ins>
      <w:r w:rsidRPr="00EA7ED9">
        <w:rPr>
          <w:rFonts w:ascii="Trebuchet MS" w:hAnsi="Trebuchet MS"/>
          <w:noProof/>
        </w:rPr>
        <w:t xml:space="preserve"> a sheep, </w:t>
      </w:r>
      <w:del w:id="254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55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must not slaughter it and its young </w:t>
      </w:r>
      <w:del w:id="256" w:author="Author">
        <w:r w:rsidRPr="00EA7ED9">
          <w:rPr>
            <w:rFonts w:ascii="Trebuchet MS" w:hAnsi="Trebuchet MS"/>
            <w:noProof/>
          </w:rPr>
          <w:delText xml:space="preserve">one </w:delText>
        </w:r>
      </w:del>
      <w:r w:rsidRPr="00EA7ED9">
        <w:rPr>
          <w:rFonts w:ascii="Trebuchet MS" w:hAnsi="Trebuchet MS"/>
          <w:noProof/>
        </w:rPr>
        <w:t xml:space="preserve">on the </w:t>
      </w:r>
      <w:del w:id="257" w:author="Author">
        <w:r w:rsidRPr="00EA7ED9">
          <w:rPr>
            <w:rFonts w:ascii="Trebuchet MS" w:hAnsi="Trebuchet MS"/>
            <w:noProof/>
          </w:rPr>
          <w:delText>one</w:delText>
        </w:r>
      </w:del>
      <w:ins w:id="258" w:author="Author">
        <w:r w:rsidRPr="00EA7ED9">
          <w:rPr>
            <w:rFonts w:ascii="Trebuchet MS" w:hAnsi="Trebuchet MS"/>
            <w:noProof/>
          </w:rPr>
          <w:t>same</w:t>
        </w:r>
      </w:ins>
      <w:r w:rsidRPr="00EA7ED9">
        <w:rPr>
          <w:rFonts w:ascii="Trebuchet MS" w:hAnsi="Trebuchet MS"/>
          <w:noProof/>
        </w:rPr>
        <w:t xml:space="preserve"> day.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22:29 </w:t>
      </w:r>
      <w:r w:rsidRPr="00EA7ED9">
        <w:rPr>
          <w:rFonts w:ascii="Trebuchet MS" w:hAnsi="Trebuchet MS"/>
          <w:noProof/>
        </w:rPr>
        <w:t>“</w:t>
      </w:r>
      <w:del w:id="259" w:author="Author">
        <w:r w:rsidRPr="00EA7ED9">
          <w:rPr>
            <w:rFonts w:ascii="Trebuchet MS" w:hAnsi="Trebuchet MS"/>
            <w:noProof/>
          </w:rPr>
          <w:delText xml:space="preserve">And in case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  <w:r w:rsidRPr="00EA7ED9">
          <w:rPr>
            <w:rFonts w:ascii="Trebuchet MS" w:hAnsi="Trebuchet MS"/>
            <w:noProof/>
          </w:rPr>
          <w:delText xml:space="preserve"> should</w:delText>
        </w:r>
      </w:del>
      <w:ins w:id="260" w:author="Author">
        <w:r w:rsidRPr="00EA7ED9">
          <w:rPr>
            <w:rFonts w:ascii="Trebuchet MS" w:hAnsi="Trebuchet MS"/>
            <w:noProof/>
          </w:rPr>
          <w:t>If you</w:t>
        </w:r>
      </w:ins>
      <w:r w:rsidRPr="00EA7ED9">
        <w:rPr>
          <w:rFonts w:ascii="Trebuchet MS" w:hAnsi="Trebuchet MS"/>
          <w:noProof/>
        </w:rPr>
        <w:t xml:space="preserve"> sacrifice a thanksgiving sacrifice to Jehovah, </w:t>
      </w:r>
      <w:del w:id="261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62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should sacrifice it to gain approval for </w:t>
      </w:r>
      <w:del w:id="263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64" w:author="Author">
        <w:r w:rsidRPr="00EA7ED9">
          <w:rPr>
            <w:rFonts w:ascii="Trebuchet MS" w:hAnsi="Trebuchet MS"/>
            <w:noProof/>
          </w:rPr>
          <w:t>yourselves</w:t>
        </w:r>
      </w:ins>
      <w:r w:rsidRPr="00EA7ED9">
        <w:rPr>
          <w:rFonts w:ascii="Trebuchet MS" w:hAnsi="Trebuchet MS"/>
          <w:noProof/>
        </w:rPr>
        <w:t xml:space="preserve">. </w:t>
      </w:r>
      <w:r w:rsidRPr="00EA7ED9">
        <w:rPr>
          <w:rFonts w:ascii="Trebuchet MS" w:hAnsi="Trebuchet MS"/>
          <w:b/>
          <w:noProof/>
        </w:rPr>
        <w:t xml:space="preserve">22:30 </w:t>
      </w:r>
      <w:del w:id="265" w:author="Author">
        <w:r w:rsidRPr="00EA7ED9">
          <w:rPr>
            <w:rFonts w:ascii="Trebuchet MS" w:hAnsi="Trebuchet MS"/>
            <w:noProof/>
          </w:rPr>
          <w:delText>On that day it</w:delText>
        </w:r>
      </w:del>
      <w:ins w:id="266" w:author="Author">
        <w:r w:rsidRPr="00EA7ED9">
          <w:rPr>
            <w:rFonts w:ascii="Trebuchet MS" w:hAnsi="Trebuchet MS"/>
            <w:noProof/>
          </w:rPr>
          <w:t>It</w:t>
        </w:r>
      </w:ins>
      <w:r w:rsidRPr="00EA7ED9">
        <w:rPr>
          <w:rFonts w:ascii="Trebuchet MS" w:hAnsi="Trebuchet MS"/>
          <w:noProof/>
        </w:rPr>
        <w:t xml:space="preserve"> should be eaten</w:t>
      </w:r>
      <w:del w:id="267" w:author="Author">
        <w:r w:rsidRPr="00EA7ED9">
          <w:rPr>
            <w:rFonts w:ascii="Trebuchet MS" w:hAnsi="Trebuchet MS"/>
            <w:noProof/>
          </w:rPr>
          <w:delText>. Y</w:delText>
        </w:r>
        <w:r w:rsidRPr="00EA7ED9">
          <w:rPr>
            <w:rFonts w:ascii="Trebuchet MS" w:hAnsi="Trebuchet MS"/>
            <w:noProof/>
            <w:u w:val="dotted"/>
          </w:rPr>
          <w:delText>OU</w:delText>
        </w:r>
      </w:del>
      <w:ins w:id="268" w:author="Author">
        <w:r w:rsidRPr="00EA7ED9">
          <w:rPr>
            <w:rFonts w:ascii="Trebuchet MS" w:hAnsi="Trebuchet MS"/>
            <w:noProof/>
          </w:rPr>
          <w:t xml:space="preserve"> on that day. You</w:t>
        </w:r>
      </w:ins>
      <w:r w:rsidRPr="00EA7ED9">
        <w:rPr>
          <w:rFonts w:ascii="Trebuchet MS" w:hAnsi="Trebuchet MS"/>
          <w:noProof/>
        </w:rPr>
        <w:t xml:space="preserve"> must not leave any of it until morning. I am Jehovah.</w:t>
      </w:r>
    </w:p>
    <w:p w:rsidR="0076120E" w:rsidRPr="00EA7ED9" w:rsidRDefault="0076120E" w:rsidP="0076120E">
      <w:pPr>
        <w:rPr>
          <w:rFonts w:ascii="Trebuchet MS" w:hAnsi="Trebuchet MS"/>
          <w:noProof/>
        </w:rPr>
      </w:pPr>
      <w:r w:rsidRPr="00EA7ED9">
        <w:rPr>
          <w:rFonts w:ascii="Trebuchet MS" w:hAnsi="Trebuchet MS"/>
          <w:b/>
        </w:rPr>
        <w:t xml:space="preserve">22:31 </w:t>
      </w:r>
      <w:r w:rsidRPr="00EA7ED9">
        <w:rPr>
          <w:rFonts w:ascii="Trebuchet MS" w:hAnsi="Trebuchet MS"/>
          <w:noProof/>
        </w:rPr>
        <w:t>“</w:t>
      </w:r>
      <w:del w:id="269" w:author="Author">
        <w:r w:rsidRPr="00EA7ED9">
          <w:rPr>
            <w:rFonts w:ascii="Trebuchet MS" w:hAnsi="Trebuchet MS"/>
            <w:noProof/>
          </w:rPr>
          <w:delText xml:space="preserve">And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70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must keep my commandments and </w:t>
      </w:r>
      <w:del w:id="271" w:author="Author">
        <w:r w:rsidRPr="00EA7ED9">
          <w:rPr>
            <w:rFonts w:ascii="Trebuchet MS" w:hAnsi="Trebuchet MS"/>
            <w:noProof/>
          </w:rPr>
          <w:delText>do</w:delText>
        </w:r>
      </w:del>
      <w:ins w:id="272" w:author="Author">
        <w:r w:rsidRPr="00EA7ED9">
          <w:rPr>
            <w:rFonts w:ascii="Trebuchet MS" w:hAnsi="Trebuchet MS"/>
            <w:noProof/>
          </w:rPr>
          <w:t>carry</w:t>
        </w:r>
      </w:ins>
      <w:r w:rsidRPr="00EA7ED9">
        <w:rPr>
          <w:rFonts w:ascii="Trebuchet MS" w:hAnsi="Trebuchet MS"/>
          <w:noProof/>
        </w:rPr>
        <w:t xml:space="preserve"> them</w:t>
      </w:r>
      <w:ins w:id="273" w:author="Author">
        <w:r w:rsidRPr="00EA7ED9">
          <w:rPr>
            <w:rFonts w:ascii="Trebuchet MS" w:hAnsi="Trebuchet MS"/>
            <w:noProof/>
          </w:rPr>
          <w:t xml:space="preserve"> out</w:t>
        </w:r>
      </w:ins>
      <w:r w:rsidRPr="00EA7ED9">
        <w:rPr>
          <w:rFonts w:ascii="Trebuchet MS" w:hAnsi="Trebuchet MS"/>
          <w:noProof/>
        </w:rPr>
        <w:t xml:space="preserve">. I am Jehovah. </w:t>
      </w:r>
      <w:r w:rsidRPr="00EA7ED9">
        <w:rPr>
          <w:rFonts w:ascii="Trebuchet MS" w:hAnsi="Trebuchet MS"/>
          <w:b/>
          <w:noProof/>
        </w:rPr>
        <w:t xml:space="preserve">22:32 </w:t>
      </w:r>
      <w:del w:id="274" w:author="Author">
        <w:r w:rsidRPr="00EA7ED9">
          <w:rPr>
            <w:rFonts w:ascii="Trebuchet MS" w:hAnsi="Trebuchet MS"/>
            <w:noProof/>
          </w:rPr>
          <w:delText xml:space="preserve">And </w:delText>
        </w:r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75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must not profane my holy name, and I must be sanctified in the midst of the </w:t>
      </w:r>
      <w:del w:id="276" w:author="Author">
        <w:r w:rsidRPr="00EA7ED9">
          <w:rPr>
            <w:rFonts w:ascii="Trebuchet MS" w:hAnsi="Trebuchet MS"/>
            <w:noProof/>
          </w:rPr>
          <w:delText>sons of Israel.</w:delText>
        </w:r>
      </w:del>
      <w:ins w:id="277" w:author="Author">
        <w:r w:rsidRPr="00EA7ED9">
          <w:rPr>
            <w:rFonts w:ascii="Trebuchet MS" w:hAnsi="Trebuchet MS"/>
            <w:noProof/>
          </w:rPr>
          <w:t>Israelites.</w:t>
        </w:r>
      </w:ins>
      <w:r w:rsidRPr="00EA7ED9">
        <w:rPr>
          <w:rFonts w:ascii="Trebuchet MS" w:hAnsi="Trebuchet MS"/>
          <w:noProof/>
        </w:rPr>
        <w:t xml:space="preserve"> I am Jehovah</w:t>
      </w:r>
      <w:ins w:id="278" w:author="Author">
        <w:r w:rsidRPr="00EA7ED9">
          <w:rPr>
            <w:rFonts w:ascii="Trebuchet MS" w:hAnsi="Trebuchet MS"/>
            <w:noProof/>
          </w:rPr>
          <w:t>,</w:t>
        </w:r>
      </w:ins>
      <w:r w:rsidRPr="00EA7ED9">
        <w:rPr>
          <w:rFonts w:ascii="Trebuchet MS" w:hAnsi="Trebuchet MS"/>
          <w:noProof/>
        </w:rPr>
        <w:t xml:space="preserve"> who is sanctifying </w:t>
      </w:r>
      <w:del w:id="279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80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, </w:t>
      </w:r>
      <w:r w:rsidRPr="00EA7ED9">
        <w:rPr>
          <w:rFonts w:ascii="Trebuchet MS" w:hAnsi="Trebuchet MS"/>
          <w:b/>
          <w:noProof/>
        </w:rPr>
        <w:t xml:space="preserve">22:33 </w:t>
      </w:r>
      <w:r w:rsidRPr="00EA7ED9">
        <w:rPr>
          <w:rFonts w:ascii="Trebuchet MS" w:hAnsi="Trebuchet MS"/>
          <w:noProof/>
        </w:rPr>
        <w:t xml:space="preserve">the </w:t>
      </w:r>
      <w:del w:id="281" w:author="Author">
        <w:r w:rsidRPr="00EA7ED9">
          <w:rPr>
            <w:rFonts w:ascii="Trebuchet MS" w:hAnsi="Trebuchet MS"/>
            <w:noProof/>
          </w:rPr>
          <w:delText>One</w:delText>
        </w:r>
      </w:del>
      <w:ins w:id="282" w:author="Author">
        <w:r w:rsidRPr="00EA7ED9">
          <w:rPr>
            <w:rFonts w:ascii="Trebuchet MS" w:hAnsi="Trebuchet MS"/>
            <w:noProof/>
          </w:rPr>
          <w:t>one</w:t>
        </w:r>
      </w:ins>
      <w:r w:rsidRPr="00EA7ED9">
        <w:rPr>
          <w:rFonts w:ascii="Trebuchet MS" w:hAnsi="Trebuchet MS"/>
          <w:noProof/>
        </w:rPr>
        <w:t xml:space="preserve"> bringing </w:t>
      </w:r>
      <w:del w:id="283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84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 xml:space="preserve"> out of the land of Egypt to prove myself God to </w:t>
      </w:r>
      <w:del w:id="285" w:author="Author">
        <w:r w:rsidRPr="00EA7ED9">
          <w:rPr>
            <w:rFonts w:ascii="Trebuchet MS" w:hAnsi="Trebuchet MS"/>
            <w:noProof/>
            <w:u w:val="dotted"/>
          </w:rPr>
          <w:delText>YOU</w:delText>
        </w:r>
      </w:del>
      <w:ins w:id="286" w:author="Author">
        <w:r w:rsidRPr="00EA7ED9">
          <w:rPr>
            <w:rFonts w:ascii="Trebuchet MS" w:hAnsi="Trebuchet MS"/>
            <w:noProof/>
          </w:rPr>
          <w:t>you</w:t>
        </w:r>
      </w:ins>
      <w:r w:rsidRPr="00EA7ED9">
        <w:rPr>
          <w:rFonts w:ascii="Trebuchet MS" w:hAnsi="Trebuchet MS"/>
          <w:noProof/>
        </w:rPr>
        <w:t>. I am Jehovah.”</w:t>
      </w:r>
    </w:p>
    <w:p w:rsidR="0076120E" w:rsidRPr="00EA7ED9" w:rsidRDefault="0076120E" w:rsidP="0076120E">
      <w:pPr>
        <w:rPr>
          <w:rFonts w:ascii="Trebuchet MS" w:hAnsi="Trebuchet MS"/>
          <w:b/>
        </w:rPr>
      </w:pPr>
    </w:p>
    <w:p w:rsidR="00762BCB" w:rsidRPr="0076120E" w:rsidRDefault="00762BCB" w:rsidP="0076120E"/>
    <w:sectPr w:rsidR="00762BCB" w:rsidRPr="0076120E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5BD3" w:rsidRDefault="007A5BD3">
      <w:r>
        <w:separator/>
      </w:r>
    </w:p>
  </w:endnote>
  <w:endnote w:type="continuationSeparator" w:id="0">
    <w:p w:rsidR="007A5BD3" w:rsidRDefault="007A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5BD3" w:rsidRDefault="007A5BD3">
      <w:r>
        <w:separator/>
      </w:r>
    </w:p>
  </w:footnote>
  <w:footnote w:type="continuationSeparator" w:id="0">
    <w:p w:rsidR="007A5BD3" w:rsidRDefault="007A5BD3">
      <w:r>
        <w:continuationSeparator/>
      </w:r>
    </w:p>
  </w:footnote>
  <w:footnote w:id="1">
    <w:p w:rsidR="0076120E" w:rsidRPr="00EA7ED9" w:rsidRDefault="0076120E" w:rsidP="00EA7ED9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22:2 </w:t>
        </w:r>
        <w:r w:rsidRPr="00EA7ED9">
          <w:t>Lit., “they should separate themselves from.”</w:t>
        </w:r>
      </w:ins>
    </w:p>
  </w:footnote>
  <w:footnote w:id="2">
    <w:p w:rsidR="0076120E" w:rsidRPr="00EA7ED9" w:rsidRDefault="0076120E" w:rsidP="00EA7ED9">
      <w:pPr>
        <w:pStyle w:val="FootnoteText"/>
        <w:spacing w:after="96"/>
        <w:ind w:firstLine="288"/>
        <w:rPr>
          <w:ins w:id="26" w:author="Author"/>
        </w:rPr>
      </w:pPr>
      <w:ins w:id="27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22:3 </w:t>
        </w:r>
        <w:r w:rsidRPr="00EA7ED9">
          <w:t>Or “soul.”</w:t>
        </w:r>
      </w:ins>
    </w:p>
  </w:footnote>
  <w:footnote w:id="3">
    <w:p w:rsidR="0076120E" w:rsidRPr="00EA7ED9" w:rsidRDefault="0076120E" w:rsidP="00EA7ED9">
      <w:pPr>
        <w:pStyle w:val="FootnoteText"/>
        <w:spacing w:after="96"/>
        <w:ind w:firstLine="288"/>
        <w:rPr>
          <w:ins w:id="29" w:author="Author"/>
        </w:rPr>
      </w:pPr>
      <w:ins w:id="30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22:3 </w:t>
        </w:r>
        <w:r w:rsidRPr="00EA7ED9">
          <w:t>Or “put to death.”</w:t>
        </w:r>
      </w:ins>
    </w:p>
  </w:footnote>
  <w:footnote w:id="4">
    <w:p w:rsidR="0076120E" w:rsidRPr="00EA7ED9" w:rsidRDefault="0076120E" w:rsidP="00EA7ED9">
      <w:pPr>
        <w:pStyle w:val="FootnoteText"/>
        <w:spacing w:after="96"/>
        <w:ind w:firstLine="288"/>
        <w:rPr>
          <w:ins w:id="41" w:author="Author"/>
        </w:rPr>
      </w:pPr>
      <w:ins w:id="42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22:4 </w:t>
        </w:r>
        <w:r w:rsidRPr="00EA7ED9">
          <w:t>Or “by a soul.”</w:t>
        </w:r>
      </w:ins>
    </w:p>
  </w:footnote>
  <w:footnote w:id="5">
    <w:p w:rsidR="0076120E" w:rsidRPr="00EA7ED9" w:rsidRDefault="0076120E" w:rsidP="00EA7ED9">
      <w:pPr>
        <w:pStyle w:val="FootnoteText"/>
        <w:spacing w:after="96"/>
        <w:ind w:firstLine="288"/>
        <w:rPr>
          <w:ins w:id="54" w:author="Author"/>
        </w:rPr>
      </w:pPr>
      <w:ins w:id="55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22:6 </w:t>
        </w:r>
        <w:r w:rsidRPr="00EA7ED9">
          <w:t>Or “soul.”</w:t>
        </w:r>
      </w:ins>
    </w:p>
  </w:footnote>
  <w:footnote w:id="6">
    <w:p w:rsidR="0076120E" w:rsidRPr="00EA7ED9" w:rsidRDefault="0076120E" w:rsidP="00EA7ED9">
      <w:pPr>
        <w:pStyle w:val="FootnoteText"/>
        <w:spacing w:after="96"/>
        <w:ind w:firstLine="288"/>
        <w:rPr>
          <w:ins w:id="82" w:author="Author"/>
        </w:rPr>
      </w:pPr>
      <w:ins w:id="83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22:10 </w:t>
        </w:r>
        <w:r w:rsidRPr="00EA7ED9">
          <w:t>Lit., “No stranger,” that is, a man not of Aaron’s family.</w:t>
        </w:r>
      </w:ins>
    </w:p>
  </w:footnote>
  <w:footnote w:id="7">
    <w:p w:rsidR="0076120E" w:rsidRPr="00EA7ED9" w:rsidRDefault="0076120E" w:rsidP="00EA7ED9">
      <w:pPr>
        <w:pStyle w:val="FootnoteText"/>
        <w:spacing w:after="96"/>
        <w:ind w:firstLine="288"/>
        <w:rPr>
          <w:ins w:id="94" w:author="Author"/>
        </w:rPr>
      </w:pPr>
      <w:ins w:id="95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22:11 </w:t>
        </w:r>
        <w:r w:rsidRPr="00EA7ED9">
          <w:t>Or “a soul.”</w:t>
        </w:r>
      </w:ins>
    </w:p>
  </w:footnote>
  <w:footnote w:id="8">
    <w:p w:rsidR="0076120E" w:rsidRPr="00EA7ED9" w:rsidRDefault="0076120E" w:rsidP="00EA7ED9">
      <w:pPr>
        <w:pStyle w:val="FootnoteText"/>
        <w:spacing w:after="96"/>
        <w:ind w:firstLine="288"/>
        <w:rPr>
          <w:ins w:id="112" w:author="Author"/>
        </w:rPr>
      </w:pPr>
      <w:ins w:id="113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22:12 </w:t>
        </w:r>
        <w:r w:rsidRPr="00EA7ED9">
          <w:t>Or “marry a stranger.”</w:t>
        </w:r>
      </w:ins>
    </w:p>
  </w:footnote>
  <w:footnote w:id="9">
    <w:p w:rsidR="0076120E" w:rsidRPr="00EA7ED9" w:rsidRDefault="0076120E" w:rsidP="00EA7ED9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EA7ED9">
          <w:rPr>
            <w:rStyle w:val="FootnoteReference"/>
          </w:rPr>
          <w:footnoteRef/>
        </w:r>
        <w:r w:rsidRPr="00EA7ED9">
          <w:t xml:space="preserve"> </w:t>
        </w:r>
        <w:r w:rsidRPr="00EA7ED9">
          <w:rPr>
            <w:b/>
          </w:rPr>
          <w:t xml:space="preserve">22:13 </w:t>
        </w:r>
        <w:r w:rsidRPr="00EA7ED9">
          <w:t>Lit., “stranger,” that is, a man not of Aaron’s family.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D426C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D426C">
        <w:t>Leviticus Chapter 22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D426C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D426C">
      <w:rPr>
        <w:noProof/>
        <w:snapToGrid w:val="0"/>
      </w:rPr>
      <w:t>Leviticus 22.Revised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D426C">
        <w:t>Leviticus Chapter 22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D426C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D426C">
      <w:rPr>
        <w:noProof/>
        <w:snapToGrid w:val="0"/>
      </w:rPr>
      <w:t>Leviticus 22.Revised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D426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D426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D426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D426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BD3"/>
    <w:rsid w:val="00245EDD"/>
    <w:rsid w:val="0026230D"/>
    <w:rsid w:val="002B524D"/>
    <w:rsid w:val="002C00A8"/>
    <w:rsid w:val="00310508"/>
    <w:rsid w:val="003B380B"/>
    <w:rsid w:val="003D426C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120E"/>
    <w:rsid w:val="00762BCB"/>
    <w:rsid w:val="00796D66"/>
    <w:rsid w:val="007A584B"/>
    <w:rsid w:val="007A5BD3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ce6004ccb384b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6120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120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6120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6120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120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612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ce6004ccb384b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1187</ap:Words>
  <ap:Characters>5034</ap:Characters>
  <ap:Application>Microsoft Office Word</ap:Application>
  <ap:DocSecurity>0</ap:DocSecurity>
  <ap:Lines>85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6207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22</dc:title>
  <dc:subject/>
  <dc:creator>Matthew Calleja</dc:creator>
  <cp:keywords/>
  <dc:description/>
  <cp:lastModifiedBy>Matthew Calleja</cp:lastModifiedBy>
  <cp:revision>3</cp:revision>
  <dcterms:created xsi:type="dcterms:W3CDTF">2020-08-19T11:22:00Z</dcterms:created>
  <dcterms:modified xsi:type="dcterms:W3CDTF">2020-08-19T11:22:00Z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22.docx</vt:lpwstr>
  </property>
  <property fmtid="{D5CDD505-2E9C-101B-9397-08002B2CF9AE}" pid="9" name="_TranslationDocumentId">
    <vt:i4>19442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