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853CF1">
        <w:rPr>
          <w:rFonts w:ascii="Trebuchet MS" w:hAnsi="Trebuchet MS"/>
          <w:b/>
          <w:sz w:val="24"/>
        </w:rPr>
        <w:t xml:space="preserve">4:1 </w:t>
      </w:r>
      <w:del w:id="1" w:author="Author">
        <w:r w:rsidRPr="00853CF1">
          <w:rPr>
            <w:rFonts w:ascii="Trebuchet MS" w:hAnsi="Trebuchet MS"/>
            <w:noProof/>
            <w:sz w:val="24"/>
          </w:rPr>
          <w:delText xml:space="preserve">And </w:delText>
        </w:r>
      </w:del>
      <w:r w:rsidRPr="00853CF1">
        <w:rPr>
          <w:rFonts w:ascii="Trebuchet MS" w:hAnsi="Trebuchet MS"/>
          <w:noProof/>
          <w:sz w:val="24"/>
        </w:rPr>
        <w:t xml:space="preserve">Jehovah went on to </w:t>
      </w:r>
      <w:del w:id="2" w:author="Author">
        <w:r w:rsidRPr="00853CF1">
          <w:rPr>
            <w:rFonts w:ascii="Trebuchet MS" w:hAnsi="Trebuchet MS"/>
            <w:noProof/>
            <w:sz w:val="24"/>
          </w:rPr>
          <w:delText>speak</w:delText>
        </w:r>
      </w:del>
      <w:ins w:id="3" w:author="Author">
        <w:r w:rsidRPr="00853CF1">
          <w:rPr>
            <w:rFonts w:ascii="Trebuchet MS" w:hAnsi="Trebuchet MS"/>
            <w:noProof/>
            <w:sz w:val="24"/>
          </w:rPr>
          <w:t>say</w:t>
        </w:r>
      </w:ins>
      <w:r w:rsidRPr="00853CF1">
        <w:rPr>
          <w:rFonts w:ascii="Trebuchet MS" w:hAnsi="Trebuchet MS"/>
          <w:noProof/>
          <w:sz w:val="24"/>
        </w:rPr>
        <w:t xml:space="preserve"> to Moses</w:t>
      </w:r>
      <w:del w:id="4" w:author="Author">
        <w:r w:rsidRPr="00853CF1">
          <w:rPr>
            <w:rFonts w:ascii="Trebuchet MS" w:hAnsi="Trebuchet MS"/>
            <w:noProof/>
            <w:sz w:val="24"/>
          </w:rPr>
          <w:delText>, saying</w:delText>
        </w:r>
      </w:del>
      <w:r w:rsidRPr="00853CF1">
        <w:rPr>
          <w:rFonts w:ascii="Trebuchet MS" w:hAnsi="Trebuchet MS"/>
          <w:noProof/>
          <w:sz w:val="24"/>
        </w:rPr>
        <w:t xml:space="preserve">: </w:t>
      </w:r>
      <w:r w:rsidRPr="00853CF1">
        <w:rPr>
          <w:rFonts w:ascii="Trebuchet MS" w:hAnsi="Trebuchet MS"/>
          <w:b/>
          <w:noProof/>
          <w:sz w:val="24"/>
        </w:rPr>
        <w:t xml:space="preserve">4:2 </w:t>
      </w:r>
      <w:r w:rsidRPr="00853CF1">
        <w:rPr>
          <w:rFonts w:ascii="Trebuchet MS" w:hAnsi="Trebuchet MS"/>
          <w:noProof/>
          <w:sz w:val="24"/>
        </w:rPr>
        <w:t>“</w:t>
      </w:r>
      <w:del w:id="5" w:author="Author">
        <w:r w:rsidRPr="00853CF1">
          <w:rPr>
            <w:rFonts w:ascii="Trebuchet MS" w:hAnsi="Trebuchet MS"/>
            <w:noProof/>
            <w:sz w:val="24"/>
          </w:rPr>
          <w:delText>Speak to</w:delText>
        </w:r>
      </w:del>
      <w:ins w:id="6" w:author="Author">
        <w:r w:rsidRPr="00853CF1">
          <w:rPr>
            <w:rFonts w:ascii="Trebuchet MS" w:hAnsi="Trebuchet MS"/>
            <w:noProof/>
            <w:sz w:val="24"/>
          </w:rPr>
          <w:t>Tell</w:t>
        </w:r>
      </w:ins>
      <w:r w:rsidRPr="00853CF1">
        <w:rPr>
          <w:rFonts w:ascii="Trebuchet MS" w:hAnsi="Trebuchet MS"/>
          <w:noProof/>
          <w:sz w:val="24"/>
        </w:rPr>
        <w:t xml:space="preserve"> the </w:t>
      </w:r>
      <w:del w:id="7" w:author="Author">
        <w:r w:rsidRPr="00853CF1">
          <w:rPr>
            <w:rFonts w:ascii="Trebuchet MS" w:hAnsi="Trebuchet MS"/>
            <w:noProof/>
            <w:sz w:val="24"/>
          </w:rPr>
          <w:delText>sons of Israel, saying, ‘In case a soul</w:delText>
        </w:r>
      </w:del>
      <w:ins w:id="8" w:author="Author">
        <w:r w:rsidRPr="00853CF1">
          <w:rPr>
            <w:rFonts w:ascii="Trebuchet MS" w:hAnsi="Trebuchet MS"/>
            <w:noProof/>
            <w:sz w:val="24"/>
          </w:rPr>
          <w:t>Israelites, ‘If someone</w:t>
        </w:r>
        <w:r w:rsidRPr="00853CF1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853CF1">
        <w:rPr>
          <w:rFonts w:ascii="Trebuchet MS" w:hAnsi="Trebuchet MS"/>
          <w:noProof/>
          <w:sz w:val="24"/>
        </w:rPr>
        <w:t xml:space="preserve"> sins </w:t>
      </w:r>
      <w:ins w:id="11" w:author="Author">
        <w:r w:rsidRPr="00853CF1">
          <w:rPr>
            <w:rFonts w:ascii="Trebuchet MS" w:hAnsi="Trebuchet MS"/>
            <w:noProof/>
            <w:sz w:val="24"/>
          </w:rPr>
          <w:t xml:space="preserve">unintentionally </w:t>
        </w:r>
      </w:ins>
      <w:r w:rsidRPr="00853CF1">
        <w:rPr>
          <w:rFonts w:ascii="Trebuchet MS" w:hAnsi="Trebuchet MS"/>
          <w:noProof/>
          <w:sz w:val="24"/>
        </w:rPr>
        <w:t xml:space="preserve">by </w:t>
      </w:r>
      <w:del w:id="12" w:author="Author">
        <w:r w:rsidRPr="00853CF1">
          <w:rPr>
            <w:rFonts w:ascii="Trebuchet MS" w:hAnsi="Trebuchet MS"/>
            <w:noProof/>
            <w:sz w:val="24"/>
          </w:rPr>
          <w:delText>mistake in</w:delText>
        </w:r>
      </w:del>
      <w:ins w:id="13" w:author="Author">
        <w:r w:rsidRPr="00853CF1">
          <w:rPr>
            <w:rFonts w:ascii="Trebuchet MS" w:hAnsi="Trebuchet MS"/>
            <w:noProof/>
            <w:sz w:val="24"/>
          </w:rPr>
          <w:t>doing</w:t>
        </w:r>
      </w:ins>
      <w:r w:rsidRPr="00853CF1">
        <w:rPr>
          <w:rFonts w:ascii="Trebuchet MS" w:hAnsi="Trebuchet MS"/>
          <w:noProof/>
          <w:sz w:val="24"/>
        </w:rPr>
        <w:t xml:space="preserve"> any of the things that Jehovah </w:t>
      </w:r>
      <w:del w:id="14" w:author="Author">
        <w:r w:rsidRPr="00853CF1">
          <w:rPr>
            <w:rFonts w:ascii="Trebuchet MS" w:hAnsi="Trebuchet MS"/>
            <w:noProof/>
            <w:sz w:val="24"/>
          </w:rPr>
          <w:delText>commands</w:delText>
        </w:r>
      </w:del>
      <w:ins w:id="15" w:author="Author">
        <w:r w:rsidRPr="00853CF1">
          <w:rPr>
            <w:rFonts w:ascii="Trebuchet MS" w:hAnsi="Trebuchet MS"/>
            <w:noProof/>
            <w:sz w:val="24"/>
          </w:rPr>
          <w:t>commanded</w:t>
        </w:r>
      </w:ins>
      <w:r w:rsidRPr="00853CF1">
        <w:rPr>
          <w:rFonts w:ascii="Trebuchet MS" w:hAnsi="Trebuchet MS"/>
          <w:noProof/>
          <w:sz w:val="24"/>
        </w:rPr>
        <w:t xml:space="preserve"> should not be done</w:t>
      </w:r>
      <w:del w:id="16" w:author="Author">
        <w:r w:rsidRPr="00853CF1">
          <w:rPr>
            <w:rFonts w:ascii="Trebuchet MS" w:hAnsi="Trebuchet MS"/>
            <w:noProof/>
            <w:sz w:val="24"/>
          </w:rPr>
          <w:delText>, and he actually does one of them</w:delText>
        </w:r>
      </w:del>
      <w:r w:rsidRPr="00853CF1">
        <w:rPr>
          <w:rFonts w:ascii="Trebuchet MS" w:hAnsi="Trebuchet MS"/>
          <w:noProof/>
          <w:sz w:val="24"/>
        </w:rPr>
        <w:t>:</w:t>
      </w:r>
    </w:p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r w:rsidRPr="00853CF1">
        <w:rPr>
          <w:rFonts w:ascii="Trebuchet MS" w:hAnsi="Trebuchet MS"/>
          <w:b/>
          <w:sz w:val="24"/>
        </w:rPr>
        <w:t xml:space="preserve">4:3 </w:t>
      </w:r>
      <w:r w:rsidRPr="00853CF1">
        <w:rPr>
          <w:rFonts w:ascii="Trebuchet MS" w:hAnsi="Trebuchet MS"/>
          <w:noProof/>
          <w:sz w:val="24"/>
        </w:rPr>
        <w:t xml:space="preserve">“‘If the </w:t>
      </w:r>
      <w:del w:id="17" w:author="Author">
        <w:r w:rsidRPr="00853CF1">
          <w:rPr>
            <w:rFonts w:ascii="Trebuchet MS" w:hAnsi="Trebuchet MS"/>
            <w:noProof/>
            <w:sz w:val="24"/>
          </w:rPr>
          <w:delText xml:space="preserve">priest, the </w:delText>
        </w:r>
      </w:del>
      <w:r w:rsidRPr="00853CF1">
        <w:rPr>
          <w:rFonts w:ascii="Trebuchet MS" w:hAnsi="Trebuchet MS"/>
          <w:noProof/>
          <w:sz w:val="24"/>
        </w:rPr>
        <w:t xml:space="preserve">anointed </w:t>
      </w:r>
      <w:del w:id="18" w:author="Author">
        <w:r w:rsidRPr="00853CF1">
          <w:rPr>
            <w:rFonts w:ascii="Trebuchet MS" w:hAnsi="Trebuchet MS"/>
            <w:noProof/>
            <w:sz w:val="24"/>
          </w:rPr>
          <w:delText>one,</w:delText>
        </w:r>
      </w:del>
      <w:ins w:id="19" w:author="Author">
        <w:r w:rsidRPr="00853CF1">
          <w:rPr>
            <w:rFonts w:ascii="Trebuchet MS" w:hAnsi="Trebuchet MS"/>
            <w:noProof/>
            <w:sz w:val="24"/>
          </w:rPr>
          <w:t>priest</w:t>
        </w:r>
      </w:ins>
      <w:r w:rsidRPr="00853CF1">
        <w:rPr>
          <w:rFonts w:ascii="Trebuchet MS" w:hAnsi="Trebuchet MS"/>
          <w:noProof/>
          <w:sz w:val="24"/>
        </w:rPr>
        <w:t xml:space="preserve"> sins </w:t>
      </w:r>
      <w:del w:id="20" w:author="Author">
        <w:r w:rsidRPr="00853CF1">
          <w:rPr>
            <w:rFonts w:ascii="Trebuchet MS" w:hAnsi="Trebuchet MS"/>
            <w:noProof/>
            <w:sz w:val="24"/>
          </w:rPr>
          <w:delText>so as to bring guiltiness upon</w:delText>
        </w:r>
      </w:del>
      <w:ins w:id="21" w:author="Author">
        <w:r w:rsidRPr="00853CF1">
          <w:rPr>
            <w:rFonts w:ascii="Trebuchet MS" w:hAnsi="Trebuchet MS"/>
            <w:noProof/>
            <w:sz w:val="24"/>
          </w:rPr>
          <w:t>and brings guilt on</w:t>
        </w:r>
      </w:ins>
      <w:r w:rsidRPr="00853CF1">
        <w:rPr>
          <w:rFonts w:ascii="Trebuchet MS" w:hAnsi="Trebuchet MS"/>
          <w:noProof/>
          <w:sz w:val="24"/>
        </w:rPr>
        <w:t xml:space="preserve"> the people, then he must present </w:t>
      </w:r>
      <w:del w:id="22" w:author="Author">
        <w:r w:rsidRPr="00853CF1">
          <w:rPr>
            <w:rFonts w:ascii="Trebuchet MS" w:hAnsi="Trebuchet MS"/>
            <w:noProof/>
            <w:sz w:val="24"/>
          </w:rPr>
          <w:delText xml:space="preserve">for his sin that he has committed </w:delText>
        </w:r>
      </w:del>
      <w:r w:rsidRPr="00853CF1">
        <w:rPr>
          <w:rFonts w:ascii="Trebuchet MS" w:hAnsi="Trebuchet MS"/>
          <w:noProof/>
          <w:sz w:val="24"/>
        </w:rPr>
        <w:t>a sound young bull to Jehovah as a sin offering</w:t>
      </w:r>
      <w:ins w:id="23" w:author="Author">
        <w:r w:rsidRPr="00853CF1">
          <w:rPr>
            <w:rFonts w:ascii="Trebuchet MS" w:hAnsi="Trebuchet MS"/>
            <w:noProof/>
            <w:sz w:val="24"/>
          </w:rPr>
          <w:t xml:space="preserve"> for the sin he committed</w:t>
        </w:r>
      </w:ins>
      <w:r w:rsidRPr="00853CF1">
        <w:rPr>
          <w:rFonts w:ascii="Trebuchet MS" w:hAnsi="Trebuchet MS"/>
          <w:noProof/>
          <w:sz w:val="24"/>
        </w:rPr>
        <w:t xml:space="preserve">. </w:t>
      </w:r>
      <w:r w:rsidRPr="00853CF1">
        <w:rPr>
          <w:rFonts w:ascii="Trebuchet MS" w:hAnsi="Trebuchet MS"/>
          <w:b/>
          <w:noProof/>
          <w:sz w:val="24"/>
        </w:rPr>
        <w:t xml:space="preserve">4:4 </w:t>
      </w:r>
      <w:del w:id="24" w:author="Author">
        <w:r w:rsidRPr="00853CF1">
          <w:rPr>
            <w:rFonts w:ascii="Trebuchet MS" w:hAnsi="Trebuchet MS"/>
            <w:noProof/>
            <w:sz w:val="24"/>
          </w:rPr>
          <w:delText>And he must</w:delText>
        </w:r>
      </w:del>
      <w:ins w:id="25" w:author="Author">
        <w:r w:rsidRPr="00853CF1">
          <w:rPr>
            <w:rFonts w:ascii="Trebuchet MS" w:hAnsi="Trebuchet MS"/>
            <w:noProof/>
            <w:sz w:val="24"/>
          </w:rPr>
          <w:t>He will</w:t>
        </w:r>
      </w:ins>
      <w:r w:rsidRPr="00853CF1">
        <w:rPr>
          <w:rFonts w:ascii="Trebuchet MS" w:hAnsi="Trebuchet MS"/>
          <w:noProof/>
          <w:sz w:val="24"/>
        </w:rPr>
        <w:t xml:space="preserve"> bring the bull to the entrance of the tent of meeting before Jehovah and </w:t>
      </w:r>
      <w:del w:id="26" w:author="Author">
        <w:r w:rsidRPr="00853CF1">
          <w:rPr>
            <w:rFonts w:ascii="Trebuchet MS" w:hAnsi="Trebuchet MS"/>
            <w:noProof/>
            <w:sz w:val="24"/>
          </w:rPr>
          <w:delText xml:space="preserve">must </w:delText>
        </w:r>
      </w:del>
      <w:r w:rsidRPr="00853CF1">
        <w:rPr>
          <w:rFonts w:ascii="Trebuchet MS" w:hAnsi="Trebuchet MS"/>
          <w:noProof/>
          <w:sz w:val="24"/>
        </w:rPr>
        <w:t xml:space="preserve">lay his hand </w:t>
      </w:r>
      <w:del w:id="27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28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bull’s head, and he </w:t>
      </w:r>
      <w:del w:id="29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30" w:author="Author">
        <w:r w:rsidRPr="00853CF1">
          <w:rPr>
            <w:rFonts w:ascii="Trebuchet MS" w:hAnsi="Trebuchet MS"/>
            <w:noProof/>
            <w:sz w:val="24"/>
          </w:rPr>
          <w:t>is to</w:t>
        </w:r>
      </w:ins>
      <w:r w:rsidRPr="00853CF1">
        <w:rPr>
          <w:rFonts w:ascii="Trebuchet MS" w:hAnsi="Trebuchet MS"/>
          <w:noProof/>
          <w:sz w:val="24"/>
        </w:rPr>
        <w:t xml:space="preserve"> slaughter the bull before Jehovah. </w:t>
      </w:r>
      <w:r w:rsidRPr="00853CF1">
        <w:rPr>
          <w:rFonts w:ascii="Trebuchet MS" w:hAnsi="Trebuchet MS"/>
          <w:b/>
          <w:noProof/>
          <w:sz w:val="24"/>
        </w:rPr>
        <w:t xml:space="preserve">4:5 </w:t>
      </w:r>
      <w:del w:id="31" w:author="Author">
        <w:r w:rsidRPr="00853CF1">
          <w:rPr>
            <w:rFonts w:ascii="Trebuchet MS" w:hAnsi="Trebuchet MS"/>
            <w:noProof/>
            <w:sz w:val="24"/>
          </w:rPr>
          <w:delText>And the priest,</w:delText>
        </w:r>
      </w:del>
      <w:ins w:id="32" w:author="Author">
        <w:r w:rsidRPr="00853CF1">
          <w:rPr>
            <w:rFonts w:ascii="Trebuchet MS" w:hAnsi="Trebuchet MS"/>
            <w:noProof/>
            <w:sz w:val="24"/>
          </w:rPr>
          <w:t>Then</w:t>
        </w:r>
      </w:ins>
      <w:r w:rsidRPr="00853CF1">
        <w:rPr>
          <w:rFonts w:ascii="Trebuchet MS" w:hAnsi="Trebuchet MS"/>
          <w:noProof/>
          <w:sz w:val="24"/>
        </w:rPr>
        <w:t xml:space="preserve"> the anointed </w:t>
      </w:r>
      <w:del w:id="33" w:author="Author">
        <w:r w:rsidRPr="00853CF1">
          <w:rPr>
            <w:rFonts w:ascii="Trebuchet MS" w:hAnsi="Trebuchet MS"/>
            <w:noProof/>
            <w:sz w:val="24"/>
          </w:rPr>
          <w:delText>one, must</w:delText>
        </w:r>
      </w:del>
      <w:ins w:id="34" w:author="Author">
        <w:r w:rsidRPr="00853CF1">
          <w:rPr>
            <w:rFonts w:ascii="Trebuchet MS" w:hAnsi="Trebuchet MS"/>
            <w:noProof/>
            <w:sz w:val="24"/>
          </w:rPr>
          <w:t>priest will</w:t>
        </w:r>
      </w:ins>
      <w:r w:rsidRPr="00853CF1">
        <w:rPr>
          <w:rFonts w:ascii="Trebuchet MS" w:hAnsi="Trebuchet MS"/>
          <w:noProof/>
          <w:sz w:val="24"/>
        </w:rPr>
        <w:t xml:space="preserve"> take some of the bull’s blood and bring it into the tent of meeting; </w:t>
      </w:r>
      <w:r w:rsidRPr="00853CF1">
        <w:rPr>
          <w:rFonts w:ascii="Trebuchet MS" w:hAnsi="Trebuchet MS"/>
          <w:b/>
          <w:noProof/>
          <w:sz w:val="24"/>
        </w:rPr>
        <w:t xml:space="preserve">4:6 </w:t>
      </w:r>
      <w:r w:rsidRPr="00853CF1">
        <w:rPr>
          <w:rFonts w:ascii="Trebuchet MS" w:hAnsi="Trebuchet MS"/>
          <w:noProof/>
          <w:sz w:val="24"/>
        </w:rPr>
        <w:t xml:space="preserve">and the priest </w:t>
      </w:r>
      <w:del w:id="35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36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dip his finger in the blood and spatter some of the blood seven times before Jehovah in front of the curtain of the holy place. </w:t>
      </w:r>
      <w:r w:rsidRPr="00853CF1">
        <w:rPr>
          <w:rFonts w:ascii="Trebuchet MS" w:hAnsi="Trebuchet MS"/>
          <w:b/>
          <w:noProof/>
          <w:sz w:val="24"/>
        </w:rPr>
        <w:t xml:space="preserve">4:7 </w:t>
      </w:r>
      <w:del w:id="37" w:author="Author">
        <w:r w:rsidRPr="00853CF1">
          <w:rPr>
            <w:rFonts w:ascii="Trebuchet MS" w:hAnsi="Trebuchet MS"/>
            <w:noProof/>
            <w:sz w:val="24"/>
          </w:rPr>
          <w:delText>And the</w:delText>
        </w:r>
      </w:del>
      <w:ins w:id="38" w:author="Author">
        <w:r w:rsidRPr="00853CF1">
          <w:rPr>
            <w:rFonts w:ascii="Trebuchet MS" w:hAnsi="Trebuchet MS"/>
            <w:noProof/>
            <w:sz w:val="24"/>
          </w:rPr>
          <w:t>The</w:t>
        </w:r>
      </w:ins>
      <w:r w:rsidRPr="00853CF1">
        <w:rPr>
          <w:rFonts w:ascii="Trebuchet MS" w:hAnsi="Trebuchet MS"/>
          <w:noProof/>
          <w:sz w:val="24"/>
        </w:rPr>
        <w:t xml:space="preserve"> priest </w:t>
      </w:r>
      <w:del w:id="39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40" w:author="Author">
        <w:r w:rsidRPr="00853CF1">
          <w:rPr>
            <w:rFonts w:ascii="Trebuchet MS" w:hAnsi="Trebuchet MS"/>
            <w:noProof/>
            <w:sz w:val="24"/>
          </w:rPr>
          <w:t>will also</w:t>
        </w:r>
      </w:ins>
      <w:r w:rsidRPr="00853CF1">
        <w:rPr>
          <w:rFonts w:ascii="Trebuchet MS" w:hAnsi="Trebuchet MS"/>
          <w:noProof/>
          <w:sz w:val="24"/>
        </w:rPr>
        <w:t xml:space="preserve"> put some of the blood </w:t>
      </w:r>
      <w:del w:id="41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42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horns of the altar of perfumed incense</w:t>
      </w:r>
      <w:ins w:id="43" w:author="Author">
        <w:r w:rsidRPr="00853CF1">
          <w:rPr>
            <w:rFonts w:ascii="Trebuchet MS" w:hAnsi="Trebuchet MS"/>
            <w:noProof/>
            <w:sz w:val="24"/>
          </w:rPr>
          <w:t>, which is</w:t>
        </w:r>
      </w:ins>
      <w:r w:rsidRPr="00853CF1">
        <w:rPr>
          <w:rFonts w:ascii="Trebuchet MS" w:hAnsi="Trebuchet MS"/>
          <w:noProof/>
          <w:sz w:val="24"/>
        </w:rPr>
        <w:t xml:space="preserve"> before Jehovah</w:t>
      </w:r>
      <w:del w:id="44" w:author="Author">
        <w:r w:rsidRPr="00853CF1">
          <w:rPr>
            <w:rFonts w:ascii="Trebuchet MS" w:hAnsi="Trebuchet MS"/>
            <w:noProof/>
            <w:sz w:val="24"/>
          </w:rPr>
          <w:delText>, which is</w:delText>
        </w:r>
      </w:del>
      <w:r w:rsidRPr="00853CF1">
        <w:rPr>
          <w:rFonts w:ascii="Trebuchet MS" w:hAnsi="Trebuchet MS"/>
          <w:noProof/>
          <w:sz w:val="24"/>
        </w:rPr>
        <w:t xml:space="preserve"> in the tent of meeting</w:t>
      </w:r>
      <w:del w:id="45" w:author="Author">
        <w:r w:rsidRPr="00853CF1">
          <w:rPr>
            <w:rFonts w:ascii="Trebuchet MS" w:hAnsi="Trebuchet MS"/>
            <w:noProof/>
            <w:sz w:val="24"/>
          </w:rPr>
          <w:delText>,</w:delText>
        </w:r>
      </w:del>
      <w:ins w:id="46" w:author="Author">
        <w:r w:rsidRPr="00853CF1">
          <w:rPr>
            <w:rFonts w:ascii="Trebuchet MS" w:hAnsi="Trebuchet MS"/>
            <w:noProof/>
            <w:sz w:val="24"/>
          </w:rPr>
          <w:t>;</w:t>
        </w:r>
      </w:ins>
      <w:r w:rsidRPr="00853CF1">
        <w:rPr>
          <w:rFonts w:ascii="Trebuchet MS" w:hAnsi="Trebuchet MS"/>
          <w:noProof/>
          <w:sz w:val="24"/>
        </w:rPr>
        <w:t xml:space="preserve"> and </w:t>
      </w:r>
      <w:ins w:id="47" w:author="Author">
        <w:r w:rsidRPr="00853CF1">
          <w:rPr>
            <w:rFonts w:ascii="Trebuchet MS" w:hAnsi="Trebuchet MS"/>
            <w:noProof/>
            <w:sz w:val="24"/>
          </w:rPr>
          <w:t xml:space="preserve">he will pour </w:t>
        </w:r>
      </w:ins>
      <w:r w:rsidRPr="00853CF1">
        <w:rPr>
          <w:rFonts w:ascii="Trebuchet MS" w:hAnsi="Trebuchet MS"/>
          <w:noProof/>
          <w:sz w:val="24"/>
        </w:rPr>
        <w:t xml:space="preserve">all the rest of the bull’s blood </w:t>
      </w:r>
      <w:del w:id="48" w:author="Author">
        <w:r w:rsidRPr="00853CF1">
          <w:rPr>
            <w:rFonts w:ascii="Trebuchet MS" w:hAnsi="Trebuchet MS"/>
            <w:noProof/>
            <w:sz w:val="24"/>
          </w:rPr>
          <w:delText xml:space="preserve">he will pour </w:delText>
        </w:r>
      </w:del>
      <w:r w:rsidRPr="00853CF1">
        <w:rPr>
          <w:rFonts w:ascii="Trebuchet MS" w:hAnsi="Trebuchet MS"/>
          <w:noProof/>
          <w:sz w:val="24"/>
        </w:rPr>
        <w:t>at the base of the altar of burnt offering, which is at the entrance of the tent of meeting.</w:t>
      </w:r>
    </w:p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r w:rsidRPr="00853CF1">
        <w:rPr>
          <w:rFonts w:ascii="Trebuchet MS" w:hAnsi="Trebuchet MS"/>
          <w:b/>
          <w:sz w:val="24"/>
        </w:rPr>
        <w:t xml:space="preserve">4:8 </w:t>
      </w:r>
      <w:r w:rsidRPr="00853CF1">
        <w:rPr>
          <w:rFonts w:ascii="Trebuchet MS" w:hAnsi="Trebuchet MS"/>
          <w:noProof/>
          <w:sz w:val="24"/>
        </w:rPr>
        <w:t>“‘</w:t>
      </w:r>
      <w:del w:id="49" w:author="Author">
        <w:r w:rsidRPr="00853CF1">
          <w:rPr>
            <w:rFonts w:ascii="Trebuchet MS" w:hAnsi="Trebuchet MS"/>
            <w:noProof/>
            <w:sz w:val="24"/>
          </w:rPr>
          <w:delText>As to</w:delText>
        </w:r>
      </w:del>
      <w:ins w:id="50" w:author="Author">
        <w:r w:rsidRPr="00853CF1">
          <w:rPr>
            <w:rFonts w:ascii="Trebuchet MS" w:hAnsi="Trebuchet MS"/>
            <w:noProof/>
            <w:sz w:val="24"/>
          </w:rPr>
          <w:t>He will then remove</w:t>
        </w:r>
      </w:ins>
      <w:r w:rsidRPr="00853CF1">
        <w:rPr>
          <w:rFonts w:ascii="Trebuchet MS" w:hAnsi="Trebuchet MS"/>
          <w:noProof/>
          <w:sz w:val="24"/>
        </w:rPr>
        <w:t xml:space="preserve"> all the fat of the bull of the sin offering, </w:t>
      </w:r>
      <w:del w:id="51" w:author="Author">
        <w:r w:rsidRPr="00853CF1">
          <w:rPr>
            <w:rFonts w:ascii="Trebuchet MS" w:hAnsi="Trebuchet MS"/>
            <w:noProof/>
            <w:sz w:val="24"/>
          </w:rPr>
          <w:delText>he will lift up from it</w:delText>
        </w:r>
      </w:del>
      <w:ins w:id="52" w:author="Author">
        <w:r w:rsidRPr="00853CF1">
          <w:rPr>
            <w:rFonts w:ascii="Trebuchet MS" w:hAnsi="Trebuchet MS"/>
            <w:noProof/>
            <w:sz w:val="24"/>
          </w:rPr>
          <w:t>including</w:t>
        </w:r>
      </w:ins>
      <w:r w:rsidRPr="00853CF1">
        <w:rPr>
          <w:rFonts w:ascii="Trebuchet MS" w:hAnsi="Trebuchet MS"/>
          <w:noProof/>
          <w:sz w:val="24"/>
        </w:rPr>
        <w:t xml:space="preserve"> the fat that covers </w:t>
      </w:r>
      <w:del w:id="53" w:author="Author">
        <w:r w:rsidRPr="00853CF1">
          <w:rPr>
            <w:rFonts w:ascii="Trebuchet MS" w:hAnsi="Trebuchet MS"/>
            <w:noProof/>
            <w:sz w:val="24"/>
          </w:rPr>
          <w:delText xml:space="preserve">over </w:delText>
        </w:r>
      </w:del>
      <w:r w:rsidRPr="00853CF1">
        <w:rPr>
          <w:rFonts w:ascii="Trebuchet MS" w:hAnsi="Trebuchet MS"/>
          <w:noProof/>
          <w:sz w:val="24"/>
        </w:rPr>
        <w:t>the intestines</w:t>
      </w:r>
      <w:del w:id="54" w:author="Author">
        <w:r w:rsidRPr="00853CF1">
          <w:rPr>
            <w:rFonts w:ascii="Trebuchet MS" w:hAnsi="Trebuchet MS"/>
            <w:noProof/>
            <w:sz w:val="24"/>
          </w:rPr>
          <w:delText>, even all</w:delText>
        </w:r>
      </w:del>
      <w:ins w:id="55" w:author="Author">
        <w:r w:rsidRPr="00853CF1">
          <w:rPr>
            <w:rFonts w:ascii="Trebuchet MS" w:hAnsi="Trebuchet MS"/>
            <w:noProof/>
            <w:sz w:val="24"/>
          </w:rPr>
          <w:t xml:space="preserve"> and</w:t>
        </w:r>
      </w:ins>
      <w:r w:rsidRPr="00853CF1">
        <w:rPr>
          <w:rFonts w:ascii="Trebuchet MS" w:hAnsi="Trebuchet MS"/>
          <w:noProof/>
          <w:sz w:val="24"/>
        </w:rPr>
        <w:t xml:space="preserve"> the fat that </w:t>
      </w:r>
      <w:del w:id="56" w:author="Author">
        <w:r w:rsidRPr="00853CF1">
          <w:rPr>
            <w:rFonts w:ascii="Trebuchet MS" w:hAnsi="Trebuchet MS"/>
            <w:noProof/>
            <w:sz w:val="24"/>
          </w:rPr>
          <w:delText>is over</w:delText>
        </w:r>
      </w:del>
      <w:ins w:id="57" w:author="Author">
        <w:r w:rsidRPr="00853CF1">
          <w:rPr>
            <w:rFonts w:ascii="Trebuchet MS" w:hAnsi="Trebuchet MS"/>
            <w:noProof/>
            <w:sz w:val="24"/>
          </w:rPr>
          <w:t>surrounds</w:t>
        </w:r>
      </w:ins>
      <w:r w:rsidRPr="00853CF1">
        <w:rPr>
          <w:rFonts w:ascii="Trebuchet MS" w:hAnsi="Trebuchet MS"/>
          <w:noProof/>
          <w:sz w:val="24"/>
        </w:rPr>
        <w:t xml:space="preserve"> the intestines, </w:t>
      </w:r>
      <w:r w:rsidRPr="00853CF1">
        <w:rPr>
          <w:rFonts w:ascii="Trebuchet MS" w:hAnsi="Trebuchet MS"/>
          <w:b/>
          <w:noProof/>
          <w:sz w:val="24"/>
        </w:rPr>
        <w:t xml:space="preserve">4:9 </w:t>
      </w:r>
      <w:r w:rsidRPr="00853CF1">
        <w:rPr>
          <w:rFonts w:ascii="Trebuchet MS" w:hAnsi="Trebuchet MS"/>
          <w:noProof/>
          <w:sz w:val="24"/>
        </w:rPr>
        <w:t xml:space="preserve">and the two kidneys </w:t>
      </w:r>
      <w:del w:id="58" w:author="Author">
        <w:r w:rsidRPr="00853CF1">
          <w:rPr>
            <w:rFonts w:ascii="Trebuchet MS" w:hAnsi="Trebuchet MS"/>
            <w:noProof/>
            <w:sz w:val="24"/>
          </w:rPr>
          <w:delText>and</w:delText>
        </w:r>
      </w:del>
      <w:ins w:id="59" w:author="Author">
        <w:r w:rsidRPr="00853CF1">
          <w:rPr>
            <w:rFonts w:ascii="Trebuchet MS" w:hAnsi="Trebuchet MS"/>
            <w:noProof/>
            <w:sz w:val="24"/>
          </w:rPr>
          <w:t>with</w:t>
        </w:r>
      </w:ins>
      <w:r w:rsidRPr="00853CF1">
        <w:rPr>
          <w:rFonts w:ascii="Trebuchet MS" w:hAnsi="Trebuchet MS"/>
          <w:noProof/>
          <w:sz w:val="24"/>
        </w:rPr>
        <w:t xml:space="preserve"> the fat </w:t>
      </w:r>
      <w:ins w:id="60" w:author="Author">
        <w:r w:rsidRPr="00853CF1">
          <w:rPr>
            <w:rFonts w:ascii="Trebuchet MS" w:hAnsi="Trebuchet MS"/>
            <w:noProof/>
            <w:sz w:val="24"/>
          </w:rPr>
          <w:t xml:space="preserve">on them </w:t>
        </w:r>
      </w:ins>
      <w:r w:rsidRPr="00853CF1">
        <w:rPr>
          <w:rFonts w:ascii="Trebuchet MS" w:hAnsi="Trebuchet MS"/>
          <w:noProof/>
          <w:sz w:val="24"/>
        </w:rPr>
        <w:t xml:space="preserve">that is </w:t>
      </w:r>
      <w:del w:id="61" w:author="Author">
        <w:r w:rsidRPr="00853CF1">
          <w:rPr>
            <w:rFonts w:ascii="Trebuchet MS" w:hAnsi="Trebuchet MS"/>
            <w:noProof/>
            <w:sz w:val="24"/>
          </w:rPr>
          <w:delText>upon them, the same as that upon</w:delText>
        </w:r>
      </w:del>
      <w:ins w:id="62" w:author="Author">
        <w:r w:rsidRPr="00853CF1">
          <w:rPr>
            <w:rFonts w:ascii="Trebuchet MS" w:hAnsi="Trebuchet MS"/>
            <w:noProof/>
            <w:sz w:val="24"/>
          </w:rPr>
          <w:t>near</w:t>
        </w:r>
      </w:ins>
      <w:r w:rsidRPr="00853CF1">
        <w:rPr>
          <w:rFonts w:ascii="Trebuchet MS" w:hAnsi="Trebuchet MS"/>
          <w:noProof/>
          <w:sz w:val="24"/>
        </w:rPr>
        <w:t xml:space="preserve"> the loins. And </w:t>
      </w:r>
      <w:del w:id="63" w:author="Author">
        <w:r w:rsidRPr="00853CF1">
          <w:rPr>
            <w:rFonts w:ascii="Trebuchet MS" w:hAnsi="Trebuchet MS"/>
            <w:noProof/>
            <w:sz w:val="24"/>
          </w:rPr>
          <w:delText xml:space="preserve">as for </w:delText>
        </w:r>
      </w:del>
      <w:ins w:id="64" w:author="Author">
        <w:r w:rsidRPr="00853CF1">
          <w:rPr>
            <w:rFonts w:ascii="Trebuchet MS" w:hAnsi="Trebuchet MS"/>
            <w:noProof/>
            <w:sz w:val="24"/>
          </w:rPr>
          <w:t xml:space="preserve">he will remove </w:t>
        </w:r>
      </w:ins>
      <w:r w:rsidRPr="00853CF1">
        <w:rPr>
          <w:rFonts w:ascii="Trebuchet MS" w:hAnsi="Trebuchet MS"/>
          <w:noProof/>
          <w:sz w:val="24"/>
        </w:rPr>
        <w:t xml:space="preserve">the appendage </w:t>
      </w:r>
      <w:del w:id="65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66" w:author="Author">
        <w:r w:rsidRPr="00853CF1">
          <w:rPr>
            <w:rFonts w:ascii="Trebuchet MS" w:hAnsi="Trebuchet MS"/>
            <w:noProof/>
            <w:sz w:val="24"/>
          </w:rPr>
          <w:t>of</w:t>
        </w:r>
      </w:ins>
      <w:r w:rsidRPr="00853CF1">
        <w:rPr>
          <w:rFonts w:ascii="Trebuchet MS" w:hAnsi="Trebuchet MS"/>
          <w:noProof/>
          <w:sz w:val="24"/>
        </w:rPr>
        <w:t xml:space="preserve"> the liver</w:t>
      </w:r>
      <w:del w:id="67" w:author="Author">
        <w:r w:rsidRPr="00853CF1">
          <w:rPr>
            <w:rFonts w:ascii="Trebuchet MS" w:hAnsi="Trebuchet MS"/>
            <w:noProof/>
            <w:sz w:val="24"/>
          </w:rPr>
          <w:delText>, he will remove it</w:delText>
        </w:r>
      </w:del>
      <w:r w:rsidRPr="00853CF1">
        <w:rPr>
          <w:rFonts w:ascii="Trebuchet MS" w:hAnsi="Trebuchet MS"/>
          <w:noProof/>
          <w:sz w:val="24"/>
        </w:rPr>
        <w:t xml:space="preserve"> along with the kidneys. </w:t>
      </w:r>
      <w:r w:rsidRPr="00853CF1">
        <w:rPr>
          <w:rFonts w:ascii="Trebuchet MS" w:hAnsi="Trebuchet MS"/>
          <w:b/>
          <w:noProof/>
          <w:sz w:val="24"/>
        </w:rPr>
        <w:t xml:space="preserve">4:10 </w:t>
      </w:r>
      <w:r w:rsidRPr="00853CF1">
        <w:rPr>
          <w:rFonts w:ascii="Trebuchet MS" w:hAnsi="Trebuchet MS"/>
          <w:noProof/>
          <w:sz w:val="24"/>
        </w:rPr>
        <w:t xml:space="preserve">It will be the same as what is </w:t>
      </w:r>
      <w:del w:id="68" w:author="Author">
        <w:r w:rsidRPr="00853CF1">
          <w:rPr>
            <w:rFonts w:ascii="Trebuchet MS" w:hAnsi="Trebuchet MS"/>
            <w:noProof/>
            <w:sz w:val="24"/>
          </w:rPr>
          <w:delText>lifted up of</w:delText>
        </w:r>
      </w:del>
      <w:ins w:id="69" w:author="Author">
        <w:r w:rsidRPr="00853CF1">
          <w:rPr>
            <w:rFonts w:ascii="Trebuchet MS" w:hAnsi="Trebuchet MS"/>
            <w:noProof/>
            <w:sz w:val="24"/>
          </w:rPr>
          <w:t>removed from</w:t>
        </w:r>
      </w:ins>
      <w:r w:rsidRPr="00853CF1">
        <w:rPr>
          <w:rFonts w:ascii="Trebuchet MS" w:hAnsi="Trebuchet MS"/>
          <w:noProof/>
          <w:sz w:val="24"/>
        </w:rPr>
        <w:t xml:space="preserve"> a bull of the communion sacrifice. And the priest </w:t>
      </w:r>
      <w:del w:id="70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71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make them smoke </w:t>
      </w:r>
      <w:del w:id="72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73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altar of burnt offering.</w:t>
      </w:r>
    </w:p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r w:rsidRPr="00853CF1">
        <w:rPr>
          <w:rFonts w:ascii="Trebuchet MS" w:hAnsi="Trebuchet MS"/>
          <w:b/>
          <w:sz w:val="24"/>
        </w:rPr>
        <w:t xml:space="preserve">4:11 </w:t>
      </w:r>
      <w:r w:rsidRPr="00853CF1">
        <w:rPr>
          <w:rFonts w:ascii="Trebuchet MS" w:hAnsi="Trebuchet MS"/>
          <w:noProof/>
          <w:sz w:val="24"/>
        </w:rPr>
        <w:t>“‘But as for the skin of the bull and all its flesh along with its head</w:t>
      </w:r>
      <w:del w:id="74" w:author="Author">
        <w:r w:rsidRPr="00853CF1">
          <w:rPr>
            <w:rFonts w:ascii="Trebuchet MS" w:hAnsi="Trebuchet MS"/>
            <w:noProof/>
            <w:sz w:val="24"/>
          </w:rPr>
          <w:delText xml:space="preserve"> and</w:delText>
        </w:r>
      </w:del>
      <w:ins w:id="75" w:author="Author">
        <w:r w:rsidRPr="00853CF1">
          <w:rPr>
            <w:rFonts w:ascii="Trebuchet MS" w:hAnsi="Trebuchet MS"/>
            <w:noProof/>
            <w:sz w:val="24"/>
          </w:rPr>
          <w:t>,</w:t>
        </w:r>
      </w:ins>
      <w:r w:rsidRPr="00853CF1">
        <w:rPr>
          <w:rFonts w:ascii="Trebuchet MS" w:hAnsi="Trebuchet MS"/>
          <w:noProof/>
          <w:sz w:val="24"/>
        </w:rPr>
        <w:t xml:space="preserve"> its shanks</w:t>
      </w:r>
      <w:del w:id="76" w:author="Author">
        <w:r w:rsidRPr="00853CF1">
          <w:rPr>
            <w:rFonts w:ascii="Trebuchet MS" w:hAnsi="Trebuchet MS"/>
            <w:noProof/>
            <w:sz w:val="24"/>
          </w:rPr>
          <w:delText xml:space="preserve"> and</w:delText>
        </w:r>
      </w:del>
      <w:ins w:id="77" w:author="Author">
        <w:r w:rsidRPr="00853CF1">
          <w:rPr>
            <w:rFonts w:ascii="Trebuchet MS" w:hAnsi="Trebuchet MS"/>
            <w:noProof/>
            <w:sz w:val="24"/>
          </w:rPr>
          <w:t>,</w:t>
        </w:r>
      </w:ins>
      <w:r w:rsidRPr="00853CF1">
        <w:rPr>
          <w:rFonts w:ascii="Trebuchet MS" w:hAnsi="Trebuchet MS"/>
          <w:noProof/>
          <w:sz w:val="24"/>
        </w:rPr>
        <w:t xml:space="preserve"> its intestines</w:t>
      </w:r>
      <w:ins w:id="78" w:author="Author">
        <w:r w:rsidRPr="00853CF1">
          <w:rPr>
            <w:rFonts w:ascii="Trebuchet MS" w:hAnsi="Trebuchet MS"/>
            <w:noProof/>
            <w:sz w:val="24"/>
          </w:rPr>
          <w:t>,</w:t>
        </w:r>
      </w:ins>
      <w:r w:rsidRPr="00853CF1">
        <w:rPr>
          <w:rFonts w:ascii="Trebuchet MS" w:hAnsi="Trebuchet MS"/>
          <w:noProof/>
          <w:sz w:val="24"/>
        </w:rPr>
        <w:t xml:space="preserve"> and its dung</w:t>
      </w:r>
      <w:del w:id="79" w:author="Author">
        <w:r w:rsidRPr="00853CF1">
          <w:rPr>
            <w:rFonts w:ascii="Trebuchet MS" w:hAnsi="Trebuchet MS"/>
            <w:noProof/>
            <w:sz w:val="24"/>
          </w:rPr>
          <w:delText>,</w:delText>
        </w:r>
      </w:del>
      <w:ins w:id="80" w:author="Author">
        <w:r w:rsidRPr="00853CF1">
          <w:rPr>
            <w:rFonts w:ascii="Trebuchet MS" w:hAnsi="Trebuchet MS"/>
            <w:noProof/>
            <w:sz w:val="24"/>
          </w:rPr>
          <w:t>—</w:t>
        </w:r>
      </w:ins>
      <w:r w:rsidRPr="00853CF1">
        <w:rPr>
          <w:rFonts w:ascii="Trebuchet MS" w:hAnsi="Trebuchet MS"/>
          <w:noProof/>
          <w:sz w:val="24"/>
        </w:rPr>
        <w:t xml:space="preserve"> </w:t>
      </w:r>
      <w:r w:rsidRPr="00853CF1">
        <w:rPr>
          <w:rFonts w:ascii="Trebuchet MS" w:hAnsi="Trebuchet MS"/>
          <w:b/>
          <w:noProof/>
          <w:sz w:val="24"/>
        </w:rPr>
        <w:t xml:space="preserve">4:12 </w:t>
      </w:r>
      <w:ins w:id="81" w:author="Author">
        <w:r w:rsidRPr="00853CF1">
          <w:rPr>
            <w:rFonts w:ascii="Trebuchet MS" w:hAnsi="Trebuchet MS"/>
            <w:noProof/>
            <w:sz w:val="24"/>
          </w:rPr>
          <w:t>all the rest of the bull—</w:t>
        </w:r>
      </w:ins>
      <w:r w:rsidRPr="00853CF1">
        <w:rPr>
          <w:rFonts w:ascii="Trebuchet MS" w:hAnsi="Trebuchet MS"/>
          <w:noProof/>
          <w:sz w:val="24"/>
        </w:rPr>
        <w:t xml:space="preserve">he </w:t>
      </w:r>
      <w:del w:id="82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83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have </w:t>
      </w:r>
      <w:del w:id="84" w:author="Author">
        <w:r w:rsidRPr="00853CF1">
          <w:rPr>
            <w:rFonts w:ascii="Trebuchet MS" w:hAnsi="Trebuchet MS"/>
            <w:noProof/>
            <w:sz w:val="24"/>
          </w:rPr>
          <w:delText xml:space="preserve">the entire bull </w:delText>
        </w:r>
      </w:del>
      <w:ins w:id="85" w:author="Author">
        <w:r w:rsidRPr="00853CF1">
          <w:rPr>
            <w:rFonts w:ascii="Trebuchet MS" w:hAnsi="Trebuchet MS"/>
            <w:noProof/>
            <w:sz w:val="24"/>
          </w:rPr>
          <w:t xml:space="preserve">it </w:t>
        </w:r>
      </w:ins>
      <w:r w:rsidRPr="00853CF1">
        <w:rPr>
          <w:rFonts w:ascii="Trebuchet MS" w:hAnsi="Trebuchet MS"/>
          <w:noProof/>
          <w:sz w:val="24"/>
        </w:rPr>
        <w:t xml:space="preserve">taken </w:t>
      </w:r>
      <w:del w:id="86" w:author="Author">
        <w:r w:rsidRPr="00853CF1">
          <w:rPr>
            <w:rFonts w:ascii="Trebuchet MS" w:hAnsi="Trebuchet MS"/>
            <w:noProof/>
            <w:sz w:val="24"/>
          </w:rPr>
          <w:delText xml:space="preserve">out </w:delText>
        </w:r>
      </w:del>
      <w:r w:rsidRPr="00853CF1">
        <w:rPr>
          <w:rFonts w:ascii="Trebuchet MS" w:hAnsi="Trebuchet MS"/>
          <w:noProof/>
          <w:sz w:val="24"/>
        </w:rPr>
        <w:t xml:space="preserve">to the outskirts of the camp to a clean </w:t>
      </w:r>
      <w:r w:rsidRPr="00853CF1">
        <w:rPr>
          <w:rFonts w:ascii="Trebuchet MS" w:hAnsi="Trebuchet MS"/>
          <w:noProof/>
          <w:sz w:val="24"/>
        </w:rPr>
        <w:lastRenderedPageBreak/>
        <w:t xml:space="preserve">place where the </w:t>
      </w:r>
      <w:del w:id="87" w:author="Author">
        <w:r w:rsidRPr="00853CF1">
          <w:rPr>
            <w:rFonts w:ascii="Trebuchet MS" w:hAnsi="Trebuchet MS"/>
            <w:noProof/>
            <w:sz w:val="24"/>
          </w:rPr>
          <w:delText xml:space="preserve">fatty </w:delText>
        </w:r>
      </w:del>
      <w:r w:rsidRPr="00853CF1">
        <w:rPr>
          <w:rFonts w:ascii="Trebuchet MS" w:hAnsi="Trebuchet MS"/>
          <w:noProof/>
          <w:sz w:val="24"/>
        </w:rPr>
        <w:t>ashes</w:t>
      </w:r>
      <w:ins w:id="88" w:author="Author">
        <w:r w:rsidRPr="00853CF1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853CF1">
        <w:rPr>
          <w:rFonts w:ascii="Trebuchet MS" w:hAnsi="Trebuchet MS"/>
          <w:noProof/>
          <w:sz w:val="24"/>
        </w:rPr>
        <w:t xml:space="preserve"> are </w:t>
      </w:r>
      <w:del w:id="91" w:author="Author">
        <w:r w:rsidRPr="00853CF1">
          <w:rPr>
            <w:rFonts w:ascii="Trebuchet MS" w:hAnsi="Trebuchet MS"/>
            <w:noProof/>
            <w:sz w:val="24"/>
          </w:rPr>
          <w:delText>poured out</w:delText>
        </w:r>
      </w:del>
      <w:ins w:id="92" w:author="Author">
        <w:r w:rsidRPr="00853CF1">
          <w:rPr>
            <w:rFonts w:ascii="Trebuchet MS" w:hAnsi="Trebuchet MS"/>
            <w:noProof/>
            <w:sz w:val="24"/>
          </w:rPr>
          <w:t>discarded</w:t>
        </w:r>
      </w:ins>
      <w:r w:rsidRPr="00853CF1">
        <w:rPr>
          <w:rFonts w:ascii="Trebuchet MS" w:hAnsi="Trebuchet MS"/>
          <w:noProof/>
          <w:sz w:val="24"/>
        </w:rPr>
        <w:t xml:space="preserve">, and he </w:t>
      </w:r>
      <w:del w:id="93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94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burn it </w:t>
      </w:r>
      <w:del w:id="95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96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wood in the fire. </w:t>
      </w:r>
      <w:del w:id="97" w:author="Author">
        <w:r w:rsidRPr="00853CF1">
          <w:rPr>
            <w:rFonts w:ascii="Trebuchet MS" w:hAnsi="Trebuchet MS"/>
            <w:noProof/>
            <w:sz w:val="24"/>
          </w:rPr>
          <w:delText>Where the fatty ashes are poured out it</w:delText>
        </w:r>
      </w:del>
      <w:ins w:id="98" w:author="Author">
        <w:r w:rsidRPr="00853CF1">
          <w:rPr>
            <w:rFonts w:ascii="Trebuchet MS" w:hAnsi="Trebuchet MS"/>
            <w:noProof/>
            <w:sz w:val="24"/>
          </w:rPr>
          <w:t>It</w:t>
        </w:r>
      </w:ins>
      <w:r w:rsidRPr="00853CF1">
        <w:rPr>
          <w:rFonts w:ascii="Trebuchet MS" w:hAnsi="Trebuchet MS"/>
          <w:noProof/>
          <w:sz w:val="24"/>
        </w:rPr>
        <w:t xml:space="preserve"> should be burned</w:t>
      </w:r>
      <w:ins w:id="99" w:author="Author">
        <w:r w:rsidRPr="00853CF1">
          <w:rPr>
            <w:rFonts w:ascii="Trebuchet MS" w:hAnsi="Trebuchet MS"/>
            <w:noProof/>
            <w:sz w:val="24"/>
          </w:rPr>
          <w:t xml:space="preserve"> where the ashes are discarded</w:t>
        </w:r>
      </w:ins>
      <w:r w:rsidRPr="00853CF1">
        <w:rPr>
          <w:rFonts w:ascii="Trebuchet MS" w:hAnsi="Trebuchet MS"/>
          <w:noProof/>
          <w:sz w:val="24"/>
        </w:rPr>
        <w:t>.</w:t>
      </w:r>
    </w:p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r w:rsidRPr="00853CF1">
        <w:rPr>
          <w:rFonts w:ascii="Trebuchet MS" w:hAnsi="Trebuchet MS"/>
          <w:b/>
          <w:sz w:val="24"/>
        </w:rPr>
        <w:t xml:space="preserve">4:13 </w:t>
      </w:r>
      <w:r w:rsidRPr="00853CF1">
        <w:rPr>
          <w:rFonts w:ascii="Trebuchet MS" w:hAnsi="Trebuchet MS"/>
          <w:noProof/>
          <w:sz w:val="24"/>
        </w:rPr>
        <w:t xml:space="preserve">“‘Now if the entire assembly of Israel </w:t>
      </w:r>
      <w:del w:id="100" w:author="Author">
        <w:r w:rsidRPr="00853CF1">
          <w:rPr>
            <w:rFonts w:ascii="Trebuchet MS" w:hAnsi="Trebuchet MS"/>
            <w:noProof/>
            <w:sz w:val="24"/>
          </w:rPr>
          <w:delText xml:space="preserve">makes a mistake and the matter </w:delText>
        </w:r>
      </w:del>
      <w:r w:rsidRPr="00853CF1">
        <w:rPr>
          <w:rFonts w:ascii="Trebuchet MS" w:hAnsi="Trebuchet MS"/>
          <w:noProof/>
          <w:sz w:val="24"/>
        </w:rPr>
        <w:t xml:space="preserve">has </w:t>
      </w:r>
      <w:del w:id="101" w:author="Author">
        <w:r w:rsidRPr="00853CF1">
          <w:rPr>
            <w:rFonts w:ascii="Trebuchet MS" w:hAnsi="Trebuchet MS"/>
            <w:noProof/>
            <w:sz w:val="24"/>
          </w:rPr>
          <w:delText>been hidden from the eyes of</w:delText>
        </w:r>
      </w:del>
      <w:ins w:id="102" w:author="Author">
        <w:r w:rsidRPr="00853CF1">
          <w:rPr>
            <w:rFonts w:ascii="Trebuchet MS" w:hAnsi="Trebuchet MS"/>
            <w:noProof/>
            <w:sz w:val="24"/>
          </w:rPr>
          <w:t>become guilty by committing a sin unintentionally, but</w:t>
        </w:r>
      </w:ins>
      <w:r w:rsidRPr="00853CF1">
        <w:rPr>
          <w:rFonts w:ascii="Trebuchet MS" w:hAnsi="Trebuchet MS"/>
          <w:noProof/>
          <w:sz w:val="24"/>
        </w:rPr>
        <w:t xml:space="preserve"> the congregation </w:t>
      </w:r>
      <w:del w:id="103" w:author="Author">
        <w:r w:rsidRPr="00853CF1">
          <w:rPr>
            <w:rFonts w:ascii="Trebuchet MS" w:hAnsi="Trebuchet MS"/>
            <w:noProof/>
            <w:sz w:val="24"/>
          </w:rPr>
          <w:delText>in</w:delText>
        </w:r>
      </w:del>
      <w:ins w:id="104" w:author="Author">
        <w:r w:rsidRPr="00853CF1">
          <w:rPr>
            <w:rFonts w:ascii="Trebuchet MS" w:hAnsi="Trebuchet MS"/>
            <w:noProof/>
            <w:sz w:val="24"/>
          </w:rPr>
          <w:t>was unaware</w:t>
        </w:r>
      </w:ins>
      <w:r w:rsidRPr="00853CF1">
        <w:rPr>
          <w:rFonts w:ascii="Trebuchet MS" w:hAnsi="Trebuchet MS"/>
          <w:noProof/>
          <w:sz w:val="24"/>
        </w:rPr>
        <w:t xml:space="preserve"> that they </w:t>
      </w:r>
      <w:del w:id="105" w:author="Author">
        <w:r w:rsidRPr="00853CF1">
          <w:rPr>
            <w:rFonts w:ascii="Trebuchet MS" w:hAnsi="Trebuchet MS"/>
            <w:noProof/>
            <w:sz w:val="24"/>
          </w:rPr>
          <w:delText>have</w:delText>
        </w:r>
      </w:del>
      <w:ins w:id="106" w:author="Author">
        <w:r w:rsidRPr="00853CF1">
          <w:rPr>
            <w:rFonts w:ascii="Trebuchet MS" w:hAnsi="Trebuchet MS"/>
            <w:noProof/>
            <w:sz w:val="24"/>
          </w:rPr>
          <w:t>had</w:t>
        </w:r>
      </w:ins>
      <w:r w:rsidRPr="00853CF1">
        <w:rPr>
          <w:rFonts w:ascii="Trebuchet MS" w:hAnsi="Trebuchet MS"/>
          <w:noProof/>
          <w:sz w:val="24"/>
        </w:rPr>
        <w:t xml:space="preserve"> done </w:t>
      </w:r>
      <w:del w:id="107" w:author="Author">
        <w:r w:rsidRPr="00853CF1">
          <w:rPr>
            <w:rFonts w:ascii="Trebuchet MS" w:hAnsi="Trebuchet MS"/>
            <w:noProof/>
            <w:sz w:val="24"/>
          </w:rPr>
          <w:delText>one of all the things</w:delText>
        </w:r>
      </w:del>
      <w:ins w:id="108" w:author="Author">
        <w:r w:rsidRPr="00853CF1">
          <w:rPr>
            <w:rFonts w:ascii="Trebuchet MS" w:hAnsi="Trebuchet MS"/>
            <w:noProof/>
            <w:sz w:val="24"/>
          </w:rPr>
          <w:t>something</w:t>
        </w:r>
      </w:ins>
      <w:r w:rsidRPr="00853CF1">
        <w:rPr>
          <w:rFonts w:ascii="Trebuchet MS" w:hAnsi="Trebuchet MS"/>
          <w:noProof/>
          <w:sz w:val="24"/>
        </w:rPr>
        <w:t xml:space="preserve"> that Jehovah </w:t>
      </w:r>
      <w:del w:id="109" w:author="Author">
        <w:r w:rsidRPr="00853CF1">
          <w:rPr>
            <w:rFonts w:ascii="Trebuchet MS" w:hAnsi="Trebuchet MS"/>
            <w:noProof/>
            <w:sz w:val="24"/>
          </w:rPr>
          <w:delText>commands should</w:delText>
        </w:r>
      </w:del>
      <w:ins w:id="110" w:author="Author">
        <w:r w:rsidRPr="00853CF1">
          <w:rPr>
            <w:rFonts w:ascii="Trebuchet MS" w:hAnsi="Trebuchet MS"/>
            <w:noProof/>
            <w:sz w:val="24"/>
          </w:rPr>
          <w:t>commanded them</w:t>
        </w:r>
      </w:ins>
      <w:r w:rsidRPr="00853CF1">
        <w:rPr>
          <w:rFonts w:ascii="Trebuchet MS" w:hAnsi="Trebuchet MS"/>
          <w:noProof/>
          <w:sz w:val="24"/>
        </w:rPr>
        <w:t xml:space="preserve"> not </w:t>
      </w:r>
      <w:del w:id="111" w:author="Author">
        <w:r w:rsidRPr="00853CF1">
          <w:rPr>
            <w:rFonts w:ascii="Trebuchet MS" w:hAnsi="Trebuchet MS"/>
            <w:noProof/>
            <w:sz w:val="24"/>
          </w:rPr>
          <w:delText>be done and so have become guilty</w:delText>
        </w:r>
      </w:del>
      <w:ins w:id="112" w:author="Author">
        <w:r w:rsidRPr="00853CF1">
          <w:rPr>
            <w:rFonts w:ascii="Trebuchet MS" w:hAnsi="Trebuchet MS"/>
            <w:noProof/>
            <w:sz w:val="24"/>
          </w:rPr>
          <w:t>to do</w:t>
        </w:r>
      </w:ins>
      <w:r w:rsidRPr="00853CF1">
        <w:rPr>
          <w:rFonts w:ascii="Trebuchet MS" w:hAnsi="Trebuchet MS"/>
          <w:noProof/>
          <w:sz w:val="24"/>
        </w:rPr>
        <w:t xml:space="preserve">, </w:t>
      </w:r>
      <w:r w:rsidRPr="00853CF1">
        <w:rPr>
          <w:rFonts w:ascii="Trebuchet MS" w:hAnsi="Trebuchet MS"/>
          <w:b/>
          <w:noProof/>
          <w:sz w:val="24"/>
        </w:rPr>
        <w:t xml:space="preserve">4:14 </w:t>
      </w:r>
      <w:r w:rsidRPr="00853CF1">
        <w:rPr>
          <w:rFonts w:ascii="Trebuchet MS" w:hAnsi="Trebuchet MS"/>
          <w:noProof/>
          <w:sz w:val="24"/>
        </w:rPr>
        <w:t xml:space="preserve">and </w:t>
      </w:r>
      <w:ins w:id="113" w:author="Author">
        <w:r w:rsidRPr="00853CF1">
          <w:rPr>
            <w:rFonts w:ascii="Trebuchet MS" w:hAnsi="Trebuchet MS"/>
            <w:noProof/>
            <w:sz w:val="24"/>
          </w:rPr>
          <w:t xml:space="preserve">then </w:t>
        </w:r>
      </w:ins>
      <w:r w:rsidRPr="00853CF1">
        <w:rPr>
          <w:rFonts w:ascii="Trebuchet MS" w:hAnsi="Trebuchet MS"/>
          <w:noProof/>
          <w:sz w:val="24"/>
        </w:rPr>
        <w:t xml:space="preserve">the sin </w:t>
      </w:r>
      <w:del w:id="114" w:author="Author">
        <w:r w:rsidRPr="00853CF1">
          <w:rPr>
            <w:rFonts w:ascii="Trebuchet MS" w:hAnsi="Trebuchet MS"/>
            <w:noProof/>
            <w:sz w:val="24"/>
          </w:rPr>
          <w:delText>that they have committed against it has become</w:delText>
        </w:r>
      </w:del>
      <w:ins w:id="115" w:author="Author">
        <w:r w:rsidRPr="00853CF1">
          <w:rPr>
            <w:rFonts w:ascii="Trebuchet MS" w:hAnsi="Trebuchet MS"/>
            <w:noProof/>
            <w:sz w:val="24"/>
          </w:rPr>
          <w:t>becomes</w:t>
        </w:r>
      </w:ins>
      <w:r w:rsidRPr="00853CF1">
        <w:rPr>
          <w:rFonts w:ascii="Trebuchet MS" w:hAnsi="Trebuchet MS"/>
          <w:noProof/>
          <w:sz w:val="24"/>
        </w:rPr>
        <w:t xml:space="preserve"> known, </w:t>
      </w:r>
      <w:del w:id="116" w:author="Author">
        <w:r w:rsidRPr="00853CF1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853CF1">
        <w:rPr>
          <w:rFonts w:ascii="Trebuchet MS" w:hAnsi="Trebuchet MS"/>
          <w:noProof/>
          <w:sz w:val="24"/>
        </w:rPr>
        <w:t xml:space="preserve">the congregation must present a young bull for a sin offering and </w:t>
      </w:r>
      <w:del w:id="117" w:author="Author">
        <w:r w:rsidRPr="00853CF1">
          <w:rPr>
            <w:rFonts w:ascii="Trebuchet MS" w:hAnsi="Trebuchet MS"/>
            <w:noProof/>
            <w:sz w:val="24"/>
          </w:rPr>
          <w:delText xml:space="preserve">must </w:delText>
        </w:r>
      </w:del>
      <w:r w:rsidRPr="00853CF1">
        <w:rPr>
          <w:rFonts w:ascii="Trebuchet MS" w:hAnsi="Trebuchet MS"/>
          <w:noProof/>
          <w:sz w:val="24"/>
        </w:rPr>
        <w:t xml:space="preserve">bring it before the tent of meeting. </w:t>
      </w:r>
      <w:r w:rsidRPr="00853CF1">
        <w:rPr>
          <w:rFonts w:ascii="Trebuchet MS" w:hAnsi="Trebuchet MS"/>
          <w:b/>
          <w:noProof/>
          <w:sz w:val="24"/>
        </w:rPr>
        <w:t xml:space="preserve">4:15 </w:t>
      </w:r>
      <w:del w:id="118" w:author="Author">
        <w:r w:rsidRPr="00853CF1">
          <w:rPr>
            <w:rFonts w:ascii="Trebuchet MS" w:hAnsi="Trebuchet MS"/>
            <w:noProof/>
            <w:sz w:val="24"/>
          </w:rPr>
          <w:delText>And the older men</w:delText>
        </w:r>
      </w:del>
      <w:ins w:id="119" w:author="Author">
        <w:r w:rsidRPr="00853CF1">
          <w:rPr>
            <w:rFonts w:ascii="Trebuchet MS" w:hAnsi="Trebuchet MS"/>
            <w:noProof/>
            <w:sz w:val="24"/>
          </w:rPr>
          <w:t>The elders</w:t>
        </w:r>
      </w:ins>
      <w:r w:rsidRPr="00853CF1">
        <w:rPr>
          <w:rFonts w:ascii="Trebuchet MS" w:hAnsi="Trebuchet MS"/>
          <w:noProof/>
          <w:sz w:val="24"/>
        </w:rPr>
        <w:t xml:space="preserve"> of the assembly </w:t>
      </w:r>
      <w:del w:id="120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121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lay their hands </w:t>
      </w:r>
      <w:del w:id="122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123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bull’s head before Jehovah, and the bull </w:t>
      </w:r>
      <w:del w:id="124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125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be slaughtered before Jehovah.</w:t>
      </w:r>
    </w:p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r w:rsidRPr="00853CF1">
        <w:rPr>
          <w:rFonts w:ascii="Trebuchet MS" w:hAnsi="Trebuchet MS"/>
          <w:b/>
          <w:sz w:val="24"/>
        </w:rPr>
        <w:t xml:space="preserve">4:16 </w:t>
      </w:r>
      <w:r w:rsidRPr="00853CF1">
        <w:rPr>
          <w:rFonts w:ascii="Trebuchet MS" w:hAnsi="Trebuchet MS"/>
          <w:noProof/>
          <w:sz w:val="24"/>
        </w:rPr>
        <w:t xml:space="preserve">“‘Then the </w:t>
      </w:r>
      <w:del w:id="126" w:author="Author">
        <w:r w:rsidRPr="00853CF1">
          <w:rPr>
            <w:rFonts w:ascii="Trebuchet MS" w:hAnsi="Trebuchet MS"/>
            <w:noProof/>
            <w:sz w:val="24"/>
          </w:rPr>
          <w:delText xml:space="preserve">priest, the </w:delText>
        </w:r>
      </w:del>
      <w:r w:rsidRPr="00853CF1">
        <w:rPr>
          <w:rFonts w:ascii="Trebuchet MS" w:hAnsi="Trebuchet MS"/>
          <w:noProof/>
          <w:sz w:val="24"/>
        </w:rPr>
        <w:t xml:space="preserve">anointed </w:t>
      </w:r>
      <w:del w:id="127" w:author="Author">
        <w:r w:rsidRPr="00853CF1">
          <w:rPr>
            <w:rFonts w:ascii="Trebuchet MS" w:hAnsi="Trebuchet MS"/>
            <w:noProof/>
            <w:sz w:val="24"/>
          </w:rPr>
          <w:delText>one, must</w:delText>
        </w:r>
      </w:del>
      <w:ins w:id="128" w:author="Author">
        <w:r w:rsidRPr="00853CF1">
          <w:rPr>
            <w:rFonts w:ascii="Trebuchet MS" w:hAnsi="Trebuchet MS"/>
            <w:noProof/>
            <w:sz w:val="24"/>
          </w:rPr>
          <w:t>priest will</w:t>
        </w:r>
      </w:ins>
      <w:r w:rsidRPr="00853CF1">
        <w:rPr>
          <w:rFonts w:ascii="Trebuchet MS" w:hAnsi="Trebuchet MS"/>
          <w:noProof/>
          <w:sz w:val="24"/>
        </w:rPr>
        <w:t xml:space="preserve"> bring some of the bull’s blood into the tent of meeting. </w:t>
      </w:r>
      <w:r w:rsidRPr="00853CF1">
        <w:rPr>
          <w:rFonts w:ascii="Trebuchet MS" w:hAnsi="Trebuchet MS"/>
          <w:b/>
          <w:noProof/>
          <w:sz w:val="24"/>
        </w:rPr>
        <w:t xml:space="preserve">4:17 </w:t>
      </w:r>
      <w:del w:id="129" w:author="Author">
        <w:r w:rsidRPr="00853CF1">
          <w:rPr>
            <w:rFonts w:ascii="Trebuchet MS" w:hAnsi="Trebuchet MS"/>
            <w:noProof/>
            <w:sz w:val="24"/>
          </w:rPr>
          <w:delText>And the</w:delText>
        </w:r>
      </w:del>
      <w:ins w:id="130" w:author="Author">
        <w:r w:rsidRPr="00853CF1">
          <w:rPr>
            <w:rFonts w:ascii="Trebuchet MS" w:hAnsi="Trebuchet MS"/>
            <w:noProof/>
            <w:sz w:val="24"/>
          </w:rPr>
          <w:t>The</w:t>
        </w:r>
      </w:ins>
      <w:r w:rsidRPr="00853CF1">
        <w:rPr>
          <w:rFonts w:ascii="Trebuchet MS" w:hAnsi="Trebuchet MS"/>
          <w:noProof/>
          <w:sz w:val="24"/>
        </w:rPr>
        <w:t xml:space="preserve"> priest </w:t>
      </w:r>
      <w:del w:id="131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132" w:author="Author">
        <w:r w:rsidRPr="00853CF1">
          <w:rPr>
            <w:rFonts w:ascii="Trebuchet MS" w:hAnsi="Trebuchet MS"/>
            <w:noProof/>
            <w:sz w:val="24"/>
          </w:rPr>
          <w:t>is to</w:t>
        </w:r>
      </w:ins>
      <w:r w:rsidRPr="00853CF1">
        <w:rPr>
          <w:rFonts w:ascii="Trebuchet MS" w:hAnsi="Trebuchet MS"/>
          <w:noProof/>
          <w:sz w:val="24"/>
        </w:rPr>
        <w:t xml:space="preserve"> dip his finger into </w:t>
      </w:r>
      <w:del w:id="133" w:author="Author">
        <w:r w:rsidRPr="00853CF1">
          <w:rPr>
            <w:rFonts w:ascii="Trebuchet MS" w:hAnsi="Trebuchet MS"/>
            <w:noProof/>
            <w:sz w:val="24"/>
          </w:rPr>
          <w:delText xml:space="preserve">some of </w:delText>
        </w:r>
      </w:del>
      <w:r w:rsidRPr="00853CF1">
        <w:rPr>
          <w:rFonts w:ascii="Trebuchet MS" w:hAnsi="Trebuchet MS"/>
          <w:noProof/>
          <w:sz w:val="24"/>
        </w:rPr>
        <w:t xml:space="preserve">the blood and spatter </w:t>
      </w:r>
      <w:ins w:id="134" w:author="Author">
        <w:r w:rsidRPr="00853CF1">
          <w:rPr>
            <w:rFonts w:ascii="Trebuchet MS" w:hAnsi="Trebuchet MS"/>
            <w:noProof/>
            <w:sz w:val="24"/>
          </w:rPr>
          <w:t xml:space="preserve">some of </w:t>
        </w:r>
      </w:ins>
      <w:r w:rsidRPr="00853CF1">
        <w:rPr>
          <w:rFonts w:ascii="Trebuchet MS" w:hAnsi="Trebuchet MS"/>
          <w:noProof/>
          <w:sz w:val="24"/>
        </w:rPr>
        <w:t xml:space="preserve">it seven times before Jehovah in front of the curtain. </w:t>
      </w:r>
      <w:r w:rsidRPr="00853CF1">
        <w:rPr>
          <w:rFonts w:ascii="Trebuchet MS" w:hAnsi="Trebuchet MS"/>
          <w:b/>
          <w:noProof/>
          <w:sz w:val="24"/>
        </w:rPr>
        <w:t xml:space="preserve">4:18 </w:t>
      </w:r>
      <w:del w:id="135" w:author="Author">
        <w:r w:rsidRPr="00853CF1">
          <w:rPr>
            <w:rFonts w:ascii="Trebuchet MS" w:hAnsi="Trebuchet MS"/>
            <w:noProof/>
            <w:sz w:val="24"/>
          </w:rPr>
          <w:delText>And he</w:delText>
        </w:r>
      </w:del>
      <w:ins w:id="136" w:author="Author">
        <w:r w:rsidRPr="00853CF1">
          <w:rPr>
            <w:rFonts w:ascii="Trebuchet MS" w:hAnsi="Trebuchet MS"/>
            <w:noProof/>
            <w:sz w:val="24"/>
          </w:rPr>
          <w:t>He</w:t>
        </w:r>
      </w:ins>
      <w:r w:rsidRPr="00853CF1">
        <w:rPr>
          <w:rFonts w:ascii="Trebuchet MS" w:hAnsi="Trebuchet MS"/>
          <w:noProof/>
          <w:sz w:val="24"/>
        </w:rPr>
        <w:t xml:space="preserve"> will </w:t>
      </w:r>
      <w:ins w:id="137" w:author="Author">
        <w:r w:rsidRPr="00853CF1">
          <w:rPr>
            <w:rFonts w:ascii="Trebuchet MS" w:hAnsi="Trebuchet MS"/>
            <w:noProof/>
            <w:sz w:val="24"/>
          </w:rPr>
          <w:t xml:space="preserve">then </w:t>
        </w:r>
      </w:ins>
      <w:r w:rsidRPr="00853CF1">
        <w:rPr>
          <w:rFonts w:ascii="Trebuchet MS" w:hAnsi="Trebuchet MS"/>
          <w:noProof/>
          <w:sz w:val="24"/>
        </w:rPr>
        <w:t xml:space="preserve">put some of the blood </w:t>
      </w:r>
      <w:del w:id="138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139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horns of the altar that is before Jehovah, which is in the tent of meeting; and </w:t>
      </w:r>
      <w:ins w:id="140" w:author="Author">
        <w:r w:rsidRPr="00853CF1">
          <w:rPr>
            <w:rFonts w:ascii="Trebuchet MS" w:hAnsi="Trebuchet MS"/>
            <w:noProof/>
            <w:sz w:val="24"/>
          </w:rPr>
          <w:t xml:space="preserve">he will pour </w:t>
        </w:r>
      </w:ins>
      <w:r w:rsidRPr="00853CF1">
        <w:rPr>
          <w:rFonts w:ascii="Trebuchet MS" w:hAnsi="Trebuchet MS"/>
          <w:noProof/>
          <w:sz w:val="24"/>
        </w:rPr>
        <w:t xml:space="preserve">all the rest of the blood </w:t>
      </w:r>
      <w:del w:id="141" w:author="Author">
        <w:r w:rsidRPr="00853CF1">
          <w:rPr>
            <w:rFonts w:ascii="Trebuchet MS" w:hAnsi="Trebuchet MS"/>
            <w:noProof/>
            <w:sz w:val="24"/>
          </w:rPr>
          <w:delText xml:space="preserve">he will pour </w:delText>
        </w:r>
      </w:del>
      <w:r w:rsidRPr="00853CF1">
        <w:rPr>
          <w:rFonts w:ascii="Trebuchet MS" w:hAnsi="Trebuchet MS"/>
          <w:noProof/>
          <w:sz w:val="24"/>
        </w:rPr>
        <w:t xml:space="preserve">at the base of the altar of burnt offering, which is at the entrance of the tent of meeting. </w:t>
      </w:r>
      <w:r w:rsidRPr="00853CF1">
        <w:rPr>
          <w:rFonts w:ascii="Trebuchet MS" w:hAnsi="Trebuchet MS"/>
          <w:b/>
          <w:noProof/>
          <w:sz w:val="24"/>
        </w:rPr>
        <w:t xml:space="preserve">4:19 </w:t>
      </w:r>
      <w:del w:id="142" w:author="Author">
        <w:r w:rsidRPr="00853CF1">
          <w:rPr>
            <w:rFonts w:ascii="Trebuchet MS" w:hAnsi="Trebuchet MS"/>
            <w:noProof/>
            <w:sz w:val="24"/>
          </w:rPr>
          <w:delText>And he</w:delText>
        </w:r>
      </w:del>
      <w:ins w:id="143" w:author="Author">
        <w:r w:rsidRPr="00853CF1">
          <w:rPr>
            <w:rFonts w:ascii="Trebuchet MS" w:hAnsi="Trebuchet MS"/>
            <w:noProof/>
            <w:sz w:val="24"/>
          </w:rPr>
          <w:t>He</w:t>
        </w:r>
      </w:ins>
      <w:r w:rsidRPr="00853CF1">
        <w:rPr>
          <w:rFonts w:ascii="Trebuchet MS" w:hAnsi="Trebuchet MS"/>
          <w:noProof/>
          <w:sz w:val="24"/>
        </w:rPr>
        <w:t xml:space="preserve"> will </w:t>
      </w:r>
      <w:del w:id="144" w:author="Author">
        <w:r w:rsidRPr="00853CF1">
          <w:rPr>
            <w:rFonts w:ascii="Trebuchet MS" w:hAnsi="Trebuchet MS"/>
            <w:noProof/>
            <w:sz w:val="24"/>
          </w:rPr>
          <w:delText>lift up</w:delText>
        </w:r>
      </w:del>
      <w:ins w:id="145" w:author="Author">
        <w:r w:rsidRPr="00853CF1">
          <w:rPr>
            <w:rFonts w:ascii="Trebuchet MS" w:hAnsi="Trebuchet MS"/>
            <w:noProof/>
            <w:sz w:val="24"/>
          </w:rPr>
          <w:t>remove</w:t>
        </w:r>
      </w:ins>
      <w:r w:rsidRPr="00853CF1">
        <w:rPr>
          <w:rFonts w:ascii="Trebuchet MS" w:hAnsi="Trebuchet MS"/>
          <w:noProof/>
          <w:sz w:val="24"/>
        </w:rPr>
        <w:t xml:space="preserve"> all its fat </w:t>
      </w:r>
      <w:del w:id="146" w:author="Author">
        <w:r w:rsidRPr="00853CF1">
          <w:rPr>
            <w:rFonts w:ascii="Trebuchet MS" w:hAnsi="Trebuchet MS"/>
            <w:noProof/>
            <w:sz w:val="24"/>
          </w:rPr>
          <w:delText xml:space="preserve">from it, </w:delText>
        </w:r>
      </w:del>
      <w:r w:rsidRPr="00853CF1">
        <w:rPr>
          <w:rFonts w:ascii="Trebuchet MS" w:hAnsi="Trebuchet MS"/>
          <w:noProof/>
          <w:sz w:val="24"/>
        </w:rPr>
        <w:t xml:space="preserve">and </w:t>
      </w:r>
      <w:del w:id="147" w:author="Author">
        <w:r w:rsidRPr="00853CF1">
          <w:rPr>
            <w:rFonts w:ascii="Trebuchet MS" w:hAnsi="Trebuchet MS"/>
            <w:noProof/>
            <w:sz w:val="24"/>
          </w:rPr>
          <w:delText xml:space="preserve">he must </w:delText>
        </w:r>
      </w:del>
      <w:r w:rsidRPr="00853CF1">
        <w:rPr>
          <w:rFonts w:ascii="Trebuchet MS" w:hAnsi="Trebuchet MS"/>
          <w:noProof/>
          <w:sz w:val="24"/>
        </w:rPr>
        <w:t xml:space="preserve">make it smoke on the altar. </w:t>
      </w:r>
      <w:r w:rsidRPr="00853CF1">
        <w:rPr>
          <w:rFonts w:ascii="Trebuchet MS" w:hAnsi="Trebuchet MS"/>
          <w:b/>
          <w:noProof/>
          <w:sz w:val="24"/>
        </w:rPr>
        <w:t xml:space="preserve">4:20 </w:t>
      </w:r>
      <w:del w:id="148" w:author="Author">
        <w:r w:rsidRPr="00853CF1">
          <w:rPr>
            <w:rFonts w:ascii="Trebuchet MS" w:hAnsi="Trebuchet MS"/>
            <w:noProof/>
            <w:sz w:val="24"/>
          </w:rPr>
          <w:delText>And he must</w:delText>
        </w:r>
      </w:del>
      <w:ins w:id="149" w:author="Author">
        <w:r w:rsidRPr="00853CF1">
          <w:rPr>
            <w:rFonts w:ascii="Trebuchet MS" w:hAnsi="Trebuchet MS"/>
            <w:noProof/>
            <w:sz w:val="24"/>
          </w:rPr>
          <w:t>He is to</w:t>
        </w:r>
      </w:ins>
      <w:r w:rsidRPr="00853CF1">
        <w:rPr>
          <w:rFonts w:ascii="Trebuchet MS" w:hAnsi="Trebuchet MS"/>
          <w:noProof/>
          <w:sz w:val="24"/>
        </w:rPr>
        <w:t xml:space="preserve"> do to the bull just as he did to the other bull of the sin offering. That is </w:t>
      </w:r>
      <w:del w:id="150" w:author="Author">
        <w:r w:rsidRPr="00853CF1">
          <w:rPr>
            <w:rFonts w:ascii="Trebuchet MS" w:hAnsi="Trebuchet MS"/>
            <w:noProof/>
            <w:sz w:val="24"/>
          </w:rPr>
          <w:delText>the way</w:delText>
        </w:r>
      </w:del>
      <w:ins w:id="151" w:author="Author">
        <w:r w:rsidRPr="00853CF1">
          <w:rPr>
            <w:rFonts w:ascii="Trebuchet MS" w:hAnsi="Trebuchet MS"/>
            <w:noProof/>
            <w:sz w:val="24"/>
          </w:rPr>
          <w:t>how</w:t>
        </w:r>
      </w:ins>
      <w:r w:rsidRPr="00853CF1">
        <w:rPr>
          <w:rFonts w:ascii="Trebuchet MS" w:hAnsi="Trebuchet MS"/>
          <w:noProof/>
          <w:sz w:val="24"/>
        </w:rPr>
        <w:t xml:space="preserve"> he will do </w:t>
      </w:r>
      <w:del w:id="152" w:author="Author">
        <w:r w:rsidRPr="00853CF1">
          <w:rPr>
            <w:rFonts w:ascii="Trebuchet MS" w:hAnsi="Trebuchet MS"/>
            <w:noProof/>
            <w:sz w:val="24"/>
          </w:rPr>
          <w:delText xml:space="preserve">to </w:delText>
        </w:r>
      </w:del>
      <w:r w:rsidRPr="00853CF1">
        <w:rPr>
          <w:rFonts w:ascii="Trebuchet MS" w:hAnsi="Trebuchet MS"/>
          <w:noProof/>
          <w:sz w:val="24"/>
        </w:rPr>
        <w:t>it</w:t>
      </w:r>
      <w:del w:id="153" w:author="Author">
        <w:r w:rsidRPr="00853CF1">
          <w:rPr>
            <w:rFonts w:ascii="Trebuchet MS" w:hAnsi="Trebuchet MS"/>
            <w:noProof/>
            <w:sz w:val="24"/>
          </w:rPr>
          <w:delText>;</w:delText>
        </w:r>
      </w:del>
      <w:ins w:id="154" w:author="Author">
        <w:r w:rsidRPr="00853CF1">
          <w:rPr>
            <w:rFonts w:ascii="Trebuchet MS" w:hAnsi="Trebuchet MS"/>
            <w:noProof/>
            <w:sz w:val="24"/>
          </w:rPr>
          <w:t>,</w:t>
        </w:r>
      </w:ins>
      <w:r w:rsidRPr="00853CF1">
        <w:rPr>
          <w:rFonts w:ascii="Trebuchet MS" w:hAnsi="Trebuchet MS"/>
          <w:noProof/>
          <w:sz w:val="24"/>
        </w:rPr>
        <w:t xml:space="preserve"> and the priest </w:t>
      </w:r>
      <w:del w:id="155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156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make </w:t>
      </w:r>
      <w:del w:id="157" w:author="Author">
        <w:r w:rsidRPr="00853CF1">
          <w:rPr>
            <w:rFonts w:ascii="Trebuchet MS" w:hAnsi="Trebuchet MS"/>
            <w:noProof/>
            <w:sz w:val="24"/>
          </w:rPr>
          <w:delText xml:space="preserve">an </w:delText>
        </w:r>
      </w:del>
      <w:r w:rsidRPr="00853CF1">
        <w:rPr>
          <w:rFonts w:ascii="Trebuchet MS" w:hAnsi="Trebuchet MS"/>
          <w:noProof/>
          <w:sz w:val="24"/>
        </w:rPr>
        <w:t xml:space="preserve">atonement for them, and </w:t>
      </w:r>
      <w:del w:id="158" w:author="Author">
        <w:r w:rsidRPr="00853CF1">
          <w:rPr>
            <w:rFonts w:ascii="Trebuchet MS" w:hAnsi="Trebuchet MS"/>
            <w:noProof/>
            <w:sz w:val="24"/>
          </w:rPr>
          <w:delText>so it must</w:delText>
        </w:r>
      </w:del>
      <w:ins w:id="159" w:author="Author">
        <w:r w:rsidRPr="00853CF1">
          <w:rPr>
            <w:rFonts w:ascii="Trebuchet MS" w:hAnsi="Trebuchet MS"/>
            <w:noProof/>
            <w:sz w:val="24"/>
          </w:rPr>
          <w:t>they will</w:t>
        </w:r>
      </w:ins>
      <w:r w:rsidRPr="00853CF1">
        <w:rPr>
          <w:rFonts w:ascii="Trebuchet MS" w:hAnsi="Trebuchet MS"/>
          <w:noProof/>
          <w:sz w:val="24"/>
        </w:rPr>
        <w:t xml:space="preserve"> be forgiven</w:t>
      </w:r>
      <w:del w:id="160" w:author="Author">
        <w:r w:rsidRPr="00853CF1">
          <w:rPr>
            <w:rFonts w:ascii="Trebuchet MS" w:hAnsi="Trebuchet MS"/>
            <w:noProof/>
            <w:sz w:val="24"/>
          </w:rPr>
          <w:delText xml:space="preserve"> them</w:delText>
        </w:r>
      </w:del>
      <w:r w:rsidRPr="00853CF1">
        <w:rPr>
          <w:rFonts w:ascii="Trebuchet MS" w:hAnsi="Trebuchet MS"/>
          <w:noProof/>
          <w:sz w:val="24"/>
        </w:rPr>
        <w:t xml:space="preserve">. </w:t>
      </w:r>
      <w:r w:rsidRPr="00853CF1">
        <w:rPr>
          <w:rFonts w:ascii="Trebuchet MS" w:hAnsi="Trebuchet MS"/>
          <w:b/>
          <w:noProof/>
          <w:sz w:val="24"/>
        </w:rPr>
        <w:t xml:space="preserve">4:21 </w:t>
      </w:r>
      <w:del w:id="161" w:author="Author">
        <w:r w:rsidRPr="00853CF1">
          <w:rPr>
            <w:rFonts w:ascii="Trebuchet MS" w:hAnsi="Trebuchet MS"/>
            <w:noProof/>
            <w:sz w:val="24"/>
          </w:rPr>
          <w:delText>And he must</w:delText>
        </w:r>
      </w:del>
      <w:ins w:id="162" w:author="Author">
        <w:r w:rsidRPr="00853CF1">
          <w:rPr>
            <w:rFonts w:ascii="Trebuchet MS" w:hAnsi="Trebuchet MS"/>
            <w:noProof/>
            <w:sz w:val="24"/>
          </w:rPr>
          <w:t>He will</w:t>
        </w:r>
      </w:ins>
      <w:r w:rsidRPr="00853CF1">
        <w:rPr>
          <w:rFonts w:ascii="Trebuchet MS" w:hAnsi="Trebuchet MS"/>
          <w:noProof/>
          <w:sz w:val="24"/>
        </w:rPr>
        <w:t xml:space="preserve"> have the bull taken </w:t>
      </w:r>
      <w:del w:id="163" w:author="Author">
        <w:r w:rsidRPr="00853CF1">
          <w:rPr>
            <w:rFonts w:ascii="Trebuchet MS" w:hAnsi="Trebuchet MS"/>
            <w:noProof/>
            <w:sz w:val="24"/>
          </w:rPr>
          <w:delText xml:space="preserve">out </w:delText>
        </w:r>
      </w:del>
      <w:r w:rsidRPr="00853CF1">
        <w:rPr>
          <w:rFonts w:ascii="Trebuchet MS" w:hAnsi="Trebuchet MS"/>
          <w:noProof/>
          <w:sz w:val="24"/>
        </w:rPr>
        <w:t xml:space="preserve">to the outskirts of the camp and </w:t>
      </w:r>
      <w:del w:id="164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165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burn it, just as he burned the first bull. It is a sin offering for the congregation.</w:t>
      </w:r>
    </w:p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r w:rsidRPr="00853CF1">
        <w:rPr>
          <w:rFonts w:ascii="Trebuchet MS" w:hAnsi="Trebuchet MS"/>
          <w:b/>
          <w:sz w:val="24"/>
        </w:rPr>
        <w:t xml:space="preserve">4:22 </w:t>
      </w:r>
      <w:r w:rsidRPr="00853CF1">
        <w:rPr>
          <w:rFonts w:ascii="Trebuchet MS" w:hAnsi="Trebuchet MS"/>
          <w:noProof/>
          <w:sz w:val="24"/>
        </w:rPr>
        <w:t xml:space="preserve">“‘When a chieftain </w:t>
      </w:r>
      <w:del w:id="166" w:author="Author">
        <w:r w:rsidRPr="00853CF1">
          <w:rPr>
            <w:rFonts w:ascii="Trebuchet MS" w:hAnsi="Trebuchet MS"/>
            <w:noProof/>
            <w:sz w:val="24"/>
          </w:rPr>
          <w:delText xml:space="preserve">sins and he does commit </w:delText>
        </w:r>
      </w:del>
      <w:r w:rsidRPr="00853CF1">
        <w:rPr>
          <w:rFonts w:ascii="Trebuchet MS" w:hAnsi="Trebuchet MS"/>
          <w:noProof/>
          <w:sz w:val="24"/>
        </w:rPr>
        <w:t xml:space="preserve">unintentionally </w:t>
      </w:r>
      <w:ins w:id="167" w:author="Author">
        <w:r w:rsidRPr="00853CF1">
          <w:rPr>
            <w:rFonts w:ascii="Trebuchet MS" w:hAnsi="Trebuchet MS"/>
            <w:noProof/>
            <w:sz w:val="24"/>
          </w:rPr>
          <w:t xml:space="preserve">sins by doing </w:t>
        </w:r>
      </w:ins>
      <w:r w:rsidRPr="00853CF1">
        <w:rPr>
          <w:rFonts w:ascii="Trebuchet MS" w:hAnsi="Trebuchet MS"/>
          <w:noProof/>
          <w:sz w:val="24"/>
        </w:rPr>
        <w:t>one of all the things that Jehovah his God commands should not be done</w:t>
      </w:r>
      <w:del w:id="168" w:author="Author">
        <w:r w:rsidRPr="00853CF1">
          <w:rPr>
            <w:rFonts w:ascii="Trebuchet MS" w:hAnsi="Trebuchet MS"/>
            <w:noProof/>
            <w:sz w:val="24"/>
          </w:rPr>
          <w:delText>,</w:delText>
        </w:r>
      </w:del>
      <w:r w:rsidRPr="00853CF1">
        <w:rPr>
          <w:rFonts w:ascii="Trebuchet MS" w:hAnsi="Trebuchet MS"/>
          <w:noProof/>
          <w:sz w:val="24"/>
        </w:rPr>
        <w:t xml:space="preserve"> and </w:t>
      </w:r>
      <w:del w:id="169" w:author="Author">
        <w:r w:rsidRPr="00853CF1">
          <w:rPr>
            <w:rFonts w:ascii="Trebuchet MS" w:hAnsi="Trebuchet MS"/>
            <w:noProof/>
            <w:sz w:val="24"/>
          </w:rPr>
          <w:delText xml:space="preserve">so </w:delText>
        </w:r>
      </w:del>
      <w:r w:rsidRPr="00853CF1">
        <w:rPr>
          <w:rFonts w:ascii="Trebuchet MS" w:hAnsi="Trebuchet MS"/>
          <w:noProof/>
          <w:sz w:val="24"/>
        </w:rPr>
        <w:t xml:space="preserve">has become guilty, </w:t>
      </w:r>
      <w:r w:rsidRPr="00853CF1">
        <w:rPr>
          <w:rFonts w:ascii="Trebuchet MS" w:hAnsi="Trebuchet MS"/>
          <w:b/>
          <w:noProof/>
          <w:sz w:val="24"/>
        </w:rPr>
        <w:t xml:space="preserve">4:23 </w:t>
      </w:r>
      <w:r w:rsidRPr="00853CF1">
        <w:rPr>
          <w:rFonts w:ascii="Trebuchet MS" w:hAnsi="Trebuchet MS"/>
          <w:noProof/>
          <w:sz w:val="24"/>
        </w:rPr>
        <w:t xml:space="preserve">or </w:t>
      </w:r>
      <w:del w:id="170" w:author="Author">
        <w:r w:rsidRPr="00853CF1">
          <w:rPr>
            <w:rFonts w:ascii="Trebuchet MS" w:hAnsi="Trebuchet MS"/>
            <w:noProof/>
            <w:sz w:val="24"/>
          </w:rPr>
          <w:delText>his</w:delText>
        </w:r>
      </w:del>
      <w:ins w:id="171" w:author="Author">
        <w:r w:rsidRPr="00853CF1">
          <w:rPr>
            <w:rFonts w:ascii="Trebuchet MS" w:hAnsi="Trebuchet MS"/>
            <w:noProof/>
            <w:sz w:val="24"/>
          </w:rPr>
          <w:t>if he becomes aware of a</w:t>
        </w:r>
      </w:ins>
      <w:r w:rsidRPr="00853CF1">
        <w:rPr>
          <w:rFonts w:ascii="Trebuchet MS" w:hAnsi="Trebuchet MS"/>
          <w:noProof/>
          <w:sz w:val="24"/>
        </w:rPr>
        <w:t xml:space="preserve"> sin that he has committed against the commandment</w:t>
      </w:r>
      <w:del w:id="172" w:author="Author">
        <w:r w:rsidRPr="00853CF1">
          <w:rPr>
            <w:rFonts w:ascii="Trebuchet MS" w:hAnsi="Trebuchet MS"/>
            <w:noProof/>
            <w:sz w:val="24"/>
          </w:rPr>
          <w:delText xml:space="preserve"> has been made known to him</w:delText>
        </w:r>
      </w:del>
      <w:r w:rsidRPr="00853CF1">
        <w:rPr>
          <w:rFonts w:ascii="Trebuchet MS" w:hAnsi="Trebuchet MS"/>
          <w:noProof/>
          <w:sz w:val="24"/>
        </w:rPr>
        <w:t xml:space="preserve">, then he must </w:t>
      </w:r>
      <w:r w:rsidRPr="00853CF1">
        <w:rPr>
          <w:rFonts w:ascii="Trebuchet MS" w:hAnsi="Trebuchet MS"/>
          <w:noProof/>
          <w:sz w:val="24"/>
        </w:rPr>
        <w:lastRenderedPageBreak/>
        <w:t xml:space="preserve">bring </w:t>
      </w:r>
      <w:ins w:id="173" w:author="Author">
        <w:r w:rsidRPr="00853CF1">
          <w:rPr>
            <w:rFonts w:ascii="Trebuchet MS" w:hAnsi="Trebuchet MS"/>
            <w:noProof/>
            <w:sz w:val="24"/>
          </w:rPr>
          <w:t xml:space="preserve">a sound young male goat </w:t>
        </w:r>
      </w:ins>
      <w:r w:rsidRPr="00853CF1">
        <w:rPr>
          <w:rFonts w:ascii="Trebuchet MS" w:hAnsi="Trebuchet MS"/>
          <w:noProof/>
          <w:sz w:val="24"/>
        </w:rPr>
        <w:t>as his offering</w:t>
      </w:r>
      <w:del w:id="174" w:author="Author">
        <w:r w:rsidRPr="00853CF1">
          <w:rPr>
            <w:rFonts w:ascii="Trebuchet MS" w:hAnsi="Trebuchet MS"/>
            <w:noProof/>
            <w:sz w:val="24"/>
          </w:rPr>
          <w:delText xml:space="preserve"> a male kid of the goats, a sound one</w:delText>
        </w:r>
      </w:del>
      <w:r w:rsidRPr="00853CF1">
        <w:rPr>
          <w:rFonts w:ascii="Trebuchet MS" w:hAnsi="Trebuchet MS"/>
          <w:noProof/>
          <w:sz w:val="24"/>
        </w:rPr>
        <w:t xml:space="preserve">. </w:t>
      </w:r>
      <w:r w:rsidRPr="00853CF1">
        <w:rPr>
          <w:rFonts w:ascii="Trebuchet MS" w:hAnsi="Trebuchet MS"/>
          <w:b/>
          <w:noProof/>
          <w:sz w:val="24"/>
        </w:rPr>
        <w:t xml:space="preserve">4:24 </w:t>
      </w:r>
      <w:del w:id="175" w:author="Author">
        <w:r w:rsidRPr="00853CF1">
          <w:rPr>
            <w:rFonts w:ascii="Trebuchet MS" w:hAnsi="Trebuchet MS"/>
            <w:noProof/>
            <w:sz w:val="24"/>
          </w:rPr>
          <w:delText>And he must</w:delText>
        </w:r>
      </w:del>
      <w:ins w:id="176" w:author="Author">
        <w:r w:rsidRPr="00853CF1">
          <w:rPr>
            <w:rFonts w:ascii="Trebuchet MS" w:hAnsi="Trebuchet MS"/>
            <w:noProof/>
            <w:sz w:val="24"/>
          </w:rPr>
          <w:t>He will</w:t>
        </w:r>
      </w:ins>
      <w:r w:rsidRPr="00853CF1">
        <w:rPr>
          <w:rFonts w:ascii="Trebuchet MS" w:hAnsi="Trebuchet MS"/>
          <w:noProof/>
          <w:sz w:val="24"/>
        </w:rPr>
        <w:t xml:space="preserve"> lay his hand </w:t>
      </w:r>
      <w:del w:id="177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178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head of the young goat and slaughter it in the place where the burnt offering is </w:t>
      </w:r>
      <w:del w:id="179" w:author="Author">
        <w:r w:rsidRPr="00853CF1">
          <w:rPr>
            <w:rFonts w:ascii="Trebuchet MS" w:hAnsi="Trebuchet MS"/>
            <w:noProof/>
            <w:sz w:val="24"/>
          </w:rPr>
          <w:delText xml:space="preserve">regularly </w:delText>
        </w:r>
      </w:del>
      <w:r w:rsidRPr="00853CF1">
        <w:rPr>
          <w:rFonts w:ascii="Trebuchet MS" w:hAnsi="Trebuchet MS"/>
          <w:noProof/>
          <w:sz w:val="24"/>
        </w:rPr>
        <w:t xml:space="preserve">slaughtered before Jehovah. It is a sin offering. </w:t>
      </w:r>
      <w:r w:rsidRPr="00853CF1">
        <w:rPr>
          <w:rFonts w:ascii="Trebuchet MS" w:hAnsi="Trebuchet MS"/>
          <w:b/>
          <w:noProof/>
          <w:sz w:val="24"/>
        </w:rPr>
        <w:t xml:space="preserve">4:25 </w:t>
      </w:r>
      <w:del w:id="180" w:author="Author">
        <w:r w:rsidRPr="00853CF1">
          <w:rPr>
            <w:rFonts w:ascii="Trebuchet MS" w:hAnsi="Trebuchet MS"/>
            <w:noProof/>
            <w:sz w:val="24"/>
          </w:rPr>
          <w:delText>And the</w:delText>
        </w:r>
      </w:del>
      <w:ins w:id="181" w:author="Author">
        <w:r w:rsidRPr="00853CF1">
          <w:rPr>
            <w:rFonts w:ascii="Trebuchet MS" w:hAnsi="Trebuchet MS"/>
            <w:noProof/>
            <w:sz w:val="24"/>
          </w:rPr>
          <w:t>The</w:t>
        </w:r>
      </w:ins>
      <w:r w:rsidRPr="00853CF1">
        <w:rPr>
          <w:rFonts w:ascii="Trebuchet MS" w:hAnsi="Trebuchet MS"/>
          <w:noProof/>
          <w:sz w:val="24"/>
        </w:rPr>
        <w:t xml:space="preserve"> priest </w:t>
      </w:r>
      <w:del w:id="182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183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take some of the blood of the sin offering with his finger and put it </w:t>
      </w:r>
      <w:del w:id="184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185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horns of the altar of burnt offering, and he will pour the rest of its blood at the base of the altar of burnt offering. </w:t>
      </w:r>
      <w:r w:rsidRPr="00853CF1">
        <w:rPr>
          <w:rFonts w:ascii="Trebuchet MS" w:hAnsi="Trebuchet MS"/>
          <w:b/>
          <w:noProof/>
          <w:sz w:val="24"/>
        </w:rPr>
        <w:t xml:space="preserve">4:26 </w:t>
      </w:r>
      <w:del w:id="186" w:author="Author">
        <w:r w:rsidRPr="00853CF1">
          <w:rPr>
            <w:rFonts w:ascii="Trebuchet MS" w:hAnsi="Trebuchet MS"/>
            <w:noProof/>
            <w:sz w:val="24"/>
          </w:rPr>
          <w:delText>And he</w:delText>
        </w:r>
      </w:del>
      <w:ins w:id="187" w:author="Author">
        <w:r w:rsidRPr="00853CF1">
          <w:rPr>
            <w:rFonts w:ascii="Trebuchet MS" w:hAnsi="Trebuchet MS"/>
            <w:noProof/>
            <w:sz w:val="24"/>
          </w:rPr>
          <w:t>He</w:t>
        </w:r>
      </w:ins>
      <w:r w:rsidRPr="00853CF1">
        <w:rPr>
          <w:rFonts w:ascii="Trebuchet MS" w:hAnsi="Trebuchet MS"/>
          <w:noProof/>
          <w:sz w:val="24"/>
        </w:rPr>
        <w:t xml:space="preserve"> will make all its fat smoke on the altar like the fat of the communion sacrifice; and the priest </w:t>
      </w:r>
      <w:del w:id="188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189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make </w:t>
      </w:r>
      <w:del w:id="190" w:author="Author">
        <w:r w:rsidRPr="00853CF1">
          <w:rPr>
            <w:rFonts w:ascii="Trebuchet MS" w:hAnsi="Trebuchet MS"/>
            <w:noProof/>
            <w:sz w:val="24"/>
          </w:rPr>
          <w:delText xml:space="preserve">an </w:delText>
        </w:r>
      </w:del>
      <w:r w:rsidRPr="00853CF1">
        <w:rPr>
          <w:rFonts w:ascii="Trebuchet MS" w:hAnsi="Trebuchet MS"/>
          <w:noProof/>
          <w:sz w:val="24"/>
        </w:rPr>
        <w:t xml:space="preserve">atonement for him for his sin, and </w:t>
      </w:r>
      <w:del w:id="191" w:author="Author">
        <w:r w:rsidRPr="00853CF1">
          <w:rPr>
            <w:rFonts w:ascii="Trebuchet MS" w:hAnsi="Trebuchet MS"/>
            <w:noProof/>
            <w:sz w:val="24"/>
          </w:rPr>
          <w:delText xml:space="preserve">so </w:delText>
        </w:r>
      </w:del>
      <w:r w:rsidRPr="00853CF1">
        <w:rPr>
          <w:rFonts w:ascii="Trebuchet MS" w:hAnsi="Trebuchet MS"/>
          <w:noProof/>
          <w:sz w:val="24"/>
        </w:rPr>
        <w:t xml:space="preserve">it </w:t>
      </w:r>
      <w:del w:id="192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193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be forgiven him.</w:t>
      </w:r>
    </w:p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r w:rsidRPr="00853CF1">
        <w:rPr>
          <w:rFonts w:ascii="Trebuchet MS" w:hAnsi="Trebuchet MS"/>
          <w:b/>
          <w:sz w:val="24"/>
        </w:rPr>
        <w:t xml:space="preserve">4:27 </w:t>
      </w:r>
      <w:r w:rsidRPr="00853CF1">
        <w:rPr>
          <w:rFonts w:ascii="Trebuchet MS" w:hAnsi="Trebuchet MS"/>
          <w:noProof/>
          <w:sz w:val="24"/>
        </w:rPr>
        <w:t>“‘</w:t>
      </w:r>
      <w:del w:id="194" w:author="Author">
        <w:r w:rsidRPr="00853CF1">
          <w:rPr>
            <w:rFonts w:ascii="Trebuchet MS" w:hAnsi="Trebuchet MS"/>
            <w:noProof/>
            <w:sz w:val="24"/>
          </w:rPr>
          <w:delText>And if</w:delText>
        </w:r>
      </w:del>
      <w:ins w:id="195" w:author="Author">
        <w:r w:rsidRPr="00853CF1">
          <w:rPr>
            <w:rFonts w:ascii="Trebuchet MS" w:hAnsi="Trebuchet MS"/>
            <w:noProof/>
            <w:sz w:val="24"/>
          </w:rPr>
          <w:t>If</w:t>
        </w:r>
      </w:ins>
      <w:r w:rsidRPr="00853CF1">
        <w:rPr>
          <w:rFonts w:ascii="Trebuchet MS" w:hAnsi="Trebuchet MS"/>
          <w:noProof/>
          <w:sz w:val="24"/>
        </w:rPr>
        <w:t xml:space="preserve"> any </w:t>
      </w:r>
      <w:del w:id="196" w:author="Author">
        <w:r w:rsidRPr="00853CF1">
          <w:rPr>
            <w:rFonts w:ascii="Trebuchet MS" w:hAnsi="Trebuchet MS"/>
            <w:noProof/>
            <w:sz w:val="24"/>
          </w:rPr>
          <w:delText>soul</w:delText>
        </w:r>
      </w:del>
      <w:ins w:id="197" w:author="Author">
        <w:r w:rsidRPr="00853CF1">
          <w:rPr>
            <w:rFonts w:ascii="Trebuchet MS" w:hAnsi="Trebuchet MS"/>
            <w:noProof/>
            <w:sz w:val="24"/>
          </w:rPr>
          <w:t>one</w:t>
        </w:r>
        <w:r w:rsidRPr="00853CF1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853CF1">
        <w:rPr>
          <w:rFonts w:ascii="Trebuchet MS" w:hAnsi="Trebuchet MS"/>
          <w:noProof/>
          <w:sz w:val="24"/>
        </w:rPr>
        <w:t xml:space="preserve"> of the people of the land sins unintentionally </w:t>
      </w:r>
      <w:del w:id="200" w:author="Author">
        <w:r w:rsidRPr="00853CF1">
          <w:rPr>
            <w:rFonts w:ascii="Trebuchet MS" w:hAnsi="Trebuchet MS"/>
            <w:noProof/>
            <w:sz w:val="24"/>
          </w:rPr>
          <w:delText>by his</w:delText>
        </w:r>
      </w:del>
      <w:ins w:id="201" w:author="Author">
        <w:r w:rsidRPr="00853CF1">
          <w:rPr>
            <w:rFonts w:ascii="Trebuchet MS" w:hAnsi="Trebuchet MS"/>
            <w:noProof/>
            <w:sz w:val="24"/>
          </w:rPr>
          <w:t>and becomes guilty by</w:t>
        </w:r>
      </w:ins>
      <w:r w:rsidRPr="00853CF1">
        <w:rPr>
          <w:rFonts w:ascii="Trebuchet MS" w:hAnsi="Trebuchet MS"/>
          <w:noProof/>
          <w:sz w:val="24"/>
        </w:rPr>
        <w:t xml:space="preserve"> doing one of the things that Jehovah commands should not be done</w:t>
      </w:r>
      <w:del w:id="202" w:author="Author">
        <w:r w:rsidRPr="00853CF1">
          <w:rPr>
            <w:rFonts w:ascii="Trebuchet MS" w:hAnsi="Trebuchet MS"/>
            <w:noProof/>
            <w:sz w:val="24"/>
          </w:rPr>
          <w:delText xml:space="preserve"> and he does become guilty</w:delText>
        </w:r>
      </w:del>
      <w:r w:rsidRPr="00853CF1">
        <w:rPr>
          <w:rFonts w:ascii="Trebuchet MS" w:hAnsi="Trebuchet MS"/>
          <w:noProof/>
          <w:sz w:val="24"/>
        </w:rPr>
        <w:t xml:space="preserve">, </w:t>
      </w:r>
      <w:r w:rsidRPr="00853CF1">
        <w:rPr>
          <w:rFonts w:ascii="Trebuchet MS" w:hAnsi="Trebuchet MS"/>
          <w:b/>
          <w:noProof/>
          <w:sz w:val="24"/>
        </w:rPr>
        <w:t xml:space="preserve">4:28 </w:t>
      </w:r>
      <w:r w:rsidRPr="00853CF1">
        <w:rPr>
          <w:rFonts w:ascii="Trebuchet MS" w:hAnsi="Trebuchet MS"/>
          <w:noProof/>
          <w:sz w:val="24"/>
        </w:rPr>
        <w:t xml:space="preserve">or </w:t>
      </w:r>
      <w:del w:id="203" w:author="Author">
        <w:r w:rsidRPr="00853CF1">
          <w:rPr>
            <w:rFonts w:ascii="Trebuchet MS" w:hAnsi="Trebuchet MS"/>
            <w:noProof/>
            <w:sz w:val="24"/>
          </w:rPr>
          <w:delText>his</w:delText>
        </w:r>
      </w:del>
      <w:ins w:id="204" w:author="Author">
        <w:r w:rsidRPr="00853CF1">
          <w:rPr>
            <w:rFonts w:ascii="Trebuchet MS" w:hAnsi="Trebuchet MS"/>
            <w:noProof/>
            <w:sz w:val="24"/>
          </w:rPr>
          <w:t>if he becomes aware of a</w:t>
        </w:r>
      </w:ins>
      <w:r w:rsidRPr="00853CF1">
        <w:rPr>
          <w:rFonts w:ascii="Trebuchet MS" w:hAnsi="Trebuchet MS"/>
          <w:noProof/>
          <w:sz w:val="24"/>
        </w:rPr>
        <w:t xml:space="preserve"> sin that he has committed</w:t>
      </w:r>
      <w:del w:id="205" w:author="Author">
        <w:r w:rsidRPr="00853CF1">
          <w:rPr>
            <w:rFonts w:ascii="Trebuchet MS" w:hAnsi="Trebuchet MS"/>
            <w:noProof/>
            <w:sz w:val="24"/>
          </w:rPr>
          <w:delText xml:space="preserve"> has been made known to him</w:delText>
        </w:r>
      </w:del>
      <w:r w:rsidRPr="00853CF1">
        <w:rPr>
          <w:rFonts w:ascii="Trebuchet MS" w:hAnsi="Trebuchet MS"/>
          <w:noProof/>
          <w:sz w:val="24"/>
        </w:rPr>
        <w:t xml:space="preserve">, then he </w:t>
      </w:r>
      <w:del w:id="206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07" w:author="Author">
        <w:r w:rsidRPr="00853CF1">
          <w:rPr>
            <w:rFonts w:ascii="Trebuchet MS" w:hAnsi="Trebuchet MS"/>
            <w:noProof/>
            <w:sz w:val="24"/>
          </w:rPr>
          <w:t>should</w:t>
        </w:r>
      </w:ins>
      <w:r w:rsidRPr="00853CF1">
        <w:rPr>
          <w:rFonts w:ascii="Trebuchet MS" w:hAnsi="Trebuchet MS"/>
          <w:noProof/>
          <w:sz w:val="24"/>
        </w:rPr>
        <w:t xml:space="preserve"> bring </w:t>
      </w:r>
      <w:ins w:id="208" w:author="Author">
        <w:r w:rsidRPr="00853CF1">
          <w:rPr>
            <w:rFonts w:ascii="Trebuchet MS" w:hAnsi="Trebuchet MS"/>
            <w:noProof/>
            <w:sz w:val="24"/>
          </w:rPr>
          <w:t xml:space="preserve">a sound young female goat </w:t>
        </w:r>
      </w:ins>
      <w:r w:rsidRPr="00853CF1">
        <w:rPr>
          <w:rFonts w:ascii="Trebuchet MS" w:hAnsi="Trebuchet MS"/>
          <w:noProof/>
          <w:sz w:val="24"/>
        </w:rPr>
        <w:t xml:space="preserve">as his offering </w:t>
      </w:r>
      <w:del w:id="209" w:author="Author">
        <w:r w:rsidRPr="00853CF1">
          <w:rPr>
            <w:rFonts w:ascii="Trebuchet MS" w:hAnsi="Trebuchet MS"/>
            <w:noProof/>
            <w:sz w:val="24"/>
          </w:rPr>
          <w:delText xml:space="preserve">a female kid of </w:delText>
        </w:r>
      </w:del>
      <w:ins w:id="210" w:author="Author">
        <w:r w:rsidRPr="00853CF1">
          <w:rPr>
            <w:rFonts w:ascii="Trebuchet MS" w:hAnsi="Trebuchet MS"/>
            <w:noProof/>
            <w:sz w:val="24"/>
          </w:rPr>
          <w:t xml:space="preserve">for </w:t>
        </w:r>
      </w:ins>
      <w:r w:rsidRPr="00853CF1">
        <w:rPr>
          <w:rFonts w:ascii="Trebuchet MS" w:hAnsi="Trebuchet MS"/>
          <w:noProof/>
          <w:sz w:val="24"/>
        </w:rPr>
        <w:t xml:space="preserve">the </w:t>
      </w:r>
      <w:del w:id="211" w:author="Author">
        <w:r w:rsidRPr="00853CF1">
          <w:rPr>
            <w:rFonts w:ascii="Trebuchet MS" w:hAnsi="Trebuchet MS"/>
            <w:noProof/>
            <w:sz w:val="24"/>
          </w:rPr>
          <w:delText xml:space="preserve">goats, a sound one, for his </w:delText>
        </w:r>
      </w:del>
      <w:r w:rsidRPr="00853CF1">
        <w:rPr>
          <w:rFonts w:ascii="Trebuchet MS" w:hAnsi="Trebuchet MS"/>
          <w:noProof/>
          <w:sz w:val="24"/>
        </w:rPr>
        <w:t xml:space="preserve">sin </w:t>
      </w:r>
      <w:del w:id="212" w:author="Author">
        <w:r w:rsidRPr="00853CF1">
          <w:rPr>
            <w:rFonts w:ascii="Trebuchet MS" w:hAnsi="Trebuchet MS"/>
            <w:noProof/>
            <w:sz w:val="24"/>
          </w:rPr>
          <w:delText xml:space="preserve">that </w:delText>
        </w:r>
      </w:del>
      <w:r w:rsidRPr="00853CF1">
        <w:rPr>
          <w:rFonts w:ascii="Trebuchet MS" w:hAnsi="Trebuchet MS"/>
          <w:noProof/>
          <w:sz w:val="24"/>
        </w:rPr>
        <w:t xml:space="preserve">he has committed. </w:t>
      </w:r>
      <w:r w:rsidRPr="00853CF1">
        <w:rPr>
          <w:rFonts w:ascii="Trebuchet MS" w:hAnsi="Trebuchet MS"/>
          <w:b/>
          <w:noProof/>
          <w:sz w:val="24"/>
        </w:rPr>
        <w:t xml:space="preserve">4:29 </w:t>
      </w:r>
      <w:del w:id="213" w:author="Author">
        <w:r w:rsidRPr="00853CF1">
          <w:rPr>
            <w:rFonts w:ascii="Trebuchet MS" w:hAnsi="Trebuchet MS"/>
            <w:noProof/>
            <w:sz w:val="24"/>
          </w:rPr>
          <w:delText>And he must</w:delText>
        </w:r>
      </w:del>
      <w:ins w:id="214" w:author="Author">
        <w:r w:rsidRPr="00853CF1">
          <w:rPr>
            <w:rFonts w:ascii="Trebuchet MS" w:hAnsi="Trebuchet MS"/>
            <w:noProof/>
            <w:sz w:val="24"/>
          </w:rPr>
          <w:t>He will</w:t>
        </w:r>
      </w:ins>
      <w:r w:rsidRPr="00853CF1">
        <w:rPr>
          <w:rFonts w:ascii="Trebuchet MS" w:hAnsi="Trebuchet MS"/>
          <w:noProof/>
          <w:sz w:val="24"/>
        </w:rPr>
        <w:t xml:space="preserve"> lay his hand </w:t>
      </w:r>
      <w:del w:id="215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216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head of the sin offering and slaughter the sin offering in the same place as the burnt offering. </w:t>
      </w:r>
      <w:r w:rsidRPr="00853CF1">
        <w:rPr>
          <w:rFonts w:ascii="Trebuchet MS" w:hAnsi="Trebuchet MS"/>
          <w:b/>
          <w:noProof/>
          <w:sz w:val="24"/>
        </w:rPr>
        <w:t xml:space="preserve">4:30 </w:t>
      </w:r>
      <w:del w:id="217" w:author="Author">
        <w:r w:rsidRPr="00853CF1">
          <w:rPr>
            <w:rFonts w:ascii="Trebuchet MS" w:hAnsi="Trebuchet MS"/>
            <w:noProof/>
            <w:sz w:val="24"/>
          </w:rPr>
          <w:delText>And the</w:delText>
        </w:r>
      </w:del>
      <w:ins w:id="218" w:author="Author">
        <w:r w:rsidRPr="00853CF1">
          <w:rPr>
            <w:rFonts w:ascii="Trebuchet MS" w:hAnsi="Trebuchet MS"/>
            <w:noProof/>
            <w:sz w:val="24"/>
          </w:rPr>
          <w:t>The</w:t>
        </w:r>
      </w:ins>
      <w:r w:rsidRPr="00853CF1">
        <w:rPr>
          <w:rFonts w:ascii="Trebuchet MS" w:hAnsi="Trebuchet MS"/>
          <w:noProof/>
          <w:sz w:val="24"/>
        </w:rPr>
        <w:t xml:space="preserve"> priest </w:t>
      </w:r>
      <w:del w:id="219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20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take some of its blood with his finger and put it </w:t>
      </w:r>
      <w:del w:id="221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222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horns of the altar of burnt offering, and he will pour all the rest of its blood at the base of the altar. </w:t>
      </w:r>
      <w:r w:rsidRPr="00853CF1">
        <w:rPr>
          <w:rFonts w:ascii="Trebuchet MS" w:hAnsi="Trebuchet MS"/>
          <w:b/>
          <w:noProof/>
          <w:sz w:val="24"/>
        </w:rPr>
        <w:t xml:space="preserve">4:31 </w:t>
      </w:r>
      <w:del w:id="223" w:author="Author">
        <w:r w:rsidRPr="00853CF1">
          <w:rPr>
            <w:rFonts w:ascii="Trebuchet MS" w:hAnsi="Trebuchet MS"/>
            <w:noProof/>
            <w:sz w:val="24"/>
          </w:rPr>
          <w:delText>And he</w:delText>
        </w:r>
      </w:del>
      <w:ins w:id="224" w:author="Author">
        <w:r w:rsidRPr="00853CF1">
          <w:rPr>
            <w:rFonts w:ascii="Trebuchet MS" w:hAnsi="Trebuchet MS"/>
            <w:noProof/>
            <w:sz w:val="24"/>
          </w:rPr>
          <w:t>He</w:t>
        </w:r>
      </w:ins>
      <w:r w:rsidRPr="00853CF1">
        <w:rPr>
          <w:rFonts w:ascii="Trebuchet MS" w:hAnsi="Trebuchet MS"/>
          <w:noProof/>
          <w:sz w:val="24"/>
        </w:rPr>
        <w:t xml:space="preserve"> will remove all its fat, just as the fat </w:t>
      </w:r>
      <w:del w:id="225" w:author="Author">
        <w:r w:rsidRPr="00853CF1">
          <w:rPr>
            <w:rFonts w:ascii="Trebuchet MS" w:hAnsi="Trebuchet MS"/>
            <w:noProof/>
            <w:sz w:val="24"/>
          </w:rPr>
          <w:delText>was</w:delText>
        </w:r>
      </w:del>
      <w:ins w:id="226" w:author="Author">
        <w:r w:rsidRPr="00853CF1">
          <w:rPr>
            <w:rFonts w:ascii="Trebuchet MS" w:hAnsi="Trebuchet MS"/>
            <w:noProof/>
            <w:sz w:val="24"/>
          </w:rPr>
          <w:t>is</w:t>
        </w:r>
      </w:ins>
      <w:r w:rsidRPr="00853CF1">
        <w:rPr>
          <w:rFonts w:ascii="Trebuchet MS" w:hAnsi="Trebuchet MS"/>
          <w:noProof/>
          <w:sz w:val="24"/>
        </w:rPr>
        <w:t xml:space="preserve"> removed from </w:t>
      </w:r>
      <w:del w:id="227" w:author="Author">
        <w:r w:rsidRPr="00853CF1">
          <w:rPr>
            <w:rFonts w:ascii="Trebuchet MS" w:hAnsi="Trebuchet MS"/>
            <w:noProof/>
            <w:sz w:val="24"/>
          </w:rPr>
          <w:delText xml:space="preserve">off </w:delText>
        </w:r>
      </w:del>
      <w:r w:rsidRPr="00853CF1">
        <w:rPr>
          <w:rFonts w:ascii="Trebuchet MS" w:hAnsi="Trebuchet MS"/>
          <w:noProof/>
          <w:sz w:val="24"/>
        </w:rPr>
        <w:t>the communion sacrifice</w:t>
      </w:r>
      <w:del w:id="228" w:author="Author">
        <w:r w:rsidRPr="00853CF1">
          <w:rPr>
            <w:rFonts w:ascii="Trebuchet MS" w:hAnsi="Trebuchet MS"/>
            <w:noProof/>
            <w:sz w:val="24"/>
          </w:rPr>
          <w:delText>;</w:delText>
        </w:r>
      </w:del>
      <w:ins w:id="229" w:author="Author">
        <w:r w:rsidRPr="00853CF1">
          <w:rPr>
            <w:rFonts w:ascii="Trebuchet MS" w:hAnsi="Trebuchet MS"/>
            <w:noProof/>
            <w:sz w:val="24"/>
          </w:rPr>
          <w:t>,</w:t>
        </w:r>
      </w:ins>
      <w:r w:rsidRPr="00853CF1">
        <w:rPr>
          <w:rFonts w:ascii="Trebuchet MS" w:hAnsi="Trebuchet MS"/>
          <w:noProof/>
          <w:sz w:val="24"/>
        </w:rPr>
        <w:t xml:space="preserve"> and the priest </w:t>
      </w:r>
      <w:del w:id="230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31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make it smoke on the altar as a </w:t>
      </w:r>
      <w:del w:id="232" w:author="Author">
        <w:r w:rsidRPr="00853CF1">
          <w:rPr>
            <w:rFonts w:ascii="Trebuchet MS" w:hAnsi="Trebuchet MS"/>
            <w:noProof/>
            <w:sz w:val="24"/>
          </w:rPr>
          <w:delText>restful odor</w:delText>
        </w:r>
      </w:del>
      <w:ins w:id="233" w:author="Author">
        <w:r w:rsidRPr="00853CF1">
          <w:rPr>
            <w:rFonts w:ascii="Trebuchet MS" w:hAnsi="Trebuchet MS"/>
            <w:noProof/>
            <w:sz w:val="24"/>
          </w:rPr>
          <w:t>pleasing</w:t>
        </w:r>
        <w:r w:rsidRPr="00853CF1">
          <w:rPr>
            <w:rStyle w:val="FootnoteReference"/>
            <w:rFonts w:ascii="Trebuchet MS" w:hAnsi="Trebuchet MS"/>
            <w:noProof/>
          </w:rPr>
          <w:footnoteReference w:id="4"/>
        </w:r>
        <w:r w:rsidRPr="00853CF1">
          <w:rPr>
            <w:rFonts w:ascii="Trebuchet MS" w:hAnsi="Trebuchet MS"/>
            <w:noProof/>
            <w:sz w:val="24"/>
          </w:rPr>
          <w:t xml:space="preserve"> aroma</w:t>
        </w:r>
      </w:ins>
      <w:r w:rsidRPr="00853CF1">
        <w:rPr>
          <w:rFonts w:ascii="Trebuchet MS" w:hAnsi="Trebuchet MS"/>
          <w:noProof/>
          <w:sz w:val="24"/>
        </w:rPr>
        <w:t xml:space="preserve"> to Jehovah; and the priest </w:t>
      </w:r>
      <w:del w:id="236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37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make </w:t>
      </w:r>
      <w:del w:id="238" w:author="Author">
        <w:r w:rsidRPr="00853CF1">
          <w:rPr>
            <w:rFonts w:ascii="Trebuchet MS" w:hAnsi="Trebuchet MS"/>
            <w:noProof/>
            <w:sz w:val="24"/>
          </w:rPr>
          <w:delText xml:space="preserve">an </w:delText>
        </w:r>
      </w:del>
      <w:r w:rsidRPr="00853CF1">
        <w:rPr>
          <w:rFonts w:ascii="Trebuchet MS" w:hAnsi="Trebuchet MS"/>
          <w:noProof/>
          <w:sz w:val="24"/>
        </w:rPr>
        <w:t xml:space="preserve">atonement for him, and </w:t>
      </w:r>
      <w:del w:id="239" w:author="Author">
        <w:r w:rsidRPr="00853CF1">
          <w:rPr>
            <w:rFonts w:ascii="Trebuchet MS" w:hAnsi="Trebuchet MS"/>
            <w:noProof/>
            <w:sz w:val="24"/>
          </w:rPr>
          <w:delText xml:space="preserve">so </w:delText>
        </w:r>
      </w:del>
      <w:r w:rsidRPr="00853CF1">
        <w:rPr>
          <w:rFonts w:ascii="Trebuchet MS" w:hAnsi="Trebuchet MS"/>
          <w:noProof/>
          <w:sz w:val="24"/>
        </w:rPr>
        <w:t xml:space="preserve">it </w:t>
      </w:r>
      <w:del w:id="240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41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be forgiven him.</w:t>
      </w:r>
    </w:p>
    <w:p w:rsidR="00206998" w:rsidRPr="00853CF1" w:rsidRDefault="00206998" w:rsidP="00206998">
      <w:pPr>
        <w:rPr>
          <w:rFonts w:ascii="Trebuchet MS" w:hAnsi="Trebuchet MS"/>
          <w:noProof/>
          <w:sz w:val="24"/>
        </w:rPr>
      </w:pPr>
      <w:r w:rsidRPr="00853CF1">
        <w:rPr>
          <w:rFonts w:ascii="Trebuchet MS" w:hAnsi="Trebuchet MS"/>
          <w:b/>
          <w:sz w:val="24"/>
        </w:rPr>
        <w:t xml:space="preserve">4:32 </w:t>
      </w:r>
      <w:r w:rsidRPr="00853CF1">
        <w:rPr>
          <w:rFonts w:ascii="Trebuchet MS" w:hAnsi="Trebuchet MS"/>
          <w:noProof/>
          <w:sz w:val="24"/>
        </w:rPr>
        <w:t xml:space="preserve">“‘But if he </w:t>
      </w:r>
      <w:del w:id="242" w:author="Author">
        <w:r w:rsidRPr="00853CF1">
          <w:rPr>
            <w:rFonts w:ascii="Trebuchet MS" w:hAnsi="Trebuchet MS"/>
            <w:noProof/>
            <w:sz w:val="24"/>
          </w:rPr>
          <w:delText>would bring</w:delText>
        </w:r>
      </w:del>
      <w:ins w:id="243" w:author="Author">
        <w:r w:rsidRPr="00853CF1">
          <w:rPr>
            <w:rFonts w:ascii="Trebuchet MS" w:hAnsi="Trebuchet MS"/>
            <w:noProof/>
            <w:sz w:val="24"/>
          </w:rPr>
          <w:t>offers</w:t>
        </w:r>
      </w:ins>
      <w:r w:rsidRPr="00853CF1">
        <w:rPr>
          <w:rFonts w:ascii="Trebuchet MS" w:hAnsi="Trebuchet MS"/>
          <w:noProof/>
          <w:sz w:val="24"/>
        </w:rPr>
        <w:t xml:space="preserve"> a lamb as his </w:t>
      </w:r>
      <w:del w:id="244" w:author="Author">
        <w:r w:rsidRPr="00853CF1">
          <w:rPr>
            <w:rFonts w:ascii="Trebuchet MS" w:hAnsi="Trebuchet MS"/>
            <w:noProof/>
            <w:sz w:val="24"/>
          </w:rPr>
          <w:delText xml:space="preserve">offering for a </w:delText>
        </w:r>
      </w:del>
      <w:r w:rsidRPr="00853CF1">
        <w:rPr>
          <w:rFonts w:ascii="Trebuchet MS" w:hAnsi="Trebuchet MS"/>
          <w:noProof/>
          <w:sz w:val="24"/>
        </w:rPr>
        <w:t xml:space="preserve">sin offering, </w:t>
      </w:r>
      <w:ins w:id="245" w:author="Author">
        <w:r w:rsidRPr="00853CF1">
          <w:rPr>
            <w:rFonts w:ascii="Trebuchet MS" w:hAnsi="Trebuchet MS"/>
            <w:noProof/>
            <w:sz w:val="24"/>
          </w:rPr>
          <w:t xml:space="preserve">he should bring </w:t>
        </w:r>
      </w:ins>
      <w:r w:rsidRPr="00853CF1">
        <w:rPr>
          <w:rFonts w:ascii="Trebuchet MS" w:hAnsi="Trebuchet MS"/>
          <w:noProof/>
          <w:sz w:val="24"/>
        </w:rPr>
        <w:t>a sound female lamb</w:t>
      </w:r>
      <w:del w:id="246" w:author="Author">
        <w:r w:rsidRPr="00853CF1">
          <w:rPr>
            <w:rFonts w:ascii="Trebuchet MS" w:hAnsi="Trebuchet MS"/>
            <w:noProof/>
            <w:sz w:val="24"/>
          </w:rPr>
          <w:delText xml:space="preserve"> is what he should bring</w:delText>
        </w:r>
      </w:del>
      <w:r w:rsidRPr="00853CF1">
        <w:rPr>
          <w:rFonts w:ascii="Trebuchet MS" w:hAnsi="Trebuchet MS"/>
          <w:noProof/>
          <w:sz w:val="24"/>
        </w:rPr>
        <w:t xml:space="preserve">. </w:t>
      </w:r>
      <w:r w:rsidRPr="00853CF1">
        <w:rPr>
          <w:rFonts w:ascii="Trebuchet MS" w:hAnsi="Trebuchet MS"/>
          <w:b/>
          <w:noProof/>
          <w:sz w:val="24"/>
        </w:rPr>
        <w:t xml:space="preserve">4:33 </w:t>
      </w:r>
      <w:del w:id="247" w:author="Author">
        <w:r w:rsidRPr="00853CF1">
          <w:rPr>
            <w:rFonts w:ascii="Trebuchet MS" w:hAnsi="Trebuchet MS"/>
            <w:noProof/>
            <w:sz w:val="24"/>
          </w:rPr>
          <w:delText>And he must</w:delText>
        </w:r>
      </w:del>
      <w:ins w:id="248" w:author="Author">
        <w:r w:rsidRPr="00853CF1">
          <w:rPr>
            <w:rFonts w:ascii="Trebuchet MS" w:hAnsi="Trebuchet MS"/>
            <w:noProof/>
            <w:sz w:val="24"/>
          </w:rPr>
          <w:t>He will</w:t>
        </w:r>
      </w:ins>
      <w:r w:rsidRPr="00853CF1">
        <w:rPr>
          <w:rFonts w:ascii="Trebuchet MS" w:hAnsi="Trebuchet MS"/>
          <w:noProof/>
          <w:sz w:val="24"/>
        </w:rPr>
        <w:t xml:space="preserve"> lay his hand </w:t>
      </w:r>
      <w:del w:id="249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250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head of the sin offering and slaughter it as a sin offering in the place where the burnt offering is </w:t>
      </w:r>
      <w:del w:id="251" w:author="Author">
        <w:r w:rsidRPr="00853CF1">
          <w:rPr>
            <w:rFonts w:ascii="Trebuchet MS" w:hAnsi="Trebuchet MS"/>
            <w:noProof/>
            <w:sz w:val="24"/>
          </w:rPr>
          <w:delText xml:space="preserve">regularly </w:delText>
        </w:r>
      </w:del>
      <w:r w:rsidRPr="00853CF1">
        <w:rPr>
          <w:rFonts w:ascii="Trebuchet MS" w:hAnsi="Trebuchet MS"/>
          <w:noProof/>
          <w:sz w:val="24"/>
        </w:rPr>
        <w:t xml:space="preserve">slaughtered. </w:t>
      </w:r>
      <w:r w:rsidRPr="00853CF1">
        <w:rPr>
          <w:rFonts w:ascii="Trebuchet MS" w:hAnsi="Trebuchet MS"/>
          <w:b/>
          <w:noProof/>
          <w:sz w:val="24"/>
        </w:rPr>
        <w:t xml:space="preserve">4:34 </w:t>
      </w:r>
      <w:del w:id="252" w:author="Author">
        <w:r w:rsidRPr="00853CF1">
          <w:rPr>
            <w:rFonts w:ascii="Trebuchet MS" w:hAnsi="Trebuchet MS"/>
            <w:noProof/>
            <w:sz w:val="24"/>
          </w:rPr>
          <w:delText>And the</w:delText>
        </w:r>
      </w:del>
      <w:ins w:id="253" w:author="Author">
        <w:r w:rsidRPr="00853CF1">
          <w:rPr>
            <w:rFonts w:ascii="Trebuchet MS" w:hAnsi="Trebuchet MS"/>
            <w:noProof/>
            <w:sz w:val="24"/>
          </w:rPr>
          <w:t>The</w:t>
        </w:r>
      </w:ins>
      <w:r w:rsidRPr="00853CF1">
        <w:rPr>
          <w:rFonts w:ascii="Trebuchet MS" w:hAnsi="Trebuchet MS"/>
          <w:noProof/>
          <w:sz w:val="24"/>
        </w:rPr>
        <w:t xml:space="preserve"> priest </w:t>
      </w:r>
      <w:del w:id="254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55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take some of the blood of the sin offering with his finger and put it </w:t>
      </w:r>
      <w:del w:id="256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257" w:author="Author">
        <w:r w:rsidRPr="00853CF1">
          <w:rPr>
            <w:rFonts w:ascii="Trebuchet MS" w:hAnsi="Trebuchet MS"/>
            <w:noProof/>
            <w:sz w:val="24"/>
          </w:rPr>
          <w:t>on</w:t>
        </w:r>
      </w:ins>
      <w:r w:rsidRPr="00853CF1">
        <w:rPr>
          <w:rFonts w:ascii="Trebuchet MS" w:hAnsi="Trebuchet MS"/>
          <w:noProof/>
          <w:sz w:val="24"/>
        </w:rPr>
        <w:t xml:space="preserve"> the horns of the altar of burnt offering, and he will pour all the rest of its blood at the base of the altar. </w:t>
      </w:r>
      <w:r w:rsidRPr="00853CF1">
        <w:rPr>
          <w:rFonts w:ascii="Trebuchet MS" w:hAnsi="Trebuchet MS"/>
          <w:b/>
          <w:noProof/>
          <w:sz w:val="24"/>
        </w:rPr>
        <w:t xml:space="preserve">4:35 </w:t>
      </w:r>
      <w:del w:id="258" w:author="Author">
        <w:r w:rsidRPr="00853CF1">
          <w:rPr>
            <w:rFonts w:ascii="Trebuchet MS" w:hAnsi="Trebuchet MS"/>
            <w:noProof/>
            <w:sz w:val="24"/>
          </w:rPr>
          <w:delText>And he</w:delText>
        </w:r>
      </w:del>
      <w:ins w:id="259" w:author="Author">
        <w:r w:rsidRPr="00853CF1">
          <w:rPr>
            <w:rFonts w:ascii="Trebuchet MS" w:hAnsi="Trebuchet MS"/>
            <w:noProof/>
            <w:sz w:val="24"/>
          </w:rPr>
          <w:t>He</w:t>
        </w:r>
      </w:ins>
      <w:r w:rsidRPr="00853CF1">
        <w:rPr>
          <w:rFonts w:ascii="Trebuchet MS" w:hAnsi="Trebuchet MS"/>
          <w:noProof/>
          <w:sz w:val="24"/>
        </w:rPr>
        <w:t xml:space="preserve"> will remove all its fat the same </w:t>
      </w:r>
      <w:del w:id="260" w:author="Author">
        <w:r w:rsidRPr="00853CF1">
          <w:rPr>
            <w:rFonts w:ascii="Trebuchet MS" w:hAnsi="Trebuchet MS"/>
            <w:noProof/>
            <w:sz w:val="24"/>
          </w:rPr>
          <w:delText>as</w:delText>
        </w:r>
      </w:del>
      <w:ins w:id="261" w:author="Author">
        <w:r w:rsidRPr="00853CF1">
          <w:rPr>
            <w:rFonts w:ascii="Trebuchet MS" w:hAnsi="Trebuchet MS"/>
            <w:noProof/>
            <w:sz w:val="24"/>
          </w:rPr>
          <w:t>way that</w:t>
        </w:r>
      </w:ins>
      <w:r w:rsidRPr="00853CF1">
        <w:rPr>
          <w:rFonts w:ascii="Trebuchet MS" w:hAnsi="Trebuchet MS"/>
          <w:noProof/>
          <w:sz w:val="24"/>
        </w:rPr>
        <w:t xml:space="preserve"> the fat of the young ram of the communion sacrifice is </w:t>
      </w:r>
      <w:del w:id="262" w:author="Author">
        <w:r w:rsidRPr="00853CF1">
          <w:rPr>
            <w:rFonts w:ascii="Trebuchet MS" w:hAnsi="Trebuchet MS"/>
            <w:noProof/>
            <w:sz w:val="24"/>
          </w:rPr>
          <w:delText xml:space="preserve">regularly </w:delText>
        </w:r>
      </w:del>
      <w:r w:rsidRPr="00853CF1">
        <w:rPr>
          <w:rFonts w:ascii="Trebuchet MS" w:hAnsi="Trebuchet MS"/>
          <w:noProof/>
          <w:sz w:val="24"/>
        </w:rPr>
        <w:t xml:space="preserve">removed, and the priest </w:t>
      </w:r>
      <w:del w:id="263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64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make them smoke on the altar </w:t>
      </w:r>
      <w:del w:id="265" w:author="Author">
        <w:r w:rsidRPr="00853CF1">
          <w:rPr>
            <w:rFonts w:ascii="Trebuchet MS" w:hAnsi="Trebuchet MS"/>
            <w:noProof/>
            <w:sz w:val="24"/>
          </w:rPr>
          <w:delText>upon</w:delText>
        </w:r>
      </w:del>
      <w:ins w:id="266" w:author="Author">
        <w:r w:rsidRPr="00853CF1">
          <w:rPr>
            <w:rFonts w:ascii="Trebuchet MS" w:hAnsi="Trebuchet MS"/>
            <w:noProof/>
            <w:sz w:val="24"/>
          </w:rPr>
          <w:t>on top of</w:t>
        </w:r>
      </w:ins>
      <w:r w:rsidRPr="00853CF1">
        <w:rPr>
          <w:rFonts w:ascii="Trebuchet MS" w:hAnsi="Trebuchet MS"/>
          <w:noProof/>
          <w:sz w:val="24"/>
        </w:rPr>
        <w:t xml:space="preserve"> Jehovah’s offerings made by fire; and the priest </w:t>
      </w:r>
      <w:del w:id="267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68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make </w:t>
      </w:r>
      <w:del w:id="269" w:author="Author">
        <w:r w:rsidRPr="00853CF1">
          <w:rPr>
            <w:rFonts w:ascii="Trebuchet MS" w:hAnsi="Trebuchet MS"/>
            <w:noProof/>
            <w:sz w:val="24"/>
          </w:rPr>
          <w:delText xml:space="preserve">an </w:delText>
        </w:r>
      </w:del>
      <w:r w:rsidRPr="00853CF1">
        <w:rPr>
          <w:rFonts w:ascii="Trebuchet MS" w:hAnsi="Trebuchet MS"/>
          <w:noProof/>
          <w:sz w:val="24"/>
        </w:rPr>
        <w:t xml:space="preserve">atonement for him for </w:t>
      </w:r>
      <w:del w:id="270" w:author="Author">
        <w:r w:rsidRPr="00853CF1">
          <w:rPr>
            <w:rFonts w:ascii="Trebuchet MS" w:hAnsi="Trebuchet MS"/>
            <w:noProof/>
            <w:sz w:val="24"/>
          </w:rPr>
          <w:delText>his</w:delText>
        </w:r>
      </w:del>
      <w:ins w:id="271" w:author="Author">
        <w:r w:rsidRPr="00853CF1">
          <w:rPr>
            <w:rFonts w:ascii="Trebuchet MS" w:hAnsi="Trebuchet MS"/>
            <w:noProof/>
            <w:sz w:val="24"/>
          </w:rPr>
          <w:t>the</w:t>
        </w:r>
      </w:ins>
      <w:r w:rsidRPr="00853CF1">
        <w:rPr>
          <w:rFonts w:ascii="Trebuchet MS" w:hAnsi="Trebuchet MS"/>
          <w:noProof/>
          <w:sz w:val="24"/>
        </w:rPr>
        <w:t xml:space="preserve"> sin that he has committed, and </w:t>
      </w:r>
      <w:del w:id="272" w:author="Author">
        <w:r w:rsidRPr="00853CF1">
          <w:rPr>
            <w:rFonts w:ascii="Trebuchet MS" w:hAnsi="Trebuchet MS"/>
            <w:noProof/>
            <w:sz w:val="24"/>
          </w:rPr>
          <w:delText xml:space="preserve">so </w:delText>
        </w:r>
      </w:del>
      <w:r w:rsidRPr="00853CF1">
        <w:rPr>
          <w:rFonts w:ascii="Trebuchet MS" w:hAnsi="Trebuchet MS"/>
          <w:noProof/>
          <w:sz w:val="24"/>
        </w:rPr>
        <w:t xml:space="preserve">it </w:t>
      </w:r>
      <w:del w:id="273" w:author="Author">
        <w:r w:rsidRPr="00853CF1">
          <w:rPr>
            <w:rFonts w:ascii="Trebuchet MS" w:hAnsi="Trebuchet MS"/>
            <w:noProof/>
            <w:sz w:val="24"/>
          </w:rPr>
          <w:delText>must</w:delText>
        </w:r>
      </w:del>
      <w:ins w:id="274" w:author="Author">
        <w:r w:rsidRPr="00853CF1">
          <w:rPr>
            <w:rFonts w:ascii="Trebuchet MS" w:hAnsi="Trebuchet MS"/>
            <w:noProof/>
            <w:sz w:val="24"/>
          </w:rPr>
          <w:t>will</w:t>
        </w:r>
      </w:ins>
      <w:r w:rsidRPr="00853CF1">
        <w:rPr>
          <w:rFonts w:ascii="Trebuchet MS" w:hAnsi="Trebuchet MS"/>
          <w:noProof/>
          <w:sz w:val="24"/>
        </w:rPr>
        <w:t xml:space="preserve"> be forgiven him.</w:t>
      </w:r>
    </w:p>
    <w:p w:rsidR="00206998" w:rsidRPr="00853CF1" w:rsidRDefault="00206998" w:rsidP="00206998">
      <w:pPr>
        <w:rPr>
          <w:rFonts w:ascii="Trebuchet MS" w:hAnsi="Trebuchet MS"/>
          <w:b/>
          <w:sz w:val="24"/>
        </w:rPr>
      </w:pPr>
    </w:p>
    <w:p w:rsidR="00762BCB" w:rsidRPr="00206998" w:rsidRDefault="00762BCB" w:rsidP="00206998"/>
    <w:sectPr w:rsidR="00762BCB" w:rsidRPr="00206998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4B69" w:rsidRDefault="00124B69">
      <w:r>
        <w:separator/>
      </w:r>
    </w:p>
  </w:endnote>
  <w:endnote w:type="continuationSeparator" w:id="0">
    <w:p w:rsidR="00124B69" w:rsidRDefault="00124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4B69" w:rsidRDefault="00124B69">
      <w:r>
        <w:separator/>
      </w:r>
    </w:p>
  </w:footnote>
  <w:footnote w:type="continuationSeparator" w:id="0">
    <w:p w:rsidR="00124B69" w:rsidRDefault="00124B69">
      <w:r>
        <w:continuationSeparator/>
      </w:r>
    </w:p>
  </w:footnote>
  <w:footnote w:id="1">
    <w:p w:rsidR="00206998" w:rsidRPr="00853CF1" w:rsidRDefault="00206998" w:rsidP="00853CF1">
      <w:pPr>
        <w:pStyle w:val="FootnoteText"/>
        <w:spacing w:after="96"/>
        <w:ind w:firstLine="288"/>
        <w:rPr>
          <w:ins w:id="9" w:author="Author"/>
        </w:rPr>
      </w:pPr>
      <w:ins w:id="10" w:author="Author">
        <w:r w:rsidRPr="00853CF1">
          <w:rPr>
            <w:rStyle w:val="FootnoteReference"/>
          </w:rPr>
          <w:footnoteRef/>
        </w:r>
        <w:r w:rsidRPr="00853CF1">
          <w:t xml:space="preserve"> </w:t>
        </w:r>
        <w:r w:rsidRPr="00853CF1">
          <w:rPr>
            <w:b/>
          </w:rPr>
          <w:t xml:space="preserve">4:2 </w:t>
        </w:r>
        <w:r w:rsidRPr="00853CF1">
          <w:t>Or “a soul.”</w:t>
        </w:r>
      </w:ins>
    </w:p>
  </w:footnote>
  <w:footnote w:id="2">
    <w:p w:rsidR="00206998" w:rsidRPr="00853CF1" w:rsidRDefault="00206998" w:rsidP="00853CF1">
      <w:pPr>
        <w:pStyle w:val="FootnoteText"/>
        <w:spacing w:after="96"/>
        <w:ind w:firstLine="288"/>
        <w:rPr>
          <w:ins w:id="89" w:author="Author"/>
        </w:rPr>
      </w:pPr>
      <w:ins w:id="90" w:author="Author">
        <w:r w:rsidRPr="00853CF1">
          <w:rPr>
            <w:rStyle w:val="FootnoteReference"/>
          </w:rPr>
          <w:footnoteRef/>
        </w:r>
        <w:r w:rsidRPr="00853CF1">
          <w:t xml:space="preserve"> </w:t>
        </w:r>
        <w:r w:rsidRPr="00853CF1">
          <w:rPr>
            <w:b/>
          </w:rPr>
          <w:t xml:space="preserve">4:12 </w:t>
        </w:r>
        <w:r w:rsidRPr="00853CF1">
          <w:t>Or “fatty ashes,” that is, ashes soaked with the fat of the sacrifices.</w:t>
        </w:r>
      </w:ins>
    </w:p>
  </w:footnote>
  <w:footnote w:id="3">
    <w:p w:rsidR="00206998" w:rsidRPr="00853CF1" w:rsidRDefault="00206998" w:rsidP="00853CF1">
      <w:pPr>
        <w:pStyle w:val="FootnoteText"/>
        <w:spacing w:after="96"/>
        <w:ind w:firstLine="288"/>
        <w:rPr>
          <w:ins w:id="198" w:author="Author"/>
        </w:rPr>
      </w:pPr>
      <w:ins w:id="199" w:author="Author">
        <w:r w:rsidRPr="00853CF1">
          <w:rPr>
            <w:rStyle w:val="FootnoteReference"/>
          </w:rPr>
          <w:footnoteRef/>
        </w:r>
        <w:r w:rsidRPr="00853CF1">
          <w:t xml:space="preserve"> </w:t>
        </w:r>
        <w:r w:rsidRPr="00853CF1">
          <w:rPr>
            <w:b/>
          </w:rPr>
          <w:t xml:space="preserve">4:27 </w:t>
        </w:r>
        <w:r w:rsidRPr="00853CF1">
          <w:t>Or “any soul.”</w:t>
        </w:r>
      </w:ins>
    </w:p>
  </w:footnote>
  <w:footnote w:id="4">
    <w:p w:rsidR="00206998" w:rsidRPr="00853CF1" w:rsidRDefault="00206998" w:rsidP="00853CF1">
      <w:pPr>
        <w:pStyle w:val="FootnoteText"/>
        <w:spacing w:after="96"/>
        <w:ind w:firstLine="288"/>
        <w:rPr>
          <w:ins w:id="234" w:author="Author"/>
        </w:rPr>
      </w:pPr>
      <w:ins w:id="235" w:author="Author">
        <w:r w:rsidRPr="00853CF1">
          <w:rPr>
            <w:rStyle w:val="FootnoteReference"/>
          </w:rPr>
          <w:footnoteRef/>
        </w:r>
        <w:r w:rsidRPr="00853CF1">
          <w:t xml:space="preserve"> </w:t>
        </w:r>
        <w:r w:rsidRPr="00853CF1">
          <w:rPr>
            <w:b/>
          </w:rPr>
          <w:t xml:space="preserve">4:31 </w:t>
        </w:r>
        <w:r w:rsidRPr="00853CF1">
          <w:t>Or “appeasing; soothing.” Lit., “restful.”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D730C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D730C">
        <w:t>Leviticus Chapter 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D730C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D730C">
      <w:rPr>
        <w:noProof/>
        <w:snapToGrid w:val="0"/>
      </w:rPr>
      <w:t>Leviticus 04.Revised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D730C">
        <w:t>Leviticus Chapter 4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D730C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D730C">
      <w:rPr>
        <w:noProof/>
        <w:snapToGrid w:val="0"/>
      </w:rPr>
      <w:t>Leviticus 04.Revised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D730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D730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D730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D730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B69"/>
    <w:rsid w:val="00124B69"/>
    <w:rsid w:val="0020699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730C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f796c35fb32242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0699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0699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20699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20699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0699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2069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f796c35fb32242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1390</ap:Words>
  <ap:Characters>5648</ap:Characters>
  <ap:Application>Microsoft Office Word</ap:Application>
  <ap:DocSecurity>0</ap:DocSecurity>
  <ap:Lines>95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7025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4</dc:title>
  <dc:subject/>
  <dc:creator>Ruth Farrugia</dc:creator>
  <cp:keywords/>
  <dc:description/>
  <cp:lastModifiedBy>Ruth Farrugia</cp:lastModifiedBy>
  <cp:revision>3</cp:revision>
  <dcterms:created xsi:type="dcterms:W3CDTF">2020-09-21T09:41:00Z</dcterms:created>
  <dcterms:modified xsi:type="dcterms:W3CDTF">2020-09-21T09:41:00Z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04.docx</vt:lpwstr>
  </property>
  <property fmtid="{D5CDD505-2E9C-101B-9397-08002B2CF9AE}" pid="9" name="_TranslationDocumentId">
    <vt:i4>19424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