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15C" w:rsidRPr="00D9620B" w:rsidRDefault="00B6015C" w:rsidP="00B6015C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D9620B">
        <w:rPr>
          <w:rFonts w:ascii="Trebuchet MS" w:hAnsi="Trebuchet MS"/>
          <w:b/>
          <w:sz w:val="24"/>
        </w:rPr>
        <w:t xml:space="preserve">5:1 </w:t>
      </w:r>
      <w:r w:rsidRPr="00D9620B">
        <w:rPr>
          <w:rFonts w:ascii="Trebuchet MS" w:hAnsi="Trebuchet MS"/>
          <w:noProof/>
          <w:sz w:val="24"/>
        </w:rPr>
        <w:t>“‘</w:t>
      </w:r>
      <w:del w:id="1" w:author="Author">
        <w:r w:rsidRPr="00D9620B">
          <w:rPr>
            <w:rFonts w:ascii="Trebuchet MS" w:hAnsi="Trebuchet MS"/>
            <w:noProof/>
            <w:sz w:val="24"/>
          </w:rPr>
          <w:delText>Now in case a soul</w:delText>
        </w:r>
      </w:del>
      <w:ins w:id="2" w:author="Author">
        <w:r w:rsidRPr="00D9620B">
          <w:rPr>
            <w:rFonts w:ascii="Trebuchet MS" w:hAnsi="Trebuchet MS"/>
            <w:noProof/>
            <w:sz w:val="24"/>
          </w:rPr>
          <w:t>If someone</w:t>
        </w:r>
        <w:r w:rsidRPr="00D9620B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D9620B">
        <w:rPr>
          <w:rFonts w:ascii="Trebuchet MS" w:hAnsi="Trebuchet MS"/>
          <w:noProof/>
          <w:sz w:val="24"/>
        </w:rPr>
        <w:t xml:space="preserve"> sins </w:t>
      </w:r>
      <w:del w:id="5" w:author="Author">
        <w:r w:rsidRPr="00D9620B">
          <w:rPr>
            <w:rFonts w:ascii="Trebuchet MS" w:hAnsi="Trebuchet MS"/>
            <w:noProof/>
            <w:sz w:val="24"/>
          </w:rPr>
          <w:delText>in that</w:delText>
        </w:r>
      </w:del>
      <w:ins w:id="6" w:author="Author">
        <w:r w:rsidRPr="00D9620B">
          <w:rPr>
            <w:rFonts w:ascii="Trebuchet MS" w:hAnsi="Trebuchet MS"/>
            <w:noProof/>
            <w:sz w:val="24"/>
          </w:rPr>
          <w:t>because</w:t>
        </w:r>
      </w:ins>
      <w:r w:rsidRPr="00D9620B">
        <w:rPr>
          <w:rFonts w:ascii="Trebuchet MS" w:hAnsi="Trebuchet MS"/>
          <w:noProof/>
          <w:sz w:val="24"/>
        </w:rPr>
        <w:t xml:space="preserve"> he has heard </w:t>
      </w:r>
      <w:ins w:id="7" w:author="Author">
        <w:r w:rsidRPr="00D9620B">
          <w:rPr>
            <w:rFonts w:ascii="Trebuchet MS" w:hAnsi="Trebuchet MS"/>
            <w:noProof/>
            <w:sz w:val="24"/>
          </w:rPr>
          <w:t xml:space="preserve">a </w:t>
        </w:r>
      </w:ins>
      <w:r w:rsidRPr="00D9620B">
        <w:rPr>
          <w:rFonts w:ascii="Trebuchet MS" w:hAnsi="Trebuchet MS"/>
          <w:noProof/>
          <w:sz w:val="24"/>
        </w:rPr>
        <w:t xml:space="preserve">public </w:t>
      </w:r>
      <w:del w:id="8" w:author="Author">
        <w:r w:rsidRPr="00D9620B">
          <w:rPr>
            <w:rFonts w:ascii="Trebuchet MS" w:hAnsi="Trebuchet MS"/>
            <w:noProof/>
            <w:sz w:val="24"/>
          </w:rPr>
          <w:delText>cursing</w:delText>
        </w:r>
      </w:del>
      <w:ins w:id="9" w:author="Author">
        <w:r w:rsidRPr="00D9620B">
          <w:rPr>
            <w:rFonts w:ascii="Trebuchet MS" w:hAnsi="Trebuchet MS"/>
            <w:noProof/>
            <w:sz w:val="24"/>
          </w:rPr>
          <w:t>call to testify</w:t>
        </w:r>
        <w:r w:rsidRPr="00D9620B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D9620B">
        <w:rPr>
          <w:rFonts w:ascii="Trebuchet MS" w:hAnsi="Trebuchet MS"/>
          <w:noProof/>
          <w:sz w:val="24"/>
        </w:rPr>
        <w:t xml:space="preserve"> and he is a witness or </w:t>
      </w:r>
      <w:del w:id="12" w:author="Author">
        <w:r w:rsidRPr="00D9620B">
          <w:rPr>
            <w:rFonts w:ascii="Trebuchet MS" w:hAnsi="Trebuchet MS"/>
            <w:noProof/>
            <w:sz w:val="24"/>
          </w:rPr>
          <w:delText xml:space="preserve">he </w:delText>
        </w:r>
      </w:del>
      <w:r w:rsidRPr="00D9620B">
        <w:rPr>
          <w:rFonts w:ascii="Trebuchet MS" w:hAnsi="Trebuchet MS"/>
          <w:noProof/>
          <w:sz w:val="24"/>
        </w:rPr>
        <w:t xml:space="preserve">has seen </w:t>
      </w:r>
      <w:ins w:id="13" w:author="Author">
        <w:r w:rsidRPr="00D9620B">
          <w:rPr>
            <w:rFonts w:ascii="Trebuchet MS" w:hAnsi="Trebuchet MS"/>
            <w:noProof/>
            <w:sz w:val="24"/>
          </w:rPr>
          <w:t xml:space="preserve">or learned about </w:t>
        </w:r>
      </w:ins>
      <w:r w:rsidRPr="00D9620B">
        <w:rPr>
          <w:rFonts w:ascii="Trebuchet MS" w:hAnsi="Trebuchet MS"/>
          <w:noProof/>
          <w:sz w:val="24"/>
        </w:rPr>
        <w:t xml:space="preserve">it </w:t>
      </w:r>
      <w:del w:id="14" w:author="Author">
        <w:r w:rsidRPr="00D9620B">
          <w:rPr>
            <w:rFonts w:ascii="Trebuchet MS" w:hAnsi="Trebuchet MS"/>
            <w:noProof/>
            <w:sz w:val="24"/>
          </w:rPr>
          <w:delText>or has come to know of it, if</w:delText>
        </w:r>
      </w:del>
      <w:ins w:id="15" w:author="Author">
        <w:r w:rsidRPr="00D9620B">
          <w:rPr>
            <w:rFonts w:ascii="Trebuchet MS" w:hAnsi="Trebuchet MS"/>
            <w:noProof/>
            <w:sz w:val="24"/>
          </w:rPr>
          <w:t>and</w:t>
        </w:r>
      </w:ins>
      <w:r w:rsidRPr="00D9620B">
        <w:rPr>
          <w:rFonts w:ascii="Trebuchet MS" w:hAnsi="Trebuchet MS"/>
          <w:noProof/>
          <w:sz w:val="24"/>
        </w:rPr>
        <w:t xml:space="preserve"> he does not report it, then he </w:t>
      </w:r>
      <w:del w:id="16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17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answer for his error.</w:t>
      </w:r>
    </w:p>
    <w:p w:rsidR="00B6015C" w:rsidRPr="00D9620B" w:rsidRDefault="00B6015C" w:rsidP="00B6015C">
      <w:pPr>
        <w:rPr>
          <w:rFonts w:ascii="Trebuchet MS" w:hAnsi="Trebuchet MS"/>
          <w:noProof/>
          <w:sz w:val="24"/>
        </w:rPr>
      </w:pPr>
      <w:r w:rsidRPr="00D9620B">
        <w:rPr>
          <w:rFonts w:ascii="Trebuchet MS" w:hAnsi="Trebuchet MS"/>
          <w:b/>
          <w:sz w:val="24"/>
        </w:rPr>
        <w:t xml:space="preserve">5:2 </w:t>
      </w:r>
      <w:r w:rsidRPr="00D9620B">
        <w:rPr>
          <w:rFonts w:ascii="Trebuchet MS" w:hAnsi="Trebuchet MS"/>
          <w:noProof/>
          <w:sz w:val="24"/>
        </w:rPr>
        <w:t xml:space="preserve">“‘Or when a </w:t>
      </w:r>
      <w:del w:id="18" w:author="Author">
        <w:r w:rsidRPr="00D9620B">
          <w:rPr>
            <w:rFonts w:ascii="Trebuchet MS" w:hAnsi="Trebuchet MS"/>
            <w:noProof/>
            <w:sz w:val="24"/>
          </w:rPr>
          <w:delText>soul</w:delText>
        </w:r>
      </w:del>
      <w:ins w:id="19" w:author="Author">
        <w:r w:rsidRPr="00D9620B">
          <w:rPr>
            <w:rFonts w:ascii="Trebuchet MS" w:hAnsi="Trebuchet MS"/>
            <w:noProof/>
            <w:sz w:val="24"/>
          </w:rPr>
          <w:t>person</w:t>
        </w:r>
        <w:r w:rsidRPr="00D9620B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D9620B">
        <w:rPr>
          <w:rFonts w:ascii="Trebuchet MS" w:hAnsi="Trebuchet MS"/>
          <w:noProof/>
          <w:sz w:val="24"/>
        </w:rPr>
        <w:t xml:space="preserve"> touches </w:t>
      </w:r>
      <w:del w:id="22" w:author="Author">
        <w:r w:rsidRPr="00D9620B">
          <w:rPr>
            <w:rFonts w:ascii="Trebuchet MS" w:hAnsi="Trebuchet MS"/>
            <w:noProof/>
            <w:sz w:val="24"/>
          </w:rPr>
          <w:delText>some</w:delText>
        </w:r>
      </w:del>
      <w:ins w:id="23" w:author="Author">
        <w:r w:rsidRPr="00D9620B">
          <w:rPr>
            <w:rFonts w:ascii="Trebuchet MS" w:hAnsi="Trebuchet MS"/>
            <w:noProof/>
            <w:sz w:val="24"/>
          </w:rPr>
          <w:t>anything</w:t>
        </w:r>
      </w:ins>
      <w:r w:rsidRPr="00D9620B">
        <w:rPr>
          <w:rFonts w:ascii="Trebuchet MS" w:hAnsi="Trebuchet MS"/>
          <w:noProof/>
          <w:sz w:val="24"/>
        </w:rPr>
        <w:t xml:space="preserve"> unclean</w:t>
      </w:r>
      <w:del w:id="24" w:author="Author">
        <w:r w:rsidRPr="00D9620B">
          <w:rPr>
            <w:rFonts w:ascii="Trebuchet MS" w:hAnsi="Trebuchet MS"/>
            <w:noProof/>
            <w:sz w:val="24"/>
          </w:rPr>
          <w:delText xml:space="preserve"> thing</w:delText>
        </w:r>
      </w:del>
      <w:r w:rsidRPr="00D9620B">
        <w:rPr>
          <w:rFonts w:ascii="Trebuchet MS" w:hAnsi="Trebuchet MS"/>
          <w:noProof/>
          <w:sz w:val="24"/>
        </w:rPr>
        <w:t xml:space="preserve">, whether the dead body of an unclean wild </w:t>
      </w:r>
      <w:del w:id="25" w:author="Author">
        <w:r w:rsidRPr="00D9620B">
          <w:rPr>
            <w:rFonts w:ascii="Trebuchet MS" w:hAnsi="Trebuchet MS"/>
            <w:noProof/>
            <w:sz w:val="24"/>
          </w:rPr>
          <w:delText>beast or the dead body of</w:delText>
        </w:r>
      </w:del>
      <w:ins w:id="26" w:author="Author">
        <w:r w:rsidRPr="00D9620B">
          <w:rPr>
            <w:rFonts w:ascii="Trebuchet MS" w:hAnsi="Trebuchet MS"/>
            <w:noProof/>
            <w:sz w:val="24"/>
          </w:rPr>
          <w:t>animal,</w:t>
        </w:r>
      </w:ins>
      <w:r w:rsidRPr="00D9620B">
        <w:rPr>
          <w:rFonts w:ascii="Trebuchet MS" w:hAnsi="Trebuchet MS"/>
          <w:noProof/>
          <w:sz w:val="24"/>
        </w:rPr>
        <w:t xml:space="preserve"> an unclean domestic animal</w:t>
      </w:r>
      <w:ins w:id="27" w:author="Author">
        <w:r w:rsidRPr="00D9620B">
          <w:rPr>
            <w:rFonts w:ascii="Trebuchet MS" w:hAnsi="Trebuchet MS"/>
            <w:noProof/>
            <w:sz w:val="24"/>
          </w:rPr>
          <w:t>,</w:t>
        </w:r>
      </w:ins>
      <w:r w:rsidRPr="00D9620B">
        <w:rPr>
          <w:rFonts w:ascii="Trebuchet MS" w:hAnsi="Trebuchet MS"/>
          <w:noProof/>
          <w:sz w:val="24"/>
        </w:rPr>
        <w:t xml:space="preserve"> or </w:t>
      </w:r>
      <w:del w:id="28" w:author="Author">
        <w:r w:rsidRPr="00D9620B">
          <w:rPr>
            <w:rFonts w:ascii="Trebuchet MS" w:hAnsi="Trebuchet MS"/>
            <w:noProof/>
            <w:sz w:val="24"/>
          </w:rPr>
          <w:delText xml:space="preserve">the dead body of </w:delText>
        </w:r>
      </w:del>
      <w:r w:rsidRPr="00D9620B">
        <w:rPr>
          <w:rFonts w:ascii="Trebuchet MS" w:hAnsi="Trebuchet MS"/>
          <w:noProof/>
          <w:sz w:val="24"/>
        </w:rPr>
        <w:t xml:space="preserve">an unclean swarming creature, </w:t>
      </w:r>
      <w:del w:id="29" w:author="Author">
        <w:r w:rsidRPr="00D9620B">
          <w:rPr>
            <w:rFonts w:ascii="Trebuchet MS" w:hAnsi="Trebuchet MS"/>
            <w:noProof/>
            <w:sz w:val="24"/>
          </w:rPr>
          <w:delText xml:space="preserve">although it has been hidden from him, still </w:delText>
        </w:r>
      </w:del>
      <w:r w:rsidRPr="00D9620B">
        <w:rPr>
          <w:rFonts w:ascii="Trebuchet MS" w:hAnsi="Trebuchet MS"/>
          <w:noProof/>
          <w:sz w:val="24"/>
        </w:rPr>
        <w:t>he is unclean and has become guilty</w:t>
      </w:r>
      <w:ins w:id="30" w:author="Author">
        <w:r w:rsidRPr="00D9620B">
          <w:rPr>
            <w:rFonts w:ascii="Trebuchet MS" w:hAnsi="Trebuchet MS"/>
            <w:noProof/>
            <w:sz w:val="24"/>
          </w:rPr>
          <w:t xml:space="preserve"> even if he does not realize it</w:t>
        </w:r>
      </w:ins>
      <w:r w:rsidRPr="00D9620B">
        <w:rPr>
          <w:rFonts w:ascii="Trebuchet MS" w:hAnsi="Trebuchet MS"/>
          <w:noProof/>
          <w:sz w:val="24"/>
        </w:rPr>
        <w:t xml:space="preserve">. </w:t>
      </w:r>
      <w:r w:rsidRPr="00D9620B">
        <w:rPr>
          <w:rFonts w:ascii="Trebuchet MS" w:hAnsi="Trebuchet MS"/>
          <w:b/>
          <w:noProof/>
          <w:sz w:val="24"/>
        </w:rPr>
        <w:t xml:space="preserve">5:3 </w:t>
      </w:r>
      <w:r w:rsidRPr="00D9620B">
        <w:rPr>
          <w:rFonts w:ascii="Trebuchet MS" w:hAnsi="Trebuchet MS"/>
          <w:noProof/>
          <w:sz w:val="24"/>
        </w:rPr>
        <w:t xml:space="preserve">Or in case </w:t>
      </w:r>
      <w:del w:id="31" w:author="Author">
        <w:r w:rsidRPr="00D9620B">
          <w:rPr>
            <w:rFonts w:ascii="Trebuchet MS" w:hAnsi="Trebuchet MS"/>
            <w:noProof/>
            <w:sz w:val="24"/>
          </w:rPr>
          <w:delText xml:space="preserve">he </w:delText>
        </w:r>
      </w:del>
      <w:ins w:id="32" w:author="Author">
        <w:r w:rsidRPr="00D9620B">
          <w:rPr>
            <w:rFonts w:ascii="Trebuchet MS" w:hAnsi="Trebuchet MS"/>
            <w:noProof/>
            <w:sz w:val="24"/>
          </w:rPr>
          <w:t xml:space="preserve">someone without being aware of it </w:t>
        </w:r>
      </w:ins>
      <w:r w:rsidRPr="00D9620B">
        <w:rPr>
          <w:rFonts w:ascii="Trebuchet MS" w:hAnsi="Trebuchet MS"/>
          <w:noProof/>
          <w:sz w:val="24"/>
        </w:rPr>
        <w:t xml:space="preserve">touches </w:t>
      </w:r>
      <w:del w:id="33" w:author="Author">
        <w:r w:rsidRPr="00D9620B">
          <w:rPr>
            <w:rFonts w:ascii="Trebuchet MS" w:hAnsi="Trebuchet MS"/>
            <w:noProof/>
            <w:sz w:val="24"/>
          </w:rPr>
          <w:delText>the</w:delText>
        </w:r>
      </w:del>
      <w:ins w:id="34" w:author="Author">
        <w:r w:rsidRPr="00D9620B">
          <w:rPr>
            <w:rFonts w:ascii="Trebuchet MS" w:hAnsi="Trebuchet MS"/>
            <w:noProof/>
            <w:sz w:val="24"/>
          </w:rPr>
          <w:t>human</w:t>
        </w:r>
      </w:ins>
      <w:r w:rsidRPr="00D9620B">
        <w:rPr>
          <w:rFonts w:ascii="Trebuchet MS" w:hAnsi="Trebuchet MS"/>
          <w:noProof/>
          <w:sz w:val="24"/>
        </w:rPr>
        <w:t xml:space="preserve"> uncleanness</w:t>
      </w:r>
      <w:del w:id="35" w:author="Author">
        <w:r w:rsidRPr="00D9620B">
          <w:rPr>
            <w:rFonts w:ascii="Trebuchet MS" w:hAnsi="Trebuchet MS"/>
            <w:noProof/>
            <w:sz w:val="24"/>
          </w:rPr>
          <w:delText xml:space="preserve"> of a man as respects any uncleanness of his with which he may become</w:delText>
        </w:r>
      </w:del>
      <w:ins w:id="36" w:author="Author">
        <w:r w:rsidRPr="00D9620B">
          <w:rPr>
            <w:rFonts w:ascii="Trebuchet MS" w:hAnsi="Trebuchet MS"/>
            <w:noProof/>
            <w:sz w:val="24"/>
          </w:rPr>
          <w:t>—anything</w:t>
        </w:r>
      </w:ins>
      <w:r w:rsidRPr="00D9620B">
        <w:rPr>
          <w:rFonts w:ascii="Trebuchet MS" w:hAnsi="Trebuchet MS"/>
          <w:noProof/>
          <w:sz w:val="24"/>
        </w:rPr>
        <w:t xml:space="preserve"> unclean</w:t>
      </w:r>
      <w:del w:id="37" w:author="Author">
        <w:r w:rsidRPr="00D9620B">
          <w:rPr>
            <w:rFonts w:ascii="Trebuchet MS" w:hAnsi="Trebuchet MS"/>
            <w:noProof/>
            <w:sz w:val="24"/>
          </w:rPr>
          <w:delText>, although it had been hidden from</w:delText>
        </w:r>
      </w:del>
      <w:ins w:id="38" w:author="Author">
        <w:r w:rsidRPr="00D9620B">
          <w:rPr>
            <w:rFonts w:ascii="Trebuchet MS" w:hAnsi="Trebuchet MS"/>
            <w:noProof/>
            <w:sz w:val="24"/>
          </w:rPr>
          <w:t xml:space="preserve"> that may make</w:t>
        </w:r>
      </w:ins>
      <w:r w:rsidRPr="00D9620B">
        <w:rPr>
          <w:rFonts w:ascii="Trebuchet MS" w:hAnsi="Trebuchet MS"/>
          <w:noProof/>
          <w:sz w:val="24"/>
        </w:rPr>
        <w:t xml:space="preserve"> him</w:t>
      </w:r>
      <w:del w:id="39" w:author="Author">
        <w:r w:rsidRPr="00D9620B">
          <w:rPr>
            <w:rFonts w:ascii="Trebuchet MS" w:hAnsi="Trebuchet MS"/>
            <w:noProof/>
            <w:sz w:val="24"/>
          </w:rPr>
          <w:delText>,</w:delText>
        </w:r>
      </w:del>
      <w:r w:rsidRPr="00D9620B">
        <w:rPr>
          <w:rFonts w:ascii="Trebuchet MS" w:hAnsi="Trebuchet MS"/>
          <w:noProof/>
          <w:sz w:val="24"/>
        </w:rPr>
        <w:t xml:space="preserve"> </w:t>
      </w:r>
      <w:ins w:id="40" w:author="Author">
        <w:r w:rsidRPr="00D9620B">
          <w:rPr>
            <w:rFonts w:ascii="Trebuchet MS" w:hAnsi="Trebuchet MS"/>
            <w:noProof/>
            <w:sz w:val="24"/>
          </w:rPr>
          <w:t>unclean—</w:t>
        </w:r>
      </w:ins>
      <w:r w:rsidRPr="00D9620B">
        <w:rPr>
          <w:rFonts w:ascii="Trebuchet MS" w:hAnsi="Trebuchet MS"/>
          <w:noProof/>
          <w:sz w:val="24"/>
        </w:rPr>
        <w:t xml:space="preserve">and </w:t>
      </w:r>
      <w:del w:id="41" w:author="Author">
        <w:r w:rsidRPr="00D9620B">
          <w:rPr>
            <w:rFonts w:ascii="Trebuchet MS" w:hAnsi="Trebuchet MS"/>
            <w:noProof/>
            <w:sz w:val="24"/>
          </w:rPr>
          <w:delText xml:space="preserve">yet </w:delText>
        </w:r>
      </w:del>
      <w:r w:rsidRPr="00D9620B">
        <w:rPr>
          <w:rFonts w:ascii="Trebuchet MS" w:hAnsi="Trebuchet MS"/>
          <w:noProof/>
          <w:sz w:val="24"/>
        </w:rPr>
        <w:t xml:space="preserve">he </w:t>
      </w:r>
      <w:del w:id="42" w:author="Author">
        <w:r w:rsidRPr="00D9620B">
          <w:rPr>
            <w:rFonts w:ascii="Trebuchet MS" w:hAnsi="Trebuchet MS"/>
            <w:noProof/>
            <w:sz w:val="24"/>
          </w:rPr>
          <w:delText>himself has come</w:delText>
        </w:r>
      </w:del>
      <w:ins w:id="43" w:author="Author">
        <w:r w:rsidRPr="00D9620B">
          <w:rPr>
            <w:rFonts w:ascii="Trebuchet MS" w:hAnsi="Trebuchet MS"/>
            <w:noProof/>
            <w:sz w:val="24"/>
          </w:rPr>
          <w:t>comes</w:t>
        </w:r>
      </w:ins>
      <w:r w:rsidRPr="00D9620B">
        <w:rPr>
          <w:rFonts w:ascii="Trebuchet MS" w:hAnsi="Trebuchet MS"/>
          <w:noProof/>
          <w:sz w:val="24"/>
        </w:rPr>
        <w:t xml:space="preserve"> to know it, then he </w:t>
      </w:r>
      <w:del w:id="44" w:author="Author">
        <w:r w:rsidRPr="00D9620B">
          <w:rPr>
            <w:rFonts w:ascii="Trebuchet MS" w:hAnsi="Trebuchet MS"/>
            <w:noProof/>
            <w:sz w:val="24"/>
          </w:rPr>
          <w:delText>has become</w:delText>
        </w:r>
      </w:del>
      <w:ins w:id="45" w:author="Author">
        <w:r w:rsidRPr="00D9620B">
          <w:rPr>
            <w:rFonts w:ascii="Trebuchet MS" w:hAnsi="Trebuchet MS"/>
            <w:noProof/>
            <w:sz w:val="24"/>
          </w:rPr>
          <w:t>becomes</w:t>
        </w:r>
      </w:ins>
      <w:r w:rsidRPr="00D9620B">
        <w:rPr>
          <w:rFonts w:ascii="Trebuchet MS" w:hAnsi="Trebuchet MS"/>
          <w:noProof/>
          <w:sz w:val="24"/>
        </w:rPr>
        <w:t xml:space="preserve"> guilty.</w:t>
      </w:r>
    </w:p>
    <w:p w:rsidR="00B6015C" w:rsidRPr="00D9620B" w:rsidRDefault="00B6015C" w:rsidP="00B6015C">
      <w:pPr>
        <w:rPr>
          <w:rFonts w:ascii="Trebuchet MS" w:hAnsi="Trebuchet MS"/>
          <w:noProof/>
          <w:sz w:val="24"/>
        </w:rPr>
      </w:pPr>
      <w:r w:rsidRPr="00D9620B">
        <w:rPr>
          <w:rFonts w:ascii="Trebuchet MS" w:hAnsi="Trebuchet MS"/>
          <w:b/>
          <w:sz w:val="24"/>
        </w:rPr>
        <w:t xml:space="preserve">5:4 </w:t>
      </w:r>
      <w:r w:rsidRPr="00D9620B">
        <w:rPr>
          <w:rFonts w:ascii="Trebuchet MS" w:hAnsi="Trebuchet MS"/>
          <w:noProof/>
          <w:sz w:val="24"/>
        </w:rPr>
        <w:t xml:space="preserve">“‘Or </w:t>
      </w:r>
      <w:del w:id="46" w:author="Author">
        <w:r w:rsidRPr="00D9620B">
          <w:rPr>
            <w:rFonts w:ascii="Trebuchet MS" w:hAnsi="Trebuchet MS"/>
            <w:noProof/>
            <w:sz w:val="24"/>
          </w:rPr>
          <w:delText>in case a soul</w:delText>
        </w:r>
      </w:del>
      <w:ins w:id="47" w:author="Author">
        <w:r w:rsidRPr="00D9620B">
          <w:rPr>
            <w:rFonts w:ascii="Trebuchet MS" w:hAnsi="Trebuchet MS"/>
            <w:noProof/>
            <w:sz w:val="24"/>
          </w:rPr>
          <w:t>if someone</w:t>
        </w:r>
        <w:r w:rsidRPr="00D9620B">
          <w:rPr>
            <w:rStyle w:val="FootnoteReference"/>
            <w:rFonts w:ascii="Trebuchet MS" w:hAnsi="Trebuchet MS"/>
            <w:noProof/>
          </w:rPr>
          <w:footnoteReference w:id="4"/>
        </w:r>
        <w:r w:rsidRPr="00D9620B">
          <w:rPr>
            <w:rFonts w:ascii="Trebuchet MS" w:hAnsi="Trebuchet MS"/>
            <w:noProof/>
            <w:sz w:val="24"/>
          </w:rPr>
          <w:t xml:space="preserve"> rashly</w:t>
        </w:r>
      </w:ins>
      <w:r w:rsidRPr="00D9620B">
        <w:rPr>
          <w:rFonts w:ascii="Trebuchet MS" w:hAnsi="Trebuchet MS"/>
          <w:noProof/>
          <w:sz w:val="24"/>
        </w:rPr>
        <w:t xml:space="preserve"> swears to </w:t>
      </w:r>
      <w:del w:id="50" w:author="Author">
        <w:r w:rsidRPr="00D9620B">
          <w:rPr>
            <w:rFonts w:ascii="Trebuchet MS" w:hAnsi="Trebuchet MS"/>
            <w:noProof/>
            <w:sz w:val="24"/>
          </w:rPr>
          <w:delText xml:space="preserve">the extent of speaking thoughtlessly with his lips to </w:delText>
        </w:r>
      </w:del>
      <w:r w:rsidRPr="00D9620B">
        <w:rPr>
          <w:rFonts w:ascii="Trebuchet MS" w:hAnsi="Trebuchet MS"/>
          <w:noProof/>
          <w:sz w:val="24"/>
        </w:rPr>
        <w:t xml:space="preserve">do </w:t>
      </w:r>
      <w:del w:id="51" w:author="Author">
        <w:r w:rsidRPr="00D9620B">
          <w:rPr>
            <w:rFonts w:ascii="Trebuchet MS" w:hAnsi="Trebuchet MS"/>
            <w:noProof/>
            <w:sz w:val="24"/>
          </w:rPr>
          <w:delText xml:space="preserve">evil </w:delText>
        </w:r>
      </w:del>
      <w:ins w:id="52" w:author="Author">
        <w:r w:rsidRPr="00D9620B">
          <w:rPr>
            <w:rFonts w:ascii="Trebuchet MS" w:hAnsi="Trebuchet MS"/>
            <w:noProof/>
            <w:sz w:val="24"/>
          </w:rPr>
          <w:t xml:space="preserve">something—whether it is to do good </w:t>
        </w:r>
      </w:ins>
      <w:r w:rsidRPr="00D9620B">
        <w:rPr>
          <w:rFonts w:ascii="Trebuchet MS" w:hAnsi="Trebuchet MS"/>
          <w:noProof/>
          <w:sz w:val="24"/>
        </w:rPr>
        <w:t xml:space="preserve">or to do </w:t>
      </w:r>
      <w:del w:id="53" w:author="Author">
        <w:r w:rsidRPr="00D9620B">
          <w:rPr>
            <w:rFonts w:ascii="Trebuchet MS" w:hAnsi="Trebuchet MS"/>
            <w:noProof/>
            <w:sz w:val="24"/>
          </w:rPr>
          <w:delText xml:space="preserve">good as respects anything at all that the man might speak thoughtlessly in a sworn statement, although it had been hidden from him, </w:delText>
        </w:r>
      </w:del>
      <w:ins w:id="54" w:author="Author">
        <w:r w:rsidRPr="00D9620B">
          <w:rPr>
            <w:rFonts w:ascii="Trebuchet MS" w:hAnsi="Trebuchet MS"/>
            <w:noProof/>
            <w:sz w:val="24"/>
          </w:rPr>
          <w:t>evil, no matter what it may be—</w:t>
        </w:r>
      </w:ins>
      <w:r w:rsidRPr="00D9620B">
        <w:rPr>
          <w:rFonts w:ascii="Trebuchet MS" w:hAnsi="Trebuchet MS"/>
          <w:noProof/>
          <w:sz w:val="24"/>
        </w:rPr>
        <w:t xml:space="preserve">and </w:t>
      </w:r>
      <w:del w:id="55" w:author="Author">
        <w:r w:rsidRPr="00D9620B">
          <w:rPr>
            <w:rFonts w:ascii="Trebuchet MS" w:hAnsi="Trebuchet MS"/>
            <w:noProof/>
            <w:sz w:val="24"/>
          </w:rPr>
          <w:delText xml:space="preserve">yet </w:delText>
        </w:r>
      </w:del>
      <w:r w:rsidRPr="00D9620B">
        <w:rPr>
          <w:rFonts w:ascii="Trebuchet MS" w:hAnsi="Trebuchet MS"/>
          <w:noProof/>
          <w:sz w:val="24"/>
        </w:rPr>
        <w:t xml:space="preserve">he </w:t>
      </w:r>
      <w:del w:id="56" w:author="Author">
        <w:r w:rsidRPr="00D9620B">
          <w:rPr>
            <w:rFonts w:ascii="Trebuchet MS" w:hAnsi="Trebuchet MS"/>
            <w:noProof/>
            <w:sz w:val="24"/>
          </w:rPr>
          <w:delText>himself has come to know</w:delText>
        </w:r>
      </w:del>
      <w:ins w:id="57" w:author="Author">
        <w:r w:rsidRPr="00D9620B">
          <w:rPr>
            <w:rFonts w:ascii="Trebuchet MS" w:hAnsi="Trebuchet MS"/>
            <w:noProof/>
            <w:sz w:val="24"/>
          </w:rPr>
          <w:t>was unaware of</w:t>
        </w:r>
      </w:ins>
      <w:r w:rsidRPr="00D9620B">
        <w:rPr>
          <w:rFonts w:ascii="Trebuchet MS" w:hAnsi="Trebuchet MS"/>
          <w:noProof/>
          <w:sz w:val="24"/>
        </w:rPr>
        <w:t xml:space="preserve"> it,</w:t>
      </w:r>
      <w:ins w:id="58" w:author="Author">
        <w:r w:rsidRPr="00D9620B">
          <w:rPr>
            <w:rFonts w:ascii="Trebuchet MS" w:hAnsi="Trebuchet MS"/>
            <w:noProof/>
            <w:sz w:val="24"/>
          </w:rPr>
          <w:t xml:space="preserve"> but</w:t>
        </w:r>
      </w:ins>
      <w:r w:rsidRPr="00D9620B">
        <w:rPr>
          <w:rFonts w:ascii="Trebuchet MS" w:hAnsi="Trebuchet MS"/>
          <w:noProof/>
          <w:sz w:val="24"/>
        </w:rPr>
        <w:t xml:space="preserve"> then he </w:t>
      </w:r>
      <w:del w:id="59" w:author="Author">
        <w:r w:rsidRPr="00D9620B">
          <w:rPr>
            <w:rFonts w:ascii="Trebuchet MS" w:hAnsi="Trebuchet MS"/>
            <w:noProof/>
            <w:sz w:val="24"/>
          </w:rPr>
          <w:delText>has become</w:delText>
        </w:r>
      </w:del>
      <w:ins w:id="60" w:author="Author">
        <w:r w:rsidRPr="00D9620B">
          <w:rPr>
            <w:rFonts w:ascii="Trebuchet MS" w:hAnsi="Trebuchet MS"/>
            <w:noProof/>
            <w:sz w:val="24"/>
          </w:rPr>
          <w:t>realizes that he has sworn rashly, he becomes</w:t>
        </w:r>
      </w:ins>
      <w:r w:rsidRPr="00D9620B">
        <w:rPr>
          <w:rFonts w:ascii="Trebuchet MS" w:hAnsi="Trebuchet MS"/>
          <w:noProof/>
          <w:sz w:val="24"/>
        </w:rPr>
        <w:t xml:space="preserve"> guilty</w:t>
      </w:r>
      <w:del w:id="61" w:author="Author">
        <w:r w:rsidRPr="00D9620B">
          <w:rPr>
            <w:rFonts w:ascii="Trebuchet MS" w:hAnsi="Trebuchet MS"/>
            <w:noProof/>
            <w:sz w:val="24"/>
          </w:rPr>
          <w:delText xml:space="preserve"> as respects one of these things</w:delText>
        </w:r>
      </w:del>
      <w:r w:rsidRPr="00D9620B">
        <w:rPr>
          <w:rFonts w:ascii="Trebuchet MS" w:hAnsi="Trebuchet MS"/>
          <w:noProof/>
          <w:sz w:val="24"/>
        </w:rPr>
        <w:t>.</w:t>
      </w:r>
      <w:ins w:id="62" w:author="Author">
        <w:r w:rsidRPr="00D9620B">
          <w:rPr>
            <w:rStyle w:val="FootnoteReference"/>
            <w:rFonts w:ascii="Trebuchet MS" w:hAnsi="Trebuchet MS"/>
            <w:noProof/>
          </w:rPr>
          <w:footnoteReference w:id="5"/>
        </w:r>
      </w:ins>
    </w:p>
    <w:p w:rsidR="00B6015C" w:rsidRPr="00D9620B" w:rsidRDefault="00B6015C" w:rsidP="00B6015C">
      <w:pPr>
        <w:rPr>
          <w:rFonts w:ascii="Trebuchet MS" w:hAnsi="Trebuchet MS"/>
          <w:noProof/>
          <w:sz w:val="24"/>
        </w:rPr>
      </w:pPr>
      <w:r w:rsidRPr="00D9620B">
        <w:rPr>
          <w:rFonts w:ascii="Trebuchet MS" w:hAnsi="Trebuchet MS"/>
          <w:b/>
          <w:sz w:val="24"/>
        </w:rPr>
        <w:t xml:space="preserve">5:5 </w:t>
      </w:r>
      <w:r w:rsidRPr="00D9620B">
        <w:rPr>
          <w:rFonts w:ascii="Trebuchet MS" w:hAnsi="Trebuchet MS"/>
          <w:noProof/>
          <w:sz w:val="24"/>
        </w:rPr>
        <w:t>“‘</w:t>
      </w:r>
      <w:del w:id="65" w:author="Author">
        <w:r w:rsidRPr="00D9620B">
          <w:rPr>
            <w:rFonts w:ascii="Trebuchet MS" w:hAnsi="Trebuchet MS"/>
            <w:noProof/>
            <w:sz w:val="24"/>
          </w:rPr>
          <w:delText>And it must occur that in case</w:delText>
        </w:r>
      </w:del>
      <w:ins w:id="66" w:author="Author">
        <w:r w:rsidRPr="00D9620B">
          <w:rPr>
            <w:rFonts w:ascii="Trebuchet MS" w:hAnsi="Trebuchet MS"/>
            <w:noProof/>
            <w:sz w:val="24"/>
          </w:rPr>
          <w:t>If</w:t>
        </w:r>
      </w:ins>
      <w:r w:rsidRPr="00D9620B">
        <w:rPr>
          <w:rFonts w:ascii="Trebuchet MS" w:hAnsi="Trebuchet MS"/>
          <w:noProof/>
          <w:sz w:val="24"/>
        </w:rPr>
        <w:t xml:space="preserve"> he becomes guilty as respects one of these things, then he must confess in what way he has sinned. </w:t>
      </w:r>
      <w:r w:rsidRPr="00D9620B">
        <w:rPr>
          <w:rFonts w:ascii="Trebuchet MS" w:hAnsi="Trebuchet MS"/>
          <w:b/>
          <w:noProof/>
          <w:sz w:val="24"/>
        </w:rPr>
        <w:t xml:space="preserve">5:6 </w:t>
      </w:r>
      <w:del w:id="67" w:author="Author">
        <w:r w:rsidRPr="00D9620B">
          <w:rPr>
            <w:rFonts w:ascii="Trebuchet MS" w:hAnsi="Trebuchet MS"/>
            <w:noProof/>
            <w:sz w:val="24"/>
          </w:rPr>
          <w:delText>And he must</w:delText>
        </w:r>
      </w:del>
      <w:ins w:id="68" w:author="Author">
        <w:r w:rsidRPr="00D9620B">
          <w:rPr>
            <w:rFonts w:ascii="Trebuchet MS" w:hAnsi="Trebuchet MS"/>
            <w:noProof/>
            <w:sz w:val="24"/>
          </w:rPr>
          <w:t>He will also</w:t>
        </w:r>
      </w:ins>
      <w:r w:rsidRPr="00D9620B">
        <w:rPr>
          <w:rFonts w:ascii="Trebuchet MS" w:hAnsi="Trebuchet MS"/>
          <w:noProof/>
          <w:sz w:val="24"/>
        </w:rPr>
        <w:t xml:space="preserve"> bring his guilt offering to Jehovah for </w:t>
      </w:r>
      <w:del w:id="69" w:author="Author">
        <w:r w:rsidRPr="00D9620B">
          <w:rPr>
            <w:rFonts w:ascii="Trebuchet MS" w:hAnsi="Trebuchet MS"/>
            <w:noProof/>
            <w:sz w:val="24"/>
          </w:rPr>
          <w:delText>his</w:delText>
        </w:r>
      </w:del>
      <w:ins w:id="70" w:author="Author">
        <w:r w:rsidRPr="00D9620B">
          <w:rPr>
            <w:rFonts w:ascii="Trebuchet MS" w:hAnsi="Trebuchet MS"/>
            <w:noProof/>
            <w:sz w:val="24"/>
          </w:rPr>
          <w:t>the</w:t>
        </w:r>
      </w:ins>
      <w:r w:rsidRPr="00D9620B">
        <w:rPr>
          <w:rFonts w:ascii="Trebuchet MS" w:hAnsi="Trebuchet MS"/>
          <w:noProof/>
          <w:sz w:val="24"/>
        </w:rPr>
        <w:t xml:space="preserve"> sin that he </w:t>
      </w:r>
      <w:del w:id="71" w:author="Author">
        <w:r w:rsidRPr="00D9620B">
          <w:rPr>
            <w:rFonts w:ascii="Trebuchet MS" w:hAnsi="Trebuchet MS"/>
            <w:noProof/>
            <w:sz w:val="24"/>
          </w:rPr>
          <w:delText xml:space="preserve">has </w:delText>
        </w:r>
      </w:del>
      <w:r w:rsidRPr="00D9620B">
        <w:rPr>
          <w:rFonts w:ascii="Trebuchet MS" w:hAnsi="Trebuchet MS"/>
          <w:noProof/>
          <w:sz w:val="24"/>
        </w:rPr>
        <w:t xml:space="preserve">committed, </w:t>
      </w:r>
      <w:r w:rsidRPr="00D9620B">
        <w:rPr>
          <w:rFonts w:ascii="Trebuchet MS" w:hAnsi="Trebuchet MS"/>
          <w:noProof/>
          <w:sz w:val="24"/>
        </w:rPr>
        <w:lastRenderedPageBreak/>
        <w:t xml:space="preserve">namely, a female from the flock, </w:t>
      </w:r>
      <w:ins w:id="72" w:author="Author">
        <w:r w:rsidRPr="00D9620B">
          <w:rPr>
            <w:rFonts w:ascii="Trebuchet MS" w:hAnsi="Trebuchet MS"/>
            <w:noProof/>
            <w:sz w:val="24"/>
          </w:rPr>
          <w:t xml:space="preserve">either </w:t>
        </w:r>
      </w:ins>
      <w:r w:rsidRPr="00D9620B">
        <w:rPr>
          <w:rFonts w:ascii="Trebuchet MS" w:hAnsi="Trebuchet MS"/>
          <w:noProof/>
          <w:sz w:val="24"/>
        </w:rPr>
        <w:t xml:space="preserve">a female lamb or a </w:t>
      </w:r>
      <w:ins w:id="73" w:author="Author">
        <w:r w:rsidRPr="00D9620B">
          <w:rPr>
            <w:rFonts w:ascii="Trebuchet MS" w:hAnsi="Trebuchet MS"/>
            <w:noProof/>
            <w:sz w:val="24"/>
          </w:rPr>
          <w:t xml:space="preserve">young </w:t>
        </w:r>
      </w:ins>
      <w:r w:rsidRPr="00D9620B">
        <w:rPr>
          <w:rFonts w:ascii="Trebuchet MS" w:hAnsi="Trebuchet MS"/>
          <w:noProof/>
          <w:sz w:val="24"/>
        </w:rPr>
        <w:t xml:space="preserve">female </w:t>
      </w:r>
      <w:del w:id="74" w:author="Author">
        <w:r w:rsidRPr="00D9620B">
          <w:rPr>
            <w:rFonts w:ascii="Trebuchet MS" w:hAnsi="Trebuchet MS"/>
            <w:noProof/>
            <w:sz w:val="24"/>
          </w:rPr>
          <w:delText>kid of the goats</w:delText>
        </w:r>
      </w:del>
      <w:ins w:id="75" w:author="Author">
        <w:r w:rsidRPr="00D9620B">
          <w:rPr>
            <w:rFonts w:ascii="Trebuchet MS" w:hAnsi="Trebuchet MS"/>
            <w:noProof/>
            <w:sz w:val="24"/>
          </w:rPr>
          <w:t>goat</w:t>
        </w:r>
      </w:ins>
      <w:r w:rsidRPr="00D9620B">
        <w:rPr>
          <w:rFonts w:ascii="Trebuchet MS" w:hAnsi="Trebuchet MS"/>
          <w:noProof/>
          <w:sz w:val="24"/>
        </w:rPr>
        <w:t>, for a sin offering</w:t>
      </w:r>
      <w:del w:id="76" w:author="Author">
        <w:r w:rsidRPr="00D9620B">
          <w:rPr>
            <w:rFonts w:ascii="Trebuchet MS" w:hAnsi="Trebuchet MS"/>
            <w:noProof/>
            <w:sz w:val="24"/>
          </w:rPr>
          <w:delText>; and</w:delText>
        </w:r>
      </w:del>
      <w:ins w:id="77" w:author="Author">
        <w:r w:rsidRPr="00D9620B">
          <w:rPr>
            <w:rFonts w:ascii="Trebuchet MS" w:hAnsi="Trebuchet MS"/>
            <w:noProof/>
            <w:sz w:val="24"/>
          </w:rPr>
          <w:t>. Then</w:t>
        </w:r>
      </w:ins>
      <w:r w:rsidRPr="00D9620B">
        <w:rPr>
          <w:rFonts w:ascii="Trebuchet MS" w:hAnsi="Trebuchet MS"/>
          <w:noProof/>
          <w:sz w:val="24"/>
        </w:rPr>
        <w:t xml:space="preserve"> the priest </w:t>
      </w:r>
      <w:del w:id="78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79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make </w:t>
      </w:r>
      <w:del w:id="80" w:author="Author">
        <w:r w:rsidRPr="00D9620B">
          <w:rPr>
            <w:rFonts w:ascii="Trebuchet MS" w:hAnsi="Trebuchet MS"/>
            <w:noProof/>
            <w:sz w:val="24"/>
          </w:rPr>
          <w:delText xml:space="preserve">an </w:delText>
        </w:r>
      </w:del>
      <w:r w:rsidRPr="00D9620B">
        <w:rPr>
          <w:rFonts w:ascii="Trebuchet MS" w:hAnsi="Trebuchet MS"/>
          <w:noProof/>
          <w:sz w:val="24"/>
        </w:rPr>
        <w:t>atonement for him for his sin.</w:t>
      </w:r>
    </w:p>
    <w:p w:rsidR="00B6015C" w:rsidRPr="00D9620B" w:rsidRDefault="00B6015C" w:rsidP="00B6015C">
      <w:pPr>
        <w:rPr>
          <w:rFonts w:ascii="Trebuchet MS" w:hAnsi="Trebuchet MS"/>
          <w:noProof/>
          <w:sz w:val="24"/>
        </w:rPr>
      </w:pPr>
      <w:r w:rsidRPr="00D9620B">
        <w:rPr>
          <w:rFonts w:ascii="Trebuchet MS" w:hAnsi="Trebuchet MS"/>
          <w:b/>
          <w:sz w:val="24"/>
        </w:rPr>
        <w:t xml:space="preserve">5:7 </w:t>
      </w:r>
      <w:r w:rsidRPr="00D9620B">
        <w:rPr>
          <w:rFonts w:ascii="Trebuchet MS" w:hAnsi="Trebuchet MS"/>
          <w:noProof/>
          <w:sz w:val="24"/>
        </w:rPr>
        <w:t xml:space="preserve">“‘If, though, he cannot afford </w:t>
      </w:r>
      <w:del w:id="81" w:author="Author">
        <w:r w:rsidRPr="00D9620B">
          <w:rPr>
            <w:rFonts w:ascii="Trebuchet MS" w:hAnsi="Trebuchet MS"/>
            <w:noProof/>
            <w:sz w:val="24"/>
          </w:rPr>
          <w:delText xml:space="preserve">enough for </w:delText>
        </w:r>
      </w:del>
      <w:r w:rsidRPr="00D9620B">
        <w:rPr>
          <w:rFonts w:ascii="Trebuchet MS" w:hAnsi="Trebuchet MS"/>
          <w:noProof/>
          <w:sz w:val="24"/>
        </w:rPr>
        <w:t xml:space="preserve">a sheep, </w:t>
      </w:r>
      <w:del w:id="82" w:author="Author">
        <w:r w:rsidRPr="00D9620B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D9620B">
        <w:rPr>
          <w:rFonts w:ascii="Trebuchet MS" w:hAnsi="Trebuchet MS"/>
          <w:noProof/>
          <w:sz w:val="24"/>
        </w:rPr>
        <w:t xml:space="preserve">he must bring </w:t>
      </w:r>
      <w:del w:id="83" w:author="Author">
        <w:r w:rsidRPr="00D9620B">
          <w:rPr>
            <w:rFonts w:ascii="Trebuchet MS" w:hAnsi="Trebuchet MS"/>
            <w:noProof/>
            <w:sz w:val="24"/>
          </w:rPr>
          <w:delText>as his guilt offering for the sin that he has committed</w:delText>
        </w:r>
      </w:del>
      <w:ins w:id="84" w:author="Author">
        <w:r w:rsidRPr="00D9620B">
          <w:rPr>
            <w:rFonts w:ascii="Trebuchet MS" w:hAnsi="Trebuchet MS"/>
            <w:noProof/>
            <w:sz w:val="24"/>
          </w:rPr>
          <w:t>to Jehovah</w:t>
        </w:r>
      </w:ins>
      <w:r w:rsidRPr="00D9620B">
        <w:rPr>
          <w:rFonts w:ascii="Trebuchet MS" w:hAnsi="Trebuchet MS"/>
          <w:noProof/>
          <w:sz w:val="24"/>
        </w:rPr>
        <w:t xml:space="preserve"> two turtledoves or two young pigeons </w:t>
      </w:r>
      <w:del w:id="85" w:author="Author">
        <w:r w:rsidRPr="00D9620B">
          <w:rPr>
            <w:rFonts w:ascii="Trebuchet MS" w:hAnsi="Trebuchet MS"/>
            <w:noProof/>
            <w:sz w:val="24"/>
          </w:rPr>
          <w:delText>to Jehovah</w:delText>
        </w:r>
      </w:del>
      <w:ins w:id="86" w:author="Author">
        <w:r w:rsidRPr="00D9620B">
          <w:rPr>
            <w:rFonts w:ascii="Trebuchet MS" w:hAnsi="Trebuchet MS"/>
            <w:noProof/>
            <w:sz w:val="24"/>
          </w:rPr>
          <w:t>as his guilt offering for the sin</w:t>
        </w:r>
      </w:ins>
      <w:r w:rsidRPr="00D9620B">
        <w:rPr>
          <w:rFonts w:ascii="Trebuchet MS" w:hAnsi="Trebuchet MS"/>
          <w:noProof/>
          <w:sz w:val="24"/>
        </w:rPr>
        <w:t xml:space="preserve">, one for a sin offering and one for a burnt offering. </w:t>
      </w:r>
      <w:r w:rsidRPr="00D9620B">
        <w:rPr>
          <w:rFonts w:ascii="Trebuchet MS" w:hAnsi="Trebuchet MS"/>
          <w:b/>
          <w:noProof/>
          <w:sz w:val="24"/>
        </w:rPr>
        <w:t xml:space="preserve">5:8 </w:t>
      </w:r>
      <w:del w:id="87" w:author="Author">
        <w:r w:rsidRPr="00D9620B">
          <w:rPr>
            <w:rFonts w:ascii="Trebuchet MS" w:hAnsi="Trebuchet MS"/>
            <w:noProof/>
            <w:sz w:val="24"/>
          </w:rPr>
          <w:delText>And he must</w:delText>
        </w:r>
      </w:del>
      <w:ins w:id="88" w:author="Author">
        <w:r w:rsidRPr="00D9620B">
          <w:rPr>
            <w:rFonts w:ascii="Trebuchet MS" w:hAnsi="Trebuchet MS"/>
            <w:noProof/>
            <w:sz w:val="24"/>
          </w:rPr>
          <w:t>He is to</w:t>
        </w:r>
      </w:ins>
      <w:r w:rsidRPr="00D9620B">
        <w:rPr>
          <w:rFonts w:ascii="Trebuchet MS" w:hAnsi="Trebuchet MS"/>
          <w:noProof/>
          <w:sz w:val="24"/>
        </w:rPr>
        <w:t xml:space="preserve"> bring them to the priest, who </w:t>
      </w:r>
      <w:del w:id="89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90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present first the one for the sin offering and nip off its head at the front of its neck, </w:t>
      </w:r>
      <w:del w:id="91" w:author="Author">
        <w:r w:rsidRPr="00D9620B">
          <w:rPr>
            <w:rFonts w:ascii="Trebuchet MS" w:hAnsi="Trebuchet MS"/>
            <w:noProof/>
            <w:sz w:val="24"/>
          </w:rPr>
          <w:delText>but he should not sever</w:delText>
        </w:r>
      </w:del>
      <w:ins w:id="92" w:author="Author">
        <w:r w:rsidRPr="00D9620B">
          <w:rPr>
            <w:rFonts w:ascii="Trebuchet MS" w:hAnsi="Trebuchet MS"/>
            <w:noProof/>
            <w:sz w:val="24"/>
          </w:rPr>
          <w:t>without severing</w:t>
        </w:r>
      </w:ins>
      <w:r w:rsidRPr="00D9620B">
        <w:rPr>
          <w:rFonts w:ascii="Trebuchet MS" w:hAnsi="Trebuchet MS"/>
          <w:noProof/>
          <w:sz w:val="24"/>
        </w:rPr>
        <w:t xml:space="preserve"> it. </w:t>
      </w:r>
      <w:r w:rsidRPr="00D9620B">
        <w:rPr>
          <w:rFonts w:ascii="Trebuchet MS" w:hAnsi="Trebuchet MS"/>
          <w:b/>
          <w:noProof/>
          <w:sz w:val="24"/>
        </w:rPr>
        <w:t xml:space="preserve">5:9 </w:t>
      </w:r>
      <w:del w:id="93" w:author="Author">
        <w:r w:rsidRPr="00D9620B">
          <w:rPr>
            <w:rFonts w:ascii="Trebuchet MS" w:hAnsi="Trebuchet MS"/>
            <w:noProof/>
            <w:sz w:val="24"/>
          </w:rPr>
          <w:delText>And he must</w:delText>
        </w:r>
      </w:del>
      <w:ins w:id="94" w:author="Author">
        <w:r w:rsidRPr="00D9620B">
          <w:rPr>
            <w:rFonts w:ascii="Trebuchet MS" w:hAnsi="Trebuchet MS"/>
            <w:noProof/>
            <w:sz w:val="24"/>
          </w:rPr>
          <w:t>He will</w:t>
        </w:r>
      </w:ins>
      <w:r w:rsidRPr="00D9620B">
        <w:rPr>
          <w:rFonts w:ascii="Trebuchet MS" w:hAnsi="Trebuchet MS"/>
          <w:noProof/>
          <w:sz w:val="24"/>
        </w:rPr>
        <w:t xml:space="preserve"> spatter some of the blood of the sin offering </w:t>
      </w:r>
      <w:del w:id="95" w:author="Author">
        <w:r w:rsidRPr="00D9620B">
          <w:rPr>
            <w:rFonts w:ascii="Trebuchet MS" w:hAnsi="Trebuchet MS"/>
            <w:noProof/>
            <w:sz w:val="24"/>
          </w:rPr>
          <w:delText>upon</w:delText>
        </w:r>
      </w:del>
      <w:ins w:id="96" w:author="Author">
        <w:r w:rsidRPr="00D9620B">
          <w:rPr>
            <w:rFonts w:ascii="Trebuchet MS" w:hAnsi="Trebuchet MS"/>
            <w:noProof/>
            <w:sz w:val="24"/>
          </w:rPr>
          <w:t>on</w:t>
        </w:r>
      </w:ins>
      <w:r w:rsidRPr="00D9620B">
        <w:rPr>
          <w:rFonts w:ascii="Trebuchet MS" w:hAnsi="Trebuchet MS"/>
          <w:noProof/>
          <w:sz w:val="24"/>
        </w:rPr>
        <w:t xml:space="preserve"> the side of the altar, but the remainder of the blood will be drained out at the base of the altar. It is a sin offering. </w:t>
      </w:r>
      <w:r w:rsidRPr="00D9620B">
        <w:rPr>
          <w:rFonts w:ascii="Trebuchet MS" w:hAnsi="Trebuchet MS"/>
          <w:b/>
          <w:noProof/>
          <w:sz w:val="24"/>
        </w:rPr>
        <w:t xml:space="preserve">5:10 </w:t>
      </w:r>
      <w:del w:id="97" w:author="Author">
        <w:r w:rsidRPr="00D9620B">
          <w:rPr>
            <w:rFonts w:ascii="Trebuchet MS" w:hAnsi="Trebuchet MS"/>
            <w:noProof/>
            <w:sz w:val="24"/>
          </w:rPr>
          <w:delText xml:space="preserve">And </w:delText>
        </w:r>
      </w:del>
      <w:ins w:id="98" w:author="Author">
        <w:r w:rsidRPr="00D9620B">
          <w:rPr>
            <w:rFonts w:ascii="Trebuchet MS" w:hAnsi="Trebuchet MS"/>
            <w:noProof/>
            <w:sz w:val="24"/>
          </w:rPr>
          <w:t xml:space="preserve">He will handle </w:t>
        </w:r>
      </w:ins>
      <w:r w:rsidRPr="00D9620B">
        <w:rPr>
          <w:rFonts w:ascii="Trebuchet MS" w:hAnsi="Trebuchet MS"/>
          <w:noProof/>
          <w:sz w:val="24"/>
        </w:rPr>
        <w:t xml:space="preserve">the other one </w:t>
      </w:r>
      <w:del w:id="99" w:author="Author">
        <w:r w:rsidRPr="00D9620B">
          <w:rPr>
            <w:rFonts w:ascii="Trebuchet MS" w:hAnsi="Trebuchet MS"/>
            <w:noProof/>
            <w:sz w:val="24"/>
          </w:rPr>
          <w:delText xml:space="preserve">he will handle </w:delText>
        </w:r>
      </w:del>
      <w:r w:rsidRPr="00D9620B">
        <w:rPr>
          <w:rFonts w:ascii="Trebuchet MS" w:hAnsi="Trebuchet MS"/>
          <w:noProof/>
          <w:sz w:val="24"/>
        </w:rPr>
        <w:t xml:space="preserve">as a burnt offering according to the regular procedure; and the priest </w:t>
      </w:r>
      <w:del w:id="100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101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make </w:t>
      </w:r>
      <w:del w:id="102" w:author="Author">
        <w:r w:rsidRPr="00D9620B">
          <w:rPr>
            <w:rFonts w:ascii="Trebuchet MS" w:hAnsi="Trebuchet MS"/>
            <w:noProof/>
            <w:sz w:val="24"/>
          </w:rPr>
          <w:delText xml:space="preserve">an </w:delText>
        </w:r>
      </w:del>
      <w:r w:rsidRPr="00D9620B">
        <w:rPr>
          <w:rFonts w:ascii="Trebuchet MS" w:hAnsi="Trebuchet MS"/>
          <w:noProof/>
          <w:sz w:val="24"/>
        </w:rPr>
        <w:t xml:space="preserve">atonement for him for </w:t>
      </w:r>
      <w:del w:id="103" w:author="Author">
        <w:r w:rsidRPr="00D9620B">
          <w:rPr>
            <w:rFonts w:ascii="Trebuchet MS" w:hAnsi="Trebuchet MS"/>
            <w:noProof/>
            <w:sz w:val="24"/>
          </w:rPr>
          <w:delText>his</w:delText>
        </w:r>
      </w:del>
      <w:ins w:id="104" w:author="Author">
        <w:r w:rsidRPr="00D9620B">
          <w:rPr>
            <w:rFonts w:ascii="Trebuchet MS" w:hAnsi="Trebuchet MS"/>
            <w:noProof/>
            <w:sz w:val="24"/>
          </w:rPr>
          <w:t>the</w:t>
        </w:r>
      </w:ins>
      <w:r w:rsidRPr="00D9620B">
        <w:rPr>
          <w:rFonts w:ascii="Trebuchet MS" w:hAnsi="Trebuchet MS"/>
          <w:noProof/>
          <w:sz w:val="24"/>
        </w:rPr>
        <w:t xml:space="preserve"> sin that he has committed, and </w:t>
      </w:r>
      <w:del w:id="105" w:author="Author">
        <w:r w:rsidRPr="00D9620B">
          <w:rPr>
            <w:rFonts w:ascii="Trebuchet MS" w:hAnsi="Trebuchet MS"/>
            <w:noProof/>
            <w:sz w:val="24"/>
          </w:rPr>
          <w:delText xml:space="preserve">so </w:delText>
        </w:r>
      </w:del>
      <w:r w:rsidRPr="00D9620B">
        <w:rPr>
          <w:rFonts w:ascii="Trebuchet MS" w:hAnsi="Trebuchet MS"/>
          <w:noProof/>
          <w:sz w:val="24"/>
        </w:rPr>
        <w:t xml:space="preserve">it </w:t>
      </w:r>
      <w:del w:id="106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107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be forgiven him.</w:t>
      </w:r>
    </w:p>
    <w:p w:rsidR="00B6015C" w:rsidRPr="00D9620B" w:rsidRDefault="00B6015C" w:rsidP="00B6015C">
      <w:pPr>
        <w:rPr>
          <w:rFonts w:ascii="Trebuchet MS" w:hAnsi="Trebuchet MS"/>
          <w:noProof/>
          <w:sz w:val="24"/>
        </w:rPr>
      </w:pPr>
      <w:r w:rsidRPr="00D9620B">
        <w:rPr>
          <w:rFonts w:ascii="Trebuchet MS" w:hAnsi="Trebuchet MS"/>
          <w:b/>
          <w:sz w:val="24"/>
        </w:rPr>
        <w:t xml:space="preserve">5:11 </w:t>
      </w:r>
      <w:r w:rsidRPr="00D9620B">
        <w:rPr>
          <w:rFonts w:ascii="Trebuchet MS" w:hAnsi="Trebuchet MS"/>
          <w:noProof/>
          <w:sz w:val="24"/>
        </w:rPr>
        <w:t xml:space="preserve">“‘Now if he </w:t>
      </w:r>
      <w:del w:id="108" w:author="Author">
        <w:r w:rsidRPr="00D9620B">
          <w:rPr>
            <w:rFonts w:ascii="Trebuchet MS" w:hAnsi="Trebuchet MS"/>
            <w:noProof/>
            <w:sz w:val="24"/>
          </w:rPr>
          <w:delText>does not have the means for</w:delText>
        </w:r>
      </w:del>
      <w:ins w:id="109" w:author="Author">
        <w:r w:rsidRPr="00D9620B">
          <w:rPr>
            <w:rFonts w:ascii="Trebuchet MS" w:hAnsi="Trebuchet MS"/>
            <w:noProof/>
            <w:sz w:val="24"/>
          </w:rPr>
          <w:t>cannot afford</w:t>
        </w:r>
      </w:ins>
      <w:r w:rsidRPr="00D9620B">
        <w:rPr>
          <w:rFonts w:ascii="Trebuchet MS" w:hAnsi="Trebuchet MS"/>
          <w:noProof/>
          <w:sz w:val="24"/>
        </w:rPr>
        <w:t xml:space="preserve"> two turtledoves or two young pigeons, </w:t>
      </w:r>
      <w:del w:id="110" w:author="Author">
        <w:r w:rsidRPr="00D9620B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D9620B">
        <w:rPr>
          <w:rFonts w:ascii="Trebuchet MS" w:hAnsi="Trebuchet MS"/>
          <w:noProof/>
          <w:sz w:val="24"/>
        </w:rPr>
        <w:t xml:space="preserve">he must bring as his offering for </w:t>
      </w:r>
      <w:del w:id="111" w:author="Author">
        <w:r w:rsidRPr="00D9620B">
          <w:rPr>
            <w:rFonts w:ascii="Trebuchet MS" w:hAnsi="Trebuchet MS"/>
            <w:noProof/>
            <w:sz w:val="24"/>
          </w:rPr>
          <w:delText>the</w:delText>
        </w:r>
      </w:del>
      <w:ins w:id="112" w:author="Author">
        <w:r w:rsidRPr="00D9620B">
          <w:rPr>
            <w:rFonts w:ascii="Trebuchet MS" w:hAnsi="Trebuchet MS"/>
            <w:noProof/>
            <w:sz w:val="24"/>
          </w:rPr>
          <w:t>his</w:t>
        </w:r>
      </w:ins>
      <w:r w:rsidRPr="00D9620B">
        <w:rPr>
          <w:rFonts w:ascii="Trebuchet MS" w:hAnsi="Trebuchet MS"/>
          <w:noProof/>
          <w:sz w:val="24"/>
        </w:rPr>
        <w:t xml:space="preserve"> sin </w:t>
      </w:r>
      <w:del w:id="113" w:author="Author">
        <w:r w:rsidRPr="00D9620B">
          <w:rPr>
            <w:rFonts w:ascii="Trebuchet MS" w:hAnsi="Trebuchet MS"/>
            <w:noProof/>
            <w:sz w:val="24"/>
          </w:rPr>
          <w:delText xml:space="preserve">he has committed the </w:delText>
        </w:r>
      </w:del>
      <w:ins w:id="114" w:author="Author">
        <w:r w:rsidRPr="00D9620B">
          <w:rPr>
            <w:rFonts w:ascii="Trebuchet MS" w:hAnsi="Trebuchet MS"/>
            <w:noProof/>
            <w:sz w:val="24"/>
          </w:rPr>
          <w:t xml:space="preserve">a </w:t>
        </w:r>
      </w:ins>
      <w:r w:rsidRPr="00D9620B">
        <w:rPr>
          <w:rFonts w:ascii="Trebuchet MS" w:hAnsi="Trebuchet MS"/>
          <w:noProof/>
          <w:sz w:val="24"/>
        </w:rPr>
        <w:t>tenth of an e′phah</w:t>
      </w:r>
      <w:ins w:id="115" w:author="Author">
        <w:r w:rsidRPr="00D9620B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D9620B">
        <w:rPr>
          <w:rFonts w:ascii="Trebuchet MS" w:hAnsi="Trebuchet MS"/>
          <w:noProof/>
          <w:sz w:val="24"/>
        </w:rPr>
        <w:t xml:space="preserve"> of fine flour for a sin offering. He </w:t>
      </w:r>
      <w:del w:id="118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119" w:author="Author">
        <w:r w:rsidRPr="00D9620B">
          <w:rPr>
            <w:rFonts w:ascii="Trebuchet MS" w:hAnsi="Trebuchet MS"/>
            <w:noProof/>
            <w:sz w:val="24"/>
          </w:rPr>
          <w:t>should</w:t>
        </w:r>
      </w:ins>
      <w:r w:rsidRPr="00D9620B">
        <w:rPr>
          <w:rFonts w:ascii="Trebuchet MS" w:hAnsi="Trebuchet MS"/>
          <w:noProof/>
          <w:sz w:val="24"/>
        </w:rPr>
        <w:t xml:space="preserve"> not </w:t>
      </w:r>
      <w:del w:id="120" w:author="Author">
        <w:r w:rsidRPr="00D9620B">
          <w:rPr>
            <w:rFonts w:ascii="Trebuchet MS" w:hAnsi="Trebuchet MS"/>
            <w:noProof/>
            <w:sz w:val="24"/>
          </w:rPr>
          <w:delText>put</w:delText>
        </w:r>
      </w:del>
      <w:ins w:id="121" w:author="Author">
        <w:r w:rsidRPr="00D9620B">
          <w:rPr>
            <w:rFonts w:ascii="Trebuchet MS" w:hAnsi="Trebuchet MS"/>
            <w:noProof/>
            <w:sz w:val="24"/>
          </w:rPr>
          <w:t>add</w:t>
        </w:r>
      </w:ins>
      <w:r w:rsidRPr="00D9620B">
        <w:rPr>
          <w:rFonts w:ascii="Trebuchet MS" w:hAnsi="Trebuchet MS"/>
          <w:noProof/>
          <w:sz w:val="24"/>
        </w:rPr>
        <w:t xml:space="preserve"> oil </w:t>
      </w:r>
      <w:del w:id="122" w:author="Author">
        <w:r w:rsidRPr="00D9620B">
          <w:rPr>
            <w:rFonts w:ascii="Trebuchet MS" w:hAnsi="Trebuchet MS"/>
            <w:noProof/>
            <w:sz w:val="24"/>
          </w:rPr>
          <w:delText>upon</w:delText>
        </w:r>
      </w:del>
      <w:ins w:id="123" w:author="Author">
        <w:r w:rsidRPr="00D9620B">
          <w:rPr>
            <w:rFonts w:ascii="Trebuchet MS" w:hAnsi="Trebuchet MS"/>
            <w:noProof/>
            <w:sz w:val="24"/>
          </w:rPr>
          <w:t>to</w:t>
        </w:r>
      </w:ins>
      <w:r w:rsidRPr="00D9620B">
        <w:rPr>
          <w:rFonts w:ascii="Trebuchet MS" w:hAnsi="Trebuchet MS"/>
          <w:noProof/>
          <w:sz w:val="24"/>
        </w:rPr>
        <w:t xml:space="preserve"> it </w:t>
      </w:r>
      <w:del w:id="124" w:author="Author">
        <w:r w:rsidRPr="00D9620B">
          <w:rPr>
            <w:rFonts w:ascii="Trebuchet MS" w:hAnsi="Trebuchet MS"/>
            <w:noProof/>
            <w:sz w:val="24"/>
          </w:rPr>
          <w:delText>and he must not</w:delText>
        </w:r>
      </w:del>
      <w:ins w:id="125" w:author="Author">
        <w:r w:rsidRPr="00D9620B">
          <w:rPr>
            <w:rFonts w:ascii="Trebuchet MS" w:hAnsi="Trebuchet MS"/>
            <w:noProof/>
            <w:sz w:val="24"/>
          </w:rPr>
          <w:t>or</w:t>
        </w:r>
      </w:ins>
      <w:r w:rsidRPr="00D9620B">
        <w:rPr>
          <w:rFonts w:ascii="Trebuchet MS" w:hAnsi="Trebuchet MS"/>
          <w:noProof/>
          <w:sz w:val="24"/>
        </w:rPr>
        <w:t xml:space="preserve"> place frankincense </w:t>
      </w:r>
      <w:del w:id="126" w:author="Author">
        <w:r w:rsidRPr="00D9620B">
          <w:rPr>
            <w:rFonts w:ascii="Trebuchet MS" w:hAnsi="Trebuchet MS"/>
            <w:noProof/>
            <w:sz w:val="24"/>
          </w:rPr>
          <w:delText>upon</w:delText>
        </w:r>
      </w:del>
      <w:ins w:id="127" w:author="Author">
        <w:r w:rsidRPr="00D9620B">
          <w:rPr>
            <w:rFonts w:ascii="Trebuchet MS" w:hAnsi="Trebuchet MS"/>
            <w:noProof/>
            <w:sz w:val="24"/>
          </w:rPr>
          <w:t>on</w:t>
        </w:r>
      </w:ins>
      <w:r w:rsidRPr="00D9620B">
        <w:rPr>
          <w:rFonts w:ascii="Trebuchet MS" w:hAnsi="Trebuchet MS"/>
          <w:noProof/>
          <w:sz w:val="24"/>
        </w:rPr>
        <w:t xml:space="preserve"> it, for it is a sin offering. </w:t>
      </w:r>
      <w:r w:rsidRPr="00D9620B">
        <w:rPr>
          <w:rFonts w:ascii="Trebuchet MS" w:hAnsi="Trebuchet MS"/>
          <w:b/>
          <w:noProof/>
          <w:sz w:val="24"/>
        </w:rPr>
        <w:t xml:space="preserve">5:12 </w:t>
      </w:r>
      <w:del w:id="128" w:author="Author">
        <w:r w:rsidRPr="00D9620B">
          <w:rPr>
            <w:rFonts w:ascii="Trebuchet MS" w:hAnsi="Trebuchet MS"/>
            <w:noProof/>
            <w:sz w:val="24"/>
          </w:rPr>
          <w:delText>And he must</w:delText>
        </w:r>
      </w:del>
      <w:ins w:id="129" w:author="Author">
        <w:r w:rsidRPr="00D9620B">
          <w:rPr>
            <w:rFonts w:ascii="Trebuchet MS" w:hAnsi="Trebuchet MS"/>
            <w:noProof/>
            <w:sz w:val="24"/>
          </w:rPr>
          <w:t>He will</w:t>
        </w:r>
      </w:ins>
      <w:r w:rsidRPr="00D9620B">
        <w:rPr>
          <w:rFonts w:ascii="Trebuchet MS" w:hAnsi="Trebuchet MS"/>
          <w:noProof/>
          <w:sz w:val="24"/>
        </w:rPr>
        <w:t xml:space="preserve"> bring it to the priest, and the priest </w:t>
      </w:r>
      <w:del w:id="130" w:author="Author">
        <w:r w:rsidRPr="00D9620B">
          <w:rPr>
            <w:rFonts w:ascii="Trebuchet MS" w:hAnsi="Trebuchet MS"/>
            <w:noProof/>
            <w:sz w:val="24"/>
          </w:rPr>
          <w:delText>must grasp</w:delText>
        </w:r>
      </w:del>
      <w:ins w:id="131" w:author="Author">
        <w:r w:rsidRPr="00D9620B">
          <w:rPr>
            <w:rFonts w:ascii="Trebuchet MS" w:hAnsi="Trebuchet MS"/>
            <w:noProof/>
            <w:sz w:val="24"/>
          </w:rPr>
          <w:t>will take</w:t>
        </w:r>
      </w:ins>
      <w:r w:rsidRPr="00D9620B">
        <w:rPr>
          <w:rFonts w:ascii="Trebuchet MS" w:hAnsi="Trebuchet MS"/>
          <w:noProof/>
          <w:sz w:val="24"/>
        </w:rPr>
        <w:t xml:space="preserve"> from it his handful as a </w:t>
      </w:r>
      <w:del w:id="132" w:author="Author">
        <w:r w:rsidRPr="00D9620B">
          <w:rPr>
            <w:rFonts w:ascii="Trebuchet MS" w:hAnsi="Trebuchet MS"/>
            <w:noProof/>
            <w:sz w:val="24"/>
          </w:rPr>
          <w:delText>remembrancer of it</w:delText>
        </w:r>
      </w:del>
      <w:ins w:id="133" w:author="Author">
        <w:r w:rsidRPr="00D9620B">
          <w:rPr>
            <w:rFonts w:ascii="Trebuchet MS" w:hAnsi="Trebuchet MS"/>
            <w:noProof/>
            <w:sz w:val="24"/>
          </w:rPr>
          <w:t>token offering</w:t>
        </w:r>
        <w:r w:rsidRPr="00D9620B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D9620B">
        <w:rPr>
          <w:rFonts w:ascii="Trebuchet MS" w:hAnsi="Trebuchet MS"/>
          <w:noProof/>
          <w:sz w:val="24"/>
        </w:rPr>
        <w:t xml:space="preserve"> and </w:t>
      </w:r>
      <w:del w:id="136" w:author="Author">
        <w:r w:rsidRPr="00D9620B">
          <w:rPr>
            <w:rFonts w:ascii="Trebuchet MS" w:hAnsi="Trebuchet MS"/>
            <w:noProof/>
            <w:sz w:val="24"/>
          </w:rPr>
          <w:delText xml:space="preserve">must </w:delText>
        </w:r>
      </w:del>
      <w:r w:rsidRPr="00D9620B">
        <w:rPr>
          <w:rFonts w:ascii="Trebuchet MS" w:hAnsi="Trebuchet MS"/>
          <w:noProof/>
          <w:sz w:val="24"/>
        </w:rPr>
        <w:t xml:space="preserve">make it smoke on the altar </w:t>
      </w:r>
      <w:del w:id="137" w:author="Author">
        <w:r w:rsidRPr="00D9620B">
          <w:rPr>
            <w:rFonts w:ascii="Trebuchet MS" w:hAnsi="Trebuchet MS"/>
            <w:noProof/>
            <w:sz w:val="24"/>
          </w:rPr>
          <w:delText>upon</w:delText>
        </w:r>
      </w:del>
      <w:ins w:id="138" w:author="Author">
        <w:r w:rsidRPr="00D9620B">
          <w:rPr>
            <w:rFonts w:ascii="Trebuchet MS" w:hAnsi="Trebuchet MS"/>
            <w:noProof/>
            <w:sz w:val="24"/>
          </w:rPr>
          <w:t>on top of</w:t>
        </w:r>
      </w:ins>
      <w:r w:rsidRPr="00D9620B">
        <w:rPr>
          <w:rFonts w:ascii="Trebuchet MS" w:hAnsi="Trebuchet MS"/>
          <w:noProof/>
          <w:sz w:val="24"/>
        </w:rPr>
        <w:t xml:space="preserve"> Jehovah’s offerings made by fire. It is a sin offering. </w:t>
      </w:r>
      <w:r w:rsidRPr="00D9620B">
        <w:rPr>
          <w:rFonts w:ascii="Trebuchet MS" w:hAnsi="Trebuchet MS"/>
          <w:b/>
          <w:noProof/>
          <w:sz w:val="24"/>
        </w:rPr>
        <w:t xml:space="preserve">5:13 </w:t>
      </w:r>
      <w:del w:id="139" w:author="Author">
        <w:r w:rsidRPr="00D9620B">
          <w:rPr>
            <w:rFonts w:ascii="Trebuchet MS" w:hAnsi="Trebuchet MS"/>
            <w:noProof/>
            <w:sz w:val="24"/>
          </w:rPr>
          <w:delText>And the</w:delText>
        </w:r>
      </w:del>
      <w:ins w:id="140" w:author="Author">
        <w:r w:rsidRPr="00D9620B">
          <w:rPr>
            <w:rFonts w:ascii="Trebuchet MS" w:hAnsi="Trebuchet MS"/>
            <w:noProof/>
            <w:sz w:val="24"/>
          </w:rPr>
          <w:t>The</w:t>
        </w:r>
      </w:ins>
      <w:r w:rsidRPr="00D9620B">
        <w:rPr>
          <w:rFonts w:ascii="Trebuchet MS" w:hAnsi="Trebuchet MS"/>
          <w:noProof/>
          <w:sz w:val="24"/>
        </w:rPr>
        <w:t xml:space="preserve"> priest </w:t>
      </w:r>
      <w:del w:id="141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142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make </w:t>
      </w:r>
      <w:del w:id="143" w:author="Author">
        <w:r w:rsidRPr="00D9620B">
          <w:rPr>
            <w:rFonts w:ascii="Trebuchet MS" w:hAnsi="Trebuchet MS"/>
            <w:noProof/>
            <w:sz w:val="24"/>
          </w:rPr>
          <w:delText xml:space="preserve">an </w:delText>
        </w:r>
      </w:del>
      <w:r w:rsidRPr="00D9620B">
        <w:rPr>
          <w:rFonts w:ascii="Trebuchet MS" w:hAnsi="Trebuchet MS"/>
          <w:noProof/>
          <w:sz w:val="24"/>
        </w:rPr>
        <w:t xml:space="preserve">atonement for him for </w:t>
      </w:r>
      <w:del w:id="144" w:author="Author">
        <w:r w:rsidRPr="00D9620B">
          <w:rPr>
            <w:rFonts w:ascii="Trebuchet MS" w:hAnsi="Trebuchet MS"/>
            <w:noProof/>
            <w:sz w:val="24"/>
          </w:rPr>
          <w:delText>his</w:delText>
        </w:r>
      </w:del>
      <w:ins w:id="145" w:author="Author">
        <w:r w:rsidRPr="00D9620B">
          <w:rPr>
            <w:rFonts w:ascii="Trebuchet MS" w:hAnsi="Trebuchet MS"/>
            <w:noProof/>
            <w:sz w:val="24"/>
          </w:rPr>
          <w:t>the</w:t>
        </w:r>
      </w:ins>
      <w:r w:rsidRPr="00D9620B">
        <w:rPr>
          <w:rFonts w:ascii="Trebuchet MS" w:hAnsi="Trebuchet MS"/>
          <w:noProof/>
          <w:sz w:val="24"/>
        </w:rPr>
        <w:t xml:space="preserve"> sin that he has committed, any one of these sins, and </w:t>
      </w:r>
      <w:del w:id="146" w:author="Author">
        <w:r w:rsidRPr="00D9620B">
          <w:rPr>
            <w:rFonts w:ascii="Trebuchet MS" w:hAnsi="Trebuchet MS"/>
            <w:noProof/>
            <w:sz w:val="24"/>
          </w:rPr>
          <w:delText xml:space="preserve">so </w:delText>
        </w:r>
      </w:del>
      <w:r w:rsidRPr="00D9620B">
        <w:rPr>
          <w:rFonts w:ascii="Trebuchet MS" w:hAnsi="Trebuchet MS"/>
          <w:noProof/>
          <w:sz w:val="24"/>
        </w:rPr>
        <w:t xml:space="preserve">it </w:t>
      </w:r>
      <w:del w:id="147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148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be forgiven him</w:t>
      </w:r>
      <w:del w:id="149" w:author="Author">
        <w:r w:rsidRPr="00D9620B">
          <w:rPr>
            <w:rFonts w:ascii="Trebuchet MS" w:hAnsi="Trebuchet MS"/>
            <w:noProof/>
            <w:sz w:val="24"/>
          </w:rPr>
          <w:delText>; and it must</w:delText>
        </w:r>
      </w:del>
      <w:ins w:id="150" w:author="Author">
        <w:r w:rsidRPr="00D9620B">
          <w:rPr>
            <w:rFonts w:ascii="Trebuchet MS" w:hAnsi="Trebuchet MS"/>
            <w:noProof/>
            <w:sz w:val="24"/>
          </w:rPr>
          <w:t>. The remainder of the offering will</w:t>
        </w:r>
      </w:ins>
      <w:r w:rsidRPr="00D9620B">
        <w:rPr>
          <w:rFonts w:ascii="Trebuchet MS" w:hAnsi="Trebuchet MS"/>
          <w:noProof/>
          <w:sz w:val="24"/>
        </w:rPr>
        <w:t xml:space="preserve"> become the priest’s</w:t>
      </w:r>
      <w:ins w:id="151" w:author="Author">
        <w:r w:rsidRPr="00D9620B">
          <w:rPr>
            <w:rFonts w:ascii="Trebuchet MS" w:hAnsi="Trebuchet MS"/>
            <w:noProof/>
            <w:sz w:val="24"/>
          </w:rPr>
          <w:t>, just like</w:t>
        </w:r>
      </w:ins>
      <w:r w:rsidRPr="00D9620B">
        <w:rPr>
          <w:rFonts w:ascii="Trebuchet MS" w:hAnsi="Trebuchet MS"/>
          <w:noProof/>
          <w:sz w:val="24"/>
        </w:rPr>
        <w:t xml:space="preserve"> the</w:t>
      </w:r>
      <w:del w:id="152" w:author="Author">
        <w:r w:rsidRPr="00D9620B">
          <w:rPr>
            <w:rFonts w:ascii="Trebuchet MS" w:hAnsi="Trebuchet MS"/>
            <w:noProof/>
            <w:sz w:val="24"/>
          </w:rPr>
          <w:delText xml:space="preserve"> same as a</w:delText>
        </w:r>
      </w:del>
      <w:r w:rsidRPr="00D9620B">
        <w:rPr>
          <w:rFonts w:ascii="Trebuchet MS" w:hAnsi="Trebuchet MS"/>
          <w:noProof/>
          <w:sz w:val="24"/>
        </w:rPr>
        <w:t xml:space="preserve"> grain offering.’”</w:t>
      </w:r>
    </w:p>
    <w:p w:rsidR="00B6015C" w:rsidRPr="00D9620B" w:rsidRDefault="00B6015C" w:rsidP="00B6015C">
      <w:pPr>
        <w:rPr>
          <w:rFonts w:ascii="Trebuchet MS" w:hAnsi="Trebuchet MS"/>
          <w:noProof/>
          <w:sz w:val="24"/>
        </w:rPr>
      </w:pPr>
      <w:r w:rsidRPr="00D9620B">
        <w:rPr>
          <w:rFonts w:ascii="Trebuchet MS" w:hAnsi="Trebuchet MS"/>
          <w:b/>
          <w:sz w:val="24"/>
        </w:rPr>
        <w:t xml:space="preserve">5:14 </w:t>
      </w:r>
      <w:del w:id="153" w:author="Author">
        <w:r w:rsidRPr="00D9620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D9620B">
        <w:rPr>
          <w:rFonts w:ascii="Trebuchet MS" w:hAnsi="Trebuchet MS"/>
          <w:noProof/>
          <w:sz w:val="24"/>
        </w:rPr>
        <w:t xml:space="preserve">Jehovah continued to speak to Moses, saying: </w:t>
      </w:r>
      <w:r w:rsidRPr="00D9620B">
        <w:rPr>
          <w:rFonts w:ascii="Trebuchet MS" w:hAnsi="Trebuchet MS"/>
          <w:b/>
          <w:noProof/>
          <w:sz w:val="24"/>
        </w:rPr>
        <w:t xml:space="preserve">5:15 </w:t>
      </w:r>
      <w:r w:rsidRPr="00D9620B">
        <w:rPr>
          <w:rFonts w:ascii="Trebuchet MS" w:hAnsi="Trebuchet MS"/>
          <w:noProof/>
          <w:sz w:val="24"/>
        </w:rPr>
        <w:t>“</w:t>
      </w:r>
      <w:del w:id="154" w:author="Author">
        <w:r w:rsidRPr="00D9620B">
          <w:rPr>
            <w:rFonts w:ascii="Trebuchet MS" w:hAnsi="Trebuchet MS"/>
            <w:noProof/>
            <w:sz w:val="24"/>
          </w:rPr>
          <w:delText>In case a soul</w:delText>
        </w:r>
      </w:del>
      <w:ins w:id="155" w:author="Author">
        <w:r w:rsidRPr="00D9620B">
          <w:rPr>
            <w:rFonts w:ascii="Trebuchet MS" w:hAnsi="Trebuchet MS"/>
            <w:noProof/>
            <w:sz w:val="24"/>
          </w:rPr>
          <w:t>If someone</w:t>
        </w:r>
        <w:r w:rsidRPr="00D9620B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D9620B">
        <w:rPr>
          <w:rFonts w:ascii="Trebuchet MS" w:hAnsi="Trebuchet MS"/>
          <w:noProof/>
          <w:sz w:val="24"/>
        </w:rPr>
        <w:t xml:space="preserve"> behaves unfaithfully </w:t>
      </w:r>
      <w:del w:id="158" w:author="Author">
        <w:r w:rsidRPr="00D9620B">
          <w:rPr>
            <w:rFonts w:ascii="Trebuchet MS" w:hAnsi="Trebuchet MS"/>
            <w:noProof/>
            <w:sz w:val="24"/>
          </w:rPr>
          <w:delText xml:space="preserve">in that he actually sins </w:delText>
        </w:r>
      </w:del>
      <w:r w:rsidRPr="00D9620B">
        <w:rPr>
          <w:rFonts w:ascii="Trebuchet MS" w:hAnsi="Trebuchet MS"/>
          <w:noProof/>
          <w:sz w:val="24"/>
        </w:rPr>
        <w:t xml:space="preserve">by </w:t>
      </w:r>
      <w:del w:id="159" w:author="Author">
        <w:r w:rsidRPr="00D9620B">
          <w:rPr>
            <w:rFonts w:ascii="Trebuchet MS" w:hAnsi="Trebuchet MS"/>
            <w:noProof/>
            <w:sz w:val="24"/>
          </w:rPr>
          <w:delText>mistake</w:delText>
        </w:r>
      </w:del>
      <w:ins w:id="160" w:author="Author">
        <w:r w:rsidRPr="00D9620B">
          <w:rPr>
            <w:rFonts w:ascii="Trebuchet MS" w:hAnsi="Trebuchet MS"/>
            <w:noProof/>
            <w:sz w:val="24"/>
          </w:rPr>
          <w:t>unintentionally sinning</w:t>
        </w:r>
      </w:ins>
      <w:r w:rsidRPr="00D9620B">
        <w:rPr>
          <w:rFonts w:ascii="Trebuchet MS" w:hAnsi="Trebuchet MS"/>
          <w:noProof/>
          <w:sz w:val="24"/>
        </w:rPr>
        <w:t xml:space="preserve"> against the holy things of Jehovah, </w:t>
      </w:r>
      <w:del w:id="161" w:author="Author">
        <w:r w:rsidRPr="00D9620B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D9620B">
        <w:rPr>
          <w:rFonts w:ascii="Trebuchet MS" w:hAnsi="Trebuchet MS"/>
          <w:noProof/>
          <w:sz w:val="24"/>
        </w:rPr>
        <w:t xml:space="preserve">he </w:t>
      </w:r>
      <w:del w:id="162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163" w:author="Author">
        <w:r w:rsidRPr="00D9620B">
          <w:rPr>
            <w:rFonts w:ascii="Trebuchet MS" w:hAnsi="Trebuchet MS"/>
            <w:noProof/>
            <w:sz w:val="24"/>
          </w:rPr>
          <w:t>is to</w:t>
        </w:r>
      </w:ins>
      <w:r w:rsidRPr="00D9620B">
        <w:rPr>
          <w:rFonts w:ascii="Trebuchet MS" w:hAnsi="Trebuchet MS"/>
          <w:noProof/>
          <w:sz w:val="24"/>
        </w:rPr>
        <w:t xml:space="preserve"> bring </w:t>
      </w:r>
      <w:del w:id="164" w:author="Author">
        <w:r w:rsidRPr="00D9620B">
          <w:rPr>
            <w:rFonts w:ascii="Trebuchet MS" w:hAnsi="Trebuchet MS"/>
            <w:noProof/>
            <w:sz w:val="24"/>
          </w:rPr>
          <w:delText xml:space="preserve">as his guilt offering </w:delText>
        </w:r>
      </w:del>
      <w:r w:rsidRPr="00D9620B">
        <w:rPr>
          <w:rFonts w:ascii="Trebuchet MS" w:hAnsi="Trebuchet MS"/>
          <w:noProof/>
          <w:sz w:val="24"/>
        </w:rPr>
        <w:t>to Jehovah a sound ram from the flock</w:t>
      </w:r>
      <w:del w:id="165" w:author="Author">
        <w:r w:rsidRPr="00D9620B">
          <w:rPr>
            <w:rFonts w:ascii="Trebuchet MS" w:hAnsi="Trebuchet MS"/>
            <w:noProof/>
            <w:sz w:val="24"/>
          </w:rPr>
          <w:delText>, according to the estimated</w:delText>
        </w:r>
      </w:del>
      <w:ins w:id="166" w:author="Author">
        <w:r w:rsidRPr="00D9620B">
          <w:rPr>
            <w:rFonts w:ascii="Trebuchet MS" w:hAnsi="Trebuchet MS"/>
            <w:noProof/>
            <w:sz w:val="24"/>
          </w:rPr>
          <w:t xml:space="preserve"> as a </w:t>
        </w:r>
        <w:r w:rsidRPr="00D9620B">
          <w:rPr>
            <w:rFonts w:ascii="Trebuchet MS" w:hAnsi="Trebuchet MS"/>
            <w:noProof/>
            <w:sz w:val="24"/>
          </w:rPr>
          <w:lastRenderedPageBreak/>
          <w:t>guilt offering; its</w:t>
        </w:r>
      </w:ins>
      <w:r w:rsidRPr="00D9620B">
        <w:rPr>
          <w:rFonts w:ascii="Trebuchet MS" w:hAnsi="Trebuchet MS"/>
          <w:noProof/>
          <w:sz w:val="24"/>
        </w:rPr>
        <w:t xml:space="preserve"> value in silver shekels</w:t>
      </w:r>
      <w:del w:id="167" w:author="Author">
        <w:r w:rsidRPr="00D9620B">
          <w:rPr>
            <w:rFonts w:ascii="Trebuchet MS" w:hAnsi="Trebuchet MS"/>
            <w:noProof/>
            <w:sz w:val="24"/>
          </w:rPr>
          <w:delText>, by the</w:delText>
        </w:r>
      </w:del>
      <w:ins w:id="168" w:author="Author">
        <w:r w:rsidRPr="00D9620B">
          <w:rPr>
            <w:rStyle w:val="FootnoteReference"/>
            <w:rFonts w:ascii="Trebuchet MS" w:hAnsi="Trebuchet MS"/>
            <w:noProof/>
          </w:rPr>
          <w:footnoteReference w:id="9"/>
        </w:r>
        <w:r w:rsidRPr="00D9620B">
          <w:rPr>
            <w:rFonts w:ascii="Trebuchet MS" w:hAnsi="Trebuchet MS"/>
            <w:noProof/>
            <w:sz w:val="24"/>
          </w:rPr>
          <w:t xml:space="preserve"> is set according to the standard</w:t>
        </w:r>
      </w:ins>
      <w:r w:rsidRPr="00D9620B">
        <w:rPr>
          <w:rFonts w:ascii="Trebuchet MS" w:hAnsi="Trebuchet MS"/>
          <w:noProof/>
          <w:sz w:val="24"/>
        </w:rPr>
        <w:t xml:space="preserve"> shekel of the holy place</w:t>
      </w:r>
      <w:del w:id="171" w:author="Author">
        <w:r w:rsidRPr="00D9620B">
          <w:rPr>
            <w:rFonts w:ascii="Trebuchet MS" w:hAnsi="Trebuchet MS"/>
            <w:noProof/>
            <w:sz w:val="24"/>
          </w:rPr>
          <w:delText>, as a guilt offering</w:delText>
        </w:r>
      </w:del>
      <w:r w:rsidRPr="00D9620B">
        <w:rPr>
          <w:rFonts w:ascii="Trebuchet MS" w:hAnsi="Trebuchet MS"/>
          <w:noProof/>
          <w:sz w:val="24"/>
        </w:rPr>
        <w:t>.</w:t>
      </w:r>
      <w:ins w:id="172" w:author="Author">
        <w:r w:rsidRPr="00D9620B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D9620B">
        <w:rPr>
          <w:rFonts w:ascii="Trebuchet MS" w:hAnsi="Trebuchet MS"/>
          <w:noProof/>
          <w:sz w:val="24"/>
        </w:rPr>
        <w:t xml:space="preserve"> </w:t>
      </w:r>
      <w:r w:rsidRPr="00D9620B">
        <w:rPr>
          <w:rFonts w:ascii="Trebuchet MS" w:hAnsi="Trebuchet MS"/>
          <w:b/>
          <w:noProof/>
          <w:sz w:val="24"/>
        </w:rPr>
        <w:t xml:space="preserve">5:16 </w:t>
      </w:r>
      <w:r w:rsidRPr="00D9620B">
        <w:rPr>
          <w:rFonts w:ascii="Trebuchet MS" w:hAnsi="Trebuchet MS"/>
          <w:noProof/>
          <w:sz w:val="24"/>
        </w:rPr>
        <w:t xml:space="preserve">And he will make compensation for the sin he has committed against the holy place and he will </w:t>
      </w:r>
      <w:ins w:id="175" w:author="Author">
        <w:r w:rsidRPr="00D9620B">
          <w:rPr>
            <w:rFonts w:ascii="Trebuchet MS" w:hAnsi="Trebuchet MS"/>
            <w:noProof/>
            <w:sz w:val="24"/>
          </w:rPr>
          <w:t xml:space="preserve">also </w:t>
        </w:r>
      </w:ins>
      <w:r w:rsidRPr="00D9620B">
        <w:rPr>
          <w:rFonts w:ascii="Trebuchet MS" w:hAnsi="Trebuchet MS"/>
          <w:noProof/>
          <w:sz w:val="24"/>
        </w:rPr>
        <w:t xml:space="preserve">add </w:t>
      </w:r>
      <w:del w:id="176" w:author="Author">
        <w:r w:rsidRPr="00D9620B">
          <w:rPr>
            <w:rFonts w:ascii="Trebuchet MS" w:hAnsi="Trebuchet MS"/>
            <w:noProof/>
            <w:sz w:val="24"/>
          </w:rPr>
          <w:delText xml:space="preserve">to it </w:delText>
        </w:r>
      </w:del>
      <w:r w:rsidRPr="00D9620B">
        <w:rPr>
          <w:rFonts w:ascii="Trebuchet MS" w:hAnsi="Trebuchet MS"/>
          <w:noProof/>
          <w:sz w:val="24"/>
        </w:rPr>
        <w:t xml:space="preserve">a fifth of </w:t>
      </w:r>
      <w:del w:id="177" w:author="Author">
        <w:r w:rsidRPr="00D9620B">
          <w:rPr>
            <w:rFonts w:ascii="Trebuchet MS" w:hAnsi="Trebuchet MS"/>
            <w:noProof/>
            <w:sz w:val="24"/>
          </w:rPr>
          <w:delText>it, and he must</w:delText>
        </w:r>
      </w:del>
      <w:ins w:id="178" w:author="Author">
        <w:r w:rsidRPr="00D9620B">
          <w:rPr>
            <w:rFonts w:ascii="Trebuchet MS" w:hAnsi="Trebuchet MS"/>
            <w:noProof/>
            <w:sz w:val="24"/>
          </w:rPr>
          <w:t>its value. He will</w:t>
        </w:r>
      </w:ins>
      <w:r w:rsidRPr="00D9620B">
        <w:rPr>
          <w:rFonts w:ascii="Trebuchet MS" w:hAnsi="Trebuchet MS"/>
          <w:noProof/>
          <w:sz w:val="24"/>
        </w:rPr>
        <w:t xml:space="preserve"> give it to the priest, </w:t>
      </w:r>
      <w:ins w:id="179" w:author="Author">
        <w:r w:rsidRPr="00D9620B">
          <w:rPr>
            <w:rFonts w:ascii="Trebuchet MS" w:hAnsi="Trebuchet MS"/>
            <w:noProof/>
            <w:sz w:val="24"/>
          </w:rPr>
          <w:t xml:space="preserve">so </w:t>
        </w:r>
      </w:ins>
      <w:r w:rsidRPr="00D9620B">
        <w:rPr>
          <w:rFonts w:ascii="Trebuchet MS" w:hAnsi="Trebuchet MS"/>
          <w:noProof/>
          <w:sz w:val="24"/>
        </w:rPr>
        <w:t xml:space="preserve">that the priest may make </w:t>
      </w:r>
      <w:del w:id="180" w:author="Author">
        <w:r w:rsidRPr="00D9620B">
          <w:rPr>
            <w:rFonts w:ascii="Trebuchet MS" w:hAnsi="Trebuchet MS"/>
            <w:noProof/>
            <w:sz w:val="24"/>
          </w:rPr>
          <w:delText xml:space="preserve">an </w:delText>
        </w:r>
      </w:del>
      <w:r w:rsidRPr="00D9620B">
        <w:rPr>
          <w:rFonts w:ascii="Trebuchet MS" w:hAnsi="Trebuchet MS"/>
          <w:noProof/>
          <w:sz w:val="24"/>
        </w:rPr>
        <w:t xml:space="preserve">atonement for him with the ram of the guilt offering, and </w:t>
      </w:r>
      <w:del w:id="181" w:author="Author">
        <w:r w:rsidRPr="00D9620B">
          <w:rPr>
            <w:rFonts w:ascii="Trebuchet MS" w:hAnsi="Trebuchet MS"/>
            <w:noProof/>
            <w:sz w:val="24"/>
          </w:rPr>
          <w:delText xml:space="preserve">so </w:delText>
        </w:r>
      </w:del>
      <w:r w:rsidRPr="00D9620B">
        <w:rPr>
          <w:rFonts w:ascii="Trebuchet MS" w:hAnsi="Trebuchet MS"/>
          <w:noProof/>
          <w:sz w:val="24"/>
        </w:rPr>
        <w:t xml:space="preserve">it </w:t>
      </w:r>
      <w:del w:id="182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183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be forgiven him.</w:t>
      </w:r>
    </w:p>
    <w:p w:rsidR="00B6015C" w:rsidRPr="00D9620B" w:rsidRDefault="00B6015C" w:rsidP="00B6015C">
      <w:pPr>
        <w:rPr>
          <w:rFonts w:ascii="Trebuchet MS" w:hAnsi="Trebuchet MS"/>
          <w:noProof/>
          <w:sz w:val="24"/>
        </w:rPr>
      </w:pPr>
      <w:r w:rsidRPr="00D9620B">
        <w:rPr>
          <w:rFonts w:ascii="Trebuchet MS" w:hAnsi="Trebuchet MS"/>
          <w:b/>
          <w:sz w:val="24"/>
        </w:rPr>
        <w:t xml:space="preserve">5:17 </w:t>
      </w:r>
      <w:r w:rsidRPr="00D9620B">
        <w:rPr>
          <w:rFonts w:ascii="Trebuchet MS" w:hAnsi="Trebuchet MS"/>
          <w:noProof/>
          <w:sz w:val="24"/>
        </w:rPr>
        <w:t>“</w:t>
      </w:r>
      <w:del w:id="184" w:author="Author">
        <w:r w:rsidRPr="00D9620B">
          <w:rPr>
            <w:rFonts w:ascii="Trebuchet MS" w:hAnsi="Trebuchet MS"/>
            <w:noProof/>
            <w:sz w:val="24"/>
          </w:rPr>
          <w:delText>And if a soul</w:delText>
        </w:r>
      </w:del>
      <w:ins w:id="185" w:author="Author">
        <w:r w:rsidRPr="00D9620B">
          <w:rPr>
            <w:rFonts w:ascii="Trebuchet MS" w:hAnsi="Trebuchet MS"/>
            <w:noProof/>
            <w:sz w:val="24"/>
          </w:rPr>
          <w:t>If someone</w:t>
        </w:r>
        <w:r w:rsidRPr="00D9620B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D9620B">
        <w:rPr>
          <w:rFonts w:ascii="Trebuchet MS" w:hAnsi="Trebuchet MS"/>
          <w:noProof/>
          <w:sz w:val="24"/>
        </w:rPr>
        <w:t xml:space="preserve"> sins </w:t>
      </w:r>
      <w:del w:id="188" w:author="Author">
        <w:r w:rsidRPr="00D9620B">
          <w:rPr>
            <w:rFonts w:ascii="Trebuchet MS" w:hAnsi="Trebuchet MS"/>
            <w:noProof/>
            <w:sz w:val="24"/>
          </w:rPr>
          <w:delText>in that he does do one of all</w:delText>
        </w:r>
      </w:del>
      <w:ins w:id="189" w:author="Author">
        <w:r w:rsidRPr="00D9620B">
          <w:rPr>
            <w:rFonts w:ascii="Trebuchet MS" w:hAnsi="Trebuchet MS"/>
            <w:noProof/>
            <w:sz w:val="24"/>
          </w:rPr>
          <w:t>by doing any of</w:t>
        </w:r>
      </w:ins>
      <w:r w:rsidRPr="00D9620B">
        <w:rPr>
          <w:rFonts w:ascii="Trebuchet MS" w:hAnsi="Trebuchet MS"/>
          <w:noProof/>
          <w:sz w:val="24"/>
        </w:rPr>
        <w:t xml:space="preserve"> the things that Jehovah commands should not be done, </w:t>
      </w:r>
      <w:del w:id="190" w:author="Author">
        <w:r w:rsidRPr="00D9620B">
          <w:rPr>
            <w:rFonts w:ascii="Trebuchet MS" w:hAnsi="Trebuchet MS"/>
            <w:noProof/>
            <w:sz w:val="24"/>
          </w:rPr>
          <w:delText>although</w:delText>
        </w:r>
      </w:del>
      <w:ins w:id="191" w:author="Author">
        <w:r w:rsidRPr="00D9620B">
          <w:rPr>
            <w:rFonts w:ascii="Trebuchet MS" w:hAnsi="Trebuchet MS"/>
            <w:noProof/>
            <w:sz w:val="24"/>
          </w:rPr>
          <w:t>even if</w:t>
        </w:r>
      </w:ins>
      <w:r w:rsidRPr="00D9620B">
        <w:rPr>
          <w:rFonts w:ascii="Trebuchet MS" w:hAnsi="Trebuchet MS"/>
          <w:noProof/>
          <w:sz w:val="24"/>
        </w:rPr>
        <w:t xml:space="preserve"> he </w:t>
      </w:r>
      <w:del w:id="192" w:author="Author">
        <w:r w:rsidRPr="00D9620B">
          <w:rPr>
            <w:rFonts w:ascii="Trebuchet MS" w:hAnsi="Trebuchet MS"/>
            <w:noProof/>
            <w:sz w:val="24"/>
          </w:rPr>
          <w:delText>did</w:delText>
        </w:r>
      </w:del>
      <w:ins w:id="193" w:author="Author">
        <w:r w:rsidRPr="00D9620B">
          <w:rPr>
            <w:rFonts w:ascii="Trebuchet MS" w:hAnsi="Trebuchet MS"/>
            <w:noProof/>
            <w:sz w:val="24"/>
          </w:rPr>
          <w:t>is</w:t>
        </w:r>
      </w:ins>
      <w:r w:rsidRPr="00D9620B">
        <w:rPr>
          <w:rFonts w:ascii="Trebuchet MS" w:hAnsi="Trebuchet MS"/>
          <w:noProof/>
          <w:sz w:val="24"/>
        </w:rPr>
        <w:t xml:space="preserve"> not </w:t>
      </w:r>
      <w:del w:id="194" w:author="Author">
        <w:r w:rsidRPr="00D9620B">
          <w:rPr>
            <w:rFonts w:ascii="Trebuchet MS" w:hAnsi="Trebuchet MS"/>
            <w:noProof/>
            <w:sz w:val="24"/>
          </w:rPr>
          <w:delText>know</w:delText>
        </w:r>
      </w:del>
      <w:ins w:id="195" w:author="Author">
        <w:r w:rsidRPr="00D9620B">
          <w:rPr>
            <w:rFonts w:ascii="Trebuchet MS" w:hAnsi="Trebuchet MS"/>
            <w:noProof/>
            <w:sz w:val="24"/>
          </w:rPr>
          <w:t>aware of</w:t>
        </w:r>
      </w:ins>
      <w:r w:rsidRPr="00D9620B">
        <w:rPr>
          <w:rFonts w:ascii="Trebuchet MS" w:hAnsi="Trebuchet MS"/>
          <w:noProof/>
          <w:sz w:val="24"/>
        </w:rPr>
        <w:t xml:space="preserve"> it, </w:t>
      </w:r>
      <w:del w:id="196" w:author="Author">
        <w:r w:rsidRPr="00D9620B">
          <w:rPr>
            <w:rFonts w:ascii="Trebuchet MS" w:hAnsi="Trebuchet MS"/>
            <w:noProof/>
            <w:sz w:val="24"/>
          </w:rPr>
          <w:delText xml:space="preserve">yet </w:delText>
        </w:r>
      </w:del>
      <w:r w:rsidRPr="00D9620B">
        <w:rPr>
          <w:rFonts w:ascii="Trebuchet MS" w:hAnsi="Trebuchet MS"/>
          <w:noProof/>
          <w:sz w:val="24"/>
        </w:rPr>
        <w:t xml:space="preserve">he </w:t>
      </w:r>
      <w:del w:id="197" w:author="Author">
        <w:r w:rsidRPr="00D9620B">
          <w:rPr>
            <w:rFonts w:ascii="Trebuchet MS" w:hAnsi="Trebuchet MS"/>
            <w:noProof/>
            <w:sz w:val="24"/>
          </w:rPr>
          <w:delText>has become</w:delText>
        </w:r>
      </w:del>
      <w:ins w:id="198" w:author="Author">
        <w:r w:rsidRPr="00D9620B">
          <w:rPr>
            <w:rFonts w:ascii="Trebuchet MS" w:hAnsi="Trebuchet MS"/>
            <w:noProof/>
            <w:sz w:val="24"/>
          </w:rPr>
          <w:t>is still</w:t>
        </w:r>
      </w:ins>
      <w:r w:rsidRPr="00D9620B">
        <w:rPr>
          <w:rFonts w:ascii="Trebuchet MS" w:hAnsi="Trebuchet MS"/>
          <w:noProof/>
          <w:sz w:val="24"/>
        </w:rPr>
        <w:t xml:space="preserve"> guilty and </w:t>
      </w:r>
      <w:del w:id="199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200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answer for his error. </w:t>
      </w:r>
      <w:r w:rsidRPr="00D9620B">
        <w:rPr>
          <w:rFonts w:ascii="Trebuchet MS" w:hAnsi="Trebuchet MS"/>
          <w:b/>
          <w:noProof/>
          <w:sz w:val="24"/>
        </w:rPr>
        <w:t xml:space="preserve">5:18 </w:t>
      </w:r>
      <w:del w:id="201" w:author="Author">
        <w:r w:rsidRPr="00D9620B">
          <w:rPr>
            <w:rFonts w:ascii="Trebuchet MS" w:hAnsi="Trebuchet MS"/>
            <w:noProof/>
            <w:sz w:val="24"/>
          </w:rPr>
          <w:delText>And he must</w:delText>
        </w:r>
      </w:del>
      <w:ins w:id="202" w:author="Author">
        <w:r w:rsidRPr="00D9620B">
          <w:rPr>
            <w:rFonts w:ascii="Trebuchet MS" w:hAnsi="Trebuchet MS"/>
            <w:noProof/>
            <w:sz w:val="24"/>
          </w:rPr>
          <w:t>He should</w:t>
        </w:r>
      </w:ins>
      <w:r w:rsidRPr="00D9620B">
        <w:rPr>
          <w:rFonts w:ascii="Trebuchet MS" w:hAnsi="Trebuchet MS"/>
          <w:noProof/>
          <w:sz w:val="24"/>
        </w:rPr>
        <w:t xml:space="preserve"> bring</w:t>
      </w:r>
      <w:ins w:id="203" w:author="Author">
        <w:r w:rsidRPr="00D9620B">
          <w:rPr>
            <w:rFonts w:ascii="Trebuchet MS" w:hAnsi="Trebuchet MS"/>
            <w:noProof/>
            <w:sz w:val="24"/>
          </w:rPr>
          <w:t xml:space="preserve"> to the priest</w:t>
        </w:r>
      </w:ins>
      <w:r w:rsidRPr="00D9620B">
        <w:rPr>
          <w:rFonts w:ascii="Trebuchet MS" w:hAnsi="Trebuchet MS"/>
          <w:noProof/>
          <w:sz w:val="24"/>
        </w:rPr>
        <w:t xml:space="preserve"> a sound ram from the flock according to the estimated value, for a guilt offering</w:t>
      </w:r>
      <w:del w:id="204" w:author="Author">
        <w:r w:rsidRPr="00D9620B">
          <w:rPr>
            <w:rFonts w:ascii="Trebuchet MS" w:hAnsi="Trebuchet MS"/>
            <w:noProof/>
            <w:sz w:val="24"/>
          </w:rPr>
          <w:delText xml:space="preserve">, to the priest; and </w:delText>
        </w:r>
      </w:del>
      <w:ins w:id="205" w:author="Author">
        <w:r w:rsidRPr="00D9620B">
          <w:rPr>
            <w:rFonts w:ascii="Trebuchet MS" w:hAnsi="Trebuchet MS"/>
            <w:noProof/>
            <w:sz w:val="24"/>
          </w:rPr>
          <w:t xml:space="preserve">. Then </w:t>
        </w:r>
      </w:ins>
      <w:r w:rsidRPr="00D9620B">
        <w:rPr>
          <w:rFonts w:ascii="Trebuchet MS" w:hAnsi="Trebuchet MS"/>
          <w:noProof/>
          <w:sz w:val="24"/>
        </w:rPr>
        <w:t xml:space="preserve">the priest </w:t>
      </w:r>
      <w:del w:id="206" w:author="Author">
        <w:r w:rsidRPr="00D9620B">
          <w:rPr>
            <w:rFonts w:ascii="Trebuchet MS" w:hAnsi="Trebuchet MS"/>
            <w:noProof/>
            <w:sz w:val="24"/>
          </w:rPr>
          <w:delText>must</w:delText>
        </w:r>
      </w:del>
      <w:ins w:id="207" w:author="Author">
        <w:r w:rsidRPr="00D9620B">
          <w:rPr>
            <w:rFonts w:ascii="Trebuchet MS" w:hAnsi="Trebuchet MS"/>
            <w:noProof/>
            <w:sz w:val="24"/>
          </w:rPr>
          <w:t>will</w:t>
        </w:r>
      </w:ins>
      <w:r w:rsidRPr="00D9620B">
        <w:rPr>
          <w:rFonts w:ascii="Trebuchet MS" w:hAnsi="Trebuchet MS"/>
          <w:noProof/>
          <w:sz w:val="24"/>
        </w:rPr>
        <w:t xml:space="preserve"> make </w:t>
      </w:r>
      <w:del w:id="208" w:author="Author">
        <w:r w:rsidRPr="00D9620B">
          <w:rPr>
            <w:rFonts w:ascii="Trebuchet MS" w:hAnsi="Trebuchet MS"/>
            <w:noProof/>
            <w:sz w:val="24"/>
          </w:rPr>
          <w:delText xml:space="preserve">an </w:delText>
        </w:r>
      </w:del>
      <w:r w:rsidRPr="00D9620B">
        <w:rPr>
          <w:rFonts w:ascii="Trebuchet MS" w:hAnsi="Trebuchet MS"/>
          <w:noProof/>
          <w:sz w:val="24"/>
        </w:rPr>
        <w:t xml:space="preserve">atonement for him for </w:t>
      </w:r>
      <w:del w:id="209" w:author="Author">
        <w:r w:rsidRPr="00D9620B">
          <w:rPr>
            <w:rFonts w:ascii="Trebuchet MS" w:hAnsi="Trebuchet MS"/>
            <w:noProof/>
            <w:sz w:val="24"/>
          </w:rPr>
          <w:delText>his</w:delText>
        </w:r>
      </w:del>
      <w:ins w:id="210" w:author="Author">
        <w:r w:rsidRPr="00D9620B">
          <w:rPr>
            <w:rFonts w:ascii="Trebuchet MS" w:hAnsi="Trebuchet MS"/>
            <w:noProof/>
            <w:sz w:val="24"/>
          </w:rPr>
          <w:t>the unintentional</w:t>
        </w:r>
      </w:ins>
      <w:r w:rsidRPr="00D9620B">
        <w:rPr>
          <w:rFonts w:ascii="Trebuchet MS" w:hAnsi="Trebuchet MS"/>
          <w:noProof/>
          <w:sz w:val="24"/>
        </w:rPr>
        <w:t xml:space="preserve"> mistake that he </w:t>
      </w:r>
      <w:ins w:id="211" w:author="Author">
        <w:r w:rsidRPr="00D9620B">
          <w:rPr>
            <w:rFonts w:ascii="Trebuchet MS" w:hAnsi="Trebuchet MS"/>
            <w:noProof/>
            <w:sz w:val="24"/>
          </w:rPr>
          <w:t xml:space="preserve">unknowingly </w:t>
        </w:r>
      </w:ins>
      <w:r w:rsidRPr="00D9620B">
        <w:rPr>
          <w:rFonts w:ascii="Trebuchet MS" w:hAnsi="Trebuchet MS"/>
          <w:noProof/>
          <w:sz w:val="24"/>
        </w:rPr>
        <w:t>committed</w:t>
      </w:r>
      <w:del w:id="212" w:author="Author">
        <w:r w:rsidRPr="00D9620B">
          <w:rPr>
            <w:rFonts w:ascii="Trebuchet MS" w:hAnsi="Trebuchet MS"/>
            <w:noProof/>
            <w:sz w:val="24"/>
          </w:rPr>
          <w:delText xml:space="preserve"> unintentionally, although he himself did not know </w:delText>
        </w:r>
      </w:del>
      <w:ins w:id="213" w:author="Author">
        <w:r w:rsidRPr="00D9620B">
          <w:rPr>
            <w:rFonts w:ascii="Trebuchet MS" w:hAnsi="Trebuchet MS"/>
            <w:noProof/>
            <w:sz w:val="24"/>
          </w:rPr>
          <w:t xml:space="preserve">, and </w:t>
        </w:r>
      </w:ins>
      <w:r w:rsidRPr="00D9620B">
        <w:rPr>
          <w:rFonts w:ascii="Trebuchet MS" w:hAnsi="Trebuchet MS"/>
          <w:noProof/>
          <w:sz w:val="24"/>
        </w:rPr>
        <w:t>it</w:t>
      </w:r>
      <w:del w:id="214" w:author="Author">
        <w:r w:rsidRPr="00D9620B">
          <w:rPr>
            <w:rFonts w:ascii="Trebuchet MS" w:hAnsi="Trebuchet MS"/>
            <w:noProof/>
            <w:sz w:val="24"/>
          </w:rPr>
          <w:delText>, and so it must</w:delText>
        </w:r>
      </w:del>
      <w:ins w:id="215" w:author="Author">
        <w:r w:rsidRPr="00D9620B">
          <w:rPr>
            <w:rFonts w:ascii="Trebuchet MS" w:hAnsi="Trebuchet MS"/>
            <w:noProof/>
            <w:sz w:val="24"/>
          </w:rPr>
          <w:t xml:space="preserve"> will</w:t>
        </w:r>
      </w:ins>
      <w:r w:rsidRPr="00D9620B">
        <w:rPr>
          <w:rFonts w:ascii="Trebuchet MS" w:hAnsi="Trebuchet MS"/>
          <w:noProof/>
          <w:sz w:val="24"/>
        </w:rPr>
        <w:t xml:space="preserve"> be forgiven him. </w:t>
      </w:r>
      <w:r w:rsidRPr="00D9620B">
        <w:rPr>
          <w:rFonts w:ascii="Trebuchet MS" w:hAnsi="Trebuchet MS"/>
          <w:b/>
          <w:noProof/>
          <w:sz w:val="24"/>
        </w:rPr>
        <w:t xml:space="preserve">5:19 </w:t>
      </w:r>
      <w:r w:rsidRPr="00D9620B">
        <w:rPr>
          <w:rFonts w:ascii="Trebuchet MS" w:hAnsi="Trebuchet MS"/>
          <w:noProof/>
          <w:sz w:val="24"/>
        </w:rPr>
        <w:t xml:space="preserve">It is a guilt offering. He has </w:t>
      </w:r>
      <w:del w:id="216" w:author="Author">
        <w:r w:rsidRPr="00D9620B">
          <w:rPr>
            <w:rFonts w:ascii="Trebuchet MS" w:hAnsi="Trebuchet MS"/>
            <w:noProof/>
            <w:sz w:val="24"/>
          </w:rPr>
          <w:delText>positively</w:delText>
        </w:r>
      </w:del>
      <w:ins w:id="217" w:author="Author">
        <w:r w:rsidRPr="00D9620B">
          <w:rPr>
            <w:rFonts w:ascii="Trebuchet MS" w:hAnsi="Trebuchet MS"/>
            <w:noProof/>
            <w:sz w:val="24"/>
          </w:rPr>
          <w:t>certainly</w:t>
        </w:r>
      </w:ins>
      <w:r w:rsidRPr="00D9620B">
        <w:rPr>
          <w:rFonts w:ascii="Trebuchet MS" w:hAnsi="Trebuchet MS"/>
          <w:noProof/>
          <w:sz w:val="24"/>
        </w:rPr>
        <w:t xml:space="preserve"> become guilty </w:t>
      </w:r>
      <w:ins w:id="218" w:author="Author">
        <w:r w:rsidRPr="00D9620B">
          <w:rPr>
            <w:rFonts w:ascii="Trebuchet MS" w:hAnsi="Trebuchet MS"/>
            <w:noProof/>
            <w:sz w:val="24"/>
          </w:rPr>
          <w:t xml:space="preserve">of sinning </w:t>
        </w:r>
      </w:ins>
      <w:r w:rsidRPr="00D9620B">
        <w:rPr>
          <w:rFonts w:ascii="Trebuchet MS" w:hAnsi="Trebuchet MS"/>
          <w:noProof/>
          <w:sz w:val="24"/>
        </w:rPr>
        <w:t>against Jehovah.”</w:t>
      </w:r>
    </w:p>
    <w:p w:rsidR="00B6015C" w:rsidRPr="00D9620B" w:rsidRDefault="00B6015C" w:rsidP="00B6015C">
      <w:pPr>
        <w:rPr>
          <w:rFonts w:ascii="Trebuchet MS" w:hAnsi="Trebuchet MS"/>
          <w:b/>
          <w:sz w:val="24"/>
        </w:rPr>
      </w:pPr>
    </w:p>
    <w:p w:rsidR="00762BCB" w:rsidRPr="00B6015C" w:rsidRDefault="00762BCB" w:rsidP="00B6015C"/>
    <w:sectPr w:rsidR="00762BCB" w:rsidRPr="00B6015C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37D" w:rsidRDefault="0088737D">
      <w:r>
        <w:separator/>
      </w:r>
    </w:p>
  </w:endnote>
  <w:endnote w:type="continuationSeparator" w:id="0">
    <w:p w:rsidR="0088737D" w:rsidRDefault="00887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37D" w:rsidRDefault="0088737D">
      <w:r>
        <w:separator/>
      </w:r>
    </w:p>
  </w:footnote>
  <w:footnote w:type="continuationSeparator" w:id="0">
    <w:p w:rsidR="0088737D" w:rsidRDefault="0088737D">
      <w:r>
        <w:continuationSeparator/>
      </w:r>
    </w:p>
  </w:footnote>
  <w:footnote w:id="1">
    <w:p w:rsidR="00B6015C" w:rsidRPr="00D9620B" w:rsidRDefault="00B6015C" w:rsidP="00D9620B">
      <w:pPr>
        <w:pStyle w:val="FootnoteText"/>
        <w:spacing w:after="96"/>
        <w:ind w:firstLine="288"/>
        <w:rPr>
          <w:ins w:id="3" w:author="Author"/>
        </w:rPr>
      </w:pPr>
      <w:ins w:id="4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5:1 </w:t>
        </w:r>
        <w:r w:rsidRPr="00D9620B">
          <w:t>Or “a soul.”</w:t>
        </w:r>
      </w:ins>
    </w:p>
  </w:footnote>
  <w:footnote w:id="2">
    <w:p w:rsidR="00B6015C" w:rsidRPr="00D9620B" w:rsidRDefault="00B6015C" w:rsidP="00D9620B">
      <w:pPr>
        <w:pStyle w:val="FootnoteText"/>
        <w:spacing w:after="96"/>
        <w:ind w:firstLine="288"/>
        <w:rPr>
          <w:ins w:id="10" w:author="Author"/>
        </w:rPr>
      </w:pPr>
      <w:ins w:id="11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5:1 </w:t>
        </w:r>
        <w:r w:rsidRPr="00D9620B">
          <w:t>Lit., “a voice of a curse (oath).” Probably an announcement regarding a wrongdoing that included a curse pronounced against the wrongdoer or against the witness in case he failed to testify.</w:t>
        </w:r>
      </w:ins>
    </w:p>
  </w:footnote>
  <w:footnote w:id="3">
    <w:p w:rsidR="00B6015C" w:rsidRPr="00D9620B" w:rsidRDefault="00B6015C" w:rsidP="00D9620B">
      <w:pPr>
        <w:pStyle w:val="FootnoteText"/>
        <w:spacing w:after="96"/>
        <w:ind w:firstLine="288"/>
        <w:rPr>
          <w:ins w:id="20" w:author="Author"/>
        </w:rPr>
      </w:pPr>
      <w:ins w:id="21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5:2 </w:t>
        </w:r>
        <w:r w:rsidRPr="00D9620B">
          <w:t>Or “soul.”</w:t>
        </w:r>
      </w:ins>
    </w:p>
  </w:footnote>
  <w:footnote w:id="4">
    <w:p w:rsidR="00B6015C" w:rsidRPr="00D9620B" w:rsidRDefault="00B6015C" w:rsidP="00D9620B">
      <w:pPr>
        <w:pStyle w:val="FootnoteText"/>
        <w:spacing w:after="96"/>
        <w:ind w:firstLine="288"/>
        <w:rPr>
          <w:ins w:id="48" w:author="Author"/>
        </w:rPr>
      </w:pPr>
      <w:ins w:id="49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5:4 </w:t>
        </w:r>
        <w:r w:rsidRPr="00D9620B">
          <w:t>Or “a soul.”</w:t>
        </w:r>
      </w:ins>
    </w:p>
  </w:footnote>
  <w:footnote w:id="5">
    <w:p w:rsidR="00B6015C" w:rsidRPr="00D9620B" w:rsidRDefault="00B6015C" w:rsidP="00D9620B">
      <w:pPr>
        <w:pStyle w:val="FootnoteText"/>
        <w:spacing w:after="96"/>
        <w:ind w:firstLine="288"/>
        <w:rPr>
          <w:ins w:id="63" w:author="Author"/>
        </w:rPr>
      </w:pPr>
      <w:ins w:id="64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5:4 </w:t>
        </w:r>
        <w:r w:rsidRPr="00D9620B">
          <w:t>The implication seems to be that he does not fulfill his vow.</w:t>
        </w:r>
      </w:ins>
    </w:p>
  </w:footnote>
  <w:footnote w:id="6">
    <w:p w:rsidR="00B6015C" w:rsidRPr="00D9620B" w:rsidRDefault="00B6015C" w:rsidP="00D9620B">
      <w:pPr>
        <w:pStyle w:val="FootnoteText"/>
        <w:spacing w:after="96"/>
        <w:ind w:firstLine="288"/>
        <w:rPr>
          <w:ins w:id="116" w:author="Author"/>
        </w:rPr>
      </w:pPr>
      <w:ins w:id="117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5:11 </w:t>
        </w:r>
        <w:r w:rsidRPr="00D9620B">
          <w:t>A tenth of an ephah equaled 2.2 L (2 dry qt). See App. B14.</w:t>
        </w:r>
      </w:ins>
    </w:p>
  </w:footnote>
  <w:footnote w:id="7">
    <w:p w:rsidR="00B6015C" w:rsidRPr="00D9620B" w:rsidRDefault="00B6015C" w:rsidP="00D9620B">
      <w:pPr>
        <w:pStyle w:val="FootnoteText"/>
        <w:spacing w:after="96"/>
        <w:ind w:firstLine="288"/>
        <w:rPr>
          <w:ins w:id="134" w:author="Author"/>
        </w:rPr>
      </w:pPr>
      <w:ins w:id="135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5:12 </w:t>
        </w:r>
        <w:r w:rsidRPr="00D9620B">
          <w:t>Or “as a memorial (representative) portion of it.”</w:t>
        </w:r>
      </w:ins>
    </w:p>
  </w:footnote>
  <w:footnote w:id="8">
    <w:p w:rsidR="00B6015C" w:rsidRPr="00D9620B" w:rsidRDefault="00B6015C" w:rsidP="00D9620B">
      <w:pPr>
        <w:pStyle w:val="FootnoteText"/>
        <w:spacing w:after="96"/>
        <w:ind w:firstLine="288"/>
        <w:rPr>
          <w:ins w:id="156" w:author="Author"/>
        </w:rPr>
      </w:pPr>
      <w:ins w:id="157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5:15 </w:t>
        </w:r>
        <w:r w:rsidRPr="00D9620B">
          <w:t>Or “a soul.”</w:t>
        </w:r>
      </w:ins>
    </w:p>
  </w:footnote>
  <w:footnote w:id="9">
    <w:p w:rsidR="00B6015C" w:rsidRPr="00D9620B" w:rsidRDefault="00B6015C" w:rsidP="00D9620B">
      <w:pPr>
        <w:pStyle w:val="FootnoteText"/>
        <w:spacing w:after="96"/>
        <w:ind w:firstLine="288"/>
        <w:rPr>
          <w:ins w:id="169" w:author="Author"/>
        </w:rPr>
      </w:pPr>
      <w:ins w:id="170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5:15 </w:t>
        </w:r>
        <w:r w:rsidRPr="00D9620B">
          <w:t>A shekel equaled 11.4 g (0.367 oz t). See App. B14.</w:t>
        </w:r>
      </w:ins>
    </w:p>
  </w:footnote>
  <w:footnote w:id="10">
    <w:p w:rsidR="00B6015C" w:rsidRPr="00D9620B" w:rsidRDefault="00B6015C" w:rsidP="00D9620B">
      <w:pPr>
        <w:pStyle w:val="FootnoteText"/>
        <w:spacing w:after="96"/>
        <w:ind w:firstLine="288"/>
        <w:rPr>
          <w:ins w:id="173" w:author="Author"/>
        </w:rPr>
      </w:pPr>
      <w:ins w:id="174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5:15 </w:t>
        </w:r>
        <w:r w:rsidRPr="00D9620B">
          <w:t>Or “by the holy shekel.”</w:t>
        </w:r>
      </w:ins>
    </w:p>
  </w:footnote>
  <w:footnote w:id="11">
    <w:p w:rsidR="00B6015C" w:rsidRPr="00D9620B" w:rsidRDefault="00B6015C" w:rsidP="00D9620B">
      <w:pPr>
        <w:pStyle w:val="FootnoteText"/>
        <w:spacing w:after="96"/>
        <w:ind w:firstLine="288"/>
        <w:rPr>
          <w:ins w:id="186" w:author="Author"/>
        </w:rPr>
      </w:pPr>
      <w:ins w:id="187" w:author="Author">
        <w:r w:rsidRPr="00D9620B">
          <w:rPr>
            <w:rStyle w:val="FootnoteReference"/>
          </w:rPr>
          <w:footnoteRef/>
        </w:r>
        <w:r w:rsidRPr="00D9620B">
          <w:t xml:space="preserve"> </w:t>
        </w:r>
        <w:r w:rsidRPr="00D9620B">
          <w:rPr>
            <w:b/>
          </w:rPr>
          <w:t xml:space="preserve">5:17 </w:t>
        </w:r>
        <w:r w:rsidRPr="00D9620B">
          <w:t>Or “a soul.”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8333F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8333F">
        <w:t>Leviticus Chapter 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28333F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8333F">
      <w:rPr>
        <w:noProof/>
        <w:snapToGrid w:val="0"/>
      </w:rPr>
      <w:t>Leviticus 05.Revised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8333F">
        <w:t>Leviticus Chapter 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28333F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8333F">
      <w:rPr>
        <w:noProof/>
        <w:snapToGrid w:val="0"/>
      </w:rPr>
      <w:t>Leviticus 05.Revised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28333F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28333F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28333F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28333F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37D"/>
    <w:rsid w:val="00245EDD"/>
    <w:rsid w:val="0026230D"/>
    <w:rsid w:val="0028333F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8737D"/>
    <w:rsid w:val="008F667F"/>
    <w:rsid w:val="00980020"/>
    <w:rsid w:val="0098685D"/>
    <w:rsid w:val="009C7D92"/>
    <w:rsid w:val="00A13B03"/>
    <w:rsid w:val="00A73FF6"/>
    <w:rsid w:val="00A86CA5"/>
    <w:rsid w:val="00AA09DB"/>
    <w:rsid w:val="00B6015C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c1a0ff5805ce4f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6015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6015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6015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6015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6015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601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c1a0ff5805ce4f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3</ap:Pages>
  <ap:Words>962</ap:Words>
  <ap:Characters>4051</ap:Characters>
  <ap:Application>Microsoft Office Word</ap:Application>
  <ap:DocSecurity>0</ap:DocSecurity>
  <ap:Lines>71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5000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5</dc:title>
  <dc:subject/>
  <dc:creator>Ruth Farrugia</dc:creator>
  <cp:keywords/>
  <dc:description/>
  <cp:lastModifiedBy>Ruth Farrugia</cp:lastModifiedBy>
  <cp:revision>3</cp:revision>
  <dcterms:created xsi:type="dcterms:W3CDTF">2020-09-21T09:46:00Z</dcterms:created>
  <dcterms:modified xsi:type="dcterms:W3CDTF">2020-09-21T09:47:00Z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05.docx</vt:lpwstr>
  </property>
  <property fmtid="{D5CDD505-2E9C-101B-9397-08002B2CF9AE}" pid="9" name="_TranslationDocumentId">
    <vt:i4>19425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