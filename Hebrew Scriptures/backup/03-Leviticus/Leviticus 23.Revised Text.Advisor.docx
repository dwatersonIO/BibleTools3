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DB4082">
        <w:rPr>
          <w:rFonts w:ascii="Trebuchet MS" w:hAnsi="Trebuchet MS"/>
          <w:b/>
          <w:sz w:val="24"/>
        </w:rPr>
        <w:t xml:space="preserve">23:1 </w:t>
      </w:r>
      <w:del w:id="1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</w:del>
      <w:r w:rsidRPr="00DB4082">
        <w:rPr>
          <w:rFonts w:ascii="Trebuchet MS" w:hAnsi="Trebuchet MS"/>
          <w:noProof/>
          <w:sz w:val="24"/>
        </w:rPr>
        <w:t xml:space="preserve">Jehovah </w:t>
      </w:r>
      <w:del w:id="2" w:author="Author">
        <w:r w:rsidRPr="00DB4082">
          <w:rPr>
            <w:rFonts w:ascii="Trebuchet MS" w:hAnsi="Trebuchet MS"/>
            <w:noProof/>
            <w:sz w:val="24"/>
          </w:rPr>
          <w:delText>went on</w:delText>
        </w:r>
      </w:del>
      <w:ins w:id="3" w:author="Author">
        <w:r w:rsidRPr="00DB4082">
          <w:rPr>
            <w:rFonts w:ascii="Trebuchet MS" w:hAnsi="Trebuchet MS"/>
            <w:noProof/>
            <w:sz w:val="24"/>
          </w:rPr>
          <w:t>continued</w:t>
        </w:r>
      </w:ins>
      <w:r w:rsidRPr="00DB4082">
        <w:rPr>
          <w:rFonts w:ascii="Trebuchet MS" w:hAnsi="Trebuchet MS"/>
          <w:noProof/>
          <w:sz w:val="24"/>
        </w:rPr>
        <w:t xml:space="preserve"> speaking to Moses, saying: </w:t>
      </w:r>
      <w:r w:rsidRPr="00DB4082">
        <w:rPr>
          <w:rFonts w:ascii="Trebuchet MS" w:hAnsi="Trebuchet MS"/>
          <w:b/>
          <w:noProof/>
          <w:sz w:val="24"/>
        </w:rPr>
        <w:t xml:space="preserve">23:2 </w:t>
      </w:r>
      <w:r w:rsidRPr="00DB4082">
        <w:rPr>
          <w:rFonts w:ascii="Trebuchet MS" w:hAnsi="Trebuchet MS"/>
          <w:noProof/>
          <w:sz w:val="24"/>
        </w:rPr>
        <w:t xml:space="preserve">“Speak to the </w:t>
      </w:r>
      <w:del w:id="4" w:author="Author">
        <w:r w:rsidRPr="00DB4082">
          <w:rPr>
            <w:rFonts w:ascii="Trebuchet MS" w:hAnsi="Trebuchet MS"/>
            <w:noProof/>
            <w:sz w:val="24"/>
          </w:rPr>
          <w:delText>sons of Israel,</w:delText>
        </w:r>
      </w:del>
      <w:ins w:id="5" w:author="Author">
        <w:r w:rsidRPr="00DB4082">
          <w:rPr>
            <w:rFonts w:ascii="Trebuchet MS" w:hAnsi="Trebuchet MS"/>
            <w:noProof/>
            <w:sz w:val="24"/>
          </w:rPr>
          <w:t>Israelites</w:t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del w:id="6" w:author="Author">
        <w:r w:rsidRPr="00DB4082">
          <w:rPr>
            <w:rFonts w:ascii="Trebuchet MS" w:hAnsi="Trebuchet MS"/>
            <w:noProof/>
            <w:sz w:val="24"/>
          </w:rPr>
          <w:delText>you must say to</w:delText>
        </w:r>
      </w:del>
      <w:ins w:id="7" w:author="Author">
        <w:r w:rsidRPr="00DB4082">
          <w:rPr>
            <w:rFonts w:ascii="Trebuchet MS" w:hAnsi="Trebuchet MS"/>
            <w:noProof/>
            <w:sz w:val="24"/>
          </w:rPr>
          <w:t>tell</w:t>
        </w:r>
      </w:ins>
      <w:r w:rsidRPr="00DB4082">
        <w:rPr>
          <w:rFonts w:ascii="Trebuchet MS" w:hAnsi="Trebuchet MS"/>
          <w:noProof/>
          <w:sz w:val="24"/>
        </w:rPr>
        <w:t xml:space="preserve"> them, ‘The seasonal festivals of Jehovah that </w:t>
      </w:r>
      <w:del w:id="8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9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should proclaim are holy conventions. These are my seasonal festivals: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23:3 </w:t>
      </w:r>
      <w:r w:rsidRPr="00DB4082">
        <w:rPr>
          <w:rFonts w:ascii="Trebuchet MS" w:hAnsi="Trebuchet MS"/>
          <w:noProof/>
          <w:sz w:val="24"/>
        </w:rPr>
        <w:t xml:space="preserve">“‘Six days </w:t>
      </w:r>
      <w:del w:id="10" w:author="Author">
        <w:r w:rsidRPr="00DB4082">
          <w:rPr>
            <w:rFonts w:ascii="Trebuchet MS" w:hAnsi="Trebuchet MS"/>
            <w:noProof/>
            <w:sz w:val="24"/>
          </w:rPr>
          <w:delText xml:space="preserve">may </w:delText>
        </w:r>
      </w:del>
      <w:r w:rsidRPr="00DB4082">
        <w:rPr>
          <w:rFonts w:ascii="Trebuchet MS" w:hAnsi="Trebuchet MS"/>
          <w:noProof/>
          <w:sz w:val="24"/>
        </w:rPr>
        <w:t>work</w:t>
      </w:r>
      <w:ins w:id="11" w:author="Author">
        <w:r w:rsidRPr="00DB4082">
          <w:rPr>
            <w:rFonts w:ascii="Trebuchet MS" w:hAnsi="Trebuchet MS"/>
            <w:noProof/>
            <w:sz w:val="24"/>
          </w:rPr>
          <w:t xml:space="preserve"> may</w:t>
        </w:r>
      </w:ins>
      <w:r w:rsidRPr="00DB4082">
        <w:rPr>
          <w:rFonts w:ascii="Trebuchet MS" w:hAnsi="Trebuchet MS"/>
          <w:noProof/>
          <w:sz w:val="24"/>
        </w:rPr>
        <w:t xml:space="preserve"> be done, but on the seventh day is a sabbath of complete rest, a holy convention. </w:t>
      </w:r>
      <w:del w:id="12" w:author="Author">
        <w:r w:rsidRPr="00DB4082">
          <w:rPr>
            <w:rFonts w:ascii="Trebuchet MS" w:hAnsi="Trebuchet MS"/>
            <w:noProof/>
            <w:sz w:val="24"/>
          </w:rPr>
          <w:delText>Y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13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may </w:t>
      </w:r>
      <w:ins w:id="14" w:author="Author">
        <w:r w:rsidRPr="00DB4082">
          <w:rPr>
            <w:rFonts w:ascii="Trebuchet MS" w:hAnsi="Trebuchet MS"/>
            <w:noProof/>
            <w:sz w:val="24"/>
          </w:rPr>
          <w:t xml:space="preserve">not </w:t>
        </w:r>
      </w:ins>
      <w:r w:rsidRPr="00DB4082">
        <w:rPr>
          <w:rFonts w:ascii="Trebuchet MS" w:hAnsi="Trebuchet MS"/>
          <w:noProof/>
          <w:sz w:val="24"/>
        </w:rPr>
        <w:t xml:space="preserve">do </w:t>
      </w:r>
      <w:del w:id="15" w:author="Author">
        <w:r w:rsidRPr="00DB4082">
          <w:rPr>
            <w:rFonts w:ascii="Trebuchet MS" w:hAnsi="Trebuchet MS"/>
            <w:noProof/>
            <w:sz w:val="24"/>
          </w:rPr>
          <w:delText>no</w:delText>
        </w:r>
      </w:del>
      <w:ins w:id="16" w:author="Author">
        <w:r w:rsidRPr="00DB4082">
          <w:rPr>
            <w:rFonts w:ascii="Trebuchet MS" w:hAnsi="Trebuchet MS"/>
            <w:noProof/>
            <w:sz w:val="24"/>
          </w:rPr>
          <w:t>any</w:t>
        </w:r>
      </w:ins>
      <w:r w:rsidRPr="00DB4082">
        <w:rPr>
          <w:rFonts w:ascii="Trebuchet MS" w:hAnsi="Trebuchet MS"/>
          <w:noProof/>
          <w:sz w:val="24"/>
        </w:rPr>
        <w:t xml:space="preserve"> sort of work. It is </w:t>
      </w:r>
      <w:ins w:id="17" w:author="Author">
        <w:r w:rsidRPr="00DB4082">
          <w:rPr>
            <w:rFonts w:ascii="Trebuchet MS" w:hAnsi="Trebuchet MS"/>
            <w:noProof/>
            <w:sz w:val="24"/>
          </w:rPr>
          <w:t xml:space="preserve">to be </w:t>
        </w:r>
      </w:ins>
      <w:r w:rsidRPr="00DB4082">
        <w:rPr>
          <w:rFonts w:ascii="Trebuchet MS" w:hAnsi="Trebuchet MS"/>
          <w:noProof/>
          <w:sz w:val="24"/>
        </w:rPr>
        <w:t xml:space="preserve">a sabbath to Jehovah </w:t>
      </w:r>
      <w:del w:id="18" w:author="Author">
        <w:r w:rsidRPr="00DB4082">
          <w:rPr>
            <w:rFonts w:ascii="Trebuchet MS" w:hAnsi="Trebuchet MS"/>
            <w:noProof/>
            <w:sz w:val="24"/>
          </w:rPr>
          <w:delText xml:space="preserve">in all places where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9" w:author="Author">
        <w:r w:rsidRPr="00DB4082">
          <w:rPr>
            <w:rFonts w:ascii="Trebuchet MS" w:hAnsi="Trebuchet MS"/>
            <w:noProof/>
            <w:sz w:val="24"/>
          </w:rPr>
          <w:t>wherever you</w:t>
        </w:r>
      </w:ins>
      <w:r w:rsidRPr="00DB4082">
        <w:rPr>
          <w:rFonts w:ascii="Trebuchet MS" w:hAnsi="Trebuchet MS"/>
          <w:noProof/>
          <w:sz w:val="24"/>
        </w:rPr>
        <w:t xml:space="preserve"> dwell.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23:4 </w:t>
      </w:r>
      <w:r w:rsidRPr="00DB4082">
        <w:rPr>
          <w:rFonts w:ascii="Trebuchet MS" w:hAnsi="Trebuchet MS"/>
          <w:noProof/>
          <w:sz w:val="24"/>
        </w:rPr>
        <w:t>“‘These are the seasonal festivals of Jehovah, holy conventions</w:t>
      </w:r>
      <w:del w:id="20" w:author="Author">
        <w:r w:rsidRPr="00DB4082">
          <w:rPr>
            <w:rFonts w:ascii="Trebuchet MS" w:hAnsi="Trebuchet MS"/>
            <w:noProof/>
            <w:sz w:val="24"/>
          </w:rPr>
          <w:delText xml:space="preserve">, which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1" w:author="Author">
        <w:r w:rsidRPr="00DB4082">
          <w:rPr>
            <w:rFonts w:ascii="Trebuchet MS" w:hAnsi="Trebuchet MS"/>
            <w:noProof/>
            <w:sz w:val="24"/>
          </w:rPr>
          <w:t xml:space="preserve"> that you</w:t>
        </w:r>
      </w:ins>
      <w:r w:rsidRPr="00DB4082">
        <w:rPr>
          <w:rFonts w:ascii="Trebuchet MS" w:hAnsi="Trebuchet MS"/>
          <w:noProof/>
          <w:sz w:val="24"/>
        </w:rPr>
        <w:t xml:space="preserve"> should proclaim at </w:t>
      </w:r>
      <w:del w:id="22" w:author="Author">
        <w:r w:rsidRPr="00DB4082">
          <w:rPr>
            <w:rFonts w:ascii="Trebuchet MS" w:hAnsi="Trebuchet MS"/>
            <w:noProof/>
            <w:sz w:val="24"/>
          </w:rPr>
          <w:delText>their</w:delText>
        </w:r>
      </w:del>
      <w:ins w:id="23" w:author="Author">
        <w:r w:rsidRPr="00DB4082">
          <w:rPr>
            <w:rFonts w:ascii="Trebuchet MS" w:hAnsi="Trebuchet MS"/>
            <w:noProof/>
            <w:sz w:val="24"/>
          </w:rPr>
          <w:t>the times</w:t>
        </w:r>
      </w:ins>
      <w:r w:rsidRPr="00DB4082">
        <w:rPr>
          <w:rFonts w:ascii="Trebuchet MS" w:hAnsi="Trebuchet MS"/>
          <w:noProof/>
          <w:sz w:val="24"/>
        </w:rPr>
        <w:t xml:space="preserve"> appointed </w:t>
      </w:r>
      <w:del w:id="24" w:author="Author">
        <w:r w:rsidRPr="00DB4082">
          <w:rPr>
            <w:rFonts w:ascii="Trebuchet MS" w:hAnsi="Trebuchet MS"/>
            <w:noProof/>
            <w:sz w:val="24"/>
          </w:rPr>
          <w:delText>times</w:delText>
        </w:r>
      </w:del>
      <w:ins w:id="25" w:author="Author">
        <w:r w:rsidRPr="00DB4082">
          <w:rPr>
            <w:rFonts w:ascii="Trebuchet MS" w:hAnsi="Trebuchet MS"/>
            <w:noProof/>
            <w:sz w:val="24"/>
          </w:rPr>
          <w:t>for them</w:t>
        </w:r>
      </w:ins>
      <w:r w:rsidRPr="00DB4082">
        <w:rPr>
          <w:rFonts w:ascii="Trebuchet MS" w:hAnsi="Trebuchet MS"/>
          <w:noProof/>
          <w:sz w:val="24"/>
        </w:rPr>
        <w:t xml:space="preserve">: </w:t>
      </w:r>
      <w:r w:rsidRPr="00DB4082">
        <w:rPr>
          <w:rFonts w:ascii="Trebuchet MS" w:hAnsi="Trebuchet MS"/>
          <w:b/>
          <w:noProof/>
          <w:sz w:val="24"/>
        </w:rPr>
        <w:t xml:space="preserve">23:5 </w:t>
      </w:r>
      <w:r w:rsidRPr="00DB4082">
        <w:rPr>
          <w:rFonts w:ascii="Trebuchet MS" w:hAnsi="Trebuchet MS"/>
          <w:noProof/>
          <w:sz w:val="24"/>
        </w:rPr>
        <w:t xml:space="preserve">In the first month, on the </w:t>
      </w:r>
      <w:del w:id="26" w:author="Author">
        <w:r w:rsidRPr="00DB4082">
          <w:rPr>
            <w:rFonts w:ascii="Trebuchet MS" w:hAnsi="Trebuchet MS"/>
            <w:noProof/>
            <w:sz w:val="24"/>
          </w:rPr>
          <w:delText>fourteenth</w:delText>
        </w:r>
      </w:del>
      <w:ins w:id="27" w:author="Author">
        <w:r w:rsidRPr="00DB4082">
          <w:rPr>
            <w:rFonts w:ascii="Trebuchet MS" w:hAnsi="Trebuchet MS"/>
            <w:noProof/>
            <w:sz w:val="24"/>
          </w:rPr>
          <w:t>14th</w:t>
        </w:r>
      </w:ins>
      <w:r w:rsidRPr="00DB4082">
        <w:rPr>
          <w:rFonts w:ascii="Trebuchet MS" w:hAnsi="Trebuchet MS"/>
          <w:noProof/>
          <w:sz w:val="24"/>
        </w:rPr>
        <w:t xml:space="preserve"> day of the month, </w:t>
      </w:r>
      <w:del w:id="28" w:author="Author">
        <w:r w:rsidRPr="00DB4082">
          <w:rPr>
            <w:rFonts w:ascii="Trebuchet MS" w:hAnsi="Trebuchet MS"/>
            <w:noProof/>
            <w:sz w:val="24"/>
          </w:rPr>
          <w:delText>between the two evenings</w:delText>
        </w:r>
      </w:del>
      <w:ins w:id="29" w:author="Author">
        <w:r w:rsidRPr="00DB4082">
          <w:rPr>
            <w:rFonts w:ascii="Trebuchet MS" w:hAnsi="Trebuchet MS"/>
            <w:noProof/>
            <w:sz w:val="24"/>
          </w:rPr>
          <w:t>at twilight</w:t>
        </w:r>
        <w:r w:rsidRPr="00DB4082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DB4082">
        <w:rPr>
          <w:rFonts w:ascii="Trebuchet MS" w:hAnsi="Trebuchet MS"/>
          <w:noProof/>
          <w:sz w:val="24"/>
        </w:rPr>
        <w:t xml:space="preserve"> is the </w:t>
      </w:r>
      <w:del w:id="32" w:author="Author">
        <w:r w:rsidRPr="00DB4082">
          <w:rPr>
            <w:rFonts w:ascii="Trebuchet MS" w:hAnsi="Trebuchet MS"/>
            <w:noProof/>
            <w:sz w:val="24"/>
          </w:rPr>
          <w:delText>passover</w:delText>
        </w:r>
      </w:del>
      <w:ins w:id="33" w:author="Author">
        <w:r w:rsidRPr="00DB4082">
          <w:rPr>
            <w:rFonts w:ascii="Trebuchet MS" w:hAnsi="Trebuchet MS"/>
            <w:noProof/>
            <w:sz w:val="24"/>
          </w:rPr>
          <w:t>Passover</w:t>
        </w:r>
      </w:ins>
      <w:r w:rsidRPr="00DB4082">
        <w:rPr>
          <w:rFonts w:ascii="Trebuchet MS" w:hAnsi="Trebuchet MS"/>
          <w:noProof/>
          <w:sz w:val="24"/>
        </w:rPr>
        <w:t xml:space="preserve"> to Jehovah.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23:6 </w:t>
      </w:r>
      <w:r w:rsidRPr="00DB4082">
        <w:rPr>
          <w:rFonts w:ascii="Trebuchet MS" w:hAnsi="Trebuchet MS"/>
          <w:noProof/>
          <w:sz w:val="24"/>
        </w:rPr>
        <w:t>“‘</w:t>
      </w:r>
      <w:del w:id="34" w:author="Author">
        <w:r w:rsidRPr="00DB4082">
          <w:rPr>
            <w:rFonts w:ascii="Trebuchet MS" w:hAnsi="Trebuchet MS"/>
            <w:noProof/>
            <w:sz w:val="24"/>
          </w:rPr>
          <w:delText>And on</w:delText>
        </w:r>
      </w:del>
      <w:ins w:id="35" w:author="Author">
        <w:r w:rsidRPr="00DB4082">
          <w:rPr>
            <w:rFonts w:ascii="Trebuchet MS" w:hAnsi="Trebuchet MS"/>
            <w:noProof/>
            <w:sz w:val="24"/>
          </w:rPr>
          <w:t>On</w:t>
        </w:r>
      </w:ins>
      <w:r w:rsidRPr="00DB4082">
        <w:rPr>
          <w:rFonts w:ascii="Trebuchet MS" w:hAnsi="Trebuchet MS"/>
          <w:noProof/>
          <w:sz w:val="24"/>
        </w:rPr>
        <w:t xml:space="preserve"> the </w:t>
      </w:r>
      <w:del w:id="36" w:author="Author">
        <w:r w:rsidRPr="00DB4082">
          <w:rPr>
            <w:rFonts w:ascii="Trebuchet MS" w:hAnsi="Trebuchet MS"/>
            <w:noProof/>
            <w:sz w:val="24"/>
          </w:rPr>
          <w:delText>fifteenth</w:delText>
        </w:r>
      </w:del>
      <w:ins w:id="37" w:author="Author">
        <w:r w:rsidRPr="00DB4082">
          <w:rPr>
            <w:rFonts w:ascii="Trebuchet MS" w:hAnsi="Trebuchet MS"/>
            <w:noProof/>
            <w:sz w:val="24"/>
          </w:rPr>
          <w:t>15th</w:t>
        </w:r>
      </w:ins>
      <w:r w:rsidRPr="00DB4082">
        <w:rPr>
          <w:rFonts w:ascii="Trebuchet MS" w:hAnsi="Trebuchet MS"/>
          <w:noProof/>
          <w:sz w:val="24"/>
        </w:rPr>
        <w:t xml:space="preserve"> day of this month is the </w:t>
      </w:r>
      <w:del w:id="38" w:author="Author">
        <w:r w:rsidRPr="00DB4082">
          <w:rPr>
            <w:rFonts w:ascii="Trebuchet MS" w:hAnsi="Trebuchet MS"/>
            <w:noProof/>
            <w:sz w:val="24"/>
          </w:rPr>
          <w:delText>festival</w:delText>
        </w:r>
      </w:del>
      <w:ins w:id="39" w:author="Author">
        <w:r w:rsidRPr="00DB4082">
          <w:rPr>
            <w:rFonts w:ascii="Trebuchet MS" w:hAnsi="Trebuchet MS"/>
            <w:noProof/>
            <w:sz w:val="24"/>
          </w:rPr>
          <w:t>Festival</w:t>
        </w:r>
      </w:ins>
      <w:r w:rsidRPr="00DB4082">
        <w:rPr>
          <w:rFonts w:ascii="Trebuchet MS" w:hAnsi="Trebuchet MS"/>
          <w:noProof/>
          <w:sz w:val="24"/>
        </w:rPr>
        <w:t xml:space="preserve"> of </w:t>
      </w:r>
      <w:del w:id="40" w:author="Author">
        <w:r w:rsidRPr="00DB4082">
          <w:rPr>
            <w:rFonts w:ascii="Trebuchet MS" w:hAnsi="Trebuchet MS"/>
            <w:noProof/>
            <w:sz w:val="24"/>
          </w:rPr>
          <w:delText>unfermented cakes</w:delText>
        </w:r>
      </w:del>
      <w:ins w:id="41" w:author="Author">
        <w:r w:rsidRPr="00DB4082">
          <w:rPr>
            <w:rFonts w:ascii="Trebuchet MS" w:hAnsi="Trebuchet MS"/>
            <w:noProof/>
            <w:sz w:val="24"/>
          </w:rPr>
          <w:t>Unleavened Bread</w:t>
        </w:r>
      </w:ins>
      <w:r w:rsidRPr="00DB4082">
        <w:rPr>
          <w:rFonts w:ascii="Trebuchet MS" w:hAnsi="Trebuchet MS"/>
          <w:noProof/>
          <w:sz w:val="24"/>
        </w:rPr>
        <w:t xml:space="preserve"> to Jehovah. Seven days </w:t>
      </w:r>
      <w:del w:id="42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3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should eat </w:t>
      </w:r>
      <w:del w:id="44" w:author="Author">
        <w:r w:rsidRPr="00DB4082">
          <w:rPr>
            <w:rFonts w:ascii="Trebuchet MS" w:hAnsi="Trebuchet MS"/>
            <w:noProof/>
            <w:sz w:val="24"/>
          </w:rPr>
          <w:delText>unfermented cakes</w:delText>
        </w:r>
      </w:del>
      <w:ins w:id="45" w:author="Author">
        <w:r w:rsidRPr="00DB4082">
          <w:rPr>
            <w:rFonts w:ascii="Trebuchet MS" w:hAnsi="Trebuchet MS"/>
            <w:noProof/>
            <w:sz w:val="24"/>
          </w:rPr>
          <w:t>unleavened bread</w:t>
        </w:r>
      </w:ins>
      <w:r w:rsidRPr="00DB4082">
        <w:rPr>
          <w:rFonts w:ascii="Trebuchet MS" w:hAnsi="Trebuchet MS"/>
          <w:noProof/>
          <w:sz w:val="24"/>
        </w:rPr>
        <w:t xml:space="preserve">. </w:t>
      </w:r>
      <w:r w:rsidRPr="00DB4082">
        <w:rPr>
          <w:rFonts w:ascii="Trebuchet MS" w:hAnsi="Trebuchet MS"/>
          <w:b/>
          <w:noProof/>
          <w:sz w:val="24"/>
        </w:rPr>
        <w:t xml:space="preserve">23:7 </w:t>
      </w:r>
      <w:r w:rsidRPr="00DB4082">
        <w:rPr>
          <w:rFonts w:ascii="Trebuchet MS" w:hAnsi="Trebuchet MS"/>
          <w:noProof/>
          <w:sz w:val="24"/>
        </w:rPr>
        <w:t>On the first day</w:t>
      </w:r>
      <w:del w:id="46" w:author="Author">
        <w:r w:rsidRPr="00DB4082">
          <w:rPr>
            <w:rFonts w:ascii="Trebuchet MS" w:hAnsi="Trebuchet MS"/>
            <w:noProof/>
            <w:sz w:val="24"/>
          </w:rPr>
          <w:delText xml:space="preserve">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7" w:author="Author">
        <w:r w:rsidRPr="00DB4082">
          <w:rPr>
            <w:rFonts w:ascii="Trebuchet MS" w:hAnsi="Trebuchet MS"/>
            <w:noProof/>
            <w:sz w:val="24"/>
          </w:rPr>
          <w:t>, you</w:t>
        </w:r>
      </w:ins>
      <w:r w:rsidRPr="00DB4082">
        <w:rPr>
          <w:rFonts w:ascii="Trebuchet MS" w:hAnsi="Trebuchet MS"/>
          <w:noProof/>
          <w:sz w:val="24"/>
        </w:rPr>
        <w:t xml:space="preserve"> will </w:t>
      </w:r>
      <w:del w:id="48" w:author="Author">
        <w:r w:rsidRPr="00DB4082">
          <w:rPr>
            <w:rFonts w:ascii="Trebuchet MS" w:hAnsi="Trebuchet MS"/>
            <w:noProof/>
            <w:sz w:val="24"/>
          </w:rPr>
          <w:delText>have</w:delText>
        </w:r>
      </w:del>
      <w:ins w:id="49" w:author="Author">
        <w:r w:rsidRPr="00DB4082">
          <w:rPr>
            <w:rFonts w:ascii="Trebuchet MS" w:hAnsi="Trebuchet MS"/>
            <w:noProof/>
            <w:sz w:val="24"/>
          </w:rPr>
          <w:t>observe</w:t>
        </w:r>
      </w:ins>
      <w:r w:rsidRPr="00DB4082">
        <w:rPr>
          <w:rFonts w:ascii="Trebuchet MS" w:hAnsi="Trebuchet MS"/>
          <w:noProof/>
          <w:sz w:val="24"/>
        </w:rPr>
        <w:t xml:space="preserve"> a holy convention</w:t>
      </w:r>
      <w:del w:id="50" w:author="Author">
        <w:r w:rsidRPr="00DB4082">
          <w:rPr>
            <w:rFonts w:ascii="Trebuchet MS" w:hAnsi="Trebuchet MS"/>
            <w:noProof/>
            <w:sz w:val="24"/>
          </w:rPr>
          <w:delText xml:space="preserve"> occur. No sort of laborious</w:delText>
        </w:r>
      </w:del>
      <w:ins w:id="51" w:author="Author">
        <w:r w:rsidRPr="00DB4082">
          <w:rPr>
            <w:rFonts w:ascii="Trebuchet MS" w:hAnsi="Trebuchet MS"/>
            <w:noProof/>
            <w:sz w:val="24"/>
          </w:rPr>
          <w:t>. You should not do any hard</w:t>
        </w:r>
      </w:ins>
      <w:r w:rsidRPr="00DB4082">
        <w:rPr>
          <w:rFonts w:ascii="Trebuchet MS" w:hAnsi="Trebuchet MS"/>
          <w:noProof/>
          <w:sz w:val="24"/>
        </w:rPr>
        <w:t xml:space="preserve"> work</w:t>
      </w:r>
      <w:del w:id="52" w:author="Author">
        <w:r w:rsidRPr="00DB4082">
          <w:rPr>
            <w:rFonts w:ascii="Trebuchet MS" w:hAnsi="Trebuchet MS"/>
            <w:noProof/>
            <w:sz w:val="24"/>
          </w:rPr>
          <w:delText xml:space="preserve"> may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do</w:delText>
        </w:r>
      </w:del>
      <w:r w:rsidRPr="00DB4082">
        <w:rPr>
          <w:rFonts w:ascii="Trebuchet MS" w:hAnsi="Trebuchet MS"/>
          <w:noProof/>
          <w:sz w:val="24"/>
        </w:rPr>
        <w:t xml:space="preserve">. </w:t>
      </w:r>
      <w:r w:rsidRPr="00DB4082">
        <w:rPr>
          <w:rFonts w:ascii="Trebuchet MS" w:hAnsi="Trebuchet MS"/>
          <w:b/>
          <w:noProof/>
          <w:sz w:val="24"/>
        </w:rPr>
        <w:t xml:space="preserve">23:8 </w:t>
      </w:r>
      <w:r w:rsidRPr="00DB4082">
        <w:rPr>
          <w:rFonts w:ascii="Trebuchet MS" w:hAnsi="Trebuchet MS"/>
          <w:noProof/>
          <w:sz w:val="24"/>
        </w:rPr>
        <w:t xml:space="preserve">But </w:t>
      </w:r>
      <w:del w:id="53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</w:delText>
        </w:r>
      </w:del>
      <w:ins w:id="54" w:author="Author">
        <w:r w:rsidRPr="00DB4082">
          <w:rPr>
            <w:rFonts w:ascii="Trebuchet MS" w:hAnsi="Trebuchet MS"/>
            <w:noProof/>
            <w:sz w:val="24"/>
          </w:rPr>
          <w:t>you are to</w:t>
        </w:r>
      </w:ins>
      <w:r w:rsidRPr="00DB4082">
        <w:rPr>
          <w:rFonts w:ascii="Trebuchet MS" w:hAnsi="Trebuchet MS"/>
          <w:noProof/>
          <w:sz w:val="24"/>
        </w:rPr>
        <w:t xml:space="preserve"> present an offering made by fire to Jehovah </w:t>
      </w:r>
      <w:ins w:id="55" w:author="Author">
        <w:r w:rsidRPr="00DB4082">
          <w:rPr>
            <w:rFonts w:ascii="Trebuchet MS" w:hAnsi="Trebuchet MS"/>
            <w:noProof/>
            <w:sz w:val="24"/>
          </w:rPr>
          <w:t xml:space="preserve">for </w:t>
        </w:r>
      </w:ins>
      <w:r w:rsidRPr="00DB4082">
        <w:rPr>
          <w:rFonts w:ascii="Trebuchet MS" w:hAnsi="Trebuchet MS"/>
          <w:noProof/>
          <w:sz w:val="24"/>
        </w:rPr>
        <w:t xml:space="preserve">seven days. </w:t>
      </w:r>
      <w:del w:id="56" w:author="Author">
        <w:r w:rsidRPr="00DB4082">
          <w:rPr>
            <w:rFonts w:ascii="Trebuchet MS" w:hAnsi="Trebuchet MS"/>
            <w:noProof/>
            <w:sz w:val="24"/>
          </w:rPr>
          <w:delText>On the seventh day there</w:delText>
        </w:r>
      </w:del>
      <w:ins w:id="57" w:author="Author">
        <w:r w:rsidRPr="00DB4082">
          <w:rPr>
            <w:rFonts w:ascii="Trebuchet MS" w:hAnsi="Trebuchet MS"/>
            <w:noProof/>
            <w:sz w:val="24"/>
          </w:rPr>
          <w:t>There</w:t>
        </w:r>
      </w:ins>
      <w:r w:rsidRPr="00DB4082">
        <w:rPr>
          <w:rFonts w:ascii="Trebuchet MS" w:hAnsi="Trebuchet MS"/>
          <w:noProof/>
          <w:sz w:val="24"/>
        </w:rPr>
        <w:t xml:space="preserve"> will be a holy convention</w:t>
      </w:r>
      <w:del w:id="58" w:author="Author">
        <w:r w:rsidRPr="00DB4082">
          <w:rPr>
            <w:rFonts w:ascii="Trebuchet MS" w:hAnsi="Trebuchet MS"/>
            <w:noProof/>
            <w:sz w:val="24"/>
          </w:rPr>
          <w:delText>. No sort of laborious</w:delText>
        </w:r>
      </w:del>
      <w:ins w:id="59" w:author="Author">
        <w:r w:rsidRPr="00DB4082">
          <w:rPr>
            <w:rFonts w:ascii="Trebuchet MS" w:hAnsi="Trebuchet MS"/>
            <w:noProof/>
            <w:sz w:val="24"/>
          </w:rPr>
          <w:t xml:space="preserve"> on the seventh day. You should not do any hard</w:t>
        </w:r>
      </w:ins>
      <w:r w:rsidRPr="00DB4082">
        <w:rPr>
          <w:rFonts w:ascii="Trebuchet MS" w:hAnsi="Trebuchet MS"/>
          <w:noProof/>
          <w:sz w:val="24"/>
        </w:rPr>
        <w:t xml:space="preserve"> work</w:t>
      </w:r>
      <w:del w:id="60" w:author="Author">
        <w:r w:rsidRPr="00DB4082">
          <w:rPr>
            <w:rFonts w:ascii="Trebuchet MS" w:hAnsi="Trebuchet MS"/>
            <w:noProof/>
            <w:sz w:val="24"/>
          </w:rPr>
          <w:delText xml:space="preserve"> may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do</w:delText>
        </w:r>
      </w:del>
      <w:r w:rsidRPr="00DB4082">
        <w:rPr>
          <w:rFonts w:ascii="Trebuchet MS" w:hAnsi="Trebuchet MS"/>
          <w:noProof/>
          <w:sz w:val="24"/>
        </w:rPr>
        <w:t>.’”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23:9 </w:t>
      </w:r>
      <w:del w:id="61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</w:del>
      <w:r w:rsidRPr="00DB4082">
        <w:rPr>
          <w:rFonts w:ascii="Trebuchet MS" w:hAnsi="Trebuchet MS"/>
          <w:noProof/>
          <w:sz w:val="24"/>
        </w:rPr>
        <w:t xml:space="preserve">Jehovah continued to speak to Moses, saying: </w:t>
      </w:r>
      <w:r w:rsidRPr="00DB4082">
        <w:rPr>
          <w:rFonts w:ascii="Trebuchet MS" w:hAnsi="Trebuchet MS"/>
          <w:b/>
          <w:noProof/>
          <w:sz w:val="24"/>
        </w:rPr>
        <w:t xml:space="preserve">23:10 </w:t>
      </w:r>
      <w:r w:rsidRPr="00DB4082">
        <w:rPr>
          <w:rFonts w:ascii="Trebuchet MS" w:hAnsi="Trebuchet MS"/>
          <w:noProof/>
          <w:sz w:val="24"/>
        </w:rPr>
        <w:t xml:space="preserve">“Speak to the </w:t>
      </w:r>
      <w:del w:id="62" w:author="Author">
        <w:r w:rsidRPr="00DB4082">
          <w:rPr>
            <w:rFonts w:ascii="Trebuchet MS" w:hAnsi="Trebuchet MS"/>
            <w:noProof/>
            <w:sz w:val="24"/>
          </w:rPr>
          <w:delText>sons of Israel,</w:delText>
        </w:r>
      </w:del>
      <w:ins w:id="63" w:author="Author">
        <w:r w:rsidRPr="00DB4082">
          <w:rPr>
            <w:rFonts w:ascii="Trebuchet MS" w:hAnsi="Trebuchet MS"/>
            <w:noProof/>
            <w:sz w:val="24"/>
          </w:rPr>
          <w:t>Israelites</w:t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del w:id="64" w:author="Author">
        <w:r w:rsidRPr="00DB4082">
          <w:rPr>
            <w:rFonts w:ascii="Trebuchet MS" w:hAnsi="Trebuchet MS"/>
            <w:noProof/>
            <w:sz w:val="24"/>
          </w:rPr>
          <w:delText>you must say to</w:delText>
        </w:r>
      </w:del>
      <w:ins w:id="65" w:author="Author">
        <w:r w:rsidRPr="00DB4082">
          <w:rPr>
            <w:rFonts w:ascii="Trebuchet MS" w:hAnsi="Trebuchet MS"/>
            <w:noProof/>
            <w:sz w:val="24"/>
          </w:rPr>
          <w:t>tell</w:t>
        </w:r>
      </w:ins>
      <w:r w:rsidRPr="00DB4082">
        <w:rPr>
          <w:rFonts w:ascii="Trebuchet MS" w:hAnsi="Trebuchet MS"/>
          <w:noProof/>
          <w:sz w:val="24"/>
        </w:rPr>
        <w:t xml:space="preserve"> them, ‘When </w:t>
      </w:r>
      <w:del w:id="66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7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eventually come into the land that I am giving </w:t>
      </w:r>
      <w:del w:id="68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>,</w:delText>
        </w:r>
      </w:del>
      <w:ins w:id="69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del w:id="70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71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have reaped its harvest, </w:t>
      </w:r>
      <w:del w:id="72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73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must </w:t>
      </w:r>
      <w:del w:id="74" w:author="Author">
        <w:r w:rsidRPr="00DB4082">
          <w:rPr>
            <w:rFonts w:ascii="Trebuchet MS" w:hAnsi="Trebuchet MS"/>
            <w:noProof/>
            <w:sz w:val="24"/>
          </w:rPr>
          <w:delText xml:space="preserve">also </w:delText>
        </w:r>
      </w:del>
      <w:r w:rsidRPr="00DB4082">
        <w:rPr>
          <w:rFonts w:ascii="Trebuchet MS" w:hAnsi="Trebuchet MS"/>
          <w:noProof/>
          <w:sz w:val="24"/>
        </w:rPr>
        <w:t xml:space="preserve">bring a sheaf of the firstfruits of </w:t>
      </w:r>
      <w:del w:id="75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76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harvest to the priest. </w:t>
      </w:r>
      <w:r w:rsidRPr="00DB4082">
        <w:rPr>
          <w:rFonts w:ascii="Trebuchet MS" w:hAnsi="Trebuchet MS"/>
          <w:b/>
          <w:noProof/>
          <w:sz w:val="24"/>
        </w:rPr>
        <w:t xml:space="preserve">23:11 </w:t>
      </w:r>
      <w:r w:rsidRPr="00DB4082">
        <w:rPr>
          <w:rFonts w:ascii="Trebuchet MS" w:hAnsi="Trebuchet MS"/>
          <w:noProof/>
          <w:sz w:val="24"/>
        </w:rPr>
        <w:t xml:space="preserve">And he </w:t>
      </w:r>
      <w:del w:id="77" w:author="Author">
        <w:r w:rsidRPr="00DB4082">
          <w:rPr>
            <w:rFonts w:ascii="Trebuchet MS" w:hAnsi="Trebuchet MS"/>
            <w:noProof/>
            <w:sz w:val="24"/>
          </w:rPr>
          <w:delText>must</w:delText>
        </w:r>
      </w:del>
      <w:ins w:id="78" w:author="Author">
        <w:r w:rsidRPr="00DB4082">
          <w:rPr>
            <w:rFonts w:ascii="Trebuchet MS" w:hAnsi="Trebuchet MS"/>
            <w:noProof/>
            <w:sz w:val="24"/>
          </w:rPr>
          <w:t>will</w:t>
        </w:r>
      </w:ins>
      <w:r w:rsidRPr="00DB4082">
        <w:rPr>
          <w:rFonts w:ascii="Trebuchet MS" w:hAnsi="Trebuchet MS"/>
          <w:noProof/>
          <w:sz w:val="24"/>
        </w:rPr>
        <w:t xml:space="preserve"> wave the sheaf </w:t>
      </w:r>
      <w:del w:id="79" w:author="Author">
        <w:r w:rsidRPr="00DB4082">
          <w:rPr>
            <w:rFonts w:ascii="Trebuchet MS" w:hAnsi="Trebuchet MS"/>
            <w:noProof/>
            <w:sz w:val="24"/>
          </w:rPr>
          <w:delText>to</w:delText>
        </w:r>
      </w:del>
      <w:ins w:id="80" w:author="Author">
        <w:r w:rsidRPr="00DB4082">
          <w:rPr>
            <w:rFonts w:ascii="Trebuchet MS" w:hAnsi="Trebuchet MS"/>
            <w:noProof/>
            <w:sz w:val="24"/>
          </w:rPr>
          <w:t>back</w:t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del w:id="81" w:author="Author">
        <w:r w:rsidRPr="00DB4082">
          <w:rPr>
            <w:rFonts w:ascii="Trebuchet MS" w:hAnsi="Trebuchet MS"/>
            <w:noProof/>
            <w:sz w:val="24"/>
          </w:rPr>
          <w:delText>fro</w:delText>
        </w:r>
      </w:del>
      <w:ins w:id="82" w:author="Author">
        <w:r w:rsidRPr="00DB4082">
          <w:rPr>
            <w:rFonts w:ascii="Trebuchet MS" w:hAnsi="Trebuchet MS"/>
            <w:noProof/>
            <w:sz w:val="24"/>
          </w:rPr>
          <w:t>forth</w:t>
        </w:r>
      </w:ins>
      <w:r w:rsidRPr="00DB4082">
        <w:rPr>
          <w:rFonts w:ascii="Trebuchet MS" w:hAnsi="Trebuchet MS"/>
          <w:noProof/>
          <w:sz w:val="24"/>
        </w:rPr>
        <w:t xml:space="preserve"> before Jehovah to gain approval for </w:t>
      </w:r>
      <w:del w:id="83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>. Directly the day after the sabbath the</w:delText>
        </w:r>
      </w:del>
      <w:ins w:id="84" w:author="Author">
        <w:r w:rsidRPr="00DB4082">
          <w:rPr>
            <w:rFonts w:ascii="Trebuchet MS" w:hAnsi="Trebuchet MS"/>
            <w:noProof/>
            <w:sz w:val="24"/>
          </w:rPr>
          <w:t>you. The</w:t>
        </w:r>
      </w:ins>
      <w:r w:rsidRPr="00DB4082">
        <w:rPr>
          <w:rFonts w:ascii="Trebuchet MS" w:hAnsi="Trebuchet MS"/>
          <w:noProof/>
          <w:sz w:val="24"/>
        </w:rPr>
        <w:t xml:space="preserve"> priest should wave it </w:t>
      </w:r>
      <w:del w:id="85" w:author="Author">
        <w:r w:rsidRPr="00DB4082">
          <w:rPr>
            <w:rFonts w:ascii="Trebuchet MS" w:hAnsi="Trebuchet MS"/>
            <w:noProof/>
            <w:sz w:val="24"/>
          </w:rPr>
          <w:delText>to and fro</w:delText>
        </w:r>
      </w:del>
      <w:ins w:id="86" w:author="Author">
        <w:r w:rsidRPr="00DB4082">
          <w:rPr>
            <w:rFonts w:ascii="Trebuchet MS" w:hAnsi="Trebuchet MS"/>
            <w:noProof/>
            <w:sz w:val="24"/>
          </w:rPr>
          <w:t>on the day after the Sabbath</w:t>
        </w:r>
      </w:ins>
      <w:r w:rsidRPr="00DB4082">
        <w:rPr>
          <w:rFonts w:ascii="Trebuchet MS" w:hAnsi="Trebuchet MS"/>
          <w:noProof/>
          <w:sz w:val="24"/>
        </w:rPr>
        <w:t xml:space="preserve">. </w:t>
      </w:r>
      <w:r w:rsidRPr="00DB4082">
        <w:rPr>
          <w:rFonts w:ascii="Trebuchet MS" w:hAnsi="Trebuchet MS"/>
          <w:b/>
          <w:noProof/>
          <w:sz w:val="24"/>
        </w:rPr>
        <w:t xml:space="preserve">23:12 </w:t>
      </w:r>
      <w:del w:id="87" w:author="Author">
        <w:r w:rsidRPr="00DB4082">
          <w:rPr>
            <w:rFonts w:ascii="Trebuchet MS" w:hAnsi="Trebuchet MS"/>
            <w:noProof/>
            <w:sz w:val="24"/>
          </w:rPr>
          <w:delText>And on</w:delText>
        </w:r>
      </w:del>
      <w:ins w:id="88" w:author="Author">
        <w:r w:rsidRPr="00DB4082">
          <w:rPr>
            <w:rFonts w:ascii="Trebuchet MS" w:hAnsi="Trebuchet MS"/>
            <w:noProof/>
            <w:sz w:val="24"/>
          </w:rPr>
          <w:t>On</w:t>
        </w:r>
      </w:ins>
      <w:r w:rsidRPr="00DB4082">
        <w:rPr>
          <w:rFonts w:ascii="Trebuchet MS" w:hAnsi="Trebuchet MS"/>
          <w:noProof/>
          <w:sz w:val="24"/>
        </w:rPr>
        <w:t xml:space="preserve"> the day </w:t>
      </w:r>
      <w:del w:id="89" w:author="Author">
        <w:r w:rsidRPr="00DB4082">
          <w:rPr>
            <w:rFonts w:ascii="Trebuchet MS" w:hAnsi="Trebuchet MS"/>
            <w:noProof/>
            <w:sz w:val="24"/>
          </w:rPr>
          <w:delText xml:space="preserve">of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  <w:r w:rsidRPr="00DB4082">
          <w:rPr>
            <w:rFonts w:ascii="Trebuchet MS" w:hAnsi="Trebuchet MS"/>
            <w:noProof/>
            <w:sz w:val="24"/>
          </w:rPr>
          <w:delText xml:space="preserve"> having</w:delText>
        </w:r>
      </w:del>
      <w:ins w:id="90" w:author="Author">
        <w:r w:rsidRPr="00DB4082">
          <w:rPr>
            <w:rFonts w:ascii="Trebuchet MS" w:hAnsi="Trebuchet MS"/>
            <w:noProof/>
            <w:sz w:val="24"/>
          </w:rPr>
          <w:t>you have</w:t>
        </w:r>
      </w:ins>
      <w:r w:rsidRPr="00DB4082">
        <w:rPr>
          <w:rFonts w:ascii="Trebuchet MS" w:hAnsi="Trebuchet MS"/>
          <w:noProof/>
          <w:sz w:val="24"/>
        </w:rPr>
        <w:t xml:space="preserve"> the sheaf waved</w:t>
      </w:r>
      <w:del w:id="91" w:author="Author">
        <w:r w:rsidRPr="00DB4082">
          <w:rPr>
            <w:rFonts w:ascii="Trebuchet MS" w:hAnsi="Trebuchet MS"/>
            <w:noProof/>
            <w:sz w:val="24"/>
          </w:rPr>
          <w:delText xml:space="preserve"> to and fro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92" w:author="Author">
        <w:r w:rsidRPr="00DB4082">
          <w:rPr>
            <w:rFonts w:ascii="Trebuchet MS" w:hAnsi="Trebuchet MS"/>
            <w:noProof/>
            <w:sz w:val="24"/>
          </w:rPr>
          <w:t>, you</w:t>
        </w:r>
      </w:ins>
      <w:r w:rsidRPr="00DB4082">
        <w:rPr>
          <w:rFonts w:ascii="Trebuchet MS" w:hAnsi="Trebuchet MS"/>
          <w:noProof/>
          <w:sz w:val="24"/>
        </w:rPr>
        <w:t xml:space="preserve"> must </w:t>
      </w:r>
      <w:del w:id="93" w:author="Author">
        <w:r w:rsidRPr="00DB4082">
          <w:rPr>
            <w:rFonts w:ascii="Trebuchet MS" w:hAnsi="Trebuchet MS"/>
            <w:noProof/>
            <w:sz w:val="24"/>
          </w:rPr>
          <w:delText>render up</w:delText>
        </w:r>
      </w:del>
      <w:ins w:id="94" w:author="Author">
        <w:r w:rsidRPr="00DB4082">
          <w:rPr>
            <w:rFonts w:ascii="Trebuchet MS" w:hAnsi="Trebuchet MS"/>
            <w:noProof/>
            <w:sz w:val="24"/>
          </w:rPr>
          <w:t>offer</w:t>
        </w:r>
      </w:ins>
      <w:r w:rsidRPr="00DB4082">
        <w:rPr>
          <w:rFonts w:ascii="Trebuchet MS" w:hAnsi="Trebuchet MS"/>
          <w:noProof/>
          <w:sz w:val="24"/>
        </w:rPr>
        <w:t xml:space="preserve"> a sound young ram</w:t>
      </w:r>
      <w:del w:id="95" w:author="Author">
        <w:r w:rsidRPr="00DB4082">
          <w:rPr>
            <w:rFonts w:ascii="Trebuchet MS" w:hAnsi="Trebuchet MS"/>
            <w:noProof/>
            <w:sz w:val="24"/>
          </w:rPr>
          <w:delText>,</w:delText>
        </w:r>
      </w:del>
      <w:r w:rsidRPr="00DB4082">
        <w:rPr>
          <w:rFonts w:ascii="Trebuchet MS" w:hAnsi="Trebuchet MS"/>
          <w:noProof/>
          <w:sz w:val="24"/>
        </w:rPr>
        <w:t xml:space="preserve"> in its first year, </w:t>
      </w:r>
      <w:del w:id="96" w:author="Author">
        <w:r w:rsidRPr="00DB4082">
          <w:rPr>
            <w:rFonts w:ascii="Trebuchet MS" w:hAnsi="Trebuchet MS"/>
            <w:noProof/>
            <w:sz w:val="24"/>
          </w:rPr>
          <w:delText>for</w:delText>
        </w:r>
      </w:del>
      <w:ins w:id="97" w:author="Author">
        <w:r w:rsidRPr="00DB4082">
          <w:rPr>
            <w:rFonts w:ascii="Trebuchet MS" w:hAnsi="Trebuchet MS"/>
            <w:noProof/>
            <w:sz w:val="24"/>
          </w:rPr>
          <w:t>as</w:t>
        </w:r>
      </w:ins>
      <w:r w:rsidRPr="00DB4082">
        <w:rPr>
          <w:rFonts w:ascii="Trebuchet MS" w:hAnsi="Trebuchet MS"/>
          <w:noProof/>
          <w:sz w:val="24"/>
        </w:rPr>
        <w:t xml:space="preserve"> a burnt offering to Jehovah</w:t>
      </w:r>
      <w:del w:id="98" w:author="Author">
        <w:r w:rsidRPr="00DB4082">
          <w:rPr>
            <w:rFonts w:ascii="Trebuchet MS" w:hAnsi="Trebuchet MS"/>
            <w:noProof/>
            <w:sz w:val="24"/>
          </w:rPr>
          <w:delText>;</w:delText>
        </w:r>
      </w:del>
      <w:ins w:id="99" w:author="Author">
        <w:r w:rsidRPr="00DB4082">
          <w:rPr>
            <w:rFonts w:ascii="Trebuchet MS" w:hAnsi="Trebuchet MS"/>
            <w:noProof/>
            <w:sz w:val="24"/>
          </w:rPr>
          <w:t>.</w:t>
        </w:r>
      </w:ins>
      <w:r w:rsidRPr="00DB4082">
        <w:rPr>
          <w:rFonts w:ascii="Trebuchet MS" w:hAnsi="Trebuchet MS"/>
          <w:noProof/>
          <w:sz w:val="24"/>
        </w:rPr>
        <w:t xml:space="preserve"> </w:t>
      </w:r>
      <w:r w:rsidRPr="00DB4082">
        <w:rPr>
          <w:rFonts w:ascii="Trebuchet MS" w:hAnsi="Trebuchet MS"/>
          <w:b/>
          <w:noProof/>
          <w:sz w:val="24"/>
        </w:rPr>
        <w:t xml:space="preserve">23:13 </w:t>
      </w:r>
      <w:del w:id="100" w:author="Author">
        <w:r w:rsidRPr="00DB4082">
          <w:rPr>
            <w:rFonts w:ascii="Trebuchet MS" w:hAnsi="Trebuchet MS"/>
            <w:noProof/>
            <w:sz w:val="24"/>
          </w:rPr>
          <w:delText>and as its</w:delText>
        </w:r>
      </w:del>
      <w:ins w:id="101" w:author="Author">
        <w:r w:rsidRPr="00DB4082">
          <w:rPr>
            <w:rFonts w:ascii="Trebuchet MS" w:hAnsi="Trebuchet MS"/>
            <w:noProof/>
            <w:sz w:val="24"/>
          </w:rPr>
          <w:t>Its</w:t>
        </w:r>
      </w:ins>
      <w:r w:rsidRPr="00DB4082">
        <w:rPr>
          <w:rFonts w:ascii="Trebuchet MS" w:hAnsi="Trebuchet MS"/>
          <w:noProof/>
          <w:sz w:val="24"/>
        </w:rPr>
        <w:t xml:space="preserve"> </w:t>
      </w:r>
      <w:r w:rsidRPr="00DB4082">
        <w:rPr>
          <w:rFonts w:ascii="Trebuchet MS" w:hAnsi="Trebuchet MS"/>
          <w:noProof/>
          <w:sz w:val="24"/>
        </w:rPr>
        <w:lastRenderedPageBreak/>
        <w:t xml:space="preserve">grain offering </w:t>
      </w:r>
      <w:ins w:id="102" w:author="Author">
        <w:r w:rsidRPr="00DB4082">
          <w:rPr>
            <w:rFonts w:ascii="Trebuchet MS" w:hAnsi="Trebuchet MS"/>
            <w:noProof/>
            <w:sz w:val="24"/>
          </w:rPr>
          <w:t xml:space="preserve">will be </w:t>
        </w:r>
      </w:ins>
      <w:r w:rsidRPr="00DB4082">
        <w:rPr>
          <w:rFonts w:ascii="Trebuchet MS" w:hAnsi="Trebuchet MS"/>
          <w:noProof/>
          <w:sz w:val="24"/>
        </w:rPr>
        <w:t>two tenths of an e′phah</w:t>
      </w:r>
      <w:ins w:id="103" w:author="Author">
        <w:r w:rsidRPr="00DB4082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DB4082">
        <w:rPr>
          <w:rFonts w:ascii="Trebuchet MS" w:hAnsi="Trebuchet MS"/>
          <w:noProof/>
          <w:sz w:val="24"/>
        </w:rPr>
        <w:t xml:space="preserve"> of fine flour </w:t>
      </w:r>
      <w:del w:id="106" w:author="Author">
        <w:r w:rsidRPr="00DB4082">
          <w:rPr>
            <w:rFonts w:ascii="Trebuchet MS" w:hAnsi="Trebuchet MS"/>
            <w:noProof/>
            <w:sz w:val="24"/>
          </w:rPr>
          <w:delText>moistened</w:delText>
        </w:r>
      </w:del>
      <w:ins w:id="107" w:author="Author">
        <w:r w:rsidRPr="00DB4082">
          <w:rPr>
            <w:rFonts w:ascii="Trebuchet MS" w:hAnsi="Trebuchet MS"/>
            <w:noProof/>
            <w:sz w:val="24"/>
          </w:rPr>
          <w:t>mixed</w:t>
        </w:r>
      </w:ins>
      <w:r w:rsidRPr="00DB4082">
        <w:rPr>
          <w:rFonts w:ascii="Trebuchet MS" w:hAnsi="Trebuchet MS"/>
          <w:noProof/>
          <w:sz w:val="24"/>
        </w:rPr>
        <w:t xml:space="preserve"> with oil, as an offering made by fire to Jehovah, a </w:t>
      </w:r>
      <w:del w:id="108" w:author="Author">
        <w:r w:rsidRPr="00DB4082">
          <w:rPr>
            <w:rFonts w:ascii="Trebuchet MS" w:hAnsi="Trebuchet MS"/>
            <w:noProof/>
            <w:sz w:val="24"/>
          </w:rPr>
          <w:delText>restful odor; and as its</w:delText>
        </w:r>
      </w:del>
      <w:ins w:id="109" w:author="Author">
        <w:r w:rsidRPr="00DB4082">
          <w:rPr>
            <w:rFonts w:ascii="Trebuchet MS" w:hAnsi="Trebuchet MS"/>
            <w:noProof/>
            <w:sz w:val="24"/>
          </w:rPr>
          <w:t>pleasing</w:t>
        </w:r>
        <w:r w:rsidRPr="00DB4082">
          <w:rPr>
            <w:rStyle w:val="FootnoteReference"/>
            <w:rFonts w:ascii="Trebuchet MS" w:hAnsi="Trebuchet MS"/>
            <w:noProof/>
          </w:rPr>
          <w:footnoteReference w:id="3"/>
        </w:r>
        <w:r w:rsidRPr="00DB4082">
          <w:rPr>
            <w:rFonts w:ascii="Trebuchet MS" w:hAnsi="Trebuchet MS"/>
            <w:noProof/>
            <w:sz w:val="24"/>
          </w:rPr>
          <w:t xml:space="preserve"> aroma. Its</w:t>
        </w:r>
      </w:ins>
      <w:r w:rsidRPr="00DB4082">
        <w:rPr>
          <w:rFonts w:ascii="Trebuchet MS" w:hAnsi="Trebuchet MS"/>
          <w:noProof/>
          <w:sz w:val="24"/>
        </w:rPr>
        <w:t xml:space="preserve"> drink offering </w:t>
      </w:r>
      <w:ins w:id="112" w:author="Author">
        <w:r w:rsidRPr="00DB4082">
          <w:rPr>
            <w:rFonts w:ascii="Trebuchet MS" w:hAnsi="Trebuchet MS"/>
            <w:noProof/>
            <w:sz w:val="24"/>
          </w:rPr>
          <w:t xml:space="preserve">will be </w:t>
        </w:r>
      </w:ins>
      <w:r w:rsidRPr="00DB4082">
        <w:rPr>
          <w:rFonts w:ascii="Trebuchet MS" w:hAnsi="Trebuchet MS"/>
          <w:noProof/>
          <w:sz w:val="24"/>
        </w:rPr>
        <w:t>a fourth of a hin</w:t>
      </w:r>
      <w:ins w:id="113" w:author="Author">
        <w:r w:rsidRPr="00DB4082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DB4082">
        <w:rPr>
          <w:rFonts w:ascii="Trebuchet MS" w:hAnsi="Trebuchet MS"/>
          <w:noProof/>
          <w:sz w:val="24"/>
        </w:rPr>
        <w:t xml:space="preserve"> of wine. </w:t>
      </w:r>
      <w:r w:rsidRPr="00DB4082">
        <w:rPr>
          <w:rFonts w:ascii="Trebuchet MS" w:hAnsi="Trebuchet MS"/>
          <w:b/>
          <w:noProof/>
          <w:sz w:val="24"/>
        </w:rPr>
        <w:t xml:space="preserve">23:14 </w:t>
      </w:r>
      <w:del w:id="116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17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must </w:t>
      </w:r>
      <w:ins w:id="118" w:author="Author">
        <w:r w:rsidRPr="00DB4082">
          <w:rPr>
            <w:rFonts w:ascii="Trebuchet MS" w:hAnsi="Trebuchet MS"/>
            <w:noProof/>
            <w:sz w:val="24"/>
          </w:rPr>
          <w:t xml:space="preserve">not </w:t>
        </w:r>
      </w:ins>
      <w:r w:rsidRPr="00DB4082">
        <w:rPr>
          <w:rFonts w:ascii="Trebuchet MS" w:hAnsi="Trebuchet MS"/>
          <w:noProof/>
          <w:sz w:val="24"/>
        </w:rPr>
        <w:t xml:space="preserve">eat </w:t>
      </w:r>
      <w:del w:id="119" w:author="Author">
        <w:r w:rsidRPr="00DB4082">
          <w:rPr>
            <w:rFonts w:ascii="Trebuchet MS" w:hAnsi="Trebuchet MS"/>
            <w:noProof/>
            <w:sz w:val="24"/>
          </w:rPr>
          <w:delText>no</w:delText>
        </w:r>
      </w:del>
      <w:ins w:id="120" w:author="Author">
        <w:r w:rsidRPr="00DB4082">
          <w:rPr>
            <w:rFonts w:ascii="Trebuchet MS" w:hAnsi="Trebuchet MS"/>
            <w:noProof/>
            <w:sz w:val="24"/>
          </w:rPr>
          <w:t>any</w:t>
        </w:r>
      </w:ins>
      <w:r w:rsidRPr="00DB4082">
        <w:rPr>
          <w:rFonts w:ascii="Trebuchet MS" w:hAnsi="Trebuchet MS"/>
          <w:noProof/>
          <w:sz w:val="24"/>
        </w:rPr>
        <w:t xml:space="preserve"> bread</w:t>
      </w:r>
      <w:del w:id="121" w:author="Author">
        <w:r w:rsidRPr="00DB4082">
          <w:rPr>
            <w:rFonts w:ascii="Trebuchet MS" w:hAnsi="Trebuchet MS"/>
            <w:noProof/>
            <w:sz w:val="24"/>
          </w:rPr>
          <w:delText xml:space="preserve"> nor</w:delText>
        </w:r>
      </w:del>
      <w:ins w:id="122" w:author="Author">
        <w:r w:rsidRPr="00DB4082">
          <w:rPr>
            <w:rFonts w:ascii="Trebuchet MS" w:hAnsi="Trebuchet MS"/>
            <w:noProof/>
            <w:sz w:val="24"/>
          </w:rPr>
          <w:t>,</w:t>
        </w:r>
      </w:ins>
      <w:r w:rsidRPr="00DB4082">
        <w:rPr>
          <w:rFonts w:ascii="Trebuchet MS" w:hAnsi="Trebuchet MS"/>
          <w:noProof/>
          <w:sz w:val="24"/>
        </w:rPr>
        <w:t xml:space="preserve"> roasted grain</w:t>
      </w:r>
      <w:del w:id="123" w:author="Author">
        <w:r w:rsidRPr="00DB4082">
          <w:rPr>
            <w:rFonts w:ascii="Trebuchet MS" w:hAnsi="Trebuchet MS"/>
            <w:noProof/>
            <w:sz w:val="24"/>
          </w:rPr>
          <w:delText xml:space="preserve"> nor</w:delText>
        </w:r>
      </w:del>
      <w:ins w:id="124" w:author="Author">
        <w:r w:rsidRPr="00DB4082">
          <w:rPr>
            <w:rFonts w:ascii="Trebuchet MS" w:hAnsi="Trebuchet MS"/>
            <w:noProof/>
            <w:sz w:val="24"/>
          </w:rPr>
          <w:t>, or</w:t>
        </w:r>
      </w:ins>
      <w:r w:rsidRPr="00DB4082">
        <w:rPr>
          <w:rFonts w:ascii="Trebuchet MS" w:hAnsi="Trebuchet MS"/>
          <w:noProof/>
          <w:sz w:val="24"/>
        </w:rPr>
        <w:t xml:space="preserve"> new grain until this </w:t>
      </w:r>
      <w:del w:id="125" w:author="Author">
        <w:r w:rsidRPr="00DB4082">
          <w:rPr>
            <w:rFonts w:ascii="Trebuchet MS" w:hAnsi="Trebuchet MS"/>
            <w:noProof/>
            <w:sz w:val="24"/>
          </w:rPr>
          <w:delText xml:space="preserve">very </w:delText>
        </w:r>
      </w:del>
      <w:r w:rsidRPr="00DB4082">
        <w:rPr>
          <w:rFonts w:ascii="Trebuchet MS" w:hAnsi="Trebuchet MS"/>
          <w:noProof/>
          <w:sz w:val="24"/>
        </w:rPr>
        <w:t xml:space="preserve">day, until </w:t>
      </w:r>
      <w:del w:id="126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  <w:r w:rsidRPr="00DB4082">
          <w:rPr>
            <w:rFonts w:ascii="Trebuchet MS" w:hAnsi="Trebuchet MS"/>
            <w:noProof/>
            <w:sz w:val="24"/>
          </w:rPr>
          <w:delText xml:space="preserve"> bringing</w:delText>
        </w:r>
      </w:del>
      <w:ins w:id="127" w:author="Author">
        <w:r w:rsidRPr="00DB4082">
          <w:rPr>
            <w:rFonts w:ascii="Trebuchet MS" w:hAnsi="Trebuchet MS"/>
            <w:noProof/>
            <w:sz w:val="24"/>
          </w:rPr>
          <w:t>you bring</w:t>
        </w:r>
      </w:ins>
      <w:r w:rsidRPr="00DB4082">
        <w:rPr>
          <w:rFonts w:ascii="Trebuchet MS" w:hAnsi="Trebuchet MS"/>
          <w:noProof/>
          <w:sz w:val="24"/>
        </w:rPr>
        <w:t xml:space="preserve"> the offering of </w:t>
      </w:r>
      <w:del w:id="128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29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God. It is a </w:t>
      </w:r>
      <w:ins w:id="130" w:author="Author">
        <w:r w:rsidRPr="00DB4082">
          <w:rPr>
            <w:rFonts w:ascii="Trebuchet MS" w:hAnsi="Trebuchet MS"/>
            <w:noProof/>
            <w:sz w:val="24"/>
          </w:rPr>
          <w:t xml:space="preserve">lasting </w:t>
        </w:r>
      </w:ins>
      <w:r w:rsidRPr="00DB4082">
        <w:rPr>
          <w:rFonts w:ascii="Trebuchet MS" w:hAnsi="Trebuchet MS"/>
          <w:noProof/>
          <w:sz w:val="24"/>
        </w:rPr>
        <w:t xml:space="preserve">statute </w:t>
      </w:r>
      <w:del w:id="131" w:author="Author">
        <w:r w:rsidRPr="00DB4082">
          <w:rPr>
            <w:rFonts w:ascii="Trebuchet MS" w:hAnsi="Trebuchet MS"/>
            <w:noProof/>
            <w:sz w:val="24"/>
          </w:rPr>
          <w:delText xml:space="preserve">to time indefinite </w:delText>
        </w:r>
      </w:del>
      <w:r w:rsidRPr="00DB4082">
        <w:rPr>
          <w:rFonts w:ascii="Trebuchet MS" w:hAnsi="Trebuchet MS"/>
          <w:noProof/>
          <w:sz w:val="24"/>
        </w:rPr>
        <w:t xml:space="preserve">for </w:t>
      </w:r>
      <w:del w:id="132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33" w:author="Author">
        <w:r w:rsidRPr="00DB4082">
          <w:rPr>
            <w:rFonts w:ascii="Trebuchet MS" w:hAnsi="Trebuchet MS"/>
            <w:noProof/>
            <w:sz w:val="24"/>
          </w:rPr>
          <w:t>all your</w:t>
        </w:r>
      </w:ins>
      <w:r w:rsidRPr="00DB4082">
        <w:rPr>
          <w:rFonts w:ascii="Trebuchet MS" w:hAnsi="Trebuchet MS"/>
          <w:noProof/>
          <w:sz w:val="24"/>
        </w:rPr>
        <w:t xml:space="preserve"> generations </w:t>
      </w:r>
      <w:del w:id="134" w:author="Author">
        <w:r w:rsidRPr="00DB4082">
          <w:rPr>
            <w:rFonts w:ascii="Trebuchet MS" w:hAnsi="Trebuchet MS"/>
            <w:noProof/>
            <w:sz w:val="24"/>
          </w:rPr>
          <w:delText xml:space="preserve">in all places where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35" w:author="Author">
        <w:r w:rsidRPr="00DB4082">
          <w:rPr>
            <w:rFonts w:ascii="Trebuchet MS" w:hAnsi="Trebuchet MS"/>
            <w:noProof/>
            <w:sz w:val="24"/>
          </w:rPr>
          <w:t>wherever you</w:t>
        </w:r>
      </w:ins>
      <w:r w:rsidRPr="00DB4082">
        <w:rPr>
          <w:rFonts w:ascii="Trebuchet MS" w:hAnsi="Trebuchet MS"/>
          <w:noProof/>
          <w:sz w:val="24"/>
        </w:rPr>
        <w:t xml:space="preserve"> dwell.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23:15 </w:t>
      </w:r>
      <w:r w:rsidRPr="00DB4082">
        <w:rPr>
          <w:rFonts w:ascii="Trebuchet MS" w:hAnsi="Trebuchet MS"/>
          <w:noProof/>
          <w:sz w:val="24"/>
        </w:rPr>
        <w:t>“‘</w:t>
      </w:r>
      <w:del w:id="136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</w:delText>
        </w:r>
      </w:del>
      <w:ins w:id="137" w:author="Author">
        <w:r w:rsidRPr="00DB4082">
          <w:rPr>
            <w:rFonts w:ascii="Trebuchet MS" w:hAnsi="Trebuchet MS"/>
            <w:noProof/>
            <w:sz w:val="24"/>
          </w:rPr>
          <w:t>You are to</w:t>
        </w:r>
      </w:ins>
      <w:r w:rsidRPr="00DB4082">
        <w:rPr>
          <w:rFonts w:ascii="Trebuchet MS" w:hAnsi="Trebuchet MS"/>
          <w:noProof/>
          <w:sz w:val="24"/>
        </w:rPr>
        <w:t xml:space="preserve"> count </w:t>
      </w:r>
      <w:del w:id="138" w:author="Author">
        <w:r w:rsidRPr="00DB4082">
          <w:rPr>
            <w:rFonts w:ascii="Trebuchet MS" w:hAnsi="Trebuchet MS"/>
            <w:noProof/>
            <w:sz w:val="24"/>
          </w:rPr>
          <w:delText>for yourselves</w:delText>
        </w:r>
      </w:del>
      <w:ins w:id="139" w:author="Author">
        <w:r w:rsidRPr="00DB4082">
          <w:rPr>
            <w:rFonts w:ascii="Trebuchet MS" w:hAnsi="Trebuchet MS"/>
            <w:noProof/>
            <w:sz w:val="24"/>
          </w:rPr>
          <w:t>seven sabbaths</w:t>
        </w:r>
      </w:ins>
      <w:r w:rsidRPr="00DB4082">
        <w:rPr>
          <w:rFonts w:ascii="Trebuchet MS" w:hAnsi="Trebuchet MS"/>
          <w:noProof/>
          <w:sz w:val="24"/>
        </w:rPr>
        <w:t xml:space="preserve"> from the day after the </w:t>
      </w:r>
      <w:del w:id="140" w:author="Author">
        <w:r w:rsidRPr="00DB4082">
          <w:rPr>
            <w:rFonts w:ascii="Trebuchet MS" w:hAnsi="Trebuchet MS"/>
            <w:noProof/>
            <w:sz w:val="24"/>
          </w:rPr>
          <w:delText>sabbath</w:delText>
        </w:r>
      </w:del>
      <w:ins w:id="141" w:author="Author">
        <w:r w:rsidRPr="00DB4082">
          <w:rPr>
            <w:rFonts w:ascii="Trebuchet MS" w:hAnsi="Trebuchet MS"/>
            <w:noProof/>
            <w:sz w:val="24"/>
          </w:rPr>
          <w:t>Sabbath</w:t>
        </w:r>
      </w:ins>
      <w:r w:rsidRPr="00DB4082">
        <w:rPr>
          <w:rFonts w:ascii="Trebuchet MS" w:hAnsi="Trebuchet MS"/>
          <w:noProof/>
          <w:sz w:val="24"/>
        </w:rPr>
        <w:t xml:space="preserve">, from the day </w:t>
      </w:r>
      <w:del w:id="142" w:author="Author">
        <w:r w:rsidRPr="00DB4082">
          <w:rPr>
            <w:rFonts w:ascii="Trebuchet MS" w:hAnsi="Trebuchet MS"/>
            <w:noProof/>
            <w:sz w:val="24"/>
          </w:rPr>
          <w:delText xml:space="preserve">of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  <w:r w:rsidRPr="00DB4082">
          <w:rPr>
            <w:rFonts w:ascii="Trebuchet MS" w:hAnsi="Trebuchet MS"/>
            <w:noProof/>
            <w:sz w:val="24"/>
          </w:rPr>
          <w:delText xml:space="preserve"> bringing</w:delText>
        </w:r>
      </w:del>
      <w:ins w:id="143" w:author="Author">
        <w:r w:rsidRPr="00DB4082">
          <w:rPr>
            <w:rFonts w:ascii="Trebuchet MS" w:hAnsi="Trebuchet MS"/>
            <w:noProof/>
            <w:sz w:val="24"/>
          </w:rPr>
          <w:t>that you bring</w:t>
        </w:r>
      </w:ins>
      <w:r w:rsidRPr="00DB4082">
        <w:rPr>
          <w:rFonts w:ascii="Trebuchet MS" w:hAnsi="Trebuchet MS"/>
          <w:noProof/>
          <w:sz w:val="24"/>
        </w:rPr>
        <w:t xml:space="preserve"> the sheaf of the wave offering</w:t>
      </w:r>
      <w:del w:id="144" w:author="Author">
        <w:r w:rsidRPr="00DB4082">
          <w:rPr>
            <w:rFonts w:ascii="Trebuchet MS" w:hAnsi="Trebuchet MS"/>
            <w:noProof/>
            <w:sz w:val="24"/>
          </w:rPr>
          <w:delText>, seven sabbaths</w:delText>
        </w:r>
      </w:del>
      <w:r w:rsidRPr="00DB4082">
        <w:rPr>
          <w:rFonts w:ascii="Trebuchet MS" w:hAnsi="Trebuchet MS"/>
          <w:noProof/>
          <w:sz w:val="24"/>
        </w:rPr>
        <w:t xml:space="preserve">. They should </w:t>
      </w:r>
      <w:del w:id="145" w:author="Author">
        <w:r w:rsidRPr="00DB4082">
          <w:rPr>
            <w:rFonts w:ascii="Trebuchet MS" w:hAnsi="Trebuchet MS"/>
            <w:noProof/>
            <w:sz w:val="24"/>
          </w:rPr>
          <w:delText xml:space="preserve">prove to </w:delText>
        </w:r>
      </w:del>
      <w:r w:rsidRPr="00DB4082">
        <w:rPr>
          <w:rFonts w:ascii="Trebuchet MS" w:hAnsi="Trebuchet MS"/>
          <w:noProof/>
          <w:sz w:val="24"/>
        </w:rPr>
        <w:t>be complete</w:t>
      </w:r>
      <w:ins w:id="146" w:author="Author">
        <w:r w:rsidRPr="00DB4082">
          <w:rPr>
            <w:rFonts w:ascii="Trebuchet MS" w:hAnsi="Trebuchet MS"/>
            <w:noProof/>
            <w:sz w:val="24"/>
          </w:rPr>
          <w:t xml:space="preserve"> weeks</w:t>
        </w:r>
      </w:ins>
      <w:r w:rsidRPr="00DB4082">
        <w:rPr>
          <w:rFonts w:ascii="Trebuchet MS" w:hAnsi="Trebuchet MS"/>
          <w:noProof/>
          <w:sz w:val="24"/>
        </w:rPr>
        <w:t xml:space="preserve">. </w:t>
      </w:r>
      <w:r w:rsidRPr="00DB4082">
        <w:rPr>
          <w:rFonts w:ascii="Trebuchet MS" w:hAnsi="Trebuchet MS"/>
          <w:b/>
          <w:noProof/>
          <w:sz w:val="24"/>
        </w:rPr>
        <w:t xml:space="preserve">23:16 </w:t>
      </w:r>
      <w:del w:id="147" w:author="Author">
        <w:r w:rsidRPr="00DB4082">
          <w:rPr>
            <w:rFonts w:ascii="Trebuchet MS" w:hAnsi="Trebuchet MS"/>
            <w:noProof/>
            <w:sz w:val="24"/>
          </w:rPr>
          <w:delText>To</w:delText>
        </w:r>
      </w:del>
      <w:ins w:id="148" w:author="Author">
        <w:r w:rsidRPr="00DB4082">
          <w:rPr>
            <w:rFonts w:ascii="Trebuchet MS" w:hAnsi="Trebuchet MS"/>
            <w:noProof/>
            <w:sz w:val="24"/>
          </w:rPr>
          <w:t>You will count off 50 days until</w:t>
        </w:r>
      </w:ins>
      <w:r w:rsidRPr="00DB4082">
        <w:rPr>
          <w:rFonts w:ascii="Trebuchet MS" w:hAnsi="Trebuchet MS"/>
          <w:noProof/>
          <w:sz w:val="24"/>
        </w:rPr>
        <w:t xml:space="preserve"> the day after the seventh </w:t>
      </w:r>
      <w:del w:id="149" w:author="Author">
        <w:r w:rsidRPr="00DB4082">
          <w:rPr>
            <w:rFonts w:ascii="Trebuchet MS" w:hAnsi="Trebuchet MS"/>
            <w:noProof/>
            <w:sz w:val="24"/>
          </w:rPr>
          <w:delText xml:space="preserve">sabbath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50" w:author="Author">
        <w:r w:rsidRPr="00DB4082">
          <w:rPr>
            <w:rFonts w:ascii="Trebuchet MS" w:hAnsi="Trebuchet MS"/>
            <w:noProof/>
            <w:sz w:val="24"/>
          </w:rPr>
          <w:t>Sabbath, and then you</w:t>
        </w:r>
      </w:ins>
      <w:r w:rsidRPr="00DB4082">
        <w:rPr>
          <w:rFonts w:ascii="Trebuchet MS" w:hAnsi="Trebuchet MS"/>
          <w:noProof/>
          <w:sz w:val="24"/>
        </w:rPr>
        <w:t xml:space="preserve"> should </w:t>
      </w:r>
      <w:del w:id="151" w:author="Author">
        <w:r w:rsidRPr="00DB4082">
          <w:rPr>
            <w:rFonts w:ascii="Trebuchet MS" w:hAnsi="Trebuchet MS"/>
            <w:noProof/>
            <w:sz w:val="24"/>
          </w:rPr>
          <w:delText xml:space="preserve">count, fifty days, and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 </w:delText>
        </w:r>
      </w:del>
      <w:r w:rsidRPr="00DB4082">
        <w:rPr>
          <w:rFonts w:ascii="Trebuchet MS" w:hAnsi="Trebuchet MS"/>
          <w:noProof/>
          <w:sz w:val="24"/>
        </w:rPr>
        <w:t xml:space="preserve">present a new grain offering to Jehovah. </w:t>
      </w:r>
      <w:r w:rsidRPr="00DB4082">
        <w:rPr>
          <w:rFonts w:ascii="Trebuchet MS" w:hAnsi="Trebuchet MS"/>
          <w:b/>
          <w:noProof/>
          <w:sz w:val="24"/>
        </w:rPr>
        <w:t xml:space="preserve">23:17 </w:t>
      </w:r>
      <w:del w:id="152" w:author="Author">
        <w:r w:rsidRPr="00DB4082">
          <w:rPr>
            <w:rFonts w:ascii="Trebuchet MS" w:hAnsi="Trebuchet MS"/>
            <w:noProof/>
            <w:sz w:val="24"/>
          </w:rPr>
          <w:delText xml:space="preserve">Out of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53" w:author="Author">
        <w:r w:rsidRPr="00DB4082">
          <w:rPr>
            <w:rFonts w:ascii="Trebuchet MS" w:hAnsi="Trebuchet MS"/>
            <w:noProof/>
            <w:sz w:val="24"/>
          </w:rPr>
          <w:t>You should bring from your</w:t>
        </w:r>
      </w:ins>
      <w:r w:rsidRPr="00DB4082">
        <w:rPr>
          <w:rFonts w:ascii="Trebuchet MS" w:hAnsi="Trebuchet MS"/>
          <w:noProof/>
          <w:sz w:val="24"/>
        </w:rPr>
        <w:t xml:space="preserve"> dwelling places </w:t>
      </w:r>
      <w:del w:id="154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should bring </w:delText>
        </w:r>
      </w:del>
      <w:r w:rsidRPr="00DB4082">
        <w:rPr>
          <w:rFonts w:ascii="Trebuchet MS" w:hAnsi="Trebuchet MS"/>
          <w:noProof/>
          <w:sz w:val="24"/>
        </w:rPr>
        <w:t xml:space="preserve">two loaves as a wave offering. </w:t>
      </w:r>
      <w:del w:id="155" w:author="Author">
        <w:r w:rsidRPr="00DB4082">
          <w:rPr>
            <w:rFonts w:ascii="Trebuchet MS" w:hAnsi="Trebuchet MS"/>
            <w:noProof/>
            <w:sz w:val="24"/>
          </w:rPr>
          <w:delText xml:space="preserve">Of </w:delText>
        </w:r>
      </w:del>
      <w:ins w:id="156" w:author="Author">
        <w:r w:rsidRPr="00DB4082">
          <w:rPr>
            <w:rFonts w:ascii="Trebuchet MS" w:hAnsi="Trebuchet MS"/>
            <w:noProof/>
            <w:sz w:val="24"/>
          </w:rPr>
          <w:t xml:space="preserve">These should be made of </w:t>
        </w:r>
      </w:ins>
      <w:r w:rsidRPr="00DB4082">
        <w:rPr>
          <w:rFonts w:ascii="Trebuchet MS" w:hAnsi="Trebuchet MS"/>
          <w:noProof/>
          <w:sz w:val="24"/>
        </w:rPr>
        <w:t>two tenths of an e′phah</w:t>
      </w:r>
      <w:ins w:id="157" w:author="Author">
        <w:r w:rsidRPr="00DB4082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DB4082">
        <w:rPr>
          <w:rFonts w:ascii="Trebuchet MS" w:hAnsi="Trebuchet MS"/>
          <w:noProof/>
          <w:sz w:val="24"/>
        </w:rPr>
        <w:t xml:space="preserve"> of fine flour</w:t>
      </w:r>
      <w:del w:id="160" w:author="Author">
        <w:r w:rsidRPr="00DB4082">
          <w:rPr>
            <w:rFonts w:ascii="Trebuchet MS" w:hAnsi="Trebuchet MS"/>
            <w:noProof/>
            <w:sz w:val="24"/>
          </w:rPr>
          <w:delText xml:space="preserve"> they should prove to be</w:delText>
        </w:r>
      </w:del>
      <w:r w:rsidRPr="00DB4082">
        <w:rPr>
          <w:rFonts w:ascii="Trebuchet MS" w:hAnsi="Trebuchet MS"/>
          <w:noProof/>
          <w:sz w:val="24"/>
        </w:rPr>
        <w:t xml:space="preserve">. They should be baked </w:t>
      </w:r>
      <w:del w:id="161" w:author="Author">
        <w:r w:rsidRPr="00DB4082">
          <w:rPr>
            <w:rFonts w:ascii="Trebuchet MS" w:hAnsi="Trebuchet MS"/>
            <w:noProof/>
            <w:sz w:val="24"/>
          </w:rPr>
          <w:delText>leavened</w:delText>
        </w:r>
      </w:del>
      <w:ins w:id="162" w:author="Author">
        <w:r w:rsidRPr="00DB4082">
          <w:rPr>
            <w:rFonts w:ascii="Trebuchet MS" w:hAnsi="Trebuchet MS"/>
            <w:noProof/>
            <w:sz w:val="24"/>
          </w:rPr>
          <w:t>with leaven</w:t>
        </w:r>
      </w:ins>
      <w:r w:rsidRPr="00DB4082">
        <w:rPr>
          <w:rFonts w:ascii="Trebuchet MS" w:hAnsi="Trebuchet MS"/>
          <w:noProof/>
          <w:sz w:val="24"/>
        </w:rPr>
        <w:t xml:space="preserve">, as first ripe fruits to Jehovah. </w:t>
      </w:r>
      <w:r w:rsidRPr="00DB4082">
        <w:rPr>
          <w:rFonts w:ascii="Trebuchet MS" w:hAnsi="Trebuchet MS"/>
          <w:b/>
          <w:noProof/>
          <w:sz w:val="24"/>
        </w:rPr>
        <w:t xml:space="preserve">23:18 </w:t>
      </w:r>
      <w:r w:rsidRPr="00DB4082">
        <w:rPr>
          <w:rFonts w:ascii="Trebuchet MS" w:hAnsi="Trebuchet MS"/>
          <w:noProof/>
          <w:sz w:val="24"/>
        </w:rPr>
        <w:t xml:space="preserve">And </w:t>
      </w:r>
      <w:del w:id="163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</w:delText>
        </w:r>
      </w:del>
      <w:ins w:id="164" w:author="Author">
        <w:r w:rsidRPr="00DB4082">
          <w:rPr>
            <w:rFonts w:ascii="Trebuchet MS" w:hAnsi="Trebuchet MS"/>
            <w:noProof/>
            <w:sz w:val="24"/>
          </w:rPr>
          <w:t>you should</w:t>
        </w:r>
      </w:ins>
      <w:r w:rsidRPr="00DB4082">
        <w:rPr>
          <w:rFonts w:ascii="Trebuchet MS" w:hAnsi="Trebuchet MS"/>
          <w:noProof/>
          <w:sz w:val="24"/>
        </w:rPr>
        <w:t xml:space="preserve"> present along with the loaves seven sound male lambs, each a year old, and one young bull and two rams. They </w:t>
      </w:r>
      <w:del w:id="165" w:author="Author">
        <w:r w:rsidRPr="00DB4082">
          <w:rPr>
            <w:rFonts w:ascii="Trebuchet MS" w:hAnsi="Trebuchet MS"/>
            <w:noProof/>
            <w:sz w:val="24"/>
          </w:rPr>
          <w:delText>should</w:delText>
        </w:r>
      </w:del>
      <w:ins w:id="166" w:author="Author">
        <w:r w:rsidRPr="00DB4082">
          <w:rPr>
            <w:rFonts w:ascii="Trebuchet MS" w:hAnsi="Trebuchet MS"/>
            <w:noProof/>
            <w:sz w:val="24"/>
          </w:rPr>
          <w:t>will</w:t>
        </w:r>
      </w:ins>
      <w:r w:rsidRPr="00DB4082">
        <w:rPr>
          <w:rFonts w:ascii="Trebuchet MS" w:hAnsi="Trebuchet MS"/>
          <w:noProof/>
          <w:sz w:val="24"/>
        </w:rPr>
        <w:t xml:space="preserve"> serve as a burnt offering to Jehovah along with </w:t>
      </w:r>
      <w:del w:id="167" w:author="Author">
        <w:r w:rsidRPr="00DB4082">
          <w:rPr>
            <w:rFonts w:ascii="Trebuchet MS" w:hAnsi="Trebuchet MS"/>
            <w:noProof/>
            <w:sz w:val="24"/>
          </w:rPr>
          <w:delText>their</w:delText>
        </w:r>
      </w:del>
      <w:ins w:id="168" w:author="Author">
        <w:r w:rsidRPr="00DB4082">
          <w:rPr>
            <w:rFonts w:ascii="Trebuchet MS" w:hAnsi="Trebuchet MS"/>
            <w:noProof/>
            <w:sz w:val="24"/>
          </w:rPr>
          <w:t>the corresponding</w:t>
        </w:r>
      </w:ins>
      <w:r w:rsidRPr="00DB4082">
        <w:rPr>
          <w:rFonts w:ascii="Trebuchet MS" w:hAnsi="Trebuchet MS"/>
          <w:noProof/>
          <w:sz w:val="24"/>
        </w:rPr>
        <w:t xml:space="preserve"> grain offering and </w:t>
      </w:r>
      <w:del w:id="169" w:author="Author">
        <w:r w:rsidRPr="00DB4082">
          <w:rPr>
            <w:rFonts w:ascii="Trebuchet MS" w:hAnsi="Trebuchet MS"/>
            <w:noProof/>
            <w:sz w:val="24"/>
          </w:rPr>
          <w:delText xml:space="preserve">their </w:delText>
        </w:r>
      </w:del>
      <w:r w:rsidRPr="00DB4082">
        <w:rPr>
          <w:rFonts w:ascii="Trebuchet MS" w:hAnsi="Trebuchet MS"/>
          <w:noProof/>
          <w:sz w:val="24"/>
        </w:rPr>
        <w:t>drink offerings</w:t>
      </w:r>
      <w:ins w:id="170" w:author="Author">
        <w:r w:rsidRPr="00DB4082">
          <w:rPr>
            <w:rFonts w:ascii="Trebuchet MS" w:hAnsi="Trebuchet MS"/>
            <w:noProof/>
            <w:sz w:val="24"/>
          </w:rPr>
          <w:t>,</w:t>
        </w:r>
      </w:ins>
      <w:r w:rsidRPr="00DB4082">
        <w:rPr>
          <w:rFonts w:ascii="Trebuchet MS" w:hAnsi="Trebuchet MS"/>
          <w:noProof/>
          <w:sz w:val="24"/>
        </w:rPr>
        <w:t xml:space="preserve"> as an offering made by fire, of a </w:t>
      </w:r>
      <w:del w:id="171" w:author="Author">
        <w:r w:rsidRPr="00DB4082">
          <w:rPr>
            <w:rFonts w:ascii="Trebuchet MS" w:hAnsi="Trebuchet MS"/>
            <w:noProof/>
            <w:sz w:val="24"/>
          </w:rPr>
          <w:delText>restful odor</w:delText>
        </w:r>
      </w:del>
      <w:ins w:id="172" w:author="Author">
        <w:r w:rsidRPr="00DB4082">
          <w:rPr>
            <w:rFonts w:ascii="Trebuchet MS" w:hAnsi="Trebuchet MS"/>
            <w:noProof/>
            <w:sz w:val="24"/>
          </w:rPr>
          <w:t>pleasing</w:t>
        </w:r>
        <w:r w:rsidRPr="00DB4082">
          <w:rPr>
            <w:rStyle w:val="FootnoteReference"/>
            <w:rFonts w:ascii="Trebuchet MS" w:hAnsi="Trebuchet MS"/>
            <w:noProof/>
          </w:rPr>
          <w:footnoteReference w:id="6"/>
        </w:r>
        <w:r w:rsidRPr="00DB4082">
          <w:rPr>
            <w:rFonts w:ascii="Trebuchet MS" w:hAnsi="Trebuchet MS"/>
            <w:noProof/>
            <w:sz w:val="24"/>
          </w:rPr>
          <w:t xml:space="preserve"> aroma</w:t>
        </w:r>
      </w:ins>
      <w:r w:rsidRPr="00DB4082">
        <w:rPr>
          <w:rFonts w:ascii="Trebuchet MS" w:hAnsi="Trebuchet MS"/>
          <w:noProof/>
          <w:sz w:val="24"/>
        </w:rPr>
        <w:t xml:space="preserve"> to Jehovah. </w:t>
      </w:r>
      <w:r w:rsidRPr="00DB4082">
        <w:rPr>
          <w:rFonts w:ascii="Trebuchet MS" w:hAnsi="Trebuchet MS"/>
          <w:b/>
          <w:noProof/>
          <w:sz w:val="24"/>
        </w:rPr>
        <w:t xml:space="preserve">23:19 </w:t>
      </w:r>
      <w:r w:rsidRPr="00DB4082">
        <w:rPr>
          <w:rFonts w:ascii="Trebuchet MS" w:hAnsi="Trebuchet MS"/>
          <w:noProof/>
          <w:sz w:val="24"/>
        </w:rPr>
        <w:t xml:space="preserve">And </w:t>
      </w:r>
      <w:del w:id="175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76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must </w:t>
      </w:r>
      <w:del w:id="177" w:author="Author">
        <w:r w:rsidRPr="00DB4082">
          <w:rPr>
            <w:rFonts w:ascii="Trebuchet MS" w:hAnsi="Trebuchet MS"/>
            <w:noProof/>
            <w:sz w:val="24"/>
          </w:rPr>
          <w:delText>render up</w:delText>
        </w:r>
      </w:del>
      <w:ins w:id="178" w:author="Author">
        <w:r w:rsidRPr="00DB4082">
          <w:rPr>
            <w:rFonts w:ascii="Trebuchet MS" w:hAnsi="Trebuchet MS"/>
            <w:noProof/>
            <w:sz w:val="24"/>
          </w:rPr>
          <w:t>offer</w:t>
        </w:r>
      </w:ins>
      <w:r w:rsidRPr="00DB4082">
        <w:rPr>
          <w:rFonts w:ascii="Trebuchet MS" w:hAnsi="Trebuchet MS"/>
          <w:noProof/>
          <w:sz w:val="24"/>
        </w:rPr>
        <w:t xml:space="preserve"> one </w:t>
      </w:r>
      <w:del w:id="179" w:author="Author">
        <w:r w:rsidRPr="00DB4082">
          <w:rPr>
            <w:rFonts w:ascii="Trebuchet MS" w:hAnsi="Trebuchet MS"/>
            <w:noProof/>
            <w:sz w:val="24"/>
          </w:rPr>
          <w:delText>kid of the goats</w:delText>
        </w:r>
      </w:del>
      <w:ins w:id="180" w:author="Author">
        <w:r w:rsidRPr="00DB4082">
          <w:rPr>
            <w:rFonts w:ascii="Trebuchet MS" w:hAnsi="Trebuchet MS"/>
            <w:noProof/>
            <w:sz w:val="24"/>
          </w:rPr>
          <w:t>young goat</w:t>
        </w:r>
      </w:ins>
      <w:r w:rsidRPr="00DB4082">
        <w:rPr>
          <w:rFonts w:ascii="Trebuchet MS" w:hAnsi="Trebuchet MS"/>
          <w:noProof/>
          <w:sz w:val="24"/>
        </w:rPr>
        <w:t xml:space="preserve"> as a sin offering and two male lambs, each a year old, as a communion sacrifice. </w:t>
      </w:r>
      <w:r w:rsidRPr="00DB4082">
        <w:rPr>
          <w:rFonts w:ascii="Trebuchet MS" w:hAnsi="Trebuchet MS"/>
          <w:b/>
          <w:noProof/>
          <w:sz w:val="24"/>
        </w:rPr>
        <w:t xml:space="preserve">23:20 </w:t>
      </w:r>
      <w:del w:id="181" w:author="Author">
        <w:r w:rsidRPr="00DB4082">
          <w:rPr>
            <w:rFonts w:ascii="Trebuchet MS" w:hAnsi="Trebuchet MS"/>
            <w:noProof/>
            <w:sz w:val="24"/>
          </w:rPr>
          <w:delText>And the</w:delText>
        </w:r>
      </w:del>
      <w:ins w:id="182" w:author="Author">
        <w:r w:rsidRPr="00DB4082">
          <w:rPr>
            <w:rFonts w:ascii="Trebuchet MS" w:hAnsi="Trebuchet MS"/>
            <w:noProof/>
            <w:sz w:val="24"/>
          </w:rPr>
          <w:t>The</w:t>
        </w:r>
      </w:ins>
      <w:r w:rsidRPr="00DB4082">
        <w:rPr>
          <w:rFonts w:ascii="Trebuchet MS" w:hAnsi="Trebuchet MS"/>
          <w:noProof/>
          <w:sz w:val="24"/>
        </w:rPr>
        <w:t xml:space="preserve"> priest </w:t>
      </w:r>
      <w:del w:id="183" w:author="Author">
        <w:r w:rsidRPr="00DB4082">
          <w:rPr>
            <w:rFonts w:ascii="Trebuchet MS" w:hAnsi="Trebuchet MS"/>
            <w:noProof/>
            <w:sz w:val="24"/>
          </w:rPr>
          <w:delText>must</w:delText>
        </w:r>
      </w:del>
      <w:ins w:id="184" w:author="Author">
        <w:r w:rsidRPr="00DB4082">
          <w:rPr>
            <w:rFonts w:ascii="Trebuchet MS" w:hAnsi="Trebuchet MS"/>
            <w:noProof/>
            <w:sz w:val="24"/>
          </w:rPr>
          <w:t>will</w:t>
        </w:r>
      </w:ins>
      <w:r w:rsidRPr="00DB4082">
        <w:rPr>
          <w:rFonts w:ascii="Trebuchet MS" w:hAnsi="Trebuchet MS"/>
          <w:noProof/>
          <w:sz w:val="24"/>
        </w:rPr>
        <w:t xml:space="preserve"> wave them </w:t>
      </w:r>
      <w:del w:id="185" w:author="Author">
        <w:r w:rsidRPr="00DB4082">
          <w:rPr>
            <w:rFonts w:ascii="Trebuchet MS" w:hAnsi="Trebuchet MS"/>
            <w:noProof/>
            <w:sz w:val="24"/>
          </w:rPr>
          <w:delText>to</w:delText>
        </w:r>
      </w:del>
      <w:ins w:id="186" w:author="Author">
        <w:r w:rsidRPr="00DB4082">
          <w:rPr>
            <w:rFonts w:ascii="Trebuchet MS" w:hAnsi="Trebuchet MS"/>
            <w:noProof/>
            <w:sz w:val="24"/>
          </w:rPr>
          <w:t>back</w:t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del w:id="187" w:author="Author">
        <w:r w:rsidRPr="00DB4082">
          <w:rPr>
            <w:rFonts w:ascii="Trebuchet MS" w:hAnsi="Trebuchet MS"/>
            <w:noProof/>
            <w:sz w:val="24"/>
          </w:rPr>
          <w:delText>fro</w:delText>
        </w:r>
      </w:del>
      <w:ins w:id="188" w:author="Author">
        <w:r w:rsidRPr="00DB4082">
          <w:rPr>
            <w:rFonts w:ascii="Trebuchet MS" w:hAnsi="Trebuchet MS"/>
            <w:noProof/>
            <w:sz w:val="24"/>
          </w:rPr>
          <w:t>forth</w:t>
        </w:r>
      </w:ins>
      <w:r w:rsidRPr="00DB4082">
        <w:rPr>
          <w:rFonts w:ascii="Trebuchet MS" w:hAnsi="Trebuchet MS"/>
          <w:noProof/>
          <w:sz w:val="24"/>
        </w:rPr>
        <w:t xml:space="preserve"> along with the loaves of the first ripe fruits, as a wave offering before Jehovah, </w:t>
      </w:r>
      <w:del w:id="189" w:author="Author">
        <w:r w:rsidRPr="00DB4082">
          <w:rPr>
            <w:rFonts w:ascii="Trebuchet MS" w:hAnsi="Trebuchet MS"/>
            <w:noProof/>
            <w:sz w:val="24"/>
          </w:rPr>
          <w:delText>along</w:delText>
        </w:r>
      </w:del>
      <w:ins w:id="190" w:author="Author">
        <w:r w:rsidRPr="00DB4082">
          <w:rPr>
            <w:rFonts w:ascii="Trebuchet MS" w:hAnsi="Trebuchet MS"/>
            <w:noProof/>
            <w:sz w:val="24"/>
          </w:rPr>
          <w:t>together</w:t>
        </w:r>
      </w:ins>
      <w:r w:rsidRPr="00DB4082">
        <w:rPr>
          <w:rFonts w:ascii="Trebuchet MS" w:hAnsi="Trebuchet MS"/>
          <w:noProof/>
          <w:sz w:val="24"/>
        </w:rPr>
        <w:t xml:space="preserve"> with the two male lambs. They should serve as something holy to Jehovah for the priest. </w:t>
      </w:r>
      <w:r w:rsidRPr="00DB4082">
        <w:rPr>
          <w:rFonts w:ascii="Trebuchet MS" w:hAnsi="Trebuchet MS"/>
          <w:b/>
          <w:noProof/>
          <w:sz w:val="24"/>
        </w:rPr>
        <w:t xml:space="preserve">23:21 </w:t>
      </w:r>
      <w:del w:id="191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 </w:delText>
        </w:r>
      </w:del>
      <w:ins w:id="192" w:author="Author">
        <w:r w:rsidRPr="00DB4082">
          <w:rPr>
            <w:rFonts w:ascii="Trebuchet MS" w:hAnsi="Trebuchet MS"/>
            <w:noProof/>
            <w:sz w:val="24"/>
          </w:rPr>
          <w:t xml:space="preserve">On this day you will </w:t>
        </w:r>
      </w:ins>
      <w:r w:rsidRPr="00DB4082">
        <w:rPr>
          <w:rFonts w:ascii="Trebuchet MS" w:hAnsi="Trebuchet MS"/>
          <w:noProof/>
          <w:sz w:val="24"/>
        </w:rPr>
        <w:t xml:space="preserve">make a proclamation </w:t>
      </w:r>
      <w:del w:id="193" w:author="Author">
        <w:r w:rsidRPr="00DB4082">
          <w:rPr>
            <w:rFonts w:ascii="Trebuchet MS" w:hAnsi="Trebuchet MS"/>
            <w:noProof/>
            <w:sz w:val="24"/>
          </w:rPr>
          <w:delText xml:space="preserve">on this very day; there will be </w:delText>
        </w:r>
      </w:del>
      <w:ins w:id="194" w:author="Author">
        <w:r w:rsidRPr="00DB4082">
          <w:rPr>
            <w:rFonts w:ascii="Trebuchet MS" w:hAnsi="Trebuchet MS"/>
            <w:noProof/>
            <w:sz w:val="24"/>
          </w:rPr>
          <w:t xml:space="preserve">for </w:t>
        </w:r>
      </w:ins>
      <w:r w:rsidRPr="00DB4082">
        <w:rPr>
          <w:rFonts w:ascii="Trebuchet MS" w:hAnsi="Trebuchet MS"/>
          <w:noProof/>
          <w:sz w:val="24"/>
        </w:rPr>
        <w:t xml:space="preserve">a holy convention for yourselves. </w:t>
      </w:r>
      <w:del w:id="195" w:author="Author">
        <w:r w:rsidRPr="00DB4082">
          <w:rPr>
            <w:rFonts w:ascii="Trebuchet MS" w:hAnsi="Trebuchet MS"/>
            <w:noProof/>
            <w:sz w:val="24"/>
          </w:rPr>
          <w:delText>No sort of laborious work</w:delText>
        </w:r>
      </w:del>
      <w:ins w:id="196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may </w:t>
      </w:r>
      <w:del w:id="197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98" w:author="Author">
        <w:r w:rsidRPr="00DB4082">
          <w:rPr>
            <w:rFonts w:ascii="Trebuchet MS" w:hAnsi="Trebuchet MS"/>
            <w:noProof/>
            <w:sz w:val="24"/>
          </w:rPr>
          <w:t>not</w:t>
        </w:r>
      </w:ins>
      <w:r w:rsidRPr="00DB4082">
        <w:rPr>
          <w:rFonts w:ascii="Trebuchet MS" w:hAnsi="Trebuchet MS"/>
          <w:noProof/>
          <w:sz w:val="24"/>
        </w:rPr>
        <w:t xml:space="preserve"> do</w:t>
      </w:r>
      <w:del w:id="199" w:author="Author">
        <w:r w:rsidRPr="00DB4082">
          <w:rPr>
            <w:rFonts w:ascii="Trebuchet MS" w:hAnsi="Trebuchet MS"/>
            <w:noProof/>
            <w:sz w:val="24"/>
          </w:rPr>
          <w:delText>.</w:delText>
        </w:r>
      </w:del>
      <w:ins w:id="200" w:author="Author">
        <w:r w:rsidRPr="00DB4082">
          <w:rPr>
            <w:rFonts w:ascii="Trebuchet MS" w:hAnsi="Trebuchet MS"/>
            <w:noProof/>
            <w:sz w:val="24"/>
          </w:rPr>
          <w:t xml:space="preserve"> </w:t>
        </w:r>
        <w:r w:rsidRPr="00DB4082">
          <w:rPr>
            <w:rFonts w:ascii="Trebuchet MS" w:hAnsi="Trebuchet MS"/>
            <w:noProof/>
            <w:sz w:val="24"/>
          </w:rPr>
          <w:lastRenderedPageBreak/>
          <w:t>any hard work.</w:t>
        </w:r>
      </w:ins>
      <w:r w:rsidRPr="00DB4082">
        <w:rPr>
          <w:rFonts w:ascii="Trebuchet MS" w:hAnsi="Trebuchet MS"/>
          <w:noProof/>
          <w:sz w:val="24"/>
        </w:rPr>
        <w:t xml:space="preserve"> It is a </w:t>
      </w:r>
      <w:ins w:id="201" w:author="Author">
        <w:r w:rsidRPr="00DB4082">
          <w:rPr>
            <w:rFonts w:ascii="Trebuchet MS" w:hAnsi="Trebuchet MS"/>
            <w:noProof/>
            <w:sz w:val="24"/>
          </w:rPr>
          <w:t xml:space="preserve">lasting </w:t>
        </w:r>
      </w:ins>
      <w:r w:rsidRPr="00DB4082">
        <w:rPr>
          <w:rFonts w:ascii="Trebuchet MS" w:hAnsi="Trebuchet MS"/>
          <w:noProof/>
          <w:sz w:val="24"/>
        </w:rPr>
        <w:t xml:space="preserve">statute </w:t>
      </w:r>
      <w:del w:id="202" w:author="Author">
        <w:r w:rsidRPr="00DB4082">
          <w:rPr>
            <w:rFonts w:ascii="Trebuchet MS" w:hAnsi="Trebuchet MS"/>
            <w:noProof/>
            <w:sz w:val="24"/>
          </w:rPr>
          <w:delText xml:space="preserve">to time indefinite </w:delText>
        </w:r>
      </w:del>
      <w:r w:rsidRPr="00DB4082">
        <w:rPr>
          <w:rFonts w:ascii="Trebuchet MS" w:hAnsi="Trebuchet MS"/>
          <w:noProof/>
          <w:sz w:val="24"/>
        </w:rPr>
        <w:t xml:space="preserve">in all </w:t>
      </w:r>
      <w:del w:id="203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04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dwelling places for </w:t>
      </w:r>
      <w:del w:id="205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06" w:author="Author">
        <w:r w:rsidRPr="00DB4082">
          <w:rPr>
            <w:rFonts w:ascii="Trebuchet MS" w:hAnsi="Trebuchet MS"/>
            <w:noProof/>
            <w:sz w:val="24"/>
          </w:rPr>
          <w:t>all your</w:t>
        </w:r>
      </w:ins>
      <w:r w:rsidRPr="00DB4082">
        <w:rPr>
          <w:rFonts w:ascii="Trebuchet MS" w:hAnsi="Trebuchet MS"/>
          <w:noProof/>
          <w:sz w:val="24"/>
        </w:rPr>
        <w:t xml:space="preserve"> generations.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23:22 </w:t>
      </w:r>
      <w:r w:rsidRPr="00DB4082">
        <w:rPr>
          <w:rFonts w:ascii="Trebuchet MS" w:hAnsi="Trebuchet MS"/>
          <w:noProof/>
          <w:sz w:val="24"/>
        </w:rPr>
        <w:t>“‘</w:t>
      </w:r>
      <w:del w:id="207" w:author="Author">
        <w:r w:rsidRPr="00DB4082">
          <w:rPr>
            <w:rFonts w:ascii="Trebuchet MS" w:hAnsi="Trebuchet MS"/>
            <w:noProof/>
            <w:sz w:val="24"/>
          </w:rPr>
          <w:delText xml:space="preserve">And when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people </w:delText>
        </w:r>
      </w:del>
      <w:ins w:id="208" w:author="Author">
        <w:r w:rsidRPr="00DB4082">
          <w:rPr>
            <w:rFonts w:ascii="Trebuchet MS" w:hAnsi="Trebuchet MS"/>
            <w:noProof/>
            <w:sz w:val="24"/>
          </w:rPr>
          <w:t xml:space="preserve">When you </w:t>
        </w:r>
      </w:ins>
      <w:r w:rsidRPr="00DB4082">
        <w:rPr>
          <w:rFonts w:ascii="Trebuchet MS" w:hAnsi="Trebuchet MS"/>
          <w:noProof/>
          <w:sz w:val="24"/>
        </w:rPr>
        <w:t xml:space="preserve">reap the harvest of </w:t>
      </w:r>
      <w:del w:id="209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10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land, you must not </w:t>
      </w:r>
      <w:del w:id="211" w:author="Author">
        <w:r w:rsidRPr="00DB4082">
          <w:rPr>
            <w:rFonts w:ascii="Trebuchet MS" w:hAnsi="Trebuchet MS"/>
            <w:noProof/>
            <w:sz w:val="24"/>
          </w:rPr>
          <w:delText xml:space="preserve">do completely </w:delText>
        </w:r>
      </w:del>
      <w:ins w:id="212" w:author="Author">
        <w:r w:rsidRPr="00DB4082">
          <w:rPr>
            <w:rFonts w:ascii="Trebuchet MS" w:hAnsi="Trebuchet MS"/>
            <w:noProof/>
            <w:sz w:val="24"/>
          </w:rPr>
          <w:t xml:space="preserve">reap </w:t>
        </w:r>
      </w:ins>
      <w:r w:rsidRPr="00DB4082">
        <w:rPr>
          <w:rFonts w:ascii="Trebuchet MS" w:hAnsi="Trebuchet MS"/>
          <w:noProof/>
          <w:sz w:val="24"/>
        </w:rPr>
        <w:t xml:space="preserve">the edge of your field </w:t>
      </w:r>
      <w:del w:id="213" w:author="Author">
        <w:r w:rsidRPr="00DB4082">
          <w:rPr>
            <w:rFonts w:ascii="Trebuchet MS" w:hAnsi="Trebuchet MS"/>
            <w:noProof/>
            <w:sz w:val="24"/>
          </w:rPr>
          <w:delText xml:space="preserve">when you are reaping, </w:delText>
        </w:r>
      </w:del>
      <w:ins w:id="214" w:author="Author">
        <w:r w:rsidRPr="00DB4082">
          <w:rPr>
            <w:rFonts w:ascii="Trebuchet MS" w:hAnsi="Trebuchet MS"/>
            <w:noProof/>
            <w:sz w:val="24"/>
          </w:rPr>
          <w:t xml:space="preserve">completely </w:t>
        </w:r>
      </w:ins>
      <w:r w:rsidRPr="00DB4082">
        <w:rPr>
          <w:rFonts w:ascii="Trebuchet MS" w:hAnsi="Trebuchet MS"/>
          <w:noProof/>
          <w:sz w:val="24"/>
        </w:rPr>
        <w:t xml:space="preserve">and </w:t>
      </w:r>
      <w:del w:id="215" w:author="Author">
        <w:r w:rsidRPr="00DB4082">
          <w:rPr>
            <w:rFonts w:ascii="Trebuchet MS" w:hAnsi="Trebuchet MS"/>
            <w:noProof/>
            <w:sz w:val="24"/>
          </w:rPr>
          <w:delText xml:space="preserve">the gleaning of your harvest </w:delText>
        </w:r>
      </w:del>
      <w:r w:rsidRPr="00DB4082">
        <w:rPr>
          <w:rFonts w:ascii="Trebuchet MS" w:hAnsi="Trebuchet MS"/>
          <w:noProof/>
          <w:sz w:val="24"/>
        </w:rPr>
        <w:t xml:space="preserve">you </w:t>
      </w:r>
      <w:del w:id="216" w:author="Author">
        <w:r w:rsidRPr="00DB4082">
          <w:rPr>
            <w:rFonts w:ascii="Trebuchet MS" w:hAnsi="Trebuchet MS"/>
            <w:noProof/>
            <w:sz w:val="24"/>
          </w:rPr>
          <w:delText>must</w:delText>
        </w:r>
      </w:del>
      <w:ins w:id="217" w:author="Author">
        <w:r w:rsidRPr="00DB4082">
          <w:rPr>
            <w:rFonts w:ascii="Trebuchet MS" w:hAnsi="Trebuchet MS"/>
            <w:noProof/>
            <w:sz w:val="24"/>
          </w:rPr>
          <w:t>should</w:t>
        </w:r>
      </w:ins>
      <w:r w:rsidRPr="00DB4082">
        <w:rPr>
          <w:rFonts w:ascii="Trebuchet MS" w:hAnsi="Trebuchet MS"/>
          <w:noProof/>
          <w:sz w:val="24"/>
        </w:rPr>
        <w:t xml:space="preserve"> not pick up</w:t>
      </w:r>
      <w:del w:id="218" w:author="Author">
        <w:r w:rsidRPr="00DB4082">
          <w:rPr>
            <w:rFonts w:ascii="Trebuchet MS" w:hAnsi="Trebuchet MS"/>
            <w:noProof/>
            <w:sz w:val="24"/>
          </w:rPr>
          <w:delText>.</w:delText>
        </w:r>
      </w:del>
      <w:ins w:id="219" w:author="Author">
        <w:r w:rsidRPr="00DB4082">
          <w:rPr>
            <w:rFonts w:ascii="Trebuchet MS" w:hAnsi="Trebuchet MS"/>
            <w:noProof/>
            <w:sz w:val="24"/>
          </w:rPr>
          <w:t xml:space="preserve"> what is left from your harvest.</w:t>
        </w:r>
      </w:ins>
      <w:r w:rsidRPr="00DB4082">
        <w:rPr>
          <w:rFonts w:ascii="Trebuchet MS" w:hAnsi="Trebuchet MS"/>
          <w:noProof/>
          <w:sz w:val="24"/>
        </w:rPr>
        <w:t xml:space="preserve"> You should leave </w:t>
      </w:r>
      <w:del w:id="220" w:author="Author">
        <w:r w:rsidRPr="00DB4082">
          <w:rPr>
            <w:rFonts w:ascii="Trebuchet MS" w:hAnsi="Trebuchet MS"/>
            <w:noProof/>
            <w:sz w:val="24"/>
          </w:rPr>
          <w:delText>them</w:delText>
        </w:r>
      </w:del>
      <w:ins w:id="221" w:author="Author">
        <w:r w:rsidRPr="00DB4082">
          <w:rPr>
            <w:rFonts w:ascii="Trebuchet MS" w:hAnsi="Trebuchet MS"/>
            <w:noProof/>
            <w:sz w:val="24"/>
          </w:rPr>
          <w:t>it</w:t>
        </w:r>
      </w:ins>
      <w:r w:rsidRPr="00DB4082">
        <w:rPr>
          <w:rFonts w:ascii="Trebuchet MS" w:hAnsi="Trebuchet MS"/>
          <w:noProof/>
          <w:sz w:val="24"/>
        </w:rPr>
        <w:t xml:space="preserve"> for the </w:t>
      </w:r>
      <w:del w:id="222" w:author="Author">
        <w:r w:rsidRPr="00DB4082">
          <w:rPr>
            <w:rFonts w:ascii="Trebuchet MS" w:hAnsi="Trebuchet MS"/>
            <w:noProof/>
            <w:sz w:val="24"/>
          </w:rPr>
          <w:delText>afflicted one</w:delText>
        </w:r>
      </w:del>
      <w:ins w:id="223" w:author="Author">
        <w:r w:rsidRPr="00DB4082">
          <w:rPr>
            <w:rFonts w:ascii="Trebuchet MS" w:hAnsi="Trebuchet MS"/>
            <w:noProof/>
            <w:sz w:val="24"/>
          </w:rPr>
          <w:t>poor</w:t>
        </w:r>
        <w:r w:rsidRPr="00DB4082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ins w:id="226" w:author="Author">
        <w:r w:rsidRPr="00DB4082">
          <w:rPr>
            <w:rFonts w:ascii="Trebuchet MS" w:hAnsi="Trebuchet MS"/>
            <w:noProof/>
            <w:sz w:val="24"/>
          </w:rPr>
          <w:t xml:space="preserve">for </w:t>
        </w:r>
      </w:ins>
      <w:r w:rsidRPr="00DB4082">
        <w:rPr>
          <w:rFonts w:ascii="Trebuchet MS" w:hAnsi="Trebuchet MS"/>
          <w:noProof/>
          <w:sz w:val="24"/>
        </w:rPr>
        <w:t xml:space="preserve">the </w:t>
      </w:r>
      <w:del w:id="227" w:author="Author">
        <w:r w:rsidRPr="00DB4082">
          <w:rPr>
            <w:rFonts w:ascii="Trebuchet MS" w:hAnsi="Trebuchet MS"/>
            <w:noProof/>
            <w:sz w:val="24"/>
          </w:rPr>
          <w:delText>alien</w:delText>
        </w:r>
      </w:del>
      <w:ins w:id="228" w:author="Author">
        <w:r w:rsidRPr="00DB4082">
          <w:rPr>
            <w:rFonts w:ascii="Trebuchet MS" w:hAnsi="Trebuchet MS"/>
            <w:noProof/>
            <w:sz w:val="24"/>
          </w:rPr>
          <w:t>foreign</w:t>
        </w:r>
      </w:ins>
      <w:r w:rsidRPr="00DB4082">
        <w:rPr>
          <w:rFonts w:ascii="Trebuchet MS" w:hAnsi="Trebuchet MS"/>
          <w:noProof/>
          <w:sz w:val="24"/>
        </w:rPr>
        <w:t xml:space="preserve"> resident. I am Jehovah </w:t>
      </w:r>
      <w:del w:id="229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30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God.’”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23:23 </w:t>
      </w:r>
      <w:del w:id="231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</w:del>
      <w:r w:rsidRPr="00DB4082">
        <w:rPr>
          <w:rFonts w:ascii="Trebuchet MS" w:hAnsi="Trebuchet MS"/>
          <w:noProof/>
          <w:sz w:val="24"/>
        </w:rPr>
        <w:t xml:space="preserve">Jehovah went on speaking to Moses, saying: </w:t>
      </w:r>
      <w:r w:rsidRPr="00DB4082">
        <w:rPr>
          <w:rFonts w:ascii="Trebuchet MS" w:hAnsi="Trebuchet MS"/>
          <w:b/>
          <w:noProof/>
          <w:sz w:val="24"/>
        </w:rPr>
        <w:t xml:space="preserve">23:24 </w:t>
      </w:r>
      <w:r w:rsidRPr="00DB4082">
        <w:rPr>
          <w:rFonts w:ascii="Trebuchet MS" w:hAnsi="Trebuchet MS"/>
          <w:noProof/>
          <w:sz w:val="24"/>
        </w:rPr>
        <w:t>“</w:t>
      </w:r>
      <w:del w:id="232" w:author="Author">
        <w:r w:rsidRPr="00DB4082">
          <w:rPr>
            <w:rFonts w:ascii="Trebuchet MS" w:hAnsi="Trebuchet MS"/>
            <w:noProof/>
            <w:sz w:val="24"/>
          </w:rPr>
          <w:delText>Speak to</w:delText>
        </w:r>
      </w:del>
      <w:ins w:id="233" w:author="Author">
        <w:r w:rsidRPr="00DB4082">
          <w:rPr>
            <w:rFonts w:ascii="Trebuchet MS" w:hAnsi="Trebuchet MS"/>
            <w:noProof/>
            <w:sz w:val="24"/>
          </w:rPr>
          <w:t>Tell</w:t>
        </w:r>
      </w:ins>
      <w:r w:rsidRPr="00DB4082">
        <w:rPr>
          <w:rFonts w:ascii="Trebuchet MS" w:hAnsi="Trebuchet MS"/>
          <w:noProof/>
          <w:sz w:val="24"/>
        </w:rPr>
        <w:t xml:space="preserve"> the </w:t>
      </w:r>
      <w:del w:id="234" w:author="Author">
        <w:r w:rsidRPr="00DB4082">
          <w:rPr>
            <w:rFonts w:ascii="Trebuchet MS" w:hAnsi="Trebuchet MS"/>
            <w:noProof/>
            <w:sz w:val="24"/>
          </w:rPr>
          <w:delText>sons of Israel, saying</w:delText>
        </w:r>
      </w:del>
      <w:ins w:id="235" w:author="Author">
        <w:r w:rsidRPr="00DB4082">
          <w:rPr>
            <w:rFonts w:ascii="Trebuchet MS" w:hAnsi="Trebuchet MS"/>
            <w:noProof/>
            <w:sz w:val="24"/>
          </w:rPr>
          <w:t>Israelites</w:t>
        </w:r>
      </w:ins>
      <w:r w:rsidRPr="00DB4082">
        <w:rPr>
          <w:rFonts w:ascii="Trebuchet MS" w:hAnsi="Trebuchet MS"/>
          <w:noProof/>
          <w:sz w:val="24"/>
        </w:rPr>
        <w:t xml:space="preserve">, ‘In the seventh month, on the first of the month, </w:t>
      </w:r>
      <w:del w:id="236" w:author="Author">
        <w:r w:rsidRPr="00DB4082">
          <w:rPr>
            <w:rFonts w:ascii="Trebuchet MS" w:hAnsi="Trebuchet MS"/>
            <w:noProof/>
            <w:sz w:val="24"/>
          </w:rPr>
          <w:delText>there</w:delText>
        </w:r>
      </w:del>
      <w:ins w:id="237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should </w:t>
      </w:r>
      <w:del w:id="238" w:author="Author">
        <w:r w:rsidRPr="00DB4082">
          <w:rPr>
            <w:rFonts w:ascii="Trebuchet MS" w:hAnsi="Trebuchet MS"/>
            <w:noProof/>
            <w:sz w:val="24"/>
          </w:rPr>
          <w:delText xml:space="preserve">occur for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39" w:author="Author">
        <w:r w:rsidRPr="00DB4082">
          <w:rPr>
            <w:rFonts w:ascii="Trebuchet MS" w:hAnsi="Trebuchet MS"/>
            <w:noProof/>
            <w:sz w:val="24"/>
          </w:rPr>
          <w:t>observe</w:t>
        </w:r>
      </w:ins>
      <w:r w:rsidRPr="00DB4082">
        <w:rPr>
          <w:rFonts w:ascii="Trebuchet MS" w:hAnsi="Trebuchet MS"/>
          <w:noProof/>
          <w:sz w:val="24"/>
        </w:rPr>
        <w:t xml:space="preserve"> a complete rest, a memorial </w:t>
      </w:r>
      <w:ins w:id="240" w:author="Author">
        <w:r w:rsidRPr="00DB4082">
          <w:rPr>
            <w:rFonts w:ascii="Trebuchet MS" w:hAnsi="Trebuchet MS"/>
            <w:noProof/>
            <w:sz w:val="24"/>
          </w:rPr>
          <w:t xml:space="preserve">signaled </w:t>
        </w:r>
      </w:ins>
      <w:r w:rsidRPr="00DB4082">
        <w:rPr>
          <w:rFonts w:ascii="Trebuchet MS" w:hAnsi="Trebuchet MS"/>
          <w:noProof/>
          <w:sz w:val="24"/>
        </w:rPr>
        <w:t xml:space="preserve">by </w:t>
      </w:r>
      <w:del w:id="241" w:author="Author">
        <w:r w:rsidRPr="00DB4082">
          <w:rPr>
            <w:rFonts w:ascii="Trebuchet MS" w:hAnsi="Trebuchet MS"/>
            <w:noProof/>
            <w:sz w:val="24"/>
          </w:rPr>
          <w:delText>the</w:delText>
        </w:r>
      </w:del>
      <w:ins w:id="242" w:author="Author">
        <w:r w:rsidRPr="00DB4082">
          <w:rPr>
            <w:rFonts w:ascii="Trebuchet MS" w:hAnsi="Trebuchet MS"/>
            <w:noProof/>
            <w:sz w:val="24"/>
          </w:rPr>
          <w:t>a</w:t>
        </w:r>
      </w:ins>
      <w:r w:rsidRPr="00DB4082">
        <w:rPr>
          <w:rFonts w:ascii="Trebuchet MS" w:hAnsi="Trebuchet MS"/>
          <w:noProof/>
          <w:sz w:val="24"/>
        </w:rPr>
        <w:t xml:space="preserve"> trumpet blast, a holy convention. </w:t>
      </w:r>
      <w:r w:rsidRPr="00DB4082">
        <w:rPr>
          <w:rFonts w:ascii="Trebuchet MS" w:hAnsi="Trebuchet MS"/>
          <w:b/>
          <w:noProof/>
          <w:sz w:val="24"/>
        </w:rPr>
        <w:t xml:space="preserve">23:25 </w:t>
      </w:r>
      <w:del w:id="243" w:author="Author">
        <w:r w:rsidRPr="00DB4082">
          <w:rPr>
            <w:rFonts w:ascii="Trebuchet MS" w:hAnsi="Trebuchet MS"/>
            <w:noProof/>
            <w:sz w:val="24"/>
          </w:rPr>
          <w:delText>No sort of laborious work</w:delText>
        </w:r>
      </w:del>
      <w:ins w:id="244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may </w:t>
      </w:r>
      <w:del w:id="245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46" w:author="Author">
        <w:r w:rsidRPr="00DB4082">
          <w:rPr>
            <w:rFonts w:ascii="Trebuchet MS" w:hAnsi="Trebuchet MS"/>
            <w:noProof/>
            <w:sz w:val="24"/>
          </w:rPr>
          <w:t>not</w:t>
        </w:r>
      </w:ins>
      <w:r w:rsidRPr="00DB4082">
        <w:rPr>
          <w:rFonts w:ascii="Trebuchet MS" w:hAnsi="Trebuchet MS"/>
          <w:noProof/>
          <w:sz w:val="24"/>
        </w:rPr>
        <w:t xml:space="preserve"> do</w:t>
      </w:r>
      <w:ins w:id="247" w:author="Author">
        <w:r w:rsidRPr="00DB4082">
          <w:rPr>
            <w:rFonts w:ascii="Trebuchet MS" w:hAnsi="Trebuchet MS"/>
            <w:noProof/>
            <w:sz w:val="24"/>
          </w:rPr>
          <w:t xml:space="preserve"> any hard work</w:t>
        </w:r>
      </w:ins>
      <w:r w:rsidRPr="00DB4082">
        <w:rPr>
          <w:rFonts w:ascii="Trebuchet MS" w:hAnsi="Trebuchet MS"/>
          <w:noProof/>
          <w:sz w:val="24"/>
        </w:rPr>
        <w:t xml:space="preserve">, and </w:t>
      </w:r>
      <w:del w:id="248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</w:delText>
        </w:r>
      </w:del>
      <w:ins w:id="249" w:author="Author">
        <w:r w:rsidRPr="00DB4082">
          <w:rPr>
            <w:rFonts w:ascii="Trebuchet MS" w:hAnsi="Trebuchet MS"/>
            <w:noProof/>
            <w:sz w:val="24"/>
          </w:rPr>
          <w:t>you will</w:t>
        </w:r>
      </w:ins>
      <w:r w:rsidRPr="00DB4082">
        <w:rPr>
          <w:rFonts w:ascii="Trebuchet MS" w:hAnsi="Trebuchet MS"/>
          <w:noProof/>
          <w:sz w:val="24"/>
        </w:rPr>
        <w:t xml:space="preserve"> present an offering made by fire to Jehovah.’”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23:26 </w:t>
      </w:r>
      <w:del w:id="250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</w:del>
      <w:r w:rsidRPr="00DB4082">
        <w:rPr>
          <w:rFonts w:ascii="Trebuchet MS" w:hAnsi="Trebuchet MS"/>
          <w:noProof/>
          <w:sz w:val="24"/>
        </w:rPr>
        <w:t xml:space="preserve">Jehovah spoke further to Moses, saying: </w:t>
      </w:r>
      <w:r w:rsidRPr="00DB4082">
        <w:rPr>
          <w:rFonts w:ascii="Trebuchet MS" w:hAnsi="Trebuchet MS"/>
          <w:b/>
          <w:noProof/>
          <w:sz w:val="24"/>
        </w:rPr>
        <w:t xml:space="preserve">23:27 </w:t>
      </w:r>
      <w:r w:rsidRPr="00DB4082">
        <w:rPr>
          <w:rFonts w:ascii="Trebuchet MS" w:hAnsi="Trebuchet MS"/>
          <w:noProof/>
          <w:sz w:val="24"/>
        </w:rPr>
        <w:t xml:space="preserve">“However, on the tenth of this seventh month is the </w:t>
      </w:r>
      <w:del w:id="251" w:author="Author">
        <w:r w:rsidRPr="00DB4082">
          <w:rPr>
            <w:rFonts w:ascii="Trebuchet MS" w:hAnsi="Trebuchet MS"/>
            <w:noProof/>
            <w:sz w:val="24"/>
          </w:rPr>
          <w:delText>day</w:delText>
        </w:r>
      </w:del>
      <w:ins w:id="252" w:author="Author">
        <w:r w:rsidRPr="00DB4082">
          <w:rPr>
            <w:rFonts w:ascii="Trebuchet MS" w:hAnsi="Trebuchet MS"/>
            <w:noProof/>
            <w:sz w:val="24"/>
          </w:rPr>
          <w:t>Day</w:t>
        </w:r>
      </w:ins>
      <w:r w:rsidRPr="00DB4082">
        <w:rPr>
          <w:rFonts w:ascii="Trebuchet MS" w:hAnsi="Trebuchet MS"/>
          <w:noProof/>
          <w:sz w:val="24"/>
        </w:rPr>
        <w:t xml:space="preserve"> of </w:t>
      </w:r>
      <w:del w:id="253" w:author="Author">
        <w:r w:rsidRPr="00DB4082">
          <w:rPr>
            <w:rFonts w:ascii="Trebuchet MS" w:hAnsi="Trebuchet MS"/>
            <w:noProof/>
            <w:sz w:val="24"/>
          </w:rPr>
          <w:delText>atonement. A</w:delText>
        </w:r>
      </w:del>
      <w:ins w:id="254" w:author="Author">
        <w:r w:rsidRPr="00DB4082">
          <w:rPr>
            <w:rFonts w:ascii="Trebuchet MS" w:hAnsi="Trebuchet MS"/>
            <w:noProof/>
            <w:sz w:val="24"/>
          </w:rPr>
          <w:t>Atonement. You should observe a</w:t>
        </w:r>
      </w:ins>
      <w:r w:rsidRPr="00DB4082">
        <w:rPr>
          <w:rFonts w:ascii="Trebuchet MS" w:hAnsi="Trebuchet MS"/>
          <w:noProof/>
          <w:sz w:val="24"/>
        </w:rPr>
        <w:t xml:space="preserve"> holy convention</w:t>
      </w:r>
      <w:del w:id="255" w:author="Author">
        <w:r w:rsidRPr="00DB4082">
          <w:rPr>
            <w:rFonts w:ascii="Trebuchet MS" w:hAnsi="Trebuchet MS"/>
            <w:noProof/>
            <w:sz w:val="24"/>
          </w:rPr>
          <w:delText xml:space="preserve"> should take place for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r w:rsidRPr="00DB4082">
        <w:rPr>
          <w:rFonts w:ascii="Trebuchet MS" w:hAnsi="Trebuchet MS"/>
          <w:noProof/>
          <w:sz w:val="24"/>
        </w:rPr>
        <w:t xml:space="preserve">, and </w:t>
      </w:r>
      <w:del w:id="256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57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must afflict </w:t>
      </w:r>
      <w:del w:id="258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  <w:r w:rsidRPr="00DB4082">
          <w:rPr>
            <w:rFonts w:ascii="Trebuchet MS" w:hAnsi="Trebuchet MS"/>
            <w:noProof/>
            <w:sz w:val="24"/>
          </w:rPr>
          <w:delText xml:space="preserve"> souls</w:delText>
        </w:r>
      </w:del>
      <w:ins w:id="259" w:author="Author">
        <w:r w:rsidRPr="00DB4082">
          <w:rPr>
            <w:rFonts w:ascii="Trebuchet MS" w:hAnsi="Trebuchet MS"/>
            <w:noProof/>
            <w:sz w:val="24"/>
          </w:rPr>
          <w:t>yourselves</w:t>
        </w:r>
        <w:r w:rsidRPr="00DB4082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DB4082">
        <w:rPr>
          <w:rFonts w:ascii="Trebuchet MS" w:hAnsi="Trebuchet MS"/>
          <w:noProof/>
          <w:sz w:val="24"/>
        </w:rPr>
        <w:t xml:space="preserve"> and present an offering made by fire to Jehovah. </w:t>
      </w:r>
      <w:r w:rsidRPr="00DB4082">
        <w:rPr>
          <w:rFonts w:ascii="Trebuchet MS" w:hAnsi="Trebuchet MS"/>
          <w:b/>
          <w:noProof/>
          <w:sz w:val="24"/>
        </w:rPr>
        <w:t xml:space="preserve">23:28 </w:t>
      </w:r>
      <w:del w:id="262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 </w:delText>
        </w:r>
      </w:del>
      <w:ins w:id="263" w:author="Author">
        <w:r w:rsidRPr="00DB4082">
          <w:rPr>
            <w:rFonts w:ascii="Trebuchet MS" w:hAnsi="Trebuchet MS"/>
            <w:noProof/>
            <w:sz w:val="24"/>
          </w:rPr>
          <w:t xml:space="preserve">You are not to </w:t>
        </w:r>
      </w:ins>
      <w:r w:rsidRPr="00DB4082">
        <w:rPr>
          <w:rFonts w:ascii="Trebuchet MS" w:hAnsi="Trebuchet MS"/>
          <w:noProof/>
          <w:sz w:val="24"/>
        </w:rPr>
        <w:t xml:space="preserve">do </w:t>
      </w:r>
      <w:del w:id="264" w:author="Author">
        <w:r w:rsidRPr="00DB4082">
          <w:rPr>
            <w:rFonts w:ascii="Trebuchet MS" w:hAnsi="Trebuchet MS"/>
            <w:noProof/>
            <w:sz w:val="24"/>
          </w:rPr>
          <w:delText>no</w:delText>
        </w:r>
      </w:del>
      <w:ins w:id="265" w:author="Author">
        <w:r w:rsidRPr="00DB4082">
          <w:rPr>
            <w:rFonts w:ascii="Trebuchet MS" w:hAnsi="Trebuchet MS"/>
            <w:noProof/>
            <w:sz w:val="24"/>
          </w:rPr>
          <w:t>any</w:t>
        </w:r>
      </w:ins>
      <w:r w:rsidRPr="00DB4082">
        <w:rPr>
          <w:rFonts w:ascii="Trebuchet MS" w:hAnsi="Trebuchet MS"/>
          <w:noProof/>
          <w:sz w:val="24"/>
        </w:rPr>
        <w:t xml:space="preserve"> sort of work on this </w:t>
      </w:r>
      <w:del w:id="266" w:author="Author">
        <w:r w:rsidRPr="00DB4082">
          <w:rPr>
            <w:rFonts w:ascii="Trebuchet MS" w:hAnsi="Trebuchet MS"/>
            <w:noProof/>
            <w:sz w:val="24"/>
          </w:rPr>
          <w:delText>very</w:delText>
        </w:r>
      </w:del>
      <w:ins w:id="267" w:author="Author">
        <w:r w:rsidRPr="00DB4082">
          <w:rPr>
            <w:rFonts w:ascii="Trebuchet MS" w:hAnsi="Trebuchet MS"/>
            <w:noProof/>
            <w:sz w:val="24"/>
          </w:rPr>
          <w:t>particular</w:t>
        </w:r>
      </w:ins>
      <w:r w:rsidRPr="00DB4082">
        <w:rPr>
          <w:rFonts w:ascii="Trebuchet MS" w:hAnsi="Trebuchet MS"/>
          <w:noProof/>
          <w:sz w:val="24"/>
        </w:rPr>
        <w:t xml:space="preserve"> day</w:t>
      </w:r>
      <w:del w:id="268" w:author="Author">
        <w:r w:rsidRPr="00DB4082">
          <w:rPr>
            <w:rFonts w:ascii="Trebuchet MS" w:hAnsi="Trebuchet MS"/>
            <w:noProof/>
            <w:sz w:val="24"/>
          </w:rPr>
          <w:delText>,</w:delText>
        </w:r>
      </w:del>
      <w:r w:rsidRPr="00DB4082">
        <w:rPr>
          <w:rFonts w:ascii="Trebuchet MS" w:hAnsi="Trebuchet MS"/>
          <w:noProof/>
          <w:sz w:val="24"/>
        </w:rPr>
        <w:t xml:space="preserve"> because it is a day of atonement to make atonement for </w:t>
      </w:r>
      <w:del w:id="269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70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before Jehovah </w:t>
      </w:r>
      <w:del w:id="271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72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God</w:t>
      </w:r>
      <w:del w:id="273" w:author="Author">
        <w:r w:rsidRPr="00DB4082">
          <w:rPr>
            <w:rFonts w:ascii="Trebuchet MS" w:hAnsi="Trebuchet MS"/>
            <w:noProof/>
            <w:sz w:val="24"/>
          </w:rPr>
          <w:delText>;</w:delText>
        </w:r>
      </w:del>
      <w:ins w:id="274" w:author="Author">
        <w:r w:rsidRPr="00DB4082">
          <w:rPr>
            <w:rFonts w:ascii="Trebuchet MS" w:hAnsi="Trebuchet MS"/>
            <w:noProof/>
            <w:sz w:val="24"/>
          </w:rPr>
          <w:t>.</w:t>
        </w:r>
      </w:ins>
      <w:r w:rsidRPr="00DB4082">
        <w:rPr>
          <w:rFonts w:ascii="Trebuchet MS" w:hAnsi="Trebuchet MS"/>
          <w:noProof/>
          <w:sz w:val="24"/>
        </w:rPr>
        <w:t xml:space="preserve"> </w:t>
      </w:r>
      <w:r w:rsidRPr="00DB4082">
        <w:rPr>
          <w:rFonts w:ascii="Trebuchet MS" w:hAnsi="Trebuchet MS"/>
          <w:b/>
          <w:noProof/>
          <w:sz w:val="24"/>
        </w:rPr>
        <w:t xml:space="preserve">23:29 </w:t>
      </w:r>
      <w:del w:id="275" w:author="Author">
        <w:r w:rsidRPr="00DB4082">
          <w:rPr>
            <w:rFonts w:ascii="Trebuchet MS" w:hAnsi="Trebuchet MS"/>
            <w:noProof/>
            <w:sz w:val="24"/>
          </w:rPr>
          <w:delText>because every soul that</w:delText>
        </w:r>
      </w:del>
      <w:ins w:id="276" w:author="Author">
        <w:r w:rsidRPr="00DB4082">
          <w:rPr>
            <w:rFonts w:ascii="Trebuchet MS" w:hAnsi="Trebuchet MS"/>
            <w:noProof/>
            <w:sz w:val="24"/>
          </w:rPr>
          <w:t>Anyone</w:t>
        </w:r>
        <w:r w:rsidRPr="00DB4082">
          <w:rPr>
            <w:rStyle w:val="FootnoteReference"/>
            <w:rFonts w:ascii="Trebuchet MS" w:hAnsi="Trebuchet MS"/>
            <w:noProof/>
          </w:rPr>
          <w:footnoteReference w:id="9"/>
        </w:r>
        <w:r w:rsidRPr="00DB4082">
          <w:rPr>
            <w:rFonts w:ascii="Trebuchet MS" w:hAnsi="Trebuchet MS"/>
            <w:noProof/>
            <w:sz w:val="24"/>
          </w:rPr>
          <w:t xml:space="preserve"> who</w:t>
        </w:r>
      </w:ins>
      <w:r w:rsidRPr="00DB4082">
        <w:rPr>
          <w:rFonts w:ascii="Trebuchet MS" w:hAnsi="Trebuchet MS"/>
          <w:noProof/>
          <w:sz w:val="24"/>
        </w:rPr>
        <w:t xml:space="preserve"> will not </w:t>
      </w:r>
      <w:del w:id="279" w:author="Author">
        <w:r w:rsidRPr="00DB4082">
          <w:rPr>
            <w:rFonts w:ascii="Trebuchet MS" w:hAnsi="Trebuchet MS"/>
            <w:noProof/>
            <w:sz w:val="24"/>
          </w:rPr>
          <w:delText>be afflicted</w:delText>
        </w:r>
      </w:del>
      <w:ins w:id="280" w:author="Author">
        <w:r w:rsidRPr="00DB4082">
          <w:rPr>
            <w:rFonts w:ascii="Trebuchet MS" w:hAnsi="Trebuchet MS"/>
            <w:noProof/>
            <w:sz w:val="24"/>
          </w:rPr>
          <w:t>afflict himself</w:t>
        </w:r>
        <w:r w:rsidRPr="00DB4082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DB4082">
        <w:rPr>
          <w:rFonts w:ascii="Trebuchet MS" w:hAnsi="Trebuchet MS"/>
          <w:noProof/>
          <w:sz w:val="24"/>
        </w:rPr>
        <w:t xml:space="preserve"> on this </w:t>
      </w:r>
      <w:del w:id="283" w:author="Author">
        <w:r w:rsidRPr="00DB4082">
          <w:rPr>
            <w:rFonts w:ascii="Trebuchet MS" w:hAnsi="Trebuchet MS"/>
            <w:noProof/>
            <w:sz w:val="24"/>
          </w:rPr>
          <w:delText xml:space="preserve">very </w:delText>
        </w:r>
      </w:del>
      <w:r w:rsidRPr="00DB4082">
        <w:rPr>
          <w:rFonts w:ascii="Trebuchet MS" w:hAnsi="Trebuchet MS"/>
          <w:noProof/>
          <w:sz w:val="24"/>
        </w:rPr>
        <w:t xml:space="preserve">day </w:t>
      </w:r>
      <w:del w:id="284" w:author="Author">
        <w:r w:rsidRPr="00DB4082">
          <w:rPr>
            <w:rFonts w:ascii="Trebuchet MS" w:hAnsi="Trebuchet MS"/>
            <w:noProof/>
            <w:sz w:val="24"/>
          </w:rPr>
          <w:delText>must</w:delText>
        </w:r>
      </w:del>
      <w:ins w:id="285" w:author="Author">
        <w:r w:rsidRPr="00DB4082">
          <w:rPr>
            <w:rFonts w:ascii="Trebuchet MS" w:hAnsi="Trebuchet MS"/>
            <w:noProof/>
            <w:sz w:val="24"/>
          </w:rPr>
          <w:t>will</w:t>
        </w:r>
      </w:ins>
      <w:r w:rsidRPr="00DB4082">
        <w:rPr>
          <w:rFonts w:ascii="Trebuchet MS" w:hAnsi="Trebuchet MS"/>
          <w:noProof/>
          <w:sz w:val="24"/>
        </w:rPr>
        <w:t xml:space="preserve"> be cut off</w:t>
      </w:r>
      <w:ins w:id="286" w:author="Author">
        <w:r w:rsidRPr="00DB4082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DB4082">
        <w:rPr>
          <w:rFonts w:ascii="Trebuchet MS" w:hAnsi="Trebuchet MS"/>
          <w:noProof/>
          <w:sz w:val="24"/>
        </w:rPr>
        <w:t xml:space="preserve"> from his people. </w:t>
      </w:r>
      <w:r w:rsidRPr="00DB4082">
        <w:rPr>
          <w:rFonts w:ascii="Trebuchet MS" w:hAnsi="Trebuchet MS"/>
          <w:b/>
          <w:noProof/>
          <w:sz w:val="24"/>
        </w:rPr>
        <w:t xml:space="preserve">23:30 </w:t>
      </w:r>
      <w:del w:id="289" w:author="Author">
        <w:r w:rsidRPr="00DB4082">
          <w:rPr>
            <w:rFonts w:ascii="Trebuchet MS" w:hAnsi="Trebuchet MS"/>
            <w:noProof/>
            <w:sz w:val="24"/>
          </w:rPr>
          <w:delText xml:space="preserve">As for any soul that </w:delText>
        </w:r>
      </w:del>
      <w:ins w:id="290" w:author="Author">
        <w:r w:rsidRPr="00DB4082">
          <w:rPr>
            <w:rFonts w:ascii="Trebuchet MS" w:hAnsi="Trebuchet MS"/>
            <w:noProof/>
            <w:sz w:val="24"/>
          </w:rPr>
          <w:t xml:space="preserve">And I </w:t>
        </w:r>
      </w:ins>
      <w:r w:rsidRPr="00DB4082">
        <w:rPr>
          <w:rFonts w:ascii="Trebuchet MS" w:hAnsi="Trebuchet MS"/>
          <w:noProof/>
          <w:sz w:val="24"/>
        </w:rPr>
        <w:t xml:space="preserve">will </w:t>
      </w:r>
      <w:del w:id="291" w:author="Author">
        <w:r w:rsidRPr="00DB4082">
          <w:rPr>
            <w:rFonts w:ascii="Trebuchet MS" w:hAnsi="Trebuchet MS"/>
            <w:noProof/>
            <w:sz w:val="24"/>
          </w:rPr>
          <w:delText xml:space="preserve">do any sort of work on this very day, I must </w:delText>
        </w:r>
      </w:del>
      <w:r w:rsidRPr="00DB4082">
        <w:rPr>
          <w:rFonts w:ascii="Trebuchet MS" w:hAnsi="Trebuchet MS"/>
          <w:noProof/>
          <w:sz w:val="24"/>
        </w:rPr>
        <w:t xml:space="preserve">destroy </w:t>
      </w:r>
      <w:del w:id="292" w:author="Author">
        <w:r w:rsidRPr="00DB4082">
          <w:rPr>
            <w:rFonts w:ascii="Trebuchet MS" w:hAnsi="Trebuchet MS"/>
            <w:noProof/>
            <w:sz w:val="24"/>
          </w:rPr>
          <w:delText xml:space="preserve">that soul </w:delText>
        </w:r>
      </w:del>
      <w:r w:rsidRPr="00DB4082">
        <w:rPr>
          <w:rFonts w:ascii="Trebuchet MS" w:hAnsi="Trebuchet MS"/>
          <w:noProof/>
          <w:sz w:val="24"/>
        </w:rPr>
        <w:t>from among his people</w:t>
      </w:r>
      <w:ins w:id="293" w:author="Author">
        <w:r w:rsidRPr="00DB4082">
          <w:rPr>
            <w:rFonts w:ascii="Trebuchet MS" w:hAnsi="Trebuchet MS"/>
            <w:noProof/>
            <w:sz w:val="24"/>
          </w:rPr>
          <w:t xml:space="preserve"> every person</w:t>
        </w:r>
        <w:r w:rsidRPr="00DB4082">
          <w:rPr>
            <w:rStyle w:val="FootnoteReference"/>
            <w:rFonts w:ascii="Trebuchet MS" w:hAnsi="Trebuchet MS"/>
            <w:noProof/>
          </w:rPr>
          <w:footnoteReference w:id="12"/>
        </w:r>
        <w:r w:rsidRPr="00DB4082">
          <w:rPr>
            <w:rFonts w:ascii="Trebuchet MS" w:hAnsi="Trebuchet MS"/>
            <w:noProof/>
            <w:sz w:val="24"/>
          </w:rPr>
          <w:t xml:space="preserve"> who does any sort of work on this day</w:t>
        </w:r>
      </w:ins>
      <w:r w:rsidRPr="00DB4082">
        <w:rPr>
          <w:rFonts w:ascii="Trebuchet MS" w:hAnsi="Trebuchet MS"/>
          <w:noProof/>
          <w:sz w:val="24"/>
        </w:rPr>
        <w:t xml:space="preserve">. </w:t>
      </w:r>
      <w:r w:rsidRPr="00DB4082">
        <w:rPr>
          <w:rFonts w:ascii="Trebuchet MS" w:hAnsi="Trebuchet MS"/>
          <w:b/>
          <w:noProof/>
          <w:sz w:val="24"/>
        </w:rPr>
        <w:t xml:space="preserve">23:31 </w:t>
      </w:r>
      <w:del w:id="296" w:author="Author">
        <w:r w:rsidRPr="00DB4082">
          <w:rPr>
            <w:rFonts w:ascii="Trebuchet MS" w:hAnsi="Trebuchet MS"/>
            <w:noProof/>
            <w:sz w:val="24"/>
          </w:rPr>
          <w:delText>Y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297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must </w:t>
      </w:r>
      <w:ins w:id="298" w:author="Author">
        <w:r w:rsidRPr="00DB4082">
          <w:rPr>
            <w:rFonts w:ascii="Trebuchet MS" w:hAnsi="Trebuchet MS"/>
            <w:noProof/>
            <w:sz w:val="24"/>
          </w:rPr>
          <w:t xml:space="preserve">not </w:t>
        </w:r>
      </w:ins>
      <w:r w:rsidRPr="00DB4082">
        <w:rPr>
          <w:rFonts w:ascii="Trebuchet MS" w:hAnsi="Trebuchet MS"/>
          <w:noProof/>
          <w:sz w:val="24"/>
        </w:rPr>
        <w:t xml:space="preserve">do </w:t>
      </w:r>
      <w:del w:id="299" w:author="Author">
        <w:r w:rsidRPr="00DB4082">
          <w:rPr>
            <w:rFonts w:ascii="Trebuchet MS" w:hAnsi="Trebuchet MS"/>
            <w:noProof/>
            <w:sz w:val="24"/>
          </w:rPr>
          <w:delText>no</w:delText>
        </w:r>
      </w:del>
      <w:ins w:id="300" w:author="Author">
        <w:r w:rsidRPr="00DB4082">
          <w:rPr>
            <w:rFonts w:ascii="Trebuchet MS" w:hAnsi="Trebuchet MS"/>
            <w:noProof/>
            <w:sz w:val="24"/>
          </w:rPr>
          <w:t>any</w:t>
        </w:r>
      </w:ins>
      <w:r w:rsidRPr="00DB4082">
        <w:rPr>
          <w:rFonts w:ascii="Trebuchet MS" w:hAnsi="Trebuchet MS"/>
          <w:noProof/>
          <w:sz w:val="24"/>
        </w:rPr>
        <w:t xml:space="preserve"> sort of work. It is a </w:t>
      </w:r>
      <w:ins w:id="301" w:author="Author">
        <w:r w:rsidRPr="00DB4082">
          <w:rPr>
            <w:rFonts w:ascii="Trebuchet MS" w:hAnsi="Trebuchet MS"/>
            <w:noProof/>
            <w:sz w:val="24"/>
          </w:rPr>
          <w:t xml:space="preserve">lasting </w:t>
        </w:r>
      </w:ins>
      <w:r w:rsidRPr="00DB4082">
        <w:rPr>
          <w:rFonts w:ascii="Trebuchet MS" w:hAnsi="Trebuchet MS"/>
          <w:noProof/>
          <w:sz w:val="24"/>
        </w:rPr>
        <w:t xml:space="preserve">statute </w:t>
      </w:r>
      <w:del w:id="302" w:author="Author">
        <w:r w:rsidRPr="00DB4082">
          <w:rPr>
            <w:rFonts w:ascii="Trebuchet MS" w:hAnsi="Trebuchet MS"/>
            <w:noProof/>
            <w:sz w:val="24"/>
          </w:rPr>
          <w:delText xml:space="preserve">to time indefinite </w:delText>
        </w:r>
      </w:del>
      <w:r w:rsidRPr="00DB4082">
        <w:rPr>
          <w:rFonts w:ascii="Trebuchet MS" w:hAnsi="Trebuchet MS"/>
          <w:noProof/>
          <w:sz w:val="24"/>
        </w:rPr>
        <w:t xml:space="preserve">for </w:t>
      </w:r>
      <w:del w:id="303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04" w:author="Author">
        <w:r w:rsidRPr="00DB4082">
          <w:rPr>
            <w:rFonts w:ascii="Trebuchet MS" w:hAnsi="Trebuchet MS"/>
            <w:noProof/>
            <w:sz w:val="24"/>
          </w:rPr>
          <w:t>all your</w:t>
        </w:r>
      </w:ins>
      <w:r w:rsidRPr="00DB4082">
        <w:rPr>
          <w:rFonts w:ascii="Trebuchet MS" w:hAnsi="Trebuchet MS"/>
          <w:noProof/>
          <w:sz w:val="24"/>
        </w:rPr>
        <w:t xml:space="preserve"> generations </w:t>
      </w:r>
      <w:del w:id="305" w:author="Author">
        <w:r w:rsidRPr="00DB4082">
          <w:rPr>
            <w:rFonts w:ascii="Trebuchet MS" w:hAnsi="Trebuchet MS"/>
            <w:noProof/>
            <w:sz w:val="24"/>
          </w:rPr>
          <w:delText xml:space="preserve">in all places where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06" w:author="Author">
        <w:r w:rsidRPr="00DB4082">
          <w:rPr>
            <w:rFonts w:ascii="Trebuchet MS" w:hAnsi="Trebuchet MS"/>
            <w:noProof/>
            <w:sz w:val="24"/>
          </w:rPr>
          <w:t>wherever you</w:t>
        </w:r>
      </w:ins>
      <w:r w:rsidRPr="00DB4082">
        <w:rPr>
          <w:rFonts w:ascii="Trebuchet MS" w:hAnsi="Trebuchet MS"/>
          <w:noProof/>
          <w:sz w:val="24"/>
        </w:rPr>
        <w:t xml:space="preserve"> dwell. </w:t>
      </w:r>
      <w:r w:rsidRPr="00DB4082">
        <w:rPr>
          <w:rFonts w:ascii="Trebuchet MS" w:hAnsi="Trebuchet MS"/>
          <w:b/>
          <w:noProof/>
          <w:sz w:val="24"/>
        </w:rPr>
        <w:t xml:space="preserve">23:32 </w:t>
      </w:r>
      <w:r w:rsidRPr="00DB4082">
        <w:rPr>
          <w:rFonts w:ascii="Trebuchet MS" w:hAnsi="Trebuchet MS"/>
          <w:noProof/>
          <w:sz w:val="24"/>
        </w:rPr>
        <w:t xml:space="preserve">It is a sabbath of complete rest for </w:t>
      </w:r>
      <w:del w:id="307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08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, and </w:t>
      </w:r>
      <w:del w:id="309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</w:delText>
        </w:r>
      </w:del>
      <w:ins w:id="310" w:author="Author">
        <w:r w:rsidRPr="00DB4082">
          <w:rPr>
            <w:rFonts w:ascii="Trebuchet MS" w:hAnsi="Trebuchet MS"/>
            <w:noProof/>
            <w:sz w:val="24"/>
          </w:rPr>
          <w:t>you will</w:t>
        </w:r>
      </w:ins>
      <w:r w:rsidRPr="00DB4082">
        <w:rPr>
          <w:rFonts w:ascii="Trebuchet MS" w:hAnsi="Trebuchet MS"/>
          <w:noProof/>
          <w:sz w:val="24"/>
        </w:rPr>
        <w:t xml:space="preserve"> afflict </w:t>
      </w:r>
      <w:del w:id="311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  <w:r w:rsidRPr="00DB4082">
          <w:rPr>
            <w:rFonts w:ascii="Trebuchet MS" w:hAnsi="Trebuchet MS"/>
            <w:noProof/>
            <w:sz w:val="24"/>
          </w:rPr>
          <w:delText xml:space="preserve"> souls</w:delText>
        </w:r>
      </w:del>
      <w:ins w:id="312" w:author="Author">
        <w:r w:rsidRPr="00DB4082">
          <w:rPr>
            <w:rFonts w:ascii="Trebuchet MS" w:hAnsi="Trebuchet MS"/>
            <w:noProof/>
            <w:sz w:val="24"/>
          </w:rPr>
          <w:t>yourselves</w:t>
        </w:r>
        <w:r w:rsidRPr="00DB4082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DB4082">
        <w:rPr>
          <w:rFonts w:ascii="Trebuchet MS" w:hAnsi="Trebuchet MS"/>
          <w:noProof/>
          <w:sz w:val="24"/>
        </w:rPr>
        <w:t xml:space="preserve"> on the ninth of the month in the evening. </w:t>
      </w:r>
      <w:del w:id="315" w:author="Author">
        <w:r w:rsidRPr="00DB4082">
          <w:rPr>
            <w:rFonts w:ascii="Trebuchet MS" w:hAnsi="Trebuchet MS"/>
            <w:noProof/>
            <w:sz w:val="24"/>
          </w:rPr>
          <w:delText xml:space="preserve">From evening to evening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16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should observe </w:t>
      </w:r>
      <w:del w:id="317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18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sabbath</w:t>
      </w:r>
      <w:ins w:id="319" w:author="Author">
        <w:r w:rsidRPr="00DB4082">
          <w:rPr>
            <w:rFonts w:ascii="Trebuchet MS" w:hAnsi="Trebuchet MS"/>
            <w:noProof/>
            <w:sz w:val="24"/>
          </w:rPr>
          <w:t xml:space="preserve"> from evening to evening</w:t>
        </w:r>
      </w:ins>
      <w:r w:rsidRPr="00DB4082">
        <w:rPr>
          <w:rFonts w:ascii="Trebuchet MS" w:hAnsi="Trebuchet MS"/>
          <w:noProof/>
          <w:sz w:val="24"/>
        </w:rPr>
        <w:t>.”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23:33 </w:t>
      </w:r>
      <w:del w:id="320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</w:del>
      <w:r w:rsidRPr="00DB4082">
        <w:rPr>
          <w:rFonts w:ascii="Trebuchet MS" w:hAnsi="Trebuchet MS"/>
          <w:noProof/>
          <w:sz w:val="24"/>
        </w:rPr>
        <w:t xml:space="preserve">Jehovah continued </w:t>
      </w:r>
      <w:del w:id="321" w:author="Author">
        <w:r w:rsidRPr="00DB4082">
          <w:rPr>
            <w:rFonts w:ascii="Trebuchet MS" w:hAnsi="Trebuchet MS"/>
            <w:noProof/>
            <w:sz w:val="24"/>
          </w:rPr>
          <w:delText>to speak</w:delText>
        </w:r>
      </w:del>
      <w:ins w:id="322" w:author="Author">
        <w:r w:rsidRPr="00DB4082">
          <w:rPr>
            <w:rFonts w:ascii="Trebuchet MS" w:hAnsi="Trebuchet MS"/>
            <w:noProof/>
            <w:sz w:val="24"/>
          </w:rPr>
          <w:t>speaking</w:t>
        </w:r>
      </w:ins>
      <w:r w:rsidRPr="00DB4082">
        <w:rPr>
          <w:rFonts w:ascii="Trebuchet MS" w:hAnsi="Trebuchet MS"/>
          <w:noProof/>
          <w:sz w:val="24"/>
        </w:rPr>
        <w:t xml:space="preserve"> to Moses, saying: </w:t>
      </w:r>
      <w:r w:rsidRPr="00DB4082">
        <w:rPr>
          <w:rFonts w:ascii="Trebuchet MS" w:hAnsi="Trebuchet MS"/>
          <w:b/>
          <w:noProof/>
          <w:sz w:val="24"/>
        </w:rPr>
        <w:t xml:space="preserve">23:34 </w:t>
      </w:r>
      <w:r w:rsidRPr="00DB4082">
        <w:rPr>
          <w:rFonts w:ascii="Trebuchet MS" w:hAnsi="Trebuchet MS"/>
          <w:noProof/>
          <w:sz w:val="24"/>
        </w:rPr>
        <w:t>“</w:t>
      </w:r>
      <w:del w:id="323" w:author="Author">
        <w:r w:rsidRPr="00DB4082">
          <w:rPr>
            <w:rFonts w:ascii="Trebuchet MS" w:hAnsi="Trebuchet MS"/>
            <w:noProof/>
            <w:sz w:val="24"/>
          </w:rPr>
          <w:delText>Speak to</w:delText>
        </w:r>
      </w:del>
      <w:ins w:id="324" w:author="Author">
        <w:r w:rsidRPr="00DB4082">
          <w:rPr>
            <w:rFonts w:ascii="Trebuchet MS" w:hAnsi="Trebuchet MS"/>
            <w:noProof/>
            <w:sz w:val="24"/>
          </w:rPr>
          <w:t>Tell</w:t>
        </w:r>
      </w:ins>
      <w:r w:rsidRPr="00DB4082">
        <w:rPr>
          <w:rFonts w:ascii="Trebuchet MS" w:hAnsi="Trebuchet MS"/>
          <w:noProof/>
          <w:sz w:val="24"/>
        </w:rPr>
        <w:t xml:space="preserve"> the </w:t>
      </w:r>
      <w:del w:id="325" w:author="Author">
        <w:r w:rsidRPr="00DB4082">
          <w:rPr>
            <w:rFonts w:ascii="Trebuchet MS" w:hAnsi="Trebuchet MS"/>
            <w:noProof/>
            <w:sz w:val="24"/>
          </w:rPr>
          <w:delText>sons of Israel, saying</w:delText>
        </w:r>
      </w:del>
      <w:ins w:id="326" w:author="Author">
        <w:r w:rsidRPr="00DB4082">
          <w:rPr>
            <w:rFonts w:ascii="Trebuchet MS" w:hAnsi="Trebuchet MS"/>
            <w:noProof/>
            <w:sz w:val="24"/>
          </w:rPr>
          <w:t>Israelites</w:t>
        </w:r>
      </w:ins>
      <w:r w:rsidRPr="00DB4082">
        <w:rPr>
          <w:rFonts w:ascii="Trebuchet MS" w:hAnsi="Trebuchet MS"/>
          <w:noProof/>
          <w:sz w:val="24"/>
        </w:rPr>
        <w:t xml:space="preserve">, ‘On the </w:t>
      </w:r>
      <w:del w:id="327" w:author="Author">
        <w:r w:rsidRPr="00DB4082">
          <w:rPr>
            <w:rFonts w:ascii="Trebuchet MS" w:hAnsi="Trebuchet MS"/>
            <w:noProof/>
            <w:sz w:val="24"/>
          </w:rPr>
          <w:delText>fifteenth</w:delText>
        </w:r>
      </w:del>
      <w:ins w:id="328" w:author="Author">
        <w:r w:rsidRPr="00DB4082">
          <w:rPr>
            <w:rFonts w:ascii="Trebuchet MS" w:hAnsi="Trebuchet MS"/>
            <w:noProof/>
            <w:sz w:val="24"/>
          </w:rPr>
          <w:t>15th</w:t>
        </w:r>
      </w:ins>
      <w:r w:rsidRPr="00DB4082">
        <w:rPr>
          <w:rFonts w:ascii="Trebuchet MS" w:hAnsi="Trebuchet MS"/>
          <w:noProof/>
          <w:sz w:val="24"/>
        </w:rPr>
        <w:t xml:space="preserve"> day of this seventh month is the </w:t>
      </w:r>
      <w:del w:id="329" w:author="Author">
        <w:r w:rsidRPr="00DB4082">
          <w:rPr>
            <w:rFonts w:ascii="Trebuchet MS" w:hAnsi="Trebuchet MS"/>
            <w:noProof/>
            <w:sz w:val="24"/>
          </w:rPr>
          <w:delText>festival</w:delText>
        </w:r>
      </w:del>
      <w:ins w:id="330" w:author="Author">
        <w:r w:rsidRPr="00DB4082">
          <w:rPr>
            <w:rFonts w:ascii="Trebuchet MS" w:hAnsi="Trebuchet MS"/>
            <w:noProof/>
            <w:sz w:val="24"/>
          </w:rPr>
          <w:t>Festival</w:t>
        </w:r>
      </w:ins>
      <w:r w:rsidRPr="00DB4082">
        <w:rPr>
          <w:rFonts w:ascii="Trebuchet MS" w:hAnsi="Trebuchet MS"/>
          <w:noProof/>
          <w:sz w:val="24"/>
        </w:rPr>
        <w:t xml:space="preserve"> of </w:t>
      </w:r>
      <w:del w:id="331" w:author="Author">
        <w:r w:rsidRPr="00DB4082">
          <w:rPr>
            <w:rFonts w:ascii="Trebuchet MS" w:hAnsi="Trebuchet MS"/>
            <w:noProof/>
            <w:sz w:val="24"/>
          </w:rPr>
          <w:delText>booths</w:delText>
        </w:r>
      </w:del>
      <w:ins w:id="332" w:author="Author">
        <w:r w:rsidRPr="00DB4082">
          <w:rPr>
            <w:rFonts w:ascii="Trebuchet MS" w:hAnsi="Trebuchet MS"/>
            <w:noProof/>
            <w:sz w:val="24"/>
          </w:rPr>
          <w:t>Booths</w:t>
        </w:r>
        <w:r w:rsidRPr="00DB4082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DB4082">
        <w:rPr>
          <w:rFonts w:ascii="Trebuchet MS" w:hAnsi="Trebuchet MS"/>
          <w:noProof/>
          <w:sz w:val="24"/>
        </w:rPr>
        <w:t xml:space="preserve"> for seven days to Jehovah. </w:t>
      </w:r>
      <w:r w:rsidRPr="00DB4082">
        <w:rPr>
          <w:rFonts w:ascii="Trebuchet MS" w:hAnsi="Trebuchet MS"/>
          <w:b/>
          <w:noProof/>
          <w:sz w:val="24"/>
        </w:rPr>
        <w:t xml:space="preserve">23:35 </w:t>
      </w:r>
      <w:del w:id="335" w:author="Author">
        <w:r w:rsidRPr="00DB4082">
          <w:rPr>
            <w:rFonts w:ascii="Trebuchet MS" w:hAnsi="Trebuchet MS"/>
            <w:noProof/>
            <w:sz w:val="24"/>
          </w:rPr>
          <w:delText>On the first day</w:delText>
        </w:r>
      </w:del>
      <w:ins w:id="336" w:author="Author">
        <w:r w:rsidRPr="00DB4082">
          <w:rPr>
            <w:rFonts w:ascii="Trebuchet MS" w:hAnsi="Trebuchet MS"/>
            <w:noProof/>
            <w:sz w:val="24"/>
          </w:rPr>
          <w:t>There</w:t>
        </w:r>
      </w:ins>
      <w:r w:rsidRPr="00DB4082">
        <w:rPr>
          <w:rFonts w:ascii="Trebuchet MS" w:hAnsi="Trebuchet MS"/>
          <w:noProof/>
          <w:sz w:val="24"/>
        </w:rPr>
        <w:t xml:space="preserve"> is </w:t>
      </w:r>
      <w:ins w:id="337" w:author="Author">
        <w:r w:rsidRPr="00DB4082">
          <w:rPr>
            <w:rFonts w:ascii="Trebuchet MS" w:hAnsi="Trebuchet MS"/>
            <w:noProof/>
            <w:sz w:val="24"/>
          </w:rPr>
          <w:t xml:space="preserve">to be </w:t>
        </w:r>
      </w:ins>
      <w:r w:rsidRPr="00DB4082">
        <w:rPr>
          <w:rFonts w:ascii="Trebuchet MS" w:hAnsi="Trebuchet MS"/>
          <w:noProof/>
          <w:sz w:val="24"/>
        </w:rPr>
        <w:t>a holy convention</w:t>
      </w:r>
      <w:del w:id="338" w:author="Author">
        <w:r w:rsidRPr="00DB4082">
          <w:rPr>
            <w:rFonts w:ascii="Trebuchet MS" w:hAnsi="Trebuchet MS"/>
            <w:noProof/>
            <w:sz w:val="24"/>
          </w:rPr>
          <w:delText>. No sort of laborious</w:delText>
        </w:r>
      </w:del>
      <w:ins w:id="339" w:author="Author">
        <w:r w:rsidRPr="00DB4082">
          <w:rPr>
            <w:rFonts w:ascii="Trebuchet MS" w:hAnsi="Trebuchet MS"/>
            <w:noProof/>
            <w:sz w:val="24"/>
          </w:rPr>
          <w:t xml:space="preserve"> on the first day, and you should not do any hard</w:t>
        </w:r>
      </w:ins>
      <w:r w:rsidRPr="00DB4082">
        <w:rPr>
          <w:rFonts w:ascii="Trebuchet MS" w:hAnsi="Trebuchet MS"/>
          <w:noProof/>
          <w:sz w:val="24"/>
        </w:rPr>
        <w:t xml:space="preserve"> work</w:t>
      </w:r>
      <w:del w:id="340" w:author="Author">
        <w:r w:rsidRPr="00DB4082">
          <w:rPr>
            <w:rFonts w:ascii="Trebuchet MS" w:hAnsi="Trebuchet MS"/>
            <w:noProof/>
            <w:sz w:val="24"/>
          </w:rPr>
          <w:delText xml:space="preserve"> may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do</w:delText>
        </w:r>
      </w:del>
      <w:r w:rsidRPr="00DB4082">
        <w:rPr>
          <w:rFonts w:ascii="Trebuchet MS" w:hAnsi="Trebuchet MS"/>
          <w:noProof/>
          <w:sz w:val="24"/>
        </w:rPr>
        <w:t xml:space="preserve">. </w:t>
      </w:r>
      <w:r w:rsidRPr="00DB4082">
        <w:rPr>
          <w:rFonts w:ascii="Trebuchet MS" w:hAnsi="Trebuchet MS"/>
          <w:b/>
          <w:noProof/>
          <w:sz w:val="24"/>
        </w:rPr>
        <w:t xml:space="preserve">23:36 </w:t>
      </w:r>
      <w:r w:rsidRPr="00DB4082">
        <w:rPr>
          <w:rFonts w:ascii="Trebuchet MS" w:hAnsi="Trebuchet MS"/>
          <w:noProof/>
          <w:sz w:val="24"/>
        </w:rPr>
        <w:t xml:space="preserve">Seven days </w:t>
      </w:r>
      <w:del w:id="341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should present an offering made by fire to Jehovah. On the eighth day there should occur a holy convention for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, and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42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must present an offering made by fire to Jehovah. </w:t>
      </w:r>
      <w:ins w:id="343" w:author="Author">
        <w:r w:rsidRPr="00DB4082">
          <w:rPr>
            <w:rFonts w:ascii="Trebuchet MS" w:hAnsi="Trebuchet MS"/>
            <w:noProof/>
            <w:sz w:val="24"/>
          </w:rPr>
          <w:t xml:space="preserve">On the eighth day, you should observe a holy convention, and you should present an offering made by fire to Jehovah. </w:t>
        </w:r>
      </w:ins>
      <w:r w:rsidRPr="00DB4082">
        <w:rPr>
          <w:rFonts w:ascii="Trebuchet MS" w:hAnsi="Trebuchet MS"/>
          <w:noProof/>
          <w:sz w:val="24"/>
        </w:rPr>
        <w:t xml:space="preserve">It is a solemn assembly. </w:t>
      </w:r>
      <w:del w:id="344" w:author="Author">
        <w:r w:rsidRPr="00DB4082">
          <w:rPr>
            <w:rFonts w:ascii="Trebuchet MS" w:hAnsi="Trebuchet MS"/>
            <w:noProof/>
            <w:sz w:val="24"/>
          </w:rPr>
          <w:delText>No sort of laborious work</w:delText>
        </w:r>
      </w:del>
      <w:ins w:id="345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may </w:t>
      </w:r>
      <w:del w:id="346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47" w:author="Author">
        <w:r w:rsidRPr="00DB4082">
          <w:rPr>
            <w:rFonts w:ascii="Trebuchet MS" w:hAnsi="Trebuchet MS"/>
            <w:noProof/>
            <w:sz w:val="24"/>
          </w:rPr>
          <w:t>not</w:t>
        </w:r>
      </w:ins>
      <w:r w:rsidRPr="00DB4082">
        <w:rPr>
          <w:rFonts w:ascii="Trebuchet MS" w:hAnsi="Trebuchet MS"/>
          <w:noProof/>
          <w:sz w:val="24"/>
        </w:rPr>
        <w:t xml:space="preserve"> do</w:t>
      </w:r>
      <w:ins w:id="348" w:author="Author">
        <w:r w:rsidRPr="00DB4082">
          <w:rPr>
            <w:rFonts w:ascii="Trebuchet MS" w:hAnsi="Trebuchet MS"/>
            <w:noProof/>
            <w:sz w:val="24"/>
          </w:rPr>
          <w:t xml:space="preserve"> any hard work</w:t>
        </w:r>
      </w:ins>
      <w:r w:rsidRPr="00DB4082">
        <w:rPr>
          <w:rFonts w:ascii="Trebuchet MS" w:hAnsi="Trebuchet MS"/>
          <w:noProof/>
          <w:sz w:val="24"/>
        </w:rPr>
        <w:t>.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23:37 </w:t>
      </w:r>
      <w:r w:rsidRPr="00DB4082">
        <w:rPr>
          <w:rFonts w:ascii="Trebuchet MS" w:hAnsi="Trebuchet MS"/>
          <w:noProof/>
          <w:sz w:val="24"/>
        </w:rPr>
        <w:t xml:space="preserve">“‘These are the seasonal festivals of Jehovah that </w:t>
      </w:r>
      <w:del w:id="349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50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should proclaim as holy conventions</w:t>
      </w:r>
      <w:del w:id="351" w:author="Author">
        <w:r w:rsidRPr="00DB4082">
          <w:rPr>
            <w:rFonts w:ascii="Trebuchet MS" w:hAnsi="Trebuchet MS"/>
            <w:noProof/>
            <w:sz w:val="24"/>
          </w:rPr>
          <w:delText>,</w:delText>
        </w:r>
      </w:del>
      <w:r w:rsidRPr="00DB4082">
        <w:rPr>
          <w:rFonts w:ascii="Trebuchet MS" w:hAnsi="Trebuchet MS"/>
          <w:noProof/>
          <w:sz w:val="24"/>
        </w:rPr>
        <w:t xml:space="preserve"> for presenting an offering made by fire to Jehovah: the burnt offering and the grain offering of the sacrifice and the drink offerings according to the daily schedule</w:t>
      </w:r>
      <w:del w:id="352" w:author="Author">
        <w:r w:rsidRPr="00DB4082">
          <w:rPr>
            <w:rFonts w:ascii="Trebuchet MS" w:hAnsi="Trebuchet MS"/>
            <w:noProof/>
            <w:sz w:val="24"/>
          </w:rPr>
          <w:delText>,</w:delText>
        </w:r>
      </w:del>
      <w:ins w:id="353" w:author="Author">
        <w:r w:rsidRPr="00DB4082">
          <w:rPr>
            <w:rFonts w:ascii="Trebuchet MS" w:hAnsi="Trebuchet MS"/>
            <w:noProof/>
            <w:sz w:val="24"/>
          </w:rPr>
          <w:t>.</w:t>
        </w:r>
      </w:ins>
      <w:r w:rsidRPr="00DB4082">
        <w:rPr>
          <w:rFonts w:ascii="Trebuchet MS" w:hAnsi="Trebuchet MS"/>
          <w:noProof/>
          <w:sz w:val="24"/>
        </w:rPr>
        <w:t xml:space="preserve"> </w:t>
      </w:r>
      <w:r w:rsidRPr="00DB4082">
        <w:rPr>
          <w:rFonts w:ascii="Trebuchet MS" w:hAnsi="Trebuchet MS"/>
          <w:b/>
          <w:noProof/>
          <w:sz w:val="24"/>
        </w:rPr>
        <w:t xml:space="preserve">23:38 </w:t>
      </w:r>
      <w:del w:id="354" w:author="Author">
        <w:r w:rsidRPr="00DB4082">
          <w:rPr>
            <w:rFonts w:ascii="Trebuchet MS" w:hAnsi="Trebuchet MS"/>
            <w:noProof/>
            <w:sz w:val="24"/>
          </w:rPr>
          <w:delText>besides the</w:delText>
        </w:r>
      </w:del>
      <w:ins w:id="355" w:author="Author">
        <w:r w:rsidRPr="00DB4082">
          <w:rPr>
            <w:rFonts w:ascii="Trebuchet MS" w:hAnsi="Trebuchet MS"/>
            <w:noProof/>
            <w:sz w:val="24"/>
          </w:rPr>
          <w:t>These are in addition to what is offered on Jehovah’s</w:t>
        </w:r>
      </w:ins>
      <w:r w:rsidRPr="00DB4082">
        <w:rPr>
          <w:rFonts w:ascii="Trebuchet MS" w:hAnsi="Trebuchet MS"/>
          <w:noProof/>
          <w:sz w:val="24"/>
        </w:rPr>
        <w:t xml:space="preserve"> sabbaths</w:t>
      </w:r>
      <w:del w:id="356" w:author="Author">
        <w:r w:rsidRPr="00DB4082">
          <w:rPr>
            <w:rFonts w:ascii="Trebuchet MS" w:hAnsi="Trebuchet MS"/>
            <w:noProof/>
            <w:sz w:val="24"/>
          </w:rPr>
          <w:delText xml:space="preserve"> of Jehovah</w:delText>
        </w:r>
      </w:del>
      <w:ins w:id="357" w:author="Author">
        <w:r w:rsidRPr="00DB4082">
          <w:rPr>
            <w:rFonts w:ascii="Trebuchet MS" w:hAnsi="Trebuchet MS"/>
            <w:noProof/>
            <w:sz w:val="24"/>
          </w:rPr>
          <w:t>,</w:t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del w:id="358" w:author="Author">
        <w:r w:rsidRPr="00DB4082">
          <w:rPr>
            <w:rFonts w:ascii="Trebuchet MS" w:hAnsi="Trebuchet MS"/>
            <w:noProof/>
            <w:sz w:val="24"/>
          </w:rPr>
          <w:delText xml:space="preserve">besides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59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gifts</w:t>
      </w:r>
      <w:del w:id="360" w:author="Author">
        <w:r w:rsidRPr="00DB4082">
          <w:rPr>
            <w:rFonts w:ascii="Trebuchet MS" w:hAnsi="Trebuchet MS"/>
            <w:noProof/>
            <w:sz w:val="24"/>
          </w:rPr>
          <w:delText xml:space="preserve"> and besides all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61" w:author="Author">
        <w:r w:rsidRPr="00DB4082">
          <w:rPr>
            <w:rFonts w:ascii="Trebuchet MS" w:hAnsi="Trebuchet MS"/>
            <w:noProof/>
            <w:sz w:val="24"/>
          </w:rPr>
          <w:t>, your</w:t>
        </w:r>
      </w:ins>
      <w:r w:rsidRPr="00DB4082">
        <w:rPr>
          <w:rFonts w:ascii="Trebuchet MS" w:hAnsi="Trebuchet MS"/>
          <w:noProof/>
          <w:sz w:val="24"/>
        </w:rPr>
        <w:t xml:space="preserve"> vow offerings</w:t>
      </w:r>
      <w:ins w:id="362" w:author="Author">
        <w:r w:rsidRPr="00DB4082">
          <w:rPr>
            <w:rFonts w:ascii="Trebuchet MS" w:hAnsi="Trebuchet MS"/>
            <w:noProof/>
            <w:sz w:val="24"/>
          </w:rPr>
          <w:t>,</w:t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del w:id="363" w:author="Author">
        <w:r w:rsidRPr="00DB4082">
          <w:rPr>
            <w:rFonts w:ascii="Trebuchet MS" w:hAnsi="Trebuchet MS"/>
            <w:noProof/>
            <w:sz w:val="24"/>
          </w:rPr>
          <w:delText xml:space="preserve">besides all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64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voluntary offerings, which </w:t>
      </w:r>
      <w:del w:id="365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66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should give to Jehovah. </w:t>
      </w:r>
      <w:r w:rsidRPr="00DB4082">
        <w:rPr>
          <w:rFonts w:ascii="Trebuchet MS" w:hAnsi="Trebuchet MS"/>
          <w:b/>
          <w:noProof/>
          <w:sz w:val="24"/>
        </w:rPr>
        <w:t xml:space="preserve">23:39 </w:t>
      </w:r>
      <w:r w:rsidRPr="00DB4082">
        <w:rPr>
          <w:rFonts w:ascii="Trebuchet MS" w:hAnsi="Trebuchet MS"/>
          <w:noProof/>
          <w:sz w:val="24"/>
        </w:rPr>
        <w:t xml:space="preserve">However, on the </w:t>
      </w:r>
      <w:del w:id="367" w:author="Author">
        <w:r w:rsidRPr="00DB4082">
          <w:rPr>
            <w:rFonts w:ascii="Trebuchet MS" w:hAnsi="Trebuchet MS"/>
            <w:noProof/>
            <w:sz w:val="24"/>
          </w:rPr>
          <w:delText>fifteenth</w:delText>
        </w:r>
      </w:del>
      <w:ins w:id="368" w:author="Author">
        <w:r w:rsidRPr="00DB4082">
          <w:rPr>
            <w:rFonts w:ascii="Trebuchet MS" w:hAnsi="Trebuchet MS"/>
            <w:noProof/>
            <w:sz w:val="24"/>
          </w:rPr>
          <w:t>15th</w:t>
        </w:r>
      </w:ins>
      <w:r w:rsidRPr="00DB4082">
        <w:rPr>
          <w:rFonts w:ascii="Trebuchet MS" w:hAnsi="Trebuchet MS"/>
          <w:noProof/>
          <w:sz w:val="24"/>
        </w:rPr>
        <w:t xml:space="preserve"> day of the seventh month, when </w:t>
      </w:r>
      <w:del w:id="369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70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have gathered the produce of the land, </w:t>
      </w:r>
      <w:del w:id="371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72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should celebrate the festival of Jehovah </w:t>
      </w:r>
      <w:ins w:id="373" w:author="Author">
        <w:r w:rsidRPr="00DB4082">
          <w:rPr>
            <w:rFonts w:ascii="Trebuchet MS" w:hAnsi="Trebuchet MS"/>
            <w:noProof/>
            <w:sz w:val="24"/>
          </w:rPr>
          <w:t xml:space="preserve">for </w:t>
        </w:r>
      </w:ins>
      <w:r w:rsidRPr="00DB4082">
        <w:rPr>
          <w:rFonts w:ascii="Trebuchet MS" w:hAnsi="Trebuchet MS"/>
          <w:noProof/>
          <w:sz w:val="24"/>
        </w:rPr>
        <w:t xml:space="preserve">seven days. On the first day is a complete rest and on the eighth day is a complete rest. </w:t>
      </w:r>
      <w:r w:rsidRPr="00DB4082">
        <w:rPr>
          <w:rFonts w:ascii="Trebuchet MS" w:hAnsi="Trebuchet MS"/>
          <w:b/>
          <w:noProof/>
          <w:sz w:val="24"/>
        </w:rPr>
        <w:t xml:space="preserve">23:40 </w:t>
      </w:r>
      <w:del w:id="374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 take for yourselves on</w:delText>
        </w:r>
      </w:del>
      <w:ins w:id="375" w:author="Author">
        <w:r w:rsidRPr="00DB4082">
          <w:rPr>
            <w:rFonts w:ascii="Trebuchet MS" w:hAnsi="Trebuchet MS"/>
            <w:noProof/>
            <w:sz w:val="24"/>
          </w:rPr>
          <w:t>On</w:t>
        </w:r>
      </w:ins>
      <w:r w:rsidRPr="00DB4082">
        <w:rPr>
          <w:rFonts w:ascii="Trebuchet MS" w:hAnsi="Trebuchet MS"/>
          <w:noProof/>
          <w:sz w:val="24"/>
        </w:rPr>
        <w:t xml:space="preserve"> the first day</w:t>
      </w:r>
      <w:del w:id="376" w:author="Author">
        <w:r w:rsidRPr="00DB4082">
          <w:rPr>
            <w:rFonts w:ascii="Trebuchet MS" w:hAnsi="Trebuchet MS"/>
            <w:noProof/>
            <w:sz w:val="24"/>
          </w:rPr>
          <w:delText xml:space="preserve"> </w:delText>
        </w:r>
      </w:del>
      <w:ins w:id="377" w:author="Author">
        <w:r w:rsidRPr="00DB4082">
          <w:rPr>
            <w:rFonts w:ascii="Trebuchet MS" w:hAnsi="Trebuchet MS"/>
            <w:noProof/>
            <w:sz w:val="24"/>
          </w:rPr>
          <w:t xml:space="preserve">, you will take </w:t>
        </w:r>
      </w:ins>
      <w:r w:rsidRPr="00DB4082">
        <w:rPr>
          <w:rFonts w:ascii="Trebuchet MS" w:hAnsi="Trebuchet MS"/>
          <w:noProof/>
          <w:sz w:val="24"/>
        </w:rPr>
        <w:t xml:space="preserve">the fruit of </w:t>
      </w:r>
      <w:del w:id="378" w:author="Author">
        <w:r w:rsidRPr="00DB4082">
          <w:rPr>
            <w:rFonts w:ascii="Trebuchet MS" w:hAnsi="Trebuchet MS"/>
            <w:noProof/>
            <w:sz w:val="24"/>
          </w:rPr>
          <w:delText>splendid</w:delText>
        </w:r>
      </w:del>
      <w:ins w:id="379" w:author="Author">
        <w:r w:rsidRPr="00DB4082">
          <w:rPr>
            <w:rFonts w:ascii="Trebuchet MS" w:hAnsi="Trebuchet MS"/>
            <w:noProof/>
            <w:sz w:val="24"/>
          </w:rPr>
          <w:t>majestic</w:t>
        </w:r>
      </w:ins>
      <w:r w:rsidRPr="00DB4082">
        <w:rPr>
          <w:rFonts w:ascii="Trebuchet MS" w:hAnsi="Trebuchet MS"/>
          <w:noProof/>
          <w:sz w:val="24"/>
        </w:rPr>
        <w:t xml:space="preserve"> trees, the fronds of palm trees</w:t>
      </w:r>
      <w:del w:id="380" w:author="Author">
        <w:r w:rsidRPr="00DB4082">
          <w:rPr>
            <w:rFonts w:ascii="Trebuchet MS" w:hAnsi="Trebuchet MS"/>
            <w:noProof/>
            <w:sz w:val="24"/>
          </w:rPr>
          <w:delText xml:space="preserve"> and</w:delText>
        </w:r>
      </w:del>
      <w:ins w:id="381" w:author="Author">
        <w:r w:rsidRPr="00DB4082">
          <w:rPr>
            <w:rFonts w:ascii="Trebuchet MS" w:hAnsi="Trebuchet MS"/>
            <w:noProof/>
            <w:sz w:val="24"/>
          </w:rPr>
          <w:t>,</w:t>
        </w:r>
      </w:ins>
      <w:r w:rsidRPr="00DB4082">
        <w:rPr>
          <w:rFonts w:ascii="Trebuchet MS" w:hAnsi="Trebuchet MS"/>
          <w:noProof/>
          <w:sz w:val="24"/>
        </w:rPr>
        <w:t xml:space="preserve"> the </w:t>
      </w:r>
      <w:del w:id="382" w:author="Author">
        <w:r w:rsidRPr="00DB4082">
          <w:rPr>
            <w:rFonts w:ascii="Trebuchet MS" w:hAnsi="Trebuchet MS"/>
            <w:noProof/>
            <w:sz w:val="24"/>
          </w:rPr>
          <w:delText>boughs</w:delText>
        </w:r>
      </w:del>
      <w:ins w:id="383" w:author="Author">
        <w:r w:rsidRPr="00DB4082">
          <w:rPr>
            <w:rFonts w:ascii="Trebuchet MS" w:hAnsi="Trebuchet MS"/>
            <w:noProof/>
            <w:sz w:val="24"/>
          </w:rPr>
          <w:t>branches</w:t>
        </w:r>
      </w:ins>
      <w:r w:rsidRPr="00DB4082">
        <w:rPr>
          <w:rFonts w:ascii="Trebuchet MS" w:hAnsi="Trebuchet MS"/>
          <w:noProof/>
          <w:sz w:val="24"/>
        </w:rPr>
        <w:t xml:space="preserve"> of </w:t>
      </w:r>
      <w:del w:id="384" w:author="Author">
        <w:r w:rsidRPr="00DB4082">
          <w:rPr>
            <w:rFonts w:ascii="Trebuchet MS" w:hAnsi="Trebuchet MS"/>
            <w:noProof/>
            <w:sz w:val="24"/>
          </w:rPr>
          <w:delText>branchy</w:delText>
        </w:r>
      </w:del>
      <w:ins w:id="385" w:author="Author">
        <w:r w:rsidRPr="00DB4082">
          <w:rPr>
            <w:rFonts w:ascii="Trebuchet MS" w:hAnsi="Trebuchet MS"/>
            <w:noProof/>
            <w:sz w:val="24"/>
          </w:rPr>
          <w:t>leafy</w:t>
        </w:r>
      </w:ins>
      <w:r w:rsidRPr="00DB4082">
        <w:rPr>
          <w:rFonts w:ascii="Trebuchet MS" w:hAnsi="Trebuchet MS"/>
          <w:noProof/>
          <w:sz w:val="24"/>
        </w:rPr>
        <w:t xml:space="preserve"> trees and poplars of the </w:t>
      </w:r>
      <w:del w:id="386" w:author="Author">
        <w:r w:rsidRPr="00DB4082">
          <w:rPr>
            <w:rFonts w:ascii="Trebuchet MS" w:hAnsi="Trebuchet MS"/>
            <w:noProof/>
            <w:sz w:val="24"/>
          </w:rPr>
          <w:delText xml:space="preserve">torrent </w:delText>
        </w:r>
      </w:del>
      <w:r w:rsidRPr="00DB4082">
        <w:rPr>
          <w:rFonts w:ascii="Trebuchet MS" w:hAnsi="Trebuchet MS"/>
          <w:noProof/>
          <w:sz w:val="24"/>
        </w:rPr>
        <w:t>valley,</w:t>
      </w:r>
      <w:ins w:id="387" w:author="Author">
        <w:r w:rsidRPr="00DB4082">
          <w:rPr>
            <w:rStyle w:val="FootnoteReference"/>
            <w:rFonts w:ascii="Trebuchet MS" w:hAnsi="Trebuchet MS"/>
            <w:noProof/>
          </w:rPr>
          <w:footnoteReference w:id="15"/>
        </w:r>
      </w:ins>
      <w:r w:rsidRPr="00DB4082">
        <w:rPr>
          <w:rFonts w:ascii="Trebuchet MS" w:hAnsi="Trebuchet MS"/>
          <w:noProof/>
          <w:sz w:val="24"/>
        </w:rPr>
        <w:t xml:space="preserve"> and </w:t>
      </w:r>
      <w:del w:id="390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</w:delText>
        </w:r>
      </w:del>
      <w:ins w:id="391" w:author="Author">
        <w:r w:rsidRPr="00DB4082">
          <w:rPr>
            <w:rFonts w:ascii="Trebuchet MS" w:hAnsi="Trebuchet MS"/>
            <w:noProof/>
            <w:sz w:val="24"/>
          </w:rPr>
          <w:t>you will</w:t>
        </w:r>
      </w:ins>
      <w:r w:rsidRPr="00DB4082">
        <w:rPr>
          <w:rFonts w:ascii="Trebuchet MS" w:hAnsi="Trebuchet MS"/>
          <w:noProof/>
          <w:sz w:val="24"/>
        </w:rPr>
        <w:t xml:space="preserve"> rejoice before Jehovah </w:t>
      </w:r>
      <w:del w:id="392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93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God </w:t>
      </w:r>
      <w:ins w:id="394" w:author="Author">
        <w:r w:rsidRPr="00DB4082">
          <w:rPr>
            <w:rFonts w:ascii="Trebuchet MS" w:hAnsi="Trebuchet MS"/>
            <w:noProof/>
            <w:sz w:val="24"/>
          </w:rPr>
          <w:t xml:space="preserve">for </w:t>
        </w:r>
      </w:ins>
      <w:r w:rsidRPr="00DB4082">
        <w:rPr>
          <w:rFonts w:ascii="Trebuchet MS" w:hAnsi="Trebuchet MS"/>
          <w:noProof/>
          <w:sz w:val="24"/>
        </w:rPr>
        <w:t xml:space="preserve">seven days. </w:t>
      </w:r>
      <w:r w:rsidRPr="00DB4082">
        <w:rPr>
          <w:rFonts w:ascii="Trebuchet MS" w:hAnsi="Trebuchet MS"/>
          <w:b/>
          <w:noProof/>
          <w:sz w:val="24"/>
        </w:rPr>
        <w:t xml:space="preserve">23:41 </w:t>
      </w:r>
      <w:del w:id="395" w:author="Author">
        <w:r w:rsidRPr="00DB4082">
          <w:rPr>
            <w:rFonts w:ascii="Trebuchet MS" w:hAnsi="Trebuchet MS"/>
            <w:noProof/>
            <w:sz w:val="24"/>
          </w:rPr>
          <w:delText xml:space="preserve">And </w:delText>
        </w:r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must</w:delText>
        </w:r>
      </w:del>
      <w:ins w:id="396" w:author="Author">
        <w:r w:rsidRPr="00DB4082">
          <w:rPr>
            <w:rFonts w:ascii="Trebuchet MS" w:hAnsi="Trebuchet MS"/>
            <w:noProof/>
            <w:sz w:val="24"/>
          </w:rPr>
          <w:t>You will</w:t>
        </w:r>
      </w:ins>
      <w:r w:rsidRPr="00DB4082">
        <w:rPr>
          <w:rFonts w:ascii="Trebuchet MS" w:hAnsi="Trebuchet MS"/>
          <w:noProof/>
          <w:sz w:val="24"/>
        </w:rPr>
        <w:t xml:space="preserve"> celebrate it as a festival to Jehovah </w:t>
      </w:r>
      <w:ins w:id="397" w:author="Author">
        <w:r w:rsidRPr="00DB4082">
          <w:rPr>
            <w:rFonts w:ascii="Trebuchet MS" w:hAnsi="Trebuchet MS"/>
            <w:noProof/>
            <w:sz w:val="24"/>
          </w:rPr>
          <w:t xml:space="preserve">for </w:t>
        </w:r>
      </w:ins>
      <w:r w:rsidRPr="00DB4082">
        <w:rPr>
          <w:rFonts w:ascii="Trebuchet MS" w:hAnsi="Trebuchet MS"/>
          <w:noProof/>
          <w:sz w:val="24"/>
        </w:rPr>
        <w:t xml:space="preserve">seven days in the year. As a </w:t>
      </w:r>
      <w:ins w:id="398" w:author="Author">
        <w:r w:rsidRPr="00DB4082">
          <w:rPr>
            <w:rFonts w:ascii="Trebuchet MS" w:hAnsi="Trebuchet MS"/>
            <w:noProof/>
            <w:sz w:val="24"/>
          </w:rPr>
          <w:t xml:space="preserve">lasting </w:t>
        </w:r>
      </w:ins>
      <w:r w:rsidRPr="00DB4082">
        <w:rPr>
          <w:rFonts w:ascii="Trebuchet MS" w:hAnsi="Trebuchet MS"/>
          <w:noProof/>
          <w:sz w:val="24"/>
        </w:rPr>
        <w:t xml:space="preserve">statute </w:t>
      </w:r>
      <w:del w:id="399" w:author="Author">
        <w:r w:rsidRPr="00DB4082">
          <w:rPr>
            <w:rFonts w:ascii="Trebuchet MS" w:hAnsi="Trebuchet MS"/>
            <w:noProof/>
            <w:sz w:val="24"/>
          </w:rPr>
          <w:delText xml:space="preserve">to time indefinite </w:delText>
        </w:r>
      </w:del>
      <w:r w:rsidRPr="00DB4082">
        <w:rPr>
          <w:rFonts w:ascii="Trebuchet MS" w:hAnsi="Trebuchet MS"/>
          <w:noProof/>
          <w:sz w:val="24"/>
        </w:rPr>
        <w:t xml:space="preserve">during </w:t>
      </w:r>
      <w:del w:id="400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401" w:author="Author">
        <w:r w:rsidRPr="00DB4082">
          <w:rPr>
            <w:rFonts w:ascii="Trebuchet MS" w:hAnsi="Trebuchet MS"/>
            <w:noProof/>
            <w:sz w:val="24"/>
          </w:rPr>
          <w:t>all your</w:t>
        </w:r>
      </w:ins>
      <w:r w:rsidRPr="00DB4082">
        <w:rPr>
          <w:rFonts w:ascii="Trebuchet MS" w:hAnsi="Trebuchet MS"/>
          <w:noProof/>
          <w:sz w:val="24"/>
        </w:rPr>
        <w:t xml:space="preserve"> generations, </w:t>
      </w:r>
      <w:del w:id="402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03" w:author="Author">
        <w:r w:rsidRPr="00DB4082">
          <w:rPr>
            <w:rFonts w:ascii="Trebuchet MS" w:hAnsi="Trebuchet MS"/>
            <w:noProof/>
            <w:sz w:val="24"/>
          </w:rPr>
          <w:t>you</w:t>
        </w:r>
      </w:ins>
      <w:r w:rsidRPr="00DB4082">
        <w:rPr>
          <w:rFonts w:ascii="Trebuchet MS" w:hAnsi="Trebuchet MS"/>
          <w:noProof/>
          <w:sz w:val="24"/>
        </w:rPr>
        <w:t xml:space="preserve"> should celebrate it in the seventh month. </w:t>
      </w:r>
      <w:r w:rsidRPr="00DB4082">
        <w:rPr>
          <w:rFonts w:ascii="Trebuchet MS" w:hAnsi="Trebuchet MS"/>
          <w:b/>
          <w:noProof/>
          <w:sz w:val="24"/>
        </w:rPr>
        <w:t xml:space="preserve">23:42 </w:t>
      </w:r>
      <w:del w:id="404" w:author="Author">
        <w:r w:rsidRPr="00DB4082">
          <w:rPr>
            <w:rFonts w:ascii="Trebuchet MS" w:hAnsi="Trebuchet MS"/>
            <w:noProof/>
            <w:sz w:val="24"/>
          </w:rPr>
          <w:delText xml:space="preserve">It is </w:delText>
        </w:r>
      </w:del>
      <w:ins w:id="405" w:author="Author">
        <w:r w:rsidRPr="00DB4082">
          <w:rPr>
            <w:rFonts w:ascii="Trebuchet MS" w:hAnsi="Trebuchet MS"/>
            <w:noProof/>
            <w:sz w:val="24"/>
          </w:rPr>
          <w:t xml:space="preserve">You should dwell </w:t>
        </w:r>
      </w:ins>
      <w:r w:rsidRPr="00DB4082">
        <w:rPr>
          <w:rFonts w:ascii="Trebuchet MS" w:hAnsi="Trebuchet MS"/>
          <w:noProof/>
          <w:sz w:val="24"/>
        </w:rPr>
        <w:t xml:space="preserve">in the booths </w:t>
      </w:r>
      <w:del w:id="406" w:author="Author">
        <w:r w:rsidRPr="00DB4082">
          <w:rPr>
            <w:rFonts w:ascii="Trebuchet MS" w:hAnsi="Trebuchet MS"/>
            <w:noProof/>
            <w:sz w:val="24"/>
            <w:u w:val="dotted"/>
          </w:rPr>
          <w:delText>YOU</w:delText>
        </w:r>
        <w:r w:rsidRPr="00DB4082">
          <w:rPr>
            <w:rFonts w:ascii="Trebuchet MS" w:hAnsi="Trebuchet MS"/>
            <w:noProof/>
            <w:sz w:val="24"/>
          </w:rPr>
          <w:delText xml:space="preserve"> should dwell </w:delText>
        </w:r>
      </w:del>
      <w:ins w:id="407" w:author="Author">
        <w:r w:rsidRPr="00DB4082">
          <w:rPr>
            <w:rFonts w:ascii="Trebuchet MS" w:hAnsi="Trebuchet MS"/>
            <w:noProof/>
            <w:sz w:val="24"/>
          </w:rPr>
          <w:t xml:space="preserve">for </w:t>
        </w:r>
      </w:ins>
      <w:r w:rsidRPr="00DB4082">
        <w:rPr>
          <w:rFonts w:ascii="Trebuchet MS" w:hAnsi="Trebuchet MS"/>
          <w:noProof/>
          <w:sz w:val="24"/>
        </w:rPr>
        <w:t xml:space="preserve">seven days. All the natives in Israel should dwell in the booths, </w:t>
      </w:r>
      <w:r w:rsidRPr="00DB4082">
        <w:rPr>
          <w:rFonts w:ascii="Trebuchet MS" w:hAnsi="Trebuchet MS"/>
          <w:b/>
          <w:noProof/>
          <w:sz w:val="24"/>
        </w:rPr>
        <w:t xml:space="preserve">23:43 </w:t>
      </w:r>
      <w:del w:id="408" w:author="Author">
        <w:r w:rsidRPr="00DB4082">
          <w:rPr>
            <w:rFonts w:ascii="Trebuchet MS" w:hAnsi="Trebuchet MS"/>
            <w:noProof/>
            <w:sz w:val="24"/>
          </w:rPr>
          <w:delText>in order</w:delText>
        </w:r>
      </w:del>
      <w:ins w:id="409" w:author="Author">
        <w:r w:rsidRPr="00DB4082">
          <w:rPr>
            <w:rFonts w:ascii="Trebuchet MS" w:hAnsi="Trebuchet MS"/>
            <w:noProof/>
            <w:sz w:val="24"/>
          </w:rPr>
          <w:t>so</w:t>
        </w:r>
      </w:ins>
      <w:r w:rsidRPr="00DB4082">
        <w:rPr>
          <w:rFonts w:ascii="Trebuchet MS" w:hAnsi="Trebuchet MS"/>
          <w:noProof/>
          <w:sz w:val="24"/>
        </w:rPr>
        <w:t xml:space="preserve"> that </w:t>
      </w:r>
      <w:del w:id="410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411" w:author="Author">
        <w:r w:rsidRPr="00DB4082">
          <w:rPr>
            <w:rFonts w:ascii="Trebuchet MS" w:hAnsi="Trebuchet MS"/>
            <w:noProof/>
            <w:sz w:val="24"/>
          </w:rPr>
          <w:t>your future</w:t>
        </w:r>
      </w:ins>
      <w:r w:rsidRPr="00DB4082">
        <w:rPr>
          <w:rFonts w:ascii="Trebuchet MS" w:hAnsi="Trebuchet MS"/>
          <w:noProof/>
          <w:sz w:val="24"/>
        </w:rPr>
        <w:t xml:space="preserve"> generations may know that it was in the booths that I made the </w:t>
      </w:r>
      <w:del w:id="412" w:author="Author">
        <w:r w:rsidRPr="00DB4082">
          <w:rPr>
            <w:rFonts w:ascii="Trebuchet MS" w:hAnsi="Trebuchet MS"/>
            <w:noProof/>
            <w:sz w:val="24"/>
          </w:rPr>
          <w:delText>sons of Israel to</w:delText>
        </w:r>
      </w:del>
      <w:ins w:id="413" w:author="Author">
        <w:r w:rsidRPr="00DB4082">
          <w:rPr>
            <w:rFonts w:ascii="Trebuchet MS" w:hAnsi="Trebuchet MS"/>
            <w:noProof/>
            <w:sz w:val="24"/>
          </w:rPr>
          <w:t>Israelites</w:t>
        </w:r>
      </w:ins>
      <w:r w:rsidRPr="00DB4082">
        <w:rPr>
          <w:rFonts w:ascii="Trebuchet MS" w:hAnsi="Trebuchet MS"/>
          <w:noProof/>
          <w:sz w:val="24"/>
        </w:rPr>
        <w:t xml:space="preserve"> dwell when I was bringing them out of the land of Egypt. I am Jehovah </w:t>
      </w:r>
      <w:del w:id="414" w:author="Author">
        <w:r w:rsidRPr="00DB4082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415" w:author="Author">
        <w:r w:rsidRPr="00DB4082">
          <w:rPr>
            <w:rFonts w:ascii="Trebuchet MS" w:hAnsi="Trebuchet MS"/>
            <w:noProof/>
            <w:sz w:val="24"/>
          </w:rPr>
          <w:t>your</w:t>
        </w:r>
      </w:ins>
      <w:r w:rsidRPr="00DB4082">
        <w:rPr>
          <w:rFonts w:ascii="Trebuchet MS" w:hAnsi="Trebuchet MS"/>
          <w:noProof/>
          <w:sz w:val="24"/>
        </w:rPr>
        <w:t xml:space="preserve"> God.’”</w:t>
      </w:r>
    </w:p>
    <w:p w:rsidR="00680C61" w:rsidRPr="00DB4082" w:rsidRDefault="00680C61" w:rsidP="00680C61">
      <w:pPr>
        <w:rPr>
          <w:rFonts w:ascii="Trebuchet MS" w:hAnsi="Trebuchet MS"/>
          <w:noProof/>
          <w:sz w:val="24"/>
        </w:rPr>
      </w:pPr>
      <w:r w:rsidRPr="00DB4082">
        <w:rPr>
          <w:rFonts w:ascii="Trebuchet MS" w:hAnsi="Trebuchet MS"/>
          <w:b/>
          <w:sz w:val="24"/>
        </w:rPr>
        <w:t xml:space="preserve">23:44 </w:t>
      </w:r>
      <w:del w:id="416" w:author="Author">
        <w:r w:rsidRPr="00DB4082">
          <w:rPr>
            <w:rFonts w:ascii="Trebuchet MS" w:hAnsi="Trebuchet MS"/>
            <w:noProof/>
            <w:sz w:val="24"/>
          </w:rPr>
          <w:delText>Accordingly</w:delText>
        </w:r>
      </w:del>
      <w:ins w:id="417" w:author="Author">
        <w:r w:rsidRPr="00DB4082">
          <w:rPr>
            <w:rFonts w:ascii="Trebuchet MS" w:hAnsi="Trebuchet MS"/>
            <w:noProof/>
            <w:sz w:val="24"/>
          </w:rPr>
          <w:t>So</w:t>
        </w:r>
      </w:ins>
      <w:r w:rsidRPr="00DB4082">
        <w:rPr>
          <w:rFonts w:ascii="Trebuchet MS" w:hAnsi="Trebuchet MS"/>
          <w:noProof/>
          <w:sz w:val="24"/>
        </w:rPr>
        <w:t xml:space="preserve"> Moses spoke of the seasonal festivals of Jehovah to the </w:t>
      </w:r>
      <w:del w:id="418" w:author="Author">
        <w:r w:rsidRPr="00DB4082">
          <w:rPr>
            <w:rFonts w:ascii="Trebuchet MS" w:hAnsi="Trebuchet MS"/>
            <w:noProof/>
            <w:sz w:val="24"/>
          </w:rPr>
          <w:delText>sons of Israel</w:delText>
        </w:r>
      </w:del>
      <w:ins w:id="419" w:author="Author">
        <w:r w:rsidRPr="00DB4082">
          <w:rPr>
            <w:rFonts w:ascii="Trebuchet MS" w:hAnsi="Trebuchet MS"/>
            <w:noProof/>
            <w:sz w:val="24"/>
          </w:rPr>
          <w:t>Israelites</w:t>
        </w:r>
      </w:ins>
      <w:r w:rsidRPr="00DB4082">
        <w:rPr>
          <w:rFonts w:ascii="Trebuchet MS" w:hAnsi="Trebuchet MS"/>
          <w:noProof/>
          <w:sz w:val="24"/>
        </w:rPr>
        <w:t>.</w:t>
      </w:r>
    </w:p>
    <w:p w:rsidR="00680C61" w:rsidRPr="00DB4082" w:rsidRDefault="00680C61" w:rsidP="00680C61">
      <w:pPr>
        <w:rPr>
          <w:rFonts w:ascii="Trebuchet MS" w:hAnsi="Trebuchet MS"/>
          <w:b/>
          <w:sz w:val="24"/>
        </w:rPr>
      </w:pPr>
    </w:p>
    <w:p w:rsidR="00762BCB" w:rsidRPr="00680C61" w:rsidRDefault="00762BCB" w:rsidP="00680C61"/>
    <w:sectPr w:rsidR="00762BCB" w:rsidRPr="00680C61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7551" w:rsidRDefault="00717551">
      <w:r>
        <w:separator/>
      </w:r>
    </w:p>
  </w:endnote>
  <w:endnote w:type="continuationSeparator" w:id="0">
    <w:p w:rsidR="00717551" w:rsidRDefault="00717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7551" w:rsidRDefault="00717551">
      <w:r>
        <w:separator/>
      </w:r>
    </w:p>
  </w:footnote>
  <w:footnote w:type="continuationSeparator" w:id="0">
    <w:p w:rsidR="00717551" w:rsidRDefault="00717551">
      <w:r>
        <w:continuationSeparator/>
      </w:r>
    </w:p>
  </w:footnote>
  <w:footnote w:id="1">
    <w:p w:rsidR="00680C61" w:rsidRPr="00DB4082" w:rsidRDefault="00680C61" w:rsidP="00DB4082">
      <w:pPr>
        <w:pStyle w:val="FootnoteText"/>
        <w:spacing w:after="96"/>
        <w:ind w:firstLine="288"/>
        <w:rPr>
          <w:ins w:id="30" w:author="Author"/>
        </w:rPr>
      </w:pPr>
      <w:ins w:id="31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23:5 </w:t>
        </w:r>
        <w:r w:rsidRPr="00DB4082">
          <w:t>Lit., “between the two evenings.”</w:t>
        </w:r>
      </w:ins>
    </w:p>
  </w:footnote>
  <w:footnote w:id="2">
    <w:p w:rsidR="00680C61" w:rsidRPr="00DB4082" w:rsidRDefault="00680C61" w:rsidP="00DB4082">
      <w:pPr>
        <w:pStyle w:val="FootnoteText"/>
        <w:spacing w:after="96"/>
        <w:ind w:firstLine="288"/>
        <w:rPr>
          <w:ins w:id="104" w:author="Author"/>
        </w:rPr>
      </w:pPr>
      <w:ins w:id="105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23:13 </w:t>
        </w:r>
        <w:r w:rsidRPr="00DB4082">
          <w:t>Two tenths of an ephah equaled 4.4 L (4 dry qt). See App. B14.</w:t>
        </w:r>
      </w:ins>
    </w:p>
  </w:footnote>
  <w:footnote w:id="3">
    <w:p w:rsidR="00680C61" w:rsidRPr="00DB4082" w:rsidRDefault="00680C61" w:rsidP="00DB4082">
      <w:pPr>
        <w:pStyle w:val="FootnoteText"/>
        <w:spacing w:after="96"/>
        <w:ind w:firstLine="288"/>
        <w:rPr>
          <w:ins w:id="110" w:author="Author"/>
        </w:rPr>
      </w:pPr>
      <w:ins w:id="111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23:13 </w:t>
        </w:r>
        <w:r w:rsidRPr="00DB4082">
          <w:t>Or “appeasing; soothing.” Lit., “restful.”</w:t>
        </w:r>
      </w:ins>
    </w:p>
  </w:footnote>
  <w:footnote w:id="4">
    <w:p w:rsidR="00680C61" w:rsidRPr="00DB4082" w:rsidRDefault="00680C61" w:rsidP="00DB4082">
      <w:pPr>
        <w:pStyle w:val="FootnoteText"/>
        <w:spacing w:after="96"/>
        <w:ind w:firstLine="288"/>
        <w:rPr>
          <w:ins w:id="114" w:author="Author"/>
        </w:rPr>
      </w:pPr>
      <w:ins w:id="115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23:13 </w:t>
        </w:r>
        <w:r w:rsidRPr="00DB4082">
          <w:t>A hin equaled 3.67 L (7.75 pt). See App. B14.</w:t>
        </w:r>
      </w:ins>
    </w:p>
  </w:footnote>
  <w:footnote w:id="5">
    <w:p w:rsidR="00680C61" w:rsidRPr="00DB4082" w:rsidRDefault="00680C61" w:rsidP="00DB4082">
      <w:pPr>
        <w:pStyle w:val="FootnoteText"/>
        <w:spacing w:after="96"/>
        <w:ind w:firstLine="288"/>
        <w:rPr>
          <w:ins w:id="158" w:author="Author"/>
        </w:rPr>
      </w:pPr>
      <w:ins w:id="159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23:17 </w:t>
        </w:r>
        <w:r w:rsidRPr="00DB4082">
          <w:t>Two tenths of an ephah equaled 4.4 L (4 dry qt). See App. B14.</w:t>
        </w:r>
      </w:ins>
    </w:p>
  </w:footnote>
  <w:footnote w:id="6">
    <w:p w:rsidR="00680C61" w:rsidRPr="00DB4082" w:rsidRDefault="00680C61" w:rsidP="00DB4082">
      <w:pPr>
        <w:pStyle w:val="FootnoteText"/>
        <w:spacing w:after="96"/>
        <w:ind w:firstLine="288"/>
        <w:rPr>
          <w:ins w:id="173" w:author="Author"/>
        </w:rPr>
      </w:pPr>
      <w:ins w:id="174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23:18 </w:t>
        </w:r>
        <w:r w:rsidRPr="00DB4082">
          <w:t>Or “appeasing; soothing.” Lit., “restful.”</w:t>
        </w:r>
      </w:ins>
    </w:p>
  </w:footnote>
  <w:footnote w:id="7">
    <w:p w:rsidR="00680C61" w:rsidRPr="00DB4082" w:rsidRDefault="00680C61" w:rsidP="00DB4082">
      <w:pPr>
        <w:pStyle w:val="FootnoteText"/>
        <w:spacing w:after="96"/>
        <w:ind w:firstLine="288"/>
        <w:rPr>
          <w:ins w:id="224" w:author="Author"/>
        </w:rPr>
      </w:pPr>
      <w:ins w:id="225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23:22 </w:t>
        </w:r>
        <w:r w:rsidRPr="00DB4082">
          <w:t>Or “afflicted.”</w:t>
        </w:r>
      </w:ins>
    </w:p>
  </w:footnote>
  <w:footnote w:id="8">
    <w:p w:rsidR="00680C61" w:rsidRPr="00DB4082" w:rsidRDefault="00680C61" w:rsidP="00DB4082">
      <w:pPr>
        <w:pStyle w:val="FootnoteText"/>
        <w:spacing w:after="96"/>
        <w:ind w:firstLine="288"/>
        <w:rPr>
          <w:ins w:id="260" w:author="Author"/>
        </w:rPr>
      </w:pPr>
      <w:ins w:id="261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23:27 </w:t>
        </w:r>
        <w:r w:rsidRPr="00DB4082">
          <w:t>Or “your souls.” To “afflict oneself” is generally understood to mean various forms of self-denial, including fasting.</w:t>
        </w:r>
      </w:ins>
    </w:p>
  </w:footnote>
  <w:footnote w:id="9">
    <w:p w:rsidR="00680C61" w:rsidRPr="00DB4082" w:rsidRDefault="00680C61" w:rsidP="00DB4082">
      <w:pPr>
        <w:pStyle w:val="FootnoteText"/>
        <w:spacing w:after="96"/>
        <w:ind w:firstLine="288"/>
        <w:rPr>
          <w:ins w:id="277" w:author="Author"/>
        </w:rPr>
      </w:pPr>
      <w:ins w:id="278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23:29 </w:t>
        </w:r>
        <w:r w:rsidRPr="00DB4082">
          <w:t>Or “Any soul.”</w:t>
        </w:r>
      </w:ins>
    </w:p>
  </w:footnote>
  <w:footnote w:id="10">
    <w:p w:rsidR="00680C61" w:rsidRPr="00DB4082" w:rsidRDefault="00680C61" w:rsidP="00DB4082">
      <w:pPr>
        <w:pStyle w:val="FootnoteText"/>
        <w:spacing w:after="96"/>
        <w:ind w:firstLine="288"/>
        <w:rPr>
          <w:ins w:id="281" w:author="Author"/>
        </w:rPr>
      </w:pPr>
      <w:ins w:id="282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23:29 </w:t>
        </w:r>
        <w:r w:rsidRPr="00DB4082">
          <w:t>Or possibly, “not fast.”</w:t>
        </w:r>
      </w:ins>
    </w:p>
  </w:footnote>
  <w:footnote w:id="11">
    <w:p w:rsidR="00680C61" w:rsidRPr="00DB4082" w:rsidRDefault="00680C61" w:rsidP="00DB4082">
      <w:pPr>
        <w:pStyle w:val="FootnoteText"/>
        <w:spacing w:after="96"/>
        <w:ind w:firstLine="288"/>
        <w:rPr>
          <w:ins w:id="287" w:author="Author"/>
        </w:rPr>
      </w:pPr>
      <w:ins w:id="288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23:29 </w:t>
        </w:r>
        <w:r w:rsidRPr="00DB4082">
          <w:t>Or “put to death.”</w:t>
        </w:r>
      </w:ins>
    </w:p>
  </w:footnote>
  <w:footnote w:id="12">
    <w:p w:rsidR="00680C61" w:rsidRPr="00DB4082" w:rsidRDefault="00680C61" w:rsidP="00DB4082">
      <w:pPr>
        <w:pStyle w:val="FootnoteText"/>
        <w:spacing w:after="96"/>
        <w:ind w:firstLine="288"/>
        <w:rPr>
          <w:ins w:id="294" w:author="Author"/>
        </w:rPr>
      </w:pPr>
      <w:ins w:id="295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23:30 </w:t>
        </w:r>
        <w:r w:rsidRPr="00DB4082">
          <w:t>Or “soul.”</w:t>
        </w:r>
      </w:ins>
    </w:p>
  </w:footnote>
  <w:footnote w:id="13">
    <w:p w:rsidR="00680C61" w:rsidRPr="00DB4082" w:rsidRDefault="00680C61" w:rsidP="00DB4082">
      <w:pPr>
        <w:pStyle w:val="FootnoteText"/>
        <w:spacing w:after="96"/>
        <w:ind w:firstLine="288"/>
        <w:rPr>
          <w:ins w:id="313" w:author="Author"/>
        </w:rPr>
      </w:pPr>
      <w:ins w:id="314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23:32 </w:t>
        </w:r>
        <w:r w:rsidRPr="00DB4082">
          <w:t>Or “your souls.”</w:t>
        </w:r>
      </w:ins>
    </w:p>
  </w:footnote>
  <w:footnote w:id="14">
    <w:p w:rsidR="00680C61" w:rsidRPr="00DB4082" w:rsidRDefault="00680C61" w:rsidP="00DB4082">
      <w:pPr>
        <w:pStyle w:val="FootnoteText"/>
        <w:spacing w:after="96"/>
        <w:ind w:firstLine="288"/>
        <w:rPr>
          <w:ins w:id="333" w:author="Author"/>
        </w:rPr>
      </w:pPr>
      <w:ins w:id="334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23:34 </w:t>
        </w:r>
        <w:r w:rsidRPr="00DB4082">
          <w:t>Or “Temporary Shelters.”</w:t>
        </w:r>
      </w:ins>
    </w:p>
  </w:footnote>
  <w:footnote w:id="15">
    <w:p w:rsidR="00680C61" w:rsidRPr="00DB4082" w:rsidRDefault="00680C61" w:rsidP="00DB4082">
      <w:pPr>
        <w:pStyle w:val="FootnoteText"/>
        <w:spacing w:after="96"/>
        <w:ind w:firstLine="288"/>
        <w:rPr>
          <w:ins w:id="388" w:author="Author"/>
        </w:rPr>
      </w:pPr>
      <w:ins w:id="389" w:author="Author">
        <w:r w:rsidRPr="00DB4082">
          <w:rPr>
            <w:rStyle w:val="FootnoteReference"/>
          </w:rPr>
          <w:footnoteRef/>
        </w:r>
        <w:r w:rsidRPr="00DB4082">
          <w:t xml:space="preserve"> </w:t>
        </w:r>
        <w:r w:rsidRPr="00DB4082">
          <w:rPr>
            <w:b/>
          </w:rPr>
          <w:t xml:space="preserve">23:40 </w:t>
        </w:r>
        <w:r w:rsidRPr="00DB4082">
          <w:t>Or “wadi.”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7462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B7462">
        <w:t>Leviticus Chapter 23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B7462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B7462">
      <w:rPr>
        <w:noProof/>
        <w:snapToGrid w:val="0"/>
      </w:rPr>
      <w:t>Leviticus 23.Revised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B7462">
        <w:t>Leviticus Chapter 23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B7462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B7462">
      <w:rPr>
        <w:noProof/>
        <w:snapToGrid w:val="0"/>
      </w:rPr>
      <w:t>Leviticus 23.Revised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B746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B746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B746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B746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551"/>
    <w:rsid w:val="00245EDD"/>
    <w:rsid w:val="0026230D"/>
    <w:rsid w:val="002B524D"/>
    <w:rsid w:val="002C00A8"/>
    <w:rsid w:val="00310508"/>
    <w:rsid w:val="003B380B"/>
    <w:rsid w:val="004500A2"/>
    <w:rsid w:val="004B7393"/>
    <w:rsid w:val="004B7462"/>
    <w:rsid w:val="004C5EB7"/>
    <w:rsid w:val="005D4494"/>
    <w:rsid w:val="005F29B7"/>
    <w:rsid w:val="006634F9"/>
    <w:rsid w:val="00680C61"/>
    <w:rsid w:val="00683A19"/>
    <w:rsid w:val="006B2E68"/>
    <w:rsid w:val="006D0A9F"/>
    <w:rsid w:val="006E0169"/>
    <w:rsid w:val="00717551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b84187e948534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680C6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80C6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680C6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680C6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80C6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680C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b84187e948534d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1612</ap:Words>
  <ap:Characters>7110</ap:Characters>
  <ap:Application>Microsoft Office Word</ap:Application>
  <ap:DocSecurity>0</ap:DocSecurity>
  <ap:Lines>116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8703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23</dc:title>
  <dc:subject/>
  <dc:creator>Ruth Farrugia</dc:creator>
  <cp:keywords/>
  <dc:description/>
  <cp:lastModifiedBy>Ruth Farrugia</cp:lastModifiedBy>
  <cp:revision>3</cp:revision>
  <dcterms:created xsi:type="dcterms:W3CDTF">2020-09-21T09:38:00Z</dcterms:created>
  <dcterms:modified xsi:type="dcterms:W3CDTF">2020-09-21T09:38:00Z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23.docx</vt:lpwstr>
  </property>
  <property fmtid="{D5CDD505-2E9C-101B-9397-08002B2CF9AE}" pid="9" name="_TranslationDocumentId">
    <vt:i4>19443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