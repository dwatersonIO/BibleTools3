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26E2" w:rsidRPr="00C440E3" w:rsidRDefault="001A26E2" w:rsidP="001A26E2">
      <w:pPr>
        <w:rPr>
          <w:rFonts w:ascii="Trebuchet MS" w:hAnsi="Trebuchet MS"/>
          <w:noProof/>
        </w:rPr>
      </w:pPr>
      <w:bookmarkStart w:id="0" w:name="_GoBack"/>
      <w:bookmarkEnd w:id="0"/>
      <w:r w:rsidRPr="00C440E3">
        <w:rPr>
          <w:rFonts w:ascii="Trebuchet MS" w:hAnsi="Trebuchet MS"/>
          <w:b/>
        </w:rPr>
        <w:t xml:space="preserve">25:1 </w:t>
      </w:r>
      <w:del w:id="1" w:author="Author">
        <w:r w:rsidRPr="00C440E3">
          <w:rPr>
            <w:rFonts w:ascii="Trebuchet MS" w:hAnsi="Trebuchet MS"/>
            <w:noProof/>
          </w:rPr>
          <w:delText xml:space="preserve">And </w:delText>
        </w:r>
      </w:del>
      <w:r w:rsidRPr="00C440E3">
        <w:rPr>
          <w:rFonts w:ascii="Trebuchet MS" w:hAnsi="Trebuchet MS"/>
          <w:noProof/>
        </w:rPr>
        <w:t xml:space="preserve">Jehovah spoke further to Moses </w:t>
      </w:r>
      <w:del w:id="2" w:author="Author">
        <w:r w:rsidRPr="00C440E3">
          <w:rPr>
            <w:rFonts w:ascii="Trebuchet MS" w:hAnsi="Trebuchet MS"/>
            <w:noProof/>
          </w:rPr>
          <w:delText>in</w:delText>
        </w:r>
      </w:del>
      <w:ins w:id="3" w:author="Author">
        <w:r w:rsidRPr="00C440E3">
          <w:rPr>
            <w:rFonts w:ascii="Trebuchet MS" w:hAnsi="Trebuchet MS"/>
            <w:noProof/>
          </w:rPr>
          <w:t>on</w:t>
        </w:r>
      </w:ins>
      <w:r w:rsidRPr="00C440E3">
        <w:rPr>
          <w:rFonts w:ascii="Trebuchet MS" w:hAnsi="Trebuchet MS"/>
          <w:noProof/>
        </w:rPr>
        <w:t xml:space="preserve"> Mount Si′nai, saying: </w:t>
      </w:r>
      <w:r w:rsidRPr="00C440E3">
        <w:rPr>
          <w:rFonts w:ascii="Trebuchet MS" w:hAnsi="Trebuchet MS"/>
          <w:b/>
          <w:noProof/>
        </w:rPr>
        <w:t xml:space="preserve">25:2 </w:t>
      </w:r>
      <w:r w:rsidRPr="00C440E3">
        <w:rPr>
          <w:rFonts w:ascii="Trebuchet MS" w:hAnsi="Trebuchet MS"/>
          <w:noProof/>
        </w:rPr>
        <w:t xml:space="preserve">“Speak to the </w:t>
      </w:r>
      <w:del w:id="4" w:author="Author">
        <w:r w:rsidRPr="00C440E3">
          <w:rPr>
            <w:rFonts w:ascii="Trebuchet MS" w:hAnsi="Trebuchet MS"/>
            <w:noProof/>
          </w:rPr>
          <w:delText>sons of Israel,</w:delText>
        </w:r>
      </w:del>
      <w:ins w:id="5" w:author="Author">
        <w:r w:rsidRPr="00C440E3">
          <w:rPr>
            <w:rFonts w:ascii="Trebuchet MS" w:hAnsi="Trebuchet MS"/>
            <w:noProof/>
          </w:rPr>
          <w:t>Israelites</w:t>
        </w:r>
      </w:ins>
      <w:r w:rsidRPr="00C440E3">
        <w:rPr>
          <w:rFonts w:ascii="Trebuchet MS" w:hAnsi="Trebuchet MS"/>
          <w:noProof/>
        </w:rPr>
        <w:t xml:space="preserve"> and </w:t>
      </w:r>
      <w:del w:id="6" w:author="Author">
        <w:r w:rsidRPr="00C440E3">
          <w:rPr>
            <w:rFonts w:ascii="Trebuchet MS" w:hAnsi="Trebuchet MS"/>
            <w:noProof/>
          </w:rPr>
          <w:delText>you must say to</w:delText>
        </w:r>
      </w:del>
      <w:ins w:id="7" w:author="Author">
        <w:r w:rsidRPr="00C440E3">
          <w:rPr>
            <w:rFonts w:ascii="Trebuchet MS" w:hAnsi="Trebuchet MS"/>
            <w:noProof/>
          </w:rPr>
          <w:t>tell</w:t>
        </w:r>
      </w:ins>
      <w:r w:rsidRPr="00C440E3">
        <w:rPr>
          <w:rFonts w:ascii="Trebuchet MS" w:hAnsi="Trebuchet MS"/>
          <w:noProof/>
        </w:rPr>
        <w:t xml:space="preserve"> them, ‘When </w:t>
      </w:r>
      <w:del w:id="8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9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eventually come into the land that I am giving </w:t>
      </w:r>
      <w:del w:id="10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1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, then the land </w:t>
      </w:r>
      <w:del w:id="12" w:author="Author">
        <w:r w:rsidRPr="00C440E3">
          <w:rPr>
            <w:rFonts w:ascii="Trebuchet MS" w:hAnsi="Trebuchet MS"/>
            <w:noProof/>
          </w:rPr>
          <w:delText>must</w:delText>
        </w:r>
      </w:del>
      <w:ins w:id="13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observe a sabbath to Jehovah. </w:t>
      </w:r>
      <w:r w:rsidRPr="00C440E3">
        <w:rPr>
          <w:rFonts w:ascii="Trebuchet MS" w:hAnsi="Trebuchet MS"/>
          <w:b/>
          <w:noProof/>
        </w:rPr>
        <w:t xml:space="preserve">25:3 </w:t>
      </w:r>
      <w:r w:rsidRPr="00C440E3">
        <w:rPr>
          <w:rFonts w:ascii="Trebuchet MS" w:hAnsi="Trebuchet MS"/>
          <w:noProof/>
        </w:rPr>
        <w:t xml:space="preserve">Six years you should sow your field with seed, and six years you should prune your vineyard, and you </w:t>
      </w:r>
      <w:del w:id="14" w:author="Author">
        <w:r w:rsidRPr="00C440E3">
          <w:rPr>
            <w:rFonts w:ascii="Trebuchet MS" w:hAnsi="Trebuchet MS"/>
            <w:noProof/>
          </w:rPr>
          <w:delText>must</w:delText>
        </w:r>
      </w:del>
      <w:ins w:id="15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gather the land’s produce. </w:t>
      </w:r>
      <w:r w:rsidRPr="00C440E3">
        <w:rPr>
          <w:rFonts w:ascii="Trebuchet MS" w:hAnsi="Trebuchet MS"/>
          <w:b/>
          <w:noProof/>
        </w:rPr>
        <w:t xml:space="preserve">25:4 </w:t>
      </w:r>
      <w:r w:rsidRPr="00C440E3">
        <w:rPr>
          <w:rFonts w:ascii="Trebuchet MS" w:hAnsi="Trebuchet MS"/>
          <w:noProof/>
        </w:rPr>
        <w:t>But in the seventh year</w:t>
      </w:r>
      <w:ins w:id="16" w:author="Author">
        <w:r w:rsidRPr="00C440E3">
          <w:rPr>
            <w:rFonts w:ascii="Trebuchet MS" w:hAnsi="Trebuchet MS"/>
            <w:noProof/>
          </w:rPr>
          <w:t>,</w:t>
        </w:r>
      </w:ins>
      <w:r w:rsidRPr="00C440E3">
        <w:rPr>
          <w:rFonts w:ascii="Trebuchet MS" w:hAnsi="Trebuchet MS"/>
          <w:noProof/>
        </w:rPr>
        <w:t xml:space="preserve"> there should </w:t>
      </w:r>
      <w:del w:id="17" w:author="Author">
        <w:r w:rsidRPr="00C440E3">
          <w:rPr>
            <w:rFonts w:ascii="Trebuchet MS" w:hAnsi="Trebuchet MS"/>
            <w:noProof/>
          </w:rPr>
          <w:delText>occur</w:delText>
        </w:r>
      </w:del>
      <w:ins w:id="18" w:author="Author">
        <w:r w:rsidRPr="00C440E3">
          <w:rPr>
            <w:rFonts w:ascii="Trebuchet MS" w:hAnsi="Trebuchet MS"/>
            <w:noProof/>
          </w:rPr>
          <w:t>be</w:t>
        </w:r>
      </w:ins>
      <w:r w:rsidRPr="00C440E3">
        <w:rPr>
          <w:rFonts w:ascii="Trebuchet MS" w:hAnsi="Trebuchet MS"/>
          <w:noProof/>
        </w:rPr>
        <w:t xml:space="preserve"> a sabbath of complete rest for the land, a sabbath to Jehovah. </w:t>
      </w:r>
      <w:del w:id="19" w:author="Author">
        <w:r w:rsidRPr="00C440E3">
          <w:rPr>
            <w:rFonts w:ascii="Trebuchet MS" w:hAnsi="Trebuchet MS"/>
            <w:noProof/>
          </w:rPr>
          <w:delText>Your field you must</w:delText>
        </w:r>
      </w:del>
      <w:ins w:id="20" w:author="Author">
        <w:r w:rsidRPr="00C440E3">
          <w:rPr>
            <w:rFonts w:ascii="Trebuchet MS" w:hAnsi="Trebuchet MS"/>
            <w:noProof/>
          </w:rPr>
          <w:t>You should</w:t>
        </w:r>
      </w:ins>
      <w:r w:rsidRPr="00C440E3">
        <w:rPr>
          <w:rFonts w:ascii="Trebuchet MS" w:hAnsi="Trebuchet MS"/>
          <w:noProof/>
        </w:rPr>
        <w:t xml:space="preserve"> not sow </w:t>
      </w:r>
      <w:ins w:id="21" w:author="Author">
        <w:r w:rsidRPr="00C440E3">
          <w:rPr>
            <w:rFonts w:ascii="Trebuchet MS" w:hAnsi="Trebuchet MS"/>
            <w:noProof/>
          </w:rPr>
          <w:t xml:space="preserve">your field </w:t>
        </w:r>
      </w:ins>
      <w:r w:rsidRPr="00C440E3">
        <w:rPr>
          <w:rFonts w:ascii="Trebuchet MS" w:hAnsi="Trebuchet MS"/>
          <w:noProof/>
        </w:rPr>
        <w:t>with seed</w:t>
      </w:r>
      <w:del w:id="22" w:author="Author">
        <w:r w:rsidRPr="00C440E3">
          <w:rPr>
            <w:rFonts w:ascii="Trebuchet MS" w:hAnsi="Trebuchet MS"/>
            <w:noProof/>
          </w:rPr>
          <w:delText>, and</w:delText>
        </w:r>
      </w:del>
      <w:ins w:id="23" w:author="Author">
        <w:r w:rsidRPr="00C440E3">
          <w:rPr>
            <w:rFonts w:ascii="Trebuchet MS" w:hAnsi="Trebuchet MS"/>
            <w:noProof/>
          </w:rPr>
          <w:t xml:space="preserve"> or prune</w:t>
        </w:r>
      </w:ins>
      <w:r w:rsidRPr="00C440E3">
        <w:rPr>
          <w:rFonts w:ascii="Trebuchet MS" w:hAnsi="Trebuchet MS"/>
          <w:noProof/>
        </w:rPr>
        <w:t xml:space="preserve"> your vineyard</w:t>
      </w:r>
      <w:del w:id="24" w:author="Author">
        <w:r w:rsidRPr="00C440E3">
          <w:rPr>
            <w:rFonts w:ascii="Trebuchet MS" w:hAnsi="Trebuchet MS"/>
            <w:noProof/>
          </w:rPr>
          <w:delText xml:space="preserve"> you must not prune</w:delText>
        </w:r>
      </w:del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25:5 </w:t>
      </w:r>
      <w:del w:id="25" w:author="Author">
        <w:r w:rsidRPr="00C440E3">
          <w:rPr>
            <w:rFonts w:ascii="Trebuchet MS" w:hAnsi="Trebuchet MS"/>
            <w:noProof/>
          </w:rPr>
          <w:delText>The growth from spilled kernels of your harvest you</w:delText>
        </w:r>
      </w:del>
      <w:ins w:id="26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must not reap</w:t>
      </w:r>
      <w:ins w:id="27" w:author="Author">
        <w:r w:rsidRPr="00C440E3">
          <w:rPr>
            <w:rFonts w:ascii="Trebuchet MS" w:hAnsi="Trebuchet MS"/>
            <w:noProof/>
          </w:rPr>
          <w:t xml:space="preserve"> what grows on its own from the grain left after the harvest</w:t>
        </w:r>
      </w:ins>
      <w:r w:rsidRPr="00C440E3">
        <w:rPr>
          <w:rFonts w:ascii="Trebuchet MS" w:hAnsi="Trebuchet MS"/>
          <w:noProof/>
        </w:rPr>
        <w:t xml:space="preserve">, and the grapes of your unpruned vine you must not gather. There should </w:t>
      </w:r>
      <w:del w:id="28" w:author="Author">
        <w:r w:rsidRPr="00C440E3">
          <w:rPr>
            <w:rFonts w:ascii="Trebuchet MS" w:hAnsi="Trebuchet MS"/>
            <w:noProof/>
          </w:rPr>
          <w:delText>occur</w:delText>
        </w:r>
      </w:del>
      <w:ins w:id="29" w:author="Author">
        <w:r w:rsidRPr="00C440E3">
          <w:rPr>
            <w:rFonts w:ascii="Trebuchet MS" w:hAnsi="Trebuchet MS"/>
            <w:noProof/>
          </w:rPr>
          <w:t>be</w:t>
        </w:r>
      </w:ins>
      <w:r w:rsidRPr="00C440E3">
        <w:rPr>
          <w:rFonts w:ascii="Trebuchet MS" w:hAnsi="Trebuchet MS"/>
          <w:noProof/>
        </w:rPr>
        <w:t xml:space="preserve"> a year of complete rest for the land. </w:t>
      </w:r>
      <w:r w:rsidRPr="00C440E3">
        <w:rPr>
          <w:rFonts w:ascii="Trebuchet MS" w:hAnsi="Trebuchet MS"/>
          <w:b/>
          <w:noProof/>
        </w:rPr>
        <w:t xml:space="preserve">25:6 </w:t>
      </w:r>
      <w:del w:id="30" w:author="Author">
        <w:r w:rsidRPr="00C440E3">
          <w:rPr>
            <w:rFonts w:ascii="Trebuchet MS" w:hAnsi="Trebuchet MS"/>
            <w:noProof/>
          </w:rPr>
          <w:delText>And</w:delText>
        </w:r>
      </w:del>
      <w:ins w:id="31" w:author="Author">
        <w:r w:rsidRPr="00C440E3">
          <w:rPr>
            <w:rFonts w:ascii="Trebuchet MS" w:hAnsi="Trebuchet MS"/>
            <w:noProof/>
          </w:rPr>
          <w:t>However, you may eat</w:t>
        </w:r>
      </w:ins>
      <w:r w:rsidRPr="00C440E3">
        <w:rPr>
          <w:rFonts w:ascii="Trebuchet MS" w:hAnsi="Trebuchet MS"/>
          <w:noProof/>
        </w:rPr>
        <w:t xml:space="preserve"> the </w:t>
      </w:r>
      <w:del w:id="32" w:author="Author">
        <w:r w:rsidRPr="00C440E3">
          <w:rPr>
            <w:rFonts w:ascii="Trebuchet MS" w:hAnsi="Trebuchet MS"/>
            <w:noProof/>
          </w:rPr>
          <w:delText>sabbath of</w:delText>
        </w:r>
      </w:del>
      <w:ins w:id="33" w:author="Author">
        <w:r w:rsidRPr="00C440E3">
          <w:rPr>
            <w:rFonts w:ascii="Trebuchet MS" w:hAnsi="Trebuchet MS"/>
            <w:noProof/>
          </w:rPr>
          <w:t>food that grows in</w:t>
        </w:r>
      </w:ins>
      <w:r w:rsidRPr="00C440E3">
        <w:rPr>
          <w:rFonts w:ascii="Trebuchet MS" w:hAnsi="Trebuchet MS"/>
          <w:noProof/>
        </w:rPr>
        <w:t xml:space="preserve"> the land </w:t>
      </w:r>
      <w:del w:id="34" w:author="Author">
        <w:r w:rsidRPr="00C440E3">
          <w:rPr>
            <w:rFonts w:ascii="Trebuchet MS" w:hAnsi="Trebuchet MS"/>
            <w:noProof/>
          </w:rPr>
          <w:delText xml:space="preserve">must serve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people for food, for you and </w:delText>
        </w:r>
      </w:del>
      <w:ins w:id="35" w:author="Author">
        <w:r w:rsidRPr="00C440E3">
          <w:rPr>
            <w:rFonts w:ascii="Trebuchet MS" w:hAnsi="Trebuchet MS"/>
            <w:noProof/>
          </w:rPr>
          <w:t xml:space="preserve">during its sabbath; you, </w:t>
        </w:r>
      </w:ins>
      <w:r w:rsidRPr="00C440E3">
        <w:rPr>
          <w:rFonts w:ascii="Trebuchet MS" w:hAnsi="Trebuchet MS"/>
          <w:noProof/>
        </w:rPr>
        <w:t xml:space="preserve">your </w:t>
      </w:r>
      <w:del w:id="36" w:author="Author">
        <w:r w:rsidRPr="00C440E3">
          <w:rPr>
            <w:rFonts w:ascii="Trebuchet MS" w:hAnsi="Trebuchet MS"/>
            <w:noProof/>
          </w:rPr>
          <w:delText>slave man</w:delText>
        </w:r>
      </w:del>
      <w:ins w:id="37" w:author="Author">
        <w:r w:rsidRPr="00C440E3">
          <w:rPr>
            <w:rFonts w:ascii="Trebuchet MS" w:hAnsi="Trebuchet MS"/>
            <w:noProof/>
          </w:rPr>
          <w:t>male</w:t>
        </w:r>
      </w:ins>
      <w:r w:rsidRPr="00C440E3">
        <w:rPr>
          <w:rFonts w:ascii="Trebuchet MS" w:hAnsi="Trebuchet MS"/>
          <w:noProof/>
        </w:rPr>
        <w:t xml:space="preserve"> and </w:t>
      </w:r>
      <w:del w:id="38" w:author="Author">
        <w:r w:rsidRPr="00C440E3">
          <w:rPr>
            <w:rFonts w:ascii="Trebuchet MS" w:hAnsi="Trebuchet MS"/>
            <w:noProof/>
          </w:rPr>
          <w:delText>your slave girl and</w:delText>
        </w:r>
      </w:del>
      <w:ins w:id="39" w:author="Author">
        <w:r w:rsidRPr="00C440E3">
          <w:rPr>
            <w:rFonts w:ascii="Trebuchet MS" w:hAnsi="Trebuchet MS"/>
            <w:noProof/>
          </w:rPr>
          <w:t>female slaves,</w:t>
        </w:r>
      </w:ins>
      <w:r w:rsidRPr="00C440E3">
        <w:rPr>
          <w:rFonts w:ascii="Trebuchet MS" w:hAnsi="Trebuchet MS"/>
          <w:noProof/>
        </w:rPr>
        <w:t xml:space="preserve"> your hired </w:t>
      </w:r>
      <w:del w:id="40" w:author="Author">
        <w:r w:rsidRPr="00C440E3">
          <w:rPr>
            <w:rFonts w:ascii="Trebuchet MS" w:hAnsi="Trebuchet MS"/>
            <w:noProof/>
          </w:rPr>
          <w:delText>laborer</w:delText>
        </w:r>
      </w:del>
      <w:ins w:id="41" w:author="Author">
        <w:r w:rsidRPr="00C440E3">
          <w:rPr>
            <w:rFonts w:ascii="Trebuchet MS" w:hAnsi="Trebuchet MS"/>
            <w:noProof/>
          </w:rPr>
          <w:t>worker,</w:t>
        </w:r>
      </w:ins>
      <w:r w:rsidRPr="00C440E3">
        <w:rPr>
          <w:rFonts w:ascii="Trebuchet MS" w:hAnsi="Trebuchet MS"/>
          <w:noProof/>
        </w:rPr>
        <w:t xml:space="preserve"> and the </w:t>
      </w:r>
      <w:del w:id="42" w:author="Author">
        <w:r w:rsidRPr="00C440E3">
          <w:rPr>
            <w:rFonts w:ascii="Trebuchet MS" w:hAnsi="Trebuchet MS"/>
            <w:noProof/>
          </w:rPr>
          <w:delText>settler with you, those</w:delText>
        </w:r>
      </w:del>
      <w:ins w:id="43" w:author="Author">
        <w:r w:rsidRPr="00C440E3">
          <w:rPr>
            <w:rFonts w:ascii="Trebuchet MS" w:hAnsi="Trebuchet MS"/>
            <w:noProof/>
          </w:rPr>
          <w:t>foreign settlers</w:t>
        </w:r>
      </w:ins>
      <w:r w:rsidRPr="00C440E3">
        <w:rPr>
          <w:rFonts w:ascii="Trebuchet MS" w:hAnsi="Trebuchet MS"/>
          <w:noProof/>
        </w:rPr>
        <w:t xml:space="preserve"> who are residing </w:t>
      </w:r>
      <w:del w:id="44" w:author="Author">
        <w:r w:rsidRPr="00C440E3">
          <w:rPr>
            <w:rFonts w:ascii="Trebuchet MS" w:hAnsi="Trebuchet MS"/>
            <w:noProof/>
          </w:rPr>
          <w:delText xml:space="preserve">as aliens </w:delText>
        </w:r>
      </w:del>
      <w:r w:rsidRPr="00C440E3">
        <w:rPr>
          <w:rFonts w:ascii="Trebuchet MS" w:hAnsi="Trebuchet MS"/>
          <w:noProof/>
        </w:rPr>
        <w:t>with you</w:t>
      </w:r>
      <w:ins w:id="45" w:author="Author">
        <w:r w:rsidRPr="00C440E3">
          <w:rPr>
            <w:rFonts w:ascii="Trebuchet MS" w:hAnsi="Trebuchet MS"/>
            <w:noProof/>
          </w:rPr>
          <w:t xml:space="preserve"> may eat it</w:t>
        </w:r>
      </w:ins>
      <w:r w:rsidRPr="00C440E3">
        <w:rPr>
          <w:rFonts w:ascii="Trebuchet MS" w:hAnsi="Trebuchet MS"/>
          <w:noProof/>
        </w:rPr>
        <w:t xml:space="preserve">, </w:t>
      </w:r>
      <w:r w:rsidRPr="00C440E3">
        <w:rPr>
          <w:rFonts w:ascii="Trebuchet MS" w:hAnsi="Trebuchet MS"/>
          <w:b/>
          <w:noProof/>
        </w:rPr>
        <w:t xml:space="preserve">25:7 </w:t>
      </w:r>
      <w:del w:id="46" w:author="Author">
        <w:r w:rsidRPr="00C440E3">
          <w:rPr>
            <w:rFonts w:ascii="Trebuchet MS" w:hAnsi="Trebuchet MS"/>
            <w:noProof/>
          </w:rPr>
          <w:delText xml:space="preserve">and for your </w:delText>
        </w:r>
      </w:del>
      <w:ins w:id="47" w:author="Author">
        <w:r w:rsidRPr="00C440E3">
          <w:rPr>
            <w:rFonts w:ascii="Trebuchet MS" w:hAnsi="Trebuchet MS"/>
            <w:noProof/>
          </w:rPr>
          <w:t xml:space="preserve">as well as the </w:t>
        </w:r>
      </w:ins>
      <w:r w:rsidRPr="00C440E3">
        <w:rPr>
          <w:rFonts w:ascii="Trebuchet MS" w:hAnsi="Trebuchet MS"/>
          <w:noProof/>
        </w:rPr>
        <w:t xml:space="preserve">domestic </w:t>
      </w:r>
      <w:del w:id="48" w:author="Author">
        <w:r w:rsidRPr="00C440E3">
          <w:rPr>
            <w:rFonts w:ascii="Trebuchet MS" w:hAnsi="Trebuchet MS"/>
            <w:noProof/>
          </w:rPr>
          <w:delText xml:space="preserve">animal </w:delText>
        </w:r>
      </w:del>
      <w:r w:rsidRPr="00C440E3">
        <w:rPr>
          <w:rFonts w:ascii="Trebuchet MS" w:hAnsi="Trebuchet MS"/>
          <w:noProof/>
        </w:rPr>
        <w:t xml:space="preserve">and </w:t>
      </w:r>
      <w:del w:id="49" w:author="Author">
        <w:r w:rsidRPr="00C440E3">
          <w:rPr>
            <w:rFonts w:ascii="Trebuchet MS" w:hAnsi="Trebuchet MS"/>
            <w:noProof/>
          </w:rPr>
          <w:delText xml:space="preserve">for </w:delText>
        </w:r>
      </w:del>
      <w:r w:rsidRPr="00C440E3">
        <w:rPr>
          <w:rFonts w:ascii="Trebuchet MS" w:hAnsi="Trebuchet MS"/>
          <w:noProof/>
        </w:rPr>
        <w:t xml:space="preserve">the wild </w:t>
      </w:r>
      <w:del w:id="50" w:author="Author">
        <w:r w:rsidRPr="00C440E3">
          <w:rPr>
            <w:rFonts w:ascii="Trebuchet MS" w:hAnsi="Trebuchet MS"/>
            <w:noProof/>
          </w:rPr>
          <w:delText>beast that is</w:delText>
        </w:r>
      </w:del>
      <w:ins w:id="51" w:author="Author">
        <w:r w:rsidRPr="00C440E3">
          <w:rPr>
            <w:rFonts w:ascii="Trebuchet MS" w:hAnsi="Trebuchet MS"/>
            <w:noProof/>
          </w:rPr>
          <w:t>animals</w:t>
        </w:r>
      </w:ins>
      <w:r w:rsidRPr="00C440E3">
        <w:rPr>
          <w:rFonts w:ascii="Trebuchet MS" w:hAnsi="Trebuchet MS"/>
          <w:noProof/>
        </w:rPr>
        <w:t xml:space="preserve"> in your land. </w:t>
      </w:r>
      <w:del w:id="52" w:author="Author">
        <w:r w:rsidRPr="00C440E3">
          <w:rPr>
            <w:rFonts w:ascii="Trebuchet MS" w:hAnsi="Trebuchet MS"/>
            <w:noProof/>
          </w:rPr>
          <w:delText>All its produce should serve for eating</w:delText>
        </w:r>
      </w:del>
      <w:ins w:id="53" w:author="Author">
        <w:r w:rsidRPr="00C440E3">
          <w:rPr>
            <w:rFonts w:ascii="Trebuchet MS" w:hAnsi="Trebuchet MS"/>
            <w:noProof/>
          </w:rPr>
          <w:t>Everything the land produces may be eaten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25:8 </w:t>
      </w:r>
      <w:r w:rsidRPr="00C440E3">
        <w:rPr>
          <w:rFonts w:ascii="Trebuchet MS" w:hAnsi="Trebuchet MS"/>
          <w:noProof/>
        </w:rPr>
        <w:t>“‘</w:t>
      </w:r>
      <w:del w:id="54" w:author="Author">
        <w:r w:rsidRPr="00C440E3">
          <w:rPr>
            <w:rFonts w:ascii="Trebuchet MS" w:hAnsi="Trebuchet MS"/>
            <w:noProof/>
          </w:rPr>
          <w:delText>And you must</w:delText>
        </w:r>
      </w:del>
      <w:ins w:id="55" w:author="Author">
        <w:r w:rsidRPr="00C440E3">
          <w:rPr>
            <w:rFonts w:ascii="Trebuchet MS" w:hAnsi="Trebuchet MS"/>
            <w:noProof/>
          </w:rPr>
          <w:t>You will</w:t>
        </w:r>
      </w:ins>
      <w:r w:rsidRPr="00C440E3">
        <w:rPr>
          <w:rFonts w:ascii="Trebuchet MS" w:hAnsi="Trebuchet MS"/>
          <w:noProof/>
        </w:rPr>
        <w:t xml:space="preserve"> count </w:t>
      </w:r>
      <w:del w:id="56" w:author="Author">
        <w:r w:rsidRPr="00C440E3">
          <w:rPr>
            <w:rFonts w:ascii="Trebuchet MS" w:hAnsi="Trebuchet MS"/>
            <w:noProof/>
          </w:rPr>
          <w:delText>for yourself</w:delText>
        </w:r>
      </w:del>
      <w:ins w:id="57" w:author="Author">
        <w:r w:rsidRPr="00C440E3">
          <w:rPr>
            <w:rFonts w:ascii="Trebuchet MS" w:hAnsi="Trebuchet MS"/>
            <w:noProof/>
          </w:rPr>
          <w:t>off</w:t>
        </w:r>
      </w:ins>
      <w:r w:rsidRPr="00C440E3">
        <w:rPr>
          <w:rFonts w:ascii="Trebuchet MS" w:hAnsi="Trebuchet MS"/>
          <w:noProof/>
        </w:rPr>
        <w:t xml:space="preserve"> seven </w:t>
      </w:r>
      <w:del w:id="58" w:author="Author">
        <w:r w:rsidRPr="00C440E3">
          <w:rPr>
            <w:rFonts w:ascii="Trebuchet MS" w:hAnsi="Trebuchet MS"/>
            <w:noProof/>
          </w:rPr>
          <w:delText>sabbaths of</w:delText>
        </w:r>
      </w:del>
      <w:ins w:id="59" w:author="Author">
        <w:r w:rsidRPr="00C440E3">
          <w:rPr>
            <w:rFonts w:ascii="Trebuchet MS" w:hAnsi="Trebuchet MS"/>
            <w:noProof/>
          </w:rPr>
          <w:t>sabbath</w:t>
        </w:r>
      </w:ins>
      <w:r w:rsidRPr="00C440E3">
        <w:rPr>
          <w:rFonts w:ascii="Trebuchet MS" w:hAnsi="Trebuchet MS"/>
          <w:noProof/>
        </w:rPr>
        <w:t xml:space="preserve"> years, seven times seven years, and the days of the seven </w:t>
      </w:r>
      <w:del w:id="60" w:author="Author">
        <w:r w:rsidRPr="00C440E3">
          <w:rPr>
            <w:rFonts w:ascii="Trebuchet MS" w:hAnsi="Trebuchet MS"/>
            <w:noProof/>
          </w:rPr>
          <w:delText>sabbaths of</w:delText>
        </w:r>
      </w:del>
      <w:ins w:id="61" w:author="Author">
        <w:r w:rsidRPr="00C440E3">
          <w:rPr>
            <w:rFonts w:ascii="Trebuchet MS" w:hAnsi="Trebuchet MS"/>
            <w:noProof/>
          </w:rPr>
          <w:t>sabbath</w:t>
        </w:r>
      </w:ins>
      <w:r w:rsidRPr="00C440E3">
        <w:rPr>
          <w:rFonts w:ascii="Trebuchet MS" w:hAnsi="Trebuchet MS"/>
          <w:noProof/>
        </w:rPr>
        <w:t xml:space="preserve"> years </w:t>
      </w:r>
      <w:del w:id="62" w:author="Author">
        <w:r w:rsidRPr="00C440E3">
          <w:rPr>
            <w:rFonts w:ascii="Trebuchet MS" w:hAnsi="Trebuchet MS"/>
            <w:noProof/>
          </w:rPr>
          <w:delText>must</w:delText>
        </w:r>
      </w:del>
      <w:ins w:id="63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amount to </w:t>
      </w:r>
      <w:del w:id="64" w:author="Author">
        <w:r w:rsidRPr="00C440E3">
          <w:rPr>
            <w:rFonts w:ascii="Trebuchet MS" w:hAnsi="Trebuchet MS"/>
            <w:noProof/>
          </w:rPr>
          <w:delText>forty-nine</w:delText>
        </w:r>
      </w:del>
      <w:ins w:id="65" w:author="Author">
        <w:r w:rsidRPr="00C440E3">
          <w:rPr>
            <w:rFonts w:ascii="Trebuchet MS" w:hAnsi="Trebuchet MS"/>
            <w:noProof/>
          </w:rPr>
          <w:t>49</w:t>
        </w:r>
      </w:ins>
      <w:r w:rsidRPr="00C440E3">
        <w:rPr>
          <w:rFonts w:ascii="Trebuchet MS" w:hAnsi="Trebuchet MS"/>
          <w:noProof/>
        </w:rPr>
        <w:t xml:space="preserve"> years</w:t>
      </w:r>
      <w:del w:id="66" w:author="Author">
        <w:r w:rsidRPr="00C440E3">
          <w:rPr>
            <w:rFonts w:ascii="Trebuchet MS" w:hAnsi="Trebuchet MS"/>
            <w:noProof/>
          </w:rPr>
          <w:delText xml:space="preserve"> for you</w:delText>
        </w:r>
      </w:del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25:9 </w:t>
      </w:r>
      <w:del w:id="67" w:author="Author">
        <w:r w:rsidRPr="00C440E3">
          <w:rPr>
            <w:rFonts w:ascii="Trebuchet MS" w:hAnsi="Trebuchet MS"/>
            <w:noProof/>
          </w:rPr>
          <w:delText xml:space="preserve">And you must cause </w:delText>
        </w:r>
      </w:del>
      <w:ins w:id="68" w:author="Author">
        <w:r w:rsidRPr="00C440E3">
          <w:rPr>
            <w:rFonts w:ascii="Trebuchet MS" w:hAnsi="Trebuchet MS"/>
            <w:noProof/>
          </w:rPr>
          <w:t xml:space="preserve">You will then sound </w:t>
        </w:r>
      </w:ins>
      <w:r w:rsidRPr="00C440E3">
        <w:rPr>
          <w:rFonts w:ascii="Trebuchet MS" w:hAnsi="Trebuchet MS"/>
          <w:noProof/>
        </w:rPr>
        <w:t xml:space="preserve">the horn </w:t>
      </w:r>
      <w:del w:id="69" w:author="Author">
        <w:r w:rsidRPr="00C440E3">
          <w:rPr>
            <w:rFonts w:ascii="Trebuchet MS" w:hAnsi="Trebuchet MS"/>
            <w:noProof/>
          </w:rPr>
          <w:delText xml:space="preserve">of loud tone to sound </w:delText>
        </w:r>
      </w:del>
      <w:ins w:id="70" w:author="Author">
        <w:r w:rsidRPr="00C440E3">
          <w:rPr>
            <w:rFonts w:ascii="Trebuchet MS" w:hAnsi="Trebuchet MS"/>
            <w:noProof/>
          </w:rPr>
          <w:t xml:space="preserve">loudly </w:t>
        </w:r>
      </w:ins>
      <w:r w:rsidRPr="00C440E3">
        <w:rPr>
          <w:rFonts w:ascii="Trebuchet MS" w:hAnsi="Trebuchet MS"/>
          <w:noProof/>
        </w:rPr>
        <w:t>in the seventh month</w:t>
      </w:r>
      <w:ins w:id="71" w:author="Author">
        <w:r w:rsidRPr="00C440E3">
          <w:rPr>
            <w:rFonts w:ascii="Trebuchet MS" w:hAnsi="Trebuchet MS"/>
            <w:noProof/>
          </w:rPr>
          <w:t>,</w:t>
        </w:r>
      </w:ins>
      <w:r w:rsidRPr="00C440E3">
        <w:rPr>
          <w:rFonts w:ascii="Trebuchet MS" w:hAnsi="Trebuchet MS"/>
          <w:noProof/>
        </w:rPr>
        <w:t xml:space="preserve"> on the tenth of the month; on the </w:t>
      </w:r>
      <w:del w:id="72" w:author="Author">
        <w:r w:rsidRPr="00C440E3">
          <w:rPr>
            <w:rFonts w:ascii="Trebuchet MS" w:hAnsi="Trebuchet MS"/>
            <w:noProof/>
          </w:rPr>
          <w:delText>day</w:delText>
        </w:r>
      </w:del>
      <w:ins w:id="73" w:author="Author">
        <w:r w:rsidRPr="00C440E3">
          <w:rPr>
            <w:rFonts w:ascii="Trebuchet MS" w:hAnsi="Trebuchet MS"/>
            <w:noProof/>
          </w:rPr>
          <w:t>Day</w:t>
        </w:r>
      </w:ins>
      <w:r w:rsidRPr="00C440E3">
        <w:rPr>
          <w:rFonts w:ascii="Trebuchet MS" w:hAnsi="Trebuchet MS"/>
          <w:noProof/>
        </w:rPr>
        <w:t xml:space="preserve"> of </w:t>
      </w:r>
      <w:del w:id="74" w:author="Author">
        <w:r w:rsidRPr="00C440E3">
          <w:rPr>
            <w:rFonts w:ascii="Trebuchet MS" w:hAnsi="Trebuchet MS"/>
            <w:noProof/>
          </w:rPr>
          <w:delText xml:space="preserve">atonement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people</w:delText>
        </w:r>
      </w:del>
      <w:ins w:id="75" w:author="Author">
        <w:r w:rsidRPr="00C440E3">
          <w:rPr>
            <w:rFonts w:ascii="Trebuchet MS" w:hAnsi="Trebuchet MS"/>
            <w:noProof/>
          </w:rPr>
          <w:t>Atonement, you</w:t>
        </w:r>
      </w:ins>
      <w:r w:rsidRPr="00C440E3">
        <w:rPr>
          <w:rFonts w:ascii="Trebuchet MS" w:hAnsi="Trebuchet MS"/>
          <w:noProof/>
        </w:rPr>
        <w:t xml:space="preserve"> should cause the </w:t>
      </w:r>
      <w:ins w:id="76" w:author="Author">
        <w:r w:rsidRPr="00C440E3">
          <w:rPr>
            <w:rFonts w:ascii="Trebuchet MS" w:hAnsi="Trebuchet MS"/>
            <w:noProof/>
          </w:rPr>
          <w:t xml:space="preserve">sound of the </w:t>
        </w:r>
      </w:ins>
      <w:r w:rsidRPr="00C440E3">
        <w:rPr>
          <w:rFonts w:ascii="Trebuchet MS" w:hAnsi="Trebuchet MS"/>
          <w:noProof/>
        </w:rPr>
        <w:t xml:space="preserve">horn to </w:t>
      </w:r>
      <w:del w:id="77" w:author="Author">
        <w:r w:rsidRPr="00C440E3">
          <w:rPr>
            <w:rFonts w:ascii="Trebuchet MS" w:hAnsi="Trebuchet MS"/>
            <w:noProof/>
          </w:rPr>
          <w:delText>sound</w:delText>
        </w:r>
      </w:del>
      <w:ins w:id="78" w:author="Author">
        <w:r w:rsidRPr="00C440E3">
          <w:rPr>
            <w:rFonts w:ascii="Trebuchet MS" w:hAnsi="Trebuchet MS"/>
            <w:noProof/>
          </w:rPr>
          <w:t>be heard</w:t>
        </w:r>
      </w:ins>
      <w:r w:rsidRPr="00C440E3">
        <w:rPr>
          <w:rFonts w:ascii="Trebuchet MS" w:hAnsi="Trebuchet MS"/>
          <w:noProof/>
        </w:rPr>
        <w:t xml:space="preserve"> in all </w:t>
      </w:r>
      <w:del w:id="79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80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land. </w:t>
      </w:r>
      <w:r w:rsidRPr="00C440E3">
        <w:rPr>
          <w:rFonts w:ascii="Trebuchet MS" w:hAnsi="Trebuchet MS"/>
          <w:b/>
          <w:noProof/>
        </w:rPr>
        <w:t xml:space="preserve">25:10 </w:t>
      </w:r>
      <w:del w:id="81" w:author="Author">
        <w:r w:rsidRPr="00C440E3">
          <w:rPr>
            <w:rFonts w:ascii="Trebuchet MS" w:hAnsi="Trebuchet MS"/>
            <w:noProof/>
          </w:rPr>
          <w:delText xml:space="preserve">And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82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must sanctify the </w:t>
      </w:r>
      <w:del w:id="83" w:author="Author">
        <w:r w:rsidRPr="00C440E3">
          <w:rPr>
            <w:rFonts w:ascii="Trebuchet MS" w:hAnsi="Trebuchet MS"/>
            <w:noProof/>
          </w:rPr>
          <w:delText>fiftieth</w:delText>
        </w:r>
      </w:del>
      <w:ins w:id="84" w:author="Author">
        <w:r w:rsidRPr="00C440E3">
          <w:rPr>
            <w:rFonts w:ascii="Trebuchet MS" w:hAnsi="Trebuchet MS"/>
            <w:noProof/>
          </w:rPr>
          <w:t>50th</w:t>
        </w:r>
      </w:ins>
      <w:r w:rsidRPr="00C440E3">
        <w:rPr>
          <w:rFonts w:ascii="Trebuchet MS" w:hAnsi="Trebuchet MS"/>
          <w:noProof/>
        </w:rPr>
        <w:t xml:space="preserve"> year and proclaim liberty in the land to all its inhabitants. It will become a Jubilee for </w:t>
      </w:r>
      <w:del w:id="85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86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, and </w:t>
      </w:r>
      <w:del w:id="87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</w:delText>
        </w:r>
      </w:del>
      <w:ins w:id="88" w:author="Author">
        <w:r w:rsidRPr="00C440E3">
          <w:rPr>
            <w:rFonts w:ascii="Trebuchet MS" w:hAnsi="Trebuchet MS"/>
            <w:noProof/>
          </w:rPr>
          <w:t>each of you will</w:t>
        </w:r>
      </w:ins>
      <w:r w:rsidRPr="00C440E3">
        <w:rPr>
          <w:rFonts w:ascii="Trebuchet MS" w:hAnsi="Trebuchet MS"/>
          <w:noProof/>
        </w:rPr>
        <w:t xml:space="preserve"> return </w:t>
      </w:r>
      <w:del w:id="89" w:author="Author">
        <w:r w:rsidRPr="00C440E3">
          <w:rPr>
            <w:rFonts w:ascii="Trebuchet MS" w:hAnsi="Trebuchet MS"/>
            <w:noProof/>
          </w:rPr>
          <w:delText xml:space="preserve">each one </w:delText>
        </w:r>
      </w:del>
      <w:r w:rsidRPr="00C440E3">
        <w:rPr>
          <w:rFonts w:ascii="Trebuchet MS" w:hAnsi="Trebuchet MS"/>
          <w:noProof/>
        </w:rPr>
        <w:t xml:space="preserve">to his </w:t>
      </w:r>
      <w:del w:id="90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91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 xml:space="preserve"> and </w:t>
      </w:r>
      <w:del w:id="92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93" w:author="Author">
        <w:r w:rsidRPr="00C440E3">
          <w:rPr>
            <w:rFonts w:ascii="Trebuchet MS" w:hAnsi="Trebuchet MS"/>
            <w:noProof/>
          </w:rPr>
          <w:t>each of you</w:t>
        </w:r>
      </w:ins>
      <w:r w:rsidRPr="00C440E3">
        <w:rPr>
          <w:rFonts w:ascii="Trebuchet MS" w:hAnsi="Trebuchet MS"/>
          <w:noProof/>
        </w:rPr>
        <w:t xml:space="preserve"> should return </w:t>
      </w:r>
      <w:del w:id="94" w:author="Author">
        <w:r w:rsidRPr="00C440E3">
          <w:rPr>
            <w:rFonts w:ascii="Trebuchet MS" w:hAnsi="Trebuchet MS"/>
            <w:noProof/>
          </w:rPr>
          <w:delText xml:space="preserve">each one </w:delText>
        </w:r>
      </w:del>
      <w:r w:rsidRPr="00C440E3">
        <w:rPr>
          <w:rFonts w:ascii="Trebuchet MS" w:hAnsi="Trebuchet MS"/>
          <w:noProof/>
        </w:rPr>
        <w:t xml:space="preserve">to his family. </w:t>
      </w:r>
      <w:r w:rsidRPr="00C440E3">
        <w:rPr>
          <w:rFonts w:ascii="Trebuchet MS" w:hAnsi="Trebuchet MS"/>
          <w:b/>
          <w:noProof/>
        </w:rPr>
        <w:t xml:space="preserve">25:11 </w:t>
      </w:r>
      <w:r w:rsidRPr="00C440E3">
        <w:rPr>
          <w:rFonts w:ascii="Trebuchet MS" w:hAnsi="Trebuchet MS"/>
          <w:noProof/>
        </w:rPr>
        <w:t xml:space="preserve">A Jubilee is what that </w:t>
      </w:r>
      <w:del w:id="95" w:author="Author">
        <w:r w:rsidRPr="00C440E3">
          <w:rPr>
            <w:rFonts w:ascii="Trebuchet MS" w:hAnsi="Trebuchet MS"/>
            <w:noProof/>
          </w:rPr>
          <w:delText>fiftieth</w:delText>
        </w:r>
      </w:del>
      <w:ins w:id="96" w:author="Author">
        <w:r w:rsidRPr="00C440E3">
          <w:rPr>
            <w:rFonts w:ascii="Trebuchet MS" w:hAnsi="Trebuchet MS"/>
            <w:noProof/>
          </w:rPr>
          <w:t>50th</w:t>
        </w:r>
      </w:ins>
      <w:r w:rsidRPr="00C440E3">
        <w:rPr>
          <w:rFonts w:ascii="Trebuchet MS" w:hAnsi="Trebuchet MS"/>
          <w:noProof/>
        </w:rPr>
        <w:t xml:space="preserve"> year will become for </w:t>
      </w:r>
      <w:del w:id="97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>. Y</w:delText>
        </w:r>
        <w:r w:rsidRPr="00C440E3">
          <w:rPr>
            <w:rFonts w:ascii="Trebuchet MS" w:hAnsi="Trebuchet MS"/>
            <w:noProof/>
            <w:u w:val="dotted"/>
          </w:rPr>
          <w:delText>OU</w:delText>
        </w:r>
        <w:r w:rsidRPr="00C440E3">
          <w:rPr>
            <w:rFonts w:ascii="Trebuchet MS" w:hAnsi="Trebuchet MS"/>
            <w:noProof/>
          </w:rPr>
          <w:delText xml:space="preserve"> must</w:delText>
        </w:r>
      </w:del>
      <w:ins w:id="98" w:author="Author">
        <w:r w:rsidRPr="00C440E3">
          <w:rPr>
            <w:rFonts w:ascii="Trebuchet MS" w:hAnsi="Trebuchet MS"/>
            <w:noProof/>
          </w:rPr>
          <w:t>you. You will</w:t>
        </w:r>
      </w:ins>
      <w:r w:rsidRPr="00C440E3">
        <w:rPr>
          <w:rFonts w:ascii="Trebuchet MS" w:hAnsi="Trebuchet MS"/>
          <w:noProof/>
        </w:rPr>
        <w:t xml:space="preserve"> not sow seed </w:t>
      </w:r>
      <w:del w:id="99" w:author="Author">
        <w:r w:rsidRPr="00C440E3">
          <w:rPr>
            <w:rFonts w:ascii="Trebuchet MS" w:hAnsi="Trebuchet MS"/>
            <w:noProof/>
          </w:rPr>
          <w:delText>nor</w:delText>
        </w:r>
      </w:del>
      <w:ins w:id="100" w:author="Author">
        <w:r w:rsidRPr="00C440E3">
          <w:rPr>
            <w:rFonts w:ascii="Trebuchet MS" w:hAnsi="Trebuchet MS"/>
            <w:noProof/>
          </w:rPr>
          <w:t>or</w:t>
        </w:r>
      </w:ins>
      <w:r w:rsidRPr="00C440E3">
        <w:rPr>
          <w:rFonts w:ascii="Trebuchet MS" w:hAnsi="Trebuchet MS"/>
          <w:noProof/>
        </w:rPr>
        <w:t xml:space="preserve"> reap </w:t>
      </w:r>
      <w:del w:id="101" w:author="Author">
        <w:r w:rsidRPr="00C440E3">
          <w:rPr>
            <w:rFonts w:ascii="Trebuchet MS" w:hAnsi="Trebuchet MS"/>
            <w:noProof/>
          </w:rPr>
          <w:delText>the land’s growth</w:delText>
        </w:r>
      </w:del>
      <w:ins w:id="102" w:author="Author">
        <w:r w:rsidRPr="00C440E3">
          <w:rPr>
            <w:rFonts w:ascii="Trebuchet MS" w:hAnsi="Trebuchet MS"/>
            <w:noProof/>
          </w:rPr>
          <w:t>what grew on its own</w:t>
        </w:r>
      </w:ins>
      <w:r w:rsidRPr="00C440E3">
        <w:rPr>
          <w:rFonts w:ascii="Trebuchet MS" w:hAnsi="Trebuchet MS"/>
          <w:noProof/>
        </w:rPr>
        <w:t xml:space="preserve"> from </w:t>
      </w:r>
      <w:del w:id="103" w:author="Author">
        <w:r w:rsidRPr="00C440E3">
          <w:rPr>
            <w:rFonts w:ascii="Trebuchet MS" w:hAnsi="Trebuchet MS"/>
            <w:noProof/>
          </w:rPr>
          <w:delText>spilled kernels</w:delText>
        </w:r>
      </w:del>
      <w:ins w:id="104" w:author="Author">
        <w:r w:rsidRPr="00C440E3">
          <w:rPr>
            <w:rFonts w:ascii="Trebuchet MS" w:hAnsi="Trebuchet MS"/>
            <w:noProof/>
          </w:rPr>
          <w:t>leftover grain</w:t>
        </w:r>
      </w:ins>
      <w:r w:rsidRPr="00C440E3">
        <w:rPr>
          <w:rFonts w:ascii="Trebuchet MS" w:hAnsi="Trebuchet MS"/>
          <w:noProof/>
        </w:rPr>
        <w:t xml:space="preserve"> nor gather the grapes of </w:t>
      </w:r>
      <w:del w:id="105" w:author="Author">
        <w:r w:rsidRPr="00C440E3">
          <w:rPr>
            <w:rFonts w:ascii="Trebuchet MS" w:hAnsi="Trebuchet MS"/>
            <w:noProof/>
          </w:rPr>
          <w:delText xml:space="preserve">its </w:delText>
        </w:r>
      </w:del>
      <w:r w:rsidRPr="00C440E3">
        <w:rPr>
          <w:rFonts w:ascii="Trebuchet MS" w:hAnsi="Trebuchet MS"/>
          <w:noProof/>
        </w:rPr>
        <w:t xml:space="preserve">unpruned vines. </w:t>
      </w:r>
      <w:r w:rsidRPr="00C440E3">
        <w:rPr>
          <w:rFonts w:ascii="Trebuchet MS" w:hAnsi="Trebuchet MS"/>
          <w:b/>
          <w:noProof/>
        </w:rPr>
        <w:t xml:space="preserve">25:12 </w:t>
      </w:r>
      <w:r w:rsidRPr="00C440E3">
        <w:rPr>
          <w:rFonts w:ascii="Trebuchet MS" w:hAnsi="Trebuchet MS"/>
          <w:noProof/>
        </w:rPr>
        <w:t xml:space="preserve">For it is a Jubilee. It </w:t>
      </w:r>
      <w:del w:id="106" w:author="Author">
        <w:r w:rsidRPr="00C440E3">
          <w:rPr>
            <w:rFonts w:ascii="Trebuchet MS" w:hAnsi="Trebuchet MS"/>
            <w:noProof/>
          </w:rPr>
          <w:delText>should become something</w:delText>
        </w:r>
      </w:del>
      <w:ins w:id="107" w:author="Author">
        <w:r w:rsidRPr="00C440E3">
          <w:rPr>
            <w:rFonts w:ascii="Trebuchet MS" w:hAnsi="Trebuchet MS"/>
            <w:noProof/>
          </w:rPr>
          <w:t>is to be</w:t>
        </w:r>
      </w:ins>
      <w:r w:rsidRPr="00C440E3">
        <w:rPr>
          <w:rFonts w:ascii="Trebuchet MS" w:hAnsi="Trebuchet MS"/>
          <w:noProof/>
        </w:rPr>
        <w:t xml:space="preserve"> holy to </w:t>
      </w:r>
      <w:del w:id="108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. From the field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09" w:author="Author">
        <w:r w:rsidRPr="00C440E3">
          <w:rPr>
            <w:rFonts w:ascii="Trebuchet MS" w:hAnsi="Trebuchet MS"/>
            <w:noProof/>
          </w:rPr>
          <w:t>you. You</w:t>
        </w:r>
      </w:ins>
      <w:r w:rsidRPr="00C440E3">
        <w:rPr>
          <w:rFonts w:ascii="Trebuchet MS" w:hAnsi="Trebuchet MS"/>
          <w:noProof/>
        </w:rPr>
        <w:t xml:space="preserve"> may eat </w:t>
      </w:r>
      <w:ins w:id="110" w:author="Author">
        <w:r w:rsidRPr="00C440E3">
          <w:rPr>
            <w:rFonts w:ascii="Trebuchet MS" w:hAnsi="Trebuchet MS"/>
            <w:noProof/>
          </w:rPr>
          <w:t xml:space="preserve">only </w:t>
        </w:r>
      </w:ins>
      <w:r w:rsidRPr="00C440E3">
        <w:rPr>
          <w:rFonts w:ascii="Trebuchet MS" w:hAnsi="Trebuchet MS"/>
          <w:noProof/>
        </w:rPr>
        <w:t>what the land produces</w:t>
      </w:r>
      <w:ins w:id="111" w:author="Author">
        <w:r w:rsidRPr="00C440E3">
          <w:rPr>
            <w:rFonts w:ascii="Trebuchet MS" w:hAnsi="Trebuchet MS"/>
            <w:noProof/>
          </w:rPr>
          <w:t xml:space="preserve"> by itself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25:13 </w:t>
      </w:r>
      <w:r w:rsidRPr="00C440E3">
        <w:rPr>
          <w:rFonts w:ascii="Trebuchet MS" w:hAnsi="Trebuchet MS"/>
          <w:noProof/>
        </w:rPr>
        <w:t>“‘In this year of the Jubilee</w:t>
      </w:r>
      <w:del w:id="112" w:author="Author">
        <w:r w:rsidRPr="00C440E3">
          <w:rPr>
            <w:rFonts w:ascii="Trebuchet MS" w:hAnsi="Trebuchet MS"/>
            <w:noProof/>
          </w:rPr>
          <w:delText xml:space="preserve">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13" w:author="Author">
        <w:r w:rsidRPr="00C440E3">
          <w:rPr>
            <w:rFonts w:ascii="Trebuchet MS" w:hAnsi="Trebuchet MS"/>
            <w:noProof/>
          </w:rPr>
          <w:t>, each of you</w:t>
        </w:r>
      </w:ins>
      <w:r w:rsidRPr="00C440E3">
        <w:rPr>
          <w:rFonts w:ascii="Trebuchet MS" w:hAnsi="Trebuchet MS"/>
          <w:noProof/>
        </w:rPr>
        <w:t xml:space="preserve"> should return </w:t>
      </w:r>
      <w:del w:id="114" w:author="Author">
        <w:r w:rsidRPr="00C440E3">
          <w:rPr>
            <w:rFonts w:ascii="Trebuchet MS" w:hAnsi="Trebuchet MS"/>
            <w:noProof/>
          </w:rPr>
          <w:delText xml:space="preserve">each one </w:delText>
        </w:r>
      </w:del>
      <w:r w:rsidRPr="00C440E3">
        <w:rPr>
          <w:rFonts w:ascii="Trebuchet MS" w:hAnsi="Trebuchet MS"/>
          <w:noProof/>
        </w:rPr>
        <w:t xml:space="preserve">to his </w:t>
      </w:r>
      <w:del w:id="115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116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25:14 </w:t>
      </w:r>
      <w:del w:id="117" w:author="Author">
        <w:r w:rsidRPr="00C440E3">
          <w:rPr>
            <w:rFonts w:ascii="Trebuchet MS" w:hAnsi="Trebuchet MS"/>
            <w:noProof/>
          </w:rPr>
          <w:delText xml:space="preserve">Now in case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should</w:delText>
        </w:r>
      </w:del>
      <w:ins w:id="118" w:author="Author">
        <w:r w:rsidRPr="00C440E3">
          <w:rPr>
            <w:rFonts w:ascii="Trebuchet MS" w:hAnsi="Trebuchet MS"/>
            <w:noProof/>
          </w:rPr>
          <w:t>If you</w:t>
        </w:r>
      </w:ins>
      <w:r w:rsidRPr="00C440E3">
        <w:rPr>
          <w:rFonts w:ascii="Trebuchet MS" w:hAnsi="Trebuchet MS"/>
          <w:noProof/>
        </w:rPr>
        <w:t xml:space="preserve"> sell </w:t>
      </w:r>
      <w:del w:id="119" w:author="Author">
        <w:r w:rsidRPr="00C440E3">
          <w:rPr>
            <w:rFonts w:ascii="Trebuchet MS" w:hAnsi="Trebuchet MS"/>
            <w:noProof/>
          </w:rPr>
          <w:delText>merchandise</w:delText>
        </w:r>
      </w:del>
      <w:ins w:id="120" w:author="Author">
        <w:r w:rsidRPr="00C440E3">
          <w:rPr>
            <w:rFonts w:ascii="Trebuchet MS" w:hAnsi="Trebuchet MS"/>
            <w:noProof/>
          </w:rPr>
          <w:t>anything</w:t>
        </w:r>
      </w:ins>
      <w:r w:rsidRPr="00C440E3">
        <w:rPr>
          <w:rFonts w:ascii="Trebuchet MS" w:hAnsi="Trebuchet MS"/>
          <w:noProof/>
        </w:rPr>
        <w:t xml:space="preserve"> to your </w:t>
      </w:r>
      <w:del w:id="121" w:author="Author">
        <w:r w:rsidRPr="00C440E3">
          <w:rPr>
            <w:rFonts w:ascii="Trebuchet MS" w:hAnsi="Trebuchet MS"/>
            <w:noProof/>
          </w:rPr>
          <w:delText>associate</w:delText>
        </w:r>
      </w:del>
      <w:ins w:id="122" w:author="Author">
        <w:r w:rsidRPr="00C440E3">
          <w:rPr>
            <w:rFonts w:ascii="Trebuchet MS" w:hAnsi="Trebuchet MS"/>
            <w:noProof/>
          </w:rPr>
          <w:t>fellow man</w:t>
        </w:r>
      </w:ins>
      <w:r w:rsidRPr="00C440E3">
        <w:rPr>
          <w:rFonts w:ascii="Trebuchet MS" w:hAnsi="Trebuchet MS"/>
          <w:noProof/>
        </w:rPr>
        <w:t xml:space="preserve"> or </w:t>
      </w:r>
      <w:del w:id="123" w:author="Author">
        <w:r w:rsidRPr="00C440E3">
          <w:rPr>
            <w:rFonts w:ascii="Trebuchet MS" w:hAnsi="Trebuchet MS"/>
            <w:noProof/>
          </w:rPr>
          <w:delText>be buying</w:delText>
        </w:r>
      </w:del>
      <w:ins w:id="124" w:author="Author">
        <w:r w:rsidRPr="00C440E3">
          <w:rPr>
            <w:rFonts w:ascii="Trebuchet MS" w:hAnsi="Trebuchet MS"/>
            <w:noProof/>
          </w:rPr>
          <w:t>if you buy</w:t>
        </w:r>
      </w:ins>
      <w:r w:rsidRPr="00C440E3">
        <w:rPr>
          <w:rFonts w:ascii="Trebuchet MS" w:hAnsi="Trebuchet MS"/>
          <w:noProof/>
        </w:rPr>
        <w:t xml:space="preserve"> from </w:t>
      </w:r>
      <w:del w:id="125" w:author="Author">
        <w:r w:rsidRPr="00C440E3">
          <w:rPr>
            <w:rFonts w:ascii="Trebuchet MS" w:hAnsi="Trebuchet MS"/>
            <w:noProof/>
          </w:rPr>
          <w:delText>your associate’s hand</w:delText>
        </w:r>
      </w:del>
      <w:ins w:id="126" w:author="Author">
        <w:r w:rsidRPr="00C440E3">
          <w:rPr>
            <w:rFonts w:ascii="Trebuchet MS" w:hAnsi="Trebuchet MS"/>
            <w:noProof/>
          </w:rPr>
          <w:t>him</w:t>
        </w:r>
      </w:ins>
      <w:r w:rsidRPr="00C440E3">
        <w:rPr>
          <w:rFonts w:ascii="Trebuchet MS" w:hAnsi="Trebuchet MS"/>
          <w:noProof/>
        </w:rPr>
        <w:t xml:space="preserve">, do not </w:t>
      </w:r>
      <w:del w:id="127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wrong</w:delText>
        </w:r>
      </w:del>
      <w:ins w:id="128" w:author="Author">
        <w:r w:rsidRPr="00C440E3">
          <w:rPr>
            <w:rFonts w:ascii="Trebuchet MS" w:hAnsi="Trebuchet MS"/>
            <w:noProof/>
          </w:rPr>
          <w:t>exploit</w:t>
        </w:r>
      </w:ins>
      <w:r w:rsidRPr="00C440E3">
        <w:rPr>
          <w:rFonts w:ascii="Trebuchet MS" w:hAnsi="Trebuchet MS"/>
          <w:noProof/>
        </w:rPr>
        <w:t xml:space="preserve"> one another. </w:t>
      </w:r>
      <w:r w:rsidRPr="00C440E3">
        <w:rPr>
          <w:rFonts w:ascii="Trebuchet MS" w:hAnsi="Trebuchet MS"/>
          <w:b/>
          <w:noProof/>
        </w:rPr>
        <w:t xml:space="preserve">25:15 </w:t>
      </w:r>
      <w:del w:id="129" w:author="Author">
        <w:r w:rsidRPr="00C440E3">
          <w:rPr>
            <w:rFonts w:ascii="Trebuchet MS" w:hAnsi="Trebuchet MS"/>
            <w:noProof/>
          </w:rPr>
          <w:delText>By</w:delText>
        </w:r>
      </w:del>
      <w:ins w:id="130" w:author="Author">
        <w:r w:rsidRPr="00C440E3">
          <w:rPr>
            <w:rFonts w:ascii="Trebuchet MS" w:hAnsi="Trebuchet MS"/>
            <w:noProof/>
          </w:rPr>
          <w:t>You should buy from your fellow man, taking into account</w:t>
        </w:r>
      </w:ins>
      <w:r w:rsidRPr="00C440E3">
        <w:rPr>
          <w:rFonts w:ascii="Trebuchet MS" w:hAnsi="Trebuchet MS"/>
          <w:noProof/>
        </w:rPr>
        <w:t xml:space="preserve"> the number of the years after the Jubilee</w:t>
      </w:r>
      <w:del w:id="131" w:author="Author">
        <w:r w:rsidRPr="00C440E3">
          <w:rPr>
            <w:rFonts w:ascii="Trebuchet MS" w:hAnsi="Trebuchet MS"/>
            <w:noProof/>
          </w:rPr>
          <w:delText xml:space="preserve"> you should buy from your associate; by the number of the years of the crops</w:delText>
        </w:r>
      </w:del>
      <w:ins w:id="132" w:author="Author">
        <w:r w:rsidRPr="00C440E3">
          <w:rPr>
            <w:rFonts w:ascii="Trebuchet MS" w:hAnsi="Trebuchet MS"/>
            <w:noProof/>
          </w:rPr>
          <w:t>, and</w:t>
        </w:r>
      </w:ins>
      <w:r w:rsidRPr="00C440E3">
        <w:rPr>
          <w:rFonts w:ascii="Trebuchet MS" w:hAnsi="Trebuchet MS"/>
          <w:noProof/>
        </w:rPr>
        <w:t xml:space="preserve"> he should sell to you</w:t>
      </w:r>
      <w:ins w:id="133" w:author="Author">
        <w:r w:rsidRPr="00C440E3">
          <w:rPr>
            <w:rFonts w:ascii="Trebuchet MS" w:hAnsi="Trebuchet MS"/>
            <w:noProof/>
          </w:rPr>
          <w:t xml:space="preserve"> according to the remaining years for crops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25:16 </w:t>
      </w:r>
      <w:del w:id="134" w:author="Author">
        <w:r w:rsidRPr="00C440E3">
          <w:rPr>
            <w:rFonts w:ascii="Trebuchet MS" w:hAnsi="Trebuchet MS"/>
            <w:noProof/>
          </w:rPr>
          <w:delText xml:space="preserve">In proportion to the great number of </w:delText>
        </w:r>
      </w:del>
      <w:ins w:id="135" w:author="Author">
        <w:r w:rsidRPr="00C440E3">
          <w:rPr>
            <w:rFonts w:ascii="Trebuchet MS" w:hAnsi="Trebuchet MS"/>
            <w:noProof/>
          </w:rPr>
          <w:t xml:space="preserve">If there are many </w:t>
        </w:r>
      </w:ins>
      <w:r w:rsidRPr="00C440E3">
        <w:rPr>
          <w:rFonts w:ascii="Trebuchet MS" w:hAnsi="Trebuchet MS"/>
          <w:noProof/>
        </w:rPr>
        <w:t xml:space="preserve">years </w:t>
      </w:r>
      <w:ins w:id="136" w:author="Author">
        <w:r w:rsidRPr="00C440E3">
          <w:rPr>
            <w:rFonts w:ascii="Trebuchet MS" w:hAnsi="Trebuchet MS"/>
            <w:noProof/>
          </w:rPr>
          <w:t xml:space="preserve">remaining, </w:t>
        </w:r>
      </w:ins>
      <w:r w:rsidRPr="00C440E3">
        <w:rPr>
          <w:rFonts w:ascii="Trebuchet MS" w:hAnsi="Trebuchet MS"/>
          <w:noProof/>
        </w:rPr>
        <w:t xml:space="preserve">he </w:t>
      </w:r>
      <w:del w:id="137" w:author="Author">
        <w:r w:rsidRPr="00C440E3">
          <w:rPr>
            <w:rFonts w:ascii="Trebuchet MS" w:hAnsi="Trebuchet MS"/>
            <w:noProof/>
          </w:rPr>
          <w:delText>should</w:delText>
        </w:r>
      </w:del>
      <w:ins w:id="138" w:author="Author">
        <w:r w:rsidRPr="00C440E3">
          <w:rPr>
            <w:rFonts w:ascii="Trebuchet MS" w:hAnsi="Trebuchet MS"/>
            <w:noProof/>
          </w:rPr>
          <w:t>may</w:t>
        </w:r>
      </w:ins>
      <w:r w:rsidRPr="00C440E3">
        <w:rPr>
          <w:rFonts w:ascii="Trebuchet MS" w:hAnsi="Trebuchet MS"/>
          <w:noProof/>
        </w:rPr>
        <w:t xml:space="preserve"> increase its purchase </w:t>
      </w:r>
      <w:del w:id="139" w:author="Author">
        <w:r w:rsidRPr="00C440E3">
          <w:rPr>
            <w:rFonts w:ascii="Trebuchet MS" w:hAnsi="Trebuchet MS"/>
            <w:noProof/>
          </w:rPr>
          <w:delText>value</w:delText>
        </w:r>
      </w:del>
      <w:ins w:id="140" w:author="Author">
        <w:r w:rsidRPr="00C440E3">
          <w:rPr>
            <w:rFonts w:ascii="Trebuchet MS" w:hAnsi="Trebuchet MS"/>
            <w:noProof/>
          </w:rPr>
          <w:t>price</w:t>
        </w:r>
      </w:ins>
      <w:r w:rsidRPr="00C440E3">
        <w:rPr>
          <w:rFonts w:ascii="Trebuchet MS" w:hAnsi="Trebuchet MS"/>
          <w:noProof/>
        </w:rPr>
        <w:t xml:space="preserve">, and </w:t>
      </w:r>
      <w:del w:id="141" w:author="Author">
        <w:r w:rsidRPr="00C440E3">
          <w:rPr>
            <w:rFonts w:ascii="Trebuchet MS" w:hAnsi="Trebuchet MS"/>
            <w:noProof/>
          </w:rPr>
          <w:delText>in proportion to the fewness of</w:delText>
        </w:r>
      </w:del>
      <w:ins w:id="142" w:author="Author">
        <w:r w:rsidRPr="00C440E3">
          <w:rPr>
            <w:rFonts w:ascii="Trebuchet MS" w:hAnsi="Trebuchet MS"/>
            <w:noProof/>
          </w:rPr>
          <w:t>when there are few</w:t>
        </w:r>
      </w:ins>
      <w:r w:rsidRPr="00C440E3">
        <w:rPr>
          <w:rFonts w:ascii="Trebuchet MS" w:hAnsi="Trebuchet MS"/>
          <w:noProof/>
        </w:rPr>
        <w:t xml:space="preserve"> years </w:t>
      </w:r>
      <w:ins w:id="143" w:author="Author">
        <w:r w:rsidRPr="00C440E3">
          <w:rPr>
            <w:rFonts w:ascii="Trebuchet MS" w:hAnsi="Trebuchet MS"/>
            <w:noProof/>
          </w:rPr>
          <w:t xml:space="preserve">left, </w:t>
        </w:r>
      </w:ins>
      <w:r w:rsidRPr="00C440E3">
        <w:rPr>
          <w:rFonts w:ascii="Trebuchet MS" w:hAnsi="Trebuchet MS"/>
          <w:noProof/>
        </w:rPr>
        <w:t xml:space="preserve">he should reduce its purchase </w:t>
      </w:r>
      <w:del w:id="144" w:author="Author">
        <w:r w:rsidRPr="00C440E3">
          <w:rPr>
            <w:rFonts w:ascii="Trebuchet MS" w:hAnsi="Trebuchet MS"/>
            <w:noProof/>
          </w:rPr>
          <w:delText>value</w:delText>
        </w:r>
      </w:del>
      <w:ins w:id="145" w:author="Author">
        <w:r w:rsidRPr="00C440E3">
          <w:rPr>
            <w:rFonts w:ascii="Trebuchet MS" w:hAnsi="Trebuchet MS"/>
            <w:noProof/>
          </w:rPr>
          <w:t>price</w:t>
        </w:r>
      </w:ins>
      <w:r w:rsidRPr="00C440E3">
        <w:rPr>
          <w:rFonts w:ascii="Trebuchet MS" w:hAnsi="Trebuchet MS"/>
          <w:noProof/>
        </w:rPr>
        <w:t xml:space="preserve">, because </w:t>
      </w:r>
      <w:del w:id="146" w:author="Author">
        <w:r w:rsidRPr="00C440E3">
          <w:rPr>
            <w:rFonts w:ascii="Trebuchet MS" w:hAnsi="Trebuchet MS"/>
            <w:noProof/>
          </w:rPr>
          <w:delText xml:space="preserve">the number of the crops is what </w:delText>
        </w:r>
      </w:del>
      <w:r w:rsidRPr="00C440E3">
        <w:rPr>
          <w:rFonts w:ascii="Trebuchet MS" w:hAnsi="Trebuchet MS"/>
          <w:noProof/>
        </w:rPr>
        <w:t xml:space="preserve">he is selling </w:t>
      </w:r>
      <w:del w:id="147" w:author="Author">
        <w:r w:rsidRPr="00C440E3">
          <w:rPr>
            <w:rFonts w:ascii="Trebuchet MS" w:hAnsi="Trebuchet MS"/>
            <w:noProof/>
          </w:rPr>
          <w:delText xml:space="preserve">to </w:delText>
        </w:r>
      </w:del>
      <w:r w:rsidRPr="00C440E3">
        <w:rPr>
          <w:rFonts w:ascii="Trebuchet MS" w:hAnsi="Trebuchet MS"/>
          <w:noProof/>
        </w:rPr>
        <w:t>you</w:t>
      </w:r>
      <w:ins w:id="148" w:author="Author">
        <w:r w:rsidRPr="00C440E3">
          <w:rPr>
            <w:rFonts w:ascii="Trebuchet MS" w:hAnsi="Trebuchet MS"/>
            <w:noProof/>
          </w:rPr>
          <w:t xml:space="preserve"> the number of crops to be produced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25:17 </w:t>
      </w:r>
      <w:del w:id="149" w:author="Author">
        <w:r w:rsidRPr="00C440E3">
          <w:rPr>
            <w:rFonts w:ascii="Trebuchet MS" w:hAnsi="Trebuchet MS"/>
            <w:noProof/>
          </w:rPr>
          <w:delText xml:space="preserve">And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 not wrong anyone</w:delText>
        </w:r>
      </w:del>
      <w:ins w:id="150" w:author="Author">
        <w:r w:rsidRPr="00C440E3">
          <w:rPr>
            <w:rFonts w:ascii="Trebuchet MS" w:hAnsi="Trebuchet MS"/>
            <w:noProof/>
          </w:rPr>
          <w:t>No one among you should exploit</w:t>
        </w:r>
      </w:ins>
      <w:r w:rsidRPr="00C440E3">
        <w:rPr>
          <w:rFonts w:ascii="Trebuchet MS" w:hAnsi="Trebuchet MS"/>
          <w:noProof/>
        </w:rPr>
        <w:t xml:space="preserve"> his </w:t>
      </w:r>
      <w:del w:id="151" w:author="Author">
        <w:r w:rsidRPr="00C440E3">
          <w:rPr>
            <w:rFonts w:ascii="Trebuchet MS" w:hAnsi="Trebuchet MS"/>
            <w:noProof/>
          </w:rPr>
          <w:delText>associate</w:delText>
        </w:r>
      </w:del>
      <w:ins w:id="152" w:author="Author">
        <w:r w:rsidRPr="00C440E3">
          <w:rPr>
            <w:rFonts w:ascii="Trebuchet MS" w:hAnsi="Trebuchet MS"/>
            <w:noProof/>
          </w:rPr>
          <w:t>fellow man</w:t>
        </w:r>
      </w:ins>
      <w:r w:rsidRPr="00C440E3">
        <w:rPr>
          <w:rFonts w:ascii="Trebuchet MS" w:hAnsi="Trebuchet MS"/>
          <w:noProof/>
        </w:rPr>
        <w:t xml:space="preserve">, and you must be in fear of your God, </w:t>
      </w:r>
      <w:del w:id="153" w:author="Author">
        <w:r w:rsidRPr="00C440E3">
          <w:rPr>
            <w:rFonts w:ascii="Trebuchet MS" w:hAnsi="Trebuchet MS"/>
            <w:noProof/>
          </w:rPr>
          <w:delText>because</w:delText>
        </w:r>
      </w:del>
      <w:ins w:id="154" w:author="Author">
        <w:r w:rsidRPr="00C440E3">
          <w:rPr>
            <w:rFonts w:ascii="Trebuchet MS" w:hAnsi="Trebuchet MS"/>
            <w:noProof/>
          </w:rPr>
          <w:t>for</w:t>
        </w:r>
      </w:ins>
      <w:r w:rsidRPr="00C440E3">
        <w:rPr>
          <w:rFonts w:ascii="Trebuchet MS" w:hAnsi="Trebuchet MS"/>
          <w:noProof/>
        </w:rPr>
        <w:t xml:space="preserve"> I am Jehovah </w:t>
      </w:r>
      <w:del w:id="155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156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God. </w:t>
      </w:r>
      <w:r w:rsidRPr="00C440E3">
        <w:rPr>
          <w:rFonts w:ascii="Trebuchet MS" w:hAnsi="Trebuchet MS"/>
          <w:b/>
          <w:noProof/>
        </w:rPr>
        <w:t xml:space="preserve">25:18 </w:t>
      </w:r>
      <w:del w:id="157" w:author="Author">
        <w:r w:rsidRPr="00C440E3">
          <w:rPr>
            <w:rFonts w:ascii="Trebuchet MS" w:hAnsi="Trebuchet MS"/>
            <w:noProof/>
          </w:rPr>
          <w:delText xml:space="preserve">So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 carry</w:delText>
        </w:r>
      </w:del>
      <w:ins w:id="158" w:author="Author">
        <w:r w:rsidRPr="00C440E3">
          <w:rPr>
            <w:rFonts w:ascii="Trebuchet MS" w:hAnsi="Trebuchet MS"/>
            <w:noProof/>
          </w:rPr>
          <w:t>By your carrying</w:t>
        </w:r>
      </w:ins>
      <w:r w:rsidRPr="00C440E3">
        <w:rPr>
          <w:rFonts w:ascii="Trebuchet MS" w:hAnsi="Trebuchet MS"/>
          <w:noProof/>
        </w:rPr>
        <w:t xml:space="preserve"> out my statutes and </w:t>
      </w:r>
      <w:del w:id="159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should keep</w:delText>
        </w:r>
      </w:del>
      <w:ins w:id="160" w:author="Author">
        <w:r w:rsidRPr="00C440E3">
          <w:rPr>
            <w:rFonts w:ascii="Trebuchet MS" w:hAnsi="Trebuchet MS"/>
            <w:noProof/>
          </w:rPr>
          <w:t>keeping</w:t>
        </w:r>
      </w:ins>
      <w:r w:rsidRPr="00C440E3">
        <w:rPr>
          <w:rFonts w:ascii="Trebuchet MS" w:hAnsi="Trebuchet MS"/>
          <w:noProof/>
        </w:rPr>
        <w:t xml:space="preserve"> my judicial decisions</w:t>
      </w:r>
      <w:del w:id="161" w:author="Author">
        <w:r w:rsidRPr="00C440E3">
          <w:rPr>
            <w:rFonts w:ascii="Trebuchet MS" w:hAnsi="Trebuchet MS"/>
            <w:noProof/>
          </w:rPr>
          <w:delText xml:space="preserve"> and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 carry them out. Then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62" w:author="Author">
        <w:r w:rsidRPr="00C440E3">
          <w:rPr>
            <w:rFonts w:ascii="Trebuchet MS" w:hAnsi="Trebuchet MS"/>
            <w:noProof/>
          </w:rPr>
          <w:t>, you</w:t>
        </w:r>
      </w:ins>
      <w:r w:rsidRPr="00C440E3">
        <w:rPr>
          <w:rFonts w:ascii="Trebuchet MS" w:hAnsi="Trebuchet MS"/>
          <w:noProof/>
        </w:rPr>
        <w:t xml:space="preserve"> will </w:t>
      </w:r>
      <w:del w:id="163" w:author="Author">
        <w:r w:rsidRPr="00C440E3">
          <w:rPr>
            <w:rFonts w:ascii="Trebuchet MS" w:hAnsi="Trebuchet MS"/>
            <w:noProof/>
          </w:rPr>
          <w:delText xml:space="preserve">certainly </w:delText>
        </w:r>
      </w:del>
      <w:r w:rsidRPr="00C440E3">
        <w:rPr>
          <w:rFonts w:ascii="Trebuchet MS" w:hAnsi="Trebuchet MS"/>
          <w:noProof/>
        </w:rPr>
        <w:t xml:space="preserve">dwell </w:t>
      </w:r>
      <w:del w:id="164" w:author="Author">
        <w:r w:rsidRPr="00C440E3">
          <w:rPr>
            <w:rFonts w:ascii="Trebuchet MS" w:hAnsi="Trebuchet MS"/>
            <w:noProof/>
          </w:rPr>
          <w:delText xml:space="preserve">on the land </w:delText>
        </w:r>
      </w:del>
      <w:r w:rsidRPr="00C440E3">
        <w:rPr>
          <w:rFonts w:ascii="Trebuchet MS" w:hAnsi="Trebuchet MS"/>
          <w:noProof/>
        </w:rPr>
        <w:t>in security</w:t>
      </w:r>
      <w:ins w:id="165" w:author="Author">
        <w:r w:rsidRPr="00C440E3">
          <w:rPr>
            <w:rFonts w:ascii="Trebuchet MS" w:hAnsi="Trebuchet MS"/>
            <w:noProof/>
          </w:rPr>
          <w:t xml:space="preserve"> in the land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25:19 </w:t>
      </w:r>
      <w:del w:id="166" w:author="Author">
        <w:r w:rsidRPr="00C440E3">
          <w:rPr>
            <w:rFonts w:ascii="Trebuchet MS" w:hAnsi="Trebuchet MS"/>
            <w:noProof/>
          </w:rPr>
          <w:delText>And the</w:delText>
        </w:r>
      </w:del>
      <w:ins w:id="167" w:author="Author">
        <w:r w:rsidRPr="00C440E3">
          <w:rPr>
            <w:rFonts w:ascii="Trebuchet MS" w:hAnsi="Trebuchet MS"/>
            <w:noProof/>
          </w:rPr>
          <w:t>The</w:t>
        </w:r>
      </w:ins>
      <w:r w:rsidRPr="00C440E3">
        <w:rPr>
          <w:rFonts w:ascii="Trebuchet MS" w:hAnsi="Trebuchet MS"/>
          <w:noProof/>
        </w:rPr>
        <w:t xml:space="preserve"> land will </w:t>
      </w:r>
      <w:del w:id="168" w:author="Author">
        <w:r w:rsidRPr="00C440E3">
          <w:rPr>
            <w:rFonts w:ascii="Trebuchet MS" w:hAnsi="Trebuchet MS"/>
            <w:noProof/>
          </w:rPr>
          <w:delText xml:space="preserve">indeed </w:delText>
        </w:r>
      </w:del>
      <w:r w:rsidRPr="00C440E3">
        <w:rPr>
          <w:rFonts w:ascii="Trebuchet MS" w:hAnsi="Trebuchet MS"/>
          <w:noProof/>
        </w:rPr>
        <w:t xml:space="preserve">give its fruitage, and </w:t>
      </w:r>
      <w:del w:id="169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70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will </w:t>
      </w:r>
      <w:del w:id="171" w:author="Author">
        <w:r w:rsidRPr="00C440E3">
          <w:rPr>
            <w:rFonts w:ascii="Trebuchet MS" w:hAnsi="Trebuchet MS"/>
            <w:noProof/>
          </w:rPr>
          <w:delText xml:space="preserve">certainly </w:delText>
        </w:r>
      </w:del>
      <w:r w:rsidRPr="00C440E3">
        <w:rPr>
          <w:rFonts w:ascii="Trebuchet MS" w:hAnsi="Trebuchet MS"/>
          <w:noProof/>
        </w:rPr>
        <w:t xml:space="preserve">eat to satisfaction and dwell </w:t>
      </w:r>
      <w:ins w:id="172" w:author="Author">
        <w:r w:rsidRPr="00C440E3">
          <w:rPr>
            <w:rFonts w:ascii="Trebuchet MS" w:hAnsi="Trebuchet MS"/>
            <w:noProof/>
          </w:rPr>
          <w:t xml:space="preserve">there </w:t>
        </w:r>
      </w:ins>
      <w:r w:rsidRPr="00C440E3">
        <w:rPr>
          <w:rFonts w:ascii="Trebuchet MS" w:hAnsi="Trebuchet MS"/>
          <w:noProof/>
        </w:rPr>
        <w:t>in security</w:t>
      </w:r>
      <w:del w:id="173" w:author="Author">
        <w:r w:rsidRPr="00C440E3">
          <w:rPr>
            <w:rFonts w:ascii="Trebuchet MS" w:hAnsi="Trebuchet MS"/>
            <w:noProof/>
          </w:rPr>
          <w:delText xml:space="preserve"> on it</w:delText>
        </w:r>
      </w:del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25:20 </w:t>
      </w:r>
      <w:r w:rsidRPr="00C440E3">
        <w:rPr>
          <w:rFonts w:ascii="Trebuchet MS" w:hAnsi="Trebuchet MS"/>
          <w:noProof/>
        </w:rPr>
        <w:t xml:space="preserve">“‘But </w:t>
      </w:r>
      <w:del w:id="174" w:author="Author">
        <w:r w:rsidRPr="00C440E3">
          <w:rPr>
            <w:rFonts w:ascii="Trebuchet MS" w:hAnsi="Trebuchet MS"/>
            <w:noProof/>
          </w:rPr>
          <w:delText xml:space="preserve">in case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75" w:author="Author">
        <w:r w:rsidRPr="00C440E3">
          <w:rPr>
            <w:rFonts w:ascii="Trebuchet MS" w:hAnsi="Trebuchet MS"/>
            <w:noProof/>
          </w:rPr>
          <w:t>if you</w:t>
        </w:r>
      </w:ins>
      <w:r w:rsidRPr="00C440E3">
        <w:rPr>
          <w:rFonts w:ascii="Trebuchet MS" w:hAnsi="Trebuchet MS"/>
          <w:noProof/>
        </w:rPr>
        <w:t xml:space="preserve"> should say: “What </w:t>
      </w:r>
      <w:del w:id="176" w:author="Author">
        <w:r w:rsidRPr="00C440E3">
          <w:rPr>
            <w:rFonts w:ascii="Trebuchet MS" w:hAnsi="Trebuchet MS"/>
            <w:noProof/>
          </w:rPr>
          <w:delText>are</w:delText>
        </w:r>
      </w:del>
      <w:ins w:id="177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we </w:t>
      </w:r>
      <w:del w:id="178" w:author="Author">
        <w:r w:rsidRPr="00C440E3">
          <w:rPr>
            <w:rFonts w:ascii="Trebuchet MS" w:hAnsi="Trebuchet MS"/>
            <w:noProof/>
          </w:rPr>
          <w:delText xml:space="preserve">going to </w:delText>
        </w:r>
      </w:del>
      <w:r w:rsidRPr="00C440E3">
        <w:rPr>
          <w:rFonts w:ascii="Trebuchet MS" w:hAnsi="Trebuchet MS"/>
          <w:noProof/>
        </w:rPr>
        <w:t xml:space="preserve">eat in the seventh year </w:t>
      </w:r>
      <w:del w:id="179" w:author="Author">
        <w:r w:rsidRPr="00C440E3">
          <w:rPr>
            <w:rFonts w:ascii="Trebuchet MS" w:hAnsi="Trebuchet MS"/>
            <w:noProof/>
          </w:rPr>
          <w:delText>seeing that</w:delText>
        </w:r>
      </w:del>
      <w:ins w:id="180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we may not sow seed or gather our crops?” </w:t>
      </w:r>
      <w:r w:rsidRPr="00C440E3">
        <w:rPr>
          <w:rFonts w:ascii="Trebuchet MS" w:hAnsi="Trebuchet MS"/>
          <w:b/>
          <w:noProof/>
        </w:rPr>
        <w:t xml:space="preserve">25:21 </w:t>
      </w:r>
      <w:del w:id="181" w:author="Author">
        <w:r w:rsidRPr="00C440E3">
          <w:rPr>
            <w:rFonts w:ascii="Trebuchet MS" w:hAnsi="Trebuchet MS"/>
            <w:noProof/>
          </w:rPr>
          <w:delText xml:space="preserve">in that case </w:delText>
        </w:r>
      </w:del>
      <w:r w:rsidRPr="00C440E3">
        <w:rPr>
          <w:rFonts w:ascii="Trebuchet MS" w:hAnsi="Trebuchet MS"/>
          <w:noProof/>
        </w:rPr>
        <w:t xml:space="preserve">I </w:t>
      </w:r>
      <w:del w:id="182" w:author="Author">
        <w:r w:rsidRPr="00C440E3">
          <w:rPr>
            <w:rFonts w:ascii="Trebuchet MS" w:hAnsi="Trebuchet MS"/>
            <w:noProof/>
          </w:rPr>
          <w:delText>shall certainly</w:delText>
        </w:r>
      </w:del>
      <w:ins w:id="183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command my blessing for </w:t>
      </w:r>
      <w:del w:id="184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85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in the sixth year, and </w:t>
      </w:r>
      <w:del w:id="186" w:author="Author">
        <w:r w:rsidRPr="00C440E3">
          <w:rPr>
            <w:rFonts w:ascii="Trebuchet MS" w:hAnsi="Trebuchet MS"/>
            <w:noProof/>
          </w:rPr>
          <w:delText>it must</w:delText>
        </w:r>
      </w:del>
      <w:ins w:id="187" w:author="Author">
        <w:r w:rsidRPr="00C440E3">
          <w:rPr>
            <w:rFonts w:ascii="Trebuchet MS" w:hAnsi="Trebuchet MS"/>
            <w:noProof/>
          </w:rPr>
          <w:t>the land will</w:t>
        </w:r>
      </w:ins>
      <w:r w:rsidRPr="00C440E3">
        <w:rPr>
          <w:rFonts w:ascii="Trebuchet MS" w:hAnsi="Trebuchet MS"/>
          <w:noProof/>
        </w:rPr>
        <w:t xml:space="preserve"> yield </w:t>
      </w:r>
      <w:del w:id="188" w:author="Author">
        <w:r w:rsidRPr="00C440E3">
          <w:rPr>
            <w:rFonts w:ascii="Trebuchet MS" w:hAnsi="Trebuchet MS"/>
            <w:noProof/>
          </w:rPr>
          <w:delText>its</w:delText>
        </w:r>
      </w:del>
      <w:ins w:id="189" w:author="Author">
        <w:r w:rsidRPr="00C440E3">
          <w:rPr>
            <w:rFonts w:ascii="Trebuchet MS" w:hAnsi="Trebuchet MS"/>
            <w:noProof/>
          </w:rPr>
          <w:t>a</w:t>
        </w:r>
      </w:ins>
      <w:r w:rsidRPr="00C440E3">
        <w:rPr>
          <w:rFonts w:ascii="Trebuchet MS" w:hAnsi="Trebuchet MS"/>
          <w:noProof/>
        </w:rPr>
        <w:t xml:space="preserve"> crop </w:t>
      </w:r>
      <w:ins w:id="190" w:author="Author">
        <w:r w:rsidRPr="00C440E3">
          <w:rPr>
            <w:rFonts w:ascii="Trebuchet MS" w:hAnsi="Trebuchet MS"/>
            <w:noProof/>
          </w:rPr>
          <w:t xml:space="preserve">sufficient </w:t>
        </w:r>
      </w:ins>
      <w:r w:rsidRPr="00C440E3">
        <w:rPr>
          <w:rFonts w:ascii="Trebuchet MS" w:hAnsi="Trebuchet MS"/>
          <w:noProof/>
        </w:rPr>
        <w:t xml:space="preserve">for three years. </w:t>
      </w:r>
      <w:r w:rsidRPr="00C440E3">
        <w:rPr>
          <w:rFonts w:ascii="Trebuchet MS" w:hAnsi="Trebuchet MS"/>
          <w:b/>
          <w:noProof/>
        </w:rPr>
        <w:t xml:space="preserve">25:22 </w:t>
      </w:r>
      <w:del w:id="191" w:author="Author">
        <w:r w:rsidRPr="00C440E3">
          <w:rPr>
            <w:rFonts w:ascii="Trebuchet MS" w:hAnsi="Trebuchet MS"/>
            <w:noProof/>
          </w:rPr>
          <w:delText xml:space="preserve">And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 </w:delText>
        </w:r>
      </w:del>
      <w:ins w:id="192" w:author="Author">
        <w:r w:rsidRPr="00C440E3">
          <w:rPr>
            <w:rFonts w:ascii="Trebuchet MS" w:hAnsi="Trebuchet MS"/>
            <w:noProof/>
          </w:rPr>
          <w:t xml:space="preserve">Then you will </w:t>
        </w:r>
      </w:ins>
      <w:r w:rsidRPr="00C440E3">
        <w:rPr>
          <w:rFonts w:ascii="Trebuchet MS" w:hAnsi="Trebuchet MS"/>
          <w:noProof/>
        </w:rPr>
        <w:t xml:space="preserve">sow seed </w:t>
      </w:r>
      <w:ins w:id="193" w:author="Author">
        <w:r w:rsidRPr="00C440E3">
          <w:rPr>
            <w:rFonts w:ascii="Trebuchet MS" w:hAnsi="Trebuchet MS"/>
            <w:noProof/>
          </w:rPr>
          <w:t xml:space="preserve">in </w:t>
        </w:r>
      </w:ins>
      <w:r w:rsidRPr="00C440E3">
        <w:rPr>
          <w:rFonts w:ascii="Trebuchet MS" w:hAnsi="Trebuchet MS"/>
          <w:noProof/>
        </w:rPr>
        <w:t xml:space="preserve">the eighth year and </w:t>
      </w:r>
      <w:del w:id="194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 </w:delText>
        </w:r>
      </w:del>
      <w:r w:rsidRPr="00C440E3">
        <w:rPr>
          <w:rFonts w:ascii="Trebuchet MS" w:hAnsi="Trebuchet MS"/>
          <w:noProof/>
        </w:rPr>
        <w:t xml:space="preserve">eat from the old crop until the ninth year. Until </w:t>
      </w:r>
      <w:del w:id="195" w:author="Author">
        <w:r w:rsidRPr="00C440E3">
          <w:rPr>
            <w:rFonts w:ascii="Trebuchet MS" w:hAnsi="Trebuchet MS"/>
            <w:noProof/>
          </w:rPr>
          <w:delText xml:space="preserve">the coming of </w:delText>
        </w:r>
      </w:del>
      <w:r w:rsidRPr="00C440E3">
        <w:rPr>
          <w:rFonts w:ascii="Trebuchet MS" w:hAnsi="Trebuchet MS"/>
          <w:noProof/>
        </w:rPr>
        <w:t xml:space="preserve">its crop </w:t>
      </w:r>
      <w:del w:id="196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197" w:author="Author">
        <w:r w:rsidRPr="00C440E3">
          <w:rPr>
            <w:rFonts w:ascii="Trebuchet MS" w:hAnsi="Trebuchet MS"/>
            <w:noProof/>
          </w:rPr>
          <w:t>arrives, you</w:t>
        </w:r>
      </w:ins>
      <w:r w:rsidRPr="00C440E3">
        <w:rPr>
          <w:rFonts w:ascii="Trebuchet MS" w:hAnsi="Trebuchet MS"/>
          <w:noProof/>
        </w:rPr>
        <w:t xml:space="preserve"> will eat </w:t>
      </w:r>
      <w:ins w:id="198" w:author="Author">
        <w:r w:rsidRPr="00C440E3">
          <w:rPr>
            <w:rFonts w:ascii="Trebuchet MS" w:hAnsi="Trebuchet MS"/>
            <w:noProof/>
          </w:rPr>
          <w:t xml:space="preserve">from </w:t>
        </w:r>
      </w:ins>
      <w:r w:rsidRPr="00C440E3">
        <w:rPr>
          <w:rFonts w:ascii="Trebuchet MS" w:hAnsi="Trebuchet MS"/>
          <w:noProof/>
        </w:rPr>
        <w:t>the old.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25:23 </w:t>
      </w:r>
      <w:r w:rsidRPr="00C440E3">
        <w:rPr>
          <w:rFonts w:ascii="Trebuchet MS" w:hAnsi="Trebuchet MS"/>
          <w:noProof/>
        </w:rPr>
        <w:t>“‘</w:t>
      </w:r>
      <w:del w:id="199" w:author="Author">
        <w:r w:rsidRPr="00C440E3">
          <w:rPr>
            <w:rFonts w:ascii="Trebuchet MS" w:hAnsi="Trebuchet MS"/>
            <w:noProof/>
          </w:rPr>
          <w:delText>So the</w:delText>
        </w:r>
      </w:del>
      <w:ins w:id="200" w:author="Author">
        <w:r w:rsidRPr="00C440E3">
          <w:rPr>
            <w:rFonts w:ascii="Trebuchet MS" w:hAnsi="Trebuchet MS"/>
            <w:noProof/>
          </w:rPr>
          <w:t>The</w:t>
        </w:r>
      </w:ins>
      <w:r w:rsidRPr="00C440E3">
        <w:rPr>
          <w:rFonts w:ascii="Trebuchet MS" w:hAnsi="Trebuchet MS"/>
          <w:noProof/>
        </w:rPr>
        <w:t xml:space="preserve"> land should not be sold </w:t>
      </w:r>
      <w:del w:id="201" w:author="Author">
        <w:r w:rsidRPr="00C440E3">
          <w:rPr>
            <w:rFonts w:ascii="Trebuchet MS" w:hAnsi="Trebuchet MS"/>
            <w:noProof/>
          </w:rPr>
          <w:delText>in perpetuity</w:delText>
        </w:r>
      </w:del>
      <w:ins w:id="202" w:author="Author">
        <w:r w:rsidRPr="00C440E3">
          <w:rPr>
            <w:rFonts w:ascii="Trebuchet MS" w:hAnsi="Trebuchet MS"/>
            <w:noProof/>
          </w:rPr>
          <w:t>on a permanent basis</w:t>
        </w:r>
      </w:ins>
      <w:r w:rsidRPr="00C440E3">
        <w:rPr>
          <w:rFonts w:ascii="Trebuchet MS" w:hAnsi="Trebuchet MS"/>
          <w:noProof/>
        </w:rPr>
        <w:t xml:space="preserve">, because the land is mine. For </w:t>
      </w:r>
      <w:del w:id="203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204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are </w:t>
      </w:r>
      <w:del w:id="205" w:author="Author">
        <w:r w:rsidRPr="00C440E3">
          <w:rPr>
            <w:rFonts w:ascii="Trebuchet MS" w:hAnsi="Trebuchet MS"/>
            <w:noProof/>
          </w:rPr>
          <w:delText>alien</w:delText>
        </w:r>
      </w:del>
      <w:ins w:id="206" w:author="Author">
        <w:r w:rsidRPr="00C440E3">
          <w:rPr>
            <w:rFonts w:ascii="Trebuchet MS" w:hAnsi="Trebuchet MS"/>
            <w:noProof/>
          </w:rPr>
          <w:t>foreign</w:t>
        </w:r>
      </w:ins>
      <w:r w:rsidRPr="00C440E3">
        <w:rPr>
          <w:rFonts w:ascii="Trebuchet MS" w:hAnsi="Trebuchet MS"/>
          <w:noProof/>
        </w:rPr>
        <w:t xml:space="preserve"> residents and settlers from my standpoint. </w:t>
      </w:r>
      <w:r w:rsidRPr="00C440E3">
        <w:rPr>
          <w:rFonts w:ascii="Trebuchet MS" w:hAnsi="Trebuchet MS"/>
          <w:b/>
          <w:noProof/>
        </w:rPr>
        <w:t xml:space="preserve">25:24 </w:t>
      </w:r>
      <w:del w:id="207" w:author="Author">
        <w:r w:rsidRPr="00C440E3">
          <w:rPr>
            <w:rFonts w:ascii="Trebuchet MS" w:hAnsi="Trebuchet MS"/>
            <w:noProof/>
          </w:rPr>
          <w:delText>And in all</w:delText>
        </w:r>
      </w:del>
      <w:ins w:id="208" w:author="Author">
        <w:r w:rsidRPr="00C440E3">
          <w:rPr>
            <w:rFonts w:ascii="Trebuchet MS" w:hAnsi="Trebuchet MS"/>
            <w:noProof/>
          </w:rPr>
          <w:t>Throughout</w:t>
        </w:r>
      </w:ins>
      <w:r w:rsidRPr="00C440E3">
        <w:rPr>
          <w:rFonts w:ascii="Trebuchet MS" w:hAnsi="Trebuchet MS"/>
          <w:noProof/>
        </w:rPr>
        <w:t xml:space="preserve"> the land of </w:t>
      </w:r>
      <w:del w:id="209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210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possession</w:t>
      </w:r>
      <w:del w:id="211" w:author="Author">
        <w:r w:rsidRPr="00C440E3">
          <w:rPr>
            <w:rFonts w:ascii="Trebuchet MS" w:hAnsi="Trebuchet MS"/>
            <w:noProof/>
          </w:rPr>
          <w:delText xml:space="preserve">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212" w:author="Author">
        <w:r w:rsidRPr="00C440E3">
          <w:rPr>
            <w:rFonts w:ascii="Trebuchet MS" w:hAnsi="Trebuchet MS"/>
            <w:noProof/>
          </w:rPr>
          <w:t>, you</w:t>
        </w:r>
      </w:ins>
      <w:r w:rsidRPr="00C440E3">
        <w:rPr>
          <w:rFonts w:ascii="Trebuchet MS" w:hAnsi="Trebuchet MS"/>
          <w:noProof/>
        </w:rPr>
        <w:t xml:space="preserve"> should grant </w:t>
      </w:r>
      <w:del w:id="213" w:author="Author">
        <w:r w:rsidRPr="00C440E3">
          <w:rPr>
            <w:rFonts w:ascii="Trebuchet MS" w:hAnsi="Trebuchet MS"/>
            <w:noProof/>
          </w:rPr>
          <w:delText xml:space="preserve">to the land </w:delText>
        </w:r>
      </w:del>
      <w:r w:rsidRPr="00C440E3">
        <w:rPr>
          <w:rFonts w:ascii="Trebuchet MS" w:hAnsi="Trebuchet MS"/>
          <w:noProof/>
        </w:rPr>
        <w:t>the right of buying back</w:t>
      </w:r>
      <w:ins w:id="214" w:author="Author">
        <w:r w:rsidRPr="00C440E3">
          <w:rPr>
            <w:rFonts w:ascii="Trebuchet MS" w:hAnsi="Trebuchet MS"/>
            <w:noProof/>
          </w:rPr>
          <w:t xml:space="preserve"> the land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25:25 </w:t>
      </w:r>
      <w:r w:rsidRPr="00C440E3">
        <w:rPr>
          <w:rFonts w:ascii="Trebuchet MS" w:hAnsi="Trebuchet MS"/>
          <w:noProof/>
        </w:rPr>
        <w:t>“‘</w:t>
      </w:r>
      <w:del w:id="215" w:author="Author">
        <w:r w:rsidRPr="00C440E3">
          <w:rPr>
            <w:rFonts w:ascii="Trebuchet MS" w:hAnsi="Trebuchet MS"/>
            <w:noProof/>
          </w:rPr>
          <w:delText>In case</w:delText>
        </w:r>
      </w:del>
      <w:ins w:id="216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your brother </w:t>
      </w:r>
      <w:del w:id="217" w:author="Author">
        <w:r w:rsidRPr="00C440E3">
          <w:rPr>
            <w:rFonts w:ascii="Trebuchet MS" w:hAnsi="Trebuchet MS"/>
            <w:noProof/>
          </w:rPr>
          <w:delText>grows</w:delText>
        </w:r>
      </w:del>
      <w:ins w:id="218" w:author="Author">
        <w:r w:rsidRPr="00C440E3">
          <w:rPr>
            <w:rFonts w:ascii="Trebuchet MS" w:hAnsi="Trebuchet MS"/>
            <w:noProof/>
          </w:rPr>
          <w:t>becomes</w:t>
        </w:r>
      </w:ins>
      <w:r w:rsidRPr="00C440E3">
        <w:rPr>
          <w:rFonts w:ascii="Trebuchet MS" w:hAnsi="Trebuchet MS"/>
          <w:noProof/>
        </w:rPr>
        <w:t xml:space="preserve"> poor and has to sell some of his </w:t>
      </w:r>
      <w:del w:id="219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220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 xml:space="preserve">, a repurchaser </w:t>
      </w:r>
      <w:ins w:id="221" w:author="Author">
        <w:r w:rsidRPr="00C440E3">
          <w:rPr>
            <w:rFonts w:ascii="Trebuchet MS" w:hAnsi="Trebuchet MS"/>
            <w:noProof/>
          </w:rPr>
          <w:t xml:space="preserve">who is </w:t>
        </w:r>
      </w:ins>
      <w:r w:rsidRPr="00C440E3">
        <w:rPr>
          <w:rFonts w:ascii="Trebuchet MS" w:hAnsi="Trebuchet MS"/>
          <w:noProof/>
        </w:rPr>
        <w:t xml:space="preserve">closely related to him must </w:t>
      </w:r>
      <w:del w:id="222" w:author="Author">
        <w:r w:rsidRPr="00C440E3">
          <w:rPr>
            <w:rFonts w:ascii="Trebuchet MS" w:hAnsi="Trebuchet MS"/>
            <w:noProof/>
          </w:rPr>
          <w:delText xml:space="preserve">also </w:delText>
        </w:r>
      </w:del>
      <w:r w:rsidRPr="00C440E3">
        <w:rPr>
          <w:rFonts w:ascii="Trebuchet MS" w:hAnsi="Trebuchet MS"/>
          <w:noProof/>
        </w:rPr>
        <w:t xml:space="preserve">come and buy back what his brother sold. </w:t>
      </w:r>
      <w:r w:rsidRPr="00C440E3">
        <w:rPr>
          <w:rFonts w:ascii="Trebuchet MS" w:hAnsi="Trebuchet MS"/>
          <w:b/>
          <w:noProof/>
        </w:rPr>
        <w:t xml:space="preserve">25:26 </w:t>
      </w:r>
      <w:del w:id="223" w:author="Author">
        <w:r w:rsidRPr="00C440E3">
          <w:rPr>
            <w:rFonts w:ascii="Trebuchet MS" w:hAnsi="Trebuchet MS"/>
            <w:noProof/>
          </w:rPr>
          <w:delText>And in case</w:delText>
        </w:r>
      </w:del>
      <w:ins w:id="224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anyone </w:t>
      </w:r>
      <w:del w:id="225" w:author="Author">
        <w:r w:rsidRPr="00C440E3">
          <w:rPr>
            <w:rFonts w:ascii="Trebuchet MS" w:hAnsi="Trebuchet MS"/>
            <w:noProof/>
          </w:rPr>
          <w:delText>proves to have</w:delText>
        </w:r>
      </w:del>
      <w:ins w:id="226" w:author="Author">
        <w:r w:rsidRPr="00C440E3">
          <w:rPr>
            <w:rFonts w:ascii="Trebuchet MS" w:hAnsi="Trebuchet MS"/>
            <w:noProof/>
          </w:rPr>
          <w:t>has</w:t>
        </w:r>
      </w:ins>
      <w:r w:rsidRPr="00C440E3">
        <w:rPr>
          <w:rFonts w:ascii="Trebuchet MS" w:hAnsi="Trebuchet MS"/>
          <w:noProof/>
        </w:rPr>
        <w:t xml:space="preserve"> no repurchaser </w:t>
      </w:r>
      <w:ins w:id="227" w:author="Author">
        <w:r w:rsidRPr="00C440E3">
          <w:rPr>
            <w:rFonts w:ascii="Trebuchet MS" w:hAnsi="Trebuchet MS"/>
            <w:noProof/>
          </w:rPr>
          <w:t xml:space="preserve">but he becomes prosperous </w:t>
        </w:r>
      </w:ins>
      <w:r w:rsidRPr="00C440E3">
        <w:rPr>
          <w:rFonts w:ascii="Trebuchet MS" w:hAnsi="Trebuchet MS"/>
          <w:noProof/>
        </w:rPr>
        <w:t xml:space="preserve">and </w:t>
      </w:r>
      <w:del w:id="228" w:author="Author">
        <w:r w:rsidRPr="00C440E3">
          <w:rPr>
            <w:rFonts w:ascii="Trebuchet MS" w:hAnsi="Trebuchet MS"/>
            <w:noProof/>
          </w:rPr>
          <w:delText xml:space="preserve">his own hand does make gain and he does find enough for its </w:delText>
        </w:r>
      </w:del>
      <w:ins w:id="229" w:author="Author">
        <w:r w:rsidRPr="00C440E3">
          <w:rPr>
            <w:rFonts w:ascii="Trebuchet MS" w:hAnsi="Trebuchet MS"/>
            <w:noProof/>
          </w:rPr>
          <w:t xml:space="preserve">finds the means to </w:t>
        </w:r>
      </w:ins>
      <w:r w:rsidRPr="00C440E3">
        <w:rPr>
          <w:rFonts w:ascii="Trebuchet MS" w:hAnsi="Trebuchet MS"/>
          <w:noProof/>
        </w:rPr>
        <w:t>repurchase</w:t>
      </w:r>
      <w:ins w:id="230" w:author="Author">
        <w:r w:rsidRPr="00C440E3">
          <w:rPr>
            <w:rFonts w:ascii="Trebuchet MS" w:hAnsi="Trebuchet MS"/>
            <w:noProof/>
          </w:rPr>
          <w:t xml:space="preserve"> it</w:t>
        </w:r>
      </w:ins>
      <w:r w:rsidRPr="00C440E3">
        <w:rPr>
          <w:rFonts w:ascii="Trebuchet MS" w:hAnsi="Trebuchet MS"/>
          <w:noProof/>
        </w:rPr>
        <w:t xml:space="preserve">, </w:t>
      </w:r>
      <w:r w:rsidRPr="00C440E3">
        <w:rPr>
          <w:rFonts w:ascii="Trebuchet MS" w:hAnsi="Trebuchet MS"/>
          <w:b/>
          <w:noProof/>
        </w:rPr>
        <w:t xml:space="preserve">25:27 </w:t>
      </w:r>
      <w:r w:rsidRPr="00C440E3">
        <w:rPr>
          <w:rFonts w:ascii="Trebuchet MS" w:hAnsi="Trebuchet MS"/>
          <w:noProof/>
        </w:rPr>
        <w:t xml:space="preserve">he </w:t>
      </w:r>
      <w:del w:id="231" w:author="Author">
        <w:r w:rsidRPr="00C440E3">
          <w:rPr>
            <w:rFonts w:ascii="Trebuchet MS" w:hAnsi="Trebuchet MS"/>
            <w:noProof/>
          </w:rPr>
          <w:delText>must also</w:delText>
        </w:r>
      </w:del>
      <w:ins w:id="232" w:author="Author">
        <w:r w:rsidRPr="00C440E3">
          <w:rPr>
            <w:rFonts w:ascii="Trebuchet MS" w:hAnsi="Trebuchet MS"/>
            <w:noProof/>
          </w:rPr>
          <w:t>should</w:t>
        </w:r>
      </w:ins>
      <w:r w:rsidRPr="00C440E3">
        <w:rPr>
          <w:rFonts w:ascii="Trebuchet MS" w:hAnsi="Trebuchet MS"/>
          <w:noProof/>
        </w:rPr>
        <w:t xml:space="preserve"> calculate </w:t>
      </w:r>
      <w:ins w:id="233" w:author="Author">
        <w:r w:rsidRPr="00C440E3">
          <w:rPr>
            <w:rFonts w:ascii="Trebuchet MS" w:hAnsi="Trebuchet MS"/>
            <w:noProof/>
          </w:rPr>
          <w:t xml:space="preserve">its value for </w:t>
        </w:r>
      </w:ins>
      <w:r w:rsidRPr="00C440E3">
        <w:rPr>
          <w:rFonts w:ascii="Trebuchet MS" w:hAnsi="Trebuchet MS"/>
          <w:noProof/>
        </w:rPr>
        <w:t xml:space="preserve">the years </w:t>
      </w:r>
      <w:del w:id="234" w:author="Author">
        <w:r w:rsidRPr="00C440E3">
          <w:rPr>
            <w:rFonts w:ascii="Trebuchet MS" w:hAnsi="Trebuchet MS"/>
            <w:noProof/>
          </w:rPr>
          <w:delText>from when</w:delText>
        </w:r>
      </w:del>
      <w:ins w:id="235" w:author="Author">
        <w:r w:rsidRPr="00C440E3">
          <w:rPr>
            <w:rFonts w:ascii="Trebuchet MS" w:hAnsi="Trebuchet MS"/>
            <w:noProof/>
          </w:rPr>
          <w:t>since</w:t>
        </w:r>
      </w:ins>
      <w:r w:rsidRPr="00C440E3">
        <w:rPr>
          <w:rFonts w:ascii="Trebuchet MS" w:hAnsi="Trebuchet MS"/>
          <w:noProof/>
        </w:rPr>
        <w:t xml:space="preserve"> he sold it and </w:t>
      </w:r>
      <w:del w:id="236" w:author="Author">
        <w:r w:rsidRPr="00C440E3">
          <w:rPr>
            <w:rFonts w:ascii="Trebuchet MS" w:hAnsi="Trebuchet MS"/>
            <w:noProof/>
          </w:rPr>
          <w:delText>he must return what money remains over</w:delText>
        </w:r>
      </w:del>
      <w:ins w:id="237" w:author="Author">
        <w:r w:rsidRPr="00C440E3">
          <w:rPr>
            <w:rFonts w:ascii="Trebuchet MS" w:hAnsi="Trebuchet MS"/>
            <w:noProof/>
          </w:rPr>
          <w:t>refund the difference</w:t>
        </w:r>
      </w:ins>
      <w:r w:rsidRPr="00C440E3">
        <w:rPr>
          <w:rFonts w:ascii="Trebuchet MS" w:hAnsi="Trebuchet MS"/>
          <w:noProof/>
        </w:rPr>
        <w:t xml:space="preserve"> to the man </w:t>
      </w:r>
      <w:del w:id="238" w:author="Author">
        <w:r w:rsidRPr="00C440E3">
          <w:rPr>
            <w:rFonts w:ascii="Trebuchet MS" w:hAnsi="Trebuchet MS"/>
            <w:noProof/>
          </w:rPr>
          <w:delText xml:space="preserve">to </w:delText>
        </w:r>
      </w:del>
      <w:r w:rsidRPr="00C440E3">
        <w:rPr>
          <w:rFonts w:ascii="Trebuchet MS" w:hAnsi="Trebuchet MS"/>
          <w:noProof/>
        </w:rPr>
        <w:t xml:space="preserve">whom he </w:t>
      </w:r>
      <w:del w:id="239" w:author="Author">
        <w:r w:rsidRPr="00C440E3">
          <w:rPr>
            <w:rFonts w:ascii="Trebuchet MS" w:hAnsi="Trebuchet MS"/>
            <w:noProof/>
          </w:rPr>
          <w:delText>made the sale, and</w:delText>
        </w:r>
      </w:del>
      <w:ins w:id="240" w:author="Author">
        <w:r w:rsidRPr="00C440E3">
          <w:rPr>
            <w:rFonts w:ascii="Trebuchet MS" w:hAnsi="Trebuchet MS"/>
            <w:noProof/>
          </w:rPr>
          <w:t>sold it to. Then</w:t>
        </w:r>
      </w:ins>
      <w:r w:rsidRPr="00C440E3">
        <w:rPr>
          <w:rFonts w:ascii="Trebuchet MS" w:hAnsi="Trebuchet MS"/>
          <w:noProof/>
        </w:rPr>
        <w:t xml:space="preserve"> he </w:t>
      </w:r>
      <w:del w:id="241" w:author="Author">
        <w:r w:rsidRPr="00C440E3">
          <w:rPr>
            <w:rFonts w:ascii="Trebuchet MS" w:hAnsi="Trebuchet MS"/>
            <w:noProof/>
          </w:rPr>
          <w:delText>must</w:delText>
        </w:r>
      </w:del>
      <w:ins w:id="242" w:author="Author">
        <w:r w:rsidRPr="00C440E3">
          <w:rPr>
            <w:rFonts w:ascii="Trebuchet MS" w:hAnsi="Trebuchet MS"/>
            <w:noProof/>
          </w:rPr>
          <w:t>may</w:t>
        </w:r>
      </w:ins>
      <w:r w:rsidRPr="00C440E3">
        <w:rPr>
          <w:rFonts w:ascii="Trebuchet MS" w:hAnsi="Trebuchet MS"/>
          <w:noProof/>
        </w:rPr>
        <w:t xml:space="preserve"> return to his </w:t>
      </w:r>
      <w:del w:id="243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244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25:28 </w:t>
      </w:r>
      <w:r w:rsidRPr="00C440E3">
        <w:rPr>
          <w:rFonts w:ascii="Trebuchet MS" w:hAnsi="Trebuchet MS"/>
          <w:noProof/>
        </w:rPr>
        <w:t xml:space="preserve">“‘But if </w:t>
      </w:r>
      <w:del w:id="245" w:author="Author">
        <w:r w:rsidRPr="00C440E3">
          <w:rPr>
            <w:rFonts w:ascii="Trebuchet MS" w:hAnsi="Trebuchet MS"/>
            <w:noProof/>
          </w:rPr>
          <w:delText>his hand</w:delText>
        </w:r>
      </w:del>
      <w:ins w:id="246" w:author="Author">
        <w:r w:rsidRPr="00C440E3">
          <w:rPr>
            <w:rFonts w:ascii="Trebuchet MS" w:hAnsi="Trebuchet MS"/>
            <w:noProof/>
          </w:rPr>
          <w:t>he</w:t>
        </w:r>
      </w:ins>
      <w:r w:rsidRPr="00C440E3">
        <w:rPr>
          <w:rFonts w:ascii="Trebuchet MS" w:hAnsi="Trebuchet MS"/>
          <w:noProof/>
        </w:rPr>
        <w:t xml:space="preserve"> does not find </w:t>
      </w:r>
      <w:del w:id="247" w:author="Author">
        <w:r w:rsidRPr="00C440E3">
          <w:rPr>
            <w:rFonts w:ascii="Trebuchet MS" w:hAnsi="Trebuchet MS"/>
            <w:noProof/>
          </w:rPr>
          <w:delText>enough</w:delText>
        </w:r>
      </w:del>
      <w:ins w:id="248" w:author="Author">
        <w:r w:rsidRPr="00C440E3">
          <w:rPr>
            <w:rFonts w:ascii="Trebuchet MS" w:hAnsi="Trebuchet MS"/>
            <w:noProof/>
          </w:rPr>
          <w:t>the means</w:t>
        </w:r>
      </w:ins>
      <w:r w:rsidRPr="00C440E3">
        <w:rPr>
          <w:rFonts w:ascii="Trebuchet MS" w:hAnsi="Trebuchet MS"/>
          <w:noProof/>
        </w:rPr>
        <w:t xml:space="preserve"> to </w:t>
      </w:r>
      <w:del w:id="249" w:author="Author">
        <w:r w:rsidRPr="00C440E3">
          <w:rPr>
            <w:rFonts w:ascii="Trebuchet MS" w:hAnsi="Trebuchet MS"/>
            <w:noProof/>
          </w:rPr>
          <w:delText>give</w:delText>
        </w:r>
      </w:del>
      <w:ins w:id="250" w:author="Author">
        <w:r w:rsidRPr="00C440E3">
          <w:rPr>
            <w:rFonts w:ascii="Trebuchet MS" w:hAnsi="Trebuchet MS"/>
            <w:noProof/>
          </w:rPr>
          <w:t>get it</w:t>
        </w:r>
      </w:ins>
      <w:r w:rsidRPr="00C440E3">
        <w:rPr>
          <w:rFonts w:ascii="Trebuchet MS" w:hAnsi="Trebuchet MS"/>
          <w:noProof/>
        </w:rPr>
        <w:t xml:space="preserve"> back </w:t>
      </w:r>
      <w:del w:id="251" w:author="Author">
        <w:r w:rsidRPr="00C440E3">
          <w:rPr>
            <w:rFonts w:ascii="Trebuchet MS" w:hAnsi="Trebuchet MS"/>
            <w:noProof/>
          </w:rPr>
          <w:delText>to</w:delText>
        </w:r>
      </w:del>
      <w:ins w:id="252" w:author="Author">
        <w:r w:rsidRPr="00C440E3">
          <w:rPr>
            <w:rFonts w:ascii="Trebuchet MS" w:hAnsi="Trebuchet MS"/>
            <w:noProof/>
          </w:rPr>
          <w:t>from</w:t>
        </w:r>
      </w:ins>
      <w:r w:rsidRPr="00C440E3">
        <w:rPr>
          <w:rFonts w:ascii="Trebuchet MS" w:hAnsi="Trebuchet MS"/>
          <w:noProof/>
        </w:rPr>
        <w:t xml:space="preserve"> him, what he sold </w:t>
      </w:r>
      <w:del w:id="253" w:author="Author">
        <w:r w:rsidRPr="00C440E3">
          <w:rPr>
            <w:rFonts w:ascii="Trebuchet MS" w:hAnsi="Trebuchet MS"/>
            <w:noProof/>
          </w:rPr>
          <w:delText>must also continue in</w:delText>
        </w:r>
      </w:del>
      <w:ins w:id="254" w:author="Author">
        <w:r w:rsidRPr="00C440E3">
          <w:rPr>
            <w:rFonts w:ascii="Trebuchet MS" w:hAnsi="Trebuchet MS"/>
            <w:noProof/>
          </w:rPr>
          <w:t>will remain with</w:t>
        </w:r>
      </w:ins>
      <w:r w:rsidRPr="00C440E3">
        <w:rPr>
          <w:rFonts w:ascii="Trebuchet MS" w:hAnsi="Trebuchet MS"/>
          <w:noProof/>
        </w:rPr>
        <w:t xml:space="preserve"> the </w:t>
      </w:r>
      <w:del w:id="255" w:author="Author">
        <w:r w:rsidRPr="00C440E3">
          <w:rPr>
            <w:rFonts w:ascii="Trebuchet MS" w:hAnsi="Trebuchet MS"/>
            <w:noProof/>
          </w:rPr>
          <w:delText xml:space="preserve">hand of its </w:delText>
        </w:r>
      </w:del>
      <w:r w:rsidRPr="00C440E3">
        <w:rPr>
          <w:rFonts w:ascii="Trebuchet MS" w:hAnsi="Trebuchet MS"/>
          <w:noProof/>
        </w:rPr>
        <w:t xml:space="preserve">purchaser until the Jubilee year; and it </w:t>
      </w:r>
      <w:del w:id="256" w:author="Author">
        <w:r w:rsidRPr="00C440E3">
          <w:rPr>
            <w:rFonts w:ascii="Trebuchet MS" w:hAnsi="Trebuchet MS"/>
            <w:noProof/>
          </w:rPr>
          <w:delText>must go out</w:delText>
        </w:r>
      </w:del>
      <w:ins w:id="257" w:author="Author">
        <w:r w:rsidRPr="00C440E3">
          <w:rPr>
            <w:rFonts w:ascii="Trebuchet MS" w:hAnsi="Trebuchet MS"/>
            <w:noProof/>
          </w:rPr>
          <w:t>will revert to him</w:t>
        </w:r>
      </w:ins>
      <w:r w:rsidRPr="00C440E3">
        <w:rPr>
          <w:rFonts w:ascii="Trebuchet MS" w:hAnsi="Trebuchet MS"/>
          <w:noProof/>
        </w:rPr>
        <w:t xml:space="preserve"> in the Jubilee, and he </w:t>
      </w:r>
      <w:del w:id="258" w:author="Author">
        <w:r w:rsidRPr="00C440E3">
          <w:rPr>
            <w:rFonts w:ascii="Trebuchet MS" w:hAnsi="Trebuchet MS"/>
            <w:noProof/>
          </w:rPr>
          <w:delText>must</w:delText>
        </w:r>
      </w:del>
      <w:ins w:id="259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return to his </w:t>
      </w:r>
      <w:del w:id="260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261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25:29 </w:t>
      </w:r>
      <w:r w:rsidRPr="00C440E3">
        <w:rPr>
          <w:rFonts w:ascii="Trebuchet MS" w:hAnsi="Trebuchet MS"/>
          <w:noProof/>
        </w:rPr>
        <w:t xml:space="preserve">“‘Now </w:t>
      </w:r>
      <w:del w:id="262" w:author="Author">
        <w:r w:rsidRPr="00C440E3">
          <w:rPr>
            <w:rFonts w:ascii="Trebuchet MS" w:hAnsi="Trebuchet MS"/>
            <w:noProof/>
          </w:rPr>
          <w:delText>in case</w:delText>
        </w:r>
      </w:del>
      <w:ins w:id="263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a man should sell a </w:t>
      </w:r>
      <w:del w:id="264" w:author="Author">
        <w:r w:rsidRPr="00C440E3">
          <w:rPr>
            <w:rFonts w:ascii="Trebuchet MS" w:hAnsi="Trebuchet MS"/>
            <w:noProof/>
          </w:rPr>
          <w:delText>dwelling house</w:delText>
        </w:r>
      </w:del>
      <w:ins w:id="265" w:author="Author">
        <w:r w:rsidRPr="00C440E3">
          <w:rPr>
            <w:rFonts w:ascii="Trebuchet MS" w:hAnsi="Trebuchet MS"/>
            <w:noProof/>
          </w:rPr>
          <w:t>home</w:t>
        </w:r>
      </w:ins>
      <w:r w:rsidRPr="00C440E3">
        <w:rPr>
          <w:rFonts w:ascii="Trebuchet MS" w:hAnsi="Trebuchet MS"/>
          <w:noProof/>
        </w:rPr>
        <w:t xml:space="preserve"> in a walled city, his right of repurchase </w:t>
      </w:r>
      <w:del w:id="266" w:author="Author">
        <w:r w:rsidRPr="00C440E3">
          <w:rPr>
            <w:rFonts w:ascii="Trebuchet MS" w:hAnsi="Trebuchet MS"/>
            <w:noProof/>
          </w:rPr>
          <w:delText>must</w:delText>
        </w:r>
      </w:del>
      <w:ins w:id="267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also continue </w:t>
      </w:r>
      <w:del w:id="268" w:author="Author">
        <w:r w:rsidRPr="00C440E3">
          <w:rPr>
            <w:rFonts w:ascii="Trebuchet MS" w:hAnsi="Trebuchet MS"/>
            <w:noProof/>
          </w:rPr>
          <w:delText>till</w:delText>
        </w:r>
      </w:del>
      <w:ins w:id="269" w:author="Author">
        <w:r w:rsidRPr="00C440E3">
          <w:rPr>
            <w:rFonts w:ascii="Trebuchet MS" w:hAnsi="Trebuchet MS"/>
            <w:noProof/>
          </w:rPr>
          <w:t>until</w:t>
        </w:r>
      </w:ins>
      <w:r w:rsidRPr="00C440E3">
        <w:rPr>
          <w:rFonts w:ascii="Trebuchet MS" w:hAnsi="Trebuchet MS"/>
          <w:noProof/>
        </w:rPr>
        <w:t xml:space="preserve"> the </w:t>
      </w:r>
      <w:ins w:id="270" w:author="Author">
        <w:r w:rsidRPr="00C440E3">
          <w:rPr>
            <w:rFonts w:ascii="Trebuchet MS" w:hAnsi="Trebuchet MS"/>
            <w:noProof/>
          </w:rPr>
          <w:t xml:space="preserve">end of the </w:t>
        </w:r>
      </w:ins>
      <w:r w:rsidRPr="00C440E3">
        <w:rPr>
          <w:rFonts w:ascii="Trebuchet MS" w:hAnsi="Trebuchet MS"/>
          <w:noProof/>
        </w:rPr>
        <w:t xml:space="preserve">year from the time of his </w:t>
      </w:r>
      <w:ins w:id="271" w:author="Author">
        <w:r w:rsidRPr="00C440E3">
          <w:rPr>
            <w:rFonts w:ascii="Trebuchet MS" w:hAnsi="Trebuchet MS"/>
            <w:noProof/>
          </w:rPr>
          <w:t xml:space="preserve">completing the </w:t>
        </w:r>
      </w:ins>
      <w:r w:rsidRPr="00C440E3">
        <w:rPr>
          <w:rFonts w:ascii="Trebuchet MS" w:hAnsi="Trebuchet MS"/>
          <w:noProof/>
        </w:rPr>
        <w:t>sale</w:t>
      </w:r>
      <w:del w:id="272" w:author="Author">
        <w:r w:rsidRPr="00C440E3">
          <w:rPr>
            <w:rFonts w:ascii="Trebuchet MS" w:hAnsi="Trebuchet MS"/>
            <w:noProof/>
          </w:rPr>
          <w:delText xml:space="preserve"> finishes out</w:delText>
        </w:r>
      </w:del>
      <w:r w:rsidRPr="00C440E3">
        <w:rPr>
          <w:rFonts w:ascii="Trebuchet MS" w:hAnsi="Trebuchet MS"/>
          <w:noProof/>
        </w:rPr>
        <w:t xml:space="preserve">; his right of repurchase </w:t>
      </w:r>
      <w:del w:id="273" w:author="Author">
        <w:r w:rsidRPr="00C440E3">
          <w:rPr>
            <w:rFonts w:ascii="Trebuchet MS" w:hAnsi="Trebuchet MS"/>
            <w:noProof/>
          </w:rPr>
          <w:delText>should continue</w:delText>
        </w:r>
      </w:del>
      <w:ins w:id="274" w:author="Author">
        <w:r w:rsidRPr="00C440E3">
          <w:rPr>
            <w:rFonts w:ascii="Trebuchet MS" w:hAnsi="Trebuchet MS"/>
            <w:noProof/>
          </w:rPr>
          <w:t>will be valid</w:t>
        </w:r>
      </w:ins>
      <w:r w:rsidRPr="00C440E3">
        <w:rPr>
          <w:rFonts w:ascii="Trebuchet MS" w:hAnsi="Trebuchet MS"/>
          <w:noProof/>
        </w:rPr>
        <w:t xml:space="preserve"> a whole year. </w:t>
      </w:r>
      <w:r w:rsidRPr="00C440E3">
        <w:rPr>
          <w:rFonts w:ascii="Trebuchet MS" w:hAnsi="Trebuchet MS"/>
          <w:b/>
          <w:noProof/>
        </w:rPr>
        <w:t xml:space="preserve">25:30 </w:t>
      </w:r>
      <w:r w:rsidRPr="00C440E3">
        <w:rPr>
          <w:rFonts w:ascii="Trebuchet MS" w:hAnsi="Trebuchet MS"/>
          <w:noProof/>
        </w:rPr>
        <w:t xml:space="preserve">But if it </w:t>
      </w:r>
      <w:del w:id="275" w:author="Author">
        <w:r w:rsidRPr="00C440E3">
          <w:rPr>
            <w:rFonts w:ascii="Trebuchet MS" w:hAnsi="Trebuchet MS"/>
            <w:noProof/>
          </w:rPr>
          <w:delText>should</w:delText>
        </w:r>
      </w:del>
      <w:ins w:id="276" w:author="Author">
        <w:r w:rsidRPr="00C440E3">
          <w:rPr>
            <w:rFonts w:ascii="Trebuchet MS" w:hAnsi="Trebuchet MS"/>
            <w:noProof/>
          </w:rPr>
          <w:t>is</w:t>
        </w:r>
      </w:ins>
      <w:r w:rsidRPr="00C440E3">
        <w:rPr>
          <w:rFonts w:ascii="Trebuchet MS" w:hAnsi="Trebuchet MS"/>
          <w:noProof/>
        </w:rPr>
        <w:t xml:space="preserve"> not </w:t>
      </w:r>
      <w:del w:id="277" w:author="Author">
        <w:r w:rsidRPr="00C440E3">
          <w:rPr>
            <w:rFonts w:ascii="Trebuchet MS" w:hAnsi="Trebuchet MS"/>
            <w:noProof/>
          </w:rPr>
          <w:delText xml:space="preserve">be </w:delText>
        </w:r>
      </w:del>
      <w:r w:rsidRPr="00C440E3">
        <w:rPr>
          <w:rFonts w:ascii="Trebuchet MS" w:hAnsi="Trebuchet MS"/>
          <w:noProof/>
        </w:rPr>
        <w:t xml:space="preserve">bought back </w:t>
      </w:r>
      <w:del w:id="278" w:author="Author">
        <w:r w:rsidRPr="00C440E3">
          <w:rPr>
            <w:rFonts w:ascii="Trebuchet MS" w:hAnsi="Trebuchet MS"/>
            <w:noProof/>
          </w:rPr>
          <w:delText>before</w:delText>
        </w:r>
      </w:del>
      <w:ins w:id="279" w:author="Author">
        <w:r w:rsidRPr="00C440E3">
          <w:rPr>
            <w:rFonts w:ascii="Trebuchet MS" w:hAnsi="Trebuchet MS"/>
            <w:noProof/>
          </w:rPr>
          <w:t>by</w:t>
        </w:r>
      </w:ins>
      <w:r w:rsidRPr="00C440E3">
        <w:rPr>
          <w:rFonts w:ascii="Trebuchet MS" w:hAnsi="Trebuchet MS"/>
          <w:noProof/>
        </w:rPr>
        <w:t xml:space="preserve"> the </w:t>
      </w:r>
      <w:del w:id="280" w:author="Author">
        <w:r w:rsidRPr="00C440E3">
          <w:rPr>
            <w:rFonts w:ascii="Trebuchet MS" w:hAnsi="Trebuchet MS"/>
            <w:noProof/>
          </w:rPr>
          <w:delText>complete year has come to the</w:delText>
        </w:r>
      </w:del>
      <w:ins w:id="281" w:author="Author">
        <w:r w:rsidRPr="00C440E3">
          <w:rPr>
            <w:rFonts w:ascii="Trebuchet MS" w:hAnsi="Trebuchet MS"/>
            <w:noProof/>
          </w:rPr>
          <w:t>end of one</w:t>
        </w:r>
      </w:ins>
      <w:r w:rsidRPr="00C440E3">
        <w:rPr>
          <w:rFonts w:ascii="Trebuchet MS" w:hAnsi="Trebuchet MS"/>
          <w:noProof/>
        </w:rPr>
        <w:t xml:space="preserve"> full </w:t>
      </w:r>
      <w:del w:id="282" w:author="Author">
        <w:r w:rsidRPr="00C440E3">
          <w:rPr>
            <w:rFonts w:ascii="Trebuchet MS" w:hAnsi="Trebuchet MS"/>
            <w:noProof/>
          </w:rPr>
          <w:delText>for him</w:delText>
        </w:r>
      </w:del>
      <w:ins w:id="283" w:author="Author">
        <w:r w:rsidRPr="00C440E3">
          <w:rPr>
            <w:rFonts w:ascii="Trebuchet MS" w:hAnsi="Trebuchet MS"/>
            <w:noProof/>
          </w:rPr>
          <w:t>year</w:t>
        </w:r>
      </w:ins>
      <w:r w:rsidRPr="00C440E3">
        <w:rPr>
          <w:rFonts w:ascii="Trebuchet MS" w:hAnsi="Trebuchet MS"/>
          <w:noProof/>
        </w:rPr>
        <w:t xml:space="preserve">, the house </w:t>
      </w:r>
      <w:del w:id="284" w:author="Author">
        <w:r w:rsidRPr="00C440E3">
          <w:rPr>
            <w:rFonts w:ascii="Trebuchet MS" w:hAnsi="Trebuchet MS"/>
            <w:noProof/>
          </w:rPr>
          <w:delText>that is in</w:delText>
        </w:r>
      </w:del>
      <w:ins w:id="285" w:author="Author">
        <w:r w:rsidRPr="00C440E3">
          <w:rPr>
            <w:rFonts w:ascii="Trebuchet MS" w:hAnsi="Trebuchet MS"/>
            <w:noProof/>
          </w:rPr>
          <w:t>within the walled city will become</w:t>
        </w:r>
      </w:ins>
      <w:r w:rsidRPr="00C440E3">
        <w:rPr>
          <w:rFonts w:ascii="Trebuchet MS" w:hAnsi="Trebuchet MS"/>
          <w:noProof/>
        </w:rPr>
        <w:t xml:space="preserve"> the </w:t>
      </w:r>
      <w:del w:id="286" w:author="Author">
        <w:r w:rsidRPr="00C440E3">
          <w:rPr>
            <w:rFonts w:ascii="Trebuchet MS" w:hAnsi="Trebuchet MS"/>
            <w:noProof/>
          </w:rPr>
          <w:delText>city that has a wall must also stand in perpetuity as the</w:delText>
        </w:r>
      </w:del>
      <w:ins w:id="287" w:author="Author">
        <w:r w:rsidRPr="00C440E3">
          <w:rPr>
            <w:rFonts w:ascii="Trebuchet MS" w:hAnsi="Trebuchet MS"/>
            <w:noProof/>
          </w:rPr>
          <w:t>permanent</w:t>
        </w:r>
      </w:ins>
      <w:r w:rsidRPr="00C440E3">
        <w:rPr>
          <w:rFonts w:ascii="Trebuchet MS" w:hAnsi="Trebuchet MS"/>
          <w:noProof/>
        </w:rPr>
        <w:t xml:space="preserve"> property of its purchaser </w:t>
      </w:r>
      <w:del w:id="288" w:author="Author">
        <w:r w:rsidRPr="00C440E3">
          <w:rPr>
            <w:rFonts w:ascii="Trebuchet MS" w:hAnsi="Trebuchet MS"/>
            <w:noProof/>
          </w:rPr>
          <w:delText>during</w:delText>
        </w:r>
      </w:del>
      <w:ins w:id="289" w:author="Author">
        <w:r w:rsidRPr="00C440E3">
          <w:rPr>
            <w:rFonts w:ascii="Trebuchet MS" w:hAnsi="Trebuchet MS"/>
            <w:noProof/>
          </w:rPr>
          <w:t>throughout</w:t>
        </w:r>
      </w:ins>
      <w:r w:rsidRPr="00C440E3">
        <w:rPr>
          <w:rFonts w:ascii="Trebuchet MS" w:hAnsi="Trebuchet MS"/>
          <w:noProof/>
        </w:rPr>
        <w:t xml:space="preserve"> his generations. It should not </w:t>
      </w:r>
      <w:del w:id="290" w:author="Author">
        <w:r w:rsidRPr="00C440E3">
          <w:rPr>
            <w:rFonts w:ascii="Trebuchet MS" w:hAnsi="Trebuchet MS"/>
            <w:noProof/>
          </w:rPr>
          <w:delText>go out</w:delText>
        </w:r>
      </w:del>
      <w:ins w:id="291" w:author="Author">
        <w:r w:rsidRPr="00C440E3">
          <w:rPr>
            <w:rFonts w:ascii="Trebuchet MS" w:hAnsi="Trebuchet MS"/>
            <w:noProof/>
          </w:rPr>
          <w:t>be released</w:t>
        </w:r>
      </w:ins>
      <w:r w:rsidRPr="00C440E3">
        <w:rPr>
          <w:rFonts w:ascii="Trebuchet MS" w:hAnsi="Trebuchet MS"/>
          <w:noProof/>
        </w:rPr>
        <w:t xml:space="preserve"> in the Jubilee. </w:t>
      </w:r>
      <w:r w:rsidRPr="00C440E3">
        <w:rPr>
          <w:rFonts w:ascii="Trebuchet MS" w:hAnsi="Trebuchet MS"/>
          <w:b/>
          <w:noProof/>
        </w:rPr>
        <w:t xml:space="preserve">25:31 </w:t>
      </w:r>
      <w:r w:rsidRPr="00C440E3">
        <w:rPr>
          <w:rFonts w:ascii="Trebuchet MS" w:hAnsi="Trebuchet MS"/>
          <w:noProof/>
        </w:rPr>
        <w:t xml:space="preserve">However, the houses of settlements </w:t>
      </w:r>
      <w:del w:id="292" w:author="Author">
        <w:r w:rsidRPr="00C440E3">
          <w:rPr>
            <w:rFonts w:ascii="Trebuchet MS" w:hAnsi="Trebuchet MS"/>
            <w:noProof/>
          </w:rPr>
          <w:delText>that have</w:delText>
        </w:r>
      </w:del>
      <w:ins w:id="293" w:author="Author">
        <w:r w:rsidRPr="00C440E3">
          <w:rPr>
            <w:rFonts w:ascii="Trebuchet MS" w:hAnsi="Trebuchet MS"/>
            <w:noProof/>
          </w:rPr>
          <w:t>with</w:t>
        </w:r>
      </w:ins>
      <w:r w:rsidRPr="00C440E3">
        <w:rPr>
          <w:rFonts w:ascii="Trebuchet MS" w:hAnsi="Trebuchet MS"/>
          <w:noProof/>
        </w:rPr>
        <w:t xml:space="preserve"> no </w:t>
      </w:r>
      <w:ins w:id="294" w:author="Author">
        <w:r w:rsidRPr="00C440E3">
          <w:rPr>
            <w:rFonts w:ascii="Trebuchet MS" w:hAnsi="Trebuchet MS"/>
            <w:noProof/>
          </w:rPr>
          <w:t xml:space="preserve">surrounding </w:t>
        </w:r>
      </w:ins>
      <w:r w:rsidRPr="00C440E3">
        <w:rPr>
          <w:rFonts w:ascii="Trebuchet MS" w:hAnsi="Trebuchet MS"/>
          <w:noProof/>
        </w:rPr>
        <w:t xml:space="preserve">wall </w:t>
      </w:r>
      <w:del w:id="295" w:author="Author">
        <w:r w:rsidRPr="00C440E3">
          <w:rPr>
            <w:rFonts w:ascii="Trebuchet MS" w:hAnsi="Trebuchet MS"/>
            <w:noProof/>
          </w:rPr>
          <w:delText xml:space="preserve">about them </w:delText>
        </w:r>
      </w:del>
      <w:r w:rsidRPr="00C440E3">
        <w:rPr>
          <w:rFonts w:ascii="Trebuchet MS" w:hAnsi="Trebuchet MS"/>
          <w:noProof/>
        </w:rPr>
        <w:t xml:space="preserve">should be </w:t>
      </w:r>
      <w:del w:id="296" w:author="Author">
        <w:r w:rsidRPr="00C440E3">
          <w:rPr>
            <w:rFonts w:ascii="Trebuchet MS" w:hAnsi="Trebuchet MS"/>
            <w:noProof/>
          </w:rPr>
          <w:delText>accounted as</w:delText>
        </w:r>
      </w:del>
      <w:ins w:id="297" w:author="Author">
        <w:r w:rsidRPr="00C440E3">
          <w:rPr>
            <w:rFonts w:ascii="Trebuchet MS" w:hAnsi="Trebuchet MS"/>
            <w:noProof/>
          </w:rPr>
          <w:t>considered to be</w:t>
        </w:r>
      </w:ins>
      <w:r w:rsidRPr="00C440E3">
        <w:rPr>
          <w:rFonts w:ascii="Trebuchet MS" w:hAnsi="Trebuchet MS"/>
          <w:noProof/>
        </w:rPr>
        <w:t xml:space="preserve"> part of the field of the </w:t>
      </w:r>
      <w:del w:id="298" w:author="Author">
        <w:r w:rsidRPr="00C440E3">
          <w:rPr>
            <w:rFonts w:ascii="Trebuchet MS" w:hAnsi="Trebuchet MS"/>
            <w:noProof/>
          </w:rPr>
          <w:delText>country. Right</w:delText>
        </w:r>
      </w:del>
      <w:ins w:id="299" w:author="Author">
        <w:r w:rsidRPr="00C440E3">
          <w:rPr>
            <w:rFonts w:ascii="Trebuchet MS" w:hAnsi="Trebuchet MS"/>
            <w:noProof/>
          </w:rPr>
          <w:t>countryside. The right</w:t>
        </w:r>
      </w:ins>
      <w:r w:rsidRPr="00C440E3">
        <w:rPr>
          <w:rFonts w:ascii="Trebuchet MS" w:hAnsi="Trebuchet MS"/>
          <w:noProof/>
        </w:rPr>
        <w:t xml:space="preserve"> of repurchase should continue for it, and </w:t>
      </w:r>
      <w:ins w:id="300" w:author="Author">
        <w:r w:rsidRPr="00C440E3">
          <w:rPr>
            <w:rFonts w:ascii="Trebuchet MS" w:hAnsi="Trebuchet MS"/>
            <w:noProof/>
          </w:rPr>
          <w:t xml:space="preserve">it should be released </w:t>
        </w:r>
      </w:ins>
      <w:r w:rsidRPr="00C440E3">
        <w:rPr>
          <w:rFonts w:ascii="Trebuchet MS" w:hAnsi="Trebuchet MS"/>
          <w:noProof/>
        </w:rPr>
        <w:t>in the Jubilee</w:t>
      </w:r>
      <w:del w:id="301" w:author="Author">
        <w:r w:rsidRPr="00C440E3">
          <w:rPr>
            <w:rFonts w:ascii="Trebuchet MS" w:hAnsi="Trebuchet MS"/>
            <w:noProof/>
          </w:rPr>
          <w:delText xml:space="preserve"> it should go out</w:delText>
        </w:r>
      </w:del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25:32 </w:t>
      </w:r>
      <w:r w:rsidRPr="00C440E3">
        <w:rPr>
          <w:rFonts w:ascii="Trebuchet MS" w:hAnsi="Trebuchet MS"/>
          <w:noProof/>
        </w:rPr>
        <w:t xml:space="preserve">“‘As for </w:t>
      </w:r>
      <w:del w:id="302" w:author="Author">
        <w:r w:rsidRPr="00C440E3">
          <w:rPr>
            <w:rFonts w:ascii="Trebuchet MS" w:hAnsi="Trebuchet MS"/>
            <w:noProof/>
          </w:rPr>
          <w:delText xml:space="preserve">cities of the Levites with </w:delText>
        </w:r>
      </w:del>
      <w:r w:rsidRPr="00C440E3">
        <w:rPr>
          <w:rFonts w:ascii="Trebuchet MS" w:hAnsi="Trebuchet MS"/>
          <w:noProof/>
        </w:rPr>
        <w:t xml:space="preserve">the houses of the </w:t>
      </w:r>
      <w:del w:id="303" w:author="Author">
        <w:r w:rsidRPr="00C440E3">
          <w:rPr>
            <w:rFonts w:ascii="Trebuchet MS" w:hAnsi="Trebuchet MS"/>
            <w:noProof/>
          </w:rPr>
          <w:delText>cities of</w:delText>
        </w:r>
      </w:del>
      <w:ins w:id="304" w:author="Author">
        <w:r w:rsidRPr="00C440E3">
          <w:rPr>
            <w:rFonts w:ascii="Trebuchet MS" w:hAnsi="Trebuchet MS"/>
            <w:noProof/>
          </w:rPr>
          <w:t>Levites within</w:t>
        </w:r>
      </w:ins>
      <w:r w:rsidRPr="00C440E3">
        <w:rPr>
          <w:rFonts w:ascii="Trebuchet MS" w:hAnsi="Trebuchet MS"/>
          <w:noProof/>
        </w:rPr>
        <w:t xml:space="preserve"> their </w:t>
      </w:r>
      <w:del w:id="305" w:author="Author">
        <w:r w:rsidRPr="00C440E3">
          <w:rPr>
            <w:rFonts w:ascii="Trebuchet MS" w:hAnsi="Trebuchet MS"/>
            <w:noProof/>
          </w:rPr>
          <w:delText>possession,</w:delText>
        </w:r>
      </w:del>
      <w:ins w:id="306" w:author="Author">
        <w:r w:rsidRPr="00C440E3">
          <w:rPr>
            <w:rFonts w:ascii="Trebuchet MS" w:hAnsi="Trebuchet MS"/>
            <w:noProof/>
          </w:rPr>
          <w:t>cities, the Levites will have</w:t>
        </w:r>
      </w:ins>
      <w:r w:rsidRPr="00C440E3">
        <w:rPr>
          <w:rFonts w:ascii="Trebuchet MS" w:hAnsi="Trebuchet MS"/>
          <w:noProof/>
        </w:rPr>
        <w:t xml:space="preserve"> the </w:t>
      </w:r>
      <w:ins w:id="307" w:author="Author">
        <w:r w:rsidRPr="00C440E3">
          <w:rPr>
            <w:rFonts w:ascii="Trebuchet MS" w:hAnsi="Trebuchet MS"/>
            <w:noProof/>
          </w:rPr>
          <w:t xml:space="preserve">permanent </w:t>
        </w:r>
      </w:ins>
      <w:r w:rsidRPr="00C440E3">
        <w:rPr>
          <w:rFonts w:ascii="Trebuchet MS" w:hAnsi="Trebuchet MS"/>
          <w:noProof/>
        </w:rPr>
        <w:t xml:space="preserve">right </w:t>
      </w:r>
      <w:del w:id="308" w:author="Author">
        <w:r w:rsidRPr="00C440E3">
          <w:rPr>
            <w:rFonts w:ascii="Trebuchet MS" w:hAnsi="Trebuchet MS"/>
            <w:noProof/>
          </w:rPr>
          <w:delText>of</w:delText>
        </w:r>
      </w:del>
      <w:ins w:id="309" w:author="Author">
        <w:r w:rsidRPr="00C440E3">
          <w:rPr>
            <w:rFonts w:ascii="Trebuchet MS" w:hAnsi="Trebuchet MS"/>
            <w:noProof/>
          </w:rPr>
          <w:t>to</w:t>
        </w:r>
      </w:ins>
      <w:r w:rsidRPr="00C440E3">
        <w:rPr>
          <w:rFonts w:ascii="Trebuchet MS" w:hAnsi="Trebuchet MS"/>
          <w:noProof/>
        </w:rPr>
        <w:t xml:space="preserve"> repurchase </w:t>
      </w:r>
      <w:del w:id="310" w:author="Author">
        <w:r w:rsidRPr="00C440E3">
          <w:rPr>
            <w:rFonts w:ascii="Trebuchet MS" w:hAnsi="Trebuchet MS"/>
            <w:noProof/>
          </w:rPr>
          <w:delText>should continue to time indefinite for the Levites</w:delText>
        </w:r>
      </w:del>
      <w:ins w:id="311" w:author="Author">
        <w:r w:rsidRPr="00C440E3">
          <w:rPr>
            <w:rFonts w:ascii="Trebuchet MS" w:hAnsi="Trebuchet MS"/>
            <w:noProof/>
          </w:rPr>
          <w:t>them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25:33 </w:t>
      </w:r>
      <w:del w:id="312" w:author="Author">
        <w:r w:rsidRPr="00C440E3">
          <w:rPr>
            <w:rFonts w:ascii="Trebuchet MS" w:hAnsi="Trebuchet MS"/>
            <w:noProof/>
          </w:rPr>
          <w:delText>And where</w:delText>
        </w:r>
      </w:del>
      <w:ins w:id="313" w:author="Author">
        <w:r w:rsidRPr="00C440E3">
          <w:rPr>
            <w:rFonts w:ascii="Trebuchet MS" w:hAnsi="Trebuchet MS"/>
            <w:noProof/>
          </w:rPr>
          <w:t>When the</w:t>
        </w:r>
      </w:ins>
      <w:r w:rsidRPr="00C440E3">
        <w:rPr>
          <w:rFonts w:ascii="Trebuchet MS" w:hAnsi="Trebuchet MS"/>
          <w:noProof/>
        </w:rPr>
        <w:t xml:space="preserve"> property of the Levites is not bought back, the house sold in the city </w:t>
      </w:r>
      <w:del w:id="314" w:author="Author">
        <w:r w:rsidRPr="00C440E3">
          <w:rPr>
            <w:rFonts w:ascii="Trebuchet MS" w:hAnsi="Trebuchet MS"/>
            <w:noProof/>
          </w:rPr>
          <w:delText>of his possession must</w:delText>
        </w:r>
      </w:del>
      <w:ins w:id="315" w:author="Author">
        <w:r w:rsidRPr="00C440E3">
          <w:rPr>
            <w:rFonts w:ascii="Trebuchet MS" w:hAnsi="Trebuchet MS"/>
            <w:noProof/>
          </w:rPr>
          <w:t>belonging to them will</w:t>
        </w:r>
      </w:ins>
      <w:r w:rsidRPr="00C440E3">
        <w:rPr>
          <w:rFonts w:ascii="Trebuchet MS" w:hAnsi="Trebuchet MS"/>
          <w:noProof/>
        </w:rPr>
        <w:t xml:space="preserve"> also </w:t>
      </w:r>
      <w:del w:id="316" w:author="Author">
        <w:r w:rsidRPr="00C440E3">
          <w:rPr>
            <w:rFonts w:ascii="Trebuchet MS" w:hAnsi="Trebuchet MS"/>
            <w:noProof/>
          </w:rPr>
          <w:delText>go out</w:delText>
        </w:r>
      </w:del>
      <w:ins w:id="317" w:author="Author">
        <w:r w:rsidRPr="00C440E3">
          <w:rPr>
            <w:rFonts w:ascii="Trebuchet MS" w:hAnsi="Trebuchet MS"/>
            <w:noProof/>
          </w:rPr>
          <w:t>be released</w:t>
        </w:r>
      </w:ins>
      <w:r w:rsidRPr="00C440E3">
        <w:rPr>
          <w:rFonts w:ascii="Trebuchet MS" w:hAnsi="Trebuchet MS"/>
          <w:noProof/>
        </w:rPr>
        <w:t xml:space="preserve"> in the Jubilee</w:t>
      </w:r>
      <w:del w:id="318" w:author="Author">
        <w:r w:rsidRPr="00C440E3">
          <w:rPr>
            <w:rFonts w:ascii="Trebuchet MS" w:hAnsi="Trebuchet MS"/>
            <w:noProof/>
          </w:rPr>
          <w:delText>;</w:delText>
        </w:r>
      </w:del>
      <w:ins w:id="319" w:author="Author">
        <w:r w:rsidRPr="00C440E3">
          <w:rPr>
            <w:rFonts w:ascii="Trebuchet MS" w:hAnsi="Trebuchet MS"/>
            <w:noProof/>
          </w:rPr>
          <w:t>,</w:t>
        </w:r>
      </w:ins>
      <w:r w:rsidRPr="00C440E3">
        <w:rPr>
          <w:rFonts w:ascii="Trebuchet MS" w:hAnsi="Trebuchet MS"/>
          <w:noProof/>
        </w:rPr>
        <w:t xml:space="preserve"> because the houses of the cities of the Levites are their </w:t>
      </w:r>
      <w:del w:id="320" w:author="Author">
        <w:r w:rsidRPr="00C440E3">
          <w:rPr>
            <w:rFonts w:ascii="Trebuchet MS" w:hAnsi="Trebuchet MS"/>
            <w:noProof/>
          </w:rPr>
          <w:delText>possession in the midst of</w:delText>
        </w:r>
      </w:del>
      <w:ins w:id="321" w:author="Author">
        <w:r w:rsidRPr="00C440E3">
          <w:rPr>
            <w:rFonts w:ascii="Trebuchet MS" w:hAnsi="Trebuchet MS"/>
            <w:noProof/>
          </w:rPr>
          <w:t>property among</w:t>
        </w:r>
      </w:ins>
      <w:r w:rsidRPr="00C440E3">
        <w:rPr>
          <w:rFonts w:ascii="Trebuchet MS" w:hAnsi="Trebuchet MS"/>
          <w:noProof/>
        </w:rPr>
        <w:t xml:space="preserve"> the </w:t>
      </w:r>
      <w:del w:id="322" w:author="Author">
        <w:r w:rsidRPr="00C440E3">
          <w:rPr>
            <w:rFonts w:ascii="Trebuchet MS" w:hAnsi="Trebuchet MS"/>
            <w:noProof/>
          </w:rPr>
          <w:delText>sons of Israel</w:delText>
        </w:r>
      </w:del>
      <w:ins w:id="323" w:author="Author">
        <w:r w:rsidRPr="00C440E3">
          <w:rPr>
            <w:rFonts w:ascii="Trebuchet MS" w:hAnsi="Trebuchet MS"/>
            <w:noProof/>
          </w:rPr>
          <w:t>Israelites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25:34 </w:t>
      </w:r>
      <w:r w:rsidRPr="00C440E3">
        <w:rPr>
          <w:rFonts w:ascii="Trebuchet MS" w:hAnsi="Trebuchet MS"/>
          <w:noProof/>
        </w:rPr>
        <w:t xml:space="preserve">Moreover, the field of pasture ground </w:t>
      </w:r>
      <w:del w:id="324" w:author="Author">
        <w:r w:rsidRPr="00C440E3">
          <w:rPr>
            <w:rFonts w:ascii="Trebuchet MS" w:hAnsi="Trebuchet MS"/>
            <w:noProof/>
          </w:rPr>
          <w:delText>of</w:delText>
        </w:r>
      </w:del>
      <w:ins w:id="325" w:author="Author">
        <w:r w:rsidRPr="00C440E3">
          <w:rPr>
            <w:rFonts w:ascii="Trebuchet MS" w:hAnsi="Trebuchet MS"/>
            <w:noProof/>
          </w:rPr>
          <w:t>surrounding</w:t>
        </w:r>
      </w:ins>
      <w:r w:rsidRPr="00C440E3">
        <w:rPr>
          <w:rFonts w:ascii="Trebuchet MS" w:hAnsi="Trebuchet MS"/>
          <w:noProof/>
        </w:rPr>
        <w:t xml:space="preserve"> their cities may not be sold, </w:t>
      </w:r>
      <w:del w:id="326" w:author="Author">
        <w:r w:rsidRPr="00C440E3">
          <w:rPr>
            <w:rFonts w:ascii="Trebuchet MS" w:hAnsi="Trebuchet MS"/>
            <w:noProof/>
          </w:rPr>
          <w:delText>because</w:delText>
        </w:r>
      </w:del>
      <w:ins w:id="327" w:author="Author">
        <w:r w:rsidRPr="00C440E3">
          <w:rPr>
            <w:rFonts w:ascii="Trebuchet MS" w:hAnsi="Trebuchet MS"/>
            <w:noProof/>
          </w:rPr>
          <w:t>for</w:t>
        </w:r>
      </w:ins>
      <w:r w:rsidRPr="00C440E3">
        <w:rPr>
          <w:rFonts w:ascii="Trebuchet MS" w:hAnsi="Trebuchet MS"/>
          <w:noProof/>
        </w:rPr>
        <w:t xml:space="preserve"> it is </w:t>
      </w:r>
      <w:del w:id="328" w:author="Author">
        <w:r w:rsidRPr="00C440E3">
          <w:rPr>
            <w:rFonts w:ascii="Trebuchet MS" w:hAnsi="Trebuchet MS"/>
            <w:noProof/>
          </w:rPr>
          <w:delText>a</w:delText>
        </w:r>
      </w:del>
      <w:ins w:id="329" w:author="Author">
        <w:r w:rsidRPr="00C440E3">
          <w:rPr>
            <w:rFonts w:ascii="Trebuchet MS" w:hAnsi="Trebuchet MS"/>
            <w:noProof/>
          </w:rPr>
          <w:t>their permanent</w:t>
        </w:r>
      </w:ins>
      <w:r w:rsidRPr="00C440E3">
        <w:rPr>
          <w:rFonts w:ascii="Trebuchet MS" w:hAnsi="Trebuchet MS"/>
          <w:noProof/>
        </w:rPr>
        <w:t xml:space="preserve"> possession</w:t>
      </w:r>
      <w:del w:id="330" w:author="Author">
        <w:r w:rsidRPr="00C440E3">
          <w:rPr>
            <w:rFonts w:ascii="Trebuchet MS" w:hAnsi="Trebuchet MS"/>
            <w:noProof/>
          </w:rPr>
          <w:delText xml:space="preserve"> to time indefinite for them</w:delText>
        </w:r>
      </w:del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25:35 </w:t>
      </w:r>
      <w:r w:rsidRPr="00C440E3">
        <w:rPr>
          <w:rFonts w:ascii="Trebuchet MS" w:hAnsi="Trebuchet MS"/>
          <w:noProof/>
        </w:rPr>
        <w:t>“‘</w:t>
      </w:r>
      <w:del w:id="331" w:author="Author">
        <w:r w:rsidRPr="00C440E3">
          <w:rPr>
            <w:rFonts w:ascii="Trebuchet MS" w:hAnsi="Trebuchet MS"/>
            <w:noProof/>
          </w:rPr>
          <w:delText>And in case</w:delText>
        </w:r>
      </w:del>
      <w:ins w:id="332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your brother </w:t>
      </w:r>
      <w:del w:id="333" w:author="Author">
        <w:r w:rsidRPr="00C440E3">
          <w:rPr>
            <w:rFonts w:ascii="Trebuchet MS" w:hAnsi="Trebuchet MS"/>
            <w:noProof/>
          </w:rPr>
          <w:delText>grows</w:delText>
        </w:r>
      </w:del>
      <w:ins w:id="334" w:author="Author">
        <w:r w:rsidRPr="00C440E3">
          <w:rPr>
            <w:rFonts w:ascii="Trebuchet MS" w:hAnsi="Trebuchet MS"/>
            <w:noProof/>
          </w:rPr>
          <w:t>who is nearby becomes</w:t>
        </w:r>
      </w:ins>
      <w:r w:rsidRPr="00C440E3">
        <w:rPr>
          <w:rFonts w:ascii="Trebuchet MS" w:hAnsi="Trebuchet MS"/>
          <w:noProof/>
        </w:rPr>
        <w:t xml:space="preserve"> poor and </w:t>
      </w:r>
      <w:del w:id="335" w:author="Author">
        <w:r w:rsidRPr="00C440E3">
          <w:rPr>
            <w:rFonts w:ascii="Trebuchet MS" w:hAnsi="Trebuchet MS"/>
            <w:noProof/>
          </w:rPr>
          <w:delText>so he is financially weak alongside you</w:delText>
        </w:r>
      </w:del>
      <w:ins w:id="336" w:author="Author">
        <w:r w:rsidRPr="00C440E3">
          <w:rPr>
            <w:rFonts w:ascii="Trebuchet MS" w:hAnsi="Trebuchet MS"/>
            <w:noProof/>
          </w:rPr>
          <w:t>cannot support himself</w:t>
        </w:r>
      </w:ins>
      <w:r w:rsidRPr="00C440E3">
        <w:rPr>
          <w:rFonts w:ascii="Trebuchet MS" w:hAnsi="Trebuchet MS"/>
          <w:noProof/>
        </w:rPr>
        <w:t xml:space="preserve">, you must </w:t>
      </w:r>
      <w:del w:id="337" w:author="Author">
        <w:r w:rsidRPr="00C440E3">
          <w:rPr>
            <w:rFonts w:ascii="Trebuchet MS" w:hAnsi="Trebuchet MS"/>
            <w:noProof/>
          </w:rPr>
          <w:delText xml:space="preserve">also </w:delText>
        </w:r>
      </w:del>
      <w:r w:rsidRPr="00C440E3">
        <w:rPr>
          <w:rFonts w:ascii="Trebuchet MS" w:hAnsi="Trebuchet MS"/>
          <w:noProof/>
        </w:rPr>
        <w:t>sustain him</w:t>
      </w:r>
      <w:del w:id="338" w:author="Author">
        <w:r w:rsidRPr="00C440E3">
          <w:rPr>
            <w:rFonts w:ascii="Trebuchet MS" w:hAnsi="Trebuchet MS"/>
            <w:noProof/>
          </w:rPr>
          <w:delText>. As an alien</w:delText>
        </w:r>
      </w:del>
      <w:ins w:id="339" w:author="Author">
        <w:r w:rsidRPr="00C440E3">
          <w:rPr>
            <w:rFonts w:ascii="Trebuchet MS" w:hAnsi="Trebuchet MS"/>
            <w:noProof/>
          </w:rPr>
          <w:t xml:space="preserve"> as you would a foreign</w:t>
        </w:r>
      </w:ins>
      <w:r w:rsidRPr="00C440E3">
        <w:rPr>
          <w:rFonts w:ascii="Trebuchet MS" w:hAnsi="Trebuchet MS"/>
          <w:noProof/>
        </w:rPr>
        <w:t xml:space="preserve"> resident and a settler, </w:t>
      </w:r>
      <w:ins w:id="340" w:author="Author">
        <w:r w:rsidRPr="00C440E3">
          <w:rPr>
            <w:rFonts w:ascii="Trebuchet MS" w:hAnsi="Trebuchet MS"/>
            <w:noProof/>
          </w:rPr>
          <w:t xml:space="preserve">so that </w:t>
        </w:r>
      </w:ins>
      <w:r w:rsidRPr="00C440E3">
        <w:rPr>
          <w:rFonts w:ascii="Trebuchet MS" w:hAnsi="Trebuchet MS"/>
          <w:noProof/>
        </w:rPr>
        <w:t xml:space="preserve">he </w:t>
      </w:r>
      <w:del w:id="341" w:author="Author">
        <w:r w:rsidRPr="00C440E3">
          <w:rPr>
            <w:rFonts w:ascii="Trebuchet MS" w:hAnsi="Trebuchet MS"/>
            <w:noProof/>
          </w:rPr>
          <w:delText>must</w:delText>
        </w:r>
      </w:del>
      <w:ins w:id="342" w:author="Author">
        <w:r w:rsidRPr="00C440E3">
          <w:rPr>
            <w:rFonts w:ascii="Trebuchet MS" w:hAnsi="Trebuchet MS"/>
            <w:noProof/>
          </w:rPr>
          <w:t>may</w:t>
        </w:r>
      </w:ins>
      <w:r w:rsidRPr="00C440E3">
        <w:rPr>
          <w:rFonts w:ascii="Trebuchet MS" w:hAnsi="Trebuchet MS"/>
          <w:noProof/>
        </w:rPr>
        <w:t xml:space="preserve"> keep alive with you. </w:t>
      </w:r>
      <w:r w:rsidRPr="00C440E3">
        <w:rPr>
          <w:rFonts w:ascii="Trebuchet MS" w:hAnsi="Trebuchet MS"/>
          <w:b/>
          <w:noProof/>
        </w:rPr>
        <w:t xml:space="preserve">25:36 </w:t>
      </w:r>
      <w:r w:rsidRPr="00C440E3">
        <w:rPr>
          <w:rFonts w:ascii="Trebuchet MS" w:hAnsi="Trebuchet MS"/>
          <w:noProof/>
        </w:rPr>
        <w:t xml:space="preserve">Do not take interest </w:t>
      </w:r>
      <w:del w:id="343" w:author="Author">
        <w:r w:rsidRPr="00C440E3">
          <w:rPr>
            <w:rFonts w:ascii="Trebuchet MS" w:hAnsi="Trebuchet MS"/>
            <w:noProof/>
          </w:rPr>
          <w:delText>and usury</w:delText>
        </w:r>
      </w:del>
      <w:ins w:id="344" w:author="Author">
        <w:r w:rsidRPr="00C440E3">
          <w:rPr>
            <w:rFonts w:ascii="Trebuchet MS" w:hAnsi="Trebuchet MS"/>
            <w:noProof/>
          </w:rPr>
          <w:t>or make a profit</w:t>
        </w:r>
        <w:r w:rsidRPr="00C440E3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C440E3">
        <w:rPr>
          <w:rFonts w:ascii="Trebuchet MS" w:hAnsi="Trebuchet MS"/>
          <w:noProof/>
        </w:rPr>
        <w:t xml:space="preserve"> from him</w:t>
      </w:r>
      <w:del w:id="347" w:author="Author">
        <w:r w:rsidRPr="00C440E3">
          <w:rPr>
            <w:rFonts w:ascii="Trebuchet MS" w:hAnsi="Trebuchet MS"/>
            <w:noProof/>
          </w:rPr>
          <w:delText>, but you</w:delText>
        </w:r>
      </w:del>
      <w:ins w:id="348" w:author="Author">
        <w:r w:rsidRPr="00C440E3">
          <w:rPr>
            <w:rFonts w:ascii="Trebuchet MS" w:hAnsi="Trebuchet MS"/>
            <w:noProof/>
          </w:rPr>
          <w:t>. You</w:t>
        </w:r>
      </w:ins>
      <w:r w:rsidRPr="00C440E3">
        <w:rPr>
          <w:rFonts w:ascii="Trebuchet MS" w:hAnsi="Trebuchet MS"/>
          <w:noProof/>
        </w:rPr>
        <w:t xml:space="preserve"> must be in fear of your God</w:t>
      </w:r>
      <w:del w:id="349" w:author="Author">
        <w:r w:rsidRPr="00C440E3">
          <w:rPr>
            <w:rFonts w:ascii="Trebuchet MS" w:hAnsi="Trebuchet MS"/>
            <w:noProof/>
          </w:rPr>
          <w:delText>;</w:delText>
        </w:r>
      </w:del>
      <w:ins w:id="350" w:author="Author">
        <w:r w:rsidRPr="00C440E3">
          <w:rPr>
            <w:rFonts w:ascii="Trebuchet MS" w:hAnsi="Trebuchet MS"/>
            <w:noProof/>
          </w:rPr>
          <w:t>,</w:t>
        </w:r>
      </w:ins>
      <w:r w:rsidRPr="00C440E3">
        <w:rPr>
          <w:rFonts w:ascii="Trebuchet MS" w:hAnsi="Trebuchet MS"/>
          <w:noProof/>
        </w:rPr>
        <w:t xml:space="preserve"> and your brother </w:t>
      </w:r>
      <w:del w:id="351" w:author="Author">
        <w:r w:rsidRPr="00C440E3">
          <w:rPr>
            <w:rFonts w:ascii="Trebuchet MS" w:hAnsi="Trebuchet MS"/>
            <w:noProof/>
          </w:rPr>
          <w:delText>must</w:delText>
        </w:r>
      </w:del>
      <w:ins w:id="352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keep alive with you. </w:t>
      </w:r>
      <w:r w:rsidRPr="00C440E3">
        <w:rPr>
          <w:rFonts w:ascii="Trebuchet MS" w:hAnsi="Trebuchet MS"/>
          <w:b/>
          <w:noProof/>
        </w:rPr>
        <w:t xml:space="preserve">25:37 </w:t>
      </w:r>
      <w:r w:rsidRPr="00C440E3">
        <w:rPr>
          <w:rFonts w:ascii="Trebuchet MS" w:hAnsi="Trebuchet MS"/>
          <w:noProof/>
        </w:rPr>
        <w:t xml:space="preserve">You must not </w:t>
      </w:r>
      <w:del w:id="353" w:author="Author">
        <w:r w:rsidRPr="00C440E3">
          <w:rPr>
            <w:rFonts w:ascii="Trebuchet MS" w:hAnsi="Trebuchet MS"/>
            <w:noProof/>
          </w:rPr>
          <w:delText>give</w:delText>
        </w:r>
      </w:del>
      <w:ins w:id="354" w:author="Author">
        <w:r w:rsidRPr="00C440E3">
          <w:rPr>
            <w:rFonts w:ascii="Trebuchet MS" w:hAnsi="Trebuchet MS"/>
            <w:noProof/>
          </w:rPr>
          <w:t>lend</w:t>
        </w:r>
      </w:ins>
      <w:r w:rsidRPr="00C440E3">
        <w:rPr>
          <w:rFonts w:ascii="Trebuchet MS" w:hAnsi="Trebuchet MS"/>
          <w:noProof/>
        </w:rPr>
        <w:t xml:space="preserve"> him your money on interest</w:t>
      </w:r>
      <w:del w:id="355" w:author="Author">
        <w:r w:rsidRPr="00C440E3">
          <w:rPr>
            <w:rFonts w:ascii="Trebuchet MS" w:hAnsi="Trebuchet MS"/>
            <w:noProof/>
          </w:rPr>
          <w:delText>, and you must not</w:delText>
        </w:r>
      </w:del>
      <w:ins w:id="356" w:author="Author">
        <w:r w:rsidRPr="00C440E3">
          <w:rPr>
            <w:rFonts w:ascii="Trebuchet MS" w:hAnsi="Trebuchet MS"/>
            <w:noProof/>
          </w:rPr>
          <w:t xml:space="preserve"> or</w:t>
        </w:r>
      </w:ins>
      <w:r w:rsidRPr="00C440E3">
        <w:rPr>
          <w:rFonts w:ascii="Trebuchet MS" w:hAnsi="Trebuchet MS"/>
          <w:noProof/>
        </w:rPr>
        <w:t xml:space="preserve"> give </w:t>
      </w:r>
      <w:ins w:id="357" w:author="Author">
        <w:r w:rsidRPr="00C440E3">
          <w:rPr>
            <w:rFonts w:ascii="Trebuchet MS" w:hAnsi="Trebuchet MS"/>
            <w:noProof/>
          </w:rPr>
          <w:t xml:space="preserve">out </w:t>
        </w:r>
      </w:ins>
      <w:r w:rsidRPr="00C440E3">
        <w:rPr>
          <w:rFonts w:ascii="Trebuchet MS" w:hAnsi="Trebuchet MS"/>
          <w:noProof/>
        </w:rPr>
        <w:t xml:space="preserve">your food </w:t>
      </w:r>
      <w:del w:id="358" w:author="Author">
        <w:r w:rsidRPr="00C440E3">
          <w:rPr>
            <w:rFonts w:ascii="Trebuchet MS" w:hAnsi="Trebuchet MS"/>
            <w:noProof/>
          </w:rPr>
          <w:delText>out on usury</w:delText>
        </w:r>
      </w:del>
      <w:ins w:id="359" w:author="Author">
        <w:r w:rsidRPr="00C440E3">
          <w:rPr>
            <w:rFonts w:ascii="Trebuchet MS" w:hAnsi="Trebuchet MS"/>
            <w:noProof/>
          </w:rPr>
          <w:t>for profit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25:38 </w:t>
      </w:r>
      <w:r w:rsidRPr="00C440E3">
        <w:rPr>
          <w:rFonts w:ascii="Trebuchet MS" w:hAnsi="Trebuchet MS"/>
          <w:noProof/>
        </w:rPr>
        <w:t xml:space="preserve">I am Jehovah </w:t>
      </w:r>
      <w:del w:id="360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361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God, who brought </w:t>
      </w:r>
      <w:del w:id="362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363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out of the land of Egypt to give </w:t>
      </w:r>
      <w:del w:id="364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365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the land of Ca′naan, to prove myself </w:t>
      </w:r>
      <w:del w:id="366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367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God.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25:39 </w:t>
      </w:r>
      <w:r w:rsidRPr="00C440E3">
        <w:rPr>
          <w:rFonts w:ascii="Trebuchet MS" w:hAnsi="Trebuchet MS"/>
          <w:noProof/>
        </w:rPr>
        <w:t>“‘</w:t>
      </w:r>
      <w:del w:id="368" w:author="Author">
        <w:r w:rsidRPr="00C440E3">
          <w:rPr>
            <w:rFonts w:ascii="Trebuchet MS" w:hAnsi="Trebuchet MS"/>
            <w:noProof/>
          </w:rPr>
          <w:delText>And in case</w:delText>
        </w:r>
      </w:del>
      <w:ins w:id="369" w:author="Author">
        <w:r w:rsidRPr="00C440E3">
          <w:rPr>
            <w:rFonts w:ascii="Trebuchet MS" w:hAnsi="Trebuchet MS"/>
            <w:noProof/>
          </w:rPr>
          <w:t>If</w:t>
        </w:r>
      </w:ins>
      <w:r w:rsidRPr="00C440E3">
        <w:rPr>
          <w:rFonts w:ascii="Trebuchet MS" w:hAnsi="Trebuchet MS"/>
          <w:noProof/>
        </w:rPr>
        <w:t xml:space="preserve"> your brother </w:t>
      </w:r>
      <w:del w:id="370" w:author="Author">
        <w:r w:rsidRPr="00C440E3">
          <w:rPr>
            <w:rFonts w:ascii="Trebuchet MS" w:hAnsi="Trebuchet MS"/>
            <w:noProof/>
          </w:rPr>
          <w:delText>grows</w:delText>
        </w:r>
      </w:del>
      <w:ins w:id="371" w:author="Author">
        <w:r w:rsidRPr="00C440E3">
          <w:rPr>
            <w:rFonts w:ascii="Trebuchet MS" w:hAnsi="Trebuchet MS"/>
            <w:noProof/>
          </w:rPr>
          <w:t>who lives nearby becomes</w:t>
        </w:r>
      </w:ins>
      <w:r w:rsidRPr="00C440E3">
        <w:rPr>
          <w:rFonts w:ascii="Trebuchet MS" w:hAnsi="Trebuchet MS"/>
          <w:noProof/>
        </w:rPr>
        <w:t xml:space="preserve"> poor </w:t>
      </w:r>
      <w:del w:id="372" w:author="Author">
        <w:r w:rsidRPr="00C440E3">
          <w:rPr>
            <w:rFonts w:ascii="Trebuchet MS" w:hAnsi="Trebuchet MS"/>
            <w:noProof/>
          </w:rPr>
          <w:delText xml:space="preserve">alongside you </w:delText>
        </w:r>
      </w:del>
      <w:r w:rsidRPr="00C440E3">
        <w:rPr>
          <w:rFonts w:ascii="Trebuchet MS" w:hAnsi="Trebuchet MS"/>
          <w:noProof/>
        </w:rPr>
        <w:t xml:space="preserve">and he has to sell himself to you, you must not </w:t>
      </w:r>
      <w:del w:id="373" w:author="Author">
        <w:r w:rsidRPr="00C440E3">
          <w:rPr>
            <w:rFonts w:ascii="Trebuchet MS" w:hAnsi="Trebuchet MS"/>
            <w:noProof/>
          </w:rPr>
          <w:delText>use</w:delText>
        </w:r>
      </w:del>
      <w:ins w:id="374" w:author="Author">
        <w:r w:rsidRPr="00C440E3">
          <w:rPr>
            <w:rFonts w:ascii="Trebuchet MS" w:hAnsi="Trebuchet MS"/>
            <w:noProof/>
          </w:rPr>
          <w:t>force</w:t>
        </w:r>
      </w:ins>
      <w:r w:rsidRPr="00C440E3">
        <w:rPr>
          <w:rFonts w:ascii="Trebuchet MS" w:hAnsi="Trebuchet MS"/>
          <w:noProof/>
        </w:rPr>
        <w:t xml:space="preserve"> him </w:t>
      </w:r>
      <w:del w:id="375" w:author="Author">
        <w:r w:rsidRPr="00C440E3">
          <w:rPr>
            <w:rFonts w:ascii="Trebuchet MS" w:hAnsi="Trebuchet MS"/>
            <w:noProof/>
          </w:rPr>
          <w:delText>as a worker in slavish service</w:delText>
        </w:r>
      </w:del>
      <w:ins w:id="376" w:author="Author">
        <w:r w:rsidRPr="00C440E3">
          <w:rPr>
            <w:rFonts w:ascii="Trebuchet MS" w:hAnsi="Trebuchet MS"/>
            <w:noProof/>
          </w:rPr>
          <w:t>to do slave labor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25:40 </w:t>
      </w:r>
      <w:r w:rsidRPr="00C440E3">
        <w:rPr>
          <w:rFonts w:ascii="Trebuchet MS" w:hAnsi="Trebuchet MS"/>
          <w:noProof/>
        </w:rPr>
        <w:t xml:space="preserve">He should </w:t>
      </w:r>
      <w:del w:id="377" w:author="Author">
        <w:r w:rsidRPr="00C440E3">
          <w:rPr>
            <w:rFonts w:ascii="Trebuchet MS" w:hAnsi="Trebuchet MS"/>
            <w:noProof/>
          </w:rPr>
          <w:delText xml:space="preserve">prove to </w:delText>
        </w:r>
      </w:del>
      <w:r w:rsidRPr="00C440E3">
        <w:rPr>
          <w:rFonts w:ascii="Trebuchet MS" w:hAnsi="Trebuchet MS"/>
          <w:noProof/>
        </w:rPr>
        <w:t xml:space="preserve">be </w:t>
      </w:r>
      <w:del w:id="378" w:author="Author">
        <w:r w:rsidRPr="00C440E3">
          <w:rPr>
            <w:rFonts w:ascii="Trebuchet MS" w:hAnsi="Trebuchet MS"/>
            <w:noProof/>
          </w:rPr>
          <w:delText>with you</w:delText>
        </w:r>
      </w:del>
      <w:ins w:id="379" w:author="Author">
        <w:r w:rsidRPr="00C440E3">
          <w:rPr>
            <w:rFonts w:ascii="Trebuchet MS" w:hAnsi="Trebuchet MS"/>
            <w:noProof/>
          </w:rPr>
          <w:t>treated</w:t>
        </w:r>
      </w:ins>
      <w:r w:rsidRPr="00C440E3">
        <w:rPr>
          <w:rFonts w:ascii="Trebuchet MS" w:hAnsi="Trebuchet MS"/>
          <w:noProof/>
        </w:rPr>
        <w:t xml:space="preserve"> like a hired </w:t>
      </w:r>
      <w:del w:id="380" w:author="Author">
        <w:r w:rsidRPr="00C440E3">
          <w:rPr>
            <w:rFonts w:ascii="Trebuchet MS" w:hAnsi="Trebuchet MS"/>
            <w:noProof/>
          </w:rPr>
          <w:delText>laborer</w:delText>
        </w:r>
      </w:del>
      <w:ins w:id="381" w:author="Author">
        <w:r w:rsidRPr="00C440E3">
          <w:rPr>
            <w:rFonts w:ascii="Trebuchet MS" w:hAnsi="Trebuchet MS"/>
            <w:noProof/>
          </w:rPr>
          <w:t>worker</w:t>
        </w:r>
      </w:ins>
      <w:r w:rsidRPr="00C440E3">
        <w:rPr>
          <w:rFonts w:ascii="Trebuchet MS" w:hAnsi="Trebuchet MS"/>
          <w:noProof/>
        </w:rPr>
        <w:t xml:space="preserve">, like a settler. He should serve with you </w:t>
      </w:r>
      <w:del w:id="382" w:author="Author">
        <w:r w:rsidRPr="00C440E3">
          <w:rPr>
            <w:rFonts w:ascii="Trebuchet MS" w:hAnsi="Trebuchet MS"/>
            <w:noProof/>
          </w:rPr>
          <w:delText>till</w:delText>
        </w:r>
      </w:del>
      <w:ins w:id="383" w:author="Author">
        <w:r w:rsidRPr="00C440E3">
          <w:rPr>
            <w:rFonts w:ascii="Trebuchet MS" w:hAnsi="Trebuchet MS"/>
            <w:noProof/>
          </w:rPr>
          <w:t>until</w:t>
        </w:r>
      </w:ins>
      <w:r w:rsidRPr="00C440E3">
        <w:rPr>
          <w:rFonts w:ascii="Trebuchet MS" w:hAnsi="Trebuchet MS"/>
          <w:noProof/>
        </w:rPr>
        <w:t xml:space="preserve"> the Jubilee year. </w:t>
      </w:r>
      <w:r w:rsidRPr="00C440E3">
        <w:rPr>
          <w:rFonts w:ascii="Trebuchet MS" w:hAnsi="Trebuchet MS"/>
          <w:b/>
          <w:noProof/>
        </w:rPr>
        <w:t xml:space="preserve">25:41 </w:t>
      </w:r>
      <w:del w:id="384" w:author="Author">
        <w:r w:rsidRPr="00C440E3">
          <w:rPr>
            <w:rFonts w:ascii="Trebuchet MS" w:hAnsi="Trebuchet MS"/>
            <w:noProof/>
          </w:rPr>
          <w:delText>And</w:delText>
        </w:r>
      </w:del>
      <w:ins w:id="385" w:author="Author">
        <w:r w:rsidRPr="00C440E3">
          <w:rPr>
            <w:rFonts w:ascii="Trebuchet MS" w:hAnsi="Trebuchet MS"/>
            <w:noProof/>
          </w:rPr>
          <w:t>Then</w:t>
        </w:r>
      </w:ins>
      <w:r w:rsidRPr="00C440E3">
        <w:rPr>
          <w:rFonts w:ascii="Trebuchet MS" w:hAnsi="Trebuchet MS"/>
          <w:noProof/>
        </w:rPr>
        <w:t xml:space="preserve"> he </w:t>
      </w:r>
      <w:del w:id="386" w:author="Author">
        <w:r w:rsidRPr="00C440E3">
          <w:rPr>
            <w:rFonts w:ascii="Trebuchet MS" w:hAnsi="Trebuchet MS"/>
            <w:noProof/>
          </w:rPr>
          <w:delText>must go out from</w:delText>
        </w:r>
      </w:del>
      <w:ins w:id="387" w:author="Author">
        <w:r w:rsidRPr="00C440E3">
          <w:rPr>
            <w:rFonts w:ascii="Trebuchet MS" w:hAnsi="Trebuchet MS"/>
            <w:noProof/>
          </w:rPr>
          <w:t>will leave</w:t>
        </w:r>
      </w:ins>
      <w:r w:rsidRPr="00C440E3">
        <w:rPr>
          <w:rFonts w:ascii="Trebuchet MS" w:hAnsi="Trebuchet MS"/>
          <w:noProof/>
        </w:rPr>
        <w:t xml:space="preserve"> you, he and his </w:t>
      </w:r>
      <w:del w:id="388" w:author="Author">
        <w:r w:rsidRPr="00C440E3">
          <w:rPr>
            <w:rFonts w:ascii="Trebuchet MS" w:hAnsi="Trebuchet MS"/>
            <w:noProof/>
          </w:rPr>
          <w:delText>sons</w:delText>
        </w:r>
      </w:del>
      <w:ins w:id="389" w:author="Author">
        <w:r w:rsidRPr="00C440E3">
          <w:rPr>
            <w:rFonts w:ascii="Trebuchet MS" w:hAnsi="Trebuchet MS"/>
            <w:noProof/>
          </w:rPr>
          <w:t>children</w:t>
        </w:r>
        <w:r w:rsidRPr="00C440E3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C440E3">
        <w:rPr>
          <w:rFonts w:ascii="Trebuchet MS" w:hAnsi="Trebuchet MS"/>
          <w:noProof/>
        </w:rPr>
        <w:t xml:space="preserve"> with him, and </w:t>
      </w:r>
      <w:del w:id="392" w:author="Author">
        <w:r w:rsidRPr="00C440E3">
          <w:rPr>
            <w:rFonts w:ascii="Trebuchet MS" w:hAnsi="Trebuchet MS"/>
            <w:noProof/>
          </w:rPr>
          <w:delText xml:space="preserve">he must </w:delText>
        </w:r>
      </w:del>
      <w:r w:rsidRPr="00C440E3">
        <w:rPr>
          <w:rFonts w:ascii="Trebuchet MS" w:hAnsi="Trebuchet MS"/>
          <w:noProof/>
        </w:rPr>
        <w:t>return to his family</w:t>
      </w:r>
      <w:del w:id="393" w:author="Author">
        <w:r w:rsidRPr="00C440E3">
          <w:rPr>
            <w:rFonts w:ascii="Trebuchet MS" w:hAnsi="Trebuchet MS"/>
            <w:noProof/>
          </w:rPr>
          <w:delText>, and he</w:delText>
        </w:r>
      </w:del>
      <w:ins w:id="394" w:author="Author">
        <w:r w:rsidRPr="00C440E3">
          <w:rPr>
            <w:rFonts w:ascii="Trebuchet MS" w:hAnsi="Trebuchet MS"/>
            <w:noProof/>
          </w:rPr>
          <w:t>. He</w:t>
        </w:r>
      </w:ins>
      <w:r w:rsidRPr="00C440E3">
        <w:rPr>
          <w:rFonts w:ascii="Trebuchet MS" w:hAnsi="Trebuchet MS"/>
          <w:noProof/>
        </w:rPr>
        <w:t xml:space="preserve"> should return to the </w:t>
      </w:r>
      <w:del w:id="395" w:author="Author">
        <w:r w:rsidRPr="00C440E3">
          <w:rPr>
            <w:rFonts w:ascii="Trebuchet MS" w:hAnsi="Trebuchet MS"/>
            <w:noProof/>
          </w:rPr>
          <w:delText>possession</w:delText>
        </w:r>
      </w:del>
      <w:ins w:id="396" w:author="Author">
        <w:r w:rsidRPr="00C440E3">
          <w:rPr>
            <w:rFonts w:ascii="Trebuchet MS" w:hAnsi="Trebuchet MS"/>
            <w:noProof/>
          </w:rPr>
          <w:t>property</w:t>
        </w:r>
      </w:ins>
      <w:r w:rsidRPr="00C440E3">
        <w:rPr>
          <w:rFonts w:ascii="Trebuchet MS" w:hAnsi="Trebuchet MS"/>
          <w:noProof/>
        </w:rPr>
        <w:t xml:space="preserve"> of his forefathers. </w:t>
      </w:r>
      <w:r w:rsidRPr="00C440E3">
        <w:rPr>
          <w:rFonts w:ascii="Trebuchet MS" w:hAnsi="Trebuchet MS"/>
          <w:b/>
          <w:noProof/>
        </w:rPr>
        <w:t xml:space="preserve">25:42 </w:t>
      </w:r>
      <w:r w:rsidRPr="00C440E3">
        <w:rPr>
          <w:rFonts w:ascii="Trebuchet MS" w:hAnsi="Trebuchet MS"/>
          <w:noProof/>
        </w:rPr>
        <w:t xml:space="preserve">For they are my slaves whom I brought out of the land of Egypt. They </w:t>
      </w:r>
      <w:del w:id="397" w:author="Author">
        <w:r w:rsidRPr="00C440E3">
          <w:rPr>
            <w:rFonts w:ascii="Trebuchet MS" w:hAnsi="Trebuchet MS"/>
            <w:noProof/>
          </w:rPr>
          <w:delText>must</w:delText>
        </w:r>
      </w:del>
      <w:ins w:id="398" w:author="Author">
        <w:r w:rsidRPr="00C440E3">
          <w:rPr>
            <w:rFonts w:ascii="Trebuchet MS" w:hAnsi="Trebuchet MS"/>
            <w:noProof/>
          </w:rPr>
          <w:t>should</w:t>
        </w:r>
      </w:ins>
      <w:r w:rsidRPr="00C440E3">
        <w:rPr>
          <w:rFonts w:ascii="Trebuchet MS" w:hAnsi="Trebuchet MS"/>
          <w:noProof/>
        </w:rPr>
        <w:t xml:space="preserve"> not sell themselves the way a slave is sold. </w:t>
      </w:r>
      <w:r w:rsidRPr="00C440E3">
        <w:rPr>
          <w:rFonts w:ascii="Trebuchet MS" w:hAnsi="Trebuchet MS"/>
          <w:b/>
          <w:noProof/>
        </w:rPr>
        <w:t xml:space="preserve">25:43 </w:t>
      </w:r>
      <w:r w:rsidRPr="00C440E3">
        <w:rPr>
          <w:rFonts w:ascii="Trebuchet MS" w:hAnsi="Trebuchet MS"/>
          <w:noProof/>
        </w:rPr>
        <w:t xml:space="preserve">You must not </w:t>
      </w:r>
      <w:del w:id="399" w:author="Author">
        <w:r w:rsidRPr="00C440E3">
          <w:rPr>
            <w:rFonts w:ascii="Trebuchet MS" w:hAnsi="Trebuchet MS"/>
            <w:noProof/>
          </w:rPr>
          <w:delText>tread down upon</w:delText>
        </w:r>
      </w:del>
      <w:ins w:id="400" w:author="Author">
        <w:r w:rsidRPr="00C440E3">
          <w:rPr>
            <w:rFonts w:ascii="Trebuchet MS" w:hAnsi="Trebuchet MS"/>
            <w:noProof/>
          </w:rPr>
          <w:t>treat</w:t>
        </w:r>
      </w:ins>
      <w:r w:rsidRPr="00C440E3">
        <w:rPr>
          <w:rFonts w:ascii="Trebuchet MS" w:hAnsi="Trebuchet MS"/>
          <w:noProof/>
        </w:rPr>
        <w:t xml:space="preserve"> him </w:t>
      </w:r>
      <w:del w:id="401" w:author="Author">
        <w:r w:rsidRPr="00C440E3">
          <w:rPr>
            <w:rFonts w:ascii="Trebuchet MS" w:hAnsi="Trebuchet MS"/>
            <w:noProof/>
          </w:rPr>
          <w:delText>with tyranny</w:delText>
        </w:r>
      </w:del>
      <w:ins w:id="402" w:author="Author">
        <w:r w:rsidRPr="00C440E3">
          <w:rPr>
            <w:rFonts w:ascii="Trebuchet MS" w:hAnsi="Trebuchet MS"/>
            <w:noProof/>
          </w:rPr>
          <w:t>cruelly</w:t>
        </w:r>
      </w:ins>
      <w:r w:rsidRPr="00C440E3">
        <w:rPr>
          <w:rFonts w:ascii="Trebuchet MS" w:hAnsi="Trebuchet MS"/>
          <w:noProof/>
        </w:rPr>
        <w:t xml:space="preserve">, and you must be in fear of your God. </w:t>
      </w:r>
      <w:r w:rsidRPr="00C440E3">
        <w:rPr>
          <w:rFonts w:ascii="Trebuchet MS" w:hAnsi="Trebuchet MS"/>
          <w:b/>
          <w:noProof/>
        </w:rPr>
        <w:t xml:space="preserve">25:44 </w:t>
      </w:r>
      <w:del w:id="403" w:author="Author">
        <w:r w:rsidRPr="00C440E3">
          <w:rPr>
            <w:rFonts w:ascii="Trebuchet MS" w:hAnsi="Trebuchet MS"/>
            <w:noProof/>
          </w:rPr>
          <w:delText>As for your slave man</w:delText>
        </w:r>
      </w:del>
      <w:ins w:id="404" w:author="Author">
        <w:r w:rsidRPr="00C440E3">
          <w:rPr>
            <w:rFonts w:ascii="Trebuchet MS" w:hAnsi="Trebuchet MS"/>
            <w:noProof/>
          </w:rPr>
          <w:t>Your male</w:t>
        </w:r>
      </w:ins>
      <w:r w:rsidRPr="00C440E3">
        <w:rPr>
          <w:rFonts w:ascii="Trebuchet MS" w:hAnsi="Trebuchet MS"/>
          <w:noProof/>
        </w:rPr>
        <w:t xml:space="preserve"> and </w:t>
      </w:r>
      <w:del w:id="405" w:author="Author">
        <w:r w:rsidRPr="00C440E3">
          <w:rPr>
            <w:rFonts w:ascii="Trebuchet MS" w:hAnsi="Trebuchet MS"/>
            <w:noProof/>
          </w:rPr>
          <w:delText>your slave girl who become yours</w:delText>
        </w:r>
      </w:del>
      <w:ins w:id="406" w:author="Author">
        <w:r w:rsidRPr="00C440E3">
          <w:rPr>
            <w:rFonts w:ascii="Trebuchet MS" w:hAnsi="Trebuchet MS"/>
            <w:noProof/>
          </w:rPr>
          <w:t>female slaves are to come</w:t>
        </w:r>
      </w:ins>
      <w:r w:rsidRPr="00C440E3">
        <w:rPr>
          <w:rFonts w:ascii="Trebuchet MS" w:hAnsi="Trebuchet MS"/>
          <w:noProof/>
        </w:rPr>
        <w:t xml:space="preserve"> from the nations </w:t>
      </w:r>
      <w:del w:id="407" w:author="Author">
        <w:r w:rsidRPr="00C440E3">
          <w:rPr>
            <w:rFonts w:ascii="Trebuchet MS" w:hAnsi="Trebuchet MS"/>
            <w:noProof/>
          </w:rPr>
          <w:delText xml:space="preserve">that are round about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people</w:delText>
        </w:r>
      </w:del>
      <w:ins w:id="408" w:author="Author">
        <w:r w:rsidRPr="00C440E3">
          <w:rPr>
            <w:rFonts w:ascii="Trebuchet MS" w:hAnsi="Trebuchet MS"/>
            <w:noProof/>
          </w:rPr>
          <w:t>around you</w:t>
        </w:r>
      </w:ins>
      <w:r w:rsidRPr="00C440E3">
        <w:rPr>
          <w:rFonts w:ascii="Trebuchet MS" w:hAnsi="Trebuchet MS"/>
          <w:noProof/>
        </w:rPr>
        <w:t xml:space="preserve">, from them </w:t>
      </w:r>
      <w:del w:id="409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410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may buy a </w:t>
      </w:r>
      <w:del w:id="411" w:author="Author">
        <w:r w:rsidRPr="00C440E3">
          <w:rPr>
            <w:rFonts w:ascii="Trebuchet MS" w:hAnsi="Trebuchet MS"/>
            <w:noProof/>
          </w:rPr>
          <w:delText>slave man and</w:delText>
        </w:r>
      </w:del>
      <w:ins w:id="412" w:author="Author">
        <w:r w:rsidRPr="00C440E3">
          <w:rPr>
            <w:rFonts w:ascii="Trebuchet MS" w:hAnsi="Trebuchet MS"/>
            <w:noProof/>
          </w:rPr>
          <w:t>male or</w:t>
        </w:r>
      </w:ins>
      <w:r w:rsidRPr="00C440E3">
        <w:rPr>
          <w:rFonts w:ascii="Trebuchet MS" w:hAnsi="Trebuchet MS"/>
          <w:noProof/>
        </w:rPr>
        <w:t xml:space="preserve"> a </w:t>
      </w:r>
      <w:ins w:id="413" w:author="Author">
        <w:r w:rsidRPr="00C440E3">
          <w:rPr>
            <w:rFonts w:ascii="Trebuchet MS" w:hAnsi="Trebuchet MS"/>
            <w:noProof/>
          </w:rPr>
          <w:t xml:space="preserve">female </w:t>
        </w:r>
      </w:ins>
      <w:r w:rsidRPr="00C440E3">
        <w:rPr>
          <w:rFonts w:ascii="Trebuchet MS" w:hAnsi="Trebuchet MS"/>
          <w:noProof/>
        </w:rPr>
        <w:t>slave</w:t>
      </w:r>
      <w:del w:id="414" w:author="Author">
        <w:r w:rsidRPr="00C440E3">
          <w:rPr>
            <w:rFonts w:ascii="Trebuchet MS" w:hAnsi="Trebuchet MS"/>
            <w:noProof/>
          </w:rPr>
          <w:delText xml:space="preserve"> girl</w:delText>
        </w:r>
      </w:del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25:45 </w:t>
      </w:r>
      <w:del w:id="415" w:author="Author">
        <w:r w:rsidRPr="00C440E3">
          <w:rPr>
            <w:rFonts w:ascii="Trebuchet MS" w:hAnsi="Trebuchet MS"/>
            <w:noProof/>
          </w:rPr>
          <w:delText>And also</w:delText>
        </w:r>
      </w:del>
      <w:ins w:id="416" w:author="Author">
        <w:r w:rsidRPr="00C440E3">
          <w:rPr>
            <w:rFonts w:ascii="Trebuchet MS" w:hAnsi="Trebuchet MS"/>
            <w:noProof/>
          </w:rPr>
          <w:t>Also</w:t>
        </w:r>
      </w:ins>
      <w:r w:rsidRPr="00C440E3">
        <w:rPr>
          <w:rFonts w:ascii="Trebuchet MS" w:hAnsi="Trebuchet MS"/>
          <w:noProof/>
        </w:rPr>
        <w:t xml:space="preserve"> from the sons of the </w:t>
      </w:r>
      <w:ins w:id="417" w:author="Author">
        <w:r w:rsidRPr="00C440E3">
          <w:rPr>
            <w:rFonts w:ascii="Trebuchet MS" w:hAnsi="Trebuchet MS"/>
            <w:noProof/>
          </w:rPr>
          <w:t xml:space="preserve">foreign </w:t>
        </w:r>
      </w:ins>
      <w:r w:rsidRPr="00C440E3">
        <w:rPr>
          <w:rFonts w:ascii="Trebuchet MS" w:hAnsi="Trebuchet MS"/>
          <w:noProof/>
        </w:rPr>
        <w:t xml:space="preserve">settlers who are residing </w:t>
      </w:r>
      <w:del w:id="418" w:author="Author">
        <w:r w:rsidRPr="00C440E3">
          <w:rPr>
            <w:rFonts w:ascii="Trebuchet MS" w:hAnsi="Trebuchet MS"/>
            <w:noProof/>
          </w:rPr>
          <w:delText xml:space="preserve">as aliens </w:delText>
        </w:r>
      </w:del>
      <w:r w:rsidRPr="00C440E3">
        <w:rPr>
          <w:rFonts w:ascii="Trebuchet MS" w:hAnsi="Trebuchet MS"/>
          <w:noProof/>
        </w:rPr>
        <w:t xml:space="preserve">with </w:t>
      </w:r>
      <w:del w:id="419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420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, from them </w:t>
      </w:r>
      <w:del w:id="421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may buy, </w:delText>
        </w:r>
      </w:del>
      <w:r w:rsidRPr="00C440E3">
        <w:rPr>
          <w:rFonts w:ascii="Trebuchet MS" w:hAnsi="Trebuchet MS"/>
          <w:noProof/>
        </w:rPr>
        <w:t xml:space="preserve">and from their families that are </w:t>
      </w:r>
      <w:del w:id="422" w:author="Author">
        <w:r w:rsidRPr="00C440E3">
          <w:rPr>
            <w:rFonts w:ascii="Trebuchet MS" w:hAnsi="Trebuchet MS"/>
            <w:noProof/>
          </w:rPr>
          <w:delText xml:space="preserve">with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whom they had </w:delText>
        </w:r>
      </w:del>
      <w:r w:rsidRPr="00C440E3">
        <w:rPr>
          <w:rFonts w:ascii="Trebuchet MS" w:hAnsi="Trebuchet MS"/>
          <w:noProof/>
        </w:rPr>
        <w:t xml:space="preserve">born to them in </w:t>
      </w:r>
      <w:del w:id="423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424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land</w:t>
      </w:r>
      <w:del w:id="425" w:author="Author">
        <w:r w:rsidRPr="00C440E3">
          <w:rPr>
            <w:rFonts w:ascii="Trebuchet MS" w:hAnsi="Trebuchet MS"/>
            <w:noProof/>
          </w:rPr>
          <w:delText>;</w:delText>
        </w:r>
      </w:del>
      <w:ins w:id="426" w:author="Author">
        <w:r w:rsidRPr="00C440E3">
          <w:rPr>
            <w:rFonts w:ascii="Trebuchet MS" w:hAnsi="Trebuchet MS"/>
            <w:noProof/>
          </w:rPr>
          <w:t xml:space="preserve"> you may buy slaves,</w:t>
        </w:r>
      </w:ins>
      <w:r w:rsidRPr="00C440E3">
        <w:rPr>
          <w:rFonts w:ascii="Trebuchet MS" w:hAnsi="Trebuchet MS"/>
          <w:noProof/>
        </w:rPr>
        <w:t xml:space="preserve"> and they </w:t>
      </w:r>
      <w:del w:id="427" w:author="Author">
        <w:r w:rsidRPr="00C440E3">
          <w:rPr>
            <w:rFonts w:ascii="Trebuchet MS" w:hAnsi="Trebuchet MS"/>
            <w:noProof/>
          </w:rPr>
          <w:delText>must</w:delText>
        </w:r>
      </w:del>
      <w:ins w:id="428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become </w:t>
      </w:r>
      <w:del w:id="429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430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possession. </w:t>
      </w:r>
      <w:r w:rsidRPr="00C440E3">
        <w:rPr>
          <w:rFonts w:ascii="Trebuchet MS" w:hAnsi="Trebuchet MS"/>
          <w:b/>
          <w:noProof/>
        </w:rPr>
        <w:t xml:space="preserve">25:46 </w:t>
      </w:r>
      <w:del w:id="431" w:author="Author">
        <w:r w:rsidRPr="00C440E3">
          <w:rPr>
            <w:rFonts w:ascii="Trebuchet MS" w:hAnsi="Trebuchet MS"/>
            <w:noProof/>
          </w:rPr>
          <w:delText xml:space="preserve">And </w:delText>
        </w:r>
        <w:r w:rsidRPr="00C440E3">
          <w:rPr>
            <w:rFonts w:ascii="Trebuchet MS" w:hAnsi="Trebuchet MS"/>
            <w:noProof/>
            <w:u w:val="dotted"/>
          </w:rPr>
          <w:delText>YOU</w:delText>
        </w:r>
        <w:r w:rsidRPr="00C440E3">
          <w:rPr>
            <w:rFonts w:ascii="Trebuchet MS" w:hAnsi="Trebuchet MS"/>
            <w:noProof/>
          </w:rPr>
          <w:delText xml:space="preserve"> must</w:delText>
        </w:r>
      </w:del>
      <w:ins w:id="432" w:author="Author">
        <w:r w:rsidRPr="00C440E3">
          <w:rPr>
            <w:rFonts w:ascii="Trebuchet MS" w:hAnsi="Trebuchet MS"/>
            <w:noProof/>
          </w:rPr>
          <w:t>You may</w:t>
        </w:r>
      </w:ins>
      <w:r w:rsidRPr="00C440E3">
        <w:rPr>
          <w:rFonts w:ascii="Trebuchet MS" w:hAnsi="Trebuchet MS"/>
          <w:noProof/>
        </w:rPr>
        <w:t xml:space="preserve"> pass them on as an inheritance to </w:t>
      </w:r>
      <w:del w:id="433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434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sons after </w:t>
      </w:r>
      <w:del w:id="435" w:author="Author">
        <w:r w:rsidRPr="00C440E3">
          <w:rPr>
            <w:rFonts w:ascii="Trebuchet MS" w:hAnsi="Trebuchet MS"/>
            <w:noProof/>
            <w:u w:val="dotted"/>
          </w:rPr>
          <w:delText>YOU</w:delText>
        </w:r>
      </w:del>
      <w:ins w:id="436" w:author="Author">
        <w:r w:rsidRPr="00C440E3">
          <w:rPr>
            <w:rFonts w:ascii="Trebuchet MS" w:hAnsi="Trebuchet MS"/>
            <w:noProof/>
          </w:rPr>
          <w:t>you</w:t>
        </w:r>
      </w:ins>
      <w:r w:rsidRPr="00C440E3">
        <w:rPr>
          <w:rFonts w:ascii="Trebuchet MS" w:hAnsi="Trebuchet MS"/>
          <w:noProof/>
        </w:rPr>
        <w:t xml:space="preserve"> to inherit as a </w:t>
      </w:r>
      <w:ins w:id="437" w:author="Author">
        <w:r w:rsidRPr="00C440E3">
          <w:rPr>
            <w:rFonts w:ascii="Trebuchet MS" w:hAnsi="Trebuchet MS"/>
            <w:noProof/>
          </w:rPr>
          <w:t xml:space="preserve">permanent </w:t>
        </w:r>
      </w:ins>
      <w:r w:rsidRPr="00C440E3">
        <w:rPr>
          <w:rFonts w:ascii="Trebuchet MS" w:hAnsi="Trebuchet MS"/>
          <w:noProof/>
        </w:rPr>
        <w:t>possession</w:t>
      </w:r>
      <w:del w:id="438" w:author="Author">
        <w:r w:rsidRPr="00C440E3">
          <w:rPr>
            <w:rFonts w:ascii="Trebuchet MS" w:hAnsi="Trebuchet MS"/>
            <w:noProof/>
          </w:rPr>
          <w:delText xml:space="preserve"> to time indefinite. Y</w:delText>
        </w:r>
        <w:r w:rsidRPr="00C440E3">
          <w:rPr>
            <w:rFonts w:ascii="Trebuchet MS" w:hAnsi="Trebuchet MS"/>
            <w:noProof/>
            <w:u w:val="dotted"/>
          </w:rPr>
          <w:delText>OU</w:delText>
        </w:r>
      </w:del>
      <w:ins w:id="439" w:author="Author">
        <w:r w:rsidRPr="00C440E3">
          <w:rPr>
            <w:rFonts w:ascii="Trebuchet MS" w:hAnsi="Trebuchet MS"/>
            <w:noProof/>
          </w:rPr>
          <w:t>. You</w:t>
        </w:r>
      </w:ins>
      <w:r w:rsidRPr="00C440E3">
        <w:rPr>
          <w:rFonts w:ascii="Trebuchet MS" w:hAnsi="Trebuchet MS"/>
          <w:noProof/>
        </w:rPr>
        <w:t xml:space="preserve"> may use them as workers, but </w:t>
      </w:r>
      <w:del w:id="440" w:author="Author">
        <w:r w:rsidRPr="00C440E3">
          <w:rPr>
            <w:rFonts w:ascii="Trebuchet MS" w:hAnsi="Trebuchet MS"/>
            <w:noProof/>
          </w:rPr>
          <w:delText xml:space="preserve">upon </w:delText>
        </w:r>
        <w:r w:rsidRPr="00C440E3">
          <w:rPr>
            <w:rFonts w:ascii="Trebuchet MS" w:hAnsi="Trebuchet MS"/>
            <w:noProof/>
            <w:u w:val="dotted"/>
          </w:rPr>
          <w:delText>YOUR</w:delText>
        </w:r>
        <w:r w:rsidRPr="00C440E3">
          <w:rPr>
            <w:rFonts w:ascii="Trebuchet MS" w:hAnsi="Trebuchet MS"/>
            <w:noProof/>
          </w:rPr>
          <w:delText xml:space="preserve"> brothers the sons of Israel, </w:delText>
        </w:r>
      </w:del>
      <w:r w:rsidRPr="00C440E3">
        <w:rPr>
          <w:rFonts w:ascii="Trebuchet MS" w:hAnsi="Trebuchet MS"/>
          <w:noProof/>
        </w:rPr>
        <w:t xml:space="preserve">you must not </w:t>
      </w:r>
      <w:del w:id="441" w:author="Author">
        <w:r w:rsidRPr="00C440E3">
          <w:rPr>
            <w:rFonts w:ascii="Trebuchet MS" w:hAnsi="Trebuchet MS"/>
            <w:noProof/>
          </w:rPr>
          <w:delText>tread, the one upon the other, with tyranny</w:delText>
        </w:r>
      </w:del>
      <w:ins w:id="442" w:author="Author">
        <w:r w:rsidRPr="00C440E3">
          <w:rPr>
            <w:rFonts w:ascii="Trebuchet MS" w:hAnsi="Trebuchet MS"/>
            <w:noProof/>
          </w:rPr>
          <w:t>subject your Israelite brothers to cruel treatment</w:t>
        </w:r>
      </w:ins>
      <w:r w:rsidRPr="00C440E3">
        <w:rPr>
          <w:rFonts w:ascii="Trebuchet MS" w:hAnsi="Trebuchet MS"/>
          <w:noProof/>
        </w:rPr>
        <w:t>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25:47 </w:t>
      </w:r>
      <w:r w:rsidRPr="00C440E3">
        <w:rPr>
          <w:rFonts w:ascii="Trebuchet MS" w:hAnsi="Trebuchet MS"/>
          <w:noProof/>
        </w:rPr>
        <w:t xml:space="preserve">“‘But </w:t>
      </w:r>
      <w:del w:id="443" w:author="Author">
        <w:r w:rsidRPr="00C440E3">
          <w:rPr>
            <w:rFonts w:ascii="Trebuchet MS" w:hAnsi="Trebuchet MS"/>
            <w:noProof/>
          </w:rPr>
          <w:delText>in case the hand of the alien</w:delText>
        </w:r>
      </w:del>
      <w:ins w:id="444" w:author="Author">
        <w:r w:rsidRPr="00C440E3">
          <w:rPr>
            <w:rFonts w:ascii="Trebuchet MS" w:hAnsi="Trebuchet MS"/>
            <w:noProof/>
          </w:rPr>
          <w:t>if a foreign</w:t>
        </w:r>
      </w:ins>
      <w:r w:rsidRPr="00C440E3">
        <w:rPr>
          <w:rFonts w:ascii="Trebuchet MS" w:hAnsi="Trebuchet MS"/>
          <w:noProof/>
        </w:rPr>
        <w:t xml:space="preserve"> resident or </w:t>
      </w:r>
      <w:del w:id="445" w:author="Author">
        <w:r w:rsidRPr="00C440E3">
          <w:rPr>
            <w:rFonts w:ascii="Trebuchet MS" w:hAnsi="Trebuchet MS"/>
            <w:noProof/>
          </w:rPr>
          <w:delText>the</w:delText>
        </w:r>
      </w:del>
      <w:ins w:id="446" w:author="Author">
        <w:r w:rsidRPr="00C440E3">
          <w:rPr>
            <w:rFonts w:ascii="Trebuchet MS" w:hAnsi="Trebuchet MS"/>
            <w:noProof/>
          </w:rPr>
          <w:t>a</w:t>
        </w:r>
      </w:ins>
      <w:r w:rsidRPr="00C440E3">
        <w:rPr>
          <w:rFonts w:ascii="Trebuchet MS" w:hAnsi="Trebuchet MS"/>
          <w:noProof/>
        </w:rPr>
        <w:t xml:space="preserve"> settler </w:t>
      </w:r>
      <w:del w:id="447" w:author="Author">
        <w:r w:rsidRPr="00C440E3">
          <w:rPr>
            <w:rFonts w:ascii="Trebuchet MS" w:hAnsi="Trebuchet MS"/>
            <w:noProof/>
          </w:rPr>
          <w:delText>with</w:delText>
        </w:r>
      </w:del>
      <w:ins w:id="448" w:author="Author">
        <w:r w:rsidRPr="00C440E3">
          <w:rPr>
            <w:rFonts w:ascii="Trebuchet MS" w:hAnsi="Trebuchet MS"/>
            <w:noProof/>
          </w:rPr>
          <w:t>among</w:t>
        </w:r>
      </w:ins>
      <w:r w:rsidRPr="00C440E3">
        <w:rPr>
          <w:rFonts w:ascii="Trebuchet MS" w:hAnsi="Trebuchet MS"/>
          <w:noProof/>
        </w:rPr>
        <w:t xml:space="preserve"> you becomes wealthy</w:t>
      </w:r>
      <w:del w:id="449" w:author="Author">
        <w:r w:rsidRPr="00C440E3">
          <w:rPr>
            <w:rFonts w:ascii="Trebuchet MS" w:hAnsi="Trebuchet MS"/>
            <w:noProof/>
          </w:rPr>
          <w:delText>,</w:delText>
        </w:r>
      </w:del>
      <w:r w:rsidRPr="00C440E3">
        <w:rPr>
          <w:rFonts w:ascii="Trebuchet MS" w:hAnsi="Trebuchet MS"/>
          <w:noProof/>
        </w:rPr>
        <w:t xml:space="preserve"> and your brother has become poor alongside him and must sell himself to the </w:t>
      </w:r>
      <w:del w:id="450" w:author="Author">
        <w:r w:rsidRPr="00C440E3">
          <w:rPr>
            <w:rFonts w:ascii="Trebuchet MS" w:hAnsi="Trebuchet MS"/>
            <w:noProof/>
          </w:rPr>
          <w:delText>alien</w:delText>
        </w:r>
      </w:del>
      <w:ins w:id="451" w:author="Author">
        <w:r w:rsidRPr="00C440E3">
          <w:rPr>
            <w:rFonts w:ascii="Trebuchet MS" w:hAnsi="Trebuchet MS"/>
            <w:noProof/>
          </w:rPr>
          <w:t>foreign</w:t>
        </w:r>
      </w:ins>
      <w:r w:rsidRPr="00C440E3">
        <w:rPr>
          <w:rFonts w:ascii="Trebuchet MS" w:hAnsi="Trebuchet MS"/>
          <w:noProof/>
        </w:rPr>
        <w:t xml:space="preserve"> resident or the settler </w:t>
      </w:r>
      <w:del w:id="452" w:author="Author">
        <w:r w:rsidRPr="00C440E3">
          <w:rPr>
            <w:rFonts w:ascii="Trebuchet MS" w:hAnsi="Trebuchet MS"/>
            <w:noProof/>
          </w:rPr>
          <w:delText>with</w:delText>
        </w:r>
      </w:del>
      <w:ins w:id="453" w:author="Author">
        <w:r w:rsidRPr="00C440E3">
          <w:rPr>
            <w:rFonts w:ascii="Trebuchet MS" w:hAnsi="Trebuchet MS"/>
            <w:noProof/>
          </w:rPr>
          <w:t>who lives among</w:t>
        </w:r>
      </w:ins>
      <w:r w:rsidRPr="00C440E3">
        <w:rPr>
          <w:rFonts w:ascii="Trebuchet MS" w:hAnsi="Trebuchet MS"/>
          <w:noProof/>
        </w:rPr>
        <w:t xml:space="preserve"> you, or to a member of the family of the </w:t>
      </w:r>
      <w:del w:id="454" w:author="Author">
        <w:r w:rsidRPr="00C440E3">
          <w:rPr>
            <w:rFonts w:ascii="Trebuchet MS" w:hAnsi="Trebuchet MS"/>
            <w:noProof/>
          </w:rPr>
          <w:delText>alien</w:delText>
        </w:r>
      </w:del>
      <w:ins w:id="455" w:author="Author">
        <w:r w:rsidRPr="00C440E3">
          <w:rPr>
            <w:rFonts w:ascii="Trebuchet MS" w:hAnsi="Trebuchet MS"/>
            <w:noProof/>
          </w:rPr>
          <w:t>foreign</w:t>
        </w:r>
      </w:ins>
      <w:r w:rsidRPr="00C440E3">
        <w:rPr>
          <w:rFonts w:ascii="Trebuchet MS" w:hAnsi="Trebuchet MS"/>
          <w:noProof/>
        </w:rPr>
        <w:t xml:space="preserve"> resident, </w:t>
      </w:r>
      <w:r w:rsidRPr="00C440E3">
        <w:rPr>
          <w:rFonts w:ascii="Trebuchet MS" w:hAnsi="Trebuchet MS"/>
          <w:b/>
          <w:noProof/>
        </w:rPr>
        <w:t xml:space="preserve">25:48 </w:t>
      </w:r>
      <w:ins w:id="456" w:author="Author">
        <w:r w:rsidRPr="00C440E3">
          <w:rPr>
            <w:rFonts w:ascii="Trebuchet MS" w:hAnsi="Trebuchet MS"/>
            <w:noProof/>
          </w:rPr>
          <w:t xml:space="preserve">he will continue to have the right of repurchase </w:t>
        </w:r>
      </w:ins>
      <w:r w:rsidRPr="00C440E3">
        <w:rPr>
          <w:rFonts w:ascii="Trebuchet MS" w:hAnsi="Trebuchet MS"/>
          <w:noProof/>
        </w:rPr>
        <w:t>after he has sold himself</w:t>
      </w:r>
      <w:del w:id="457" w:author="Author">
        <w:r w:rsidRPr="00C440E3">
          <w:rPr>
            <w:rFonts w:ascii="Trebuchet MS" w:hAnsi="Trebuchet MS"/>
            <w:noProof/>
          </w:rPr>
          <w:delText>, the right of repurchase will continue in his case</w:delText>
        </w:r>
      </w:del>
      <w:r w:rsidRPr="00C440E3">
        <w:rPr>
          <w:rFonts w:ascii="Trebuchet MS" w:hAnsi="Trebuchet MS"/>
          <w:noProof/>
        </w:rPr>
        <w:t>. One of his brothers may buy him back</w:t>
      </w:r>
      <w:del w:id="458" w:author="Author">
        <w:r w:rsidRPr="00C440E3">
          <w:rPr>
            <w:rFonts w:ascii="Trebuchet MS" w:hAnsi="Trebuchet MS"/>
            <w:noProof/>
          </w:rPr>
          <w:delText>.</w:delText>
        </w:r>
      </w:del>
      <w:ins w:id="459" w:author="Author">
        <w:r w:rsidRPr="00C440E3">
          <w:rPr>
            <w:rFonts w:ascii="Trebuchet MS" w:hAnsi="Trebuchet MS"/>
            <w:noProof/>
          </w:rPr>
          <w:t>,</w:t>
        </w:r>
      </w:ins>
      <w:r w:rsidRPr="00C440E3">
        <w:rPr>
          <w:rFonts w:ascii="Trebuchet MS" w:hAnsi="Trebuchet MS"/>
          <w:noProof/>
        </w:rPr>
        <w:t xml:space="preserve"> </w:t>
      </w:r>
      <w:r w:rsidRPr="00C440E3">
        <w:rPr>
          <w:rFonts w:ascii="Trebuchet MS" w:hAnsi="Trebuchet MS"/>
          <w:b/>
          <w:noProof/>
        </w:rPr>
        <w:t xml:space="preserve">25:49 </w:t>
      </w:r>
      <w:del w:id="460" w:author="Author">
        <w:r w:rsidRPr="00C440E3">
          <w:rPr>
            <w:rFonts w:ascii="Trebuchet MS" w:hAnsi="Trebuchet MS"/>
            <w:noProof/>
          </w:rPr>
          <w:delText>Or</w:delText>
        </w:r>
      </w:del>
      <w:ins w:id="461" w:author="Author">
        <w:r w:rsidRPr="00C440E3">
          <w:rPr>
            <w:rFonts w:ascii="Trebuchet MS" w:hAnsi="Trebuchet MS"/>
            <w:noProof/>
          </w:rPr>
          <w:t>or</w:t>
        </w:r>
      </w:ins>
      <w:r w:rsidRPr="00C440E3">
        <w:rPr>
          <w:rFonts w:ascii="Trebuchet MS" w:hAnsi="Trebuchet MS"/>
          <w:noProof/>
        </w:rPr>
        <w:t xml:space="preserve"> his uncle or the son of his uncle may buy him back, or any </w:t>
      </w:r>
      <w:del w:id="462" w:author="Author">
        <w:r w:rsidRPr="00C440E3">
          <w:rPr>
            <w:rFonts w:ascii="Trebuchet MS" w:hAnsi="Trebuchet MS"/>
            <w:noProof/>
          </w:rPr>
          <w:delText>blood</w:delText>
        </w:r>
      </w:del>
      <w:ins w:id="463" w:author="Author">
        <w:r w:rsidRPr="00C440E3">
          <w:rPr>
            <w:rFonts w:ascii="Trebuchet MS" w:hAnsi="Trebuchet MS"/>
            <w:noProof/>
          </w:rPr>
          <w:t>close</w:t>
        </w:r>
      </w:ins>
      <w:r w:rsidRPr="00C440E3">
        <w:rPr>
          <w:rFonts w:ascii="Trebuchet MS" w:hAnsi="Trebuchet MS"/>
          <w:noProof/>
        </w:rPr>
        <w:t xml:space="preserve"> relative</w:t>
      </w:r>
      <w:del w:id="464" w:author="Author">
        <w:r w:rsidRPr="00C440E3">
          <w:rPr>
            <w:rFonts w:ascii="Trebuchet MS" w:hAnsi="Trebuchet MS"/>
            <w:noProof/>
          </w:rPr>
          <w:delText xml:space="preserve"> of his flesh</w:delText>
        </w:r>
      </w:del>
      <w:r w:rsidRPr="00C440E3">
        <w:rPr>
          <w:rFonts w:ascii="Trebuchet MS" w:hAnsi="Trebuchet MS"/>
          <w:noProof/>
        </w:rPr>
        <w:t>,</w:t>
      </w:r>
      <w:ins w:id="465" w:author="Author">
        <w:r w:rsidRPr="00C440E3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C440E3">
        <w:rPr>
          <w:rFonts w:ascii="Trebuchet MS" w:hAnsi="Trebuchet MS"/>
          <w:noProof/>
        </w:rPr>
        <w:t xml:space="preserve"> one of his family, may buy him back.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noProof/>
        </w:rPr>
        <w:t xml:space="preserve">“‘Or if </w:t>
      </w:r>
      <w:del w:id="468" w:author="Author">
        <w:r w:rsidRPr="00C440E3">
          <w:rPr>
            <w:rFonts w:ascii="Trebuchet MS" w:hAnsi="Trebuchet MS"/>
            <w:noProof/>
          </w:rPr>
          <w:delText>his own hand</w:delText>
        </w:r>
      </w:del>
      <w:ins w:id="469" w:author="Author">
        <w:r w:rsidRPr="00C440E3">
          <w:rPr>
            <w:rFonts w:ascii="Trebuchet MS" w:hAnsi="Trebuchet MS"/>
            <w:noProof/>
          </w:rPr>
          <w:t>he himself</w:t>
        </w:r>
      </w:ins>
      <w:r w:rsidRPr="00C440E3">
        <w:rPr>
          <w:rFonts w:ascii="Trebuchet MS" w:hAnsi="Trebuchet MS"/>
          <w:noProof/>
        </w:rPr>
        <w:t xml:space="preserve"> has become wealthy, he </w:t>
      </w:r>
      <w:del w:id="470" w:author="Author">
        <w:r w:rsidRPr="00C440E3">
          <w:rPr>
            <w:rFonts w:ascii="Trebuchet MS" w:hAnsi="Trebuchet MS"/>
            <w:noProof/>
          </w:rPr>
          <w:delText>must</w:delText>
        </w:r>
      </w:del>
      <w:ins w:id="471" w:author="Author">
        <w:r w:rsidRPr="00C440E3">
          <w:rPr>
            <w:rFonts w:ascii="Trebuchet MS" w:hAnsi="Trebuchet MS"/>
            <w:noProof/>
          </w:rPr>
          <w:t>may</w:t>
        </w:r>
      </w:ins>
      <w:r w:rsidRPr="00C440E3">
        <w:rPr>
          <w:rFonts w:ascii="Trebuchet MS" w:hAnsi="Trebuchet MS"/>
          <w:noProof/>
        </w:rPr>
        <w:t xml:space="preserve"> also buy himself back. </w:t>
      </w:r>
      <w:r w:rsidRPr="00C440E3">
        <w:rPr>
          <w:rFonts w:ascii="Trebuchet MS" w:hAnsi="Trebuchet MS"/>
          <w:b/>
          <w:noProof/>
        </w:rPr>
        <w:t xml:space="preserve">25:50 </w:t>
      </w:r>
      <w:del w:id="472" w:author="Author">
        <w:r w:rsidRPr="00C440E3">
          <w:rPr>
            <w:rFonts w:ascii="Trebuchet MS" w:hAnsi="Trebuchet MS"/>
            <w:noProof/>
          </w:rPr>
          <w:delText>And he must reckon</w:delText>
        </w:r>
      </w:del>
      <w:ins w:id="473" w:author="Author">
        <w:r w:rsidRPr="00C440E3">
          <w:rPr>
            <w:rFonts w:ascii="Trebuchet MS" w:hAnsi="Trebuchet MS"/>
            <w:noProof/>
          </w:rPr>
          <w:t>He should calculate</w:t>
        </w:r>
      </w:ins>
      <w:r w:rsidRPr="00C440E3">
        <w:rPr>
          <w:rFonts w:ascii="Trebuchet MS" w:hAnsi="Trebuchet MS"/>
          <w:noProof/>
        </w:rPr>
        <w:t xml:space="preserve"> with his purchaser </w:t>
      </w:r>
      <w:ins w:id="474" w:author="Author">
        <w:r w:rsidRPr="00C440E3">
          <w:rPr>
            <w:rFonts w:ascii="Trebuchet MS" w:hAnsi="Trebuchet MS"/>
            <w:noProof/>
          </w:rPr>
          <w:t xml:space="preserve">the time </w:t>
        </w:r>
      </w:ins>
      <w:r w:rsidRPr="00C440E3">
        <w:rPr>
          <w:rFonts w:ascii="Trebuchet MS" w:hAnsi="Trebuchet MS"/>
          <w:noProof/>
        </w:rPr>
        <w:t xml:space="preserve">from the year he sold himself to him </w:t>
      </w:r>
      <w:del w:id="475" w:author="Author">
        <w:r w:rsidRPr="00C440E3">
          <w:rPr>
            <w:rFonts w:ascii="Trebuchet MS" w:hAnsi="Trebuchet MS"/>
            <w:noProof/>
          </w:rPr>
          <w:delText>till</w:delText>
        </w:r>
      </w:del>
      <w:ins w:id="476" w:author="Author">
        <w:r w:rsidRPr="00C440E3">
          <w:rPr>
            <w:rFonts w:ascii="Trebuchet MS" w:hAnsi="Trebuchet MS"/>
            <w:noProof/>
          </w:rPr>
          <w:t>until</w:t>
        </w:r>
      </w:ins>
      <w:r w:rsidRPr="00C440E3">
        <w:rPr>
          <w:rFonts w:ascii="Trebuchet MS" w:hAnsi="Trebuchet MS"/>
          <w:noProof/>
        </w:rPr>
        <w:t xml:space="preserve"> the Jubilee year, and the money of his sale </w:t>
      </w:r>
      <w:del w:id="477" w:author="Author">
        <w:r w:rsidRPr="00C440E3">
          <w:rPr>
            <w:rFonts w:ascii="Trebuchet MS" w:hAnsi="Trebuchet MS"/>
            <w:noProof/>
          </w:rPr>
          <w:delText>must</w:delText>
        </w:r>
      </w:del>
      <w:ins w:id="478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correspond </w:t>
      </w:r>
      <w:del w:id="479" w:author="Author">
        <w:r w:rsidRPr="00C440E3">
          <w:rPr>
            <w:rFonts w:ascii="Trebuchet MS" w:hAnsi="Trebuchet MS"/>
            <w:noProof/>
          </w:rPr>
          <w:delText>with</w:delText>
        </w:r>
      </w:del>
      <w:ins w:id="480" w:author="Author">
        <w:r w:rsidRPr="00C440E3">
          <w:rPr>
            <w:rFonts w:ascii="Trebuchet MS" w:hAnsi="Trebuchet MS"/>
            <w:noProof/>
          </w:rPr>
          <w:t>to</w:t>
        </w:r>
      </w:ins>
      <w:r w:rsidRPr="00C440E3">
        <w:rPr>
          <w:rFonts w:ascii="Trebuchet MS" w:hAnsi="Trebuchet MS"/>
          <w:noProof/>
        </w:rPr>
        <w:t xml:space="preserve"> the number of years. </w:t>
      </w:r>
      <w:del w:id="481" w:author="Author">
        <w:r w:rsidRPr="00C440E3">
          <w:rPr>
            <w:rFonts w:ascii="Trebuchet MS" w:hAnsi="Trebuchet MS"/>
            <w:noProof/>
          </w:rPr>
          <w:delText>The way</w:delText>
        </w:r>
      </w:del>
      <w:ins w:id="482" w:author="Author">
        <w:r w:rsidRPr="00C440E3">
          <w:rPr>
            <w:rFonts w:ascii="Trebuchet MS" w:hAnsi="Trebuchet MS"/>
            <w:noProof/>
          </w:rPr>
          <w:t>His</w:t>
        </w:r>
      </w:ins>
      <w:r w:rsidRPr="00C440E3">
        <w:rPr>
          <w:rFonts w:ascii="Trebuchet MS" w:hAnsi="Trebuchet MS"/>
          <w:noProof/>
        </w:rPr>
        <w:t xml:space="preserve"> workdays </w:t>
      </w:r>
      <w:ins w:id="483" w:author="Author">
        <w:r w:rsidRPr="00C440E3">
          <w:rPr>
            <w:rFonts w:ascii="Trebuchet MS" w:hAnsi="Trebuchet MS"/>
            <w:noProof/>
          </w:rPr>
          <w:t xml:space="preserve">during that time will be assessed at the rate </w:t>
        </w:r>
      </w:ins>
      <w:r w:rsidRPr="00C440E3">
        <w:rPr>
          <w:rFonts w:ascii="Trebuchet MS" w:hAnsi="Trebuchet MS"/>
          <w:noProof/>
        </w:rPr>
        <w:t xml:space="preserve">of a hired </w:t>
      </w:r>
      <w:del w:id="484" w:author="Author">
        <w:r w:rsidRPr="00C440E3">
          <w:rPr>
            <w:rFonts w:ascii="Trebuchet MS" w:hAnsi="Trebuchet MS"/>
            <w:noProof/>
          </w:rPr>
          <w:delText>laborer are reckoned he should continue with him</w:delText>
        </w:r>
      </w:del>
      <w:ins w:id="485" w:author="Author">
        <w:r w:rsidRPr="00C440E3">
          <w:rPr>
            <w:rFonts w:ascii="Trebuchet MS" w:hAnsi="Trebuchet MS"/>
            <w:noProof/>
          </w:rPr>
          <w:t>worker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25:51 </w:t>
      </w:r>
      <w:r w:rsidRPr="00C440E3">
        <w:rPr>
          <w:rFonts w:ascii="Trebuchet MS" w:hAnsi="Trebuchet MS"/>
          <w:noProof/>
        </w:rPr>
        <w:t xml:space="preserve">If there are </w:t>
      </w:r>
      <w:del w:id="486" w:author="Author">
        <w:r w:rsidRPr="00C440E3">
          <w:rPr>
            <w:rFonts w:ascii="Trebuchet MS" w:hAnsi="Trebuchet MS"/>
            <w:noProof/>
          </w:rPr>
          <w:delText xml:space="preserve">yet </w:delText>
        </w:r>
      </w:del>
      <w:r w:rsidRPr="00C440E3">
        <w:rPr>
          <w:rFonts w:ascii="Trebuchet MS" w:hAnsi="Trebuchet MS"/>
          <w:noProof/>
        </w:rPr>
        <w:t>many years</w:t>
      </w:r>
      <w:ins w:id="487" w:author="Author">
        <w:r w:rsidRPr="00C440E3">
          <w:rPr>
            <w:rFonts w:ascii="Trebuchet MS" w:hAnsi="Trebuchet MS"/>
            <w:noProof/>
          </w:rPr>
          <w:t xml:space="preserve"> remaining</w:t>
        </w:r>
      </w:ins>
      <w:r w:rsidRPr="00C440E3">
        <w:rPr>
          <w:rFonts w:ascii="Trebuchet MS" w:hAnsi="Trebuchet MS"/>
          <w:noProof/>
        </w:rPr>
        <w:t xml:space="preserve">, he should </w:t>
      </w:r>
      <w:del w:id="488" w:author="Author">
        <w:r w:rsidRPr="00C440E3">
          <w:rPr>
            <w:rFonts w:ascii="Trebuchet MS" w:hAnsi="Trebuchet MS"/>
            <w:noProof/>
          </w:rPr>
          <w:delText xml:space="preserve">in proportion to them </w:delText>
        </w:r>
      </w:del>
      <w:r w:rsidRPr="00C440E3">
        <w:rPr>
          <w:rFonts w:ascii="Trebuchet MS" w:hAnsi="Trebuchet MS"/>
          <w:noProof/>
        </w:rPr>
        <w:t xml:space="preserve">pay his repurchase price </w:t>
      </w:r>
      <w:del w:id="489" w:author="Author">
        <w:r w:rsidRPr="00C440E3">
          <w:rPr>
            <w:rFonts w:ascii="Trebuchet MS" w:hAnsi="Trebuchet MS"/>
            <w:noProof/>
          </w:rPr>
          <w:delText xml:space="preserve">over from </w:delText>
        </w:r>
      </w:del>
      <w:ins w:id="490" w:author="Author">
        <w:r w:rsidRPr="00C440E3">
          <w:rPr>
            <w:rFonts w:ascii="Trebuchet MS" w:hAnsi="Trebuchet MS"/>
            <w:noProof/>
          </w:rPr>
          <w:t xml:space="preserve">in proportion to </w:t>
        </w:r>
      </w:ins>
      <w:r w:rsidRPr="00C440E3">
        <w:rPr>
          <w:rFonts w:ascii="Trebuchet MS" w:hAnsi="Trebuchet MS"/>
          <w:noProof/>
        </w:rPr>
        <w:t xml:space="preserve">the </w:t>
      </w:r>
      <w:del w:id="491" w:author="Author">
        <w:r w:rsidRPr="00C440E3">
          <w:rPr>
            <w:rFonts w:ascii="Trebuchet MS" w:hAnsi="Trebuchet MS"/>
            <w:noProof/>
          </w:rPr>
          <w:delText>money of his purchase</w:delText>
        </w:r>
      </w:del>
      <w:ins w:id="492" w:author="Author">
        <w:r w:rsidRPr="00C440E3">
          <w:rPr>
            <w:rFonts w:ascii="Trebuchet MS" w:hAnsi="Trebuchet MS"/>
            <w:noProof/>
          </w:rPr>
          <w:t>years that are left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25:52 </w:t>
      </w:r>
      <w:r w:rsidRPr="00C440E3">
        <w:rPr>
          <w:rFonts w:ascii="Trebuchet MS" w:hAnsi="Trebuchet MS"/>
          <w:noProof/>
        </w:rPr>
        <w:t xml:space="preserve">But if only a few </w:t>
      </w:r>
      <w:ins w:id="493" w:author="Author">
        <w:r w:rsidRPr="00C440E3">
          <w:rPr>
            <w:rFonts w:ascii="Trebuchet MS" w:hAnsi="Trebuchet MS"/>
            <w:noProof/>
          </w:rPr>
          <w:t xml:space="preserve">years </w:t>
        </w:r>
      </w:ins>
      <w:r w:rsidRPr="00C440E3">
        <w:rPr>
          <w:rFonts w:ascii="Trebuchet MS" w:hAnsi="Trebuchet MS"/>
          <w:noProof/>
        </w:rPr>
        <w:t xml:space="preserve">remain </w:t>
      </w:r>
      <w:del w:id="494" w:author="Author">
        <w:r w:rsidRPr="00C440E3">
          <w:rPr>
            <w:rFonts w:ascii="Trebuchet MS" w:hAnsi="Trebuchet MS"/>
            <w:noProof/>
          </w:rPr>
          <w:delText xml:space="preserve">of the years </w:delText>
        </w:r>
      </w:del>
      <w:r w:rsidRPr="00C440E3">
        <w:rPr>
          <w:rFonts w:ascii="Trebuchet MS" w:hAnsi="Trebuchet MS"/>
          <w:noProof/>
        </w:rPr>
        <w:t xml:space="preserve">until the Jubilee year, he </w:t>
      </w:r>
      <w:del w:id="495" w:author="Author">
        <w:r w:rsidRPr="00C440E3">
          <w:rPr>
            <w:rFonts w:ascii="Trebuchet MS" w:hAnsi="Trebuchet MS"/>
            <w:noProof/>
          </w:rPr>
          <w:delText>must</w:delText>
        </w:r>
      </w:del>
      <w:ins w:id="496" w:author="Author">
        <w:r w:rsidRPr="00C440E3">
          <w:rPr>
            <w:rFonts w:ascii="Trebuchet MS" w:hAnsi="Trebuchet MS"/>
            <w:noProof/>
          </w:rPr>
          <w:t>should</w:t>
        </w:r>
      </w:ins>
      <w:r w:rsidRPr="00C440E3">
        <w:rPr>
          <w:rFonts w:ascii="Trebuchet MS" w:hAnsi="Trebuchet MS"/>
          <w:noProof/>
        </w:rPr>
        <w:t xml:space="preserve"> then </w:t>
      </w:r>
      <w:del w:id="497" w:author="Author">
        <w:r w:rsidRPr="00C440E3">
          <w:rPr>
            <w:rFonts w:ascii="Trebuchet MS" w:hAnsi="Trebuchet MS"/>
            <w:noProof/>
          </w:rPr>
          <w:delText>make a calculation</w:delText>
        </w:r>
      </w:del>
      <w:ins w:id="498" w:author="Author">
        <w:r w:rsidRPr="00C440E3">
          <w:rPr>
            <w:rFonts w:ascii="Trebuchet MS" w:hAnsi="Trebuchet MS"/>
            <w:noProof/>
          </w:rPr>
          <w:t>calculate</w:t>
        </w:r>
      </w:ins>
      <w:r w:rsidRPr="00C440E3">
        <w:rPr>
          <w:rFonts w:ascii="Trebuchet MS" w:hAnsi="Trebuchet MS"/>
          <w:noProof/>
        </w:rPr>
        <w:t xml:space="preserve"> for himself</w:t>
      </w:r>
      <w:del w:id="499" w:author="Author">
        <w:r w:rsidRPr="00C440E3">
          <w:rPr>
            <w:rFonts w:ascii="Trebuchet MS" w:hAnsi="Trebuchet MS"/>
            <w:noProof/>
          </w:rPr>
          <w:delText>. In</w:delText>
        </w:r>
      </w:del>
      <w:ins w:id="500" w:author="Author">
        <w:r w:rsidRPr="00C440E3">
          <w:rPr>
            <w:rFonts w:ascii="Trebuchet MS" w:hAnsi="Trebuchet MS"/>
            <w:noProof/>
          </w:rPr>
          <w:t xml:space="preserve"> and pay his repurchase price in</w:t>
        </w:r>
      </w:ins>
      <w:r w:rsidRPr="00C440E3">
        <w:rPr>
          <w:rFonts w:ascii="Trebuchet MS" w:hAnsi="Trebuchet MS"/>
          <w:noProof/>
        </w:rPr>
        <w:t xml:space="preserve"> proportion to the years </w:t>
      </w:r>
      <w:del w:id="501" w:author="Author">
        <w:r w:rsidRPr="00C440E3">
          <w:rPr>
            <w:rFonts w:ascii="Trebuchet MS" w:hAnsi="Trebuchet MS"/>
            <w:noProof/>
          </w:rPr>
          <w:delText>of his he should pay over his repurchase price</w:delText>
        </w:r>
      </w:del>
      <w:ins w:id="502" w:author="Author">
        <w:r w:rsidRPr="00C440E3">
          <w:rPr>
            <w:rFonts w:ascii="Trebuchet MS" w:hAnsi="Trebuchet MS"/>
            <w:noProof/>
          </w:rPr>
          <w:t>remaining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25:53 </w:t>
      </w:r>
      <w:r w:rsidRPr="00C440E3">
        <w:rPr>
          <w:rFonts w:ascii="Trebuchet MS" w:hAnsi="Trebuchet MS"/>
          <w:noProof/>
        </w:rPr>
        <w:t xml:space="preserve">He should continue </w:t>
      </w:r>
      <w:del w:id="503" w:author="Author">
        <w:r w:rsidRPr="00C440E3">
          <w:rPr>
            <w:rFonts w:ascii="Trebuchet MS" w:hAnsi="Trebuchet MS"/>
            <w:noProof/>
          </w:rPr>
          <w:delText>with</w:delText>
        </w:r>
      </w:del>
      <w:ins w:id="504" w:author="Author">
        <w:r w:rsidRPr="00C440E3">
          <w:rPr>
            <w:rFonts w:ascii="Trebuchet MS" w:hAnsi="Trebuchet MS"/>
            <w:noProof/>
          </w:rPr>
          <w:t>to serve</w:t>
        </w:r>
      </w:ins>
      <w:r w:rsidRPr="00C440E3">
        <w:rPr>
          <w:rFonts w:ascii="Trebuchet MS" w:hAnsi="Trebuchet MS"/>
          <w:noProof/>
        </w:rPr>
        <w:t xml:space="preserve"> him </w:t>
      </w:r>
      <w:del w:id="505" w:author="Author">
        <w:r w:rsidRPr="00C440E3">
          <w:rPr>
            <w:rFonts w:ascii="Trebuchet MS" w:hAnsi="Trebuchet MS"/>
            <w:noProof/>
          </w:rPr>
          <w:delText>like</w:delText>
        </w:r>
      </w:del>
      <w:ins w:id="506" w:author="Author">
        <w:r w:rsidRPr="00C440E3">
          <w:rPr>
            <w:rFonts w:ascii="Trebuchet MS" w:hAnsi="Trebuchet MS"/>
            <w:noProof/>
          </w:rPr>
          <w:t>year by year as</w:t>
        </w:r>
      </w:ins>
      <w:r w:rsidRPr="00C440E3">
        <w:rPr>
          <w:rFonts w:ascii="Trebuchet MS" w:hAnsi="Trebuchet MS"/>
          <w:noProof/>
        </w:rPr>
        <w:t xml:space="preserve"> a hired </w:t>
      </w:r>
      <w:del w:id="507" w:author="Author">
        <w:r w:rsidRPr="00C440E3">
          <w:rPr>
            <w:rFonts w:ascii="Trebuchet MS" w:hAnsi="Trebuchet MS"/>
            <w:noProof/>
          </w:rPr>
          <w:delText>laborer from year to year. He may</w:delText>
        </w:r>
      </w:del>
      <w:ins w:id="508" w:author="Author">
        <w:r w:rsidRPr="00C440E3">
          <w:rPr>
            <w:rFonts w:ascii="Trebuchet MS" w:hAnsi="Trebuchet MS"/>
            <w:noProof/>
          </w:rPr>
          <w:t>worker; and you should see to it that he does</w:t>
        </w:r>
      </w:ins>
      <w:r w:rsidRPr="00C440E3">
        <w:rPr>
          <w:rFonts w:ascii="Trebuchet MS" w:hAnsi="Trebuchet MS"/>
          <w:noProof/>
        </w:rPr>
        <w:t xml:space="preserve"> not </w:t>
      </w:r>
      <w:del w:id="509" w:author="Author">
        <w:r w:rsidRPr="00C440E3">
          <w:rPr>
            <w:rFonts w:ascii="Trebuchet MS" w:hAnsi="Trebuchet MS"/>
            <w:noProof/>
          </w:rPr>
          <w:delText>tread</w:delText>
        </w:r>
      </w:del>
      <w:ins w:id="510" w:author="Author">
        <w:r w:rsidRPr="00C440E3">
          <w:rPr>
            <w:rFonts w:ascii="Trebuchet MS" w:hAnsi="Trebuchet MS"/>
            <w:noProof/>
          </w:rPr>
          <w:t>treat</w:t>
        </w:r>
      </w:ins>
      <w:r w:rsidRPr="00C440E3">
        <w:rPr>
          <w:rFonts w:ascii="Trebuchet MS" w:hAnsi="Trebuchet MS"/>
          <w:noProof/>
        </w:rPr>
        <w:t xml:space="preserve"> him </w:t>
      </w:r>
      <w:del w:id="511" w:author="Author">
        <w:r w:rsidRPr="00C440E3">
          <w:rPr>
            <w:rFonts w:ascii="Trebuchet MS" w:hAnsi="Trebuchet MS"/>
            <w:noProof/>
          </w:rPr>
          <w:delText>down with tyranny before your eyes</w:delText>
        </w:r>
      </w:del>
      <w:ins w:id="512" w:author="Author">
        <w:r w:rsidRPr="00C440E3">
          <w:rPr>
            <w:rFonts w:ascii="Trebuchet MS" w:hAnsi="Trebuchet MS"/>
            <w:noProof/>
          </w:rPr>
          <w:t>cruelly</w:t>
        </w:r>
      </w:ins>
      <w:r w:rsidRPr="00C440E3">
        <w:rPr>
          <w:rFonts w:ascii="Trebuchet MS" w:hAnsi="Trebuchet MS"/>
          <w:noProof/>
        </w:rPr>
        <w:t xml:space="preserve">. </w:t>
      </w:r>
      <w:r w:rsidRPr="00C440E3">
        <w:rPr>
          <w:rFonts w:ascii="Trebuchet MS" w:hAnsi="Trebuchet MS"/>
          <w:b/>
          <w:noProof/>
        </w:rPr>
        <w:t xml:space="preserve">25:54 </w:t>
      </w:r>
      <w:r w:rsidRPr="00C440E3">
        <w:rPr>
          <w:rFonts w:ascii="Trebuchet MS" w:hAnsi="Trebuchet MS"/>
          <w:noProof/>
        </w:rPr>
        <w:t xml:space="preserve">However, if he cannot buy himself back on these terms, he </w:t>
      </w:r>
      <w:del w:id="513" w:author="Author">
        <w:r w:rsidRPr="00C440E3">
          <w:rPr>
            <w:rFonts w:ascii="Trebuchet MS" w:hAnsi="Trebuchet MS"/>
            <w:noProof/>
          </w:rPr>
          <w:delText>must</w:delText>
        </w:r>
      </w:del>
      <w:ins w:id="514" w:author="Author">
        <w:r w:rsidRPr="00C440E3">
          <w:rPr>
            <w:rFonts w:ascii="Trebuchet MS" w:hAnsi="Trebuchet MS"/>
            <w:noProof/>
          </w:rPr>
          <w:t>will</w:t>
        </w:r>
      </w:ins>
      <w:r w:rsidRPr="00C440E3">
        <w:rPr>
          <w:rFonts w:ascii="Trebuchet MS" w:hAnsi="Trebuchet MS"/>
          <w:noProof/>
        </w:rPr>
        <w:t xml:space="preserve"> then go </w:t>
      </w:r>
      <w:del w:id="515" w:author="Author">
        <w:r w:rsidRPr="00C440E3">
          <w:rPr>
            <w:rFonts w:ascii="Trebuchet MS" w:hAnsi="Trebuchet MS"/>
            <w:noProof/>
          </w:rPr>
          <w:delText>out</w:delText>
        </w:r>
      </w:del>
      <w:ins w:id="516" w:author="Author">
        <w:r w:rsidRPr="00C440E3">
          <w:rPr>
            <w:rFonts w:ascii="Trebuchet MS" w:hAnsi="Trebuchet MS"/>
            <w:noProof/>
          </w:rPr>
          <w:t>free</w:t>
        </w:r>
      </w:ins>
      <w:r w:rsidRPr="00C440E3">
        <w:rPr>
          <w:rFonts w:ascii="Trebuchet MS" w:hAnsi="Trebuchet MS"/>
          <w:noProof/>
        </w:rPr>
        <w:t xml:space="preserve"> in the year of Jubilee, he and his </w:t>
      </w:r>
      <w:del w:id="517" w:author="Author">
        <w:r w:rsidRPr="00C440E3">
          <w:rPr>
            <w:rFonts w:ascii="Trebuchet MS" w:hAnsi="Trebuchet MS"/>
            <w:noProof/>
          </w:rPr>
          <w:delText>sons</w:delText>
        </w:r>
      </w:del>
      <w:ins w:id="518" w:author="Author">
        <w:r w:rsidRPr="00C440E3">
          <w:rPr>
            <w:rFonts w:ascii="Trebuchet MS" w:hAnsi="Trebuchet MS"/>
            <w:noProof/>
          </w:rPr>
          <w:t>children</w:t>
        </w:r>
        <w:r w:rsidRPr="00C440E3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C440E3">
        <w:rPr>
          <w:rFonts w:ascii="Trebuchet MS" w:hAnsi="Trebuchet MS"/>
          <w:noProof/>
        </w:rPr>
        <w:t xml:space="preserve"> with him.</w:t>
      </w:r>
    </w:p>
    <w:p w:rsidR="001A26E2" w:rsidRPr="00C440E3" w:rsidRDefault="001A26E2" w:rsidP="001A26E2">
      <w:pPr>
        <w:rPr>
          <w:rFonts w:ascii="Trebuchet MS" w:hAnsi="Trebuchet MS"/>
          <w:noProof/>
        </w:rPr>
      </w:pPr>
      <w:r w:rsidRPr="00C440E3">
        <w:rPr>
          <w:rFonts w:ascii="Trebuchet MS" w:hAnsi="Trebuchet MS"/>
          <w:b/>
        </w:rPr>
        <w:t xml:space="preserve">25:55 </w:t>
      </w:r>
      <w:r w:rsidRPr="00C440E3">
        <w:rPr>
          <w:rFonts w:ascii="Trebuchet MS" w:hAnsi="Trebuchet MS"/>
          <w:noProof/>
        </w:rPr>
        <w:t xml:space="preserve">“‘For </w:t>
      </w:r>
      <w:del w:id="521" w:author="Author">
        <w:r w:rsidRPr="00C440E3">
          <w:rPr>
            <w:rFonts w:ascii="Trebuchet MS" w:hAnsi="Trebuchet MS"/>
            <w:noProof/>
          </w:rPr>
          <w:delText xml:space="preserve">to me </w:delText>
        </w:r>
      </w:del>
      <w:r w:rsidRPr="00C440E3">
        <w:rPr>
          <w:rFonts w:ascii="Trebuchet MS" w:hAnsi="Trebuchet MS"/>
          <w:noProof/>
        </w:rPr>
        <w:t xml:space="preserve">the </w:t>
      </w:r>
      <w:del w:id="522" w:author="Author">
        <w:r w:rsidRPr="00C440E3">
          <w:rPr>
            <w:rFonts w:ascii="Trebuchet MS" w:hAnsi="Trebuchet MS"/>
            <w:noProof/>
          </w:rPr>
          <w:delText>sons of Israel</w:delText>
        </w:r>
      </w:del>
      <w:ins w:id="523" w:author="Author">
        <w:r w:rsidRPr="00C440E3">
          <w:rPr>
            <w:rFonts w:ascii="Trebuchet MS" w:hAnsi="Trebuchet MS"/>
            <w:noProof/>
          </w:rPr>
          <w:t>Israelites</w:t>
        </w:r>
      </w:ins>
      <w:r w:rsidRPr="00C440E3">
        <w:rPr>
          <w:rFonts w:ascii="Trebuchet MS" w:hAnsi="Trebuchet MS"/>
          <w:noProof/>
        </w:rPr>
        <w:t xml:space="preserve"> are</w:t>
      </w:r>
      <w:ins w:id="524" w:author="Author">
        <w:r w:rsidRPr="00C440E3">
          <w:rPr>
            <w:rFonts w:ascii="Trebuchet MS" w:hAnsi="Trebuchet MS"/>
            <w:noProof/>
          </w:rPr>
          <w:t xml:space="preserve"> my own</w:t>
        </w:r>
      </w:ins>
      <w:r w:rsidRPr="00C440E3">
        <w:rPr>
          <w:rFonts w:ascii="Trebuchet MS" w:hAnsi="Trebuchet MS"/>
          <w:noProof/>
        </w:rPr>
        <w:t xml:space="preserve"> slaves. They are my slaves whom I brought out of the land of Egypt. I am Jehovah </w:t>
      </w:r>
      <w:del w:id="525" w:author="Author">
        <w:r w:rsidRPr="00C440E3">
          <w:rPr>
            <w:rFonts w:ascii="Trebuchet MS" w:hAnsi="Trebuchet MS"/>
            <w:noProof/>
            <w:u w:val="dotted"/>
          </w:rPr>
          <w:delText>YOUR</w:delText>
        </w:r>
      </w:del>
      <w:ins w:id="526" w:author="Author">
        <w:r w:rsidRPr="00C440E3">
          <w:rPr>
            <w:rFonts w:ascii="Trebuchet MS" w:hAnsi="Trebuchet MS"/>
            <w:noProof/>
          </w:rPr>
          <w:t>your</w:t>
        </w:r>
      </w:ins>
      <w:r w:rsidRPr="00C440E3">
        <w:rPr>
          <w:rFonts w:ascii="Trebuchet MS" w:hAnsi="Trebuchet MS"/>
          <w:noProof/>
        </w:rPr>
        <w:t xml:space="preserve"> God.</w:t>
      </w:r>
    </w:p>
    <w:p w:rsidR="001A26E2" w:rsidRPr="00C440E3" w:rsidRDefault="001A26E2" w:rsidP="001A26E2">
      <w:pPr>
        <w:rPr>
          <w:rFonts w:ascii="Trebuchet MS" w:hAnsi="Trebuchet MS"/>
          <w:b/>
        </w:rPr>
      </w:pPr>
    </w:p>
    <w:p w:rsidR="00762BCB" w:rsidRPr="001A26E2" w:rsidRDefault="00762BCB" w:rsidP="001A26E2"/>
    <w:sectPr w:rsidR="00762BCB" w:rsidRPr="001A26E2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4FE3" w:rsidRDefault="00134FE3">
      <w:r>
        <w:separator/>
      </w:r>
    </w:p>
  </w:endnote>
  <w:endnote w:type="continuationSeparator" w:id="0">
    <w:p w:rsidR="00134FE3" w:rsidRDefault="00134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4FE3" w:rsidRDefault="00134FE3">
      <w:r>
        <w:separator/>
      </w:r>
    </w:p>
  </w:footnote>
  <w:footnote w:type="continuationSeparator" w:id="0">
    <w:p w:rsidR="00134FE3" w:rsidRDefault="00134FE3">
      <w:r>
        <w:continuationSeparator/>
      </w:r>
    </w:p>
  </w:footnote>
  <w:footnote w:id="1">
    <w:p w:rsidR="001A26E2" w:rsidRPr="00C440E3" w:rsidRDefault="001A26E2" w:rsidP="00C440E3">
      <w:pPr>
        <w:pStyle w:val="FootnoteText"/>
        <w:spacing w:after="96"/>
        <w:ind w:firstLine="288"/>
        <w:rPr>
          <w:ins w:id="345" w:author="Author"/>
        </w:rPr>
      </w:pPr>
      <w:ins w:id="346" w:author="Author">
        <w:r w:rsidRPr="00C440E3">
          <w:rPr>
            <w:rStyle w:val="FootnoteReference"/>
          </w:rPr>
          <w:footnoteRef/>
        </w:r>
        <w:r w:rsidRPr="00C440E3">
          <w:t xml:space="preserve"> </w:t>
        </w:r>
        <w:r w:rsidRPr="00C440E3">
          <w:rPr>
            <w:b/>
          </w:rPr>
          <w:t xml:space="preserve">25:36 </w:t>
        </w:r>
        <w:r w:rsidRPr="00C440E3">
          <w:t>Or “take usury.”</w:t>
        </w:r>
      </w:ins>
    </w:p>
  </w:footnote>
  <w:footnote w:id="2">
    <w:p w:rsidR="001A26E2" w:rsidRPr="00C440E3" w:rsidRDefault="001A26E2" w:rsidP="00C440E3">
      <w:pPr>
        <w:pStyle w:val="FootnoteText"/>
        <w:spacing w:after="96"/>
        <w:ind w:firstLine="288"/>
        <w:rPr>
          <w:ins w:id="390" w:author="Author"/>
        </w:rPr>
      </w:pPr>
      <w:ins w:id="391" w:author="Author">
        <w:r w:rsidRPr="00C440E3">
          <w:rPr>
            <w:rStyle w:val="FootnoteReference"/>
          </w:rPr>
          <w:footnoteRef/>
        </w:r>
        <w:r w:rsidRPr="00C440E3">
          <w:t xml:space="preserve"> </w:t>
        </w:r>
        <w:r w:rsidRPr="00C440E3">
          <w:rPr>
            <w:b/>
          </w:rPr>
          <w:t xml:space="preserve">25:41 </w:t>
        </w:r>
        <w:r w:rsidRPr="00C440E3">
          <w:t>Lit., “sons.”</w:t>
        </w:r>
      </w:ins>
    </w:p>
  </w:footnote>
  <w:footnote w:id="3">
    <w:p w:rsidR="001A26E2" w:rsidRPr="00C440E3" w:rsidRDefault="001A26E2" w:rsidP="00C440E3">
      <w:pPr>
        <w:pStyle w:val="FootnoteText"/>
        <w:spacing w:after="96"/>
        <w:ind w:firstLine="288"/>
        <w:rPr>
          <w:ins w:id="466" w:author="Author"/>
        </w:rPr>
      </w:pPr>
      <w:ins w:id="467" w:author="Author">
        <w:r w:rsidRPr="00C440E3">
          <w:rPr>
            <w:rStyle w:val="FootnoteReference"/>
          </w:rPr>
          <w:footnoteRef/>
        </w:r>
        <w:r w:rsidRPr="00C440E3">
          <w:t xml:space="preserve"> </w:t>
        </w:r>
        <w:r w:rsidRPr="00C440E3">
          <w:rPr>
            <w:b/>
          </w:rPr>
          <w:t xml:space="preserve">25:49 </w:t>
        </w:r>
        <w:r w:rsidRPr="00C440E3">
          <w:t>Or “any blood relative.”</w:t>
        </w:r>
      </w:ins>
    </w:p>
  </w:footnote>
  <w:footnote w:id="4">
    <w:p w:rsidR="001A26E2" w:rsidRPr="00C440E3" w:rsidRDefault="001A26E2" w:rsidP="00C440E3">
      <w:pPr>
        <w:pStyle w:val="FootnoteText"/>
        <w:spacing w:after="96"/>
        <w:ind w:firstLine="288"/>
        <w:rPr>
          <w:ins w:id="519" w:author="Author"/>
        </w:rPr>
      </w:pPr>
      <w:ins w:id="520" w:author="Author">
        <w:r w:rsidRPr="00C440E3">
          <w:rPr>
            <w:rStyle w:val="FootnoteReference"/>
          </w:rPr>
          <w:footnoteRef/>
        </w:r>
        <w:r w:rsidRPr="00C440E3">
          <w:t xml:space="preserve"> </w:t>
        </w:r>
        <w:r w:rsidRPr="00C440E3">
          <w:rPr>
            <w:b/>
          </w:rPr>
          <w:t xml:space="preserve">25:54 </w:t>
        </w:r>
        <w:r w:rsidRPr="00C440E3">
          <w:t>Lit., “sons.”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7214EB">
        <w:t>Leviticus Chapter 25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7214EB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214EB">
      <w:rPr>
        <w:noProof/>
        <w:snapToGrid w:val="0"/>
      </w:rPr>
      <w:t>Leviticus 25.Revised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7214EB">
        <w:t>Leviticus Chapter 25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7214EB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7214EB">
      <w:rPr>
        <w:noProof/>
        <w:snapToGrid w:val="0"/>
      </w:rPr>
      <w:t>Leviticus 25.Revised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7214EB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7214E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7214EB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7214E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34FE3"/>
    <w:rsid w:val="00134FE3"/>
    <w:rsid w:val="001A26E2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214EB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95604D9-495E-4F3D-8259-641A91B8EDEF}"/>
  <w:attachedTemplate r:id="R9f3cc21748fa44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A26E2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6E2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A26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f3cc21748fa44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2179</ap:Words>
  <ap:Characters>9263</ap:Characters>
  <ap:Application>Microsoft Office Word</ap:Application>
  <ap:DocSecurity>0</ap:DocSecurity>
  <ap:Lines>151</ap:Lines>
  <ap:Paragraphs>23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11419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25</dc:title>
  <dc:subject/>
  <dc:creator>Ruth Farrugia</dc:creator>
  <cp:keywords/>
  <dc:description/>
  <cp:lastModifiedBy>Farrugia, Ruth</cp:lastModifiedBy>
  <cp:revision>3</cp:revision>
  <dcterms:created xsi:type="dcterms:W3CDTF">2020-10-15T13:29:00Z</dcterms:created>
  <dcterms:modified xsi:type="dcterms:W3CDTF">2020-10-15T13:29:00Z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25.docx</vt:lpwstr>
  </property>
  <property fmtid="{D5CDD505-2E9C-101B-9397-08002B2CF9AE}" pid="9" name="_TranslationDocumentId">
    <vt:i4>19445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3025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25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