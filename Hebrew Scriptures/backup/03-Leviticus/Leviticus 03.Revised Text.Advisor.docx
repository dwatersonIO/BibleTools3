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0FF" w:rsidRPr="002D628A" w:rsidRDefault="00C100FF" w:rsidP="00C100FF">
      <w:pPr>
        <w:rPr>
          <w:rFonts w:ascii="Trebuchet MS" w:hAnsi="Trebuchet MS"/>
          <w:noProof/>
        </w:rPr>
      </w:pPr>
      <w:bookmarkStart w:id="0" w:name="_GoBack"/>
      <w:bookmarkEnd w:id="0"/>
      <w:r w:rsidRPr="002D628A">
        <w:rPr>
          <w:rFonts w:ascii="Trebuchet MS" w:hAnsi="Trebuchet MS"/>
          <w:b/>
        </w:rPr>
        <w:t xml:space="preserve">3:1 </w:t>
      </w:r>
      <w:r w:rsidRPr="002D628A">
        <w:rPr>
          <w:rFonts w:ascii="Trebuchet MS" w:hAnsi="Trebuchet MS"/>
          <w:noProof/>
        </w:rPr>
        <w:t>“‘</w:t>
      </w:r>
      <w:del w:id="1" w:author="Author">
        <w:r w:rsidRPr="002D628A">
          <w:rPr>
            <w:rFonts w:ascii="Trebuchet MS" w:hAnsi="Trebuchet MS"/>
            <w:noProof/>
          </w:rPr>
          <w:delText>And if</w:delText>
        </w:r>
      </w:del>
      <w:ins w:id="2" w:author="Author">
        <w:r w:rsidRPr="002D628A">
          <w:rPr>
            <w:rFonts w:ascii="Trebuchet MS" w:hAnsi="Trebuchet MS"/>
            <w:noProof/>
          </w:rPr>
          <w:t>If</w:t>
        </w:r>
      </w:ins>
      <w:r w:rsidRPr="002D628A">
        <w:rPr>
          <w:rFonts w:ascii="Trebuchet MS" w:hAnsi="Trebuchet MS"/>
          <w:noProof/>
        </w:rPr>
        <w:t xml:space="preserve"> his offering is a communion sacrifice</w:t>
      </w:r>
      <w:del w:id="3" w:author="Author">
        <w:r w:rsidRPr="002D628A">
          <w:rPr>
            <w:rFonts w:ascii="Trebuchet MS" w:hAnsi="Trebuchet MS"/>
            <w:noProof/>
          </w:rPr>
          <w:delText>,</w:delText>
        </w:r>
      </w:del>
      <w:ins w:id="4" w:author="Author">
        <w:r w:rsidRPr="002D628A">
          <w:rPr>
            <w:rStyle w:val="FootnoteReference"/>
            <w:rFonts w:ascii="Trebuchet MS" w:hAnsi="Trebuchet MS"/>
            <w:noProof/>
          </w:rPr>
          <w:footnoteReference w:id="1"/>
        </w:r>
        <w:r w:rsidRPr="002D628A">
          <w:rPr>
            <w:rFonts w:ascii="Trebuchet MS" w:hAnsi="Trebuchet MS"/>
            <w:noProof/>
          </w:rPr>
          <w:t xml:space="preserve"> and</w:t>
        </w:r>
      </w:ins>
      <w:r w:rsidRPr="002D628A">
        <w:rPr>
          <w:rFonts w:ascii="Trebuchet MS" w:hAnsi="Trebuchet MS"/>
          <w:noProof/>
        </w:rPr>
        <w:t xml:space="preserve"> if he is presenting it from the herd, whether a male or a female, </w:t>
      </w:r>
      <w:del w:id="7" w:author="Author">
        <w:r w:rsidRPr="002D628A">
          <w:rPr>
            <w:rFonts w:ascii="Trebuchet MS" w:hAnsi="Trebuchet MS"/>
            <w:noProof/>
          </w:rPr>
          <w:delText>a sound one is what he will</w:delText>
        </w:r>
      </w:del>
      <w:ins w:id="8" w:author="Author">
        <w:r w:rsidRPr="002D628A">
          <w:rPr>
            <w:rFonts w:ascii="Trebuchet MS" w:hAnsi="Trebuchet MS"/>
            <w:noProof/>
          </w:rPr>
          <w:t>he should</w:t>
        </w:r>
      </w:ins>
      <w:r w:rsidRPr="002D628A">
        <w:rPr>
          <w:rFonts w:ascii="Trebuchet MS" w:hAnsi="Trebuchet MS"/>
          <w:noProof/>
        </w:rPr>
        <w:t xml:space="preserve"> present </w:t>
      </w:r>
      <w:ins w:id="9" w:author="Author">
        <w:r w:rsidRPr="002D628A">
          <w:rPr>
            <w:rFonts w:ascii="Trebuchet MS" w:hAnsi="Trebuchet MS"/>
            <w:noProof/>
          </w:rPr>
          <w:t xml:space="preserve">a sound animal </w:t>
        </w:r>
      </w:ins>
      <w:r w:rsidRPr="002D628A">
        <w:rPr>
          <w:rFonts w:ascii="Trebuchet MS" w:hAnsi="Trebuchet MS"/>
          <w:noProof/>
        </w:rPr>
        <w:t xml:space="preserve">before Jehovah. </w:t>
      </w:r>
      <w:r w:rsidRPr="002D628A">
        <w:rPr>
          <w:rFonts w:ascii="Trebuchet MS" w:hAnsi="Trebuchet MS"/>
          <w:b/>
          <w:noProof/>
        </w:rPr>
        <w:t xml:space="preserve">3:2 </w:t>
      </w:r>
      <w:del w:id="10" w:author="Author">
        <w:r w:rsidRPr="002D628A">
          <w:rPr>
            <w:rFonts w:ascii="Trebuchet MS" w:hAnsi="Trebuchet MS"/>
            <w:noProof/>
          </w:rPr>
          <w:delText>And he must</w:delText>
        </w:r>
      </w:del>
      <w:ins w:id="11" w:author="Author">
        <w:r w:rsidRPr="002D628A">
          <w:rPr>
            <w:rFonts w:ascii="Trebuchet MS" w:hAnsi="Trebuchet MS"/>
            <w:noProof/>
          </w:rPr>
          <w:t>He is to</w:t>
        </w:r>
      </w:ins>
      <w:r w:rsidRPr="002D628A">
        <w:rPr>
          <w:rFonts w:ascii="Trebuchet MS" w:hAnsi="Trebuchet MS"/>
          <w:noProof/>
        </w:rPr>
        <w:t xml:space="preserve"> lay his hand </w:t>
      </w:r>
      <w:del w:id="12" w:author="Author">
        <w:r w:rsidRPr="002D628A">
          <w:rPr>
            <w:rFonts w:ascii="Trebuchet MS" w:hAnsi="Trebuchet MS"/>
            <w:noProof/>
          </w:rPr>
          <w:delText>upon</w:delText>
        </w:r>
      </w:del>
      <w:ins w:id="13" w:author="Author">
        <w:r w:rsidRPr="002D628A">
          <w:rPr>
            <w:rFonts w:ascii="Trebuchet MS" w:hAnsi="Trebuchet MS"/>
            <w:noProof/>
          </w:rPr>
          <w:t>on</w:t>
        </w:r>
      </w:ins>
      <w:r w:rsidRPr="002D628A">
        <w:rPr>
          <w:rFonts w:ascii="Trebuchet MS" w:hAnsi="Trebuchet MS"/>
          <w:noProof/>
        </w:rPr>
        <w:t xml:space="preserve"> the head of his offering, and it </w:t>
      </w:r>
      <w:del w:id="14" w:author="Author">
        <w:r w:rsidRPr="002D628A">
          <w:rPr>
            <w:rFonts w:ascii="Trebuchet MS" w:hAnsi="Trebuchet MS"/>
            <w:noProof/>
          </w:rPr>
          <w:delText>must</w:delText>
        </w:r>
      </w:del>
      <w:ins w:id="15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be slaughtered at the entrance of the tent of meeting; and Aaron’s sons, the priests, </w:t>
      </w:r>
      <w:del w:id="16" w:author="Author">
        <w:r w:rsidRPr="002D628A">
          <w:rPr>
            <w:rFonts w:ascii="Trebuchet MS" w:hAnsi="Trebuchet MS"/>
            <w:noProof/>
          </w:rPr>
          <w:delText>must</w:delText>
        </w:r>
      </w:del>
      <w:ins w:id="17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sprinkle the blood </w:t>
      </w:r>
      <w:del w:id="18" w:author="Author">
        <w:r w:rsidRPr="002D628A">
          <w:rPr>
            <w:rFonts w:ascii="Trebuchet MS" w:hAnsi="Trebuchet MS"/>
            <w:noProof/>
          </w:rPr>
          <w:delText>round about upon</w:delText>
        </w:r>
      </w:del>
      <w:ins w:id="19" w:author="Author">
        <w:r w:rsidRPr="002D628A">
          <w:rPr>
            <w:rFonts w:ascii="Trebuchet MS" w:hAnsi="Trebuchet MS"/>
            <w:noProof/>
          </w:rPr>
          <w:t>on all sides of</w:t>
        </w:r>
      </w:ins>
      <w:r w:rsidRPr="002D628A">
        <w:rPr>
          <w:rFonts w:ascii="Trebuchet MS" w:hAnsi="Trebuchet MS"/>
          <w:noProof/>
        </w:rPr>
        <w:t xml:space="preserve"> the altar. </w:t>
      </w:r>
      <w:r w:rsidRPr="002D628A">
        <w:rPr>
          <w:rFonts w:ascii="Trebuchet MS" w:hAnsi="Trebuchet MS"/>
          <w:b/>
          <w:noProof/>
        </w:rPr>
        <w:t xml:space="preserve">3:3 </w:t>
      </w:r>
      <w:del w:id="20" w:author="Author">
        <w:r w:rsidRPr="002D628A">
          <w:rPr>
            <w:rFonts w:ascii="Trebuchet MS" w:hAnsi="Trebuchet MS"/>
            <w:noProof/>
          </w:rPr>
          <w:delText>And he must</w:delText>
        </w:r>
      </w:del>
      <w:ins w:id="21" w:author="Author">
        <w:r w:rsidRPr="002D628A">
          <w:rPr>
            <w:rFonts w:ascii="Trebuchet MS" w:hAnsi="Trebuchet MS"/>
            <w:noProof/>
          </w:rPr>
          <w:t>He will</w:t>
        </w:r>
      </w:ins>
      <w:r w:rsidRPr="002D628A">
        <w:rPr>
          <w:rFonts w:ascii="Trebuchet MS" w:hAnsi="Trebuchet MS"/>
          <w:noProof/>
        </w:rPr>
        <w:t xml:space="preserve"> present </w:t>
      </w:r>
      <w:del w:id="22" w:author="Author">
        <w:r w:rsidRPr="002D628A">
          <w:rPr>
            <w:rFonts w:ascii="Trebuchet MS" w:hAnsi="Trebuchet MS"/>
            <w:noProof/>
          </w:rPr>
          <w:delText>some</w:delText>
        </w:r>
      </w:del>
      <w:ins w:id="23" w:author="Author">
        <w:r w:rsidRPr="002D628A">
          <w:rPr>
            <w:rFonts w:ascii="Trebuchet MS" w:hAnsi="Trebuchet MS"/>
            <w:noProof/>
          </w:rPr>
          <w:t>part</w:t>
        </w:r>
      </w:ins>
      <w:r w:rsidRPr="002D628A">
        <w:rPr>
          <w:rFonts w:ascii="Trebuchet MS" w:hAnsi="Trebuchet MS"/>
          <w:noProof/>
        </w:rPr>
        <w:t xml:space="preserve"> of the communion sacrifice as an offering made by fire to Jehovah</w:t>
      </w:r>
      <w:del w:id="24" w:author="Author">
        <w:r w:rsidRPr="002D628A">
          <w:rPr>
            <w:rFonts w:ascii="Trebuchet MS" w:hAnsi="Trebuchet MS"/>
            <w:noProof/>
          </w:rPr>
          <w:delText>, namely,</w:delText>
        </w:r>
      </w:del>
      <w:ins w:id="25" w:author="Author">
        <w:r w:rsidRPr="002D628A">
          <w:rPr>
            <w:rFonts w:ascii="Trebuchet MS" w:hAnsi="Trebuchet MS"/>
            <w:noProof/>
          </w:rPr>
          <w:t>:</w:t>
        </w:r>
      </w:ins>
      <w:r w:rsidRPr="002D628A">
        <w:rPr>
          <w:rFonts w:ascii="Trebuchet MS" w:hAnsi="Trebuchet MS"/>
          <w:noProof/>
        </w:rPr>
        <w:t xml:space="preserve"> the fat that covers the intestines, </w:t>
      </w:r>
      <w:del w:id="26" w:author="Author">
        <w:r w:rsidRPr="002D628A">
          <w:rPr>
            <w:rFonts w:ascii="Trebuchet MS" w:hAnsi="Trebuchet MS"/>
            <w:noProof/>
          </w:rPr>
          <w:delText xml:space="preserve">even </w:delText>
        </w:r>
      </w:del>
      <w:r w:rsidRPr="002D628A">
        <w:rPr>
          <w:rFonts w:ascii="Trebuchet MS" w:hAnsi="Trebuchet MS"/>
          <w:noProof/>
        </w:rPr>
        <w:t xml:space="preserve">all the fat that </w:t>
      </w:r>
      <w:del w:id="27" w:author="Author">
        <w:r w:rsidRPr="002D628A">
          <w:rPr>
            <w:rFonts w:ascii="Trebuchet MS" w:hAnsi="Trebuchet MS"/>
            <w:noProof/>
          </w:rPr>
          <w:delText>is over</w:delText>
        </w:r>
      </w:del>
      <w:ins w:id="28" w:author="Author">
        <w:r w:rsidRPr="002D628A">
          <w:rPr>
            <w:rFonts w:ascii="Trebuchet MS" w:hAnsi="Trebuchet MS"/>
            <w:noProof/>
          </w:rPr>
          <w:t>surrounds</w:t>
        </w:r>
      </w:ins>
      <w:r w:rsidRPr="002D628A">
        <w:rPr>
          <w:rFonts w:ascii="Trebuchet MS" w:hAnsi="Trebuchet MS"/>
          <w:noProof/>
        </w:rPr>
        <w:t xml:space="preserve"> the intestines, </w:t>
      </w:r>
      <w:r w:rsidRPr="002D628A">
        <w:rPr>
          <w:rFonts w:ascii="Trebuchet MS" w:hAnsi="Trebuchet MS"/>
          <w:b/>
          <w:noProof/>
        </w:rPr>
        <w:t xml:space="preserve">3:4 </w:t>
      </w:r>
      <w:r w:rsidRPr="002D628A">
        <w:rPr>
          <w:rFonts w:ascii="Trebuchet MS" w:hAnsi="Trebuchet MS"/>
          <w:noProof/>
        </w:rPr>
        <w:t xml:space="preserve">and the two kidneys </w:t>
      </w:r>
      <w:del w:id="29" w:author="Author">
        <w:r w:rsidRPr="002D628A">
          <w:rPr>
            <w:rFonts w:ascii="Trebuchet MS" w:hAnsi="Trebuchet MS"/>
            <w:noProof/>
          </w:rPr>
          <w:delText>and</w:delText>
        </w:r>
      </w:del>
      <w:ins w:id="30" w:author="Author">
        <w:r w:rsidRPr="002D628A">
          <w:rPr>
            <w:rFonts w:ascii="Trebuchet MS" w:hAnsi="Trebuchet MS"/>
            <w:noProof/>
          </w:rPr>
          <w:t>with</w:t>
        </w:r>
      </w:ins>
      <w:r w:rsidRPr="002D628A">
        <w:rPr>
          <w:rFonts w:ascii="Trebuchet MS" w:hAnsi="Trebuchet MS"/>
          <w:noProof/>
        </w:rPr>
        <w:t xml:space="preserve"> the fat </w:t>
      </w:r>
      <w:ins w:id="31" w:author="Author">
        <w:r w:rsidRPr="002D628A">
          <w:rPr>
            <w:rFonts w:ascii="Trebuchet MS" w:hAnsi="Trebuchet MS"/>
            <w:noProof/>
          </w:rPr>
          <w:t xml:space="preserve">on them </w:t>
        </w:r>
      </w:ins>
      <w:r w:rsidRPr="002D628A">
        <w:rPr>
          <w:rFonts w:ascii="Trebuchet MS" w:hAnsi="Trebuchet MS"/>
          <w:noProof/>
        </w:rPr>
        <w:t xml:space="preserve">that is </w:t>
      </w:r>
      <w:del w:id="32" w:author="Author">
        <w:r w:rsidRPr="002D628A">
          <w:rPr>
            <w:rFonts w:ascii="Trebuchet MS" w:hAnsi="Trebuchet MS"/>
            <w:noProof/>
          </w:rPr>
          <w:delText>upon them, the same as that upon</w:delText>
        </w:r>
      </w:del>
      <w:ins w:id="33" w:author="Author">
        <w:r w:rsidRPr="002D628A">
          <w:rPr>
            <w:rFonts w:ascii="Trebuchet MS" w:hAnsi="Trebuchet MS"/>
            <w:noProof/>
          </w:rPr>
          <w:t>near</w:t>
        </w:r>
      </w:ins>
      <w:r w:rsidRPr="002D628A">
        <w:rPr>
          <w:rFonts w:ascii="Trebuchet MS" w:hAnsi="Trebuchet MS"/>
          <w:noProof/>
        </w:rPr>
        <w:t xml:space="preserve"> the loins. </w:t>
      </w:r>
      <w:del w:id="34" w:author="Author">
        <w:r w:rsidRPr="002D628A">
          <w:rPr>
            <w:rFonts w:ascii="Trebuchet MS" w:hAnsi="Trebuchet MS"/>
            <w:noProof/>
          </w:rPr>
          <w:delText xml:space="preserve">And as for </w:delText>
        </w:r>
      </w:del>
      <w:ins w:id="35" w:author="Author">
        <w:r w:rsidRPr="002D628A">
          <w:rPr>
            <w:rFonts w:ascii="Trebuchet MS" w:hAnsi="Trebuchet MS"/>
            <w:noProof/>
          </w:rPr>
          <w:t xml:space="preserve">He will also remove </w:t>
        </w:r>
      </w:ins>
      <w:r w:rsidRPr="002D628A">
        <w:rPr>
          <w:rFonts w:ascii="Trebuchet MS" w:hAnsi="Trebuchet MS"/>
          <w:noProof/>
        </w:rPr>
        <w:t xml:space="preserve">the appendage </w:t>
      </w:r>
      <w:del w:id="36" w:author="Author">
        <w:r w:rsidRPr="002D628A">
          <w:rPr>
            <w:rFonts w:ascii="Trebuchet MS" w:hAnsi="Trebuchet MS"/>
            <w:noProof/>
          </w:rPr>
          <w:delText>upon</w:delText>
        </w:r>
      </w:del>
      <w:ins w:id="37" w:author="Author">
        <w:r w:rsidRPr="002D628A">
          <w:rPr>
            <w:rFonts w:ascii="Trebuchet MS" w:hAnsi="Trebuchet MS"/>
            <w:noProof/>
          </w:rPr>
          <w:t>of</w:t>
        </w:r>
      </w:ins>
      <w:r w:rsidRPr="002D628A">
        <w:rPr>
          <w:rFonts w:ascii="Trebuchet MS" w:hAnsi="Trebuchet MS"/>
          <w:noProof/>
        </w:rPr>
        <w:t xml:space="preserve"> the liver</w:t>
      </w:r>
      <w:del w:id="38" w:author="Author">
        <w:r w:rsidRPr="002D628A">
          <w:rPr>
            <w:rFonts w:ascii="Trebuchet MS" w:hAnsi="Trebuchet MS"/>
            <w:noProof/>
          </w:rPr>
          <w:delText>, he will remove it</w:delText>
        </w:r>
      </w:del>
      <w:r w:rsidRPr="002D628A">
        <w:rPr>
          <w:rFonts w:ascii="Trebuchet MS" w:hAnsi="Trebuchet MS"/>
          <w:noProof/>
        </w:rPr>
        <w:t xml:space="preserve"> along with the kidneys. </w:t>
      </w:r>
      <w:r w:rsidRPr="002D628A">
        <w:rPr>
          <w:rFonts w:ascii="Trebuchet MS" w:hAnsi="Trebuchet MS"/>
          <w:b/>
          <w:noProof/>
        </w:rPr>
        <w:t xml:space="preserve">3:5 </w:t>
      </w:r>
      <w:del w:id="39" w:author="Author">
        <w:r w:rsidRPr="002D628A">
          <w:rPr>
            <w:rFonts w:ascii="Trebuchet MS" w:hAnsi="Trebuchet MS"/>
            <w:noProof/>
          </w:rPr>
          <w:delText xml:space="preserve">And </w:delText>
        </w:r>
      </w:del>
      <w:r w:rsidRPr="002D628A">
        <w:rPr>
          <w:rFonts w:ascii="Trebuchet MS" w:hAnsi="Trebuchet MS"/>
          <w:noProof/>
        </w:rPr>
        <w:t xml:space="preserve">Aaron’s sons </w:t>
      </w:r>
      <w:del w:id="40" w:author="Author">
        <w:r w:rsidRPr="002D628A">
          <w:rPr>
            <w:rFonts w:ascii="Trebuchet MS" w:hAnsi="Trebuchet MS"/>
            <w:noProof/>
          </w:rPr>
          <w:delText>must</w:delText>
        </w:r>
      </w:del>
      <w:ins w:id="41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make it smoke on the altar</w:t>
      </w:r>
      <w:del w:id="42" w:author="Author">
        <w:r w:rsidRPr="002D628A">
          <w:rPr>
            <w:rFonts w:ascii="Trebuchet MS" w:hAnsi="Trebuchet MS"/>
            <w:noProof/>
          </w:rPr>
          <w:delText>, upon</w:delText>
        </w:r>
      </w:del>
      <w:ins w:id="43" w:author="Author">
        <w:r w:rsidRPr="002D628A">
          <w:rPr>
            <w:rFonts w:ascii="Trebuchet MS" w:hAnsi="Trebuchet MS"/>
            <w:noProof/>
          </w:rPr>
          <w:t xml:space="preserve"> on top of</w:t>
        </w:r>
      </w:ins>
      <w:r w:rsidRPr="002D628A">
        <w:rPr>
          <w:rFonts w:ascii="Trebuchet MS" w:hAnsi="Trebuchet MS"/>
          <w:noProof/>
        </w:rPr>
        <w:t xml:space="preserve"> the burnt offering that is </w:t>
      </w:r>
      <w:del w:id="44" w:author="Author">
        <w:r w:rsidRPr="002D628A">
          <w:rPr>
            <w:rFonts w:ascii="Trebuchet MS" w:hAnsi="Trebuchet MS"/>
            <w:noProof/>
          </w:rPr>
          <w:delText>over</w:delText>
        </w:r>
      </w:del>
      <w:ins w:id="45" w:author="Author">
        <w:r w:rsidRPr="002D628A">
          <w:rPr>
            <w:rFonts w:ascii="Trebuchet MS" w:hAnsi="Trebuchet MS"/>
            <w:noProof/>
          </w:rPr>
          <w:t>placed on</w:t>
        </w:r>
      </w:ins>
      <w:r w:rsidRPr="002D628A">
        <w:rPr>
          <w:rFonts w:ascii="Trebuchet MS" w:hAnsi="Trebuchet MS"/>
          <w:noProof/>
        </w:rPr>
        <w:t xml:space="preserve"> the wood that is </w:t>
      </w:r>
      <w:del w:id="46" w:author="Author">
        <w:r w:rsidRPr="002D628A">
          <w:rPr>
            <w:rFonts w:ascii="Trebuchet MS" w:hAnsi="Trebuchet MS"/>
            <w:noProof/>
          </w:rPr>
          <w:delText>on</w:delText>
        </w:r>
      </w:del>
      <w:ins w:id="47" w:author="Author">
        <w:r w:rsidRPr="002D628A">
          <w:rPr>
            <w:rFonts w:ascii="Trebuchet MS" w:hAnsi="Trebuchet MS"/>
            <w:noProof/>
          </w:rPr>
          <w:t>over</w:t>
        </w:r>
      </w:ins>
      <w:r w:rsidRPr="002D628A">
        <w:rPr>
          <w:rFonts w:ascii="Trebuchet MS" w:hAnsi="Trebuchet MS"/>
          <w:noProof/>
        </w:rPr>
        <w:t xml:space="preserve"> the fire</w:t>
      </w:r>
      <w:del w:id="48" w:author="Author">
        <w:r w:rsidRPr="002D628A">
          <w:rPr>
            <w:rFonts w:ascii="Trebuchet MS" w:hAnsi="Trebuchet MS"/>
            <w:noProof/>
          </w:rPr>
          <w:delText>, as</w:delText>
        </w:r>
      </w:del>
      <w:ins w:id="49" w:author="Author">
        <w:r w:rsidRPr="002D628A">
          <w:rPr>
            <w:rFonts w:ascii="Trebuchet MS" w:hAnsi="Trebuchet MS"/>
            <w:noProof/>
          </w:rPr>
          <w:t>; it is</w:t>
        </w:r>
      </w:ins>
      <w:r w:rsidRPr="002D628A">
        <w:rPr>
          <w:rFonts w:ascii="Trebuchet MS" w:hAnsi="Trebuchet MS"/>
          <w:noProof/>
        </w:rPr>
        <w:t xml:space="preserve"> an offering made by fire </w:t>
      </w:r>
      <w:del w:id="50" w:author="Author">
        <w:r w:rsidRPr="002D628A">
          <w:rPr>
            <w:rFonts w:ascii="Trebuchet MS" w:hAnsi="Trebuchet MS"/>
            <w:noProof/>
          </w:rPr>
          <w:delText>of</w:delText>
        </w:r>
      </w:del>
      <w:ins w:id="51" w:author="Author">
        <w:r w:rsidRPr="002D628A">
          <w:rPr>
            <w:rFonts w:ascii="Trebuchet MS" w:hAnsi="Trebuchet MS"/>
            <w:noProof/>
          </w:rPr>
          <w:t>as</w:t>
        </w:r>
      </w:ins>
      <w:r w:rsidRPr="002D628A">
        <w:rPr>
          <w:rFonts w:ascii="Trebuchet MS" w:hAnsi="Trebuchet MS"/>
          <w:noProof/>
        </w:rPr>
        <w:t xml:space="preserve"> a </w:t>
      </w:r>
      <w:del w:id="52" w:author="Author">
        <w:r w:rsidRPr="002D628A">
          <w:rPr>
            <w:rFonts w:ascii="Trebuchet MS" w:hAnsi="Trebuchet MS"/>
            <w:noProof/>
          </w:rPr>
          <w:delText>restful odor</w:delText>
        </w:r>
      </w:del>
      <w:ins w:id="53" w:author="Author">
        <w:r w:rsidRPr="002D628A">
          <w:rPr>
            <w:rFonts w:ascii="Trebuchet MS" w:hAnsi="Trebuchet MS"/>
            <w:noProof/>
          </w:rPr>
          <w:t>pleasing</w:t>
        </w:r>
        <w:r w:rsidRPr="002D628A">
          <w:rPr>
            <w:rStyle w:val="FootnoteReference"/>
            <w:rFonts w:ascii="Trebuchet MS" w:hAnsi="Trebuchet MS"/>
            <w:noProof/>
          </w:rPr>
          <w:footnoteReference w:id="2"/>
        </w:r>
        <w:r w:rsidRPr="002D628A">
          <w:rPr>
            <w:rFonts w:ascii="Trebuchet MS" w:hAnsi="Trebuchet MS"/>
            <w:noProof/>
          </w:rPr>
          <w:t xml:space="preserve"> aroma</w:t>
        </w:r>
      </w:ins>
      <w:r w:rsidRPr="002D628A">
        <w:rPr>
          <w:rFonts w:ascii="Trebuchet MS" w:hAnsi="Trebuchet MS"/>
          <w:noProof/>
        </w:rPr>
        <w:t xml:space="preserve"> to Jehovah.</w:t>
      </w:r>
    </w:p>
    <w:p w:rsidR="00C100FF" w:rsidRPr="002D628A" w:rsidRDefault="00C100FF" w:rsidP="00C100FF">
      <w:pPr>
        <w:rPr>
          <w:rFonts w:ascii="Trebuchet MS" w:hAnsi="Trebuchet MS"/>
          <w:noProof/>
        </w:rPr>
      </w:pPr>
      <w:r w:rsidRPr="002D628A">
        <w:rPr>
          <w:rFonts w:ascii="Trebuchet MS" w:hAnsi="Trebuchet MS"/>
          <w:b/>
        </w:rPr>
        <w:t xml:space="preserve">3:6 </w:t>
      </w:r>
      <w:r w:rsidRPr="002D628A">
        <w:rPr>
          <w:rFonts w:ascii="Trebuchet MS" w:hAnsi="Trebuchet MS"/>
          <w:noProof/>
        </w:rPr>
        <w:t>“‘</w:t>
      </w:r>
      <w:del w:id="56" w:author="Author">
        <w:r w:rsidRPr="002D628A">
          <w:rPr>
            <w:rFonts w:ascii="Trebuchet MS" w:hAnsi="Trebuchet MS"/>
            <w:noProof/>
          </w:rPr>
          <w:delText>And if</w:delText>
        </w:r>
      </w:del>
      <w:ins w:id="57" w:author="Author">
        <w:r w:rsidRPr="002D628A">
          <w:rPr>
            <w:rFonts w:ascii="Trebuchet MS" w:hAnsi="Trebuchet MS"/>
            <w:noProof/>
          </w:rPr>
          <w:t>If</w:t>
        </w:r>
      </w:ins>
      <w:r w:rsidRPr="002D628A">
        <w:rPr>
          <w:rFonts w:ascii="Trebuchet MS" w:hAnsi="Trebuchet MS"/>
          <w:noProof/>
        </w:rPr>
        <w:t xml:space="preserve"> his offering is from the flock for a communion sacrifice to Jehovah, </w:t>
      </w:r>
      <w:del w:id="58" w:author="Author">
        <w:r w:rsidRPr="002D628A">
          <w:rPr>
            <w:rFonts w:ascii="Trebuchet MS" w:hAnsi="Trebuchet MS"/>
            <w:noProof/>
          </w:rPr>
          <w:delText xml:space="preserve">a </w:delText>
        </w:r>
      </w:del>
      <w:ins w:id="59" w:author="Author">
        <w:r w:rsidRPr="002D628A">
          <w:rPr>
            <w:rFonts w:ascii="Trebuchet MS" w:hAnsi="Trebuchet MS"/>
            <w:noProof/>
          </w:rPr>
          <w:t xml:space="preserve">he will present a sound </w:t>
        </w:r>
      </w:ins>
      <w:r w:rsidRPr="002D628A">
        <w:rPr>
          <w:rFonts w:ascii="Trebuchet MS" w:hAnsi="Trebuchet MS"/>
          <w:noProof/>
        </w:rPr>
        <w:t>male or a female</w:t>
      </w:r>
      <w:del w:id="60" w:author="Author">
        <w:r w:rsidRPr="002D628A">
          <w:rPr>
            <w:rFonts w:ascii="Trebuchet MS" w:hAnsi="Trebuchet MS"/>
            <w:noProof/>
          </w:rPr>
          <w:delText>, a sound one is what he will present</w:delText>
        </w:r>
      </w:del>
      <w:ins w:id="61" w:author="Author">
        <w:r w:rsidRPr="002D628A">
          <w:rPr>
            <w:rFonts w:ascii="Trebuchet MS" w:hAnsi="Trebuchet MS"/>
            <w:noProof/>
          </w:rPr>
          <w:t xml:space="preserve"> animal</w:t>
        </w:r>
      </w:ins>
      <w:r w:rsidRPr="002D628A">
        <w:rPr>
          <w:rFonts w:ascii="Trebuchet MS" w:hAnsi="Trebuchet MS"/>
          <w:noProof/>
        </w:rPr>
        <w:t xml:space="preserve">. </w:t>
      </w:r>
      <w:r w:rsidRPr="002D628A">
        <w:rPr>
          <w:rFonts w:ascii="Trebuchet MS" w:hAnsi="Trebuchet MS"/>
          <w:b/>
          <w:noProof/>
        </w:rPr>
        <w:t xml:space="preserve">3:7 </w:t>
      </w:r>
      <w:r w:rsidRPr="002D628A">
        <w:rPr>
          <w:rFonts w:ascii="Trebuchet MS" w:hAnsi="Trebuchet MS"/>
          <w:noProof/>
        </w:rPr>
        <w:t xml:space="preserve">If he is presenting a young ram as his offering, then he </w:t>
      </w:r>
      <w:del w:id="62" w:author="Author">
        <w:r w:rsidRPr="002D628A">
          <w:rPr>
            <w:rFonts w:ascii="Trebuchet MS" w:hAnsi="Trebuchet MS"/>
            <w:noProof/>
          </w:rPr>
          <w:delText>must</w:delText>
        </w:r>
      </w:del>
      <w:ins w:id="63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present it before Jehovah. </w:t>
      </w:r>
      <w:r w:rsidRPr="002D628A">
        <w:rPr>
          <w:rFonts w:ascii="Trebuchet MS" w:hAnsi="Trebuchet MS"/>
          <w:b/>
          <w:noProof/>
        </w:rPr>
        <w:t xml:space="preserve">3:8 </w:t>
      </w:r>
      <w:del w:id="64" w:author="Author">
        <w:r w:rsidRPr="002D628A">
          <w:rPr>
            <w:rFonts w:ascii="Trebuchet MS" w:hAnsi="Trebuchet MS"/>
            <w:noProof/>
          </w:rPr>
          <w:delText>And he must</w:delText>
        </w:r>
      </w:del>
      <w:ins w:id="65" w:author="Author">
        <w:r w:rsidRPr="002D628A">
          <w:rPr>
            <w:rFonts w:ascii="Trebuchet MS" w:hAnsi="Trebuchet MS"/>
            <w:noProof/>
          </w:rPr>
          <w:t>He will</w:t>
        </w:r>
      </w:ins>
      <w:r w:rsidRPr="002D628A">
        <w:rPr>
          <w:rFonts w:ascii="Trebuchet MS" w:hAnsi="Trebuchet MS"/>
          <w:noProof/>
        </w:rPr>
        <w:t xml:space="preserve"> lay his hand </w:t>
      </w:r>
      <w:del w:id="66" w:author="Author">
        <w:r w:rsidRPr="002D628A">
          <w:rPr>
            <w:rFonts w:ascii="Trebuchet MS" w:hAnsi="Trebuchet MS"/>
            <w:noProof/>
          </w:rPr>
          <w:delText>upon</w:delText>
        </w:r>
      </w:del>
      <w:ins w:id="67" w:author="Author">
        <w:r w:rsidRPr="002D628A">
          <w:rPr>
            <w:rFonts w:ascii="Trebuchet MS" w:hAnsi="Trebuchet MS"/>
            <w:noProof/>
          </w:rPr>
          <w:t>on</w:t>
        </w:r>
      </w:ins>
      <w:r w:rsidRPr="002D628A">
        <w:rPr>
          <w:rFonts w:ascii="Trebuchet MS" w:hAnsi="Trebuchet MS"/>
          <w:noProof/>
        </w:rPr>
        <w:t xml:space="preserve"> the head of his offering, and it </w:t>
      </w:r>
      <w:del w:id="68" w:author="Author">
        <w:r w:rsidRPr="002D628A">
          <w:rPr>
            <w:rFonts w:ascii="Trebuchet MS" w:hAnsi="Trebuchet MS"/>
            <w:noProof/>
          </w:rPr>
          <w:delText>must</w:delText>
        </w:r>
      </w:del>
      <w:ins w:id="69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be slaughtered </w:t>
      </w:r>
      <w:del w:id="70" w:author="Author">
        <w:r w:rsidRPr="002D628A">
          <w:rPr>
            <w:rFonts w:ascii="Trebuchet MS" w:hAnsi="Trebuchet MS"/>
            <w:noProof/>
          </w:rPr>
          <w:delText>before</w:delText>
        </w:r>
      </w:del>
      <w:ins w:id="71" w:author="Author">
        <w:r w:rsidRPr="002D628A">
          <w:rPr>
            <w:rFonts w:ascii="Trebuchet MS" w:hAnsi="Trebuchet MS"/>
            <w:noProof/>
          </w:rPr>
          <w:t>in front of</w:t>
        </w:r>
      </w:ins>
      <w:r w:rsidRPr="002D628A">
        <w:rPr>
          <w:rFonts w:ascii="Trebuchet MS" w:hAnsi="Trebuchet MS"/>
          <w:noProof/>
        </w:rPr>
        <w:t xml:space="preserve"> the tent of meeting</w:t>
      </w:r>
      <w:del w:id="72" w:author="Author">
        <w:r w:rsidRPr="002D628A">
          <w:rPr>
            <w:rFonts w:ascii="Trebuchet MS" w:hAnsi="Trebuchet MS"/>
            <w:noProof/>
          </w:rPr>
          <w:delText>; and</w:delText>
        </w:r>
      </w:del>
      <w:ins w:id="73" w:author="Author">
        <w:r w:rsidRPr="002D628A">
          <w:rPr>
            <w:rFonts w:ascii="Trebuchet MS" w:hAnsi="Trebuchet MS"/>
            <w:noProof/>
          </w:rPr>
          <w:t>.</w:t>
        </w:r>
      </w:ins>
      <w:r w:rsidRPr="002D628A">
        <w:rPr>
          <w:rFonts w:ascii="Trebuchet MS" w:hAnsi="Trebuchet MS"/>
          <w:noProof/>
        </w:rPr>
        <w:t xml:space="preserve"> Aaron’s sons </w:t>
      </w:r>
      <w:del w:id="74" w:author="Author">
        <w:r w:rsidRPr="002D628A">
          <w:rPr>
            <w:rFonts w:ascii="Trebuchet MS" w:hAnsi="Trebuchet MS"/>
            <w:noProof/>
          </w:rPr>
          <w:delText>must</w:delText>
        </w:r>
      </w:del>
      <w:ins w:id="75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sprinkle its blood </w:t>
      </w:r>
      <w:del w:id="76" w:author="Author">
        <w:r w:rsidRPr="002D628A">
          <w:rPr>
            <w:rFonts w:ascii="Trebuchet MS" w:hAnsi="Trebuchet MS"/>
            <w:noProof/>
          </w:rPr>
          <w:delText>round about upon</w:delText>
        </w:r>
      </w:del>
      <w:ins w:id="77" w:author="Author">
        <w:r w:rsidRPr="002D628A">
          <w:rPr>
            <w:rFonts w:ascii="Trebuchet MS" w:hAnsi="Trebuchet MS"/>
            <w:noProof/>
          </w:rPr>
          <w:t>on all sides of</w:t>
        </w:r>
      </w:ins>
      <w:r w:rsidRPr="002D628A">
        <w:rPr>
          <w:rFonts w:ascii="Trebuchet MS" w:hAnsi="Trebuchet MS"/>
          <w:noProof/>
        </w:rPr>
        <w:t xml:space="preserve"> the altar. </w:t>
      </w:r>
      <w:r w:rsidRPr="002D628A">
        <w:rPr>
          <w:rFonts w:ascii="Trebuchet MS" w:hAnsi="Trebuchet MS"/>
          <w:b/>
          <w:noProof/>
        </w:rPr>
        <w:t xml:space="preserve">3:9 </w:t>
      </w:r>
      <w:del w:id="78" w:author="Author">
        <w:r w:rsidRPr="002D628A">
          <w:rPr>
            <w:rFonts w:ascii="Trebuchet MS" w:hAnsi="Trebuchet MS"/>
            <w:noProof/>
          </w:rPr>
          <w:delText xml:space="preserve">And </w:delText>
        </w:r>
      </w:del>
      <w:ins w:id="79" w:author="Author">
        <w:r w:rsidRPr="002D628A">
          <w:rPr>
            <w:rFonts w:ascii="Trebuchet MS" w:hAnsi="Trebuchet MS"/>
            <w:noProof/>
          </w:rPr>
          <w:t xml:space="preserve">He will present the fat </w:t>
        </w:r>
      </w:ins>
      <w:r w:rsidRPr="002D628A">
        <w:rPr>
          <w:rFonts w:ascii="Trebuchet MS" w:hAnsi="Trebuchet MS"/>
          <w:noProof/>
        </w:rPr>
        <w:t xml:space="preserve">from the communion sacrifice </w:t>
      </w:r>
      <w:del w:id="80" w:author="Author">
        <w:r w:rsidRPr="002D628A">
          <w:rPr>
            <w:rFonts w:ascii="Trebuchet MS" w:hAnsi="Trebuchet MS"/>
            <w:noProof/>
          </w:rPr>
          <w:delText xml:space="preserve">he must present its fat </w:delText>
        </w:r>
      </w:del>
      <w:r w:rsidRPr="002D628A">
        <w:rPr>
          <w:rFonts w:ascii="Trebuchet MS" w:hAnsi="Trebuchet MS"/>
          <w:noProof/>
        </w:rPr>
        <w:t xml:space="preserve">as an offering made by fire to Jehovah. </w:t>
      </w:r>
      <w:del w:id="81" w:author="Author">
        <w:r w:rsidRPr="002D628A">
          <w:rPr>
            <w:rFonts w:ascii="Trebuchet MS" w:hAnsi="Trebuchet MS"/>
            <w:noProof/>
          </w:rPr>
          <w:delText>The entire fatty tail is what he</w:delText>
        </w:r>
      </w:del>
      <w:ins w:id="82" w:author="Author">
        <w:r w:rsidRPr="002D628A">
          <w:rPr>
            <w:rFonts w:ascii="Trebuchet MS" w:hAnsi="Trebuchet MS"/>
            <w:noProof/>
          </w:rPr>
          <w:t>He</w:t>
        </w:r>
      </w:ins>
      <w:r w:rsidRPr="002D628A">
        <w:rPr>
          <w:rFonts w:ascii="Trebuchet MS" w:hAnsi="Trebuchet MS"/>
          <w:noProof/>
        </w:rPr>
        <w:t xml:space="preserve"> will remove </w:t>
      </w:r>
      <w:ins w:id="83" w:author="Author">
        <w:r w:rsidRPr="002D628A">
          <w:rPr>
            <w:rFonts w:ascii="Trebuchet MS" w:hAnsi="Trebuchet MS"/>
            <w:noProof/>
          </w:rPr>
          <w:t xml:space="preserve">the entire fat tail </w:t>
        </w:r>
      </w:ins>
      <w:r w:rsidRPr="002D628A">
        <w:rPr>
          <w:rFonts w:ascii="Trebuchet MS" w:hAnsi="Trebuchet MS"/>
          <w:noProof/>
        </w:rPr>
        <w:t xml:space="preserve">near the backbone, </w:t>
      </w:r>
      <w:del w:id="84" w:author="Author">
        <w:r w:rsidRPr="002D628A">
          <w:rPr>
            <w:rFonts w:ascii="Trebuchet MS" w:hAnsi="Trebuchet MS"/>
            <w:noProof/>
          </w:rPr>
          <w:delText xml:space="preserve">and </w:delText>
        </w:r>
      </w:del>
      <w:r w:rsidRPr="002D628A">
        <w:rPr>
          <w:rFonts w:ascii="Trebuchet MS" w:hAnsi="Trebuchet MS"/>
          <w:noProof/>
        </w:rPr>
        <w:t xml:space="preserve">the fat that covers the intestines, </w:t>
      </w:r>
      <w:del w:id="85" w:author="Author">
        <w:r w:rsidRPr="002D628A">
          <w:rPr>
            <w:rFonts w:ascii="Trebuchet MS" w:hAnsi="Trebuchet MS"/>
            <w:noProof/>
          </w:rPr>
          <w:delText xml:space="preserve">even </w:delText>
        </w:r>
      </w:del>
      <w:r w:rsidRPr="002D628A">
        <w:rPr>
          <w:rFonts w:ascii="Trebuchet MS" w:hAnsi="Trebuchet MS"/>
          <w:noProof/>
        </w:rPr>
        <w:t xml:space="preserve">all the fat that </w:t>
      </w:r>
      <w:del w:id="86" w:author="Author">
        <w:r w:rsidRPr="002D628A">
          <w:rPr>
            <w:rFonts w:ascii="Trebuchet MS" w:hAnsi="Trebuchet MS"/>
            <w:noProof/>
          </w:rPr>
          <w:delText>is upon</w:delText>
        </w:r>
      </w:del>
      <w:ins w:id="87" w:author="Author">
        <w:r w:rsidRPr="002D628A">
          <w:rPr>
            <w:rFonts w:ascii="Trebuchet MS" w:hAnsi="Trebuchet MS"/>
            <w:noProof/>
          </w:rPr>
          <w:t>surrounds</w:t>
        </w:r>
      </w:ins>
      <w:r w:rsidRPr="002D628A">
        <w:rPr>
          <w:rFonts w:ascii="Trebuchet MS" w:hAnsi="Trebuchet MS"/>
          <w:noProof/>
        </w:rPr>
        <w:t xml:space="preserve"> the intestines, </w:t>
      </w:r>
      <w:r w:rsidRPr="002D628A">
        <w:rPr>
          <w:rFonts w:ascii="Trebuchet MS" w:hAnsi="Trebuchet MS"/>
          <w:b/>
          <w:noProof/>
        </w:rPr>
        <w:t xml:space="preserve">3:10 </w:t>
      </w:r>
      <w:r w:rsidRPr="002D628A">
        <w:rPr>
          <w:rFonts w:ascii="Trebuchet MS" w:hAnsi="Trebuchet MS"/>
          <w:noProof/>
        </w:rPr>
        <w:t xml:space="preserve">and the two kidneys </w:t>
      </w:r>
      <w:del w:id="88" w:author="Author">
        <w:r w:rsidRPr="002D628A">
          <w:rPr>
            <w:rFonts w:ascii="Trebuchet MS" w:hAnsi="Trebuchet MS"/>
            <w:noProof/>
          </w:rPr>
          <w:delText>and</w:delText>
        </w:r>
      </w:del>
      <w:ins w:id="89" w:author="Author">
        <w:r w:rsidRPr="002D628A">
          <w:rPr>
            <w:rFonts w:ascii="Trebuchet MS" w:hAnsi="Trebuchet MS"/>
            <w:noProof/>
          </w:rPr>
          <w:t>with</w:t>
        </w:r>
      </w:ins>
      <w:r w:rsidRPr="002D628A">
        <w:rPr>
          <w:rFonts w:ascii="Trebuchet MS" w:hAnsi="Trebuchet MS"/>
          <w:noProof/>
        </w:rPr>
        <w:t xml:space="preserve"> the fat </w:t>
      </w:r>
      <w:ins w:id="90" w:author="Author">
        <w:r w:rsidRPr="002D628A">
          <w:rPr>
            <w:rFonts w:ascii="Trebuchet MS" w:hAnsi="Trebuchet MS"/>
            <w:noProof/>
          </w:rPr>
          <w:t xml:space="preserve">on them </w:t>
        </w:r>
      </w:ins>
      <w:r w:rsidRPr="002D628A">
        <w:rPr>
          <w:rFonts w:ascii="Trebuchet MS" w:hAnsi="Trebuchet MS"/>
          <w:noProof/>
        </w:rPr>
        <w:t xml:space="preserve">that is </w:t>
      </w:r>
      <w:del w:id="91" w:author="Author">
        <w:r w:rsidRPr="002D628A">
          <w:rPr>
            <w:rFonts w:ascii="Trebuchet MS" w:hAnsi="Trebuchet MS"/>
            <w:noProof/>
          </w:rPr>
          <w:delText>upon them, the same as that upon</w:delText>
        </w:r>
      </w:del>
      <w:ins w:id="92" w:author="Author">
        <w:r w:rsidRPr="002D628A">
          <w:rPr>
            <w:rFonts w:ascii="Trebuchet MS" w:hAnsi="Trebuchet MS"/>
            <w:noProof/>
          </w:rPr>
          <w:t>near</w:t>
        </w:r>
      </w:ins>
      <w:r w:rsidRPr="002D628A">
        <w:rPr>
          <w:rFonts w:ascii="Trebuchet MS" w:hAnsi="Trebuchet MS"/>
          <w:noProof/>
        </w:rPr>
        <w:t xml:space="preserve"> the loins. </w:t>
      </w:r>
      <w:del w:id="93" w:author="Author">
        <w:r w:rsidRPr="002D628A">
          <w:rPr>
            <w:rFonts w:ascii="Trebuchet MS" w:hAnsi="Trebuchet MS"/>
            <w:noProof/>
          </w:rPr>
          <w:delText xml:space="preserve">And as for </w:delText>
        </w:r>
      </w:del>
      <w:ins w:id="94" w:author="Author">
        <w:r w:rsidRPr="002D628A">
          <w:rPr>
            <w:rFonts w:ascii="Trebuchet MS" w:hAnsi="Trebuchet MS"/>
            <w:noProof/>
          </w:rPr>
          <w:t xml:space="preserve">He will also remove </w:t>
        </w:r>
      </w:ins>
      <w:r w:rsidRPr="002D628A">
        <w:rPr>
          <w:rFonts w:ascii="Trebuchet MS" w:hAnsi="Trebuchet MS"/>
          <w:noProof/>
        </w:rPr>
        <w:t xml:space="preserve">the appendage </w:t>
      </w:r>
      <w:del w:id="95" w:author="Author">
        <w:r w:rsidRPr="002D628A">
          <w:rPr>
            <w:rFonts w:ascii="Trebuchet MS" w:hAnsi="Trebuchet MS"/>
            <w:noProof/>
          </w:rPr>
          <w:delText>upon</w:delText>
        </w:r>
      </w:del>
      <w:ins w:id="96" w:author="Author">
        <w:r w:rsidRPr="002D628A">
          <w:rPr>
            <w:rFonts w:ascii="Trebuchet MS" w:hAnsi="Trebuchet MS"/>
            <w:noProof/>
          </w:rPr>
          <w:t>of</w:t>
        </w:r>
      </w:ins>
      <w:r w:rsidRPr="002D628A">
        <w:rPr>
          <w:rFonts w:ascii="Trebuchet MS" w:hAnsi="Trebuchet MS"/>
          <w:noProof/>
        </w:rPr>
        <w:t xml:space="preserve"> the liver</w:t>
      </w:r>
      <w:del w:id="97" w:author="Author">
        <w:r w:rsidRPr="002D628A">
          <w:rPr>
            <w:rFonts w:ascii="Trebuchet MS" w:hAnsi="Trebuchet MS"/>
            <w:noProof/>
          </w:rPr>
          <w:delText>, he will remove it</w:delText>
        </w:r>
      </w:del>
      <w:r w:rsidRPr="002D628A">
        <w:rPr>
          <w:rFonts w:ascii="Trebuchet MS" w:hAnsi="Trebuchet MS"/>
          <w:noProof/>
        </w:rPr>
        <w:t xml:space="preserve"> along with the kidneys. </w:t>
      </w:r>
      <w:r w:rsidRPr="002D628A">
        <w:rPr>
          <w:rFonts w:ascii="Trebuchet MS" w:hAnsi="Trebuchet MS"/>
          <w:b/>
          <w:noProof/>
        </w:rPr>
        <w:t xml:space="preserve">3:11 </w:t>
      </w:r>
      <w:r w:rsidRPr="002D628A">
        <w:rPr>
          <w:rFonts w:ascii="Trebuchet MS" w:hAnsi="Trebuchet MS"/>
          <w:noProof/>
        </w:rPr>
        <w:t xml:space="preserve">And the priest </w:t>
      </w:r>
      <w:del w:id="98" w:author="Author">
        <w:r w:rsidRPr="002D628A">
          <w:rPr>
            <w:rFonts w:ascii="Trebuchet MS" w:hAnsi="Trebuchet MS"/>
            <w:noProof/>
          </w:rPr>
          <w:delText>must</w:delText>
        </w:r>
      </w:del>
      <w:ins w:id="99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make it smoke on the altar as food,</w:t>
      </w:r>
      <w:ins w:id="100" w:author="Author">
        <w:r w:rsidRPr="002D628A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D628A">
        <w:rPr>
          <w:rFonts w:ascii="Trebuchet MS" w:hAnsi="Trebuchet MS"/>
          <w:noProof/>
        </w:rPr>
        <w:t xml:space="preserve"> an offering made by fire to Jehovah.</w:t>
      </w:r>
    </w:p>
    <w:p w:rsidR="00C100FF" w:rsidRPr="002D628A" w:rsidRDefault="00C100FF" w:rsidP="00C100FF">
      <w:pPr>
        <w:rPr>
          <w:rFonts w:ascii="Trebuchet MS" w:hAnsi="Trebuchet MS"/>
          <w:noProof/>
        </w:rPr>
      </w:pPr>
      <w:r w:rsidRPr="002D628A">
        <w:rPr>
          <w:rFonts w:ascii="Trebuchet MS" w:hAnsi="Trebuchet MS"/>
          <w:b/>
        </w:rPr>
        <w:t xml:space="preserve">3:12 </w:t>
      </w:r>
      <w:r w:rsidRPr="002D628A">
        <w:rPr>
          <w:rFonts w:ascii="Trebuchet MS" w:hAnsi="Trebuchet MS"/>
          <w:noProof/>
        </w:rPr>
        <w:t>“‘</w:t>
      </w:r>
      <w:del w:id="103" w:author="Author">
        <w:r w:rsidRPr="002D628A">
          <w:rPr>
            <w:rFonts w:ascii="Trebuchet MS" w:hAnsi="Trebuchet MS"/>
            <w:noProof/>
          </w:rPr>
          <w:delText>And if</w:delText>
        </w:r>
      </w:del>
      <w:ins w:id="104" w:author="Author">
        <w:r w:rsidRPr="002D628A">
          <w:rPr>
            <w:rFonts w:ascii="Trebuchet MS" w:hAnsi="Trebuchet MS"/>
            <w:noProof/>
          </w:rPr>
          <w:t>If</w:t>
        </w:r>
      </w:ins>
      <w:r w:rsidRPr="002D628A">
        <w:rPr>
          <w:rFonts w:ascii="Trebuchet MS" w:hAnsi="Trebuchet MS"/>
          <w:noProof/>
        </w:rPr>
        <w:t xml:space="preserve"> his offering is a goat, then he </w:t>
      </w:r>
      <w:del w:id="105" w:author="Author">
        <w:r w:rsidRPr="002D628A">
          <w:rPr>
            <w:rFonts w:ascii="Trebuchet MS" w:hAnsi="Trebuchet MS"/>
            <w:noProof/>
          </w:rPr>
          <w:delText>must</w:delText>
        </w:r>
      </w:del>
      <w:ins w:id="106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present it before Jehovah. </w:t>
      </w:r>
      <w:r w:rsidRPr="002D628A">
        <w:rPr>
          <w:rFonts w:ascii="Trebuchet MS" w:hAnsi="Trebuchet MS"/>
          <w:b/>
          <w:noProof/>
        </w:rPr>
        <w:t xml:space="preserve">3:13 </w:t>
      </w:r>
      <w:del w:id="107" w:author="Author">
        <w:r w:rsidRPr="002D628A">
          <w:rPr>
            <w:rFonts w:ascii="Trebuchet MS" w:hAnsi="Trebuchet MS"/>
            <w:noProof/>
          </w:rPr>
          <w:delText>And he must</w:delText>
        </w:r>
      </w:del>
      <w:ins w:id="108" w:author="Author">
        <w:r w:rsidRPr="002D628A">
          <w:rPr>
            <w:rFonts w:ascii="Trebuchet MS" w:hAnsi="Trebuchet MS"/>
            <w:noProof/>
          </w:rPr>
          <w:t>He will</w:t>
        </w:r>
      </w:ins>
      <w:r w:rsidRPr="002D628A">
        <w:rPr>
          <w:rFonts w:ascii="Trebuchet MS" w:hAnsi="Trebuchet MS"/>
          <w:noProof/>
        </w:rPr>
        <w:t xml:space="preserve"> lay his hand </w:t>
      </w:r>
      <w:del w:id="109" w:author="Author">
        <w:r w:rsidRPr="002D628A">
          <w:rPr>
            <w:rFonts w:ascii="Trebuchet MS" w:hAnsi="Trebuchet MS"/>
            <w:noProof/>
          </w:rPr>
          <w:delText>upon</w:delText>
        </w:r>
      </w:del>
      <w:ins w:id="110" w:author="Author">
        <w:r w:rsidRPr="002D628A">
          <w:rPr>
            <w:rFonts w:ascii="Trebuchet MS" w:hAnsi="Trebuchet MS"/>
            <w:noProof/>
          </w:rPr>
          <w:t>on</w:t>
        </w:r>
      </w:ins>
      <w:r w:rsidRPr="002D628A">
        <w:rPr>
          <w:rFonts w:ascii="Trebuchet MS" w:hAnsi="Trebuchet MS"/>
          <w:noProof/>
        </w:rPr>
        <w:t xml:space="preserve"> its head, and it </w:t>
      </w:r>
      <w:del w:id="111" w:author="Author">
        <w:r w:rsidRPr="002D628A">
          <w:rPr>
            <w:rFonts w:ascii="Trebuchet MS" w:hAnsi="Trebuchet MS"/>
            <w:noProof/>
          </w:rPr>
          <w:delText>must</w:delText>
        </w:r>
      </w:del>
      <w:ins w:id="112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be slaughtered before the tent of meeting</w:t>
      </w:r>
      <w:del w:id="113" w:author="Author">
        <w:r w:rsidRPr="002D628A">
          <w:rPr>
            <w:rFonts w:ascii="Trebuchet MS" w:hAnsi="Trebuchet MS"/>
            <w:noProof/>
          </w:rPr>
          <w:delText>;</w:delText>
        </w:r>
      </w:del>
      <w:ins w:id="114" w:author="Author">
        <w:r w:rsidRPr="002D628A">
          <w:rPr>
            <w:rFonts w:ascii="Trebuchet MS" w:hAnsi="Trebuchet MS"/>
            <w:noProof/>
          </w:rPr>
          <w:t>,</w:t>
        </w:r>
      </w:ins>
      <w:r w:rsidRPr="002D628A">
        <w:rPr>
          <w:rFonts w:ascii="Trebuchet MS" w:hAnsi="Trebuchet MS"/>
          <w:noProof/>
        </w:rPr>
        <w:t xml:space="preserve"> and Aaron’s sons must sprinkle its blood </w:t>
      </w:r>
      <w:del w:id="115" w:author="Author">
        <w:r w:rsidRPr="002D628A">
          <w:rPr>
            <w:rFonts w:ascii="Trebuchet MS" w:hAnsi="Trebuchet MS"/>
            <w:noProof/>
          </w:rPr>
          <w:delText>round about upon</w:delText>
        </w:r>
      </w:del>
      <w:ins w:id="116" w:author="Author">
        <w:r w:rsidRPr="002D628A">
          <w:rPr>
            <w:rFonts w:ascii="Trebuchet MS" w:hAnsi="Trebuchet MS"/>
            <w:noProof/>
          </w:rPr>
          <w:t>on all sides of</w:t>
        </w:r>
      </w:ins>
      <w:r w:rsidRPr="002D628A">
        <w:rPr>
          <w:rFonts w:ascii="Trebuchet MS" w:hAnsi="Trebuchet MS"/>
          <w:noProof/>
        </w:rPr>
        <w:t xml:space="preserve"> the altar. </w:t>
      </w:r>
      <w:r w:rsidRPr="002D628A">
        <w:rPr>
          <w:rFonts w:ascii="Trebuchet MS" w:hAnsi="Trebuchet MS"/>
          <w:b/>
          <w:noProof/>
        </w:rPr>
        <w:t xml:space="preserve">3:14 </w:t>
      </w:r>
      <w:del w:id="117" w:author="Author">
        <w:r w:rsidRPr="002D628A">
          <w:rPr>
            <w:rFonts w:ascii="Trebuchet MS" w:hAnsi="Trebuchet MS"/>
            <w:noProof/>
          </w:rPr>
          <w:delText>And from it</w:delText>
        </w:r>
      </w:del>
      <w:ins w:id="118" w:author="Author">
        <w:r w:rsidRPr="002D628A">
          <w:rPr>
            <w:rFonts w:ascii="Trebuchet MS" w:hAnsi="Trebuchet MS"/>
            <w:noProof/>
          </w:rPr>
          <w:t>The part</w:t>
        </w:r>
      </w:ins>
      <w:r w:rsidRPr="002D628A">
        <w:rPr>
          <w:rFonts w:ascii="Trebuchet MS" w:hAnsi="Trebuchet MS"/>
          <w:noProof/>
        </w:rPr>
        <w:t xml:space="preserve"> he </w:t>
      </w:r>
      <w:del w:id="119" w:author="Author">
        <w:r w:rsidRPr="002D628A">
          <w:rPr>
            <w:rFonts w:ascii="Trebuchet MS" w:hAnsi="Trebuchet MS"/>
            <w:noProof/>
          </w:rPr>
          <w:delText>must</w:delText>
        </w:r>
      </w:del>
      <w:ins w:id="120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present as his offering</w:t>
      </w:r>
      <w:del w:id="121" w:author="Author">
        <w:r w:rsidRPr="002D628A">
          <w:rPr>
            <w:rFonts w:ascii="Trebuchet MS" w:hAnsi="Trebuchet MS"/>
            <w:noProof/>
          </w:rPr>
          <w:delText>, as an offering</w:delText>
        </w:r>
      </w:del>
      <w:r w:rsidRPr="002D628A">
        <w:rPr>
          <w:rFonts w:ascii="Trebuchet MS" w:hAnsi="Trebuchet MS"/>
          <w:noProof/>
        </w:rPr>
        <w:t xml:space="preserve"> made by fire to Jehovah</w:t>
      </w:r>
      <w:del w:id="122" w:author="Author">
        <w:r w:rsidRPr="002D628A">
          <w:rPr>
            <w:rFonts w:ascii="Trebuchet MS" w:hAnsi="Trebuchet MS"/>
            <w:noProof/>
          </w:rPr>
          <w:delText>,</w:delText>
        </w:r>
      </w:del>
      <w:ins w:id="123" w:author="Author">
        <w:r w:rsidRPr="002D628A">
          <w:rPr>
            <w:rFonts w:ascii="Trebuchet MS" w:hAnsi="Trebuchet MS"/>
            <w:noProof/>
          </w:rPr>
          <w:t xml:space="preserve"> is</w:t>
        </w:r>
      </w:ins>
      <w:r w:rsidRPr="002D628A">
        <w:rPr>
          <w:rFonts w:ascii="Trebuchet MS" w:hAnsi="Trebuchet MS"/>
          <w:noProof/>
        </w:rPr>
        <w:t xml:space="preserve"> the fat that covers the intestines, </w:t>
      </w:r>
      <w:del w:id="124" w:author="Author">
        <w:r w:rsidRPr="002D628A">
          <w:rPr>
            <w:rFonts w:ascii="Trebuchet MS" w:hAnsi="Trebuchet MS"/>
            <w:noProof/>
          </w:rPr>
          <w:delText xml:space="preserve">even </w:delText>
        </w:r>
      </w:del>
      <w:r w:rsidRPr="002D628A">
        <w:rPr>
          <w:rFonts w:ascii="Trebuchet MS" w:hAnsi="Trebuchet MS"/>
          <w:noProof/>
        </w:rPr>
        <w:t xml:space="preserve">all the fat that </w:t>
      </w:r>
      <w:del w:id="125" w:author="Author">
        <w:r w:rsidRPr="002D628A">
          <w:rPr>
            <w:rFonts w:ascii="Trebuchet MS" w:hAnsi="Trebuchet MS"/>
            <w:noProof/>
          </w:rPr>
          <w:delText>is upon</w:delText>
        </w:r>
      </w:del>
      <w:ins w:id="126" w:author="Author">
        <w:r w:rsidRPr="002D628A">
          <w:rPr>
            <w:rFonts w:ascii="Trebuchet MS" w:hAnsi="Trebuchet MS"/>
            <w:noProof/>
          </w:rPr>
          <w:t>surrounds</w:t>
        </w:r>
      </w:ins>
      <w:r w:rsidRPr="002D628A">
        <w:rPr>
          <w:rFonts w:ascii="Trebuchet MS" w:hAnsi="Trebuchet MS"/>
          <w:noProof/>
        </w:rPr>
        <w:t xml:space="preserve"> the intestines, </w:t>
      </w:r>
      <w:r w:rsidRPr="002D628A">
        <w:rPr>
          <w:rFonts w:ascii="Trebuchet MS" w:hAnsi="Trebuchet MS"/>
          <w:b/>
          <w:noProof/>
        </w:rPr>
        <w:t xml:space="preserve">3:15 </w:t>
      </w:r>
      <w:r w:rsidRPr="002D628A">
        <w:rPr>
          <w:rFonts w:ascii="Trebuchet MS" w:hAnsi="Trebuchet MS"/>
          <w:noProof/>
        </w:rPr>
        <w:t xml:space="preserve">and the two kidneys </w:t>
      </w:r>
      <w:del w:id="127" w:author="Author">
        <w:r w:rsidRPr="002D628A">
          <w:rPr>
            <w:rFonts w:ascii="Trebuchet MS" w:hAnsi="Trebuchet MS"/>
            <w:noProof/>
          </w:rPr>
          <w:delText>and</w:delText>
        </w:r>
      </w:del>
      <w:ins w:id="128" w:author="Author">
        <w:r w:rsidRPr="002D628A">
          <w:rPr>
            <w:rFonts w:ascii="Trebuchet MS" w:hAnsi="Trebuchet MS"/>
            <w:noProof/>
          </w:rPr>
          <w:t>with</w:t>
        </w:r>
      </w:ins>
      <w:r w:rsidRPr="002D628A">
        <w:rPr>
          <w:rFonts w:ascii="Trebuchet MS" w:hAnsi="Trebuchet MS"/>
          <w:noProof/>
        </w:rPr>
        <w:t xml:space="preserve"> the fat </w:t>
      </w:r>
      <w:ins w:id="129" w:author="Author">
        <w:r w:rsidRPr="002D628A">
          <w:rPr>
            <w:rFonts w:ascii="Trebuchet MS" w:hAnsi="Trebuchet MS"/>
            <w:noProof/>
          </w:rPr>
          <w:t xml:space="preserve">on them </w:t>
        </w:r>
      </w:ins>
      <w:r w:rsidRPr="002D628A">
        <w:rPr>
          <w:rFonts w:ascii="Trebuchet MS" w:hAnsi="Trebuchet MS"/>
          <w:noProof/>
        </w:rPr>
        <w:t xml:space="preserve">that is </w:t>
      </w:r>
      <w:del w:id="130" w:author="Author">
        <w:r w:rsidRPr="002D628A">
          <w:rPr>
            <w:rFonts w:ascii="Trebuchet MS" w:hAnsi="Trebuchet MS"/>
            <w:noProof/>
          </w:rPr>
          <w:delText>upon them, the same as that upon</w:delText>
        </w:r>
      </w:del>
      <w:ins w:id="131" w:author="Author">
        <w:r w:rsidRPr="002D628A">
          <w:rPr>
            <w:rFonts w:ascii="Trebuchet MS" w:hAnsi="Trebuchet MS"/>
            <w:noProof/>
          </w:rPr>
          <w:t>near</w:t>
        </w:r>
      </w:ins>
      <w:r w:rsidRPr="002D628A">
        <w:rPr>
          <w:rFonts w:ascii="Trebuchet MS" w:hAnsi="Trebuchet MS"/>
          <w:noProof/>
        </w:rPr>
        <w:t xml:space="preserve"> the loins. </w:t>
      </w:r>
      <w:del w:id="132" w:author="Author">
        <w:r w:rsidRPr="002D628A">
          <w:rPr>
            <w:rFonts w:ascii="Trebuchet MS" w:hAnsi="Trebuchet MS"/>
            <w:noProof/>
          </w:rPr>
          <w:delText xml:space="preserve">And as for </w:delText>
        </w:r>
      </w:del>
      <w:ins w:id="133" w:author="Author">
        <w:r w:rsidRPr="002D628A">
          <w:rPr>
            <w:rFonts w:ascii="Trebuchet MS" w:hAnsi="Trebuchet MS"/>
            <w:noProof/>
          </w:rPr>
          <w:t xml:space="preserve">He will also remove </w:t>
        </w:r>
      </w:ins>
      <w:r w:rsidRPr="002D628A">
        <w:rPr>
          <w:rFonts w:ascii="Trebuchet MS" w:hAnsi="Trebuchet MS"/>
          <w:noProof/>
        </w:rPr>
        <w:t xml:space="preserve">the appendage </w:t>
      </w:r>
      <w:del w:id="134" w:author="Author">
        <w:r w:rsidRPr="002D628A">
          <w:rPr>
            <w:rFonts w:ascii="Trebuchet MS" w:hAnsi="Trebuchet MS"/>
            <w:noProof/>
          </w:rPr>
          <w:delText>upon</w:delText>
        </w:r>
      </w:del>
      <w:ins w:id="135" w:author="Author">
        <w:r w:rsidRPr="002D628A">
          <w:rPr>
            <w:rFonts w:ascii="Trebuchet MS" w:hAnsi="Trebuchet MS"/>
            <w:noProof/>
          </w:rPr>
          <w:t>of</w:t>
        </w:r>
      </w:ins>
      <w:r w:rsidRPr="002D628A">
        <w:rPr>
          <w:rFonts w:ascii="Trebuchet MS" w:hAnsi="Trebuchet MS"/>
          <w:noProof/>
        </w:rPr>
        <w:t xml:space="preserve"> the liver</w:t>
      </w:r>
      <w:del w:id="136" w:author="Author">
        <w:r w:rsidRPr="002D628A">
          <w:rPr>
            <w:rFonts w:ascii="Trebuchet MS" w:hAnsi="Trebuchet MS"/>
            <w:noProof/>
          </w:rPr>
          <w:delText>, he will remove it</w:delText>
        </w:r>
      </w:del>
      <w:r w:rsidRPr="002D628A">
        <w:rPr>
          <w:rFonts w:ascii="Trebuchet MS" w:hAnsi="Trebuchet MS"/>
          <w:noProof/>
        </w:rPr>
        <w:t xml:space="preserve"> along with the kidneys. </w:t>
      </w:r>
      <w:r w:rsidRPr="002D628A">
        <w:rPr>
          <w:rFonts w:ascii="Trebuchet MS" w:hAnsi="Trebuchet MS"/>
          <w:b/>
          <w:noProof/>
        </w:rPr>
        <w:t xml:space="preserve">3:16 </w:t>
      </w:r>
      <w:del w:id="137" w:author="Author">
        <w:r w:rsidRPr="002D628A">
          <w:rPr>
            <w:rFonts w:ascii="Trebuchet MS" w:hAnsi="Trebuchet MS"/>
            <w:noProof/>
          </w:rPr>
          <w:delText>And the</w:delText>
        </w:r>
      </w:del>
      <w:ins w:id="138" w:author="Author">
        <w:r w:rsidRPr="002D628A">
          <w:rPr>
            <w:rFonts w:ascii="Trebuchet MS" w:hAnsi="Trebuchet MS"/>
            <w:noProof/>
          </w:rPr>
          <w:t>The</w:t>
        </w:r>
      </w:ins>
      <w:r w:rsidRPr="002D628A">
        <w:rPr>
          <w:rFonts w:ascii="Trebuchet MS" w:hAnsi="Trebuchet MS"/>
          <w:noProof/>
        </w:rPr>
        <w:t xml:space="preserve"> priest </w:t>
      </w:r>
      <w:del w:id="139" w:author="Author">
        <w:r w:rsidRPr="002D628A">
          <w:rPr>
            <w:rFonts w:ascii="Trebuchet MS" w:hAnsi="Trebuchet MS"/>
            <w:noProof/>
          </w:rPr>
          <w:delText>must</w:delText>
        </w:r>
      </w:del>
      <w:ins w:id="140" w:author="Author">
        <w:r w:rsidRPr="002D628A">
          <w:rPr>
            <w:rFonts w:ascii="Trebuchet MS" w:hAnsi="Trebuchet MS"/>
            <w:noProof/>
          </w:rPr>
          <w:t>will</w:t>
        </w:r>
      </w:ins>
      <w:r w:rsidRPr="002D628A">
        <w:rPr>
          <w:rFonts w:ascii="Trebuchet MS" w:hAnsi="Trebuchet MS"/>
          <w:noProof/>
        </w:rPr>
        <w:t xml:space="preserve"> make them smoke </w:t>
      </w:r>
      <w:del w:id="141" w:author="Author">
        <w:r w:rsidRPr="002D628A">
          <w:rPr>
            <w:rFonts w:ascii="Trebuchet MS" w:hAnsi="Trebuchet MS"/>
            <w:noProof/>
          </w:rPr>
          <w:delText>upon</w:delText>
        </w:r>
      </w:del>
      <w:ins w:id="142" w:author="Author">
        <w:r w:rsidRPr="002D628A">
          <w:rPr>
            <w:rFonts w:ascii="Trebuchet MS" w:hAnsi="Trebuchet MS"/>
            <w:noProof/>
          </w:rPr>
          <w:t>on</w:t>
        </w:r>
      </w:ins>
      <w:r w:rsidRPr="002D628A">
        <w:rPr>
          <w:rFonts w:ascii="Trebuchet MS" w:hAnsi="Trebuchet MS"/>
          <w:noProof/>
        </w:rPr>
        <w:t xml:space="preserve"> the altar as food,</w:t>
      </w:r>
      <w:ins w:id="143" w:author="Author">
        <w:r w:rsidRPr="002D628A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D628A">
        <w:rPr>
          <w:rFonts w:ascii="Trebuchet MS" w:hAnsi="Trebuchet MS"/>
          <w:noProof/>
        </w:rPr>
        <w:t xml:space="preserve"> an offering made by fire for a </w:t>
      </w:r>
      <w:del w:id="146" w:author="Author">
        <w:r w:rsidRPr="002D628A">
          <w:rPr>
            <w:rFonts w:ascii="Trebuchet MS" w:hAnsi="Trebuchet MS"/>
            <w:noProof/>
          </w:rPr>
          <w:delText>restful odor.</w:delText>
        </w:r>
      </w:del>
      <w:ins w:id="147" w:author="Author">
        <w:r w:rsidRPr="002D628A">
          <w:rPr>
            <w:rFonts w:ascii="Trebuchet MS" w:hAnsi="Trebuchet MS"/>
            <w:noProof/>
          </w:rPr>
          <w:t>pleasing</w:t>
        </w:r>
        <w:r w:rsidRPr="002D628A">
          <w:rPr>
            <w:rStyle w:val="FootnoteReference"/>
            <w:rFonts w:ascii="Trebuchet MS" w:hAnsi="Trebuchet MS"/>
            <w:noProof/>
          </w:rPr>
          <w:footnoteReference w:id="5"/>
        </w:r>
        <w:r w:rsidRPr="002D628A">
          <w:rPr>
            <w:rFonts w:ascii="Trebuchet MS" w:hAnsi="Trebuchet MS"/>
            <w:noProof/>
          </w:rPr>
          <w:t xml:space="preserve"> aroma.</w:t>
        </w:r>
      </w:ins>
      <w:r w:rsidRPr="002D628A">
        <w:rPr>
          <w:rFonts w:ascii="Trebuchet MS" w:hAnsi="Trebuchet MS"/>
          <w:noProof/>
        </w:rPr>
        <w:t xml:space="preserve"> All the fat belongs to Jehovah.</w:t>
      </w:r>
    </w:p>
    <w:p w:rsidR="00C100FF" w:rsidRPr="002D628A" w:rsidRDefault="00C100FF" w:rsidP="00C100FF">
      <w:pPr>
        <w:rPr>
          <w:rFonts w:ascii="Trebuchet MS" w:hAnsi="Trebuchet MS"/>
          <w:noProof/>
        </w:rPr>
      </w:pPr>
      <w:r w:rsidRPr="002D628A">
        <w:rPr>
          <w:rFonts w:ascii="Trebuchet MS" w:hAnsi="Trebuchet MS"/>
          <w:b/>
        </w:rPr>
        <w:t xml:space="preserve">3:17 </w:t>
      </w:r>
      <w:r w:rsidRPr="002D628A">
        <w:rPr>
          <w:rFonts w:ascii="Trebuchet MS" w:hAnsi="Trebuchet MS"/>
          <w:noProof/>
        </w:rPr>
        <w:t xml:space="preserve">“‘It is a </w:t>
      </w:r>
      <w:ins w:id="150" w:author="Author">
        <w:r w:rsidRPr="002D628A">
          <w:rPr>
            <w:rFonts w:ascii="Trebuchet MS" w:hAnsi="Trebuchet MS"/>
            <w:noProof/>
          </w:rPr>
          <w:t xml:space="preserve">lasting </w:t>
        </w:r>
      </w:ins>
      <w:r w:rsidRPr="002D628A">
        <w:rPr>
          <w:rFonts w:ascii="Trebuchet MS" w:hAnsi="Trebuchet MS"/>
          <w:noProof/>
        </w:rPr>
        <w:t xml:space="preserve">statute </w:t>
      </w:r>
      <w:del w:id="151" w:author="Author">
        <w:r w:rsidRPr="002D628A">
          <w:rPr>
            <w:rFonts w:ascii="Trebuchet MS" w:hAnsi="Trebuchet MS"/>
            <w:noProof/>
          </w:rPr>
          <w:delText xml:space="preserve">to time indefinite </w:delText>
        </w:r>
      </w:del>
      <w:r w:rsidRPr="002D628A">
        <w:rPr>
          <w:rFonts w:ascii="Trebuchet MS" w:hAnsi="Trebuchet MS"/>
          <w:noProof/>
        </w:rPr>
        <w:t xml:space="preserve">for </w:t>
      </w:r>
      <w:del w:id="152" w:author="Author">
        <w:r w:rsidRPr="002D628A">
          <w:rPr>
            <w:rFonts w:ascii="Trebuchet MS" w:hAnsi="Trebuchet MS"/>
            <w:noProof/>
            <w:u w:val="dotted"/>
          </w:rPr>
          <w:delText>YOUR</w:delText>
        </w:r>
      </w:del>
      <w:ins w:id="153" w:author="Author">
        <w:r w:rsidRPr="002D628A">
          <w:rPr>
            <w:rFonts w:ascii="Trebuchet MS" w:hAnsi="Trebuchet MS"/>
            <w:noProof/>
          </w:rPr>
          <w:t>your</w:t>
        </w:r>
      </w:ins>
      <w:r w:rsidRPr="002D628A">
        <w:rPr>
          <w:rFonts w:ascii="Trebuchet MS" w:hAnsi="Trebuchet MS"/>
          <w:noProof/>
        </w:rPr>
        <w:t xml:space="preserve"> generations, in all </w:t>
      </w:r>
      <w:del w:id="154" w:author="Author">
        <w:r w:rsidRPr="002D628A">
          <w:rPr>
            <w:rFonts w:ascii="Trebuchet MS" w:hAnsi="Trebuchet MS"/>
            <w:noProof/>
            <w:u w:val="dotted"/>
          </w:rPr>
          <w:delText>YOUR</w:delText>
        </w:r>
      </w:del>
      <w:ins w:id="155" w:author="Author">
        <w:r w:rsidRPr="002D628A">
          <w:rPr>
            <w:rFonts w:ascii="Trebuchet MS" w:hAnsi="Trebuchet MS"/>
            <w:noProof/>
          </w:rPr>
          <w:t>your</w:t>
        </w:r>
      </w:ins>
      <w:r w:rsidRPr="002D628A">
        <w:rPr>
          <w:rFonts w:ascii="Trebuchet MS" w:hAnsi="Trebuchet MS"/>
          <w:noProof/>
        </w:rPr>
        <w:t xml:space="preserve"> dwelling places: </w:t>
      </w:r>
      <w:del w:id="156" w:author="Author">
        <w:r w:rsidRPr="002D628A">
          <w:rPr>
            <w:rFonts w:ascii="Trebuchet MS" w:hAnsi="Trebuchet MS"/>
            <w:noProof/>
          </w:rPr>
          <w:delText>Y</w:delText>
        </w:r>
        <w:r w:rsidRPr="002D628A">
          <w:rPr>
            <w:rFonts w:ascii="Trebuchet MS" w:hAnsi="Trebuchet MS"/>
            <w:noProof/>
            <w:u w:val="dotted"/>
          </w:rPr>
          <w:delText>OU</w:delText>
        </w:r>
      </w:del>
      <w:ins w:id="157" w:author="Author">
        <w:r w:rsidRPr="002D628A">
          <w:rPr>
            <w:rFonts w:ascii="Trebuchet MS" w:hAnsi="Trebuchet MS"/>
            <w:noProof/>
          </w:rPr>
          <w:t>You</w:t>
        </w:r>
      </w:ins>
      <w:r w:rsidRPr="002D628A">
        <w:rPr>
          <w:rFonts w:ascii="Trebuchet MS" w:hAnsi="Trebuchet MS"/>
          <w:noProof/>
        </w:rPr>
        <w:t xml:space="preserve"> must not eat any fat or any blood at all.’”</w:t>
      </w:r>
    </w:p>
    <w:p w:rsidR="00C100FF" w:rsidRPr="002D628A" w:rsidRDefault="00C100FF" w:rsidP="00C100FF">
      <w:pPr>
        <w:rPr>
          <w:rFonts w:ascii="Trebuchet MS" w:hAnsi="Trebuchet MS"/>
          <w:b/>
        </w:rPr>
      </w:pPr>
    </w:p>
    <w:p w:rsidR="00762BCB" w:rsidRPr="00C100FF" w:rsidRDefault="00762BCB" w:rsidP="00C100FF"/>
    <w:sectPr w:rsidR="00762BCB" w:rsidRPr="00C100FF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793E" w:rsidRDefault="0004793E">
      <w:r>
        <w:separator/>
      </w:r>
    </w:p>
  </w:endnote>
  <w:endnote w:type="continuationSeparator" w:id="0">
    <w:p w:rsidR="0004793E" w:rsidRDefault="00047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793E" w:rsidRDefault="0004793E">
      <w:r>
        <w:separator/>
      </w:r>
    </w:p>
  </w:footnote>
  <w:footnote w:type="continuationSeparator" w:id="0">
    <w:p w:rsidR="0004793E" w:rsidRDefault="0004793E">
      <w:r>
        <w:continuationSeparator/>
      </w:r>
    </w:p>
  </w:footnote>
  <w:footnote w:id="1">
    <w:p w:rsidR="00C100FF" w:rsidRPr="002D628A" w:rsidRDefault="00C100FF" w:rsidP="002D628A">
      <w:pPr>
        <w:pStyle w:val="FootnoteText"/>
        <w:spacing w:after="96"/>
        <w:ind w:firstLine="288"/>
        <w:rPr>
          <w:ins w:id="5" w:author="Author"/>
        </w:rPr>
      </w:pPr>
      <w:ins w:id="6" w:author="Author">
        <w:r w:rsidRPr="002D628A">
          <w:rPr>
            <w:rStyle w:val="FootnoteReference"/>
          </w:rPr>
          <w:footnoteRef/>
        </w:r>
        <w:r w:rsidRPr="002D628A">
          <w:t xml:space="preserve"> </w:t>
        </w:r>
        <w:r w:rsidRPr="002D628A">
          <w:rPr>
            <w:b/>
          </w:rPr>
          <w:t xml:space="preserve">3:1 </w:t>
        </w:r>
        <w:r w:rsidRPr="002D628A">
          <w:t>Or “a sacrifice of peace offerings.”</w:t>
        </w:r>
      </w:ins>
    </w:p>
  </w:footnote>
  <w:footnote w:id="2">
    <w:p w:rsidR="00C100FF" w:rsidRPr="002D628A" w:rsidRDefault="00C100FF" w:rsidP="002D628A">
      <w:pPr>
        <w:pStyle w:val="FootnoteText"/>
        <w:spacing w:after="96"/>
        <w:ind w:firstLine="288"/>
        <w:rPr>
          <w:ins w:id="54" w:author="Author"/>
        </w:rPr>
      </w:pPr>
      <w:ins w:id="55" w:author="Author">
        <w:r w:rsidRPr="002D628A">
          <w:rPr>
            <w:rStyle w:val="FootnoteReference"/>
          </w:rPr>
          <w:footnoteRef/>
        </w:r>
        <w:r w:rsidRPr="002D628A">
          <w:t xml:space="preserve"> </w:t>
        </w:r>
        <w:r w:rsidRPr="002D628A">
          <w:rPr>
            <w:b/>
          </w:rPr>
          <w:t xml:space="preserve">3:5 </w:t>
        </w:r>
        <w:r w:rsidRPr="002D628A">
          <w:t>Or “appeasing; soothing.” Lit., “restful.”</w:t>
        </w:r>
      </w:ins>
    </w:p>
  </w:footnote>
  <w:footnote w:id="3">
    <w:p w:rsidR="00C100FF" w:rsidRPr="002D628A" w:rsidRDefault="00C100FF" w:rsidP="002D628A">
      <w:pPr>
        <w:pStyle w:val="FootnoteText"/>
        <w:spacing w:after="96"/>
        <w:ind w:firstLine="288"/>
        <w:rPr>
          <w:ins w:id="101" w:author="Author"/>
        </w:rPr>
      </w:pPr>
      <w:ins w:id="102" w:author="Author">
        <w:r w:rsidRPr="002D628A">
          <w:rPr>
            <w:rStyle w:val="FootnoteReference"/>
          </w:rPr>
          <w:footnoteRef/>
        </w:r>
        <w:r w:rsidRPr="002D628A">
          <w:t xml:space="preserve"> </w:t>
        </w:r>
        <w:r w:rsidRPr="002D628A">
          <w:rPr>
            <w:b/>
          </w:rPr>
          <w:t xml:space="preserve">3:11 </w:t>
        </w:r>
        <w:r w:rsidRPr="002D628A">
          <w:t>Lit., “bread,” that is, as God’s share of the communion sacrifice.</w:t>
        </w:r>
      </w:ins>
    </w:p>
  </w:footnote>
  <w:footnote w:id="4">
    <w:p w:rsidR="00C100FF" w:rsidRPr="002D628A" w:rsidRDefault="00C100FF" w:rsidP="002D628A">
      <w:pPr>
        <w:pStyle w:val="FootnoteText"/>
        <w:spacing w:after="96"/>
        <w:ind w:firstLine="288"/>
        <w:rPr>
          <w:ins w:id="144" w:author="Author"/>
        </w:rPr>
      </w:pPr>
      <w:ins w:id="145" w:author="Author">
        <w:r w:rsidRPr="002D628A">
          <w:rPr>
            <w:rStyle w:val="FootnoteReference"/>
          </w:rPr>
          <w:footnoteRef/>
        </w:r>
        <w:r w:rsidRPr="002D628A">
          <w:t xml:space="preserve"> </w:t>
        </w:r>
        <w:r w:rsidRPr="002D628A">
          <w:rPr>
            <w:b/>
          </w:rPr>
          <w:t xml:space="preserve">3:16 </w:t>
        </w:r>
        <w:r w:rsidRPr="002D628A">
          <w:t>Lit., “bread,” that is, as God’s share of the communion sacrifice.</w:t>
        </w:r>
      </w:ins>
    </w:p>
  </w:footnote>
  <w:footnote w:id="5">
    <w:p w:rsidR="00C100FF" w:rsidRPr="002D628A" w:rsidRDefault="00C100FF" w:rsidP="002D628A">
      <w:pPr>
        <w:pStyle w:val="FootnoteText"/>
        <w:spacing w:after="96"/>
        <w:ind w:firstLine="288"/>
        <w:rPr>
          <w:ins w:id="148" w:author="Author"/>
        </w:rPr>
      </w:pPr>
      <w:ins w:id="149" w:author="Author">
        <w:r w:rsidRPr="002D628A">
          <w:rPr>
            <w:rStyle w:val="FootnoteReference"/>
          </w:rPr>
          <w:footnoteRef/>
        </w:r>
        <w:r w:rsidRPr="002D628A">
          <w:t xml:space="preserve"> </w:t>
        </w:r>
        <w:r w:rsidRPr="002D628A">
          <w:rPr>
            <w:b/>
          </w:rPr>
          <w:t xml:space="preserve">3:16 </w:t>
        </w:r>
        <w:r w:rsidRPr="002D628A">
          <w:t>Or “appeasing; soothing.” Lit., “restful.”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96B60">
        <w:t>Leviticus Chapter 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96B60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96B60">
      <w:rPr>
        <w:noProof/>
        <w:snapToGrid w:val="0"/>
      </w:rPr>
      <w:t>Leviticus 03.Revised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96B60">
        <w:t>Leviticus Chapter 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96B60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96B60">
      <w:rPr>
        <w:noProof/>
        <w:snapToGrid w:val="0"/>
      </w:rPr>
      <w:t>Leviticus 03.Revised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96B60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96B6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96B60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96B6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3E"/>
    <w:rsid w:val="0004793E"/>
    <w:rsid w:val="00245EDD"/>
    <w:rsid w:val="0026230D"/>
    <w:rsid w:val="002B524D"/>
    <w:rsid w:val="002C00A8"/>
    <w:rsid w:val="00310508"/>
    <w:rsid w:val="00396B60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100FF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535C3A1-F2D5-425B-9484-7999525F7B85}"/>
  <w:attachedTemplate r:id="R5b469993380b4a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100F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00F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100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b469993380b4a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623</ap:Words>
  <ap:Characters>2601</ap:Characters>
  <ap:Application>Microsoft Office Word</ap:Application>
  <ap:DocSecurity>0</ap:DocSecurity>
  <ap:Lines>43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3218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3</dc:title>
  <dc:subject/>
  <dc:creator>Miriam Abela</dc:creator>
  <cp:keywords/>
  <dc:description/>
  <cp:lastModifiedBy>Abela, Miriam</cp:lastModifiedBy>
  <cp:revision>3</cp:revision>
  <dcterms:created xsi:type="dcterms:W3CDTF">2020-12-28T08:57:00Z</dcterms:created>
  <dcterms:modified xsi:type="dcterms:W3CDTF">2020-12-28T08:57:00Z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03.docx</vt:lpwstr>
  </property>
  <property fmtid="{D5CDD505-2E9C-101B-9397-08002B2CF9AE}" pid="9" name="_TranslationDocumentId">
    <vt:i4>19423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