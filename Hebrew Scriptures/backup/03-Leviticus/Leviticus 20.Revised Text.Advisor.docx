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1A5" w:rsidRPr="00281997" w:rsidRDefault="000311A5" w:rsidP="000311A5">
      <w:pPr>
        <w:rPr>
          <w:rFonts w:ascii="Trebuchet MS" w:hAnsi="Trebuchet MS"/>
          <w:noProof/>
        </w:rPr>
      </w:pPr>
      <w:bookmarkStart w:id="0" w:name="_GoBack"/>
      <w:bookmarkEnd w:id="0"/>
      <w:r w:rsidRPr="00281997">
        <w:rPr>
          <w:rFonts w:ascii="Trebuchet MS" w:hAnsi="Trebuchet MS"/>
          <w:b/>
        </w:rPr>
        <w:t xml:space="preserve">20:1 </w:t>
      </w:r>
      <w:del w:id="1" w:author="Author">
        <w:r w:rsidRPr="00281997">
          <w:rPr>
            <w:rFonts w:ascii="Trebuchet MS" w:hAnsi="Trebuchet MS"/>
            <w:noProof/>
          </w:rPr>
          <w:delText xml:space="preserve">And </w:delText>
        </w:r>
      </w:del>
      <w:r w:rsidRPr="00281997">
        <w:rPr>
          <w:rFonts w:ascii="Trebuchet MS" w:hAnsi="Trebuchet MS"/>
          <w:noProof/>
        </w:rPr>
        <w:t xml:space="preserve">Jehovah went on speaking to Moses, saying: </w:t>
      </w:r>
      <w:r w:rsidRPr="00281997">
        <w:rPr>
          <w:rFonts w:ascii="Trebuchet MS" w:hAnsi="Trebuchet MS"/>
          <w:b/>
          <w:noProof/>
        </w:rPr>
        <w:t xml:space="preserve">20:2 </w:t>
      </w:r>
      <w:r w:rsidRPr="00281997">
        <w:rPr>
          <w:rFonts w:ascii="Trebuchet MS" w:hAnsi="Trebuchet MS"/>
          <w:noProof/>
        </w:rPr>
        <w:t xml:space="preserve">“You are to say to the </w:t>
      </w:r>
      <w:del w:id="2" w:author="Author">
        <w:r w:rsidRPr="00281997">
          <w:rPr>
            <w:rFonts w:ascii="Trebuchet MS" w:hAnsi="Trebuchet MS"/>
            <w:noProof/>
          </w:rPr>
          <w:delText>sons of Israel</w:delText>
        </w:r>
      </w:del>
      <w:ins w:id="3" w:author="Author">
        <w:r w:rsidRPr="00281997">
          <w:rPr>
            <w:rFonts w:ascii="Trebuchet MS" w:hAnsi="Trebuchet MS"/>
            <w:noProof/>
          </w:rPr>
          <w:t>Israelites</w:t>
        </w:r>
      </w:ins>
      <w:r w:rsidRPr="00281997">
        <w:rPr>
          <w:rFonts w:ascii="Trebuchet MS" w:hAnsi="Trebuchet MS"/>
          <w:noProof/>
        </w:rPr>
        <w:t xml:space="preserve">, ‘Any man of </w:t>
      </w:r>
      <w:del w:id="4" w:author="Author">
        <w:r w:rsidRPr="00281997">
          <w:rPr>
            <w:rFonts w:ascii="Trebuchet MS" w:hAnsi="Trebuchet MS"/>
            <w:noProof/>
          </w:rPr>
          <w:delText xml:space="preserve">the sons of </w:delText>
        </w:r>
      </w:del>
      <w:r w:rsidRPr="00281997">
        <w:rPr>
          <w:rFonts w:ascii="Trebuchet MS" w:hAnsi="Trebuchet MS"/>
          <w:noProof/>
        </w:rPr>
        <w:t>Israel</w:t>
      </w:r>
      <w:del w:id="5" w:author="Author">
        <w:r w:rsidRPr="00281997">
          <w:rPr>
            <w:rFonts w:ascii="Trebuchet MS" w:hAnsi="Trebuchet MS"/>
            <w:noProof/>
          </w:rPr>
          <w:delText>,</w:delText>
        </w:r>
      </w:del>
      <w:r w:rsidRPr="00281997">
        <w:rPr>
          <w:rFonts w:ascii="Trebuchet MS" w:hAnsi="Trebuchet MS"/>
          <w:noProof/>
        </w:rPr>
        <w:t xml:space="preserve"> and any </w:t>
      </w:r>
      <w:del w:id="6" w:author="Author">
        <w:r w:rsidRPr="00281997">
          <w:rPr>
            <w:rFonts w:ascii="Trebuchet MS" w:hAnsi="Trebuchet MS"/>
            <w:noProof/>
          </w:rPr>
          <w:delText>alien resident</w:delText>
        </w:r>
      </w:del>
      <w:ins w:id="7" w:author="Author">
        <w:r w:rsidRPr="00281997">
          <w:rPr>
            <w:rFonts w:ascii="Trebuchet MS" w:hAnsi="Trebuchet MS"/>
            <w:noProof/>
          </w:rPr>
          <w:t>foreigner</w:t>
        </w:r>
      </w:ins>
      <w:r w:rsidRPr="00281997">
        <w:rPr>
          <w:rFonts w:ascii="Trebuchet MS" w:hAnsi="Trebuchet MS"/>
          <w:noProof/>
        </w:rPr>
        <w:t xml:space="preserve"> who resides </w:t>
      </w:r>
      <w:del w:id="8" w:author="Author">
        <w:r w:rsidRPr="00281997">
          <w:rPr>
            <w:rFonts w:ascii="Trebuchet MS" w:hAnsi="Trebuchet MS"/>
            <w:noProof/>
          </w:rPr>
          <w:delText xml:space="preserve">as an alien </w:delText>
        </w:r>
      </w:del>
      <w:r w:rsidRPr="00281997">
        <w:rPr>
          <w:rFonts w:ascii="Trebuchet MS" w:hAnsi="Trebuchet MS"/>
          <w:noProof/>
        </w:rPr>
        <w:t>in Israel</w:t>
      </w:r>
      <w:del w:id="9" w:author="Author">
        <w:r w:rsidRPr="00281997">
          <w:rPr>
            <w:rFonts w:ascii="Trebuchet MS" w:hAnsi="Trebuchet MS"/>
            <w:noProof/>
          </w:rPr>
          <w:delText>,</w:delText>
        </w:r>
      </w:del>
      <w:r w:rsidRPr="00281997">
        <w:rPr>
          <w:rFonts w:ascii="Trebuchet MS" w:hAnsi="Trebuchet MS"/>
          <w:noProof/>
        </w:rPr>
        <w:t xml:space="preserve"> who gives any of his offspring to Mo′lech</w:t>
      </w:r>
      <w:del w:id="10" w:author="Author">
        <w:r w:rsidRPr="00281997">
          <w:rPr>
            <w:rFonts w:ascii="Trebuchet MS" w:hAnsi="Trebuchet MS"/>
            <w:noProof/>
          </w:rPr>
          <w:delText>,</w:delText>
        </w:r>
      </w:del>
      <w:r w:rsidRPr="00281997">
        <w:rPr>
          <w:rFonts w:ascii="Trebuchet MS" w:hAnsi="Trebuchet MS"/>
          <w:noProof/>
        </w:rPr>
        <w:t xml:space="preserve"> should be put to death without fail. The people of the land should </w:t>
      </w:r>
      <w:del w:id="11" w:author="Author">
        <w:r w:rsidRPr="00281997">
          <w:rPr>
            <w:rFonts w:ascii="Trebuchet MS" w:hAnsi="Trebuchet MS"/>
            <w:noProof/>
          </w:rPr>
          <w:delText>pelt</w:delText>
        </w:r>
      </w:del>
      <w:ins w:id="12" w:author="Author">
        <w:r w:rsidRPr="00281997">
          <w:rPr>
            <w:rFonts w:ascii="Trebuchet MS" w:hAnsi="Trebuchet MS"/>
            <w:noProof/>
          </w:rPr>
          <w:t>stone</w:t>
        </w:r>
      </w:ins>
      <w:r w:rsidRPr="00281997">
        <w:rPr>
          <w:rFonts w:ascii="Trebuchet MS" w:hAnsi="Trebuchet MS"/>
          <w:noProof/>
        </w:rPr>
        <w:t xml:space="preserve"> him to death</w:t>
      </w:r>
      <w:del w:id="13" w:author="Author">
        <w:r w:rsidRPr="00281997">
          <w:rPr>
            <w:rFonts w:ascii="Trebuchet MS" w:hAnsi="Trebuchet MS"/>
            <w:noProof/>
          </w:rPr>
          <w:delText xml:space="preserve"> with stones</w:delText>
        </w:r>
      </w:del>
      <w:r w:rsidRPr="00281997">
        <w:rPr>
          <w:rFonts w:ascii="Trebuchet MS" w:hAnsi="Trebuchet MS"/>
          <w:noProof/>
        </w:rPr>
        <w:t xml:space="preserve">. </w:t>
      </w:r>
      <w:r w:rsidRPr="00281997">
        <w:rPr>
          <w:rFonts w:ascii="Trebuchet MS" w:hAnsi="Trebuchet MS"/>
          <w:b/>
          <w:noProof/>
        </w:rPr>
        <w:t xml:space="preserve">20:3 </w:t>
      </w:r>
      <w:del w:id="14" w:author="Author">
        <w:r w:rsidRPr="00281997">
          <w:rPr>
            <w:rFonts w:ascii="Trebuchet MS" w:hAnsi="Trebuchet MS"/>
            <w:noProof/>
          </w:rPr>
          <w:delText xml:space="preserve">And as for me, </w:delText>
        </w:r>
      </w:del>
      <w:r w:rsidRPr="00281997">
        <w:rPr>
          <w:rFonts w:ascii="Trebuchet MS" w:hAnsi="Trebuchet MS"/>
          <w:noProof/>
        </w:rPr>
        <w:t xml:space="preserve">I </w:t>
      </w:r>
      <w:del w:id="15" w:author="Author">
        <w:r w:rsidRPr="00281997">
          <w:rPr>
            <w:rFonts w:ascii="Trebuchet MS" w:hAnsi="Trebuchet MS"/>
            <w:noProof/>
          </w:rPr>
          <w:delText>shall</w:delText>
        </w:r>
      </w:del>
      <w:ins w:id="16" w:author="Author">
        <w:r w:rsidRPr="00281997">
          <w:rPr>
            <w:rFonts w:ascii="Trebuchet MS" w:hAnsi="Trebuchet MS"/>
            <w:noProof/>
          </w:rPr>
          <w:t>myself will</w:t>
        </w:r>
      </w:ins>
      <w:r w:rsidRPr="00281997">
        <w:rPr>
          <w:rFonts w:ascii="Trebuchet MS" w:hAnsi="Trebuchet MS"/>
          <w:noProof/>
        </w:rPr>
        <w:t xml:space="preserve"> set my face against that man, and I will cut him off</w:t>
      </w:r>
      <w:ins w:id="17" w:author="Author">
        <w:r w:rsidRPr="00281997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281997">
        <w:rPr>
          <w:rFonts w:ascii="Trebuchet MS" w:hAnsi="Trebuchet MS"/>
          <w:noProof/>
        </w:rPr>
        <w:t xml:space="preserve"> from among his people, because he has given some of his offspring to Mo′lech </w:t>
      </w:r>
      <w:del w:id="20" w:author="Author">
        <w:r w:rsidRPr="00281997">
          <w:rPr>
            <w:rFonts w:ascii="Trebuchet MS" w:hAnsi="Trebuchet MS"/>
            <w:noProof/>
          </w:rPr>
          <w:delText>for the purpose of defiling</w:delText>
        </w:r>
      </w:del>
      <w:ins w:id="21" w:author="Author">
        <w:r w:rsidRPr="00281997">
          <w:rPr>
            <w:rFonts w:ascii="Trebuchet MS" w:hAnsi="Trebuchet MS"/>
            <w:noProof/>
          </w:rPr>
          <w:t>and has defiled</w:t>
        </w:r>
      </w:ins>
      <w:r w:rsidRPr="00281997">
        <w:rPr>
          <w:rFonts w:ascii="Trebuchet MS" w:hAnsi="Trebuchet MS"/>
          <w:noProof/>
        </w:rPr>
        <w:t xml:space="preserve"> my holy place and </w:t>
      </w:r>
      <w:del w:id="22" w:author="Author">
        <w:r w:rsidRPr="00281997">
          <w:rPr>
            <w:rFonts w:ascii="Trebuchet MS" w:hAnsi="Trebuchet MS"/>
            <w:noProof/>
          </w:rPr>
          <w:delText>to profane</w:delText>
        </w:r>
      </w:del>
      <w:ins w:id="23" w:author="Author">
        <w:r w:rsidRPr="00281997">
          <w:rPr>
            <w:rFonts w:ascii="Trebuchet MS" w:hAnsi="Trebuchet MS"/>
            <w:noProof/>
          </w:rPr>
          <w:t>has profaned</w:t>
        </w:r>
      </w:ins>
      <w:r w:rsidRPr="00281997">
        <w:rPr>
          <w:rFonts w:ascii="Trebuchet MS" w:hAnsi="Trebuchet MS"/>
          <w:noProof/>
        </w:rPr>
        <w:t xml:space="preserve"> my holy name. </w:t>
      </w:r>
      <w:r w:rsidRPr="00281997">
        <w:rPr>
          <w:rFonts w:ascii="Trebuchet MS" w:hAnsi="Trebuchet MS"/>
          <w:b/>
          <w:noProof/>
        </w:rPr>
        <w:t xml:space="preserve">20:4 </w:t>
      </w:r>
      <w:del w:id="24" w:author="Author">
        <w:r w:rsidRPr="00281997">
          <w:rPr>
            <w:rFonts w:ascii="Trebuchet MS" w:hAnsi="Trebuchet MS"/>
            <w:noProof/>
          </w:rPr>
          <w:delText>And if</w:delText>
        </w:r>
      </w:del>
      <w:ins w:id="25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the people of the land should deliberately </w:t>
      </w:r>
      <w:del w:id="26" w:author="Author">
        <w:r w:rsidRPr="00281997">
          <w:rPr>
            <w:rFonts w:ascii="Trebuchet MS" w:hAnsi="Trebuchet MS"/>
            <w:noProof/>
          </w:rPr>
          <w:delText>hide</w:delText>
        </w:r>
      </w:del>
      <w:ins w:id="27" w:author="Author">
        <w:r w:rsidRPr="00281997">
          <w:rPr>
            <w:rFonts w:ascii="Trebuchet MS" w:hAnsi="Trebuchet MS"/>
            <w:noProof/>
          </w:rPr>
          <w:t>close</w:t>
        </w:r>
      </w:ins>
      <w:r w:rsidRPr="00281997">
        <w:rPr>
          <w:rFonts w:ascii="Trebuchet MS" w:hAnsi="Trebuchet MS"/>
          <w:noProof/>
        </w:rPr>
        <w:t xml:space="preserve"> their eyes </w:t>
      </w:r>
      <w:del w:id="28" w:author="Author">
        <w:r w:rsidRPr="00281997">
          <w:rPr>
            <w:rFonts w:ascii="Trebuchet MS" w:hAnsi="Trebuchet MS"/>
            <w:noProof/>
          </w:rPr>
          <w:delText>from</w:delText>
        </w:r>
      </w:del>
      <w:ins w:id="29" w:author="Author">
        <w:r w:rsidRPr="00281997">
          <w:rPr>
            <w:rFonts w:ascii="Trebuchet MS" w:hAnsi="Trebuchet MS"/>
            <w:noProof/>
          </w:rPr>
          <w:t>to what</w:t>
        </w:r>
      </w:ins>
      <w:r w:rsidRPr="00281997">
        <w:rPr>
          <w:rFonts w:ascii="Trebuchet MS" w:hAnsi="Trebuchet MS"/>
          <w:noProof/>
        </w:rPr>
        <w:t xml:space="preserve"> that man </w:t>
      </w:r>
      <w:ins w:id="30" w:author="Author">
        <w:r w:rsidRPr="00281997">
          <w:rPr>
            <w:rFonts w:ascii="Trebuchet MS" w:hAnsi="Trebuchet MS"/>
            <w:noProof/>
          </w:rPr>
          <w:t xml:space="preserve">does </w:t>
        </w:r>
      </w:ins>
      <w:r w:rsidRPr="00281997">
        <w:rPr>
          <w:rFonts w:ascii="Trebuchet MS" w:hAnsi="Trebuchet MS"/>
          <w:noProof/>
        </w:rPr>
        <w:t xml:space="preserve">when he gives </w:t>
      </w:r>
      <w:del w:id="31" w:author="Author">
        <w:r w:rsidRPr="00281997">
          <w:rPr>
            <w:rFonts w:ascii="Trebuchet MS" w:hAnsi="Trebuchet MS"/>
            <w:noProof/>
          </w:rPr>
          <w:delText xml:space="preserve">any of </w:delText>
        </w:r>
      </w:del>
      <w:r w:rsidRPr="00281997">
        <w:rPr>
          <w:rFonts w:ascii="Trebuchet MS" w:hAnsi="Trebuchet MS"/>
          <w:noProof/>
        </w:rPr>
        <w:t xml:space="preserve">his offspring to Mo′lech </w:t>
      </w:r>
      <w:del w:id="32" w:author="Author">
        <w:r w:rsidRPr="00281997">
          <w:rPr>
            <w:rFonts w:ascii="Trebuchet MS" w:hAnsi="Trebuchet MS"/>
            <w:noProof/>
          </w:rPr>
          <w:delText>by</w:delText>
        </w:r>
      </w:del>
      <w:ins w:id="33" w:author="Author">
        <w:r w:rsidRPr="00281997">
          <w:rPr>
            <w:rFonts w:ascii="Trebuchet MS" w:hAnsi="Trebuchet MS"/>
            <w:noProof/>
          </w:rPr>
          <w:t>and they do</w:t>
        </w:r>
      </w:ins>
      <w:r w:rsidRPr="00281997">
        <w:rPr>
          <w:rFonts w:ascii="Trebuchet MS" w:hAnsi="Trebuchet MS"/>
          <w:noProof/>
        </w:rPr>
        <w:t xml:space="preserve"> not </w:t>
      </w:r>
      <w:del w:id="34" w:author="Author">
        <w:r w:rsidRPr="00281997">
          <w:rPr>
            <w:rFonts w:ascii="Trebuchet MS" w:hAnsi="Trebuchet MS"/>
            <w:noProof/>
          </w:rPr>
          <w:delText>putting</w:delText>
        </w:r>
      </w:del>
      <w:ins w:id="35" w:author="Author">
        <w:r w:rsidRPr="00281997">
          <w:rPr>
            <w:rFonts w:ascii="Trebuchet MS" w:hAnsi="Trebuchet MS"/>
            <w:noProof/>
          </w:rPr>
          <w:t>put</w:t>
        </w:r>
      </w:ins>
      <w:r w:rsidRPr="00281997">
        <w:rPr>
          <w:rFonts w:ascii="Trebuchet MS" w:hAnsi="Trebuchet MS"/>
          <w:noProof/>
        </w:rPr>
        <w:t xml:space="preserve"> him to death, </w:t>
      </w:r>
      <w:r w:rsidRPr="00281997">
        <w:rPr>
          <w:rFonts w:ascii="Trebuchet MS" w:hAnsi="Trebuchet MS"/>
          <w:b/>
          <w:noProof/>
        </w:rPr>
        <w:t xml:space="preserve">20:5 </w:t>
      </w:r>
      <w:r w:rsidRPr="00281997">
        <w:rPr>
          <w:rFonts w:ascii="Trebuchet MS" w:hAnsi="Trebuchet MS"/>
          <w:noProof/>
        </w:rPr>
        <w:t>then I</w:t>
      </w:r>
      <w:del w:id="36" w:author="Author">
        <w:r w:rsidRPr="00281997">
          <w:rPr>
            <w:rFonts w:ascii="Trebuchet MS" w:hAnsi="Trebuchet MS"/>
            <w:noProof/>
          </w:rPr>
          <w:delText>, for my part, shall</w:delText>
        </w:r>
      </w:del>
      <w:ins w:id="37" w:author="Author">
        <w:r w:rsidRPr="00281997">
          <w:rPr>
            <w:rFonts w:ascii="Trebuchet MS" w:hAnsi="Trebuchet MS"/>
            <w:noProof/>
          </w:rPr>
          <w:t xml:space="preserve"> myself will</w:t>
        </w:r>
      </w:ins>
      <w:r w:rsidRPr="00281997">
        <w:rPr>
          <w:rFonts w:ascii="Trebuchet MS" w:hAnsi="Trebuchet MS"/>
          <w:noProof/>
        </w:rPr>
        <w:t xml:space="preserve"> certainly </w:t>
      </w:r>
      <w:del w:id="38" w:author="Author">
        <w:r w:rsidRPr="00281997">
          <w:rPr>
            <w:rFonts w:ascii="Trebuchet MS" w:hAnsi="Trebuchet MS"/>
            <w:noProof/>
          </w:rPr>
          <w:delText>fix</w:delText>
        </w:r>
      </w:del>
      <w:ins w:id="39" w:author="Author">
        <w:r w:rsidRPr="00281997">
          <w:rPr>
            <w:rFonts w:ascii="Trebuchet MS" w:hAnsi="Trebuchet MS"/>
            <w:noProof/>
          </w:rPr>
          <w:t>set</w:t>
        </w:r>
      </w:ins>
      <w:r w:rsidRPr="00281997">
        <w:rPr>
          <w:rFonts w:ascii="Trebuchet MS" w:hAnsi="Trebuchet MS"/>
          <w:noProof/>
        </w:rPr>
        <w:t xml:space="preserve"> my face against that man and his family</w:t>
      </w:r>
      <w:del w:id="40" w:author="Author">
        <w:r w:rsidRPr="00281997">
          <w:rPr>
            <w:rFonts w:ascii="Trebuchet MS" w:hAnsi="Trebuchet MS"/>
            <w:noProof/>
          </w:rPr>
          <w:delText>, and</w:delText>
        </w:r>
      </w:del>
      <w:ins w:id="41" w:author="Author">
        <w:r w:rsidRPr="00281997">
          <w:rPr>
            <w:rFonts w:ascii="Trebuchet MS" w:hAnsi="Trebuchet MS"/>
            <w:noProof/>
          </w:rPr>
          <w:t>.</w:t>
        </w:r>
      </w:ins>
      <w:r w:rsidRPr="00281997">
        <w:rPr>
          <w:rFonts w:ascii="Trebuchet MS" w:hAnsi="Trebuchet MS"/>
          <w:noProof/>
        </w:rPr>
        <w:t xml:space="preserve"> I </w:t>
      </w:r>
      <w:del w:id="42" w:author="Author">
        <w:r w:rsidRPr="00281997">
          <w:rPr>
            <w:rFonts w:ascii="Trebuchet MS" w:hAnsi="Trebuchet MS"/>
            <w:noProof/>
          </w:rPr>
          <w:delText>shall indeed</w:delText>
        </w:r>
      </w:del>
      <w:ins w:id="43" w:author="Author">
        <w:r w:rsidRPr="00281997">
          <w:rPr>
            <w:rFonts w:ascii="Trebuchet MS" w:hAnsi="Trebuchet MS"/>
            <w:noProof/>
          </w:rPr>
          <w:t>will</w:t>
        </w:r>
      </w:ins>
      <w:r w:rsidRPr="00281997">
        <w:rPr>
          <w:rFonts w:ascii="Trebuchet MS" w:hAnsi="Trebuchet MS"/>
          <w:noProof/>
        </w:rPr>
        <w:t xml:space="preserve"> cut </w:t>
      </w:r>
      <w:del w:id="44" w:author="Author">
        <w:r w:rsidRPr="00281997">
          <w:rPr>
            <w:rFonts w:ascii="Trebuchet MS" w:hAnsi="Trebuchet MS"/>
            <w:noProof/>
          </w:rPr>
          <w:delText>him and all those who have immoral intercourse</w:delText>
        </w:r>
      </w:del>
      <w:ins w:id="45" w:author="Author">
        <w:r w:rsidRPr="00281997">
          <w:rPr>
            <w:rFonts w:ascii="Trebuchet MS" w:hAnsi="Trebuchet MS"/>
            <w:noProof/>
          </w:rPr>
          <w:t>off</w:t>
        </w:r>
        <w:r w:rsidRPr="00281997">
          <w:rPr>
            <w:rStyle w:val="FootnoteReference"/>
            <w:rFonts w:ascii="Trebuchet MS" w:hAnsi="Trebuchet MS"/>
            <w:noProof/>
          </w:rPr>
          <w:footnoteReference w:id="2"/>
        </w:r>
        <w:r w:rsidRPr="00281997">
          <w:rPr>
            <w:rFonts w:ascii="Trebuchet MS" w:hAnsi="Trebuchet MS"/>
            <w:noProof/>
          </w:rPr>
          <w:t xml:space="preserve"> that man from his people</w:t>
        </w:r>
      </w:ins>
      <w:r w:rsidRPr="00281997">
        <w:rPr>
          <w:rFonts w:ascii="Trebuchet MS" w:hAnsi="Trebuchet MS"/>
          <w:noProof/>
        </w:rPr>
        <w:t xml:space="preserve"> along with </w:t>
      </w:r>
      <w:ins w:id="48" w:author="Author">
        <w:r w:rsidRPr="00281997">
          <w:rPr>
            <w:rFonts w:ascii="Trebuchet MS" w:hAnsi="Trebuchet MS"/>
            <w:noProof/>
          </w:rPr>
          <w:t xml:space="preserve">all who join </w:t>
        </w:r>
      </w:ins>
      <w:r w:rsidRPr="00281997">
        <w:rPr>
          <w:rFonts w:ascii="Trebuchet MS" w:hAnsi="Trebuchet MS"/>
          <w:noProof/>
        </w:rPr>
        <w:t xml:space="preserve">him in </w:t>
      </w:r>
      <w:del w:id="49" w:author="Author">
        <w:r w:rsidRPr="00281997">
          <w:rPr>
            <w:rFonts w:ascii="Trebuchet MS" w:hAnsi="Trebuchet MS"/>
            <w:noProof/>
          </w:rPr>
          <w:delText>having immoral intercourse with</w:delText>
        </w:r>
      </w:del>
      <w:ins w:id="50" w:author="Author">
        <w:r w:rsidRPr="00281997">
          <w:rPr>
            <w:rFonts w:ascii="Trebuchet MS" w:hAnsi="Trebuchet MS"/>
            <w:noProof/>
          </w:rPr>
          <w:t>prostituting themselves to</w:t>
        </w:r>
      </w:ins>
      <w:r w:rsidRPr="00281997">
        <w:rPr>
          <w:rFonts w:ascii="Trebuchet MS" w:hAnsi="Trebuchet MS"/>
          <w:noProof/>
        </w:rPr>
        <w:t xml:space="preserve"> Mo′lech</w:t>
      </w:r>
      <w:del w:id="51" w:author="Author">
        <w:r w:rsidRPr="00281997">
          <w:rPr>
            <w:rFonts w:ascii="Trebuchet MS" w:hAnsi="Trebuchet MS"/>
            <w:noProof/>
          </w:rPr>
          <w:delText xml:space="preserve"> off from among their people</w:delText>
        </w:r>
      </w:del>
      <w:r w:rsidRPr="00281997">
        <w:rPr>
          <w:rFonts w:ascii="Trebuchet MS" w:hAnsi="Trebuchet MS"/>
          <w:noProof/>
        </w:rPr>
        <w:t>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20:6 </w:t>
      </w:r>
      <w:r w:rsidRPr="00281997">
        <w:rPr>
          <w:rFonts w:ascii="Trebuchet MS" w:hAnsi="Trebuchet MS"/>
          <w:noProof/>
        </w:rPr>
        <w:t xml:space="preserve">“‘As for the </w:t>
      </w:r>
      <w:del w:id="52" w:author="Author">
        <w:r w:rsidRPr="00281997">
          <w:rPr>
            <w:rFonts w:ascii="Trebuchet MS" w:hAnsi="Trebuchet MS"/>
            <w:noProof/>
          </w:rPr>
          <w:delText>soul</w:delText>
        </w:r>
      </w:del>
      <w:ins w:id="53" w:author="Author">
        <w:r w:rsidRPr="00281997">
          <w:rPr>
            <w:rFonts w:ascii="Trebuchet MS" w:hAnsi="Trebuchet MS"/>
            <w:noProof/>
          </w:rPr>
          <w:t>person</w:t>
        </w:r>
        <w:r w:rsidRPr="00281997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81997">
        <w:rPr>
          <w:rFonts w:ascii="Trebuchet MS" w:hAnsi="Trebuchet MS"/>
          <w:noProof/>
        </w:rPr>
        <w:t xml:space="preserve"> who turns </w:t>
      </w:r>
      <w:del w:id="56" w:author="Author">
        <w:r w:rsidRPr="00281997">
          <w:rPr>
            <w:rFonts w:ascii="Trebuchet MS" w:hAnsi="Trebuchet MS"/>
            <w:noProof/>
          </w:rPr>
          <w:delText xml:space="preserve">himself </w:delText>
        </w:r>
      </w:del>
      <w:r w:rsidRPr="00281997">
        <w:rPr>
          <w:rFonts w:ascii="Trebuchet MS" w:hAnsi="Trebuchet MS"/>
          <w:noProof/>
        </w:rPr>
        <w:t xml:space="preserve">to the spirit mediums and the </w:t>
      </w:r>
      <w:del w:id="57" w:author="Author">
        <w:r w:rsidRPr="00281997">
          <w:rPr>
            <w:rFonts w:ascii="Trebuchet MS" w:hAnsi="Trebuchet MS"/>
            <w:noProof/>
          </w:rPr>
          <w:delText>professional foretellers of events</w:delText>
        </w:r>
      </w:del>
      <w:ins w:id="58" w:author="Author">
        <w:r w:rsidRPr="00281997">
          <w:rPr>
            <w:rFonts w:ascii="Trebuchet MS" w:hAnsi="Trebuchet MS"/>
            <w:noProof/>
          </w:rPr>
          <w:t>fortune-tellers</w:t>
        </w:r>
      </w:ins>
      <w:r w:rsidRPr="00281997">
        <w:rPr>
          <w:rFonts w:ascii="Trebuchet MS" w:hAnsi="Trebuchet MS"/>
          <w:noProof/>
        </w:rPr>
        <w:t xml:space="preserve"> so as to </w:t>
      </w:r>
      <w:del w:id="59" w:author="Author">
        <w:r w:rsidRPr="00281997">
          <w:rPr>
            <w:rFonts w:ascii="Trebuchet MS" w:hAnsi="Trebuchet MS"/>
            <w:noProof/>
          </w:rPr>
          <w:delText>have immoral intercourse</w:delText>
        </w:r>
      </w:del>
      <w:ins w:id="60" w:author="Author">
        <w:r w:rsidRPr="00281997">
          <w:rPr>
            <w:rFonts w:ascii="Trebuchet MS" w:hAnsi="Trebuchet MS"/>
            <w:noProof/>
          </w:rPr>
          <w:t>commit spiritual prostitution</w:t>
        </w:r>
      </w:ins>
      <w:r w:rsidRPr="00281997">
        <w:rPr>
          <w:rFonts w:ascii="Trebuchet MS" w:hAnsi="Trebuchet MS"/>
          <w:noProof/>
        </w:rPr>
        <w:t xml:space="preserve"> with them, I </w:t>
      </w:r>
      <w:del w:id="61" w:author="Author">
        <w:r w:rsidRPr="00281997">
          <w:rPr>
            <w:rFonts w:ascii="Trebuchet MS" w:hAnsi="Trebuchet MS"/>
            <w:noProof/>
          </w:rPr>
          <w:delText>shall</w:delText>
        </w:r>
      </w:del>
      <w:ins w:id="62" w:author="Author">
        <w:r w:rsidRPr="00281997">
          <w:rPr>
            <w:rFonts w:ascii="Trebuchet MS" w:hAnsi="Trebuchet MS"/>
            <w:noProof/>
          </w:rPr>
          <w:t>will</w:t>
        </w:r>
      </w:ins>
      <w:r w:rsidRPr="00281997">
        <w:rPr>
          <w:rFonts w:ascii="Trebuchet MS" w:hAnsi="Trebuchet MS"/>
          <w:noProof/>
        </w:rPr>
        <w:t xml:space="preserve"> certainly </w:t>
      </w:r>
      <w:del w:id="63" w:author="Author">
        <w:r w:rsidRPr="00281997">
          <w:rPr>
            <w:rFonts w:ascii="Trebuchet MS" w:hAnsi="Trebuchet MS"/>
            <w:noProof/>
          </w:rPr>
          <w:delText>set my face</w:delText>
        </w:r>
      </w:del>
      <w:ins w:id="64" w:author="Author">
        <w:r w:rsidRPr="00281997">
          <w:rPr>
            <w:rFonts w:ascii="Trebuchet MS" w:hAnsi="Trebuchet MS"/>
            <w:noProof/>
          </w:rPr>
          <w:t>turn</w:t>
        </w:r>
      </w:ins>
      <w:r w:rsidRPr="00281997">
        <w:rPr>
          <w:rFonts w:ascii="Trebuchet MS" w:hAnsi="Trebuchet MS"/>
          <w:noProof/>
        </w:rPr>
        <w:t xml:space="preserve"> against that </w:t>
      </w:r>
      <w:del w:id="65" w:author="Author">
        <w:r w:rsidRPr="00281997">
          <w:rPr>
            <w:rFonts w:ascii="Trebuchet MS" w:hAnsi="Trebuchet MS"/>
            <w:noProof/>
          </w:rPr>
          <w:delText>soul</w:delText>
        </w:r>
      </w:del>
      <w:ins w:id="66" w:author="Author">
        <w:r w:rsidRPr="00281997">
          <w:rPr>
            <w:rFonts w:ascii="Trebuchet MS" w:hAnsi="Trebuchet MS"/>
            <w:noProof/>
          </w:rPr>
          <w:t>person</w:t>
        </w:r>
        <w:r w:rsidRPr="00281997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81997">
        <w:rPr>
          <w:rFonts w:ascii="Trebuchet MS" w:hAnsi="Trebuchet MS"/>
          <w:noProof/>
        </w:rPr>
        <w:t xml:space="preserve"> and cut him off</w:t>
      </w:r>
      <w:ins w:id="69" w:author="Author">
        <w:r w:rsidRPr="00281997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281997">
        <w:rPr>
          <w:rFonts w:ascii="Trebuchet MS" w:hAnsi="Trebuchet MS"/>
          <w:noProof/>
        </w:rPr>
        <w:t xml:space="preserve"> from </w:t>
      </w:r>
      <w:del w:id="72" w:author="Author">
        <w:r w:rsidRPr="00281997">
          <w:rPr>
            <w:rFonts w:ascii="Trebuchet MS" w:hAnsi="Trebuchet MS"/>
            <w:noProof/>
          </w:rPr>
          <w:delText xml:space="preserve">among </w:delText>
        </w:r>
      </w:del>
      <w:r w:rsidRPr="00281997">
        <w:rPr>
          <w:rFonts w:ascii="Trebuchet MS" w:hAnsi="Trebuchet MS"/>
          <w:noProof/>
        </w:rPr>
        <w:t>his people.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20:7 </w:t>
      </w:r>
      <w:r w:rsidRPr="00281997">
        <w:rPr>
          <w:rFonts w:ascii="Trebuchet MS" w:hAnsi="Trebuchet MS"/>
          <w:noProof/>
        </w:rPr>
        <w:t>“‘</w:t>
      </w:r>
      <w:del w:id="73" w:author="Author">
        <w:r w:rsidRPr="00281997">
          <w:rPr>
            <w:rFonts w:ascii="Trebuchet MS" w:hAnsi="Trebuchet MS"/>
            <w:noProof/>
          </w:rPr>
          <w:delText xml:space="preserve">And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74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must sanctify yourselves and </w:t>
      </w:r>
      <w:del w:id="75" w:author="Author">
        <w:r w:rsidRPr="00281997">
          <w:rPr>
            <w:rFonts w:ascii="Trebuchet MS" w:hAnsi="Trebuchet MS"/>
            <w:noProof/>
          </w:rPr>
          <w:delText>prove yourselves</w:delText>
        </w:r>
      </w:del>
      <w:ins w:id="76" w:author="Author">
        <w:r w:rsidRPr="00281997">
          <w:rPr>
            <w:rFonts w:ascii="Trebuchet MS" w:hAnsi="Trebuchet MS"/>
            <w:noProof/>
          </w:rPr>
          <w:t>become</w:t>
        </w:r>
      </w:ins>
      <w:r w:rsidRPr="00281997">
        <w:rPr>
          <w:rFonts w:ascii="Trebuchet MS" w:hAnsi="Trebuchet MS"/>
          <w:noProof/>
        </w:rPr>
        <w:t xml:space="preserve"> holy, because I am Jehovah </w:t>
      </w:r>
      <w:del w:id="77" w:author="Author">
        <w:r w:rsidRPr="00281997">
          <w:rPr>
            <w:rFonts w:ascii="Trebuchet MS" w:hAnsi="Trebuchet MS"/>
            <w:noProof/>
            <w:u w:val="dotted"/>
          </w:rPr>
          <w:delText>YOUR</w:delText>
        </w:r>
      </w:del>
      <w:ins w:id="78" w:author="Author">
        <w:r w:rsidRPr="00281997">
          <w:rPr>
            <w:rFonts w:ascii="Trebuchet MS" w:hAnsi="Trebuchet MS"/>
            <w:noProof/>
          </w:rPr>
          <w:t>your</w:t>
        </w:r>
      </w:ins>
      <w:r w:rsidRPr="00281997">
        <w:rPr>
          <w:rFonts w:ascii="Trebuchet MS" w:hAnsi="Trebuchet MS"/>
          <w:noProof/>
        </w:rPr>
        <w:t xml:space="preserve"> God. </w:t>
      </w:r>
      <w:r w:rsidRPr="00281997">
        <w:rPr>
          <w:rFonts w:ascii="Trebuchet MS" w:hAnsi="Trebuchet MS"/>
          <w:b/>
          <w:noProof/>
        </w:rPr>
        <w:t xml:space="preserve">20:8 </w:t>
      </w:r>
      <w:r w:rsidRPr="00281997">
        <w:rPr>
          <w:rFonts w:ascii="Trebuchet MS" w:hAnsi="Trebuchet MS"/>
          <w:noProof/>
        </w:rPr>
        <w:t xml:space="preserve">And </w:t>
      </w:r>
      <w:del w:id="79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80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must keep my statutes and </w:t>
      </w:r>
      <w:del w:id="81" w:author="Author">
        <w:r w:rsidRPr="00281997">
          <w:rPr>
            <w:rFonts w:ascii="Trebuchet MS" w:hAnsi="Trebuchet MS"/>
            <w:noProof/>
          </w:rPr>
          <w:delText>do</w:delText>
        </w:r>
      </w:del>
      <w:ins w:id="82" w:author="Author">
        <w:r w:rsidRPr="00281997">
          <w:rPr>
            <w:rFonts w:ascii="Trebuchet MS" w:hAnsi="Trebuchet MS"/>
            <w:noProof/>
          </w:rPr>
          <w:t>carry</w:t>
        </w:r>
      </w:ins>
      <w:r w:rsidRPr="00281997">
        <w:rPr>
          <w:rFonts w:ascii="Trebuchet MS" w:hAnsi="Trebuchet MS"/>
          <w:noProof/>
        </w:rPr>
        <w:t xml:space="preserve"> them</w:t>
      </w:r>
      <w:ins w:id="83" w:author="Author">
        <w:r w:rsidRPr="00281997">
          <w:rPr>
            <w:rFonts w:ascii="Trebuchet MS" w:hAnsi="Trebuchet MS"/>
            <w:noProof/>
          </w:rPr>
          <w:t xml:space="preserve"> out</w:t>
        </w:r>
      </w:ins>
      <w:r w:rsidRPr="00281997">
        <w:rPr>
          <w:rFonts w:ascii="Trebuchet MS" w:hAnsi="Trebuchet MS"/>
          <w:noProof/>
        </w:rPr>
        <w:t>. I am Jehovah</w:t>
      </w:r>
      <w:ins w:id="84" w:author="Author">
        <w:r w:rsidRPr="00281997">
          <w:rPr>
            <w:rFonts w:ascii="Trebuchet MS" w:hAnsi="Trebuchet MS"/>
            <w:noProof/>
          </w:rPr>
          <w:t>,</w:t>
        </w:r>
      </w:ins>
      <w:r w:rsidRPr="00281997">
        <w:rPr>
          <w:rFonts w:ascii="Trebuchet MS" w:hAnsi="Trebuchet MS"/>
          <w:noProof/>
        </w:rPr>
        <w:t xml:space="preserve"> who is sanctifying </w:t>
      </w:r>
      <w:del w:id="85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86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>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20:9 </w:t>
      </w:r>
      <w:r w:rsidRPr="00281997">
        <w:rPr>
          <w:rFonts w:ascii="Trebuchet MS" w:hAnsi="Trebuchet MS"/>
          <w:noProof/>
        </w:rPr>
        <w:t>“‘</w:t>
      </w:r>
      <w:del w:id="87" w:author="Author">
        <w:r w:rsidRPr="00281997">
          <w:rPr>
            <w:rFonts w:ascii="Trebuchet MS" w:hAnsi="Trebuchet MS"/>
            <w:noProof/>
          </w:rPr>
          <w:delText>In case</w:delText>
        </w:r>
      </w:del>
      <w:ins w:id="88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there </w:t>
      </w:r>
      <w:del w:id="89" w:author="Author">
        <w:r w:rsidRPr="00281997">
          <w:rPr>
            <w:rFonts w:ascii="Trebuchet MS" w:hAnsi="Trebuchet MS"/>
            <w:noProof/>
          </w:rPr>
          <w:delText>should be</w:delText>
        </w:r>
      </w:del>
      <w:ins w:id="90" w:author="Author">
        <w:r w:rsidRPr="00281997">
          <w:rPr>
            <w:rFonts w:ascii="Trebuchet MS" w:hAnsi="Trebuchet MS"/>
            <w:noProof/>
          </w:rPr>
          <w:t>is</w:t>
        </w:r>
      </w:ins>
      <w:r w:rsidRPr="00281997">
        <w:rPr>
          <w:rFonts w:ascii="Trebuchet MS" w:hAnsi="Trebuchet MS"/>
          <w:noProof/>
        </w:rPr>
        <w:t xml:space="preserve"> any man who </w:t>
      </w:r>
      <w:del w:id="91" w:author="Author">
        <w:r w:rsidRPr="00281997">
          <w:rPr>
            <w:rFonts w:ascii="Trebuchet MS" w:hAnsi="Trebuchet MS"/>
            <w:noProof/>
          </w:rPr>
          <w:delText>calls down evil upon</w:delText>
        </w:r>
      </w:del>
      <w:ins w:id="92" w:author="Author">
        <w:r w:rsidRPr="00281997">
          <w:rPr>
            <w:rFonts w:ascii="Trebuchet MS" w:hAnsi="Trebuchet MS"/>
            <w:noProof/>
          </w:rPr>
          <w:t>curses</w:t>
        </w:r>
        <w:r w:rsidRPr="00281997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281997">
        <w:rPr>
          <w:rFonts w:ascii="Trebuchet MS" w:hAnsi="Trebuchet MS"/>
          <w:noProof/>
        </w:rPr>
        <w:t xml:space="preserve"> his father </w:t>
      </w:r>
      <w:del w:id="95" w:author="Author">
        <w:r w:rsidRPr="00281997">
          <w:rPr>
            <w:rFonts w:ascii="Trebuchet MS" w:hAnsi="Trebuchet MS"/>
            <w:noProof/>
          </w:rPr>
          <w:delText>and</w:delText>
        </w:r>
      </w:del>
      <w:ins w:id="96" w:author="Author">
        <w:r w:rsidRPr="00281997">
          <w:rPr>
            <w:rFonts w:ascii="Trebuchet MS" w:hAnsi="Trebuchet MS"/>
            <w:noProof/>
          </w:rPr>
          <w:t>or</w:t>
        </w:r>
      </w:ins>
      <w:r w:rsidRPr="00281997">
        <w:rPr>
          <w:rFonts w:ascii="Trebuchet MS" w:hAnsi="Trebuchet MS"/>
          <w:noProof/>
        </w:rPr>
        <w:t xml:space="preserve"> his mother, he should be put to death without fail. </w:t>
      </w:r>
      <w:del w:id="97" w:author="Author">
        <w:r w:rsidRPr="00281997">
          <w:rPr>
            <w:rFonts w:ascii="Trebuchet MS" w:hAnsi="Trebuchet MS"/>
            <w:noProof/>
          </w:rPr>
          <w:delText xml:space="preserve">It is </w:delText>
        </w:r>
      </w:del>
      <w:ins w:id="98" w:author="Author">
        <w:r w:rsidRPr="00281997">
          <w:rPr>
            <w:rFonts w:ascii="Trebuchet MS" w:hAnsi="Trebuchet MS"/>
            <w:noProof/>
          </w:rPr>
          <w:t xml:space="preserve">Since he has cursed </w:t>
        </w:r>
      </w:ins>
      <w:r w:rsidRPr="00281997">
        <w:rPr>
          <w:rFonts w:ascii="Trebuchet MS" w:hAnsi="Trebuchet MS"/>
          <w:noProof/>
        </w:rPr>
        <w:t xml:space="preserve">his father </w:t>
      </w:r>
      <w:del w:id="99" w:author="Author">
        <w:r w:rsidRPr="00281997">
          <w:rPr>
            <w:rFonts w:ascii="Trebuchet MS" w:hAnsi="Trebuchet MS"/>
            <w:noProof/>
          </w:rPr>
          <w:delText>and</w:delText>
        </w:r>
      </w:del>
      <w:ins w:id="100" w:author="Author">
        <w:r w:rsidRPr="00281997">
          <w:rPr>
            <w:rFonts w:ascii="Trebuchet MS" w:hAnsi="Trebuchet MS"/>
            <w:noProof/>
          </w:rPr>
          <w:t>or</w:t>
        </w:r>
      </w:ins>
      <w:r w:rsidRPr="00281997">
        <w:rPr>
          <w:rFonts w:ascii="Trebuchet MS" w:hAnsi="Trebuchet MS"/>
          <w:noProof/>
        </w:rPr>
        <w:t xml:space="preserve"> his mother</w:t>
      </w:r>
      <w:del w:id="101" w:author="Author">
        <w:r w:rsidRPr="00281997">
          <w:rPr>
            <w:rFonts w:ascii="Trebuchet MS" w:hAnsi="Trebuchet MS"/>
            <w:noProof/>
          </w:rPr>
          <w:delText xml:space="preserve"> upon whom he has called down evil. His</w:delText>
        </w:r>
      </w:del>
      <w:ins w:id="102" w:author="Author">
        <w:r w:rsidRPr="00281997">
          <w:rPr>
            <w:rFonts w:ascii="Trebuchet MS" w:hAnsi="Trebuchet MS"/>
            <w:noProof/>
          </w:rPr>
          <w:t>, his</w:t>
        </w:r>
      </w:ins>
      <w:r w:rsidRPr="00281997">
        <w:rPr>
          <w:rFonts w:ascii="Trebuchet MS" w:hAnsi="Trebuchet MS"/>
          <w:noProof/>
        </w:rPr>
        <w:t xml:space="preserve"> own blood is upon him.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20:10 </w:t>
      </w:r>
      <w:r w:rsidRPr="00281997">
        <w:rPr>
          <w:rFonts w:ascii="Trebuchet MS" w:hAnsi="Trebuchet MS"/>
          <w:noProof/>
        </w:rPr>
        <w:t xml:space="preserve">“‘Now </w:t>
      </w:r>
      <w:ins w:id="103" w:author="Author">
        <w:r w:rsidRPr="00281997">
          <w:rPr>
            <w:rFonts w:ascii="Trebuchet MS" w:hAnsi="Trebuchet MS"/>
            <w:noProof/>
          </w:rPr>
          <w:t xml:space="preserve">regarding </w:t>
        </w:r>
      </w:ins>
      <w:r w:rsidRPr="00281997">
        <w:rPr>
          <w:rFonts w:ascii="Trebuchet MS" w:hAnsi="Trebuchet MS"/>
          <w:noProof/>
        </w:rPr>
        <w:t>a man who commits adultery with another man’s wife</w:t>
      </w:r>
      <w:del w:id="104" w:author="Author">
        <w:r w:rsidRPr="00281997">
          <w:rPr>
            <w:rFonts w:ascii="Trebuchet MS" w:hAnsi="Trebuchet MS"/>
            <w:noProof/>
          </w:rPr>
          <w:delText xml:space="preserve"> is</w:delText>
        </w:r>
      </w:del>
      <w:ins w:id="105" w:author="Author">
        <w:r w:rsidRPr="00281997">
          <w:rPr>
            <w:rFonts w:ascii="Trebuchet MS" w:hAnsi="Trebuchet MS"/>
            <w:noProof/>
          </w:rPr>
          <w:t>: The</w:t>
        </w:r>
      </w:ins>
      <w:r w:rsidRPr="00281997">
        <w:rPr>
          <w:rFonts w:ascii="Trebuchet MS" w:hAnsi="Trebuchet MS"/>
          <w:noProof/>
        </w:rPr>
        <w:t xml:space="preserve"> one who commits adultery with the wife of his </w:t>
      </w:r>
      <w:del w:id="106" w:author="Author">
        <w:r w:rsidRPr="00281997">
          <w:rPr>
            <w:rFonts w:ascii="Trebuchet MS" w:hAnsi="Trebuchet MS"/>
            <w:noProof/>
          </w:rPr>
          <w:delText>fellowman. He</w:delText>
        </w:r>
      </w:del>
      <w:ins w:id="107" w:author="Author">
        <w:r w:rsidRPr="00281997">
          <w:rPr>
            <w:rFonts w:ascii="Trebuchet MS" w:hAnsi="Trebuchet MS"/>
            <w:noProof/>
          </w:rPr>
          <w:t>fellow man</w:t>
        </w:r>
      </w:ins>
      <w:r w:rsidRPr="00281997">
        <w:rPr>
          <w:rFonts w:ascii="Trebuchet MS" w:hAnsi="Trebuchet MS"/>
          <w:noProof/>
        </w:rPr>
        <w:t xml:space="preserve"> should be put to death without fail, the adulterer and the adulteress</w:t>
      </w:r>
      <w:del w:id="108" w:author="Author">
        <w:r w:rsidRPr="00281997">
          <w:rPr>
            <w:rFonts w:ascii="Trebuchet MS" w:hAnsi="Trebuchet MS"/>
            <w:noProof/>
          </w:rPr>
          <w:delText xml:space="preserve"> as well</w:delText>
        </w:r>
      </w:del>
      <w:r w:rsidRPr="00281997">
        <w:rPr>
          <w:rFonts w:ascii="Trebuchet MS" w:hAnsi="Trebuchet MS"/>
          <w:noProof/>
        </w:rPr>
        <w:t xml:space="preserve">. </w:t>
      </w:r>
      <w:r w:rsidRPr="00281997">
        <w:rPr>
          <w:rFonts w:ascii="Trebuchet MS" w:hAnsi="Trebuchet MS"/>
          <w:b/>
          <w:noProof/>
        </w:rPr>
        <w:t xml:space="preserve">20:11 </w:t>
      </w:r>
      <w:del w:id="109" w:author="Author">
        <w:r w:rsidRPr="00281997">
          <w:rPr>
            <w:rFonts w:ascii="Trebuchet MS" w:hAnsi="Trebuchet MS"/>
            <w:noProof/>
          </w:rPr>
          <w:delText>And a</w:delText>
        </w:r>
      </w:del>
      <w:ins w:id="110" w:author="Author">
        <w:r w:rsidRPr="00281997">
          <w:rPr>
            <w:rFonts w:ascii="Trebuchet MS" w:hAnsi="Trebuchet MS"/>
            <w:noProof/>
          </w:rPr>
          <w:t>A</w:t>
        </w:r>
      </w:ins>
      <w:r w:rsidRPr="00281997">
        <w:rPr>
          <w:rFonts w:ascii="Trebuchet MS" w:hAnsi="Trebuchet MS"/>
          <w:noProof/>
        </w:rPr>
        <w:t xml:space="preserve"> man who lies down with his father’s wife has </w:t>
      </w:r>
      <w:del w:id="111" w:author="Author">
        <w:r w:rsidRPr="00281997">
          <w:rPr>
            <w:rFonts w:ascii="Trebuchet MS" w:hAnsi="Trebuchet MS"/>
            <w:noProof/>
          </w:rPr>
          <w:delText>laid bare the nakedness of</w:delText>
        </w:r>
      </w:del>
      <w:ins w:id="112" w:author="Author">
        <w:r w:rsidRPr="00281997">
          <w:rPr>
            <w:rFonts w:ascii="Trebuchet MS" w:hAnsi="Trebuchet MS"/>
            <w:noProof/>
          </w:rPr>
          <w:t>exposed</w:t>
        </w:r>
      </w:ins>
      <w:r w:rsidRPr="00281997">
        <w:rPr>
          <w:rFonts w:ascii="Trebuchet MS" w:hAnsi="Trebuchet MS"/>
          <w:noProof/>
        </w:rPr>
        <w:t xml:space="preserve"> his father</w:t>
      </w:r>
      <w:del w:id="113" w:author="Author">
        <w:r w:rsidRPr="00281997">
          <w:rPr>
            <w:rFonts w:ascii="Trebuchet MS" w:hAnsi="Trebuchet MS"/>
            <w:noProof/>
          </w:rPr>
          <w:delText>.</w:delText>
        </w:r>
      </w:del>
      <w:ins w:id="114" w:author="Author">
        <w:r w:rsidRPr="00281997">
          <w:rPr>
            <w:rFonts w:ascii="Trebuchet MS" w:hAnsi="Trebuchet MS"/>
            <w:noProof/>
          </w:rPr>
          <w:t xml:space="preserve"> to shame.</w:t>
        </w:r>
        <w:r w:rsidRPr="00281997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281997">
        <w:rPr>
          <w:rFonts w:ascii="Trebuchet MS" w:hAnsi="Trebuchet MS"/>
          <w:noProof/>
        </w:rPr>
        <w:t xml:space="preserve"> Both of them should be put to death without fail. Their own blood is upon them. </w:t>
      </w:r>
      <w:r w:rsidRPr="00281997">
        <w:rPr>
          <w:rFonts w:ascii="Trebuchet MS" w:hAnsi="Trebuchet MS"/>
          <w:b/>
          <w:noProof/>
        </w:rPr>
        <w:t xml:space="preserve">20:12 </w:t>
      </w:r>
      <w:del w:id="117" w:author="Author">
        <w:r w:rsidRPr="00281997">
          <w:rPr>
            <w:rFonts w:ascii="Trebuchet MS" w:hAnsi="Trebuchet MS"/>
            <w:noProof/>
          </w:rPr>
          <w:delText>And where</w:delText>
        </w:r>
      </w:del>
      <w:ins w:id="118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man lies down with his daughter-in-law, both of them should be put to death without fail. They have </w:t>
      </w:r>
      <w:del w:id="119" w:author="Author">
        <w:r w:rsidRPr="00281997">
          <w:rPr>
            <w:rFonts w:ascii="Trebuchet MS" w:hAnsi="Trebuchet MS"/>
            <w:noProof/>
          </w:rPr>
          <w:delText>committed a violation of</w:delText>
        </w:r>
      </w:del>
      <w:ins w:id="120" w:author="Author">
        <w:r w:rsidRPr="00281997">
          <w:rPr>
            <w:rFonts w:ascii="Trebuchet MS" w:hAnsi="Trebuchet MS"/>
            <w:noProof/>
          </w:rPr>
          <w:t>violated</w:t>
        </w:r>
      </w:ins>
      <w:r w:rsidRPr="00281997">
        <w:rPr>
          <w:rFonts w:ascii="Trebuchet MS" w:hAnsi="Trebuchet MS"/>
          <w:noProof/>
        </w:rPr>
        <w:t xml:space="preserve"> what is natural. Their own blood is upon them.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20:13 </w:t>
      </w:r>
      <w:r w:rsidRPr="00281997">
        <w:rPr>
          <w:rFonts w:ascii="Trebuchet MS" w:hAnsi="Trebuchet MS"/>
          <w:noProof/>
        </w:rPr>
        <w:t>“‘</w:t>
      </w:r>
      <w:del w:id="121" w:author="Author">
        <w:r w:rsidRPr="00281997">
          <w:rPr>
            <w:rFonts w:ascii="Trebuchet MS" w:hAnsi="Trebuchet MS"/>
            <w:noProof/>
          </w:rPr>
          <w:delText>And when</w:delText>
        </w:r>
      </w:del>
      <w:ins w:id="122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man lies down with a male the same as one lies down with a woman, both of them have done a detestable thing. They should be put to death without fail. Their own blood is upon them.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20:14 </w:t>
      </w:r>
      <w:r w:rsidRPr="00281997">
        <w:rPr>
          <w:rFonts w:ascii="Trebuchet MS" w:hAnsi="Trebuchet MS"/>
          <w:noProof/>
        </w:rPr>
        <w:t>“‘</w:t>
      </w:r>
      <w:del w:id="123" w:author="Author">
        <w:r w:rsidRPr="00281997">
          <w:rPr>
            <w:rFonts w:ascii="Trebuchet MS" w:hAnsi="Trebuchet MS"/>
            <w:noProof/>
          </w:rPr>
          <w:delText>And where</w:delText>
        </w:r>
      </w:del>
      <w:ins w:id="124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man takes a woman and her mother, it is </w:t>
      </w:r>
      <w:del w:id="125" w:author="Author">
        <w:r w:rsidRPr="00281997">
          <w:rPr>
            <w:rFonts w:ascii="Trebuchet MS" w:hAnsi="Trebuchet MS"/>
            <w:noProof/>
          </w:rPr>
          <w:delText>loose conduct.</w:delText>
        </w:r>
      </w:del>
      <w:ins w:id="126" w:author="Author">
        <w:r w:rsidRPr="00281997">
          <w:rPr>
            <w:rFonts w:ascii="Trebuchet MS" w:hAnsi="Trebuchet MS"/>
            <w:noProof/>
          </w:rPr>
          <w:t>an obscene act.</w:t>
        </w:r>
        <w:r w:rsidRPr="00281997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281997">
        <w:rPr>
          <w:rFonts w:ascii="Trebuchet MS" w:hAnsi="Trebuchet MS"/>
          <w:noProof/>
        </w:rPr>
        <w:t xml:space="preserve"> They should burn him and them in the fire, </w:t>
      </w:r>
      <w:del w:id="129" w:author="Author">
        <w:r w:rsidRPr="00281997">
          <w:rPr>
            <w:rFonts w:ascii="Trebuchet MS" w:hAnsi="Trebuchet MS"/>
            <w:noProof/>
          </w:rPr>
          <w:delText>in order</w:delText>
        </w:r>
      </w:del>
      <w:ins w:id="130" w:author="Author">
        <w:r w:rsidRPr="00281997">
          <w:rPr>
            <w:rFonts w:ascii="Trebuchet MS" w:hAnsi="Trebuchet MS"/>
            <w:noProof/>
          </w:rPr>
          <w:t>so</w:t>
        </w:r>
      </w:ins>
      <w:r w:rsidRPr="00281997">
        <w:rPr>
          <w:rFonts w:ascii="Trebuchet MS" w:hAnsi="Trebuchet MS"/>
          <w:noProof/>
        </w:rPr>
        <w:t xml:space="preserve"> that </w:t>
      </w:r>
      <w:del w:id="131" w:author="Author">
        <w:r w:rsidRPr="00281997">
          <w:rPr>
            <w:rFonts w:ascii="Trebuchet MS" w:hAnsi="Trebuchet MS"/>
            <w:noProof/>
          </w:rPr>
          <w:delText>loose</w:delText>
        </w:r>
      </w:del>
      <w:ins w:id="132" w:author="Author">
        <w:r w:rsidRPr="00281997">
          <w:rPr>
            <w:rFonts w:ascii="Trebuchet MS" w:hAnsi="Trebuchet MS"/>
            <w:noProof/>
          </w:rPr>
          <w:t>obscene</w:t>
        </w:r>
      </w:ins>
      <w:r w:rsidRPr="00281997">
        <w:rPr>
          <w:rFonts w:ascii="Trebuchet MS" w:hAnsi="Trebuchet MS"/>
          <w:noProof/>
        </w:rPr>
        <w:t xml:space="preserve"> conduct may not continue </w:t>
      </w:r>
      <w:del w:id="133" w:author="Author">
        <w:r w:rsidRPr="00281997">
          <w:rPr>
            <w:rFonts w:ascii="Trebuchet MS" w:hAnsi="Trebuchet MS"/>
            <w:noProof/>
          </w:rPr>
          <w:delText xml:space="preserve">in </w:delText>
        </w:r>
        <w:r w:rsidRPr="00281997">
          <w:rPr>
            <w:rFonts w:ascii="Trebuchet MS" w:hAnsi="Trebuchet MS"/>
            <w:noProof/>
            <w:u w:val="dotted"/>
          </w:rPr>
          <w:delText>YOUR</w:delText>
        </w:r>
        <w:r w:rsidRPr="00281997">
          <w:rPr>
            <w:rFonts w:ascii="Trebuchet MS" w:hAnsi="Trebuchet MS"/>
            <w:noProof/>
          </w:rPr>
          <w:delText xml:space="preserve"> midst</w:delText>
        </w:r>
      </w:del>
      <w:ins w:id="134" w:author="Author">
        <w:r w:rsidRPr="00281997">
          <w:rPr>
            <w:rFonts w:ascii="Trebuchet MS" w:hAnsi="Trebuchet MS"/>
            <w:noProof/>
          </w:rPr>
          <w:t>among you</w:t>
        </w:r>
      </w:ins>
      <w:r w:rsidRPr="00281997">
        <w:rPr>
          <w:rFonts w:ascii="Trebuchet MS" w:hAnsi="Trebuchet MS"/>
          <w:noProof/>
        </w:rPr>
        <w:t>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20:15 </w:t>
      </w:r>
      <w:r w:rsidRPr="00281997">
        <w:rPr>
          <w:rFonts w:ascii="Trebuchet MS" w:hAnsi="Trebuchet MS"/>
          <w:noProof/>
        </w:rPr>
        <w:t>“‘</w:t>
      </w:r>
      <w:del w:id="135" w:author="Author">
        <w:r w:rsidRPr="00281997">
          <w:rPr>
            <w:rFonts w:ascii="Trebuchet MS" w:hAnsi="Trebuchet MS"/>
            <w:noProof/>
          </w:rPr>
          <w:delText>And where</w:delText>
        </w:r>
      </w:del>
      <w:ins w:id="136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man </w:t>
      </w:r>
      <w:del w:id="137" w:author="Author">
        <w:r w:rsidRPr="00281997">
          <w:rPr>
            <w:rFonts w:ascii="Trebuchet MS" w:hAnsi="Trebuchet MS"/>
            <w:noProof/>
          </w:rPr>
          <w:delText>gives his seminal emission to</w:delText>
        </w:r>
      </w:del>
      <w:ins w:id="138" w:author="Author">
        <w:r w:rsidRPr="00281997">
          <w:rPr>
            <w:rFonts w:ascii="Trebuchet MS" w:hAnsi="Trebuchet MS"/>
            <w:noProof/>
          </w:rPr>
          <w:t>has intercourse with</w:t>
        </w:r>
      </w:ins>
      <w:r w:rsidRPr="00281997">
        <w:rPr>
          <w:rFonts w:ascii="Trebuchet MS" w:hAnsi="Trebuchet MS"/>
          <w:noProof/>
        </w:rPr>
        <w:t xml:space="preserve"> a beast, he should be put to death without fail, and </w:t>
      </w:r>
      <w:del w:id="139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140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should kill the beast. </w:t>
      </w:r>
      <w:r w:rsidRPr="00281997">
        <w:rPr>
          <w:rFonts w:ascii="Trebuchet MS" w:hAnsi="Trebuchet MS"/>
          <w:b/>
          <w:noProof/>
        </w:rPr>
        <w:t xml:space="preserve">20:16 </w:t>
      </w:r>
      <w:del w:id="141" w:author="Author">
        <w:r w:rsidRPr="00281997">
          <w:rPr>
            <w:rFonts w:ascii="Trebuchet MS" w:hAnsi="Trebuchet MS"/>
            <w:noProof/>
          </w:rPr>
          <w:delText>And where</w:delText>
        </w:r>
      </w:del>
      <w:ins w:id="142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woman approaches any beast to have </w:t>
      </w:r>
      <w:del w:id="143" w:author="Author">
        <w:r w:rsidRPr="00281997">
          <w:rPr>
            <w:rFonts w:ascii="Trebuchet MS" w:hAnsi="Trebuchet MS"/>
            <w:noProof/>
          </w:rPr>
          <w:delText>a connection</w:delText>
        </w:r>
      </w:del>
      <w:ins w:id="144" w:author="Author">
        <w:r w:rsidRPr="00281997">
          <w:rPr>
            <w:rFonts w:ascii="Trebuchet MS" w:hAnsi="Trebuchet MS"/>
            <w:noProof/>
          </w:rPr>
          <w:t>intercourse</w:t>
        </w:r>
      </w:ins>
      <w:r w:rsidRPr="00281997">
        <w:rPr>
          <w:rFonts w:ascii="Trebuchet MS" w:hAnsi="Trebuchet MS"/>
          <w:noProof/>
        </w:rPr>
        <w:t xml:space="preserve"> with it, you must kill the woman and the beast. They should be put to death without fail. Their own blood is upon them.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20:17 </w:t>
      </w:r>
      <w:r w:rsidRPr="00281997">
        <w:rPr>
          <w:rFonts w:ascii="Trebuchet MS" w:hAnsi="Trebuchet MS"/>
          <w:noProof/>
        </w:rPr>
        <w:t>“‘</w:t>
      </w:r>
      <w:del w:id="145" w:author="Author">
        <w:r w:rsidRPr="00281997">
          <w:rPr>
            <w:rFonts w:ascii="Trebuchet MS" w:hAnsi="Trebuchet MS"/>
            <w:noProof/>
          </w:rPr>
          <w:delText>And where</w:delText>
        </w:r>
      </w:del>
      <w:ins w:id="146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man </w:t>
      </w:r>
      <w:del w:id="147" w:author="Author">
        <w:r w:rsidRPr="00281997">
          <w:rPr>
            <w:rFonts w:ascii="Trebuchet MS" w:hAnsi="Trebuchet MS"/>
            <w:noProof/>
          </w:rPr>
          <w:delText>takes</w:delText>
        </w:r>
      </w:del>
      <w:ins w:id="148" w:author="Author">
        <w:r w:rsidRPr="00281997">
          <w:rPr>
            <w:rFonts w:ascii="Trebuchet MS" w:hAnsi="Trebuchet MS"/>
            <w:noProof/>
          </w:rPr>
          <w:t>has sexual relations with</w:t>
        </w:r>
      </w:ins>
      <w:r w:rsidRPr="00281997">
        <w:rPr>
          <w:rFonts w:ascii="Trebuchet MS" w:hAnsi="Trebuchet MS"/>
          <w:noProof/>
        </w:rPr>
        <w:t xml:space="preserve"> his sister, the daughter of his father or the daughter of his mother, and he </w:t>
      </w:r>
      <w:del w:id="149" w:author="Author">
        <w:r w:rsidRPr="00281997">
          <w:rPr>
            <w:rFonts w:ascii="Trebuchet MS" w:hAnsi="Trebuchet MS"/>
            <w:noProof/>
          </w:rPr>
          <w:delText>does see</w:delText>
        </w:r>
      </w:del>
      <w:ins w:id="150" w:author="Author">
        <w:r w:rsidRPr="00281997">
          <w:rPr>
            <w:rFonts w:ascii="Trebuchet MS" w:hAnsi="Trebuchet MS"/>
            <w:noProof/>
          </w:rPr>
          <w:t>sees</w:t>
        </w:r>
      </w:ins>
      <w:r w:rsidRPr="00281997">
        <w:rPr>
          <w:rFonts w:ascii="Trebuchet MS" w:hAnsi="Trebuchet MS"/>
          <w:noProof/>
        </w:rPr>
        <w:t xml:space="preserve"> her nakedness</w:t>
      </w:r>
      <w:del w:id="151" w:author="Author">
        <w:r w:rsidRPr="00281997">
          <w:rPr>
            <w:rFonts w:ascii="Trebuchet MS" w:hAnsi="Trebuchet MS"/>
            <w:noProof/>
          </w:rPr>
          <w:delText>,</w:delText>
        </w:r>
      </w:del>
      <w:r w:rsidRPr="00281997">
        <w:rPr>
          <w:rFonts w:ascii="Trebuchet MS" w:hAnsi="Trebuchet MS"/>
          <w:noProof/>
        </w:rPr>
        <w:t xml:space="preserve"> and she </w:t>
      </w:r>
      <w:del w:id="152" w:author="Author">
        <w:r w:rsidRPr="00281997">
          <w:rPr>
            <w:rFonts w:ascii="Trebuchet MS" w:hAnsi="Trebuchet MS"/>
            <w:noProof/>
          </w:rPr>
          <w:delText xml:space="preserve">herself </w:delText>
        </w:r>
      </w:del>
      <w:r w:rsidRPr="00281997">
        <w:rPr>
          <w:rFonts w:ascii="Trebuchet MS" w:hAnsi="Trebuchet MS"/>
          <w:noProof/>
        </w:rPr>
        <w:t xml:space="preserve">sees his nakedness, it is </w:t>
      </w:r>
      <w:del w:id="153" w:author="Author">
        <w:r w:rsidRPr="00281997">
          <w:rPr>
            <w:rFonts w:ascii="Trebuchet MS" w:hAnsi="Trebuchet MS"/>
            <w:noProof/>
          </w:rPr>
          <w:delText>shame. So they</w:delText>
        </w:r>
      </w:del>
      <w:ins w:id="154" w:author="Author">
        <w:r w:rsidRPr="00281997">
          <w:rPr>
            <w:rFonts w:ascii="Trebuchet MS" w:hAnsi="Trebuchet MS"/>
            <w:noProof/>
          </w:rPr>
          <w:t>a disgrace. They</w:t>
        </w:r>
      </w:ins>
      <w:r w:rsidRPr="00281997">
        <w:rPr>
          <w:rFonts w:ascii="Trebuchet MS" w:hAnsi="Trebuchet MS"/>
          <w:noProof/>
        </w:rPr>
        <w:t xml:space="preserve"> must be cut off</w:t>
      </w:r>
      <w:ins w:id="155" w:author="Author">
        <w:r w:rsidRPr="00281997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281997">
        <w:rPr>
          <w:rFonts w:ascii="Trebuchet MS" w:hAnsi="Trebuchet MS"/>
          <w:noProof/>
        </w:rPr>
        <w:t xml:space="preserve"> before the eyes of the sons of their people. </w:t>
      </w:r>
      <w:del w:id="158" w:author="Author">
        <w:r w:rsidRPr="00281997">
          <w:rPr>
            <w:rFonts w:ascii="Trebuchet MS" w:hAnsi="Trebuchet MS"/>
            <w:noProof/>
          </w:rPr>
          <w:delText>It is the nakedness of</w:delText>
        </w:r>
      </w:del>
      <w:ins w:id="159" w:author="Author">
        <w:r w:rsidRPr="00281997">
          <w:rPr>
            <w:rFonts w:ascii="Trebuchet MS" w:hAnsi="Trebuchet MS"/>
            <w:noProof/>
          </w:rPr>
          <w:t>He has exposed</w:t>
        </w:r>
      </w:ins>
      <w:r w:rsidRPr="00281997">
        <w:rPr>
          <w:rFonts w:ascii="Trebuchet MS" w:hAnsi="Trebuchet MS"/>
          <w:noProof/>
        </w:rPr>
        <w:t xml:space="preserve"> his sister </w:t>
      </w:r>
      <w:del w:id="160" w:author="Author">
        <w:r w:rsidRPr="00281997">
          <w:rPr>
            <w:rFonts w:ascii="Trebuchet MS" w:hAnsi="Trebuchet MS"/>
            <w:noProof/>
          </w:rPr>
          <w:delText>that he has laid bare.</w:delText>
        </w:r>
      </w:del>
      <w:ins w:id="161" w:author="Author">
        <w:r w:rsidRPr="00281997">
          <w:rPr>
            <w:rFonts w:ascii="Trebuchet MS" w:hAnsi="Trebuchet MS"/>
            <w:noProof/>
          </w:rPr>
          <w:t>to shame.</w:t>
        </w:r>
        <w:r w:rsidRPr="00281997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281997">
        <w:rPr>
          <w:rFonts w:ascii="Trebuchet MS" w:hAnsi="Trebuchet MS"/>
          <w:noProof/>
        </w:rPr>
        <w:t xml:space="preserve"> He should answer for his error.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20:18 </w:t>
      </w:r>
      <w:r w:rsidRPr="00281997">
        <w:rPr>
          <w:rFonts w:ascii="Trebuchet MS" w:hAnsi="Trebuchet MS"/>
          <w:noProof/>
        </w:rPr>
        <w:t>“‘</w:t>
      </w:r>
      <w:del w:id="164" w:author="Author">
        <w:r w:rsidRPr="00281997">
          <w:rPr>
            <w:rFonts w:ascii="Trebuchet MS" w:hAnsi="Trebuchet MS"/>
            <w:noProof/>
          </w:rPr>
          <w:delText>And where</w:delText>
        </w:r>
      </w:del>
      <w:ins w:id="165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man lies down with a menstruating woman and </w:t>
      </w:r>
      <w:del w:id="166" w:author="Author">
        <w:r w:rsidRPr="00281997">
          <w:rPr>
            <w:rFonts w:ascii="Trebuchet MS" w:hAnsi="Trebuchet MS"/>
            <w:noProof/>
          </w:rPr>
          <w:delText>does lay bare</w:delText>
        </w:r>
      </w:del>
      <w:ins w:id="167" w:author="Author">
        <w:r w:rsidRPr="00281997">
          <w:rPr>
            <w:rFonts w:ascii="Trebuchet MS" w:hAnsi="Trebuchet MS"/>
            <w:noProof/>
          </w:rPr>
          <w:t>has sexual relations with</w:t>
        </w:r>
      </w:ins>
      <w:r w:rsidRPr="00281997">
        <w:rPr>
          <w:rFonts w:ascii="Trebuchet MS" w:hAnsi="Trebuchet MS"/>
          <w:noProof/>
        </w:rPr>
        <w:t xml:space="preserve"> her</w:t>
      </w:r>
      <w:del w:id="168" w:author="Author">
        <w:r w:rsidRPr="00281997">
          <w:rPr>
            <w:rFonts w:ascii="Trebuchet MS" w:hAnsi="Trebuchet MS"/>
            <w:noProof/>
          </w:rPr>
          <w:delText xml:space="preserve"> nakedness</w:delText>
        </w:r>
      </w:del>
      <w:r w:rsidRPr="00281997">
        <w:rPr>
          <w:rFonts w:ascii="Trebuchet MS" w:hAnsi="Trebuchet MS"/>
          <w:noProof/>
        </w:rPr>
        <w:t>,</w:t>
      </w:r>
      <w:ins w:id="169" w:author="Author">
        <w:r w:rsidRPr="00281997">
          <w:rPr>
            <w:rFonts w:ascii="Trebuchet MS" w:hAnsi="Trebuchet MS"/>
            <w:noProof/>
          </w:rPr>
          <w:t xml:space="preserve"> both</w:t>
        </w:r>
      </w:ins>
      <w:r w:rsidRPr="00281997">
        <w:rPr>
          <w:rFonts w:ascii="Trebuchet MS" w:hAnsi="Trebuchet MS"/>
          <w:noProof/>
        </w:rPr>
        <w:t xml:space="preserve"> he </w:t>
      </w:r>
      <w:del w:id="170" w:author="Author">
        <w:r w:rsidRPr="00281997">
          <w:rPr>
            <w:rFonts w:ascii="Trebuchet MS" w:hAnsi="Trebuchet MS"/>
            <w:noProof/>
          </w:rPr>
          <w:delText>has</w:delText>
        </w:r>
      </w:del>
      <w:ins w:id="171" w:author="Author">
        <w:r w:rsidRPr="00281997">
          <w:rPr>
            <w:rFonts w:ascii="Trebuchet MS" w:hAnsi="Trebuchet MS"/>
            <w:noProof/>
          </w:rPr>
          <w:t>and she have</w:t>
        </w:r>
      </w:ins>
      <w:r w:rsidRPr="00281997">
        <w:rPr>
          <w:rFonts w:ascii="Trebuchet MS" w:hAnsi="Trebuchet MS"/>
          <w:noProof/>
        </w:rPr>
        <w:t xml:space="preserve"> exposed her </w:t>
      </w:r>
      <w:del w:id="172" w:author="Author">
        <w:r w:rsidRPr="00281997">
          <w:rPr>
            <w:rFonts w:ascii="Trebuchet MS" w:hAnsi="Trebuchet MS"/>
            <w:noProof/>
          </w:rPr>
          <w:delText>source, and she herself has laid bare the source</w:delText>
        </w:r>
      </w:del>
      <w:ins w:id="173" w:author="Author">
        <w:r w:rsidRPr="00281997">
          <w:rPr>
            <w:rFonts w:ascii="Trebuchet MS" w:hAnsi="Trebuchet MS"/>
            <w:noProof/>
          </w:rPr>
          <w:t>flow</w:t>
        </w:r>
      </w:ins>
      <w:r w:rsidRPr="00281997">
        <w:rPr>
          <w:rFonts w:ascii="Trebuchet MS" w:hAnsi="Trebuchet MS"/>
          <w:noProof/>
        </w:rPr>
        <w:t xml:space="preserve"> of </w:t>
      </w:r>
      <w:del w:id="174" w:author="Author">
        <w:r w:rsidRPr="00281997">
          <w:rPr>
            <w:rFonts w:ascii="Trebuchet MS" w:hAnsi="Trebuchet MS"/>
            <w:noProof/>
          </w:rPr>
          <w:delText xml:space="preserve">her </w:delText>
        </w:r>
      </w:del>
      <w:r w:rsidRPr="00281997">
        <w:rPr>
          <w:rFonts w:ascii="Trebuchet MS" w:hAnsi="Trebuchet MS"/>
          <w:noProof/>
        </w:rPr>
        <w:t xml:space="preserve">blood. </w:t>
      </w:r>
      <w:del w:id="175" w:author="Author">
        <w:r w:rsidRPr="00281997">
          <w:rPr>
            <w:rFonts w:ascii="Trebuchet MS" w:hAnsi="Trebuchet MS"/>
            <w:noProof/>
          </w:rPr>
          <w:delText>So both</w:delText>
        </w:r>
      </w:del>
      <w:ins w:id="176" w:author="Author">
        <w:r w:rsidRPr="00281997">
          <w:rPr>
            <w:rFonts w:ascii="Trebuchet MS" w:hAnsi="Trebuchet MS"/>
            <w:noProof/>
          </w:rPr>
          <w:t>Both</w:t>
        </w:r>
      </w:ins>
      <w:r w:rsidRPr="00281997">
        <w:rPr>
          <w:rFonts w:ascii="Trebuchet MS" w:hAnsi="Trebuchet MS"/>
          <w:noProof/>
        </w:rPr>
        <w:t xml:space="preserve"> of them must be cut off</w:t>
      </w:r>
      <w:ins w:id="177" w:author="Author">
        <w:r w:rsidRPr="00281997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281997">
        <w:rPr>
          <w:rFonts w:ascii="Trebuchet MS" w:hAnsi="Trebuchet MS"/>
          <w:noProof/>
        </w:rPr>
        <w:t xml:space="preserve"> from among their people.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20:19 </w:t>
      </w:r>
      <w:r w:rsidRPr="00281997">
        <w:rPr>
          <w:rFonts w:ascii="Trebuchet MS" w:hAnsi="Trebuchet MS"/>
          <w:noProof/>
        </w:rPr>
        <w:t>“‘</w:t>
      </w:r>
      <w:del w:id="180" w:author="Author">
        <w:r w:rsidRPr="00281997">
          <w:rPr>
            <w:rFonts w:ascii="Trebuchet MS" w:hAnsi="Trebuchet MS"/>
            <w:noProof/>
          </w:rPr>
          <w:delText>And the nakedness of</w:delText>
        </w:r>
      </w:del>
      <w:ins w:id="181" w:author="Author">
        <w:r w:rsidRPr="00281997">
          <w:rPr>
            <w:rFonts w:ascii="Trebuchet MS" w:hAnsi="Trebuchet MS"/>
            <w:noProof/>
          </w:rPr>
          <w:t>You must not have sexual relations with</w:t>
        </w:r>
      </w:ins>
      <w:r w:rsidRPr="00281997">
        <w:rPr>
          <w:rFonts w:ascii="Trebuchet MS" w:hAnsi="Trebuchet MS"/>
          <w:noProof/>
        </w:rPr>
        <w:t xml:space="preserve"> your mother’s sister </w:t>
      </w:r>
      <w:del w:id="182" w:author="Author">
        <w:r w:rsidRPr="00281997">
          <w:rPr>
            <w:rFonts w:ascii="Trebuchet MS" w:hAnsi="Trebuchet MS"/>
            <w:noProof/>
          </w:rPr>
          <w:delText>and of</w:delText>
        </w:r>
      </w:del>
      <w:ins w:id="183" w:author="Author">
        <w:r w:rsidRPr="00281997">
          <w:rPr>
            <w:rFonts w:ascii="Trebuchet MS" w:hAnsi="Trebuchet MS"/>
            <w:noProof/>
          </w:rPr>
          <w:t>or</w:t>
        </w:r>
      </w:ins>
      <w:r w:rsidRPr="00281997">
        <w:rPr>
          <w:rFonts w:ascii="Trebuchet MS" w:hAnsi="Trebuchet MS"/>
          <w:noProof/>
        </w:rPr>
        <w:t xml:space="preserve"> your father’s sister</w:t>
      </w:r>
      <w:del w:id="184" w:author="Author">
        <w:r w:rsidRPr="00281997">
          <w:rPr>
            <w:rFonts w:ascii="Trebuchet MS" w:hAnsi="Trebuchet MS"/>
            <w:noProof/>
          </w:rPr>
          <w:delText xml:space="preserve"> you must not lay bare</w:delText>
        </w:r>
      </w:del>
      <w:r w:rsidRPr="00281997">
        <w:rPr>
          <w:rFonts w:ascii="Trebuchet MS" w:hAnsi="Trebuchet MS"/>
          <w:noProof/>
        </w:rPr>
        <w:t xml:space="preserve">, because </w:t>
      </w:r>
      <w:del w:id="185" w:author="Author">
        <w:r w:rsidRPr="00281997">
          <w:rPr>
            <w:rFonts w:ascii="Trebuchet MS" w:hAnsi="Trebuchet MS"/>
            <w:noProof/>
          </w:rPr>
          <w:delText>it is his</w:delText>
        </w:r>
      </w:del>
      <w:ins w:id="186" w:author="Author">
        <w:r w:rsidRPr="00281997">
          <w:rPr>
            <w:rFonts w:ascii="Trebuchet MS" w:hAnsi="Trebuchet MS"/>
            <w:noProof/>
          </w:rPr>
          <w:t>that would be exposing a</w:t>
        </w:r>
      </w:ins>
      <w:r w:rsidRPr="00281997">
        <w:rPr>
          <w:rFonts w:ascii="Trebuchet MS" w:hAnsi="Trebuchet MS"/>
          <w:noProof/>
        </w:rPr>
        <w:t xml:space="preserve"> blood </w:t>
      </w:r>
      <w:del w:id="187" w:author="Author">
        <w:r w:rsidRPr="00281997">
          <w:rPr>
            <w:rFonts w:ascii="Trebuchet MS" w:hAnsi="Trebuchet MS"/>
            <w:noProof/>
          </w:rPr>
          <w:delText>relation that one has exposed.</w:delText>
        </w:r>
      </w:del>
      <w:ins w:id="188" w:author="Author">
        <w:r w:rsidRPr="00281997">
          <w:rPr>
            <w:rFonts w:ascii="Trebuchet MS" w:hAnsi="Trebuchet MS"/>
            <w:noProof/>
          </w:rPr>
          <w:t>relative to shame.</w:t>
        </w:r>
      </w:ins>
      <w:r w:rsidRPr="00281997">
        <w:rPr>
          <w:rFonts w:ascii="Trebuchet MS" w:hAnsi="Trebuchet MS"/>
          <w:noProof/>
        </w:rPr>
        <w:t xml:space="preserve"> They should answer for their error. </w:t>
      </w:r>
      <w:r w:rsidRPr="00281997">
        <w:rPr>
          <w:rFonts w:ascii="Trebuchet MS" w:hAnsi="Trebuchet MS"/>
          <w:b/>
          <w:noProof/>
        </w:rPr>
        <w:t xml:space="preserve">20:20 </w:t>
      </w:r>
      <w:del w:id="189" w:author="Author">
        <w:r w:rsidRPr="00281997">
          <w:rPr>
            <w:rFonts w:ascii="Trebuchet MS" w:hAnsi="Trebuchet MS"/>
            <w:noProof/>
          </w:rPr>
          <w:delText>And a</w:delText>
        </w:r>
      </w:del>
      <w:ins w:id="190" w:author="Author">
        <w:r w:rsidRPr="00281997">
          <w:rPr>
            <w:rFonts w:ascii="Trebuchet MS" w:hAnsi="Trebuchet MS"/>
            <w:noProof/>
          </w:rPr>
          <w:t>A</w:t>
        </w:r>
      </w:ins>
      <w:r w:rsidRPr="00281997">
        <w:rPr>
          <w:rFonts w:ascii="Trebuchet MS" w:hAnsi="Trebuchet MS"/>
          <w:noProof/>
        </w:rPr>
        <w:t xml:space="preserve"> man who lies down with his uncle’s wife has </w:t>
      </w:r>
      <w:del w:id="191" w:author="Author">
        <w:r w:rsidRPr="00281997">
          <w:rPr>
            <w:rFonts w:ascii="Trebuchet MS" w:hAnsi="Trebuchet MS"/>
            <w:noProof/>
          </w:rPr>
          <w:delText>laid bare the nakedness of</w:delText>
        </w:r>
      </w:del>
      <w:ins w:id="192" w:author="Author">
        <w:r w:rsidRPr="00281997">
          <w:rPr>
            <w:rFonts w:ascii="Trebuchet MS" w:hAnsi="Trebuchet MS"/>
            <w:noProof/>
          </w:rPr>
          <w:t>exposed</w:t>
        </w:r>
      </w:ins>
      <w:r w:rsidRPr="00281997">
        <w:rPr>
          <w:rFonts w:ascii="Trebuchet MS" w:hAnsi="Trebuchet MS"/>
          <w:noProof/>
        </w:rPr>
        <w:t xml:space="preserve"> his uncle</w:t>
      </w:r>
      <w:del w:id="193" w:author="Author">
        <w:r w:rsidRPr="00281997">
          <w:rPr>
            <w:rFonts w:ascii="Trebuchet MS" w:hAnsi="Trebuchet MS"/>
            <w:noProof/>
          </w:rPr>
          <w:delText>.</w:delText>
        </w:r>
      </w:del>
      <w:ins w:id="194" w:author="Author">
        <w:r w:rsidRPr="00281997">
          <w:rPr>
            <w:rFonts w:ascii="Trebuchet MS" w:hAnsi="Trebuchet MS"/>
            <w:noProof/>
          </w:rPr>
          <w:t xml:space="preserve"> to shame.</w:t>
        </w:r>
        <w:r w:rsidRPr="00281997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281997">
        <w:rPr>
          <w:rFonts w:ascii="Trebuchet MS" w:hAnsi="Trebuchet MS"/>
          <w:noProof/>
        </w:rPr>
        <w:t xml:space="preserve"> They should answer for their sin. They should die childless. </w:t>
      </w:r>
      <w:r w:rsidRPr="00281997">
        <w:rPr>
          <w:rFonts w:ascii="Trebuchet MS" w:hAnsi="Trebuchet MS"/>
          <w:b/>
          <w:noProof/>
        </w:rPr>
        <w:t xml:space="preserve">20:21 </w:t>
      </w:r>
      <w:del w:id="197" w:author="Author">
        <w:r w:rsidRPr="00281997">
          <w:rPr>
            <w:rFonts w:ascii="Trebuchet MS" w:hAnsi="Trebuchet MS"/>
            <w:noProof/>
          </w:rPr>
          <w:delText>And where</w:delText>
        </w:r>
      </w:del>
      <w:ins w:id="198" w:author="Author">
        <w:r w:rsidRPr="00281997">
          <w:rPr>
            <w:rFonts w:ascii="Trebuchet MS" w:hAnsi="Trebuchet MS"/>
            <w:noProof/>
          </w:rPr>
          <w:t>If</w:t>
        </w:r>
      </w:ins>
      <w:r w:rsidRPr="00281997">
        <w:rPr>
          <w:rFonts w:ascii="Trebuchet MS" w:hAnsi="Trebuchet MS"/>
          <w:noProof/>
        </w:rPr>
        <w:t xml:space="preserve"> a man takes his brother’s wife, it is something abhorrent. </w:t>
      </w:r>
      <w:del w:id="199" w:author="Author">
        <w:r w:rsidRPr="00281997">
          <w:rPr>
            <w:rFonts w:ascii="Trebuchet MS" w:hAnsi="Trebuchet MS"/>
            <w:noProof/>
          </w:rPr>
          <w:delText>It is the nakedness of</w:delText>
        </w:r>
      </w:del>
      <w:ins w:id="200" w:author="Author">
        <w:r w:rsidRPr="00281997">
          <w:rPr>
            <w:rFonts w:ascii="Trebuchet MS" w:hAnsi="Trebuchet MS"/>
            <w:noProof/>
          </w:rPr>
          <w:t>He has exposed</w:t>
        </w:r>
      </w:ins>
      <w:r w:rsidRPr="00281997">
        <w:rPr>
          <w:rFonts w:ascii="Trebuchet MS" w:hAnsi="Trebuchet MS"/>
          <w:noProof/>
        </w:rPr>
        <w:t xml:space="preserve"> his brother </w:t>
      </w:r>
      <w:del w:id="201" w:author="Author">
        <w:r w:rsidRPr="00281997">
          <w:rPr>
            <w:rFonts w:ascii="Trebuchet MS" w:hAnsi="Trebuchet MS"/>
            <w:noProof/>
          </w:rPr>
          <w:delText>that he has laid bare.</w:delText>
        </w:r>
      </w:del>
      <w:ins w:id="202" w:author="Author">
        <w:r w:rsidRPr="00281997">
          <w:rPr>
            <w:rFonts w:ascii="Trebuchet MS" w:hAnsi="Trebuchet MS"/>
            <w:noProof/>
          </w:rPr>
          <w:t>to shame.</w:t>
        </w:r>
        <w:r w:rsidRPr="00281997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281997">
        <w:rPr>
          <w:rFonts w:ascii="Trebuchet MS" w:hAnsi="Trebuchet MS"/>
          <w:noProof/>
        </w:rPr>
        <w:t xml:space="preserve"> They should become childless.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20:22 </w:t>
      </w:r>
      <w:r w:rsidRPr="00281997">
        <w:rPr>
          <w:rFonts w:ascii="Trebuchet MS" w:hAnsi="Trebuchet MS"/>
          <w:noProof/>
        </w:rPr>
        <w:t>“‘</w:t>
      </w:r>
      <w:del w:id="205" w:author="Author">
        <w:r w:rsidRPr="00281997">
          <w:rPr>
            <w:rFonts w:ascii="Trebuchet MS" w:hAnsi="Trebuchet MS"/>
            <w:noProof/>
          </w:rPr>
          <w:delText xml:space="preserve">And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  <w:r w:rsidRPr="00281997">
          <w:rPr>
            <w:rFonts w:ascii="Trebuchet MS" w:hAnsi="Trebuchet MS"/>
            <w:noProof/>
          </w:rPr>
          <w:delText xml:space="preserve"> people</w:delText>
        </w:r>
      </w:del>
      <w:ins w:id="206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must keep all my statutes and all my judicial decisions and </w:t>
      </w:r>
      <w:del w:id="207" w:author="Author">
        <w:r w:rsidRPr="00281997">
          <w:rPr>
            <w:rFonts w:ascii="Trebuchet MS" w:hAnsi="Trebuchet MS"/>
            <w:noProof/>
          </w:rPr>
          <w:delText>do</w:delText>
        </w:r>
      </w:del>
      <w:ins w:id="208" w:author="Author">
        <w:r w:rsidRPr="00281997">
          <w:rPr>
            <w:rFonts w:ascii="Trebuchet MS" w:hAnsi="Trebuchet MS"/>
            <w:noProof/>
          </w:rPr>
          <w:t>carry</w:t>
        </w:r>
      </w:ins>
      <w:r w:rsidRPr="00281997">
        <w:rPr>
          <w:rFonts w:ascii="Trebuchet MS" w:hAnsi="Trebuchet MS"/>
          <w:noProof/>
        </w:rPr>
        <w:t xml:space="preserve"> them</w:t>
      </w:r>
      <w:del w:id="209" w:author="Author">
        <w:r w:rsidRPr="00281997">
          <w:rPr>
            <w:rFonts w:ascii="Trebuchet MS" w:hAnsi="Trebuchet MS"/>
            <w:noProof/>
          </w:rPr>
          <w:delText>,</w:delText>
        </w:r>
      </w:del>
      <w:ins w:id="210" w:author="Author">
        <w:r w:rsidRPr="00281997">
          <w:rPr>
            <w:rFonts w:ascii="Trebuchet MS" w:hAnsi="Trebuchet MS"/>
            <w:noProof/>
          </w:rPr>
          <w:t xml:space="preserve"> out, so</w:t>
        </w:r>
      </w:ins>
      <w:r w:rsidRPr="00281997">
        <w:rPr>
          <w:rFonts w:ascii="Trebuchet MS" w:hAnsi="Trebuchet MS"/>
          <w:noProof/>
        </w:rPr>
        <w:t xml:space="preserve"> that the land </w:t>
      </w:r>
      <w:del w:id="211" w:author="Author">
        <w:r w:rsidRPr="00281997">
          <w:rPr>
            <w:rFonts w:ascii="Trebuchet MS" w:hAnsi="Trebuchet MS"/>
            <w:noProof/>
          </w:rPr>
          <w:delText>to which</w:delText>
        </w:r>
      </w:del>
      <w:ins w:id="212" w:author="Author">
        <w:r w:rsidRPr="00281997">
          <w:rPr>
            <w:rFonts w:ascii="Trebuchet MS" w:hAnsi="Trebuchet MS"/>
            <w:noProof/>
          </w:rPr>
          <w:t>where</w:t>
        </w:r>
      </w:ins>
      <w:r w:rsidRPr="00281997">
        <w:rPr>
          <w:rFonts w:ascii="Trebuchet MS" w:hAnsi="Trebuchet MS"/>
          <w:noProof/>
        </w:rPr>
        <w:t xml:space="preserve"> I am bringing </w:t>
      </w:r>
      <w:del w:id="213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214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to dwell </w:t>
      </w:r>
      <w:del w:id="215" w:author="Author">
        <w:r w:rsidRPr="00281997">
          <w:rPr>
            <w:rFonts w:ascii="Trebuchet MS" w:hAnsi="Trebuchet MS"/>
            <w:noProof/>
          </w:rPr>
          <w:delText>in it may</w:delText>
        </w:r>
      </w:del>
      <w:ins w:id="216" w:author="Author">
        <w:r w:rsidRPr="00281997">
          <w:rPr>
            <w:rFonts w:ascii="Trebuchet MS" w:hAnsi="Trebuchet MS"/>
            <w:noProof/>
          </w:rPr>
          <w:t>will</w:t>
        </w:r>
      </w:ins>
      <w:r w:rsidRPr="00281997">
        <w:rPr>
          <w:rFonts w:ascii="Trebuchet MS" w:hAnsi="Trebuchet MS"/>
          <w:noProof/>
        </w:rPr>
        <w:t xml:space="preserve"> not vomit </w:t>
      </w:r>
      <w:del w:id="217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218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out. </w:t>
      </w:r>
      <w:r w:rsidRPr="00281997">
        <w:rPr>
          <w:rFonts w:ascii="Trebuchet MS" w:hAnsi="Trebuchet MS"/>
          <w:b/>
          <w:noProof/>
        </w:rPr>
        <w:t xml:space="preserve">20:23 </w:t>
      </w:r>
      <w:del w:id="219" w:author="Author">
        <w:r w:rsidRPr="00281997">
          <w:rPr>
            <w:rFonts w:ascii="Trebuchet MS" w:hAnsi="Trebuchet MS"/>
            <w:noProof/>
          </w:rPr>
          <w:delText xml:space="preserve">And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220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must not walk in the statutes of the nations </w:t>
      </w:r>
      <w:del w:id="221" w:author="Author">
        <w:r w:rsidRPr="00281997">
          <w:rPr>
            <w:rFonts w:ascii="Trebuchet MS" w:hAnsi="Trebuchet MS"/>
            <w:noProof/>
          </w:rPr>
          <w:delText>whom</w:delText>
        </w:r>
      </w:del>
      <w:ins w:id="222" w:author="Author">
        <w:r w:rsidRPr="00281997">
          <w:rPr>
            <w:rFonts w:ascii="Trebuchet MS" w:hAnsi="Trebuchet MS"/>
            <w:noProof/>
          </w:rPr>
          <w:t>that</w:t>
        </w:r>
      </w:ins>
      <w:r w:rsidRPr="00281997">
        <w:rPr>
          <w:rFonts w:ascii="Trebuchet MS" w:hAnsi="Trebuchet MS"/>
          <w:noProof/>
        </w:rPr>
        <w:t xml:space="preserve"> I am </w:t>
      </w:r>
      <w:del w:id="223" w:author="Author">
        <w:r w:rsidRPr="00281997">
          <w:rPr>
            <w:rFonts w:ascii="Trebuchet MS" w:hAnsi="Trebuchet MS"/>
            <w:noProof/>
          </w:rPr>
          <w:delText>sending</w:delText>
        </w:r>
      </w:del>
      <w:ins w:id="224" w:author="Author">
        <w:r w:rsidRPr="00281997">
          <w:rPr>
            <w:rFonts w:ascii="Trebuchet MS" w:hAnsi="Trebuchet MS"/>
            <w:noProof/>
          </w:rPr>
          <w:t>driving</w:t>
        </w:r>
      </w:ins>
      <w:r w:rsidRPr="00281997">
        <w:rPr>
          <w:rFonts w:ascii="Trebuchet MS" w:hAnsi="Trebuchet MS"/>
          <w:noProof/>
        </w:rPr>
        <w:t xml:space="preserve"> out from before </w:t>
      </w:r>
      <w:del w:id="225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  <w:r w:rsidRPr="00281997">
          <w:rPr>
            <w:rFonts w:ascii="Trebuchet MS" w:hAnsi="Trebuchet MS"/>
            <w:noProof/>
          </w:rPr>
          <w:delText>, because</w:delText>
        </w:r>
      </w:del>
      <w:ins w:id="226" w:author="Author">
        <w:r w:rsidRPr="00281997">
          <w:rPr>
            <w:rFonts w:ascii="Trebuchet MS" w:hAnsi="Trebuchet MS"/>
            <w:noProof/>
          </w:rPr>
          <w:t>you; for</w:t>
        </w:r>
      </w:ins>
      <w:r w:rsidRPr="00281997">
        <w:rPr>
          <w:rFonts w:ascii="Trebuchet MS" w:hAnsi="Trebuchet MS"/>
          <w:noProof/>
        </w:rPr>
        <w:t xml:space="preserve"> they have done all these things and I abhor them. </w:t>
      </w:r>
      <w:r w:rsidRPr="00281997">
        <w:rPr>
          <w:rFonts w:ascii="Trebuchet MS" w:hAnsi="Trebuchet MS"/>
          <w:b/>
          <w:noProof/>
        </w:rPr>
        <w:t xml:space="preserve">20:24 </w:t>
      </w:r>
      <w:del w:id="227" w:author="Author">
        <w:r w:rsidRPr="00281997">
          <w:rPr>
            <w:rFonts w:ascii="Trebuchet MS" w:hAnsi="Trebuchet MS"/>
            <w:noProof/>
          </w:rPr>
          <w:delText>Hence</w:delText>
        </w:r>
      </w:del>
      <w:ins w:id="228" w:author="Author">
        <w:r w:rsidRPr="00281997">
          <w:rPr>
            <w:rFonts w:ascii="Trebuchet MS" w:hAnsi="Trebuchet MS"/>
            <w:noProof/>
          </w:rPr>
          <w:t>That is why</w:t>
        </w:r>
      </w:ins>
      <w:r w:rsidRPr="00281997">
        <w:rPr>
          <w:rFonts w:ascii="Trebuchet MS" w:hAnsi="Trebuchet MS"/>
          <w:noProof/>
        </w:rPr>
        <w:t xml:space="preserve"> I said to </w:t>
      </w:r>
      <w:del w:id="229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  <w:r w:rsidRPr="00281997">
          <w:rPr>
            <w:rFonts w:ascii="Trebuchet MS" w:hAnsi="Trebuchet MS"/>
            <w:noProof/>
          </w:rPr>
          <w:delText>: “Y</w:delText>
        </w:r>
        <w:r w:rsidRPr="00281997">
          <w:rPr>
            <w:rFonts w:ascii="Trebuchet MS" w:hAnsi="Trebuchet MS"/>
            <w:noProof/>
            <w:u w:val="dotted"/>
          </w:rPr>
          <w:delText>OU</w:delText>
        </w:r>
        <w:r w:rsidRPr="00281997">
          <w:rPr>
            <w:rFonts w:ascii="Trebuchet MS" w:hAnsi="Trebuchet MS"/>
            <w:noProof/>
          </w:rPr>
          <w:delText xml:space="preserve">, for </w:delText>
        </w:r>
        <w:r w:rsidRPr="00281997">
          <w:rPr>
            <w:rFonts w:ascii="Trebuchet MS" w:hAnsi="Trebuchet MS"/>
            <w:noProof/>
            <w:u w:val="dotted"/>
          </w:rPr>
          <w:delText>YOUR</w:delText>
        </w:r>
        <w:r w:rsidRPr="00281997">
          <w:rPr>
            <w:rFonts w:ascii="Trebuchet MS" w:hAnsi="Trebuchet MS"/>
            <w:noProof/>
          </w:rPr>
          <w:delText xml:space="preserve"> part,</w:delText>
        </w:r>
      </w:del>
      <w:ins w:id="230" w:author="Author">
        <w:r w:rsidRPr="00281997">
          <w:rPr>
            <w:rFonts w:ascii="Trebuchet MS" w:hAnsi="Trebuchet MS"/>
            <w:noProof/>
          </w:rPr>
          <w:t>you: “You</w:t>
        </w:r>
      </w:ins>
      <w:r w:rsidRPr="00281997">
        <w:rPr>
          <w:rFonts w:ascii="Trebuchet MS" w:hAnsi="Trebuchet MS"/>
          <w:noProof/>
        </w:rPr>
        <w:t xml:space="preserve"> will take possession of their </w:t>
      </w:r>
      <w:del w:id="231" w:author="Author">
        <w:r w:rsidRPr="00281997">
          <w:rPr>
            <w:rFonts w:ascii="Trebuchet MS" w:hAnsi="Trebuchet MS"/>
            <w:noProof/>
          </w:rPr>
          <w:delText>ground</w:delText>
        </w:r>
      </w:del>
      <w:ins w:id="232" w:author="Author">
        <w:r w:rsidRPr="00281997">
          <w:rPr>
            <w:rFonts w:ascii="Trebuchet MS" w:hAnsi="Trebuchet MS"/>
            <w:noProof/>
          </w:rPr>
          <w:t>land</w:t>
        </w:r>
      </w:ins>
      <w:r w:rsidRPr="00281997">
        <w:rPr>
          <w:rFonts w:ascii="Trebuchet MS" w:hAnsi="Trebuchet MS"/>
          <w:noProof/>
        </w:rPr>
        <w:t>, and I</w:t>
      </w:r>
      <w:del w:id="233" w:author="Author">
        <w:r w:rsidRPr="00281997">
          <w:rPr>
            <w:rFonts w:ascii="Trebuchet MS" w:hAnsi="Trebuchet MS"/>
            <w:noProof/>
          </w:rPr>
          <w:delText>, for my part, shall</w:delText>
        </w:r>
      </w:del>
      <w:ins w:id="234" w:author="Author">
        <w:r w:rsidRPr="00281997">
          <w:rPr>
            <w:rFonts w:ascii="Trebuchet MS" w:hAnsi="Trebuchet MS"/>
            <w:noProof/>
          </w:rPr>
          <w:t xml:space="preserve"> will</w:t>
        </w:r>
      </w:ins>
      <w:r w:rsidRPr="00281997">
        <w:rPr>
          <w:rFonts w:ascii="Trebuchet MS" w:hAnsi="Trebuchet MS"/>
          <w:noProof/>
        </w:rPr>
        <w:t xml:space="preserve"> give it to </w:t>
      </w:r>
      <w:del w:id="235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  <w:r w:rsidRPr="00281997">
          <w:rPr>
            <w:rFonts w:ascii="Trebuchet MS" w:hAnsi="Trebuchet MS"/>
            <w:noProof/>
          </w:rPr>
          <w:delText xml:space="preserve"> to take</w:delText>
        </w:r>
      </w:del>
      <w:ins w:id="236" w:author="Author">
        <w:r w:rsidRPr="00281997">
          <w:rPr>
            <w:rFonts w:ascii="Trebuchet MS" w:hAnsi="Trebuchet MS"/>
            <w:noProof/>
          </w:rPr>
          <w:t>you as your</w:t>
        </w:r>
      </w:ins>
      <w:r w:rsidRPr="00281997">
        <w:rPr>
          <w:rFonts w:ascii="Trebuchet MS" w:hAnsi="Trebuchet MS"/>
          <w:noProof/>
        </w:rPr>
        <w:t xml:space="preserve"> possession</w:t>
      </w:r>
      <w:del w:id="237" w:author="Author">
        <w:r w:rsidRPr="00281997">
          <w:rPr>
            <w:rFonts w:ascii="Trebuchet MS" w:hAnsi="Trebuchet MS"/>
            <w:noProof/>
          </w:rPr>
          <w:delText xml:space="preserve"> of it</w:delText>
        </w:r>
      </w:del>
      <w:r w:rsidRPr="00281997">
        <w:rPr>
          <w:rFonts w:ascii="Trebuchet MS" w:hAnsi="Trebuchet MS"/>
          <w:noProof/>
        </w:rPr>
        <w:t xml:space="preserve">, a land flowing with milk and honey. Jehovah </w:t>
      </w:r>
      <w:del w:id="238" w:author="Author">
        <w:r w:rsidRPr="00281997">
          <w:rPr>
            <w:rFonts w:ascii="Trebuchet MS" w:hAnsi="Trebuchet MS"/>
            <w:noProof/>
            <w:u w:val="dotted"/>
          </w:rPr>
          <w:delText>YOUR</w:delText>
        </w:r>
      </w:del>
      <w:ins w:id="239" w:author="Author">
        <w:r w:rsidRPr="00281997">
          <w:rPr>
            <w:rFonts w:ascii="Trebuchet MS" w:hAnsi="Trebuchet MS"/>
            <w:noProof/>
          </w:rPr>
          <w:t>your</w:t>
        </w:r>
      </w:ins>
      <w:r w:rsidRPr="00281997">
        <w:rPr>
          <w:rFonts w:ascii="Trebuchet MS" w:hAnsi="Trebuchet MS"/>
          <w:noProof/>
        </w:rPr>
        <w:t xml:space="preserve"> God I am, who </w:t>
      </w:r>
      <w:del w:id="240" w:author="Author">
        <w:r w:rsidRPr="00281997">
          <w:rPr>
            <w:rFonts w:ascii="Trebuchet MS" w:hAnsi="Trebuchet MS"/>
            <w:noProof/>
          </w:rPr>
          <w:delText xml:space="preserve">have divided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  <w:r w:rsidRPr="00281997">
          <w:rPr>
            <w:rFonts w:ascii="Trebuchet MS" w:hAnsi="Trebuchet MS"/>
            <w:noProof/>
          </w:rPr>
          <w:delText xml:space="preserve"> off</w:delText>
        </w:r>
      </w:del>
      <w:ins w:id="241" w:author="Author">
        <w:r w:rsidRPr="00281997">
          <w:rPr>
            <w:rFonts w:ascii="Trebuchet MS" w:hAnsi="Trebuchet MS"/>
            <w:noProof/>
          </w:rPr>
          <w:t>has set you apart</w:t>
        </w:r>
      </w:ins>
      <w:r w:rsidRPr="00281997">
        <w:rPr>
          <w:rFonts w:ascii="Trebuchet MS" w:hAnsi="Trebuchet MS"/>
          <w:noProof/>
        </w:rPr>
        <w:t xml:space="preserve"> from the peoples.” </w:t>
      </w:r>
      <w:r w:rsidRPr="00281997">
        <w:rPr>
          <w:rFonts w:ascii="Trebuchet MS" w:hAnsi="Trebuchet MS"/>
          <w:b/>
          <w:noProof/>
        </w:rPr>
        <w:t xml:space="preserve">20:25 </w:t>
      </w:r>
      <w:del w:id="242" w:author="Author">
        <w:r w:rsidRPr="00281997">
          <w:rPr>
            <w:rFonts w:ascii="Trebuchet MS" w:hAnsi="Trebuchet MS"/>
            <w:noProof/>
          </w:rPr>
          <w:delText xml:space="preserve">And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243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must make a distinction between the clean </w:t>
      </w:r>
      <w:del w:id="244" w:author="Author">
        <w:r w:rsidRPr="00281997">
          <w:rPr>
            <w:rFonts w:ascii="Trebuchet MS" w:hAnsi="Trebuchet MS"/>
            <w:noProof/>
          </w:rPr>
          <w:delText>beast</w:delText>
        </w:r>
      </w:del>
      <w:ins w:id="245" w:author="Author">
        <w:r w:rsidRPr="00281997">
          <w:rPr>
            <w:rFonts w:ascii="Trebuchet MS" w:hAnsi="Trebuchet MS"/>
            <w:noProof/>
          </w:rPr>
          <w:t>animal</w:t>
        </w:r>
      </w:ins>
      <w:r w:rsidRPr="00281997">
        <w:rPr>
          <w:rFonts w:ascii="Trebuchet MS" w:hAnsi="Trebuchet MS"/>
          <w:noProof/>
        </w:rPr>
        <w:t xml:space="preserve"> and the unclean and between the unclean </w:t>
      </w:r>
      <w:del w:id="246" w:author="Author">
        <w:r w:rsidRPr="00281997">
          <w:rPr>
            <w:rFonts w:ascii="Trebuchet MS" w:hAnsi="Trebuchet MS"/>
            <w:noProof/>
          </w:rPr>
          <w:delText>fowl</w:delText>
        </w:r>
      </w:del>
      <w:ins w:id="247" w:author="Author">
        <w:r w:rsidRPr="00281997">
          <w:rPr>
            <w:rFonts w:ascii="Trebuchet MS" w:hAnsi="Trebuchet MS"/>
            <w:noProof/>
          </w:rPr>
          <w:t>bird</w:t>
        </w:r>
      </w:ins>
      <w:r w:rsidRPr="00281997">
        <w:rPr>
          <w:rFonts w:ascii="Trebuchet MS" w:hAnsi="Trebuchet MS"/>
          <w:noProof/>
        </w:rPr>
        <w:t xml:space="preserve"> and the clean; </w:t>
      </w:r>
      <w:del w:id="248" w:author="Author">
        <w:r w:rsidRPr="00281997">
          <w:rPr>
            <w:rFonts w:ascii="Trebuchet MS" w:hAnsi="Trebuchet MS"/>
            <w:noProof/>
          </w:rPr>
          <w:delText xml:space="preserve">and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249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must not make </w:t>
      </w:r>
      <w:del w:id="250" w:author="Author">
        <w:r w:rsidRPr="00281997">
          <w:rPr>
            <w:rFonts w:ascii="Trebuchet MS" w:hAnsi="Trebuchet MS"/>
            <w:noProof/>
            <w:u w:val="dotted"/>
          </w:rPr>
          <w:delText>YOUR</w:delText>
        </w:r>
        <w:r w:rsidRPr="00281997">
          <w:rPr>
            <w:rFonts w:ascii="Trebuchet MS" w:hAnsi="Trebuchet MS"/>
            <w:noProof/>
          </w:rPr>
          <w:delText xml:space="preserve"> souls</w:delText>
        </w:r>
      </w:del>
      <w:ins w:id="251" w:author="Author">
        <w:r w:rsidRPr="00281997">
          <w:rPr>
            <w:rFonts w:ascii="Trebuchet MS" w:hAnsi="Trebuchet MS"/>
            <w:noProof/>
          </w:rPr>
          <w:t>yourselves</w:t>
        </w:r>
        <w:r w:rsidRPr="00281997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281997">
        <w:rPr>
          <w:rFonts w:ascii="Trebuchet MS" w:hAnsi="Trebuchet MS"/>
          <w:noProof/>
        </w:rPr>
        <w:t xml:space="preserve"> loathsome </w:t>
      </w:r>
      <w:del w:id="254" w:author="Author">
        <w:r w:rsidRPr="00281997">
          <w:rPr>
            <w:rFonts w:ascii="Trebuchet MS" w:hAnsi="Trebuchet MS"/>
            <w:noProof/>
          </w:rPr>
          <w:delText>with the beast and the fowl and</w:delText>
        </w:r>
      </w:del>
      <w:ins w:id="255" w:author="Author">
        <w:r w:rsidRPr="00281997">
          <w:rPr>
            <w:rFonts w:ascii="Trebuchet MS" w:hAnsi="Trebuchet MS"/>
            <w:noProof/>
          </w:rPr>
          <w:t>by means of an animal or a bird or</w:t>
        </w:r>
      </w:ins>
      <w:r w:rsidRPr="00281997">
        <w:rPr>
          <w:rFonts w:ascii="Trebuchet MS" w:hAnsi="Trebuchet MS"/>
          <w:noProof/>
        </w:rPr>
        <w:t xml:space="preserve"> anything that </w:t>
      </w:r>
      <w:del w:id="256" w:author="Author">
        <w:r w:rsidRPr="00281997">
          <w:rPr>
            <w:rFonts w:ascii="Trebuchet MS" w:hAnsi="Trebuchet MS"/>
            <w:noProof/>
          </w:rPr>
          <w:delText>moves</w:delText>
        </w:r>
      </w:del>
      <w:ins w:id="257" w:author="Author">
        <w:r w:rsidRPr="00281997">
          <w:rPr>
            <w:rFonts w:ascii="Trebuchet MS" w:hAnsi="Trebuchet MS"/>
            <w:noProof/>
          </w:rPr>
          <w:t>creeps</w:t>
        </w:r>
      </w:ins>
      <w:r w:rsidRPr="00281997">
        <w:rPr>
          <w:rFonts w:ascii="Trebuchet MS" w:hAnsi="Trebuchet MS"/>
          <w:noProof/>
        </w:rPr>
        <w:t xml:space="preserve"> on the ground that I </w:t>
      </w:r>
      <w:del w:id="258" w:author="Author">
        <w:r w:rsidRPr="00281997">
          <w:rPr>
            <w:rFonts w:ascii="Trebuchet MS" w:hAnsi="Trebuchet MS"/>
            <w:noProof/>
          </w:rPr>
          <w:delText>have divided off</w:delText>
        </w:r>
      </w:del>
      <w:ins w:id="259" w:author="Author">
        <w:r w:rsidRPr="00281997">
          <w:rPr>
            <w:rFonts w:ascii="Trebuchet MS" w:hAnsi="Trebuchet MS"/>
            <w:noProof/>
          </w:rPr>
          <w:t>set apart</w:t>
        </w:r>
      </w:ins>
      <w:r w:rsidRPr="00281997">
        <w:rPr>
          <w:rFonts w:ascii="Trebuchet MS" w:hAnsi="Trebuchet MS"/>
          <w:noProof/>
        </w:rPr>
        <w:t xml:space="preserve"> for </w:t>
      </w:r>
      <w:del w:id="260" w:author="Author">
        <w:r w:rsidRPr="00281997">
          <w:rPr>
            <w:rFonts w:ascii="Trebuchet MS" w:hAnsi="Trebuchet MS"/>
            <w:noProof/>
            <w:u w:val="dotted"/>
          </w:rPr>
          <w:delText>YOU</w:delText>
        </w:r>
        <w:r w:rsidRPr="00281997">
          <w:rPr>
            <w:rFonts w:ascii="Trebuchet MS" w:hAnsi="Trebuchet MS"/>
            <w:noProof/>
          </w:rPr>
          <w:delText xml:space="preserve"> in declaring them</w:delText>
        </w:r>
      </w:del>
      <w:ins w:id="261" w:author="Author">
        <w:r w:rsidRPr="00281997">
          <w:rPr>
            <w:rFonts w:ascii="Trebuchet MS" w:hAnsi="Trebuchet MS"/>
            <w:noProof/>
          </w:rPr>
          <w:t>you to regard as</w:t>
        </w:r>
      </w:ins>
      <w:r w:rsidRPr="00281997">
        <w:rPr>
          <w:rFonts w:ascii="Trebuchet MS" w:hAnsi="Trebuchet MS"/>
          <w:noProof/>
        </w:rPr>
        <w:t xml:space="preserve"> unclean. </w:t>
      </w:r>
      <w:r w:rsidRPr="00281997">
        <w:rPr>
          <w:rFonts w:ascii="Trebuchet MS" w:hAnsi="Trebuchet MS"/>
          <w:b/>
          <w:noProof/>
        </w:rPr>
        <w:t xml:space="preserve">20:26 </w:t>
      </w:r>
      <w:del w:id="262" w:author="Author">
        <w:r w:rsidRPr="00281997">
          <w:rPr>
            <w:rFonts w:ascii="Trebuchet MS" w:hAnsi="Trebuchet MS"/>
            <w:noProof/>
          </w:rPr>
          <w:delText xml:space="preserve">And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</w:del>
      <w:ins w:id="263" w:author="Author">
        <w:r w:rsidRPr="00281997">
          <w:rPr>
            <w:rFonts w:ascii="Trebuchet MS" w:hAnsi="Trebuchet MS"/>
            <w:noProof/>
          </w:rPr>
          <w:t>You</w:t>
        </w:r>
      </w:ins>
      <w:r w:rsidRPr="00281997">
        <w:rPr>
          <w:rFonts w:ascii="Trebuchet MS" w:hAnsi="Trebuchet MS"/>
          <w:noProof/>
        </w:rPr>
        <w:t xml:space="preserve"> must </w:t>
      </w:r>
      <w:del w:id="264" w:author="Author">
        <w:r w:rsidRPr="00281997">
          <w:rPr>
            <w:rFonts w:ascii="Trebuchet MS" w:hAnsi="Trebuchet MS"/>
            <w:noProof/>
          </w:rPr>
          <w:delText>prove yourselves</w:delText>
        </w:r>
      </w:del>
      <w:ins w:id="265" w:author="Author">
        <w:r w:rsidRPr="00281997">
          <w:rPr>
            <w:rFonts w:ascii="Trebuchet MS" w:hAnsi="Trebuchet MS"/>
            <w:noProof/>
          </w:rPr>
          <w:t>be</w:t>
        </w:r>
      </w:ins>
      <w:r w:rsidRPr="00281997">
        <w:rPr>
          <w:rFonts w:ascii="Trebuchet MS" w:hAnsi="Trebuchet MS"/>
          <w:noProof/>
        </w:rPr>
        <w:t xml:space="preserve"> holy to me, because I</w:t>
      </w:r>
      <w:ins w:id="266" w:author="Author">
        <w:r w:rsidRPr="00281997">
          <w:rPr>
            <w:rFonts w:ascii="Trebuchet MS" w:hAnsi="Trebuchet MS"/>
            <w:noProof/>
          </w:rPr>
          <w:t>,</w:t>
        </w:r>
      </w:ins>
      <w:r w:rsidRPr="00281997">
        <w:rPr>
          <w:rFonts w:ascii="Trebuchet MS" w:hAnsi="Trebuchet MS"/>
          <w:noProof/>
        </w:rPr>
        <w:t xml:space="preserve"> Jehovah</w:t>
      </w:r>
      <w:ins w:id="267" w:author="Author">
        <w:r w:rsidRPr="00281997">
          <w:rPr>
            <w:rFonts w:ascii="Trebuchet MS" w:hAnsi="Trebuchet MS"/>
            <w:noProof/>
          </w:rPr>
          <w:t>,</w:t>
        </w:r>
      </w:ins>
      <w:r w:rsidRPr="00281997">
        <w:rPr>
          <w:rFonts w:ascii="Trebuchet MS" w:hAnsi="Trebuchet MS"/>
          <w:noProof/>
        </w:rPr>
        <w:t xml:space="preserve"> am holy</w:t>
      </w:r>
      <w:del w:id="268" w:author="Author">
        <w:r w:rsidRPr="00281997">
          <w:rPr>
            <w:rFonts w:ascii="Trebuchet MS" w:hAnsi="Trebuchet MS"/>
            <w:noProof/>
          </w:rPr>
          <w:delText>;</w:delText>
        </w:r>
      </w:del>
      <w:ins w:id="269" w:author="Author">
        <w:r w:rsidRPr="00281997">
          <w:rPr>
            <w:rFonts w:ascii="Trebuchet MS" w:hAnsi="Trebuchet MS"/>
            <w:noProof/>
          </w:rPr>
          <w:t>,</w:t>
        </w:r>
      </w:ins>
      <w:r w:rsidRPr="00281997">
        <w:rPr>
          <w:rFonts w:ascii="Trebuchet MS" w:hAnsi="Trebuchet MS"/>
          <w:noProof/>
        </w:rPr>
        <w:t xml:space="preserve"> and I am </w:t>
      </w:r>
      <w:del w:id="270" w:author="Author">
        <w:r w:rsidRPr="00281997">
          <w:rPr>
            <w:rFonts w:ascii="Trebuchet MS" w:hAnsi="Trebuchet MS"/>
            <w:noProof/>
          </w:rPr>
          <w:delText xml:space="preserve">proceeding to divide </w:delText>
        </w:r>
        <w:r w:rsidRPr="00281997">
          <w:rPr>
            <w:rFonts w:ascii="Trebuchet MS" w:hAnsi="Trebuchet MS"/>
            <w:noProof/>
            <w:u w:val="dotted"/>
          </w:rPr>
          <w:delText>YOU</w:delText>
        </w:r>
        <w:r w:rsidRPr="00281997">
          <w:rPr>
            <w:rFonts w:ascii="Trebuchet MS" w:hAnsi="Trebuchet MS"/>
            <w:noProof/>
          </w:rPr>
          <w:delText xml:space="preserve"> off</w:delText>
        </w:r>
      </w:del>
      <w:ins w:id="271" w:author="Author">
        <w:r w:rsidRPr="00281997">
          <w:rPr>
            <w:rFonts w:ascii="Trebuchet MS" w:hAnsi="Trebuchet MS"/>
            <w:noProof/>
          </w:rPr>
          <w:t>setting you apart</w:t>
        </w:r>
      </w:ins>
      <w:r w:rsidRPr="00281997">
        <w:rPr>
          <w:rFonts w:ascii="Trebuchet MS" w:hAnsi="Trebuchet MS"/>
          <w:noProof/>
        </w:rPr>
        <w:t xml:space="preserve"> from the peoples to become mine.</w:t>
      </w:r>
    </w:p>
    <w:p w:rsidR="000311A5" w:rsidRPr="00281997" w:rsidRDefault="000311A5" w:rsidP="000311A5">
      <w:pPr>
        <w:rPr>
          <w:rFonts w:ascii="Trebuchet MS" w:hAnsi="Trebuchet MS"/>
          <w:noProof/>
        </w:rPr>
      </w:pPr>
      <w:r w:rsidRPr="00281997">
        <w:rPr>
          <w:rFonts w:ascii="Trebuchet MS" w:hAnsi="Trebuchet MS"/>
          <w:b/>
        </w:rPr>
        <w:t xml:space="preserve">20:27 </w:t>
      </w:r>
      <w:r w:rsidRPr="00281997">
        <w:rPr>
          <w:rFonts w:ascii="Trebuchet MS" w:hAnsi="Trebuchet MS"/>
          <w:noProof/>
        </w:rPr>
        <w:t>“‘</w:t>
      </w:r>
      <w:del w:id="272" w:author="Author">
        <w:r w:rsidRPr="00281997">
          <w:rPr>
            <w:rFonts w:ascii="Trebuchet MS" w:hAnsi="Trebuchet MS"/>
            <w:noProof/>
          </w:rPr>
          <w:delText>And as for a</w:delText>
        </w:r>
      </w:del>
      <w:ins w:id="273" w:author="Author">
        <w:r w:rsidRPr="00281997">
          <w:rPr>
            <w:rFonts w:ascii="Trebuchet MS" w:hAnsi="Trebuchet MS"/>
            <w:noProof/>
          </w:rPr>
          <w:t>Any</w:t>
        </w:r>
      </w:ins>
      <w:r w:rsidRPr="00281997">
        <w:rPr>
          <w:rFonts w:ascii="Trebuchet MS" w:hAnsi="Trebuchet MS"/>
          <w:noProof/>
        </w:rPr>
        <w:t xml:space="preserve"> man or woman </w:t>
      </w:r>
      <w:del w:id="274" w:author="Author">
        <w:r w:rsidRPr="00281997">
          <w:rPr>
            <w:rFonts w:ascii="Trebuchet MS" w:hAnsi="Trebuchet MS"/>
            <w:noProof/>
          </w:rPr>
          <w:delText xml:space="preserve">in whom there proves to be a mediumistic </w:delText>
        </w:r>
      </w:del>
      <w:ins w:id="275" w:author="Author">
        <w:r w:rsidRPr="00281997">
          <w:rPr>
            <w:rFonts w:ascii="Trebuchet MS" w:hAnsi="Trebuchet MS"/>
            <w:noProof/>
          </w:rPr>
          <w:t xml:space="preserve">who acts as a </w:t>
        </w:r>
      </w:ins>
      <w:r w:rsidRPr="00281997">
        <w:rPr>
          <w:rFonts w:ascii="Trebuchet MS" w:hAnsi="Trebuchet MS"/>
          <w:noProof/>
        </w:rPr>
        <w:t xml:space="preserve">spirit </w:t>
      </w:r>
      <w:ins w:id="276" w:author="Author">
        <w:r w:rsidRPr="00281997">
          <w:rPr>
            <w:rFonts w:ascii="Trebuchet MS" w:hAnsi="Trebuchet MS"/>
            <w:noProof/>
          </w:rPr>
          <w:t xml:space="preserve">medium </w:t>
        </w:r>
      </w:ins>
      <w:r w:rsidRPr="00281997">
        <w:rPr>
          <w:rFonts w:ascii="Trebuchet MS" w:hAnsi="Trebuchet MS"/>
          <w:noProof/>
        </w:rPr>
        <w:t xml:space="preserve">or </w:t>
      </w:r>
      <w:del w:id="277" w:author="Author">
        <w:r w:rsidRPr="00281997">
          <w:rPr>
            <w:rFonts w:ascii="Trebuchet MS" w:hAnsi="Trebuchet MS"/>
            <w:noProof/>
          </w:rPr>
          <w:delText>spirit of prediction, they</w:delText>
        </w:r>
      </w:del>
      <w:ins w:id="278" w:author="Author">
        <w:r w:rsidRPr="00281997">
          <w:rPr>
            <w:rFonts w:ascii="Trebuchet MS" w:hAnsi="Trebuchet MS"/>
            <w:noProof/>
          </w:rPr>
          <w:t>is a fortune-teller</w:t>
        </w:r>
        <w:r w:rsidRPr="00281997">
          <w:rPr>
            <w:rStyle w:val="FootnoteReference"/>
            <w:rFonts w:ascii="Trebuchet MS" w:hAnsi="Trebuchet MS"/>
            <w:noProof/>
          </w:rPr>
          <w:footnoteReference w:id="15"/>
        </w:r>
      </w:ins>
      <w:r w:rsidRPr="00281997">
        <w:rPr>
          <w:rFonts w:ascii="Trebuchet MS" w:hAnsi="Trebuchet MS"/>
          <w:noProof/>
        </w:rPr>
        <w:t xml:space="preserve"> should be put to death without fail. </w:t>
      </w:r>
      <w:del w:id="281" w:author="Author">
        <w:r w:rsidRPr="00281997">
          <w:rPr>
            <w:rFonts w:ascii="Trebuchet MS" w:hAnsi="Trebuchet MS"/>
            <w:noProof/>
          </w:rPr>
          <w:delText>They</w:delText>
        </w:r>
      </w:del>
      <w:ins w:id="282" w:author="Author">
        <w:r w:rsidRPr="00281997">
          <w:rPr>
            <w:rFonts w:ascii="Trebuchet MS" w:hAnsi="Trebuchet MS"/>
            <w:noProof/>
          </w:rPr>
          <w:t>The people</w:t>
        </w:r>
      </w:ins>
      <w:r w:rsidRPr="00281997">
        <w:rPr>
          <w:rFonts w:ascii="Trebuchet MS" w:hAnsi="Trebuchet MS"/>
          <w:noProof/>
        </w:rPr>
        <w:t xml:space="preserve"> should </w:t>
      </w:r>
      <w:del w:id="283" w:author="Author">
        <w:r w:rsidRPr="00281997">
          <w:rPr>
            <w:rFonts w:ascii="Trebuchet MS" w:hAnsi="Trebuchet MS"/>
            <w:noProof/>
          </w:rPr>
          <w:delText>pelt</w:delText>
        </w:r>
      </w:del>
      <w:ins w:id="284" w:author="Author">
        <w:r w:rsidRPr="00281997">
          <w:rPr>
            <w:rFonts w:ascii="Trebuchet MS" w:hAnsi="Trebuchet MS"/>
            <w:noProof/>
          </w:rPr>
          <w:t>stone</w:t>
        </w:r>
      </w:ins>
      <w:r w:rsidRPr="00281997">
        <w:rPr>
          <w:rFonts w:ascii="Trebuchet MS" w:hAnsi="Trebuchet MS"/>
          <w:noProof/>
        </w:rPr>
        <w:t xml:space="preserve"> them to death</w:t>
      </w:r>
      <w:del w:id="285" w:author="Author">
        <w:r w:rsidRPr="00281997">
          <w:rPr>
            <w:rFonts w:ascii="Trebuchet MS" w:hAnsi="Trebuchet MS"/>
            <w:noProof/>
          </w:rPr>
          <w:delText xml:space="preserve"> with stones</w:delText>
        </w:r>
      </w:del>
      <w:r w:rsidRPr="00281997">
        <w:rPr>
          <w:rFonts w:ascii="Trebuchet MS" w:hAnsi="Trebuchet MS"/>
          <w:noProof/>
        </w:rPr>
        <w:t>. Their own blood is upon them.’”</w:t>
      </w:r>
    </w:p>
    <w:p w:rsidR="000311A5" w:rsidRPr="00281997" w:rsidRDefault="000311A5" w:rsidP="000311A5">
      <w:pPr>
        <w:rPr>
          <w:rFonts w:ascii="Trebuchet MS" w:hAnsi="Trebuchet MS"/>
          <w:b/>
        </w:rPr>
      </w:pPr>
    </w:p>
    <w:p w:rsidR="00762BCB" w:rsidRPr="000311A5" w:rsidRDefault="00762BCB" w:rsidP="000311A5"/>
    <w:sectPr w:rsidR="00762BCB" w:rsidRPr="000311A5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25E4" w:rsidRDefault="003A25E4">
      <w:r>
        <w:separator/>
      </w:r>
    </w:p>
  </w:endnote>
  <w:endnote w:type="continuationSeparator" w:id="0">
    <w:p w:rsidR="003A25E4" w:rsidRDefault="003A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25E4" w:rsidRDefault="003A25E4">
      <w:r>
        <w:separator/>
      </w:r>
    </w:p>
  </w:footnote>
  <w:footnote w:type="continuationSeparator" w:id="0">
    <w:p w:rsidR="003A25E4" w:rsidRDefault="003A25E4">
      <w:r>
        <w:continuationSeparator/>
      </w:r>
    </w:p>
  </w:footnote>
  <w:footnote w:id="1">
    <w:p w:rsidR="000311A5" w:rsidRPr="00281997" w:rsidRDefault="000311A5" w:rsidP="00281997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20:3 </w:t>
        </w:r>
        <w:r w:rsidRPr="00281997">
          <w:t>Or “put him to death.”</w:t>
        </w:r>
      </w:ins>
    </w:p>
  </w:footnote>
  <w:footnote w:id="2">
    <w:p w:rsidR="000311A5" w:rsidRPr="00281997" w:rsidRDefault="000311A5" w:rsidP="00281997">
      <w:pPr>
        <w:pStyle w:val="FootnoteText"/>
        <w:spacing w:after="96"/>
        <w:ind w:firstLine="288"/>
        <w:rPr>
          <w:ins w:id="46" w:author="Author"/>
        </w:rPr>
      </w:pPr>
      <w:ins w:id="47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20:5 </w:t>
        </w:r>
        <w:r w:rsidRPr="00281997">
          <w:t>Or “put to death.”</w:t>
        </w:r>
      </w:ins>
    </w:p>
  </w:footnote>
  <w:footnote w:id="3">
    <w:p w:rsidR="000311A5" w:rsidRPr="00281997" w:rsidRDefault="000311A5" w:rsidP="00281997">
      <w:pPr>
        <w:pStyle w:val="FootnoteText"/>
        <w:spacing w:after="96"/>
        <w:ind w:firstLine="288"/>
        <w:rPr>
          <w:ins w:id="54" w:author="Author"/>
        </w:rPr>
      </w:pPr>
      <w:ins w:id="55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20:6 </w:t>
        </w:r>
        <w:r w:rsidRPr="00281997">
          <w:t>Or “soul.”</w:t>
        </w:r>
      </w:ins>
    </w:p>
  </w:footnote>
  <w:footnote w:id="4">
    <w:p w:rsidR="000311A5" w:rsidRPr="00281997" w:rsidRDefault="000311A5" w:rsidP="00281997">
      <w:pPr>
        <w:pStyle w:val="FootnoteText"/>
        <w:spacing w:after="96"/>
        <w:ind w:firstLine="288"/>
        <w:rPr>
          <w:ins w:id="67" w:author="Author"/>
        </w:rPr>
      </w:pPr>
      <w:ins w:id="68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20:6 </w:t>
        </w:r>
        <w:r w:rsidRPr="00281997">
          <w:t>Or “soul.”</w:t>
        </w:r>
      </w:ins>
    </w:p>
  </w:footnote>
  <w:footnote w:id="5">
    <w:p w:rsidR="000311A5" w:rsidRPr="00281997" w:rsidRDefault="000311A5" w:rsidP="00281997">
      <w:pPr>
        <w:pStyle w:val="FootnoteText"/>
        <w:spacing w:after="96"/>
        <w:ind w:firstLine="288"/>
        <w:rPr>
          <w:ins w:id="70" w:author="Author"/>
        </w:rPr>
      </w:pPr>
      <w:ins w:id="71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20:6 </w:t>
        </w:r>
        <w:r w:rsidRPr="00281997">
          <w:t>Or “put him to death.”</w:t>
        </w:r>
      </w:ins>
    </w:p>
  </w:footnote>
  <w:footnote w:id="6">
    <w:p w:rsidR="000311A5" w:rsidRPr="00281997" w:rsidRDefault="000311A5" w:rsidP="00281997">
      <w:pPr>
        <w:pStyle w:val="FootnoteText"/>
        <w:spacing w:after="96"/>
        <w:ind w:firstLine="288"/>
        <w:rPr>
          <w:ins w:id="93" w:author="Author"/>
        </w:rPr>
      </w:pPr>
      <w:ins w:id="94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20:9 </w:t>
        </w:r>
        <w:r w:rsidRPr="00281997">
          <w:t>Or “calls down evil upon.”</w:t>
        </w:r>
      </w:ins>
    </w:p>
  </w:footnote>
  <w:footnote w:id="7">
    <w:p w:rsidR="000311A5" w:rsidRPr="00281997" w:rsidRDefault="000311A5" w:rsidP="00281997">
      <w:pPr>
        <w:pStyle w:val="FootnoteText"/>
        <w:spacing w:after="96"/>
        <w:ind w:firstLine="288"/>
        <w:rPr>
          <w:ins w:id="115" w:author="Author"/>
        </w:rPr>
      </w:pPr>
      <w:ins w:id="116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20:11 </w:t>
        </w:r>
        <w:r w:rsidRPr="00281997">
          <w:t>Lit., “his father’s nakedness.”</w:t>
        </w:r>
      </w:ins>
    </w:p>
  </w:footnote>
  <w:footnote w:id="8">
    <w:p w:rsidR="000311A5" w:rsidRPr="00281997" w:rsidRDefault="000311A5" w:rsidP="00281997">
      <w:pPr>
        <w:pStyle w:val="FootnoteText"/>
        <w:spacing w:after="96"/>
        <w:ind w:firstLine="288"/>
        <w:rPr>
          <w:ins w:id="127" w:author="Author"/>
        </w:rPr>
      </w:pPr>
      <w:ins w:id="128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20:14 </w:t>
        </w:r>
        <w:r w:rsidRPr="00281997">
          <w:t>Or “shameful conduct; lewdness.”</w:t>
        </w:r>
      </w:ins>
    </w:p>
  </w:footnote>
  <w:footnote w:id="9">
    <w:p w:rsidR="000311A5" w:rsidRPr="00281997" w:rsidRDefault="000311A5" w:rsidP="00281997">
      <w:pPr>
        <w:pStyle w:val="FootnoteText"/>
        <w:spacing w:after="96"/>
        <w:ind w:firstLine="288"/>
        <w:rPr>
          <w:ins w:id="156" w:author="Author"/>
        </w:rPr>
      </w:pPr>
      <w:ins w:id="157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20:17 </w:t>
        </w:r>
        <w:r w:rsidRPr="00281997">
          <w:t>Or “put to death.”</w:t>
        </w:r>
      </w:ins>
    </w:p>
  </w:footnote>
  <w:footnote w:id="10">
    <w:p w:rsidR="000311A5" w:rsidRPr="00281997" w:rsidRDefault="000311A5" w:rsidP="00281997">
      <w:pPr>
        <w:pStyle w:val="FootnoteText"/>
        <w:spacing w:after="96"/>
        <w:ind w:firstLine="288"/>
        <w:rPr>
          <w:ins w:id="162" w:author="Author"/>
        </w:rPr>
      </w:pPr>
      <w:ins w:id="163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20:17 </w:t>
        </w:r>
        <w:r w:rsidRPr="00281997">
          <w:t>Lit., “his sister’s nakedness.”</w:t>
        </w:r>
      </w:ins>
    </w:p>
  </w:footnote>
  <w:footnote w:id="11">
    <w:p w:rsidR="000311A5" w:rsidRPr="00281997" w:rsidRDefault="000311A5" w:rsidP="00281997">
      <w:pPr>
        <w:pStyle w:val="FootnoteText"/>
        <w:spacing w:after="96"/>
        <w:ind w:firstLine="288"/>
        <w:rPr>
          <w:ins w:id="178" w:author="Author"/>
        </w:rPr>
      </w:pPr>
      <w:ins w:id="179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20:18 </w:t>
        </w:r>
        <w:r w:rsidRPr="00281997">
          <w:t>Or “put to death.”</w:t>
        </w:r>
      </w:ins>
    </w:p>
  </w:footnote>
  <w:footnote w:id="12">
    <w:p w:rsidR="000311A5" w:rsidRPr="00281997" w:rsidRDefault="000311A5" w:rsidP="00281997">
      <w:pPr>
        <w:pStyle w:val="FootnoteText"/>
        <w:spacing w:after="96"/>
        <w:ind w:firstLine="288"/>
        <w:rPr>
          <w:ins w:id="195" w:author="Author"/>
        </w:rPr>
      </w:pPr>
      <w:ins w:id="196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20:20 </w:t>
        </w:r>
        <w:r w:rsidRPr="00281997">
          <w:t>Lit., “his uncle’s nakedness.”</w:t>
        </w:r>
      </w:ins>
    </w:p>
  </w:footnote>
  <w:footnote w:id="13">
    <w:p w:rsidR="000311A5" w:rsidRPr="00281997" w:rsidRDefault="000311A5" w:rsidP="00281997">
      <w:pPr>
        <w:pStyle w:val="FootnoteText"/>
        <w:spacing w:after="96"/>
        <w:ind w:firstLine="288"/>
        <w:rPr>
          <w:ins w:id="203" w:author="Author"/>
        </w:rPr>
      </w:pPr>
      <w:ins w:id="204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20:21 </w:t>
        </w:r>
        <w:r w:rsidRPr="00281997">
          <w:t>Lit., “his brother’s nakedness.”</w:t>
        </w:r>
      </w:ins>
    </w:p>
  </w:footnote>
  <w:footnote w:id="14">
    <w:p w:rsidR="000311A5" w:rsidRPr="00281997" w:rsidRDefault="000311A5" w:rsidP="00281997">
      <w:pPr>
        <w:pStyle w:val="FootnoteText"/>
        <w:spacing w:after="96"/>
        <w:ind w:firstLine="288"/>
        <w:rPr>
          <w:ins w:id="252" w:author="Author"/>
        </w:rPr>
      </w:pPr>
      <w:ins w:id="253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20:25 </w:t>
        </w:r>
        <w:r w:rsidRPr="00281997">
          <w:t>Or “your souls.”</w:t>
        </w:r>
      </w:ins>
    </w:p>
  </w:footnote>
  <w:footnote w:id="15">
    <w:p w:rsidR="000311A5" w:rsidRPr="00281997" w:rsidRDefault="000311A5" w:rsidP="00281997">
      <w:pPr>
        <w:pStyle w:val="FootnoteText"/>
        <w:spacing w:after="96"/>
        <w:ind w:firstLine="288"/>
        <w:rPr>
          <w:ins w:id="279" w:author="Author"/>
        </w:rPr>
      </w:pPr>
      <w:ins w:id="280" w:author="Author">
        <w:r w:rsidRPr="00281997">
          <w:rPr>
            <w:rStyle w:val="FootnoteReference"/>
          </w:rPr>
          <w:footnoteRef/>
        </w:r>
        <w:r w:rsidRPr="00281997">
          <w:t xml:space="preserve"> </w:t>
        </w:r>
        <w:r w:rsidRPr="00281997">
          <w:rPr>
            <w:b/>
          </w:rPr>
          <w:t xml:space="preserve">20:27 </w:t>
        </w:r>
        <w:r w:rsidRPr="00281997">
          <w:t>Or “has a spirit of prediction.”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4253D">
        <w:t>Leviticus Chapter 20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4253D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4253D">
      <w:rPr>
        <w:noProof/>
        <w:snapToGrid w:val="0"/>
      </w:rPr>
      <w:t>Leviticus 20.Revised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D4253D">
        <w:t>Leviticus Chapter 20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4253D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4253D">
      <w:rPr>
        <w:noProof/>
        <w:snapToGrid w:val="0"/>
      </w:rPr>
      <w:t>Leviticus 20.Revised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4253D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4253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4253D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4253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E4"/>
    <w:rsid w:val="000311A5"/>
    <w:rsid w:val="00245EDD"/>
    <w:rsid w:val="0026230D"/>
    <w:rsid w:val="002B524D"/>
    <w:rsid w:val="002C00A8"/>
    <w:rsid w:val="00310508"/>
    <w:rsid w:val="003A25E4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4253D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A5A973A-07D9-4C96-97A3-4524C3A37E5A}"/>
  <w:attachedTemplate r:id="R3b6206322eb5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11A5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11A5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311A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b6206322eb54a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1179</ap:Words>
  <ap:Characters>5015</ap:Characters>
  <ap:Application>Microsoft Office Word</ap:Application>
  <ap:DocSecurity>0</ap:DocSecurity>
  <ap:Lines>87</ap:Lines>
  <ap:Paragraphs>21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6173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20</dc:title>
  <dc:subject/>
  <dc:creator>Miriam Abela</dc:creator>
  <cp:keywords/>
  <dc:description/>
  <cp:lastModifiedBy>Abela, Miriam</cp:lastModifiedBy>
  <cp:revision>3</cp:revision>
  <dcterms:created xsi:type="dcterms:W3CDTF">2020-11-30T14:46:00Z</dcterms:created>
  <dcterms:modified xsi:type="dcterms:W3CDTF">2020-11-30T14:46:00Z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20.docx</vt:lpwstr>
  </property>
  <property fmtid="{D5CDD505-2E9C-101B-9397-08002B2CF9AE}" pid="9" name="_TranslationDocumentId">
    <vt:i4>19440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3020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