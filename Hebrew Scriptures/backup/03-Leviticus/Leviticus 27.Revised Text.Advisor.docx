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BCD" w:rsidRPr="00A03FC7" w:rsidRDefault="00454BCD" w:rsidP="00454BCD">
      <w:pPr>
        <w:rPr>
          <w:rFonts w:ascii="Trebuchet MS" w:hAnsi="Trebuchet MS"/>
          <w:noProof/>
        </w:rPr>
      </w:pPr>
      <w:bookmarkStart w:id="0" w:name="_GoBack"/>
      <w:bookmarkEnd w:id="0"/>
      <w:r w:rsidRPr="00A03FC7">
        <w:rPr>
          <w:rFonts w:ascii="Trebuchet MS" w:hAnsi="Trebuchet MS"/>
          <w:b/>
        </w:rPr>
        <w:t xml:space="preserve">27:1 </w:t>
      </w:r>
      <w:del w:id="1" w:author="Author">
        <w:r w:rsidRPr="00A03FC7">
          <w:rPr>
            <w:rFonts w:ascii="Trebuchet MS" w:hAnsi="Trebuchet MS"/>
            <w:noProof/>
          </w:rPr>
          <w:delText xml:space="preserve">And </w:delText>
        </w:r>
      </w:del>
      <w:r w:rsidRPr="00A03FC7">
        <w:rPr>
          <w:rFonts w:ascii="Trebuchet MS" w:hAnsi="Trebuchet MS"/>
          <w:noProof/>
        </w:rPr>
        <w:t xml:space="preserve">Jehovah continued to speak to Moses, saying: </w:t>
      </w:r>
      <w:r w:rsidRPr="00A03FC7">
        <w:rPr>
          <w:rFonts w:ascii="Trebuchet MS" w:hAnsi="Trebuchet MS"/>
          <w:b/>
          <w:noProof/>
        </w:rPr>
        <w:t xml:space="preserve">27:2 </w:t>
      </w:r>
      <w:r w:rsidRPr="00A03FC7">
        <w:rPr>
          <w:rFonts w:ascii="Trebuchet MS" w:hAnsi="Trebuchet MS"/>
          <w:noProof/>
        </w:rPr>
        <w:t xml:space="preserve">“Speak to the </w:t>
      </w:r>
      <w:del w:id="2" w:author="Author">
        <w:r w:rsidRPr="00A03FC7">
          <w:rPr>
            <w:rFonts w:ascii="Trebuchet MS" w:hAnsi="Trebuchet MS"/>
            <w:noProof/>
          </w:rPr>
          <w:delText>sons of Israel,</w:delText>
        </w:r>
      </w:del>
      <w:ins w:id="3" w:author="Author">
        <w:r w:rsidRPr="00A03FC7">
          <w:rPr>
            <w:rFonts w:ascii="Trebuchet MS" w:hAnsi="Trebuchet MS"/>
            <w:noProof/>
          </w:rPr>
          <w:t>Israelites</w:t>
        </w:r>
      </w:ins>
      <w:r w:rsidRPr="00A03FC7">
        <w:rPr>
          <w:rFonts w:ascii="Trebuchet MS" w:hAnsi="Trebuchet MS"/>
          <w:noProof/>
        </w:rPr>
        <w:t xml:space="preserve"> and </w:t>
      </w:r>
      <w:del w:id="4" w:author="Author">
        <w:r w:rsidRPr="00A03FC7">
          <w:rPr>
            <w:rFonts w:ascii="Trebuchet MS" w:hAnsi="Trebuchet MS"/>
            <w:noProof/>
          </w:rPr>
          <w:delText xml:space="preserve">you must say to </w:delText>
        </w:r>
      </w:del>
      <w:ins w:id="5" w:author="Author">
        <w:r w:rsidRPr="00A03FC7">
          <w:rPr>
            <w:rFonts w:ascii="Trebuchet MS" w:hAnsi="Trebuchet MS"/>
            <w:noProof/>
          </w:rPr>
          <w:t xml:space="preserve">tell </w:t>
        </w:r>
      </w:ins>
      <w:r w:rsidRPr="00A03FC7">
        <w:rPr>
          <w:rFonts w:ascii="Trebuchet MS" w:hAnsi="Trebuchet MS"/>
          <w:noProof/>
        </w:rPr>
        <w:t>them, ‘</w:t>
      </w:r>
      <w:del w:id="6" w:author="Author">
        <w:r w:rsidRPr="00A03FC7">
          <w:rPr>
            <w:rFonts w:ascii="Trebuchet MS" w:hAnsi="Trebuchet MS"/>
            <w:noProof/>
          </w:rPr>
          <w:delText>In case</w:delText>
        </w:r>
      </w:del>
      <w:ins w:id="7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a man makes a special vow </w:t>
      </w:r>
      <w:del w:id="8" w:author="Author">
        <w:r w:rsidRPr="00A03FC7">
          <w:rPr>
            <w:rFonts w:ascii="Trebuchet MS" w:hAnsi="Trebuchet MS"/>
            <w:noProof/>
          </w:rPr>
          <w:delText>offering of souls to Jehovah according to</w:delText>
        </w:r>
      </w:del>
      <w:ins w:id="9" w:author="Author">
        <w:r w:rsidRPr="00A03FC7">
          <w:rPr>
            <w:rFonts w:ascii="Trebuchet MS" w:hAnsi="Trebuchet MS"/>
            <w:noProof/>
          </w:rPr>
          <w:t>to offer</w:t>
        </w:r>
      </w:ins>
      <w:r w:rsidRPr="00A03FC7">
        <w:rPr>
          <w:rFonts w:ascii="Trebuchet MS" w:hAnsi="Trebuchet MS"/>
          <w:noProof/>
        </w:rPr>
        <w:t xml:space="preserve"> the estimated value</w:t>
      </w:r>
      <w:ins w:id="10" w:author="Author">
        <w:r w:rsidRPr="00A03FC7">
          <w:rPr>
            <w:rFonts w:ascii="Trebuchet MS" w:hAnsi="Trebuchet MS"/>
            <w:noProof/>
          </w:rPr>
          <w:t xml:space="preserve"> of a person</w:t>
        </w:r>
        <w:r w:rsidRPr="00A03FC7">
          <w:rPr>
            <w:rStyle w:val="FootnoteReference"/>
            <w:rFonts w:ascii="Trebuchet MS" w:hAnsi="Trebuchet MS"/>
            <w:noProof/>
          </w:rPr>
          <w:footnoteReference w:id="1"/>
        </w:r>
        <w:r w:rsidRPr="00A03FC7">
          <w:rPr>
            <w:rFonts w:ascii="Trebuchet MS" w:hAnsi="Trebuchet MS"/>
            <w:noProof/>
          </w:rPr>
          <w:t xml:space="preserve"> to Jehovah</w:t>
        </w:r>
      </w:ins>
      <w:r w:rsidRPr="00A03FC7">
        <w:rPr>
          <w:rFonts w:ascii="Trebuchet MS" w:hAnsi="Trebuchet MS"/>
          <w:noProof/>
        </w:rPr>
        <w:t xml:space="preserve">, </w:t>
      </w:r>
      <w:r w:rsidRPr="00A03FC7">
        <w:rPr>
          <w:rFonts w:ascii="Trebuchet MS" w:hAnsi="Trebuchet MS"/>
          <w:b/>
          <w:noProof/>
        </w:rPr>
        <w:t xml:space="preserve">27:3 </w:t>
      </w:r>
      <w:del w:id="13" w:author="Author">
        <w:r w:rsidRPr="00A03FC7">
          <w:rPr>
            <w:rFonts w:ascii="Trebuchet MS" w:hAnsi="Trebuchet MS"/>
            <w:noProof/>
          </w:rPr>
          <w:delText xml:space="preserve">and </w:delText>
        </w:r>
      </w:del>
      <w:r w:rsidRPr="00A03FC7">
        <w:rPr>
          <w:rFonts w:ascii="Trebuchet MS" w:hAnsi="Trebuchet MS"/>
          <w:noProof/>
        </w:rPr>
        <w:t xml:space="preserve">the estimated value </w:t>
      </w:r>
      <w:del w:id="14" w:author="Author">
        <w:r w:rsidRPr="00A03FC7">
          <w:rPr>
            <w:rFonts w:ascii="Trebuchet MS" w:hAnsi="Trebuchet MS"/>
            <w:noProof/>
          </w:rPr>
          <w:delText xml:space="preserve">has to be </w:delText>
        </w:r>
      </w:del>
      <w:r w:rsidRPr="00A03FC7">
        <w:rPr>
          <w:rFonts w:ascii="Trebuchet MS" w:hAnsi="Trebuchet MS"/>
          <w:noProof/>
        </w:rPr>
        <w:t xml:space="preserve">of a male from </w:t>
      </w:r>
      <w:del w:id="15" w:author="Author">
        <w:r w:rsidRPr="00A03FC7">
          <w:rPr>
            <w:rFonts w:ascii="Trebuchet MS" w:hAnsi="Trebuchet MS"/>
            <w:noProof/>
          </w:rPr>
          <w:delText>twenty</w:delText>
        </w:r>
      </w:del>
      <w:ins w:id="16" w:author="Author">
        <w:r w:rsidRPr="00A03FC7">
          <w:rPr>
            <w:rFonts w:ascii="Trebuchet MS" w:hAnsi="Trebuchet MS"/>
            <w:noProof/>
          </w:rPr>
          <w:t>20 to 60</w:t>
        </w:r>
      </w:ins>
      <w:r w:rsidRPr="00A03FC7">
        <w:rPr>
          <w:rFonts w:ascii="Trebuchet MS" w:hAnsi="Trebuchet MS"/>
          <w:noProof/>
        </w:rPr>
        <w:t xml:space="preserve"> years old </w:t>
      </w:r>
      <w:del w:id="17" w:author="Author">
        <w:r w:rsidRPr="00A03FC7">
          <w:rPr>
            <w:rFonts w:ascii="Trebuchet MS" w:hAnsi="Trebuchet MS"/>
            <w:noProof/>
          </w:rPr>
          <w:delText>up to sixty years old, the estimated value must then become fifty</w:delText>
        </w:r>
      </w:del>
      <w:ins w:id="18" w:author="Author">
        <w:r w:rsidRPr="00A03FC7">
          <w:rPr>
            <w:rFonts w:ascii="Trebuchet MS" w:hAnsi="Trebuchet MS"/>
            <w:noProof/>
          </w:rPr>
          <w:t>will be 50</w:t>
        </w:r>
      </w:ins>
      <w:r w:rsidRPr="00A03FC7">
        <w:rPr>
          <w:rFonts w:ascii="Trebuchet MS" w:hAnsi="Trebuchet MS"/>
          <w:noProof/>
        </w:rPr>
        <w:t xml:space="preserve"> shekels</w:t>
      </w:r>
      <w:ins w:id="19" w:author="Author">
        <w:r w:rsidRPr="00A03FC7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03FC7">
        <w:rPr>
          <w:rFonts w:ascii="Trebuchet MS" w:hAnsi="Trebuchet MS"/>
          <w:noProof/>
        </w:rPr>
        <w:t xml:space="preserve"> of silver by the </w:t>
      </w:r>
      <w:ins w:id="22" w:author="Author">
        <w:r w:rsidRPr="00A03FC7">
          <w:rPr>
            <w:rFonts w:ascii="Trebuchet MS" w:hAnsi="Trebuchet MS"/>
            <w:noProof/>
          </w:rPr>
          <w:t xml:space="preserve">standard </w:t>
        </w:r>
      </w:ins>
      <w:r w:rsidRPr="00A03FC7">
        <w:rPr>
          <w:rFonts w:ascii="Trebuchet MS" w:hAnsi="Trebuchet MS"/>
          <w:noProof/>
        </w:rPr>
        <w:t>shekel of the holy place.</w:t>
      </w:r>
      <w:ins w:id="23" w:author="Author">
        <w:r w:rsidRPr="00A03FC7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03FC7">
        <w:rPr>
          <w:rFonts w:ascii="Trebuchet MS" w:hAnsi="Trebuchet MS"/>
          <w:noProof/>
        </w:rPr>
        <w:t xml:space="preserve"> </w:t>
      </w:r>
      <w:r w:rsidRPr="00A03FC7">
        <w:rPr>
          <w:rFonts w:ascii="Trebuchet MS" w:hAnsi="Trebuchet MS"/>
          <w:b/>
          <w:noProof/>
        </w:rPr>
        <w:t xml:space="preserve">27:4 </w:t>
      </w:r>
      <w:r w:rsidRPr="00A03FC7">
        <w:rPr>
          <w:rFonts w:ascii="Trebuchet MS" w:hAnsi="Trebuchet MS"/>
          <w:noProof/>
        </w:rPr>
        <w:t xml:space="preserve">But if it is a female, the estimated value </w:t>
      </w:r>
      <w:del w:id="26" w:author="Author">
        <w:r w:rsidRPr="00A03FC7">
          <w:rPr>
            <w:rFonts w:ascii="Trebuchet MS" w:hAnsi="Trebuchet MS"/>
            <w:noProof/>
          </w:rPr>
          <w:delText>must then become thirty</w:delText>
        </w:r>
      </w:del>
      <w:ins w:id="27" w:author="Author">
        <w:r w:rsidRPr="00A03FC7">
          <w:rPr>
            <w:rFonts w:ascii="Trebuchet MS" w:hAnsi="Trebuchet MS"/>
            <w:noProof/>
          </w:rPr>
          <w:t>will be 30</w:t>
        </w:r>
      </w:ins>
      <w:r w:rsidRPr="00A03FC7">
        <w:rPr>
          <w:rFonts w:ascii="Trebuchet MS" w:hAnsi="Trebuchet MS"/>
          <w:noProof/>
        </w:rPr>
        <w:t xml:space="preserve"> shekels. </w:t>
      </w:r>
      <w:r w:rsidRPr="00A03FC7">
        <w:rPr>
          <w:rFonts w:ascii="Trebuchet MS" w:hAnsi="Trebuchet MS"/>
          <w:b/>
          <w:noProof/>
        </w:rPr>
        <w:t xml:space="preserve">27:5 </w:t>
      </w:r>
      <w:del w:id="28" w:author="Author">
        <w:r w:rsidRPr="00A03FC7">
          <w:rPr>
            <w:rFonts w:ascii="Trebuchet MS" w:hAnsi="Trebuchet MS"/>
            <w:noProof/>
          </w:rPr>
          <w:delText>And if</w:delText>
        </w:r>
      </w:del>
      <w:ins w:id="29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the age is from </w:t>
      </w:r>
      <w:del w:id="30" w:author="Author">
        <w:r w:rsidRPr="00A03FC7">
          <w:rPr>
            <w:rFonts w:ascii="Trebuchet MS" w:hAnsi="Trebuchet MS"/>
            <w:noProof/>
          </w:rPr>
          <w:delText>five years old up</w:delText>
        </w:r>
      </w:del>
      <w:ins w:id="31" w:author="Author">
        <w:r w:rsidRPr="00A03FC7">
          <w:rPr>
            <w:rFonts w:ascii="Trebuchet MS" w:hAnsi="Trebuchet MS"/>
            <w:noProof/>
          </w:rPr>
          <w:t>5</w:t>
        </w:r>
      </w:ins>
      <w:r w:rsidRPr="00A03FC7">
        <w:rPr>
          <w:rFonts w:ascii="Trebuchet MS" w:hAnsi="Trebuchet MS"/>
          <w:noProof/>
        </w:rPr>
        <w:t xml:space="preserve"> to </w:t>
      </w:r>
      <w:del w:id="32" w:author="Author">
        <w:r w:rsidRPr="00A03FC7">
          <w:rPr>
            <w:rFonts w:ascii="Trebuchet MS" w:hAnsi="Trebuchet MS"/>
            <w:noProof/>
          </w:rPr>
          <w:delText>twenty</w:delText>
        </w:r>
      </w:del>
      <w:ins w:id="33" w:author="Author">
        <w:r w:rsidRPr="00A03FC7">
          <w:rPr>
            <w:rFonts w:ascii="Trebuchet MS" w:hAnsi="Trebuchet MS"/>
            <w:noProof/>
          </w:rPr>
          <w:t>20</w:t>
        </w:r>
      </w:ins>
      <w:r w:rsidRPr="00A03FC7">
        <w:rPr>
          <w:rFonts w:ascii="Trebuchet MS" w:hAnsi="Trebuchet MS"/>
          <w:noProof/>
        </w:rPr>
        <w:t xml:space="preserve"> years old, the estimated value of the male </w:t>
      </w:r>
      <w:del w:id="34" w:author="Author">
        <w:r w:rsidRPr="00A03FC7">
          <w:rPr>
            <w:rFonts w:ascii="Trebuchet MS" w:hAnsi="Trebuchet MS"/>
            <w:noProof/>
          </w:rPr>
          <w:delText>must then become twenty</w:delText>
        </w:r>
      </w:del>
      <w:ins w:id="35" w:author="Author">
        <w:r w:rsidRPr="00A03FC7">
          <w:rPr>
            <w:rFonts w:ascii="Trebuchet MS" w:hAnsi="Trebuchet MS"/>
            <w:noProof/>
          </w:rPr>
          <w:t>will be 20</w:t>
        </w:r>
      </w:ins>
      <w:r w:rsidRPr="00A03FC7">
        <w:rPr>
          <w:rFonts w:ascii="Trebuchet MS" w:hAnsi="Trebuchet MS"/>
          <w:noProof/>
        </w:rPr>
        <w:t xml:space="preserve"> shekels and </w:t>
      </w:r>
      <w:ins w:id="36" w:author="Author">
        <w:r w:rsidRPr="00A03FC7">
          <w:rPr>
            <w:rFonts w:ascii="Trebuchet MS" w:hAnsi="Trebuchet MS"/>
            <w:noProof/>
          </w:rPr>
          <w:t xml:space="preserve">10 shekels </w:t>
        </w:r>
      </w:ins>
      <w:r w:rsidRPr="00A03FC7">
        <w:rPr>
          <w:rFonts w:ascii="Trebuchet MS" w:hAnsi="Trebuchet MS"/>
          <w:noProof/>
        </w:rPr>
        <w:t>for the female</w:t>
      </w:r>
      <w:del w:id="37" w:author="Author">
        <w:r w:rsidRPr="00A03FC7">
          <w:rPr>
            <w:rFonts w:ascii="Trebuchet MS" w:hAnsi="Trebuchet MS"/>
            <w:noProof/>
          </w:rPr>
          <w:delText xml:space="preserve"> ten shekels</w:delText>
        </w:r>
      </w:del>
      <w:r w:rsidRPr="00A03FC7">
        <w:rPr>
          <w:rFonts w:ascii="Trebuchet MS" w:hAnsi="Trebuchet MS"/>
          <w:noProof/>
        </w:rPr>
        <w:t xml:space="preserve">. </w:t>
      </w:r>
      <w:r w:rsidRPr="00A03FC7">
        <w:rPr>
          <w:rFonts w:ascii="Trebuchet MS" w:hAnsi="Trebuchet MS"/>
          <w:b/>
          <w:noProof/>
        </w:rPr>
        <w:t xml:space="preserve">27:6 </w:t>
      </w:r>
      <w:del w:id="38" w:author="Author">
        <w:r w:rsidRPr="00A03FC7">
          <w:rPr>
            <w:rFonts w:ascii="Trebuchet MS" w:hAnsi="Trebuchet MS"/>
            <w:noProof/>
          </w:rPr>
          <w:delText>And if</w:delText>
        </w:r>
      </w:del>
      <w:ins w:id="39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the age is from </w:t>
      </w:r>
      <w:del w:id="40" w:author="Author">
        <w:r w:rsidRPr="00A03FC7">
          <w:rPr>
            <w:rFonts w:ascii="Trebuchet MS" w:hAnsi="Trebuchet MS"/>
            <w:noProof/>
          </w:rPr>
          <w:delText>a</w:delText>
        </w:r>
      </w:del>
      <w:ins w:id="41" w:author="Author">
        <w:r w:rsidRPr="00A03FC7">
          <w:rPr>
            <w:rFonts w:ascii="Trebuchet MS" w:hAnsi="Trebuchet MS"/>
            <w:noProof/>
          </w:rPr>
          <w:t>one</w:t>
        </w:r>
      </w:ins>
      <w:r w:rsidRPr="00A03FC7">
        <w:rPr>
          <w:rFonts w:ascii="Trebuchet MS" w:hAnsi="Trebuchet MS"/>
          <w:noProof/>
        </w:rPr>
        <w:t xml:space="preserve"> month </w:t>
      </w:r>
      <w:del w:id="42" w:author="Author">
        <w:r w:rsidRPr="00A03FC7">
          <w:rPr>
            <w:rFonts w:ascii="Trebuchet MS" w:hAnsi="Trebuchet MS"/>
            <w:noProof/>
          </w:rPr>
          <w:delText xml:space="preserve">old </w:delText>
        </w:r>
      </w:del>
      <w:r w:rsidRPr="00A03FC7">
        <w:rPr>
          <w:rFonts w:ascii="Trebuchet MS" w:hAnsi="Trebuchet MS"/>
          <w:noProof/>
        </w:rPr>
        <w:t xml:space="preserve">up to five years old, the estimated value of the male </w:t>
      </w:r>
      <w:del w:id="43" w:author="Author">
        <w:r w:rsidRPr="00A03FC7">
          <w:rPr>
            <w:rFonts w:ascii="Trebuchet MS" w:hAnsi="Trebuchet MS"/>
            <w:noProof/>
          </w:rPr>
          <w:delText xml:space="preserve">must then become </w:delText>
        </w:r>
      </w:del>
      <w:ins w:id="44" w:author="Author">
        <w:r w:rsidRPr="00A03FC7">
          <w:rPr>
            <w:rFonts w:ascii="Trebuchet MS" w:hAnsi="Trebuchet MS"/>
            <w:noProof/>
          </w:rPr>
          <w:t xml:space="preserve">will be </w:t>
        </w:r>
      </w:ins>
      <w:r w:rsidRPr="00A03FC7">
        <w:rPr>
          <w:rFonts w:ascii="Trebuchet MS" w:hAnsi="Trebuchet MS"/>
          <w:noProof/>
        </w:rPr>
        <w:t xml:space="preserve">five shekels of silver and </w:t>
      </w:r>
      <w:del w:id="45" w:author="Author">
        <w:r w:rsidRPr="00A03FC7">
          <w:rPr>
            <w:rFonts w:ascii="Trebuchet MS" w:hAnsi="Trebuchet MS"/>
            <w:noProof/>
          </w:rPr>
          <w:delText xml:space="preserve">for the female the estimated value must be </w:delText>
        </w:r>
      </w:del>
      <w:r w:rsidRPr="00A03FC7">
        <w:rPr>
          <w:rFonts w:ascii="Trebuchet MS" w:hAnsi="Trebuchet MS"/>
          <w:noProof/>
        </w:rPr>
        <w:t>three shekels of silver</w:t>
      </w:r>
      <w:ins w:id="46" w:author="Author">
        <w:r w:rsidRPr="00A03FC7">
          <w:rPr>
            <w:rFonts w:ascii="Trebuchet MS" w:hAnsi="Trebuchet MS"/>
            <w:noProof/>
          </w:rPr>
          <w:t xml:space="preserve"> for the female</w:t>
        </w:r>
      </w:ins>
      <w:r w:rsidRPr="00A03FC7">
        <w:rPr>
          <w:rFonts w:ascii="Trebuchet MS" w:hAnsi="Trebuchet MS"/>
          <w:noProof/>
        </w:rPr>
        <w:t>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27:7 </w:t>
      </w:r>
      <w:r w:rsidRPr="00A03FC7">
        <w:rPr>
          <w:rFonts w:ascii="Trebuchet MS" w:hAnsi="Trebuchet MS"/>
          <w:noProof/>
        </w:rPr>
        <w:t>“‘</w:t>
      </w:r>
      <w:del w:id="47" w:author="Author">
        <w:r w:rsidRPr="00A03FC7">
          <w:rPr>
            <w:rFonts w:ascii="Trebuchet MS" w:hAnsi="Trebuchet MS"/>
            <w:noProof/>
          </w:rPr>
          <w:delText>Now if</w:delText>
        </w:r>
      </w:del>
      <w:ins w:id="48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the age is </w:t>
      </w:r>
      <w:del w:id="49" w:author="Author">
        <w:r w:rsidRPr="00A03FC7">
          <w:rPr>
            <w:rFonts w:ascii="Trebuchet MS" w:hAnsi="Trebuchet MS"/>
            <w:noProof/>
          </w:rPr>
          <w:delText>from sixty</w:delText>
        </w:r>
      </w:del>
      <w:ins w:id="50" w:author="Author">
        <w:r w:rsidRPr="00A03FC7">
          <w:rPr>
            <w:rFonts w:ascii="Trebuchet MS" w:hAnsi="Trebuchet MS"/>
            <w:noProof/>
          </w:rPr>
          <w:t>60</w:t>
        </w:r>
      </w:ins>
      <w:r w:rsidRPr="00A03FC7">
        <w:rPr>
          <w:rFonts w:ascii="Trebuchet MS" w:hAnsi="Trebuchet MS"/>
          <w:noProof/>
        </w:rPr>
        <w:t xml:space="preserve"> years </w:t>
      </w:r>
      <w:del w:id="51" w:author="Author">
        <w:r w:rsidRPr="00A03FC7">
          <w:rPr>
            <w:rFonts w:ascii="Trebuchet MS" w:hAnsi="Trebuchet MS"/>
            <w:noProof/>
          </w:rPr>
          <w:delText>old upward, if it is a male</w:delText>
        </w:r>
      </w:del>
      <w:ins w:id="52" w:author="Author">
        <w:r w:rsidRPr="00A03FC7">
          <w:rPr>
            <w:rFonts w:ascii="Trebuchet MS" w:hAnsi="Trebuchet MS"/>
            <w:noProof/>
          </w:rPr>
          <w:t>and over</w:t>
        </w:r>
      </w:ins>
      <w:r w:rsidRPr="00A03FC7">
        <w:rPr>
          <w:rFonts w:ascii="Trebuchet MS" w:hAnsi="Trebuchet MS"/>
          <w:noProof/>
        </w:rPr>
        <w:t xml:space="preserve">, the estimated value </w:t>
      </w:r>
      <w:del w:id="53" w:author="Author">
        <w:r w:rsidRPr="00A03FC7">
          <w:rPr>
            <w:rFonts w:ascii="Trebuchet MS" w:hAnsi="Trebuchet MS"/>
            <w:noProof/>
          </w:rPr>
          <w:delText>must then become fifteen</w:delText>
        </w:r>
      </w:del>
      <w:ins w:id="54" w:author="Author">
        <w:r w:rsidRPr="00A03FC7">
          <w:rPr>
            <w:rFonts w:ascii="Trebuchet MS" w:hAnsi="Trebuchet MS"/>
            <w:noProof/>
          </w:rPr>
          <w:t>will be 15</w:t>
        </w:r>
      </w:ins>
      <w:r w:rsidRPr="00A03FC7">
        <w:rPr>
          <w:rFonts w:ascii="Trebuchet MS" w:hAnsi="Trebuchet MS"/>
          <w:noProof/>
        </w:rPr>
        <w:t xml:space="preserve"> shekels </w:t>
      </w:r>
      <w:ins w:id="55" w:author="Author">
        <w:r w:rsidRPr="00A03FC7">
          <w:rPr>
            <w:rFonts w:ascii="Trebuchet MS" w:hAnsi="Trebuchet MS"/>
            <w:noProof/>
          </w:rPr>
          <w:t xml:space="preserve">for the male </w:t>
        </w:r>
      </w:ins>
      <w:r w:rsidRPr="00A03FC7">
        <w:rPr>
          <w:rFonts w:ascii="Trebuchet MS" w:hAnsi="Trebuchet MS"/>
          <w:noProof/>
        </w:rPr>
        <w:t xml:space="preserve">and </w:t>
      </w:r>
      <w:ins w:id="56" w:author="Author">
        <w:r w:rsidRPr="00A03FC7">
          <w:rPr>
            <w:rFonts w:ascii="Trebuchet MS" w:hAnsi="Trebuchet MS"/>
            <w:noProof/>
          </w:rPr>
          <w:t xml:space="preserve">10 shekels </w:t>
        </w:r>
      </w:ins>
      <w:r w:rsidRPr="00A03FC7">
        <w:rPr>
          <w:rFonts w:ascii="Trebuchet MS" w:hAnsi="Trebuchet MS"/>
          <w:noProof/>
        </w:rPr>
        <w:t>for the female</w:t>
      </w:r>
      <w:del w:id="57" w:author="Author">
        <w:r w:rsidRPr="00A03FC7">
          <w:rPr>
            <w:rFonts w:ascii="Trebuchet MS" w:hAnsi="Trebuchet MS"/>
            <w:noProof/>
          </w:rPr>
          <w:delText xml:space="preserve"> ten shekels</w:delText>
        </w:r>
      </w:del>
      <w:r w:rsidRPr="00A03FC7">
        <w:rPr>
          <w:rFonts w:ascii="Trebuchet MS" w:hAnsi="Trebuchet MS"/>
          <w:noProof/>
        </w:rPr>
        <w:t xml:space="preserve">. </w:t>
      </w:r>
      <w:r w:rsidRPr="00A03FC7">
        <w:rPr>
          <w:rFonts w:ascii="Trebuchet MS" w:hAnsi="Trebuchet MS"/>
          <w:b/>
          <w:noProof/>
        </w:rPr>
        <w:t xml:space="preserve">27:8 </w:t>
      </w:r>
      <w:r w:rsidRPr="00A03FC7">
        <w:rPr>
          <w:rFonts w:ascii="Trebuchet MS" w:hAnsi="Trebuchet MS"/>
          <w:noProof/>
        </w:rPr>
        <w:t xml:space="preserve">But if he </w:t>
      </w:r>
      <w:del w:id="58" w:author="Author">
        <w:r w:rsidRPr="00A03FC7">
          <w:rPr>
            <w:rFonts w:ascii="Trebuchet MS" w:hAnsi="Trebuchet MS"/>
            <w:noProof/>
          </w:rPr>
          <w:delText>has become</w:delText>
        </w:r>
      </w:del>
      <w:ins w:id="59" w:author="Author">
        <w:r w:rsidRPr="00A03FC7">
          <w:rPr>
            <w:rFonts w:ascii="Trebuchet MS" w:hAnsi="Trebuchet MS"/>
            <w:noProof/>
          </w:rPr>
          <w:t>is</w:t>
        </w:r>
      </w:ins>
      <w:r w:rsidRPr="00A03FC7">
        <w:rPr>
          <w:rFonts w:ascii="Trebuchet MS" w:hAnsi="Trebuchet MS"/>
          <w:noProof/>
        </w:rPr>
        <w:t xml:space="preserve"> too poor </w:t>
      </w:r>
      <w:del w:id="60" w:author="Author">
        <w:r w:rsidRPr="00A03FC7">
          <w:rPr>
            <w:rFonts w:ascii="Trebuchet MS" w:hAnsi="Trebuchet MS"/>
            <w:noProof/>
          </w:rPr>
          <w:delText>for</w:delText>
        </w:r>
      </w:del>
      <w:ins w:id="61" w:author="Author">
        <w:r w:rsidRPr="00A03FC7">
          <w:rPr>
            <w:rFonts w:ascii="Trebuchet MS" w:hAnsi="Trebuchet MS"/>
            <w:noProof/>
          </w:rPr>
          <w:t>to pay</w:t>
        </w:r>
      </w:ins>
      <w:r w:rsidRPr="00A03FC7">
        <w:rPr>
          <w:rFonts w:ascii="Trebuchet MS" w:hAnsi="Trebuchet MS"/>
          <w:noProof/>
        </w:rPr>
        <w:t xml:space="preserve"> the estimated value, </w:t>
      </w:r>
      <w:del w:id="62" w:author="Author">
        <w:r w:rsidRPr="00A03FC7">
          <w:rPr>
            <w:rFonts w:ascii="Trebuchet MS" w:hAnsi="Trebuchet MS"/>
            <w:noProof/>
          </w:rPr>
          <w:delText xml:space="preserve">he must then stand </w:delText>
        </w:r>
      </w:del>
      <w:r w:rsidRPr="00A03FC7">
        <w:rPr>
          <w:rFonts w:ascii="Trebuchet MS" w:hAnsi="Trebuchet MS"/>
          <w:noProof/>
        </w:rPr>
        <w:t xml:space="preserve">the person </w:t>
      </w:r>
      <w:ins w:id="63" w:author="Author">
        <w:r w:rsidRPr="00A03FC7">
          <w:rPr>
            <w:rFonts w:ascii="Trebuchet MS" w:hAnsi="Trebuchet MS"/>
            <w:noProof/>
          </w:rPr>
          <w:t xml:space="preserve">will stand </w:t>
        </w:r>
      </w:ins>
      <w:r w:rsidRPr="00A03FC7">
        <w:rPr>
          <w:rFonts w:ascii="Trebuchet MS" w:hAnsi="Trebuchet MS"/>
          <w:noProof/>
        </w:rPr>
        <w:t xml:space="preserve">before the priest, and the priest </w:t>
      </w:r>
      <w:del w:id="64" w:author="Author">
        <w:r w:rsidRPr="00A03FC7">
          <w:rPr>
            <w:rFonts w:ascii="Trebuchet MS" w:hAnsi="Trebuchet MS"/>
            <w:noProof/>
          </w:rPr>
          <w:delText>must put</w:delText>
        </w:r>
      </w:del>
      <w:ins w:id="65" w:author="Author">
        <w:r w:rsidRPr="00A03FC7">
          <w:rPr>
            <w:rFonts w:ascii="Trebuchet MS" w:hAnsi="Trebuchet MS"/>
            <w:noProof/>
          </w:rPr>
          <w:t>will set</w:t>
        </w:r>
      </w:ins>
      <w:r w:rsidRPr="00A03FC7">
        <w:rPr>
          <w:rFonts w:ascii="Trebuchet MS" w:hAnsi="Trebuchet MS"/>
          <w:noProof/>
        </w:rPr>
        <w:t xml:space="preserve"> a </w:t>
      </w:r>
      <w:ins w:id="66" w:author="Author">
        <w:r w:rsidRPr="00A03FC7">
          <w:rPr>
            <w:rFonts w:ascii="Trebuchet MS" w:hAnsi="Trebuchet MS"/>
            <w:noProof/>
          </w:rPr>
          <w:t xml:space="preserve">value on him. The priest will make the </w:t>
        </w:r>
      </w:ins>
      <w:r w:rsidRPr="00A03FC7">
        <w:rPr>
          <w:rFonts w:ascii="Trebuchet MS" w:hAnsi="Trebuchet MS"/>
          <w:noProof/>
        </w:rPr>
        <w:t xml:space="preserve">valuation </w:t>
      </w:r>
      <w:del w:id="67" w:author="Author">
        <w:r w:rsidRPr="00A03FC7">
          <w:rPr>
            <w:rFonts w:ascii="Trebuchet MS" w:hAnsi="Trebuchet MS"/>
            <w:noProof/>
          </w:rPr>
          <w:delText>upon him. According</w:delText>
        </w:r>
      </w:del>
      <w:ins w:id="68" w:author="Author">
        <w:r w:rsidRPr="00A03FC7">
          <w:rPr>
            <w:rFonts w:ascii="Trebuchet MS" w:hAnsi="Trebuchet MS"/>
            <w:noProof/>
          </w:rPr>
          <w:t>according</w:t>
        </w:r>
      </w:ins>
      <w:r w:rsidRPr="00A03FC7">
        <w:rPr>
          <w:rFonts w:ascii="Trebuchet MS" w:hAnsi="Trebuchet MS"/>
          <w:noProof/>
        </w:rPr>
        <w:t xml:space="preserve"> to what the </w:t>
      </w:r>
      <w:del w:id="69" w:author="Author">
        <w:r w:rsidRPr="00A03FC7">
          <w:rPr>
            <w:rFonts w:ascii="Trebuchet MS" w:hAnsi="Trebuchet MS"/>
            <w:noProof/>
          </w:rPr>
          <w:delText>vower</w:delText>
        </w:r>
      </w:del>
      <w:ins w:id="70" w:author="Author">
        <w:r w:rsidRPr="00A03FC7">
          <w:rPr>
            <w:rFonts w:ascii="Trebuchet MS" w:hAnsi="Trebuchet MS"/>
            <w:noProof/>
          </w:rPr>
          <w:t>one making the vow</w:t>
        </w:r>
      </w:ins>
      <w:r w:rsidRPr="00A03FC7">
        <w:rPr>
          <w:rFonts w:ascii="Trebuchet MS" w:hAnsi="Trebuchet MS"/>
          <w:noProof/>
        </w:rPr>
        <w:t xml:space="preserve"> can afford</w:t>
      </w:r>
      <w:del w:id="71" w:author="Author">
        <w:r w:rsidRPr="00A03FC7">
          <w:rPr>
            <w:rFonts w:ascii="Trebuchet MS" w:hAnsi="Trebuchet MS"/>
            <w:noProof/>
          </w:rPr>
          <w:delText>, the priest will put a valuation upon him</w:delText>
        </w:r>
      </w:del>
      <w:r w:rsidRPr="00A03FC7">
        <w:rPr>
          <w:rFonts w:ascii="Trebuchet MS" w:hAnsi="Trebuchet MS"/>
          <w:noProof/>
        </w:rPr>
        <w:t>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27:9 </w:t>
      </w:r>
      <w:r w:rsidRPr="00A03FC7">
        <w:rPr>
          <w:rFonts w:ascii="Trebuchet MS" w:hAnsi="Trebuchet MS"/>
          <w:noProof/>
        </w:rPr>
        <w:t>“‘</w:t>
      </w:r>
      <w:del w:id="72" w:author="Author">
        <w:r w:rsidRPr="00A03FC7">
          <w:rPr>
            <w:rFonts w:ascii="Trebuchet MS" w:hAnsi="Trebuchet MS"/>
            <w:noProof/>
          </w:rPr>
          <w:delText>And if it</w:delText>
        </w:r>
      </w:del>
      <w:ins w:id="73" w:author="Author">
        <w:r w:rsidRPr="00A03FC7">
          <w:rPr>
            <w:rFonts w:ascii="Trebuchet MS" w:hAnsi="Trebuchet MS"/>
            <w:noProof/>
          </w:rPr>
          <w:t>If the vow involves an animal that</w:t>
        </w:r>
      </w:ins>
      <w:r w:rsidRPr="00A03FC7">
        <w:rPr>
          <w:rFonts w:ascii="Trebuchet MS" w:hAnsi="Trebuchet MS"/>
          <w:noProof/>
        </w:rPr>
        <w:t xml:space="preserve"> is </w:t>
      </w:r>
      <w:del w:id="74" w:author="Author">
        <w:r w:rsidRPr="00A03FC7">
          <w:rPr>
            <w:rFonts w:ascii="Trebuchet MS" w:hAnsi="Trebuchet MS"/>
            <w:noProof/>
          </w:rPr>
          <w:delText>a beast such as one presents in</w:delText>
        </w:r>
      </w:del>
      <w:ins w:id="75" w:author="Author">
        <w:r w:rsidRPr="00A03FC7">
          <w:rPr>
            <w:rFonts w:ascii="Trebuchet MS" w:hAnsi="Trebuchet MS"/>
            <w:noProof/>
          </w:rPr>
          <w:t>suitable for</w:t>
        </w:r>
      </w:ins>
      <w:r w:rsidRPr="00A03FC7">
        <w:rPr>
          <w:rFonts w:ascii="Trebuchet MS" w:hAnsi="Trebuchet MS"/>
          <w:noProof/>
        </w:rPr>
        <w:t xml:space="preserve"> offering to Jehovah, </w:t>
      </w:r>
      <w:del w:id="76" w:author="Author">
        <w:r w:rsidRPr="00A03FC7">
          <w:rPr>
            <w:rFonts w:ascii="Trebuchet MS" w:hAnsi="Trebuchet MS"/>
            <w:noProof/>
          </w:rPr>
          <w:delText>everything of what he</w:delText>
        </w:r>
      </w:del>
      <w:ins w:id="77" w:author="Author">
        <w:r w:rsidRPr="00A03FC7">
          <w:rPr>
            <w:rFonts w:ascii="Trebuchet MS" w:hAnsi="Trebuchet MS"/>
            <w:noProof/>
          </w:rPr>
          <w:t>whatever</w:t>
        </w:r>
      </w:ins>
      <w:r w:rsidRPr="00A03FC7">
        <w:rPr>
          <w:rFonts w:ascii="Trebuchet MS" w:hAnsi="Trebuchet MS"/>
          <w:noProof/>
        </w:rPr>
        <w:t xml:space="preserve"> may </w:t>
      </w:r>
      <w:del w:id="78" w:author="Author">
        <w:r w:rsidRPr="00A03FC7">
          <w:rPr>
            <w:rFonts w:ascii="Trebuchet MS" w:hAnsi="Trebuchet MS"/>
            <w:noProof/>
          </w:rPr>
          <w:delText>give</w:delText>
        </w:r>
      </w:del>
      <w:ins w:id="79" w:author="Author">
        <w:r w:rsidRPr="00A03FC7">
          <w:rPr>
            <w:rFonts w:ascii="Trebuchet MS" w:hAnsi="Trebuchet MS"/>
            <w:noProof/>
          </w:rPr>
          <w:t>be given</w:t>
        </w:r>
      </w:ins>
      <w:r w:rsidRPr="00A03FC7">
        <w:rPr>
          <w:rFonts w:ascii="Trebuchet MS" w:hAnsi="Trebuchet MS"/>
          <w:noProof/>
        </w:rPr>
        <w:t xml:space="preserve"> to Jehovah will become something holy. </w:t>
      </w:r>
      <w:r w:rsidRPr="00A03FC7">
        <w:rPr>
          <w:rFonts w:ascii="Trebuchet MS" w:hAnsi="Trebuchet MS"/>
          <w:b/>
          <w:noProof/>
        </w:rPr>
        <w:t xml:space="preserve">27:10 </w:t>
      </w:r>
      <w:r w:rsidRPr="00A03FC7">
        <w:rPr>
          <w:rFonts w:ascii="Trebuchet MS" w:hAnsi="Trebuchet MS"/>
          <w:noProof/>
        </w:rPr>
        <w:t>He may not replace it</w:t>
      </w:r>
      <w:del w:id="80" w:author="Author">
        <w:r w:rsidRPr="00A03FC7">
          <w:rPr>
            <w:rFonts w:ascii="Trebuchet MS" w:hAnsi="Trebuchet MS"/>
            <w:noProof/>
          </w:rPr>
          <w:delText>, and he may not</w:delText>
        </w:r>
      </w:del>
      <w:ins w:id="81" w:author="Author">
        <w:r w:rsidRPr="00A03FC7">
          <w:rPr>
            <w:rFonts w:ascii="Trebuchet MS" w:hAnsi="Trebuchet MS"/>
            <w:noProof/>
          </w:rPr>
          <w:t xml:space="preserve"> or</w:t>
        </w:r>
      </w:ins>
      <w:r w:rsidRPr="00A03FC7">
        <w:rPr>
          <w:rFonts w:ascii="Trebuchet MS" w:hAnsi="Trebuchet MS"/>
          <w:noProof/>
        </w:rPr>
        <w:t xml:space="preserve"> exchange it with good for bad or with bad for good. But if he should exchange it </w:t>
      </w:r>
      <w:del w:id="82" w:author="Author">
        <w:r w:rsidRPr="00A03FC7">
          <w:rPr>
            <w:rFonts w:ascii="Trebuchet MS" w:hAnsi="Trebuchet MS"/>
            <w:noProof/>
          </w:rPr>
          <w:delText xml:space="preserve">at all </w:delText>
        </w:r>
      </w:del>
      <w:r w:rsidRPr="00A03FC7">
        <w:rPr>
          <w:rFonts w:ascii="Trebuchet MS" w:hAnsi="Trebuchet MS"/>
          <w:noProof/>
        </w:rPr>
        <w:t xml:space="preserve">with </w:t>
      </w:r>
      <w:del w:id="83" w:author="Author">
        <w:r w:rsidRPr="00A03FC7">
          <w:rPr>
            <w:rFonts w:ascii="Trebuchet MS" w:hAnsi="Trebuchet MS"/>
            <w:noProof/>
          </w:rPr>
          <w:delText>beast</w:delText>
        </w:r>
      </w:del>
      <w:ins w:id="84" w:author="Author">
        <w:r w:rsidRPr="00A03FC7">
          <w:rPr>
            <w:rFonts w:ascii="Trebuchet MS" w:hAnsi="Trebuchet MS"/>
            <w:noProof/>
          </w:rPr>
          <w:t>one animal</w:t>
        </w:r>
      </w:ins>
      <w:r w:rsidRPr="00A03FC7">
        <w:rPr>
          <w:rFonts w:ascii="Trebuchet MS" w:hAnsi="Trebuchet MS"/>
          <w:noProof/>
        </w:rPr>
        <w:t xml:space="preserve"> for </w:t>
      </w:r>
      <w:del w:id="85" w:author="Author">
        <w:r w:rsidRPr="00A03FC7">
          <w:rPr>
            <w:rFonts w:ascii="Trebuchet MS" w:hAnsi="Trebuchet MS"/>
            <w:noProof/>
          </w:rPr>
          <w:delText xml:space="preserve">beast, it itself must then become </w:delText>
        </w:r>
      </w:del>
      <w:ins w:id="86" w:author="Author">
        <w:r w:rsidRPr="00A03FC7">
          <w:rPr>
            <w:rFonts w:ascii="Trebuchet MS" w:hAnsi="Trebuchet MS"/>
            <w:noProof/>
          </w:rPr>
          <w:t xml:space="preserve">another animal, the original </w:t>
        </w:r>
      </w:ins>
      <w:r w:rsidRPr="00A03FC7">
        <w:rPr>
          <w:rFonts w:ascii="Trebuchet MS" w:hAnsi="Trebuchet MS"/>
          <w:noProof/>
        </w:rPr>
        <w:t xml:space="preserve">and what is exchanged for it </w:t>
      </w:r>
      <w:del w:id="87" w:author="Author">
        <w:r w:rsidRPr="00A03FC7">
          <w:rPr>
            <w:rFonts w:ascii="Trebuchet MS" w:hAnsi="Trebuchet MS"/>
            <w:noProof/>
          </w:rPr>
          <w:delText>should</w:delText>
        </w:r>
      </w:del>
      <w:ins w:id="88" w:author="Author">
        <w:r w:rsidRPr="00A03FC7">
          <w:rPr>
            <w:rFonts w:ascii="Trebuchet MS" w:hAnsi="Trebuchet MS"/>
            <w:noProof/>
          </w:rPr>
          <w:t>will both</w:t>
        </w:r>
      </w:ins>
      <w:r w:rsidRPr="00A03FC7">
        <w:rPr>
          <w:rFonts w:ascii="Trebuchet MS" w:hAnsi="Trebuchet MS"/>
          <w:noProof/>
        </w:rPr>
        <w:t xml:space="preserve"> become </w:t>
      </w:r>
      <w:del w:id="89" w:author="Author">
        <w:r w:rsidRPr="00A03FC7">
          <w:rPr>
            <w:rFonts w:ascii="Trebuchet MS" w:hAnsi="Trebuchet MS"/>
            <w:noProof/>
          </w:rPr>
          <w:delText xml:space="preserve">something </w:delText>
        </w:r>
      </w:del>
      <w:r w:rsidRPr="00A03FC7">
        <w:rPr>
          <w:rFonts w:ascii="Trebuchet MS" w:hAnsi="Trebuchet MS"/>
          <w:noProof/>
        </w:rPr>
        <w:t xml:space="preserve">holy. </w:t>
      </w:r>
      <w:r w:rsidRPr="00A03FC7">
        <w:rPr>
          <w:rFonts w:ascii="Trebuchet MS" w:hAnsi="Trebuchet MS"/>
          <w:b/>
          <w:noProof/>
        </w:rPr>
        <w:t xml:space="preserve">27:11 </w:t>
      </w:r>
      <w:del w:id="90" w:author="Author">
        <w:r w:rsidRPr="00A03FC7">
          <w:rPr>
            <w:rFonts w:ascii="Trebuchet MS" w:hAnsi="Trebuchet MS"/>
            <w:noProof/>
          </w:rPr>
          <w:delText>And if</w:delText>
        </w:r>
      </w:del>
      <w:ins w:id="91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it is </w:t>
      </w:r>
      <w:del w:id="92" w:author="Author">
        <w:r w:rsidRPr="00A03FC7">
          <w:rPr>
            <w:rFonts w:ascii="Trebuchet MS" w:hAnsi="Trebuchet MS"/>
            <w:noProof/>
          </w:rPr>
          <w:delText>any</w:delText>
        </w:r>
      </w:del>
      <w:ins w:id="93" w:author="Author">
        <w:r w:rsidRPr="00A03FC7">
          <w:rPr>
            <w:rFonts w:ascii="Trebuchet MS" w:hAnsi="Trebuchet MS"/>
            <w:noProof/>
          </w:rPr>
          <w:t>an</w:t>
        </w:r>
      </w:ins>
      <w:r w:rsidRPr="00A03FC7">
        <w:rPr>
          <w:rFonts w:ascii="Trebuchet MS" w:hAnsi="Trebuchet MS"/>
          <w:noProof/>
        </w:rPr>
        <w:t xml:space="preserve"> unclean </w:t>
      </w:r>
      <w:del w:id="94" w:author="Author">
        <w:r w:rsidRPr="00A03FC7">
          <w:rPr>
            <w:rFonts w:ascii="Trebuchet MS" w:hAnsi="Trebuchet MS"/>
            <w:noProof/>
          </w:rPr>
          <w:delText>beast such as one</w:delText>
        </w:r>
      </w:del>
      <w:ins w:id="95" w:author="Author">
        <w:r w:rsidRPr="00A03FC7">
          <w:rPr>
            <w:rFonts w:ascii="Trebuchet MS" w:hAnsi="Trebuchet MS"/>
            <w:noProof/>
          </w:rPr>
          <w:t>animal that</w:t>
        </w:r>
      </w:ins>
      <w:r w:rsidRPr="00A03FC7">
        <w:rPr>
          <w:rFonts w:ascii="Trebuchet MS" w:hAnsi="Trebuchet MS"/>
          <w:noProof/>
        </w:rPr>
        <w:t xml:space="preserve"> may not </w:t>
      </w:r>
      <w:del w:id="96" w:author="Author">
        <w:r w:rsidRPr="00A03FC7">
          <w:rPr>
            <w:rFonts w:ascii="Trebuchet MS" w:hAnsi="Trebuchet MS"/>
            <w:noProof/>
          </w:rPr>
          <w:delText>present in</w:delText>
        </w:r>
      </w:del>
      <w:ins w:id="97" w:author="Author">
        <w:r w:rsidRPr="00A03FC7">
          <w:rPr>
            <w:rFonts w:ascii="Trebuchet MS" w:hAnsi="Trebuchet MS"/>
            <w:noProof/>
          </w:rPr>
          <w:t>be presented as an</w:t>
        </w:r>
      </w:ins>
      <w:r w:rsidRPr="00A03FC7">
        <w:rPr>
          <w:rFonts w:ascii="Trebuchet MS" w:hAnsi="Trebuchet MS"/>
          <w:noProof/>
        </w:rPr>
        <w:t xml:space="preserve"> offering to Jehovah, he </w:t>
      </w:r>
      <w:del w:id="98" w:author="Author">
        <w:r w:rsidRPr="00A03FC7">
          <w:rPr>
            <w:rFonts w:ascii="Trebuchet MS" w:hAnsi="Trebuchet MS"/>
            <w:noProof/>
          </w:rPr>
          <w:delText>must</w:delText>
        </w:r>
      </w:del>
      <w:ins w:id="99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then stand the </w:t>
      </w:r>
      <w:del w:id="100" w:author="Author">
        <w:r w:rsidRPr="00A03FC7">
          <w:rPr>
            <w:rFonts w:ascii="Trebuchet MS" w:hAnsi="Trebuchet MS"/>
            <w:noProof/>
          </w:rPr>
          <w:delText>beast</w:delText>
        </w:r>
      </w:del>
      <w:ins w:id="101" w:author="Author">
        <w:r w:rsidRPr="00A03FC7">
          <w:rPr>
            <w:rFonts w:ascii="Trebuchet MS" w:hAnsi="Trebuchet MS"/>
            <w:noProof/>
          </w:rPr>
          <w:t>animal</w:t>
        </w:r>
      </w:ins>
      <w:r w:rsidRPr="00A03FC7">
        <w:rPr>
          <w:rFonts w:ascii="Trebuchet MS" w:hAnsi="Trebuchet MS"/>
          <w:noProof/>
        </w:rPr>
        <w:t xml:space="preserve"> before the priest. </w:t>
      </w:r>
      <w:r w:rsidRPr="00A03FC7">
        <w:rPr>
          <w:rFonts w:ascii="Trebuchet MS" w:hAnsi="Trebuchet MS"/>
          <w:b/>
          <w:noProof/>
        </w:rPr>
        <w:t xml:space="preserve">27:12 </w:t>
      </w:r>
      <w:del w:id="102" w:author="Author">
        <w:r w:rsidRPr="00A03FC7">
          <w:rPr>
            <w:rFonts w:ascii="Trebuchet MS" w:hAnsi="Trebuchet MS"/>
            <w:noProof/>
          </w:rPr>
          <w:delText>And the</w:delText>
        </w:r>
      </w:del>
      <w:ins w:id="103" w:author="Author">
        <w:r w:rsidRPr="00A03FC7">
          <w:rPr>
            <w:rFonts w:ascii="Trebuchet MS" w:hAnsi="Trebuchet MS"/>
            <w:noProof/>
          </w:rPr>
          <w:t>The</w:t>
        </w:r>
      </w:ins>
      <w:r w:rsidRPr="00A03FC7">
        <w:rPr>
          <w:rFonts w:ascii="Trebuchet MS" w:hAnsi="Trebuchet MS"/>
          <w:noProof/>
        </w:rPr>
        <w:t xml:space="preserve"> priest </w:t>
      </w:r>
      <w:del w:id="104" w:author="Author">
        <w:r w:rsidRPr="00A03FC7">
          <w:rPr>
            <w:rFonts w:ascii="Trebuchet MS" w:hAnsi="Trebuchet MS"/>
            <w:noProof/>
          </w:rPr>
          <w:delText xml:space="preserve">must put a valuation upon it </w:delText>
        </w:r>
      </w:del>
      <w:ins w:id="105" w:author="Author">
        <w:r w:rsidRPr="00A03FC7">
          <w:rPr>
            <w:rFonts w:ascii="Trebuchet MS" w:hAnsi="Trebuchet MS"/>
            <w:noProof/>
          </w:rPr>
          <w:t xml:space="preserve">will then set its value, as to </w:t>
        </w:r>
      </w:ins>
      <w:r w:rsidRPr="00A03FC7">
        <w:rPr>
          <w:rFonts w:ascii="Trebuchet MS" w:hAnsi="Trebuchet MS"/>
          <w:noProof/>
        </w:rPr>
        <w:t xml:space="preserve">whether it is good or bad. </w:t>
      </w:r>
      <w:del w:id="106" w:author="Author">
        <w:r w:rsidRPr="00A03FC7">
          <w:rPr>
            <w:rFonts w:ascii="Trebuchet MS" w:hAnsi="Trebuchet MS"/>
            <w:noProof/>
          </w:rPr>
          <w:delText>According to the</w:delText>
        </w:r>
      </w:del>
      <w:ins w:id="107" w:author="Author">
        <w:r w:rsidRPr="00A03FC7">
          <w:rPr>
            <w:rFonts w:ascii="Trebuchet MS" w:hAnsi="Trebuchet MS"/>
            <w:noProof/>
          </w:rPr>
          <w:t>The</w:t>
        </w:r>
      </w:ins>
      <w:r w:rsidRPr="00A03FC7">
        <w:rPr>
          <w:rFonts w:ascii="Trebuchet MS" w:hAnsi="Trebuchet MS"/>
          <w:noProof/>
        </w:rPr>
        <w:t xml:space="preserve"> value estimated by the priest</w:t>
      </w:r>
      <w:del w:id="108" w:author="Author">
        <w:r w:rsidRPr="00A03FC7">
          <w:rPr>
            <w:rFonts w:ascii="Trebuchet MS" w:hAnsi="Trebuchet MS"/>
            <w:noProof/>
          </w:rPr>
          <w:delText>, so it should become</w:delText>
        </w:r>
      </w:del>
      <w:ins w:id="109" w:author="Author">
        <w:r w:rsidRPr="00A03FC7">
          <w:rPr>
            <w:rFonts w:ascii="Trebuchet MS" w:hAnsi="Trebuchet MS"/>
            <w:noProof/>
          </w:rPr>
          <w:t xml:space="preserve"> will stand</w:t>
        </w:r>
      </w:ins>
      <w:r w:rsidRPr="00A03FC7">
        <w:rPr>
          <w:rFonts w:ascii="Trebuchet MS" w:hAnsi="Trebuchet MS"/>
          <w:noProof/>
        </w:rPr>
        <w:t xml:space="preserve">. </w:t>
      </w:r>
      <w:r w:rsidRPr="00A03FC7">
        <w:rPr>
          <w:rFonts w:ascii="Trebuchet MS" w:hAnsi="Trebuchet MS"/>
          <w:b/>
          <w:noProof/>
        </w:rPr>
        <w:t xml:space="preserve">27:13 </w:t>
      </w:r>
      <w:r w:rsidRPr="00A03FC7">
        <w:rPr>
          <w:rFonts w:ascii="Trebuchet MS" w:hAnsi="Trebuchet MS"/>
          <w:noProof/>
        </w:rPr>
        <w:t xml:space="preserve">But if he </w:t>
      </w:r>
      <w:ins w:id="110" w:author="Author">
        <w:r w:rsidRPr="00A03FC7">
          <w:rPr>
            <w:rFonts w:ascii="Trebuchet MS" w:hAnsi="Trebuchet MS"/>
            <w:noProof/>
          </w:rPr>
          <w:t xml:space="preserve">ever </w:t>
        </w:r>
      </w:ins>
      <w:r w:rsidRPr="00A03FC7">
        <w:rPr>
          <w:rFonts w:ascii="Trebuchet MS" w:hAnsi="Trebuchet MS"/>
          <w:noProof/>
        </w:rPr>
        <w:t>wants to buy it back</w:t>
      </w:r>
      <w:del w:id="111" w:author="Author">
        <w:r w:rsidRPr="00A03FC7">
          <w:rPr>
            <w:rFonts w:ascii="Trebuchet MS" w:hAnsi="Trebuchet MS"/>
            <w:noProof/>
          </w:rPr>
          <w:delText xml:space="preserve"> at all</w:delText>
        </w:r>
      </w:del>
      <w:r w:rsidRPr="00A03FC7">
        <w:rPr>
          <w:rFonts w:ascii="Trebuchet MS" w:hAnsi="Trebuchet MS"/>
          <w:noProof/>
        </w:rPr>
        <w:t>, he must then give a fifth of it in addition to the estimated value.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27:14 </w:t>
      </w:r>
      <w:r w:rsidRPr="00A03FC7">
        <w:rPr>
          <w:rFonts w:ascii="Trebuchet MS" w:hAnsi="Trebuchet MS"/>
          <w:noProof/>
        </w:rPr>
        <w:t xml:space="preserve">“‘Now </w:t>
      </w:r>
      <w:del w:id="112" w:author="Author">
        <w:r w:rsidRPr="00A03FC7">
          <w:rPr>
            <w:rFonts w:ascii="Trebuchet MS" w:hAnsi="Trebuchet MS"/>
            <w:noProof/>
          </w:rPr>
          <w:delText>in case</w:delText>
        </w:r>
      </w:del>
      <w:ins w:id="113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a man should sanctify his house as something holy to Jehovah, the priest </w:t>
      </w:r>
      <w:del w:id="114" w:author="Author">
        <w:r w:rsidRPr="00A03FC7">
          <w:rPr>
            <w:rFonts w:ascii="Trebuchet MS" w:hAnsi="Trebuchet MS"/>
            <w:noProof/>
          </w:rPr>
          <w:delText>must</w:delText>
        </w:r>
      </w:del>
      <w:ins w:id="115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then </w:t>
      </w:r>
      <w:del w:id="116" w:author="Author">
        <w:r w:rsidRPr="00A03FC7">
          <w:rPr>
            <w:rFonts w:ascii="Trebuchet MS" w:hAnsi="Trebuchet MS"/>
            <w:noProof/>
          </w:rPr>
          <w:delText>make a valuation of it</w:delText>
        </w:r>
      </w:del>
      <w:ins w:id="117" w:author="Author">
        <w:r w:rsidRPr="00A03FC7">
          <w:rPr>
            <w:rFonts w:ascii="Trebuchet MS" w:hAnsi="Trebuchet MS"/>
            <w:noProof/>
          </w:rPr>
          <w:t>set its value,</w:t>
        </w:r>
      </w:ins>
      <w:r w:rsidRPr="00A03FC7">
        <w:rPr>
          <w:rFonts w:ascii="Trebuchet MS" w:hAnsi="Trebuchet MS"/>
          <w:noProof/>
        </w:rPr>
        <w:t xml:space="preserve"> whether it is good or bad. According to </w:t>
      </w:r>
      <w:del w:id="118" w:author="Author">
        <w:r w:rsidRPr="00A03FC7">
          <w:rPr>
            <w:rFonts w:ascii="Trebuchet MS" w:hAnsi="Trebuchet MS"/>
            <w:noProof/>
          </w:rPr>
          <w:delText>what valuation</w:delText>
        </w:r>
      </w:del>
      <w:ins w:id="119" w:author="Author">
        <w:r w:rsidRPr="00A03FC7">
          <w:rPr>
            <w:rFonts w:ascii="Trebuchet MS" w:hAnsi="Trebuchet MS"/>
            <w:noProof/>
          </w:rPr>
          <w:t>the value that</w:t>
        </w:r>
      </w:ins>
      <w:r w:rsidRPr="00A03FC7">
        <w:rPr>
          <w:rFonts w:ascii="Trebuchet MS" w:hAnsi="Trebuchet MS"/>
          <w:noProof/>
        </w:rPr>
        <w:t xml:space="preserve"> the priest </w:t>
      </w:r>
      <w:del w:id="120" w:author="Author">
        <w:r w:rsidRPr="00A03FC7">
          <w:rPr>
            <w:rFonts w:ascii="Trebuchet MS" w:hAnsi="Trebuchet MS"/>
            <w:noProof/>
          </w:rPr>
          <w:delText>makes of it, so much it should</w:delText>
        </w:r>
      </w:del>
      <w:ins w:id="121" w:author="Author">
        <w:r w:rsidRPr="00A03FC7">
          <w:rPr>
            <w:rFonts w:ascii="Trebuchet MS" w:hAnsi="Trebuchet MS"/>
            <w:noProof/>
          </w:rPr>
          <w:t>sets, that is what it will</w:t>
        </w:r>
      </w:ins>
      <w:r w:rsidRPr="00A03FC7">
        <w:rPr>
          <w:rFonts w:ascii="Trebuchet MS" w:hAnsi="Trebuchet MS"/>
          <w:noProof/>
        </w:rPr>
        <w:t xml:space="preserve"> cost. </w:t>
      </w:r>
      <w:r w:rsidRPr="00A03FC7">
        <w:rPr>
          <w:rFonts w:ascii="Trebuchet MS" w:hAnsi="Trebuchet MS"/>
          <w:b/>
          <w:noProof/>
        </w:rPr>
        <w:t xml:space="preserve">27:15 </w:t>
      </w:r>
      <w:r w:rsidRPr="00A03FC7">
        <w:rPr>
          <w:rFonts w:ascii="Trebuchet MS" w:hAnsi="Trebuchet MS"/>
          <w:noProof/>
        </w:rPr>
        <w:t xml:space="preserve">But if the </w:t>
      </w:r>
      <w:del w:id="122" w:author="Author">
        <w:r w:rsidRPr="00A03FC7">
          <w:rPr>
            <w:rFonts w:ascii="Trebuchet MS" w:hAnsi="Trebuchet MS"/>
            <w:noProof/>
          </w:rPr>
          <w:delText xml:space="preserve">sanctifier </w:delText>
        </w:r>
      </w:del>
      <w:ins w:id="123" w:author="Author">
        <w:r w:rsidRPr="00A03FC7">
          <w:rPr>
            <w:rFonts w:ascii="Trebuchet MS" w:hAnsi="Trebuchet MS"/>
            <w:noProof/>
          </w:rPr>
          <w:t xml:space="preserve">one who sanctifies his house </w:t>
        </w:r>
      </w:ins>
      <w:r w:rsidRPr="00A03FC7">
        <w:rPr>
          <w:rFonts w:ascii="Trebuchet MS" w:hAnsi="Trebuchet MS"/>
          <w:noProof/>
        </w:rPr>
        <w:t xml:space="preserve">wants to buy </w:t>
      </w:r>
      <w:del w:id="124" w:author="Author">
        <w:r w:rsidRPr="00A03FC7">
          <w:rPr>
            <w:rFonts w:ascii="Trebuchet MS" w:hAnsi="Trebuchet MS"/>
            <w:noProof/>
          </w:rPr>
          <w:delText>his house</w:delText>
        </w:r>
      </w:del>
      <w:ins w:id="125" w:author="Author">
        <w:r w:rsidRPr="00A03FC7">
          <w:rPr>
            <w:rFonts w:ascii="Trebuchet MS" w:hAnsi="Trebuchet MS"/>
            <w:noProof/>
          </w:rPr>
          <w:t>it</w:t>
        </w:r>
      </w:ins>
      <w:r w:rsidRPr="00A03FC7">
        <w:rPr>
          <w:rFonts w:ascii="Trebuchet MS" w:hAnsi="Trebuchet MS"/>
          <w:noProof/>
        </w:rPr>
        <w:t xml:space="preserve"> back, he must then give a fifth of the money of the estimated value in addition to it</w:t>
      </w:r>
      <w:del w:id="126" w:author="Author">
        <w:r w:rsidRPr="00A03FC7">
          <w:rPr>
            <w:rFonts w:ascii="Trebuchet MS" w:hAnsi="Trebuchet MS"/>
            <w:noProof/>
          </w:rPr>
          <w:delText>;</w:delText>
        </w:r>
      </w:del>
      <w:ins w:id="127" w:author="Author">
        <w:r w:rsidRPr="00A03FC7">
          <w:rPr>
            <w:rFonts w:ascii="Trebuchet MS" w:hAnsi="Trebuchet MS"/>
            <w:noProof/>
          </w:rPr>
          <w:t>,</w:t>
        </w:r>
      </w:ins>
      <w:r w:rsidRPr="00A03FC7">
        <w:rPr>
          <w:rFonts w:ascii="Trebuchet MS" w:hAnsi="Trebuchet MS"/>
          <w:noProof/>
        </w:rPr>
        <w:t xml:space="preserve"> and it </w:t>
      </w:r>
      <w:del w:id="128" w:author="Author">
        <w:r w:rsidRPr="00A03FC7">
          <w:rPr>
            <w:rFonts w:ascii="Trebuchet MS" w:hAnsi="Trebuchet MS"/>
            <w:noProof/>
          </w:rPr>
          <w:delText>must</w:delText>
        </w:r>
      </w:del>
      <w:ins w:id="129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become his.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27:16 </w:t>
      </w:r>
      <w:r w:rsidRPr="00A03FC7">
        <w:rPr>
          <w:rFonts w:ascii="Trebuchet MS" w:hAnsi="Trebuchet MS"/>
          <w:noProof/>
        </w:rPr>
        <w:t>“‘</w:t>
      </w:r>
      <w:del w:id="130" w:author="Author">
        <w:r w:rsidRPr="00A03FC7">
          <w:rPr>
            <w:rFonts w:ascii="Trebuchet MS" w:hAnsi="Trebuchet MS"/>
            <w:noProof/>
          </w:rPr>
          <w:delText>And if it is</w:delText>
        </w:r>
      </w:del>
      <w:ins w:id="131" w:author="Author">
        <w:r w:rsidRPr="00A03FC7">
          <w:rPr>
            <w:rFonts w:ascii="Trebuchet MS" w:hAnsi="Trebuchet MS"/>
            <w:noProof/>
          </w:rPr>
          <w:t>If a man sanctifies to Jehovah</w:t>
        </w:r>
      </w:ins>
      <w:r w:rsidRPr="00A03FC7">
        <w:rPr>
          <w:rFonts w:ascii="Trebuchet MS" w:hAnsi="Trebuchet MS"/>
          <w:noProof/>
        </w:rPr>
        <w:t xml:space="preserve"> some of the field </w:t>
      </w:r>
      <w:del w:id="132" w:author="Author">
        <w:r w:rsidRPr="00A03FC7">
          <w:rPr>
            <w:rFonts w:ascii="Trebuchet MS" w:hAnsi="Trebuchet MS"/>
            <w:noProof/>
          </w:rPr>
          <w:delText xml:space="preserve">of his possession </w:delText>
        </w:r>
      </w:del>
      <w:r w:rsidRPr="00A03FC7">
        <w:rPr>
          <w:rFonts w:ascii="Trebuchet MS" w:hAnsi="Trebuchet MS"/>
          <w:noProof/>
        </w:rPr>
        <w:t xml:space="preserve">that </w:t>
      </w:r>
      <w:del w:id="133" w:author="Author">
        <w:r w:rsidRPr="00A03FC7">
          <w:rPr>
            <w:rFonts w:ascii="Trebuchet MS" w:hAnsi="Trebuchet MS"/>
            <w:noProof/>
          </w:rPr>
          <w:delText>a man would sanctify to Jehovah</w:delText>
        </w:r>
      </w:del>
      <w:ins w:id="134" w:author="Author">
        <w:r w:rsidRPr="00A03FC7">
          <w:rPr>
            <w:rFonts w:ascii="Trebuchet MS" w:hAnsi="Trebuchet MS"/>
            <w:noProof/>
          </w:rPr>
          <w:t>he possesses</w:t>
        </w:r>
      </w:ins>
      <w:r w:rsidRPr="00A03FC7">
        <w:rPr>
          <w:rFonts w:ascii="Trebuchet MS" w:hAnsi="Trebuchet MS"/>
          <w:noProof/>
        </w:rPr>
        <w:t xml:space="preserve">, the value </w:t>
      </w:r>
      <w:del w:id="135" w:author="Author">
        <w:r w:rsidRPr="00A03FC7">
          <w:rPr>
            <w:rFonts w:ascii="Trebuchet MS" w:hAnsi="Trebuchet MS"/>
            <w:noProof/>
          </w:rPr>
          <w:delText>must then</w:delText>
        </w:r>
      </w:del>
      <w:ins w:id="136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be estimated in proportion to </w:t>
      </w:r>
      <w:del w:id="137" w:author="Author">
        <w:r w:rsidRPr="00A03FC7">
          <w:rPr>
            <w:rFonts w:ascii="Trebuchet MS" w:hAnsi="Trebuchet MS"/>
            <w:noProof/>
          </w:rPr>
          <w:delText>its</w:delText>
        </w:r>
      </w:del>
      <w:ins w:id="138" w:author="Author">
        <w:r w:rsidRPr="00A03FC7">
          <w:rPr>
            <w:rFonts w:ascii="Trebuchet MS" w:hAnsi="Trebuchet MS"/>
            <w:noProof/>
          </w:rPr>
          <w:t>the</w:t>
        </w:r>
      </w:ins>
      <w:r w:rsidRPr="00A03FC7">
        <w:rPr>
          <w:rFonts w:ascii="Trebuchet MS" w:hAnsi="Trebuchet MS"/>
          <w:noProof/>
        </w:rPr>
        <w:t xml:space="preserve"> seed</w:t>
      </w:r>
      <w:del w:id="139" w:author="Author">
        <w:r w:rsidRPr="00A03FC7">
          <w:rPr>
            <w:rFonts w:ascii="Trebuchet MS" w:hAnsi="Trebuchet MS"/>
            <w:noProof/>
          </w:rPr>
          <w:delText>: if</w:delText>
        </w:r>
      </w:del>
      <w:ins w:id="140" w:author="Author">
        <w:r w:rsidRPr="00A03FC7">
          <w:rPr>
            <w:rFonts w:ascii="Trebuchet MS" w:hAnsi="Trebuchet MS"/>
            <w:noProof/>
          </w:rPr>
          <w:t xml:space="preserve"> needed to sow it:</w:t>
        </w:r>
      </w:ins>
      <w:r w:rsidRPr="00A03FC7">
        <w:rPr>
          <w:rFonts w:ascii="Trebuchet MS" w:hAnsi="Trebuchet MS"/>
          <w:noProof/>
        </w:rPr>
        <w:t xml:space="preserve"> a ho′mer</w:t>
      </w:r>
      <w:ins w:id="141" w:author="Author">
        <w:r w:rsidRPr="00A03FC7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03FC7">
        <w:rPr>
          <w:rFonts w:ascii="Trebuchet MS" w:hAnsi="Trebuchet MS"/>
          <w:noProof/>
        </w:rPr>
        <w:t xml:space="preserve"> of barley seed</w:t>
      </w:r>
      <w:del w:id="144" w:author="Author">
        <w:r w:rsidRPr="00A03FC7">
          <w:rPr>
            <w:rFonts w:ascii="Trebuchet MS" w:hAnsi="Trebuchet MS"/>
            <w:noProof/>
          </w:rPr>
          <w:delText>, then at fifty</w:delText>
        </w:r>
      </w:del>
      <w:ins w:id="145" w:author="Author">
        <w:r w:rsidRPr="00A03FC7">
          <w:rPr>
            <w:rFonts w:ascii="Trebuchet MS" w:hAnsi="Trebuchet MS"/>
            <w:noProof/>
          </w:rPr>
          <w:t xml:space="preserve"> will be 50</w:t>
        </w:r>
      </w:ins>
      <w:r w:rsidRPr="00A03FC7">
        <w:rPr>
          <w:rFonts w:ascii="Trebuchet MS" w:hAnsi="Trebuchet MS"/>
          <w:noProof/>
        </w:rPr>
        <w:t xml:space="preserve"> shekels of silver. </w:t>
      </w:r>
      <w:r w:rsidRPr="00A03FC7">
        <w:rPr>
          <w:rFonts w:ascii="Trebuchet MS" w:hAnsi="Trebuchet MS"/>
          <w:b/>
          <w:noProof/>
        </w:rPr>
        <w:t xml:space="preserve">27:17 </w:t>
      </w:r>
      <w:r w:rsidRPr="00A03FC7">
        <w:rPr>
          <w:rFonts w:ascii="Trebuchet MS" w:hAnsi="Trebuchet MS"/>
          <w:noProof/>
        </w:rPr>
        <w:t xml:space="preserve">If he </w:t>
      </w:r>
      <w:del w:id="146" w:author="Author">
        <w:r w:rsidRPr="00A03FC7">
          <w:rPr>
            <w:rFonts w:ascii="Trebuchet MS" w:hAnsi="Trebuchet MS"/>
            <w:noProof/>
          </w:rPr>
          <w:delText>should sanctify</w:delText>
        </w:r>
      </w:del>
      <w:ins w:id="147" w:author="Author">
        <w:r w:rsidRPr="00A03FC7">
          <w:rPr>
            <w:rFonts w:ascii="Trebuchet MS" w:hAnsi="Trebuchet MS"/>
            <w:noProof/>
          </w:rPr>
          <w:t>sanctifies</w:t>
        </w:r>
      </w:ins>
      <w:r w:rsidRPr="00A03FC7">
        <w:rPr>
          <w:rFonts w:ascii="Trebuchet MS" w:hAnsi="Trebuchet MS"/>
          <w:noProof/>
        </w:rPr>
        <w:t xml:space="preserve"> his field from the year of Jubilee</w:t>
      </w:r>
      <w:del w:id="148" w:author="Author">
        <w:r w:rsidRPr="00A03FC7">
          <w:rPr>
            <w:rFonts w:ascii="Trebuchet MS" w:hAnsi="Trebuchet MS"/>
            <w:noProof/>
          </w:rPr>
          <w:delText xml:space="preserve"> on, it should cost according to</w:delText>
        </w:r>
      </w:del>
      <w:ins w:id="149" w:author="Author">
        <w:r w:rsidRPr="00A03FC7">
          <w:rPr>
            <w:rFonts w:ascii="Trebuchet MS" w:hAnsi="Trebuchet MS"/>
            <w:noProof/>
          </w:rPr>
          <w:t>,</w:t>
        </w:r>
      </w:ins>
      <w:r w:rsidRPr="00A03FC7">
        <w:rPr>
          <w:rFonts w:ascii="Trebuchet MS" w:hAnsi="Trebuchet MS"/>
          <w:noProof/>
        </w:rPr>
        <w:t xml:space="preserve"> the estimated value</w:t>
      </w:r>
      <w:ins w:id="150" w:author="Author">
        <w:r w:rsidRPr="00A03FC7">
          <w:rPr>
            <w:rFonts w:ascii="Trebuchet MS" w:hAnsi="Trebuchet MS"/>
            <w:noProof/>
          </w:rPr>
          <w:t xml:space="preserve"> stands</w:t>
        </w:r>
      </w:ins>
      <w:r w:rsidRPr="00A03FC7">
        <w:rPr>
          <w:rFonts w:ascii="Trebuchet MS" w:hAnsi="Trebuchet MS"/>
          <w:noProof/>
        </w:rPr>
        <w:t xml:space="preserve">. </w:t>
      </w:r>
      <w:r w:rsidRPr="00A03FC7">
        <w:rPr>
          <w:rFonts w:ascii="Trebuchet MS" w:hAnsi="Trebuchet MS"/>
          <w:b/>
          <w:noProof/>
        </w:rPr>
        <w:t xml:space="preserve">27:18 </w:t>
      </w:r>
      <w:del w:id="151" w:author="Author">
        <w:r w:rsidRPr="00A03FC7">
          <w:rPr>
            <w:rFonts w:ascii="Trebuchet MS" w:hAnsi="Trebuchet MS"/>
            <w:noProof/>
          </w:rPr>
          <w:delText>And if it is after the Jubilee that</w:delText>
        </w:r>
      </w:del>
      <w:ins w:id="152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he sanctifies his field</w:t>
      </w:r>
      <w:ins w:id="153" w:author="Author">
        <w:r w:rsidRPr="00A03FC7">
          <w:rPr>
            <w:rFonts w:ascii="Trebuchet MS" w:hAnsi="Trebuchet MS"/>
            <w:noProof/>
          </w:rPr>
          <w:t xml:space="preserve"> after the Jubilee</w:t>
        </w:r>
      </w:ins>
      <w:r w:rsidRPr="00A03FC7">
        <w:rPr>
          <w:rFonts w:ascii="Trebuchet MS" w:hAnsi="Trebuchet MS"/>
          <w:noProof/>
        </w:rPr>
        <w:t xml:space="preserve">, the priest </w:t>
      </w:r>
      <w:del w:id="154" w:author="Author">
        <w:r w:rsidRPr="00A03FC7">
          <w:rPr>
            <w:rFonts w:ascii="Trebuchet MS" w:hAnsi="Trebuchet MS"/>
            <w:noProof/>
          </w:rPr>
          <w:delText>must then</w:delText>
        </w:r>
      </w:del>
      <w:ins w:id="155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calculate for him the price in proportion to the years that are left </w:t>
      </w:r>
      <w:del w:id="156" w:author="Author">
        <w:r w:rsidRPr="00A03FC7">
          <w:rPr>
            <w:rFonts w:ascii="Trebuchet MS" w:hAnsi="Trebuchet MS"/>
            <w:noProof/>
          </w:rPr>
          <w:delText xml:space="preserve">over </w:delText>
        </w:r>
      </w:del>
      <w:r w:rsidRPr="00A03FC7">
        <w:rPr>
          <w:rFonts w:ascii="Trebuchet MS" w:hAnsi="Trebuchet MS"/>
          <w:noProof/>
        </w:rPr>
        <w:t xml:space="preserve">until the next year of Jubilee, and a deduction should be made from the estimated value. </w:t>
      </w:r>
      <w:r w:rsidRPr="00A03FC7">
        <w:rPr>
          <w:rFonts w:ascii="Trebuchet MS" w:hAnsi="Trebuchet MS"/>
          <w:b/>
          <w:noProof/>
        </w:rPr>
        <w:t xml:space="preserve">27:19 </w:t>
      </w:r>
      <w:r w:rsidRPr="00A03FC7">
        <w:rPr>
          <w:rFonts w:ascii="Trebuchet MS" w:hAnsi="Trebuchet MS"/>
          <w:noProof/>
        </w:rPr>
        <w:t xml:space="preserve">But if the </w:t>
      </w:r>
      <w:del w:id="157" w:author="Author">
        <w:r w:rsidRPr="00A03FC7">
          <w:rPr>
            <w:rFonts w:ascii="Trebuchet MS" w:hAnsi="Trebuchet MS"/>
            <w:noProof/>
          </w:rPr>
          <w:delText>sanctifier of</w:delText>
        </w:r>
      </w:del>
      <w:ins w:id="158" w:author="Author">
        <w:r w:rsidRPr="00A03FC7">
          <w:rPr>
            <w:rFonts w:ascii="Trebuchet MS" w:hAnsi="Trebuchet MS"/>
            <w:noProof/>
          </w:rPr>
          <w:t>one who sanctified</w:t>
        </w:r>
      </w:ins>
      <w:r w:rsidRPr="00A03FC7">
        <w:rPr>
          <w:rFonts w:ascii="Trebuchet MS" w:hAnsi="Trebuchet MS"/>
          <w:noProof/>
        </w:rPr>
        <w:t xml:space="preserve"> it </w:t>
      </w:r>
      <w:del w:id="159" w:author="Author">
        <w:r w:rsidRPr="00A03FC7">
          <w:rPr>
            <w:rFonts w:ascii="Trebuchet MS" w:hAnsi="Trebuchet MS"/>
            <w:noProof/>
          </w:rPr>
          <w:delText>would at all</w:delText>
        </w:r>
      </w:del>
      <w:ins w:id="160" w:author="Author">
        <w:r w:rsidRPr="00A03FC7">
          <w:rPr>
            <w:rFonts w:ascii="Trebuchet MS" w:hAnsi="Trebuchet MS"/>
            <w:noProof/>
          </w:rPr>
          <w:t>should ever</w:t>
        </w:r>
      </w:ins>
      <w:r w:rsidRPr="00A03FC7">
        <w:rPr>
          <w:rFonts w:ascii="Trebuchet MS" w:hAnsi="Trebuchet MS"/>
          <w:noProof/>
        </w:rPr>
        <w:t xml:space="preserve"> buy the field back, he must then give a fifth of the money of the estimated value in addition to it, and it </w:t>
      </w:r>
      <w:del w:id="161" w:author="Author">
        <w:r w:rsidRPr="00A03FC7">
          <w:rPr>
            <w:rFonts w:ascii="Trebuchet MS" w:hAnsi="Trebuchet MS"/>
            <w:noProof/>
          </w:rPr>
          <w:delText>must stand fast as</w:delText>
        </w:r>
      </w:del>
      <w:ins w:id="162" w:author="Author">
        <w:r w:rsidRPr="00A03FC7">
          <w:rPr>
            <w:rFonts w:ascii="Trebuchet MS" w:hAnsi="Trebuchet MS"/>
            <w:noProof/>
          </w:rPr>
          <w:t>will remain</w:t>
        </w:r>
      </w:ins>
      <w:r w:rsidRPr="00A03FC7">
        <w:rPr>
          <w:rFonts w:ascii="Trebuchet MS" w:hAnsi="Trebuchet MS"/>
          <w:noProof/>
        </w:rPr>
        <w:t xml:space="preserve"> his. </w:t>
      </w:r>
      <w:r w:rsidRPr="00A03FC7">
        <w:rPr>
          <w:rFonts w:ascii="Trebuchet MS" w:hAnsi="Trebuchet MS"/>
          <w:b/>
          <w:noProof/>
        </w:rPr>
        <w:t xml:space="preserve">27:20 </w:t>
      </w:r>
      <w:r w:rsidRPr="00A03FC7">
        <w:rPr>
          <w:rFonts w:ascii="Trebuchet MS" w:hAnsi="Trebuchet MS"/>
          <w:noProof/>
        </w:rPr>
        <w:t xml:space="preserve">Now if he should not buy the field back </w:t>
      </w:r>
      <w:del w:id="163" w:author="Author">
        <w:r w:rsidRPr="00A03FC7">
          <w:rPr>
            <w:rFonts w:ascii="Trebuchet MS" w:hAnsi="Trebuchet MS"/>
            <w:noProof/>
          </w:rPr>
          <w:delText>but if</w:delText>
        </w:r>
      </w:del>
      <w:ins w:id="164" w:author="Author">
        <w:r w:rsidRPr="00A03FC7">
          <w:rPr>
            <w:rFonts w:ascii="Trebuchet MS" w:hAnsi="Trebuchet MS"/>
            <w:noProof/>
          </w:rPr>
          <w:t>and</w:t>
        </w:r>
      </w:ins>
      <w:r w:rsidRPr="00A03FC7">
        <w:rPr>
          <w:rFonts w:ascii="Trebuchet MS" w:hAnsi="Trebuchet MS"/>
          <w:noProof/>
        </w:rPr>
        <w:t xml:space="preserve"> the field is sold to another man, it may not be bought back again. </w:t>
      </w:r>
      <w:r w:rsidRPr="00A03FC7">
        <w:rPr>
          <w:rFonts w:ascii="Trebuchet MS" w:hAnsi="Trebuchet MS"/>
          <w:b/>
          <w:noProof/>
        </w:rPr>
        <w:t xml:space="preserve">27:21 </w:t>
      </w:r>
      <w:del w:id="165" w:author="Author">
        <w:r w:rsidRPr="00A03FC7">
          <w:rPr>
            <w:rFonts w:ascii="Trebuchet MS" w:hAnsi="Trebuchet MS"/>
            <w:noProof/>
          </w:rPr>
          <w:delText>And</w:delText>
        </w:r>
      </w:del>
      <w:ins w:id="166" w:author="Author">
        <w:r w:rsidRPr="00A03FC7">
          <w:rPr>
            <w:rFonts w:ascii="Trebuchet MS" w:hAnsi="Trebuchet MS"/>
            <w:noProof/>
          </w:rPr>
          <w:t>When</w:t>
        </w:r>
      </w:ins>
      <w:r w:rsidRPr="00A03FC7">
        <w:rPr>
          <w:rFonts w:ascii="Trebuchet MS" w:hAnsi="Trebuchet MS"/>
          <w:noProof/>
        </w:rPr>
        <w:t xml:space="preserve"> the field </w:t>
      </w:r>
      <w:del w:id="167" w:author="Author">
        <w:r w:rsidRPr="00A03FC7">
          <w:rPr>
            <w:rFonts w:ascii="Trebuchet MS" w:hAnsi="Trebuchet MS"/>
            <w:noProof/>
          </w:rPr>
          <w:delText>when it goes out</w:delText>
        </w:r>
      </w:del>
      <w:ins w:id="168" w:author="Author">
        <w:r w:rsidRPr="00A03FC7">
          <w:rPr>
            <w:rFonts w:ascii="Trebuchet MS" w:hAnsi="Trebuchet MS"/>
            <w:noProof/>
          </w:rPr>
          <w:t>is released</w:t>
        </w:r>
      </w:ins>
      <w:r w:rsidRPr="00A03FC7">
        <w:rPr>
          <w:rFonts w:ascii="Trebuchet MS" w:hAnsi="Trebuchet MS"/>
          <w:noProof/>
        </w:rPr>
        <w:t xml:space="preserve"> in the Jubilee</w:t>
      </w:r>
      <w:del w:id="169" w:author="Author">
        <w:r w:rsidRPr="00A03FC7">
          <w:rPr>
            <w:rFonts w:ascii="Trebuchet MS" w:hAnsi="Trebuchet MS"/>
            <w:noProof/>
          </w:rPr>
          <w:delText xml:space="preserve"> must</w:delText>
        </w:r>
      </w:del>
      <w:ins w:id="170" w:author="Author">
        <w:r w:rsidRPr="00A03FC7">
          <w:rPr>
            <w:rFonts w:ascii="Trebuchet MS" w:hAnsi="Trebuchet MS"/>
            <w:noProof/>
          </w:rPr>
          <w:t>, it will</w:t>
        </w:r>
      </w:ins>
      <w:r w:rsidRPr="00A03FC7">
        <w:rPr>
          <w:rFonts w:ascii="Trebuchet MS" w:hAnsi="Trebuchet MS"/>
          <w:noProof/>
        </w:rPr>
        <w:t xml:space="preserve"> become something holy to Jehovah, as a field that is devoted</w:t>
      </w:r>
      <w:del w:id="171" w:author="Author">
        <w:r w:rsidRPr="00A03FC7">
          <w:rPr>
            <w:rFonts w:ascii="Trebuchet MS" w:hAnsi="Trebuchet MS"/>
            <w:noProof/>
          </w:rPr>
          <w:delText>. The possession</w:delText>
        </w:r>
      </w:del>
      <w:ins w:id="172" w:author="Author">
        <w:r w:rsidRPr="00A03FC7">
          <w:rPr>
            <w:rFonts w:ascii="Trebuchet MS" w:hAnsi="Trebuchet MS"/>
            <w:noProof/>
          </w:rPr>
          <w:t xml:space="preserve"> to him. It will become the property</w:t>
        </w:r>
      </w:ins>
      <w:r w:rsidRPr="00A03FC7">
        <w:rPr>
          <w:rFonts w:ascii="Trebuchet MS" w:hAnsi="Trebuchet MS"/>
          <w:noProof/>
        </w:rPr>
        <w:t xml:space="preserve"> of </w:t>
      </w:r>
      <w:del w:id="173" w:author="Author">
        <w:r w:rsidRPr="00A03FC7">
          <w:rPr>
            <w:rFonts w:ascii="Trebuchet MS" w:hAnsi="Trebuchet MS"/>
            <w:noProof/>
          </w:rPr>
          <w:delText xml:space="preserve">it will become </w:delText>
        </w:r>
      </w:del>
      <w:r w:rsidRPr="00A03FC7">
        <w:rPr>
          <w:rFonts w:ascii="Trebuchet MS" w:hAnsi="Trebuchet MS"/>
          <w:noProof/>
        </w:rPr>
        <w:t xml:space="preserve">the </w:t>
      </w:r>
      <w:del w:id="174" w:author="Author">
        <w:r w:rsidRPr="00A03FC7">
          <w:rPr>
            <w:rFonts w:ascii="Trebuchet MS" w:hAnsi="Trebuchet MS"/>
            <w:noProof/>
          </w:rPr>
          <w:delText>priest’s</w:delText>
        </w:r>
      </w:del>
      <w:ins w:id="175" w:author="Author">
        <w:r w:rsidRPr="00A03FC7">
          <w:rPr>
            <w:rFonts w:ascii="Trebuchet MS" w:hAnsi="Trebuchet MS"/>
            <w:noProof/>
          </w:rPr>
          <w:t>priests</w:t>
        </w:r>
      </w:ins>
      <w:r w:rsidRPr="00A03FC7">
        <w:rPr>
          <w:rFonts w:ascii="Trebuchet MS" w:hAnsi="Trebuchet MS"/>
          <w:noProof/>
        </w:rPr>
        <w:t>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27:22 </w:t>
      </w:r>
      <w:r w:rsidRPr="00A03FC7">
        <w:rPr>
          <w:rFonts w:ascii="Trebuchet MS" w:hAnsi="Trebuchet MS"/>
          <w:noProof/>
        </w:rPr>
        <w:t>“‘</w:t>
      </w:r>
      <w:del w:id="176" w:author="Author">
        <w:r w:rsidRPr="00A03FC7">
          <w:rPr>
            <w:rFonts w:ascii="Trebuchet MS" w:hAnsi="Trebuchet MS"/>
            <w:noProof/>
          </w:rPr>
          <w:delText>And if he</w:delText>
        </w:r>
      </w:del>
      <w:ins w:id="177" w:author="Author">
        <w:r w:rsidRPr="00A03FC7">
          <w:rPr>
            <w:rFonts w:ascii="Trebuchet MS" w:hAnsi="Trebuchet MS"/>
            <w:noProof/>
          </w:rPr>
          <w:t>If a man</w:t>
        </w:r>
      </w:ins>
      <w:r w:rsidRPr="00A03FC7">
        <w:rPr>
          <w:rFonts w:ascii="Trebuchet MS" w:hAnsi="Trebuchet MS"/>
          <w:noProof/>
        </w:rPr>
        <w:t xml:space="preserve"> sanctifies to Jehovah a field </w:t>
      </w:r>
      <w:ins w:id="178" w:author="Author">
        <w:r w:rsidRPr="00A03FC7">
          <w:rPr>
            <w:rFonts w:ascii="Trebuchet MS" w:hAnsi="Trebuchet MS"/>
            <w:noProof/>
          </w:rPr>
          <w:t xml:space="preserve">he </w:t>
        </w:r>
      </w:ins>
      <w:r w:rsidRPr="00A03FC7">
        <w:rPr>
          <w:rFonts w:ascii="Trebuchet MS" w:hAnsi="Trebuchet MS"/>
          <w:noProof/>
        </w:rPr>
        <w:t xml:space="preserve">purchased </w:t>
      </w:r>
      <w:del w:id="179" w:author="Author">
        <w:r w:rsidRPr="00A03FC7">
          <w:rPr>
            <w:rFonts w:ascii="Trebuchet MS" w:hAnsi="Trebuchet MS"/>
            <w:noProof/>
          </w:rPr>
          <w:delText xml:space="preserve">by him </w:delText>
        </w:r>
      </w:del>
      <w:r w:rsidRPr="00A03FC7">
        <w:rPr>
          <w:rFonts w:ascii="Trebuchet MS" w:hAnsi="Trebuchet MS"/>
          <w:noProof/>
        </w:rPr>
        <w:t xml:space="preserve">that is </w:t>
      </w:r>
      <w:del w:id="180" w:author="Author">
        <w:r w:rsidRPr="00A03FC7">
          <w:rPr>
            <w:rFonts w:ascii="Trebuchet MS" w:hAnsi="Trebuchet MS"/>
            <w:noProof/>
          </w:rPr>
          <w:delText>no</w:delText>
        </w:r>
      </w:del>
      <w:ins w:id="181" w:author="Author">
        <w:r w:rsidRPr="00A03FC7">
          <w:rPr>
            <w:rFonts w:ascii="Trebuchet MS" w:hAnsi="Trebuchet MS"/>
            <w:noProof/>
          </w:rPr>
          <w:t>not</w:t>
        </w:r>
      </w:ins>
      <w:r w:rsidRPr="00A03FC7">
        <w:rPr>
          <w:rFonts w:ascii="Trebuchet MS" w:hAnsi="Trebuchet MS"/>
          <w:noProof/>
        </w:rPr>
        <w:t xml:space="preserve"> part of </w:t>
      </w:r>
      <w:del w:id="182" w:author="Author">
        <w:r w:rsidRPr="00A03FC7">
          <w:rPr>
            <w:rFonts w:ascii="Trebuchet MS" w:hAnsi="Trebuchet MS"/>
            <w:noProof/>
          </w:rPr>
          <w:delText xml:space="preserve">the field of </w:delText>
        </w:r>
      </w:del>
      <w:r w:rsidRPr="00A03FC7">
        <w:rPr>
          <w:rFonts w:ascii="Trebuchet MS" w:hAnsi="Trebuchet MS"/>
          <w:noProof/>
        </w:rPr>
        <w:t xml:space="preserve">his </w:t>
      </w:r>
      <w:del w:id="183" w:author="Author">
        <w:r w:rsidRPr="00A03FC7">
          <w:rPr>
            <w:rFonts w:ascii="Trebuchet MS" w:hAnsi="Trebuchet MS"/>
            <w:noProof/>
          </w:rPr>
          <w:delText>possession</w:delText>
        </w:r>
      </w:del>
      <w:ins w:id="184" w:author="Author">
        <w:r w:rsidRPr="00A03FC7">
          <w:rPr>
            <w:rFonts w:ascii="Trebuchet MS" w:hAnsi="Trebuchet MS"/>
            <w:noProof/>
          </w:rPr>
          <w:t>hereditary property</w:t>
        </w:r>
      </w:ins>
      <w:r w:rsidRPr="00A03FC7">
        <w:rPr>
          <w:rFonts w:ascii="Trebuchet MS" w:hAnsi="Trebuchet MS"/>
          <w:noProof/>
        </w:rPr>
        <w:t xml:space="preserve">, </w:t>
      </w:r>
      <w:r w:rsidRPr="00A03FC7">
        <w:rPr>
          <w:rFonts w:ascii="Trebuchet MS" w:hAnsi="Trebuchet MS"/>
          <w:b/>
          <w:noProof/>
        </w:rPr>
        <w:t xml:space="preserve">27:23 </w:t>
      </w:r>
      <w:r w:rsidRPr="00A03FC7">
        <w:rPr>
          <w:rFonts w:ascii="Trebuchet MS" w:hAnsi="Trebuchet MS"/>
          <w:noProof/>
        </w:rPr>
        <w:t xml:space="preserve">the priest </w:t>
      </w:r>
      <w:del w:id="185" w:author="Author">
        <w:r w:rsidRPr="00A03FC7">
          <w:rPr>
            <w:rFonts w:ascii="Trebuchet MS" w:hAnsi="Trebuchet MS"/>
            <w:noProof/>
          </w:rPr>
          <w:delText>must then</w:delText>
        </w:r>
      </w:del>
      <w:ins w:id="186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calculate for him the amount of the valuation up </w:t>
      </w:r>
      <w:del w:id="187" w:author="Author">
        <w:r w:rsidRPr="00A03FC7">
          <w:rPr>
            <w:rFonts w:ascii="Trebuchet MS" w:hAnsi="Trebuchet MS"/>
            <w:noProof/>
          </w:rPr>
          <w:delText>till</w:delText>
        </w:r>
      </w:del>
      <w:ins w:id="188" w:author="Author">
        <w:r w:rsidRPr="00A03FC7">
          <w:rPr>
            <w:rFonts w:ascii="Trebuchet MS" w:hAnsi="Trebuchet MS"/>
            <w:noProof/>
          </w:rPr>
          <w:t>until</w:t>
        </w:r>
      </w:ins>
      <w:r w:rsidRPr="00A03FC7">
        <w:rPr>
          <w:rFonts w:ascii="Trebuchet MS" w:hAnsi="Trebuchet MS"/>
          <w:noProof/>
        </w:rPr>
        <w:t xml:space="preserve"> the year of Jubilee, and he </w:t>
      </w:r>
      <w:del w:id="189" w:author="Author">
        <w:r w:rsidRPr="00A03FC7">
          <w:rPr>
            <w:rFonts w:ascii="Trebuchet MS" w:hAnsi="Trebuchet MS"/>
            <w:noProof/>
          </w:rPr>
          <w:delText>must</w:delText>
        </w:r>
      </w:del>
      <w:ins w:id="190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give the estimated value on that day. It is something holy to Jehovah. </w:t>
      </w:r>
      <w:r w:rsidRPr="00A03FC7">
        <w:rPr>
          <w:rFonts w:ascii="Trebuchet MS" w:hAnsi="Trebuchet MS"/>
          <w:b/>
          <w:noProof/>
        </w:rPr>
        <w:t xml:space="preserve">27:24 </w:t>
      </w:r>
      <w:r w:rsidRPr="00A03FC7">
        <w:rPr>
          <w:rFonts w:ascii="Trebuchet MS" w:hAnsi="Trebuchet MS"/>
          <w:noProof/>
        </w:rPr>
        <w:t>In the year of Jubilee</w:t>
      </w:r>
      <w:ins w:id="191" w:author="Author">
        <w:r w:rsidRPr="00A03FC7">
          <w:rPr>
            <w:rFonts w:ascii="Trebuchet MS" w:hAnsi="Trebuchet MS"/>
            <w:noProof/>
          </w:rPr>
          <w:t>,</w:t>
        </w:r>
      </w:ins>
      <w:r w:rsidRPr="00A03FC7">
        <w:rPr>
          <w:rFonts w:ascii="Trebuchet MS" w:hAnsi="Trebuchet MS"/>
          <w:noProof/>
        </w:rPr>
        <w:t xml:space="preserve"> the field will return to the one </w:t>
      </w:r>
      <w:del w:id="192" w:author="Author">
        <w:r w:rsidRPr="00A03FC7">
          <w:rPr>
            <w:rFonts w:ascii="Trebuchet MS" w:hAnsi="Trebuchet MS"/>
            <w:noProof/>
          </w:rPr>
          <w:delText xml:space="preserve">from whom </w:delText>
        </w:r>
      </w:del>
      <w:r w:rsidRPr="00A03FC7">
        <w:rPr>
          <w:rFonts w:ascii="Trebuchet MS" w:hAnsi="Trebuchet MS"/>
          <w:noProof/>
        </w:rPr>
        <w:t>he bought it</w:t>
      </w:r>
      <w:ins w:id="193" w:author="Author">
        <w:r w:rsidRPr="00A03FC7">
          <w:rPr>
            <w:rFonts w:ascii="Trebuchet MS" w:hAnsi="Trebuchet MS"/>
            <w:noProof/>
          </w:rPr>
          <w:t xml:space="preserve"> from</w:t>
        </w:r>
      </w:ins>
      <w:r w:rsidRPr="00A03FC7">
        <w:rPr>
          <w:rFonts w:ascii="Trebuchet MS" w:hAnsi="Trebuchet MS"/>
          <w:noProof/>
        </w:rPr>
        <w:t xml:space="preserve">, to the one </w:t>
      </w:r>
      <w:del w:id="194" w:author="Author">
        <w:r w:rsidRPr="00A03FC7">
          <w:rPr>
            <w:rFonts w:ascii="Trebuchet MS" w:hAnsi="Trebuchet MS"/>
            <w:noProof/>
          </w:rPr>
          <w:delText xml:space="preserve">to whom the possession of </w:delText>
        </w:r>
      </w:del>
      <w:r w:rsidRPr="00A03FC7">
        <w:rPr>
          <w:rFonts w:ascii="Trebuchet MS" w:hAnsi="Trebuchet MS"/>
          <w:noProof/>
        </w:rPr>
        <w:t>the land belongs</w:t>
      </w:r>
      <w:ins w:id="195" w:author="Author">
        <w:r w:rsidRPr="00A03FC7">
          <w:rPr>
            <w:rFonts w:ascii="Trebuchet MS" w:hAnsi="Trebuchet MS"/>
            <w:noProof/>
          </w:rPr>
          <w:t xml:space="preserve"> to</w:t>
        </w:r>
      </w:ins>
      <w:r w:rsidRPr="00A03FC7">
        <w:rPr>
          <w:rFonts w:ascii="Trebuchet MS" w:hAnsi="Trebuchet MS"/>
          <w:noProof/>
        </w:rPr>
        <w:t>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27:25 </w:t>
      </w:r>
      <w:r w:rsidRPr="00A03FC7">
        <w:rPr>
          <w:rFonts w:ascii="Trebuchet MS" w:hAnsi="Trebuchet MS"/>
          <w:noProof/>
        </w:rPr>
        <w:t>“‘</w:t>
      </w:r>
      <w:del w:id="196" w:author="Author">
        <w:r w:rsidRPr="00A03FC7">
          <w:rPr>
            <w:rFonts w:ascii="Trebuchet MS" w:hAnsi="Trebuchet MS"/>
            <w:noProof/>
          </w:rPr>
          <w:delText>Now every</w:delText>
        </w:r>
      </w:del>
      <w:ins w:id="197" w:author="Author">
        <w:r w:rsidRPr="00A03FC7">
          <w:rPr>
            <w:rFonts w:ascii="Trebuchet MS" w:hAnsi="Trebuchet MS"/>
            <w:noProof/>
          </w:rPr>
          <w:t>Every</w:t>
        </w:r>
      </w:ins>
      <w:r w:rsidRPr="00A03FC7">
        <w:rPr>
          <w:rFonts w:ascii="Trebuchet MS" w:hAnsi="Trebuchet MS"/>
          <w:noProof/>
        </w:rPr>
        <w:t xml:space="preserve"> value should be estimated </w:t>
      </w:r>
      <w:del w:id="198" w:author="Author">
        <w:r w:rsidRPr="00A03FC7">
          <w:rPr>
            <w:rFonts w:ascii="Trebuchet MS" w:hAnsi="Trebuchet MS"/>
            <w:noProof/>
          </w:rPr>
          <w:delText>in</w:delText>
        </w:r>
      </w:del>
      <w:ins w:id="199" w:author="Author">
        <w:r w:rsidRPr="00A03FC7">
          <w:rPr>
            <w:rFonts w:ascii="Trebuchet MS" w:hAnsi="Trebuchet MS"/>
            <w:noProof/>
          </w:rPr>
          <w:t>by</w:t>
        </w:r>
      </w:ins>
      <w:r w:rsidRPr="00A03FC7">
        <w:rPr>
          <w:rFonts w:ascii="Trebuchet MS" w:hAnsi="Trebuchet MS"/>
          <w:noProof/>
        </w:rPr>
        <w:t xml:space="preserve"> the </w:t>
      </w:r>
      <w:ins w:id="200" w:author="Author">
        <w:r w:rsidRPr="00A03FC7">
          <w:rPr>
            <w:rFonts w:ascii="Trebuchet MS" w:hAnsi="Trebuchet MS"/>
            <w:noProof/>
          </w:rPr>
          <w:t xml:space="preserve">standard </w:t>
        </w:r>
      </w:ins>
      <w:r w:rsidRPr="00A03FC7">
        <w:rPr>
          <w:rFonts w:ascii="Trebuchet MS" w:hAnsi="Trebuchet MS"/>
          <w:noProof/>
        </w:rPr>
        <w:t xml:space="preserve">shekel of the holy place. The shekel should amount to </w:t>
      </w:r>
      <w:del w:id="201" w:author="Author">
        <w:r w:rsidRPr="00A03FC7">
          <w:rPr>
            <w:rFonts w:ascii="Trebuchet MS" w:hAnsi="Trebuchet MS"/>
            <w:noProof/>
          </w:rPr>
          <w:delText>twenty</w:delText>
        </w:r>
      </w:del>
      <w:ins w:id="202" w:author="Author">
        <w:r w:rsidRPr="00A03FC7">
          <w:rPr>
            <w:rFonts w:ascii="Trebuchet MS" w:hAnsi="Trebuchet MS"/>
            <w:noProof/>
          </w:rPr>
          <w:t>20</w:t>
        </w:r>
      </w:ins>
      <w:r w:rsidRPr="00A03FC7">
        <w:rPr>
          <w:rFonts w:ascii="Trebuchet MS" w:hAnsi="Trebuchet MS"/>
          <w:noProof/>
        </w:rPr>
        <w:t xml:space="preserve"> ge′rahs.</w:t>
      </w:r>
      <w:ins w:id="203" w:author="Author">
        <w:r w:rsidRPr="00A03FC7">
          <w:rPr>
            <w:rStyle w:val="FootnoteReference"/>
            <w:rFonts w:ascii="Trebuchet MS" w:hAnsi="Trebuchet MS"/>
            <w:noProof/>
          </w:rPr>
          <w:footnoteReference w:id="5"/>
        </w:r>
      </w:ins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27:26 </w:t>
      </w:r>
      <w:r w:rsidRPr="00A03FC7">
        <w:rPr>
          <w:rFonts w:ascii="Trebuchet MS" w:hAnsi="Trebuchet MS"/>
          <w:noProof/>
        </w:rPr>
        <w:t>“‘</w:t>
      </w:r>
      <w:del w:id="206" w:author="Author">
        <w:r w:rsidRPr="00A03FC7">
          <w:rPr>
            <w:rFonts w:ascii="Trebuchet MS" w:hAnsi="Trebuchet MS"/>
            <w:noProof/>
          </w:rPr>
          <w:delText xml:space="preserve">Only </w:delText>
        </w:r>
      </w:del>
      <w:ins w:id="207" w:author="Author">
        <w:r w:rsidRPr="00A03FC7">
          <w:rPr>
            <w:rFonts w:ascii="Trebuchet MS" w:hAnsi="Trebuchet MS"/>
            <w:noProof/>
          </w:rPr>
          <w:t xml:space="preserve">However, no one should sanctify </w:t>
        </w:r>
      </w:ins>
      <w:r w:rsidRPr="00A03FC7">
        <w:rPr>
          <w:rFonts w:ascii="Trebuchet MS" w:hAnsi="Trebuchet MS"/>
          <w:noProof/>
        </w:rPr>
        <w:t xml:space="preserve">the firstborn </w:t>
      </w:r>
      <w:del w:id="208" w:author="Author">
        <w:r w:rsidRPr="00A03FC7">
          <w:rPr>
            <w:rFonts w:ascii="Trebuchet MS" w:hAnsi="Trebuchet MS"/>
            <w:noProof/>
          </w:rPr>
          <w:delText>among beasts, which</w:delText>
        </w:r>
      </w:del>
      <w:ins w:id="209" w:author="Author">
        <w:r w:rsidRPr="00A03FC7">
          <w:rPr>
            <w:rFonts w:ascii="Trebuchet MS" w:hAnsi="Trebuchet MS"/>
            <w:noProof/>
          </w:rPr>
          <w:t>of the animals, since it</w:t>
        </w:r>
      </w:ins>
      <w:r w:rsidRPr="00A03FC7">
        <w:rPr>
          <w:rFonts w:ascii="Trebuchet MS" w:hAnsi="Trebuchet MS"/>
          <w:noProof/>
        </w:rPr>
        <w:t xml:space="preserve"> is born as the firstborn for Jehovah</w:t>
      </w:r>
      <w:del w:id="210" w:author="Author">
        <w:r w:rsidRPr="00A03FC7">
          <w:rPr>
            <w:rFonts w:ascii="Trebuchet MS" w:hAnsi="Trebuchet MS"/>
            <w:noProof/>
          </w:rPr>
          <w:delText>, no man should sanctify it</w:delText>
        </w:r>
      </w:del>
      <w:r w:rsidRPr="00A03FC7">
        <w:rPr>
          <w:rFonts w:ascii="Trebuchet MS" w:hAnsi="Trebuchet MS"/>
          <w:noProof/>
        </w:rPr>
        <w:t xml:space="preserve">. Whether bull or sheep, it </w:t>
      </w:r>
      <w:ins w:id="211" w:author="Author">
        <w:r w:rsidRPr="00A03FC7">
          <w:rPr>
            <w:rFonts w:ascii="Trebuchet MS" w:hAnsi="Trebuchet MS"/>
            <w:noProof/>
          </w:rPr>
          <w:t xml:space="preserve">already </w:t>
        </w:r>
      </w:ins>
      <w:r w:rsidRPr="00A03FC7">
        <w:rPr>
          <w:rFonts w:ascii="Trebuchet MS" w:hAnsi="Trebuchet MS"/>
          <w:noProof/>
        </w:rPr>
        <w:t xml:space="preserve">belongs to Jehovah. </w:t>
      </w:r>
      <w:r w:rsidRPr="00A03FC7">
        <w:rPr>
          <w:rFonts w:ascii="Trebuchet MS" w:hAnsi="Trebuchet MS"/>
          <w:b/>
          <w:noProof/>
        </w:rPr>
        <w:t xml:space="preserve">27:27 </w:t>
      </w:r>
      <w:del w:id="212" w:author="Author">
        <w:r w:rsidRPr="00A03FC7">
          <w:rPr>
            <w:rFonts w:ascii="Trebuchet MS" w:hAnsi="Trebuchet MS"/>
            <w:noProof/>
          </w:rPr>
          <w:delText>And if</w:delText>
        </w:r>
      </w:del>
      <w:ins w:id="213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it is among the unclean </w:t>
      </w:r>
      <w:del w:id="214" w:author="Author">
        <w:r w:rsidRPr="00A03FC7">
          <w:rPr>
            <w:rFonts w:ascii="Trebuchet MS" w:hAnsi="Trebuchet MS"/>
            <w:noProof/>
          </w:rPr>
          <w:delText>beasts</w:delText>
        </w:r>
      </w:del>
      <w:ins w:id="215" w:author="Author">
        <w:r w:rsidRPr="00A03FC7">
          <w:rPr>
            <w:rFonts w:ascii="Trebuchet MS" w:hAnsi="Trebuchet MS"/>
            <w:noProof/>
          </w:rPr>
          <w:t>animals</w:t>
        </w:r>
      </w:ins>
      <w:r w:rsidRPr="00A03FC7">
        <w:rPr>
          <w:rFonts w:ascii="Trebuchet MS" w:hAnsi="Trebuchet MS"/>
          <w:noProof/>
        </w:rPr>
        <w:t xml:space="preserve"> and he </w:t>
      </w:r>
      <w:del w:id="216" w:author="Author">
        <w:r w:rsidRPr="00A03FC7">
          <w:rPr>
            <w:rFonts w:ascii="Trebuchet MS" w:hAnsi="Trebuchet MS"/>
            <w:noProof/>
          </w:rPr>
          <w:delText>must redeem</w:delText>
        </w:r>
      </w:del>
      <w:ins w:id="217" w:author="Author">
        <w:r w:rsidRPr="00A03FC7">
          <w:rPr>
            <w:rFonts w:ascii="Trebuchet MS" w:hAnsi="Trebuchet MS"/>
            <w:noProof/>
          </w:rPr>
          <w:t>redeems</w:t>
        </w:r>
      </w:ins>
      <w:r w:rsidRPr="00A03FC7">
        <w:rPr>
          <w:rFonts w:ascii="Trebuchet MS" w:hAnsi="Trebuchet MS"/>
          <w:noProof/>
        </w:rPr>
        <w:t xml:space="preserve"> it according to the estimated value, he </w:t>
      </w:r>
      <w:del w:id="218" w:author="Author">
        <w:r w:rsidRPr="00A03FC7">
          <w:rPr>
            <w:rFonts w:ascii="Trebuchet MS" w:hAnsi="Trebuchet MS"/>
            <w:noProof/>
          </w:rPr>
          <w:delText>must then</w:delText>
        </w:r>
      </w:del>
      <w:ins w:id="219" w:author="Author">
        <w:r w:rsidRPr="00A03FC7">
          <w:rPr>
            <w:rFonts w:ascii="Trebuchet MS" w:hAnsi="Trebuchet MS"/>
            <w:noProof/>
          </w:rPr>
          <w:t>should</w:t>
        </w:r>
      </w:ins>
      <w:r w:rsidRPr="00A03FC7">
        <w:rPr>
          <w:rFonts w:ascii="Trebuchet MS" w:hAnsi="Trebuchet MS"/>
          <w:noProof/>
        </w:rPr>
        <w:t xml:space="preserve"> give a fifth of it in addition to it. But if it </w:t>
      </w:r>
      <w:del w:id="220" w:author="Author">
        <w:r w:rsidRPr="00A03FC7">
          <w:rPr>
            <w:rFonts w:ascii="Trebuchet MS" w:hAnsi="Trebuchet MS"/>
            <w:noProof/>
          </w:rPr>
          <w:delText>should</w:delText>
        </w:r>
      </w:del>
      <w:ins w:id="221" w:author="Author">
        <w:r w:rsidRPr="00A03FC7">
          <w:rPr>
            <w:rFonts w:ascii="Trebuchet MS" w:hAnsi="Trebuchet MS"/>
            <w:noProof/>
          </w:rPr>
          <w:t>is</w:t>
        </w:r>
      </w:ins>
      <w:r w:rsidRPr="00A03FC7">
        <w:rPr>
          <w:rFonts w:ascii="Trebuchet MS" w:hAnsi="Trebuchet MS"/>
          <w:noProof/>
        </w:rPr>
        <w:t xml:space="preserve"> not </w:t>
      </w:r>
      <w:del w:id="222" w:author="Author">
        <w:r w:rsidRPr="00A03FC7">
          <w:rPr>
            <w:rFonts w:ascii="Trebuchet MS" w:hAnsi="Trebuchet MS"/>
            <w:noProof/>
          </w:rPr>
          <w:delText xml:space="preserve">be </w:delText>
        </w:r>
      </w:del>
      <w:r w:rsidRPr="00A03FC7">
        <w:rPr>
          <w:rFonts w:ascii="Trebuchet MS" w:hAnsi="Trebuchet MS"/>
          <w:noProof/>
        </w:rPr>
        <w:t xml:space="preserve">bought back, it </w:t>
      </w:r>
      <w:del w:id="223" w:author="Author">
        <w:r w:rsidRPr="00A03FC7">
          <w:rPr>
            <w:rFonts w:ascii="Trebuchet MS" w:hAnsi="Trebuchet MS"/>
            <w:noProof/>
          </w:rPr>
          <w:delText>must then</w:delText>
        </w:r>
      </w:del>
      <w:ins w:id="224" w:author="Author">
        <w:r w:rsidRPr="00A03FC7">
          <w:rPr>
            <w:rFonts w:ascii="Trebuchet MS" w:hAnsi="Trebuchet MS"/>
            <w:noProof/>
          </w:rPr>
          <w:t>will</w:t>
        </w:r>
      </w:ins>
      <w:r w:rsidRPr="00A03FC7">
        <w:rPr>
          <w:rFonts w:ascii="Trebuchet MS" w:hAnsi="Trebuchet MS"/>
          <w:noProof/>
        </w:rPr>
        <w:t xml:space="preserve"> be sold according to the estimated value.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27:28 </w:t>
      </w:r>
      <w:r w:rsidRPr="00A03FC7">
        <w:rPr>
          <w:rFonts w:ascii="Trebuchet MS" w:hAnsi="Trebuchet MS"/>
          <w:noProof/>
        </w:rPr>
        <w:t>“‘</w:t>
      </w:r>
      <w:del w:id="225" w:author="Author">
        <w:r w:rsidRPr="00A03FC7">
          <w:rPr>
            <w:rFonts w:ascii="Trebuchet MS" w:hAnsi="Trebuchet MS"/>
            <w:noProof/>
          </w:rPr>
          <w:delText>Only</w:delText>
        </w:r>
      </w:del>
      <w:ins w:id="226" w:author="Author">
        <w:r w:rsidRPr="00A03FC7">
          <w:rPr>
            <w:rFonts w:ascii="Trebuchet MS" w:hAnsi="Trebuchet MS"/>
            <w:noProof/>
          </w:rPr>
          <w:t>But</w:t>
        </w:r>
      </w:ins>
      <w:r w:rsidRPr="00A03FC7">
        <w:rPr>
          <w:rFonts w:ascii="Trebuchet MS" w:hAnsi="Trebuchet MS"/>
          <w:noProof/>
        </w:rPr>
        <w:t xml:space="preserve"> no </w:t>
      </w:r>
      <w:del w:id="227" w:author="Author">
        <w:r w:rsidRPr="00A03FC7">
          <w:rPr>
            <w:rFonts w:ascii="Trebuchet MS" w:hAnsi="Trebuchet MS"/>
            <w:noProof/>
          </w:rPr>
          <w:delText xml:space="preserve">sort of </w:delText>
        </w:r>
      </w:del>
      <w:r w:rsidRPr="00A03FC7">
        <w:rPr>
          <w:rFonts w:ascii="Trebuchet MS" w:hAnsi="Trebuchet MS"/>
          <w:noProof/>
        </w:rPr>
        <w:t xml:space="preserve">devoted thing that a man </w:t>
      </w:r>
      <w:del w:id="228" w:author="Author">
        <w:r w:rsidRPr="00A03FC7">
          <w:rPr>
            <w:rFonts w:ascii="Trebuchet MS" w:hAnsi="Trebuchet MS"/>
            <w:noProof/>
          </w:rPr>
          <w:delText>might devote</w:delText>
        </w:r>
      </w:del>
      <w:ins w:id="229" w:author="Author">
        <w:r w:rsidRPr="00A03FC7">
          <w:rPr>
            <w:rFonts w:ascii="Trebuchet MS" w:hAnsi="Trebuchet MS"/>
            <w:noProof/>
          </w:rPr>
          <w:t>devotes unconditionally</w:t>
        </w:r>
        <w:r w:rsidRPr="00A03FC7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A03FC7">
        <w:rPr>
          <w:rFonts w:ascii="Trebuchet MS" w:hAnsi="Trebuchet MS"/>
          <w:noProof/>
        </w:rPr>
        <w:t xml:space="preserve"> to Jehovah </w:t>
      </w:r>
      <w:del w:id="232" w:author="Author">
        <w:r w:rsidRPr="00A03FC7">
          <w:rPr>
            <w:rFonts w:ascii="Trebuchet MS" w:hAnsi="Trebuchet MS"/>
            <w:noProof/>
          </w:rPr>
          <w:delText xml:space="preserve">for destruction out of all that is </w:delText>
        </w:r>
      </w:del>
      <w:ins w:id="233" w:author="Author">
        <w:r w:rsidRPr="00A03FC7">
          <w:rPr>
            <w:rFonts w:ascii="Trebuchet MS" w:hAnsi="Trebuchet MS"/>
            <w:noProof/>
          </w:rPr>
          <w:t xml:space="preserve">from </w:t>
        </w:r>
      </w:ins>
      <w:r w:rsidRPr="00A03FC7">
        <w:rPr>
          <w:rFonts w:ascii="Trebuchet MS" w:hAnsi="Trebuchet MS"/>
          <w:noProof/>
        </w:rPr>
        <w:t>his</w:t>
      </w:r>
      <w:ins w:id="234" w:author="Author">
        <w:r w:rsidRPr="00A03FC7">
          <w:rPr>
            <w:rFonts w:ascii="Trebuchet MS" w:hAnsi="Trebuchet MS"/>
            <w:noProof/>
          </w:rPr>
          <w:t xml:space="preserve"> belongings may be sold or bought back</w:t>
        </w:r>
      </w:ins>
      <w:r w:rsidRPr="00A03FC7">
        <w:rPr>
          <w:rFonts w:ascii="Trebuchet MS" w:hAnsi="Trebuchet MS"/>
          <w:noProof/>
        </w:rPr>
        <w:t xml:space="preserve">, whether from mankind or </w:t>
      </w:r>
      <w:del w:id="235" w:author="Author">
        <w:r w:rsidRPr="00A03FC7">
          <w:rPr>
            <w:rFonts w:ascii="Trebuchet MS" w:hAnsi="Trebuchet MS"/>
            <w:noProof/>
          </w:rPr>
          <w:delText>beasts</w:delText>
        </w:r>
      </w:del>
      <w:ins w:id="236" w:author="Author">
        <w:r w:rsidRPr="00A03FC7">
          <w:rPr>
            <w:rFonts w:ascii="Trebuchet MS" w:hAnsi="Trebuchet MS"/>
            <w:noProof/>
          </w:rPr>
          <w:t>animals</w:t>
        </w:r>
      </w:ins>
      <w:r w:rsidRPr="00A03FC7">
        <w:rPr>
          <w:rFonts w:ascii="Trebuchet MS" w:hAnsi="Trebuchet MS"/>
          <w:noProof/>
        </w:rPr>
        <w:t xml:space="preserve"> or</w:t>
      </w:r>
      <w:del w:id="237" w:author="Author">
        <w:r w:rsidRPr="00A03FC7">
          <w:rPr>
            <w:rFonts w:ascii="Trebuchet MS" w:hAnsi="Trebuchet MS"/>
            <w:noProof/>
          </w:rPr>
          <w:delText xml:space="preserve"> from</w:delText>
        </w:r>
      </w:del>
      <w:r w:rsidRPr="00A03FC7">
        <w:rPr>
          <w:rFonts w:ascii="Trebuchet MS" w:hAnsi="Trebuchet MS"/>
          <w:noProof/>
        </w:rPr>
        <w:t xml:space="preserve"> the field </w:t>
      </w:r>
      <w:del w:id="238" w:author="Author">
        <w:r w:rsidRPr="00A03FC7">
          <w:rPr>
            <w:rFonts w:ascii="Trebuchet MS" w:hAnsi="Trebuchet MS"/>
            <w:noProof/>
          </w:rPr>
          <w:delText>of his possession, may be sold, and no sort of</w:delText>
        </w:r>
      </w:del>
      <w:ins w:id="239" w:author="Author">
        <w:r w:rsidRPr="00A03FC7">
          <w:rPr>
            <w:rFonts w:ascii="Trebuchet MS" w:hAnsi="Trebuchet MS"/>
            <w:noProof/>
          </w:rPr>
          <w:t>he possesses. Every</w:t>
        </w:r>
      </w:ins>
      <w:r w:rsidRPr="00A03FC7">
        <w:rPr>
          <w:rFonts w:ascii="Trebuchet MS" w:hAnsi="Trebuchet MS"/>
          <w:noProof/>
        </w:rPr>
        <w:t xml:space="preserve"> devoted thing </w:t>
      </w:r>
      <w:del w:id="240" w:author="Author">
        <w:r w:rsidRPr="00A03FC7">
          <w:rPr>
            <w:rFonts w:ascii="Trebuchet MS" w:hAnsi="Trebuchet MS"/>
            <w:noProof/>
          </w:rPr>
          <w:delText xml:space="preserve">may be bought back. It </w:delText>
        </w:r>
      </w:del>
      <w:r w:rsidRPr="00A03FC7">
        <w:rPr>
          <w:rFonts w:ascii="Trebuchet MS" w:hAnsi="Trebuchet MS"/>
          <w:noProof/>
        </w:rPr>
        <w:t xml:space="preserve">is something most holy to Jehovah. </w:t>
      </w:r>
      <w:r w:rsidRPr="00A03FC7">
        <w:rPr>
          <w:rFonts w:ascii="Trebuchet MS" w:hAnsi="Trebuchet MS"/>
          <w:b/>
          <w:noProof/>
        </w:rPr>
        <w:t xml:space="preserve">27:29 </w:t>
      </w:r>
      <w:del w:id="241" w:author="Author">
        <w:r w:rsidRPr="00A03FC7">
          <w:rPr>
            <w:rFonts w:ascii="Trebuchet MS" w:hAnsi="Trebuchet MS"/>
            <w:noProof/>
          </w:rPr>
          <w:delText>No devoted</w:delText>
        </w:r>
      </w:del>
      <w:ins w:id="242" w:author="Author">
        <w:r w:rsidRPr="00A03FC7">
          <w:rPr>
            <w:rFonts w:ascii="Trebuchet MS" w:hAnsi="Trebuchet MS"/>
            <w:noProof/>
          </w:rPr>
          <w:t>Furthermore, no condemned</w:t>
        </w:r>
        <w:r w:rsidRPr="00A03FC7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A03FC7">
        <w:rPr>
          <w:rFonts w:ascii="Trebuchet MS" w:hAnsi="Trebuchet MS"/>
          <w:noProof/>
        </w:rPr>
        <w:t xml:space="preserve"> person who </w:t>
      </w:r>
      <w:del w:id="245" w:author="Author">
        <w:r w:rsidRPr="00A03FC7">
          <w:rPr>
            <w:rFonts w:ascii="Trebuchet MS" w:hAnsi="Trebuchet MS"/>
            <w:noProof/>
          </w:rPr>
          <w:delText>might be devoted to</w:delText>
        </w:r>
      </w:del>
      <w:ins w:id="246" w:author="Author">
        <w:r w:rsidRPr="00A03FC7">
          <w:rPr>
            <w:rFonts w:ascii="Trebuchet MS" w:hAnsi="Trebuchet MS"/>
            <w:noProof/>
          </w:rPr>
          <w:t>is set apart for</w:t>
        </w:r>
      </w:ins>
      <w:r w:rsidRPr="00A03FC7">
        <w:rPr>
          <w:rFonts w:ascii="Trebuchet MS" w:hAnsi="Trebuchet MS"/>
          <w:noProof/>
        </w:rPr>
        <w:t xml:space="preserve"> destruction </w:t>
      </w:r>
      <w:del w:id="247" w:author="Author">
        <w:r w:rsidRPr="00A03FC7">
          <w:rPr>
            <w:rFonts w:ascii="Trebuchet MS" w:hAnsi="Trebuchet MS"/>
            <w:noProof/>
          </w:rPr>
          <w:delText xml:space="preserve">from among mankind </w:delText>
        </w:r>
      </w:del>
      <w:r w:rsidRPr="00A03FC7">
        <w:rPr>
          <w:rFonts w:ascii="Trebuchet MS" w:hAnsi="Trebuchet MS"/>
          <w:noProof/>
        </w:rPr>
        <w:t>may be redeemed. He should be put to death without fail.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27:30 </w:t>
      </w:r>
      <w:r w:rsidRPr="00A03FC7">
        <w:rPr>
          <w:rFonts w:ascii="Trebuchet MS" w:hAnsi="Trebuchet MS"/>
          <w:noProof/>
        </w:rPr>
        <w:t>“‘</w:t>
      </w:r>
      <w:del w:id="248" w:author="Author">
        <w:r w:rsidRPr="00A03FC7">
          <w:rPr>
            <w:rFonts w:ascii="Trebuchet MS" w:hAnsi="Trebuchet MS"/>
            <w:noProof/>
          </w:rPr>
          <w:delText>And every</w:delText>
        </w:r>
      </w:del>
      <w:ins w:id="249" w:author="Author">
        <w:r w:rsidRPr="00A03FC7">
          <w:rPr>
            <w:rFonts w:ascii="Trebuchet MS" w:hAnsi="Trebuchet MS"/>
            <w:noProof/>
          </w:rPr>
          <w:t>Every</w:t>
        </w:r>
      </w:ins>
      <w:r w:rsidRPr="00A03FC7">
        <w:rPr>
          <w:rFonts w:ascii="Trebuchet MS" w:hAnsi="Trebuchet MS"/>
          <w:noProof/>
        </w:rPr>
        <w:t xml:space="preserve"> tenth part</w:t>
      </w:r>
      <w:ins w:id="250" w:author="Author">
        <w:r w:rsidRPr="00A03FC7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A03FC7">
        <w:rPr>
          <w:rFonts w:ascii="Trebuchet MS" w:hAnsi="Trebuchet MS"/>
          <w:noProof/>
        </w:rPr>
        <w:t xml:space="preserve"> of the land, </w:t>
      </w:r>
      <w:del w:id="253" w:author="Author">
        <w:r w:rsidRPr="00A03FC7">
          <w:rPr>
            <w:rFonts w:ascii="Trebuchet MS" w:hAnsi="Trebuchet MS"/>
            <w:noProof/>
          </w:rPr>
          <w:delText>out of</w:delText>
        </w:r>
      </w:del>
      <w:ins w:id="254" w:author="Author">
        <w:r w:rsidRPr="00A03FC7">
          <w:rPr>
            <w:rFonts w:ascii="Trebuchet MS" w:hAnsi="Trebuchet MS"/>
            <w:noProof/>
          </w:rPr>
          <w:t>whether from</w:t>
        </w:r>
      </w:ins>
      <w:r w:rsidRPr="00A03FC7">
        <w:rPr>
          <w:rFonts w:ascii="Trebuchet MS" w:hAnsi="Trebuchet MS"/>
          <w:noProof/>
        </w:rPr>
        <w:t xml:space="preserve"> the </w:t>
      </w:r>
      <w:del w:id="255" w:author="Author">
        <w:r w:rsidRPr="00A03FC7">
          <w:rPr>
            <w:rFonts w:ascii="Trebuchet MS" w:hAnsi="Trebuchet MS"/>
            <w:noProof/>
          </w:rPr>
          <w:delText>seed</w:delText>
        </w:r>
      </w:del>
      <w:ins w:id="256" w:author="Author">
        <w:r w:rsidRPr="00A03FC7">
          <w:rPr>
            <w:rFonts w:ascii="Trebuchet MS" w:hAnsi="Trebuchet MS"/>
            <w:noProof/>
          </w:rPr>
          <w:t>produce</w:t>
        </w:r>
      </w:ins>
      <w:r w:rsidRPr="00A03FC7">
        <w:rPr>
          <w:rFonts w:ascii="Trebuchet MS" w:hAnsi="Trebuchet MS"/>
          <w:noProof/>
        </w:rPr>
        <w:t xml:space="preserve"> of the </w:t>
      </w:r>
      <w:del w:id="257" w:author="Author">
        <w:r w:rsidRPr="00A03FC7">
          <w:rPr>
            <w:rFonts w:ascii="Trebuchet MS" w:hAnsi="Trebuchet MS"/>
            <w:noProof/>
          </w:rPr>
          <w:delText>land and</w:delText>
        </w:r>
      </w:del>
      <w:ins w:id="258" w:author="Author">
        <w:r w:rsidRPr="00A03FC7">
          <w:rPr>
            <w:rFonts w:ascii="Trebuchet MS" w:hAnsi="Trebuchet MS"/>
            <w:noProof/>
          </w:rPr>
          <w:t>field or</w:t>
        </w:r>
      </w:ins>
      <w:r w:rsidRPr="00A03FC7">
        <w:rPr>
          <w:rFonts w:ascii="Trebuchet MS" w:hAnsi="Trebuchet MS"/>
          <w:noProof/>
        </w:rPr>
        <w:t xml:space="preserve"> the fruit of the </w:t>
      </w:r>
      <w:del w:id="259" w:author="Author">
        <w:r w:rsidRPr="00A03FC7">
          <w:rPr>
            <w:rFonts w:ascii="Trebuchet MS" w:hAnsi="Trebuchet MS"/>
            <w:noProof/>
          </w:rPr>
          <w:delText>tree</w:delText>
        </w:r>
      </w:del>
      <w:ins w:id="260" w:author="Author">
        <w:r w:rsidRPr="00A03FC7">
          <w:rPr>
            <w:rFonts w:ascii="Trebuchet MS" w:hAnsi="Trebuchet MS"/>
            <w:noProof/>
          </w:rPr>
          <w:t>trees</w:t>
        </w:r>
      </w:ins>
      <w:r w:rsidRPr="00A03FC7">
        <w:rPr>
          <w:rFonts w:ascii="Trebuchet MS" w:hAnsi="Trebuchet MS"/>
          <w:noProof/>
        </w:rPr>
        <w:t xml:space="preserve">, belongs to Jehovah. It is something holy to Jehovah. </w:t>
      </w:r>
      <w:r w:rsidRPr="00A03FC7">
        <w:rPr>
          <w:rFonts w:ascii="Trebuchet MS" w:hAnsi="Trebuchet MS"/>
          <w:b/>
          <w:noProof/>
        </w:rPr>
        <w:t xml:space="preserve">27:31 </w:t>
      </w:r>
      <w:del w:id="261" w:author="Author">
        <w:r w:rsidRPr="00A03FC7">
          <w:rPr>
            <w:rFonts w:ascii="Trebuchet MS" w:hAnsi="Trebuchet MS"/>
            <w:noProof/>
          </w:rPr>
          <w:delText>And if</w:delText>
        </w:r>
      </w:del>
      <w:ins w:id="262" w:author="Author">
        <w:r w:rsidRPr="00A03FC7">
          <w:rPr>
            <w:rFonts w:ascii="Trebuchet MS" w:hAnsi="Trebuchet MS"/>
            <w:noProof/>
          </w:rPr>
          <w:t>If</w:t>
        </w:r>
      </w:ins>
      <w:r w:rsidRPr="00A03FC7">
        <w:rPr>
          <w:rFonts w:ascii="Trebuchet MS" w:hAnsi="Trebuchet MS"/>
          <w:noProof/>
        </w:rPr>
        <w:t xml:space="preserve"> a man </w:t>
      </w:r>
      <w:ins w:id="263" w:author="Author">
        <w:r w:rsidRPr="00A03FC7">
          <w:rPr>
            <w:rFonts w:ascii="Trebuchet MS" w:hAnsi="Trebuchet MS"/>
            <w:noProof/>
          </w:rPr>
          <w:t xml:space="preserve">ever </w:t>
        </w:r>
      </w:ins>
      <w:r w:rsidRPr="00A03FC7">
        <w:rPr>
          <w:rFonts w:ascii="Trebuchet MS" w:hAnsi="Trebuchet MS"/>
          <w:noProof/>
        </w:rPr>
        <w:t>wants to buy any of his tenth part back</w:t>
      </w:r>
      <w:del w:id="264" w:author="Author">
        <w:r w:rsidRPr="00A03FC7">
          <w:rPr>
            <w:rFonts w:ascii="Trebuchet MS" w:hAnsi="Trebuchet MS"/>
            <w:noProof/>
          </w:rPr>
          <w:delText xml:space="preserve"> at all</w:delText>
        </w:r>
      </w:del>
      <w:r w:rsidRPr="00A03FC7">
        <w:rPr>
          <w:rFonts w:ascii="Trebuchet MS" w:hAnsi="Trebuchet MS"/>
          <w:noProof/>
        </w:rPr>
        <w:t xml:space="preserve">, he should give a fifth of it in addition to it. </w:t>
      </w:r>
      <w:r w:rsidRPr="00A03FC7">
        <w:rPr>
          <w:rFonts w:ascii="Trebuchet MS" w:hAnsi="Trebuchet MS"/>
          <w:b/>
          <w:noProof/>
        </w:rPr>
        <w:t xml:space="preserve">27:32 </w:t>
      </w:r>
      <w:r w:rsidRPr="00A03FC7">
        <w:rPr>
          <w:rFonts w:ascii="Trebuchet MS" w:hAnsi="Trebuchet MS"/>
          <w:noProof/>
        </w:rPr>
        <w:t xml:space="preserve">As for every tenth part of the herd and flock, everything that passes under the </w:t>
      </w:r>
      <w:del w:id="265" w:author="Author">
        <w:r w:rsidRPr="00A03FC7">
          <w:rPr>
            <w:rFonts w:ascii="Trebuchet MS" w:hAnsi="Trebuchet MS"/>
            <w:noProof/>
          </w:rPr>
          <w:delText>crook</w:delText>
        </w:r>
      </w:del>
      <w:ins w:id="266" w:author="Author">
        <w:r w:rsidRPr="00A03FC7">
          <w:rPr>
            <w:rFonts w:ascii="Trebuchet MS" w:hAnsi="Trebuchet MS"/>
            <w:noProof/>
          </w:rPr>
          <w:t>shepherd’s staff</w:t>
        </w:r>
      </w:ins>
      <w:r w:rsidRPr="00A03FC7">
        <w:rPr>
          <w:rFonts w:ascii="Trebuchet MS" w:hAnsi="Trebuchet MS"/>
          <w:noProof/>
        </w:rPr>
        <w:t xml:space="preserve">, the tenth </w:t>
      </w:r>
      <w:del w:id="267" w:author="Author">
        <w:r w:rsidRPr="00A03FC7">
          <w:rPr>
            <w:rFonts w:ascii="Trebuchet MS" w:hAnsi="Trebuchet MS"/>
            <w:noProof/>
          </w:rPr>
          <w:delText>head</w:delText>
        </w:r>
      </w:del>
      <w:ins w:id="268" w:author="Author">
        <w:r w:rsidRPr="00A03FC7">
          <w:rPr>
            <w:rFonts w:ascii="Trebuchet MS" w:hAnsi="Trebuchet MS"/>
            <w:noProof/>
          </w:rPr>
          <w:t>animal</w:t>
        </w:r>
        <w:r w:rsidRPr="00A03FC7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A03FC7">
        <w:rPr>
          <w:rFonts w:ascii="Trebuchet MS" w:hAnsi="Trebuchet MS"/>
          <w:noProof/>
        </w:rPr>
        <w:t xml:space="preserve"> should become something holy to Jehovah. </w:t>
      </w:r>
      <w:r w:rsidRPr="00A03FC7">
        <w:rPr>
          <w:rFonts w:ascii="Trebuchet MS" w:hAnsi="Trebuchet MS"/>
          <w:b/>
          <w:noProof/>
        </w:rPr>
        <w:t xml:space="preserve">27:33 </w:t>
      </w:r>
      <w:r w:rsidRPr="00A03FC7">
        <w:rPr>
          <w:rFonts w:ascii="Trebuchet MS" w:hAnsi="Trebuchet MS"/>
          <w:noProof/>
        </w:rPr>
        <w:t xml:space="preserve">He should not examine whether it is good or bad, neither should he exchange it. But if he would </w:t>
      </w:r>
      <w:ins w:id="271" w:author="Author">
        <w:r w:rsidRPr="00A03FC7">
          <w:rPr>
            <w:rFonts w:ascii="Trebuchet MS" w:hAnsi="Trebuchet MS"/>
            <w:noProof/>
          </w:rPr>
          <w:t xml:space="preserve">ever try to </w:t>
        </w:r>
      </w:ins>
      <w:r w:rsidRPr="00A03FC7">
        <w:rPr>
          <w:rFonts w:ascii="Trebuchet MS" w:hAnsi="Trebuchet MS"/>
          <w:noProof/>
        </w:rPr>
        <w:t>exchange it</w:t>
      </w:r>
      <w:del w:id="272" w:author="Author">
        <w:r w:rsidRPr="00A03FC7">
          <w:rPr>
            <w:rFonts w:ascii="Trebuchet MS" w:hAnsi="Trebuchet MS"/>
            <w:noProof/>
          </w:rPr>
          <w:delText xml:space="preserve"> at all, it itself must then become</w:delText>
        </w:r>
      </w:del>
      <w:ins w:id="273" w:author="Author">
        <w:r w:rsidRPr="00A03FC7">
          <w:rPr>
            <w:rFonts w:ascii="Trebuchet MS" w:hAnsi="Trebuchet MS"/>
            <w:noProof/>
          </w:rPr>
          <w:t>, both the original</w:t>
        </w:r>
      </w:ins>
      <w:r w:rsidRPr="00A03FC7">
        <w:rPr>
          <w:rFonts w:ascii="Trebuchet MS" w:hAnsi="Trebuchet MS"/>
          <w:noProof/>
        </w:rPr>
        <w:t xml:space="preserve"> and what is exchanged for it should become something holy. It may not be bought back.’”</w:t>
      </w:r>
    </w:p>
    <w:p w:rsidR="00454BCD" w:rsidRPr="00A03FC7" w:rsidRDefault="00454BCD" w:rsidP="00454BCD">
      <w:pPr>
        <w:rPr>
          <w:rFonts w:ascii="Trebuchet MS" w:hAnsi="Trebuchet MS"/>
          <w:noProof/>
        </w:rPr>
      </w:pPr>
      <w:r w:rsidRPr="00A03FC7">
        <w:rPr>
          <w:rFonts w:ascii="Trebuchet MS" w:hAnsi="Trebuchet MS"/>
          <w:b/>
        </w:rPr>
        <w:t xml:space="preserve">27:34 </w:t>
      </w:r>
      <w:r w:rsidRPr="00A03FC7">
        <w:rPr>
          <w:rFonts w:ascii="Trebuchet MS" w:hAnsi="Trebuchet MS"/>
          <w:noProof/>
        </w:rPr>
        <w:t xml:space="preserve">These are the commandments that Jehovah gave </w:t>
      </w:r>
      <w:ins w:id="274" w:author="Author">
        <w:r w:rsidRPr="00A03FC7">
          <w:rPr>
            <w:rFonts w:ascii="Trebuchet MS" w:hAnsi="Trebuchet MS"/>
            <w:noProof/>
          </w:rPr>
          <w:t xml:space="preserve">to </w:t>
        </w:r>
      </w:ins>
      <w:r w:rsidRPr="00A03FC7">
        <w:rPr>
          <w:rFonts w:ascii="Trebuchet MS" w:hAnsi="Trebuchet MS"/>
          <w:noProof/>
        </w:rPr>
        <w:t xml:space="preserve">Moses </w:t>
      </w:r>
      <w:del w:id="275" w:author="Author">
        <w:r w:rsidRPr="00A03FC7">
          <w:rPr>
            <w:rFonts w:ascii="Trebuchet MS" w:hAnsi="Trebuchet MS"/>
            <w:noProof/>
          </w:rPr>
          <w:delText>as commands to</w:delText>
        </w:r>
      </w:del>
      <w:ins w:id="276" w:author="Author">
        <w:r w:rsidRPr="00A03FC7">
          <w:rPr>
            <w:rFonts w:ascii="Trebuchet MS" w:hAnsi="Trebuchet MS"/>
            <w:noProof/>
          </w:rPr>
          <w:t>for</w:t>
        </w:r>
      </w:ins>
      <w:r w:rsidRPr="00A03FC7">
        <w:rPr>
          <w:rFonts w:ascii="Trebuchet MS" w:hAnsi="Trebuchet MS"/>
          <w:noProof/>
        </w:rPr>
        <w:t xml:space="preserve"> the </w:t>
      </w:r>
      <w:del w:id="277" w:author="Author">
        <w:r w:rsidRPr="00A03FC7">
          <w:rPr>
            <w:rFonts w:ascii="Trebuchet MS" w:hAnsi="Trebuchet MS"/>
            <w:noProof/>
          </w:rPr>
          <w:delText>sons of Israel in</w:delText>
        </w:r>
      </w:del>
      <w:ins w:id="278" w:author="Author">
        <w:r w:rsidRPr="00A03FC7">
          <w:rPr>
            <w:rFonts w:ascii="Trebuchet MS" w:hAnsi="Trebuchet MS"/>
            <w:noProof/>
          </w:rPr>
          <w:t>Israelites on</w:t>
        </w:r>
      </w:ins>
      <w:r w:rsidRPr="00A03FC7">
        <w:rPr>
          <w:rFonts w:ascii="Trebuchet MS" w:hAnsi="Trebuchet MS"/>
          <w:noProof/>
        </w:rPr>
        <w:t xml:space="preserve"> Mount Si′nai.</w:t>
      </w:r>
    </w:p>
    <w:p w:rsidR="00454BCD" w:rsidRPr="00A03FC7" w:rsidRDefault="00454BCD" w:rsidP="00454BCD">
      <w:pPr>
        <w:rPr>
          <w:del w:id="279" w:author="Author"/>
          <w:rFonts w:ascii="Trebuchet MS" w:hAnsi="Trebuchet MS"/>
          <w:noProof/>
        </w:rPr>
      </w:pPr>
    </w:p>
    <w:p w:rsidR="00454BCD" w:rsidRPr="00A03FC7" w:rsidRDefault="00454BCD" w:rsidP="00454BCD">
      <w:pPr>
        <w:rPr>
          <w:rFonts w:ascii="Trebuchet MS" w:hAnsi="Trebuchet MS"/>
          <w:b/>
        </w:rPr>
      </w:pPr>
    </w:p>
    <w:p w:rsidR="00762BCB" w:rsidRPr="00454BCD" w:rsidRDefault="00762BCB" w:rsidP="00454BCD"/>
    <w:sectPr w:rsidR="00762BCB" w:rsidRPr="00454BCD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25C" w:rsidRDefault="00E4525C">
      <w:r>
        <w:separator/>
      </w:r>
    </w:p>
  </w:endnote>
  <w:endnote w:type="continuationSeparator" w:id="0">
    <w:p w:rsidR="00E4525C" w:rsidRDefault="00E4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25C" w:rsidRDefault="00E4525C">
      <w:r>
        <w:separator/>
      </w:r>
    </w:p>
  </w:footnote>
  <w:footnote w:type="continuationSeparator" w:id="0">
    <w:p w:rsidR="00E4525C" w:rsidRDefault="00E4525C">
      <w:r>
        <w:continuationSeparator/>
      </w:r>
    </w:p>
  </w:footnote>
  <w:footnote w:id="1">
    <w:p w:rsidR="00454BCD" w:rsidRPr="00A03FC7" w:rsidRDefault="00454BCD" w:rsidP="00A03FC7">
      <w:pPr>
        <w:pStyle w:val="FootnoteText"/>
        <w:spacing w:after="96"/>
        <w:ind w:firstLine="288"/>
        <w:rPr>
          <w:ins w:id="11" w:author="Author"/>
        </w:rPr>
      </w:pPr>
      <w:ins w:id="12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27:2 </w:t>
        </w:r>
        <w:r w:rsidRPr="00A03FC7">
          <w:t>Or “soul.”</w:t>
        </w:r>
      </w:ins>
    </w:p>
  </w:footnote>
  <w:footnote w:id="2">
    <w:p w:rsidR="00454BCD" w:rsidRPr="00A03FC7" w:rsidRDefault="00454BCD" w:rsidP="00A03FC7">
      <w:pPr>
        <w:pStyle w:val="FootnoteText"/>
        <w:spacing w:after="96"/>
        <w:ind w:firstLine="288"/>
        <w:rPr>
          <w:ins w:id="20" w:author="Author"/>
        </w:rPr>
      </w:pPr>
      <w:ins w:id="21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27:3 </w:t>
        </w:r>
        <w:r w:rsidRPr="00A03FC7">
          <w:t>A shekel equaled 11.4 g (0.367 oz t). See App. B14.</w:t>
        </w:r>
      </w:ins>
    </w:p>
  </w:footnote>
  <w:footnote w:id="3">
    <w:p w:rsidR="00454BCD" w:rsidRPr="00A03FC7" w:rsidRDefault="00454BCD" w:rsidP="00A03FC7">
      <w:pPr>
        <w:pStyle w:val="FootnoteText"/>
        <w:spacing w:after="96"/>
        <w:ind w:firstLine="288"/>
        <w:rPr>
          <w:ins w:id="24" w:author="Author"/>
        </w:rPr>
      </w:pPr>
      <w:ins w:id="25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27:3 </w:t>
        </w:r>
        <w:r w:rsidRPr="00A03FC7">
          <w:t>Or “by the holy shekel.”</w:t>
        </w:r>
      </w:ins>
    </w:p>
  </w:footnote>
  <w:footnote w:id="4">
    <w:p w:rsidR="00454BCD" w:rsidRPr="00A03FC7" w:rsidRDefault="00454BCD" w:rsidP="00A03FC7">
      <w:pPr>
        <w:pStyle w:val="FootnoteText"/>
        <w:spacing w:after="96"/>
        <w:ind w:firstLine="288"/>
        <w:rPr>
          <w:ins w:id="142" w:author="Author"/>
        </w:rPr>
      </w:pPr>
      <w:ins w:id="143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27:16 </w:t>
        </w:r>
        <w:r w:rsidRPr="00A03FC7">
          <w:t>A homer equaled 220 L (200 dry qt). See App. B14.</w:t>
        </w:r>
      </w:ins>
    </w:p>
  </w:footnote>
  <w:footnote w:id="5">
    <w:p w:rsidR="00454BCD" w:rsidRPr="00A03FC7" w:rsidRDefault="00454BCD" w:rsidP="00A03FC7">
      <w:pPr>
        <w:pStyle w:val="FootnoteText"/>
        <w:spacing w:after="96"/>
        <w:ind w:firstLine="288"/>
        <w:rPr>
          <w:ins w:id="204" w:author="Author"/>
        </w:rPr>
      </w:pPr>
      <w:ins w:id="205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27:25 </w:t>
        </w:r>
        <w:r w:rsidRPr="00A03FC7">
          <w:t>A gerah equaled 0.57 g (0.01835 oz t). See App. B14.</w:t>
        </w:r>
      </w:ins>
    </w:p>
  </w:footnote>
  <w:footnote w:id="6">
    <w:p w:rsidR="00454BCD" w:rsidRPr="00A03FC7" w:rsidRDefault="00454BCD" w:rsidP="00A03FC7">
      <w:pPr>
        <w:pStyle w:val="FootnoteText"/>
        <w:spacing w:after="96"/>
        <w:ind w:firstLine="288"/>
        <w:rPr>
          <w:ins w:id="230" w:author="Author"/>
        </w:rPr>
      </w:pPr>
      <w:ins w:id="231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27:28 </w:t>
        </w:r>
        <w:r w:rsidRPr="00A03FC7">
          <w:t>Or “devotes to destruction.”</w:t>
        </w:r>
      </w:ins>
    </w:p>
  </w:footnote>
  <w:footnote w:id="7">
    <w:p w:rsidR="00454BCD" w:rsidRPr="00A03FC7" w:rsidRDefault="00454BCD" w:rsidP="00A03FC7">
      <w:pPr>
        <w:pStyle w:val="FootnoteText"/>
        <w:spacing w:after="96"/>
        <w:ind w:firstLine="288"/>
        <w:rPr>
          <w:ins w:id="243" w:author="Author"/>
        </w:rPr>
      </w:pPr>
      <w:ins w:id="244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27:29 </w:t>
        </w:r>
        <w:r w:rsidRPr="00A03FC7">
          <w:t>Or “devoted.”</w:t>
        </w:r>
      </w:ins>
    </w:p>
  </w:footnote>
  <w:footnote w:id="8">
    <w:p w:rsidR="00454BCD" w:rsidRPr="00A03FC7" w:rsidRDefault="00454BCD" w:rsidP="00A03FC7">
      <w:pPr>
        <w:pStyle w:val="FootnoteText"/>
        <w:spacing w:after="96"/>
        <w:ind w:firstLine="288"/>
        <w:rPr>
          <w:ins w:id="251" w:author="Author"/>
        </w:rPr>
      </w:pPr>
      <w:ins w:id="252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27:30 </w:t>
        </w:r>
        <w:r w:rsidRPr="00A03FC7">
          <w:t>Or “Every tithe.”</w:t>
        </w:r>
      </w:ins>
    </w:p>
  </w:footnote>
  <w:footnote w:id="9">
    <w:p w:rsidR="00454BCD" w:rsidRPr="00A03FC7" w:rsidRDefault="00454BCD" w:rsidP="00A03FC7">
      <w:pPr>
        <w:pStyle w:val="FootnoteText"/>
        <w:spacing w:after="96"/>
        <w:ind w:firstLine="288"/>
        <w:rPr>
          <w:ins w:id="269" w:author="Author"/>
        </w:rPr>
      </w:pPr>
      <w:ins w:id="270" w:author="Author">
        <w:r w:rsidRPr="00A03FC7">
          <w:rPr>
            <w:rStyle w:val="FootnoteReference"/>
          </w:rPr>
          <w:footnoteRef/>
        </w:r>
        <w:r w:rsidRPr="00A03FC7">
          <w:t xml:space="preserve"> </w:t>
        </w:r>
        <w:r w:rsidRPr="00A03FC7">
          <w:rPr>
            <w:b/>
          </w:rPr>
          <w:t xml:space="preserve">27:32 </w:t>
        </w:r>
        <w:r>
          <w:t>Or</w:t>
        </w:r>
        <w:r w:rsidRPr="00A03FC7">
          <w:t xml:space="preserve"> “head.”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C30DC">
        <w:t>Leviticus Chapter 27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C30DC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C30DC">
      <w:rPr>
        <w:noProof/>
        <w:snapToGrid w:val="0"/>
      </w:rPr>
      <w:t>Leviticus 27.Revised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C30DC">
        <w:t>Leviticus Chapter 27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C30DC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C30DC">
      <w:rPr>
        <w:noProof/>
        <w:snapToGrid w:val="0"/>
      </w:rPr>
      <w:t>Leviticus 27.Revised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C30DC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C30D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C30DC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C30D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5C"/>
    <w:rsid w:val="00245EDD"/>
    <w:rsid w:val="0026230D"/>
    <w:rsid w:val="002B524D"/>
    <w:rsid w:val="002C00A8"/>
    <w:rsid w:val="00310508"/>
    <w:rsid w:val="003B380B"/>
    <w:rsid w:val="004500A2"/>
    <w:rsid w:val="00454BCD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C30DC"/>
    <w:rsid w:val="00D066FD"/>
    <w:rsid w:val="00D36E44"/>
    <w:rsid w:val="00D41195"/>
    <w:rsid w:val="00D67FE7"/>
    <w:rsid w:val="00D75449"/>
    <w:rsid w:val="00DA0FE2"/>
    <w:rsid w:val="00DE253C"/>
    <w:rsid w:val="00E4525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AE590AE-9948-4997-953E-94F98E4C0DEA}"/>
  <w:attachedTemplate r:id="R7656d353fb4a4f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54BC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4BC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4B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656d353fb4a4f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1308</ap:Words>
  <ap:Characters>5533</ap:Characters>
  <ap:Application>Microsoft Office Word</ap:Application>
  <ap:DocSecurity>0</ap:DocSecurity>
  <ap:Lines>92</ap:Lines>
  <ap:Paragraphs>18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6823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27</dc:title>
  <dc:subject/>
  <dc:creator>Ruth Farrugia</dc:creator>
  <cp:keywords/>
  <dc:description/>
  <cp:lastModifiedBy>Farrugia, Ruth</cp:lastModifiedBy>
  <cp:revision>3</cp:revision>
  <dcterms:created xsi:type="dcterms:W3CDTF">2021-01-13T15:26:00Z</dcterms:created>
  <dcterms:modified xsi:type="dcterms:W3CDTF">2021-01-13T15:26:00Z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27.docx</vt:lpwstr>
  </property>
  <property fmtid="{D5CDD505-2E9C-101B-9397-08002B2CF9AE}" pid="9" name="_TranslationDocumentId">
    <vt:i4>19447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