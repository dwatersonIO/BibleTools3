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BB2" w:rsidRPr="0055304E" w:rsidRDefault="00A43BB2" w:rsidP="00A43BB2">
      <w:pPr>
        <w:rPr>
          <w:rFonts w:ascii="Trebuchet MS" w:hAnsi="Trebuchet MS"/>
          <w:noProof/>
        </w:rPr>
      </w:pPr>
      <w:bookmarkStart w:id="0" w:name="_GoBack"/>
      <w:bookmarkEnd w:id="0"/>
      <w:r w:rsidRPr="0055304E">
        <w:rPr>
          <w:rFonts w:ascii="Trebuchet MS" w:hAnsi="Trebuchet MS"/>
          <w:b/>
        </w:rPr>
        <w:t xml:space="preserve">13:1 </w:t>
      </w:r>
      <w:del w:id="1" w:author="Author">
        <w:r w:rsidRPr="0055304E">
          <w:rPr>
            <w:rFonts w:ascii="Trebuchet MS" w:hAnsi="Trebuchet MS"/>
            <w:noProof/>
          </w:rPr>
          <w:delText xml:space="preserve">And </w:delText>
        </w:r>
      </w:del>
      <w:r w:rsidRPr="0055304E">
        <w:rPr>
          <w:rFonts w:ascii="Trebuchet MS" w:hAnsi="Trebuchet MS"/>
          <w:noProof/>
        </w:rPr>
        <w:t xml:space="preserve">Jehovah </w:t>
      </w:r>
      <w:del w:id="2" w:author="Author">
        <w:r w:rsidRPr="0055304E">
          <w:rPr>
            <w:rFonts w:ascii="Trebuchet MS" w:hAnsi="Trebuchet MS"/>
            <w:noProof/>
          </w:rPr>
          <w:delText>proceeded</w:delText>
        </w:r>
      </w:del>
      <w:ins w:id="3" w:author="Author">
        <w:r w:rsidRPr="0055304E">
          <w:rPr>
            <w:rFonts w:ascii="Trebuchet MS" w:hAnsi="Trebuchet MS"/>
            <w:noProof/>
          </w:rPr>
          <w:t>continued</w:t>
        </w:r>
      </w:ins>
      <w:r w:rsidRPr="0055304E">
        <w:rPr>
          <w:rFonts w:ascii="Trebuchet MS" w:hAnsi="Trebuchet MS"/>
          <w:noProof/>
        </w:rPr>
        <w:t xml:space="preserve"> to speak to Moses and Aaron, saying: </w:t>
      </w:r>
      <w:r w:rsidRPr="0055304E">
        <w:rPr>
          <w:rFonts w:ascii="Trebuchet MS" w:hAnsi="Trebuchet MS"/>
          <w:b/>
          <w:noProof/>
        </w:rPr>
        <w:t xml:space="preserve">13:2 </w:t>
      </w:r>
      <w:r w:rsidRPr="0055304E">
        <w:rPr>
          <w:rFonts w:ascii="Trebuchet MS" w:hAnsi="Trebuchet MS"/>
          <w:noProof/>
        </w:rPr>
        <w:t>“</w:t>
      </w:r>
      <w:del w:id="4" w:author="Author">
        <w:r w:rsidRPr="0055304E">
          <w:rPr>
            <w:rFonts w:ascii="Trebuchet MS" w:hAnsi="Trebuchet MS"/>
            <w:noProof/>
          </w:rPr>
          <w:delText>In case</w:delText>
        </w:r>
      </w:del>
      <w:ins w:id="5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a man develops </w:t>
      </w:r>
      <w:del w:id="6" w:author="Author">
        <w:r w:rsidRPr="0055304E">
          <w:rPr>
            <w:rFonts w:ascii="Trebuchet MS" w:hAnsi="Trebuchet MS"/>
            <w:noProof/>
          </w:rPr>
          <w:delText>in the skin of</w:delText>
        </w:r>
      </w:del>
      <w:ins w:id="7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his </w:t>
      </w:r>
      <w:del w:id="8" w:author="Author">
        <w:r w:rsidRPr="0055304E">
          <w:rPr>
            <w:rFonts w:ascii="Trebuchet MS" w:hAnsi="Trebuchet MS"/>
            <w:noProof/>
          </w:rPr>
          <w:delText>flesh an eruption or</w:delText>
        </w:r>
      </w:del>
      <w:ins w:id="9" w:author="Author">
        <w:r w:rsidRPr="0055304E">
          <w:rPr>
            <w:rFonts w:ascii="Trebuchet MS" w:hAnsi="Trebuchet MS"/>
            <w:noProof/>
          </w:rPr>
          <w:t>skin</w:t>
        </w:r>
        <w:r w:rsidRPr="0055304E">
          <w:rPr>
            <w:rStyle w:val="FootnoteReference"/>
            <w:rFonts w:ascii="Trebuchet MS" w:hAnsi="Trebuchet MS"/>
            <w:noProof/>
          </w:rPr>
          <w:footnoteReference w:id="1"/>
        </w:r>
        <w:r w:rsidRPr="0055304E">
          <w:rPr>
            <w:rFonts w:ascii="Trebuchet MS" w:hAnsi="Trebuchet MS"/>
            <w:noProof/>
          </w:rPr>
          <w:t xml:space="preserve"> a swelling,</w:t>
        </w:r>
      </w:ins>
      <w:r w:rsidRPr="0055304E">
        <w:rPr>
          <w:rFonts w:ascii="Trebuchet MS" w:hAnsi="Trebuchet MS"/>
          <w:noProof/>
        </w:rPr>
        <w:t xml:space="preserve"> a scab</w:t>
      </w:r>
      <w:ins w:id="12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or a blotch and it </w:t>
      </w:r>
      <w:del w:id="13" w:author="Author">
        <w:r w:rsidRPr="0055304E">
          <w:rPr>
            <w:rFonts w:ascii="Trebuchet MS" w:hAnsi="Trebuchet MS"/>
            <w:noProof/>
          </w:rPr>
          <w:delText>does develop in the skin of his flesh into the plague</w:delText>
        </w:r>
      </w:del>
      <w:ins w:id="14" w:author="Author">
        <w:r w:rsidRPr="0055304E">
          <w:rPr>
            <w:rFonts w:ascii="Trebuchet MS" w:hAnsi="Trebuchet MS"/>
            <w:noProof/>
          </w:rPr>
          <w:t>could become the disease</w:t>
        </w:r>
      </w:ins>
      <w:r w:rsidRPr="0055304E">
        <w:rPr>
          <w:rFonts w:ascii="Trebuchet MS" w:hAnsi="Trebuchet MS"/>
          <w:noProof/>
        </w:rPr>
        <w:t xml:space="preserve"> of leprosy</w:t>
      </w:r>
      <w:ins w:id="15" w:author="Author">
        <w:r w:rsidRPr="0055304E">
          <w:rPr>
            <w:rStyle w:val="FootnoteReference"/>
            <w:rFonts w:ascii="Trebuchet MS" w:hAnsi="Trebuchet MS"/>
            <w:noProof/>
          </w:rPr>
          <w:footnoteReference w:id="2"/>
        </w:r>
        <w:r w:rsidRPr="0055304E">
          <w:rPr>
            <w:rFonts w:ascii="Trebuchet MS" w:hAnsi="Trebuchet MS"/>
            <w:noProof/>
          </w:rPr>
          <w:t xml:space="preserve"> on his skin</w:t>
        </w:r>
      </w:ins>
      <w:r w:rsidRPr="0055304E">
        <w:rPr>
          <w:rFonts w:ascii="Trebuchet MS" w:hAnsi="Trebuchet MS"/>
          <w:noProof/>
        </w:rPr>
        <w:t>, he must then be brought to Aaron the priest or to one of his sons</w:t>
      </w:r>
      <w:ins w:id="18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the priests. </w:t>
      </w:r>
      <w:r w:rsidRPr="0055304E">
        <w:rPr>
          <w:rFonts w:ascii="Trebuchet MS" w:hAnsi="Trebuchet MS"/>
          <w:b/>
          <w:noProof/>
        </w:rPr>
        <w:t xml:space="preserve">13:3 </w:t>
      </w:r>
      <w:del w:id="19" w:author="Author">
        <w:r w:rsidRPr="0055304E">
          <w:rPr>
            <w:rFonts w:ascii="Trebuchet MS" w:hAnsi="Trebuchet MS"/>
            <w:noProof/>
          </w:rPr>
          <w:delText>And the</w:delText>
        </w:r>
      </w:del>
      <w:ins w:id="20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21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22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the </w:t>
      </w:r>
      <w:del w:id="23" w:author="Author">
        <w:r w:rsidRPr="0055304E">
          <w:rPr>
            <w:rFonts w:ascii="Trebuchet MS" w:hAnsi="Trebuchet MS"/>
            <w:noProof/>
          </w:rPr>
          <w:delText>plague in the</w:delText>
        </w:r>
      </w:del>
      <w:ins w:id="24" w:author="Author">
        <w:r w:rsidRPr="0055304E">
          <w:rPr>
            <w:rFonts w:ascii="Trebuchet MS" w:hAnsi="Trebuchet MS"/>
            <w:noProof/>
          </w:rPr>
          <w:t>infection on his</w:t>
        </w:r>
      </w:ins>
      <w:r w:rsidRPr="0055304E">
        <w:rPr>
          <w:rFonts w:ascii="Trebuchet MS" w:hAnsi="Trebuchet MS"/>
          <w:noProof/>
        </w:rPr>
        <w:t xml:space="preserve"> skin</w:t>
      </w:r>
      <w:del w:id="25" w:author="Author">
        <w:r w:rsidRPr="0055304E">
          <w:rPr>
            <w:rFonts w:ascii="Trebuchet MS" w:hAnsi="Trebuchet MS"/>
            <w:noProof/>
          </w:rPr>
          <w:delText xml:space="preserve"> of the flesh</w:delText>
        </w:r>
      </w:del>
      <w:r w:rsidRPr="0055304E">
        <w:rPr>
          <w:rFonts w:ascii="Trebuchet MS" w:hAnsi="Trebuchet MS"/>
          <w:noProof/>
        </w:rPr>
        <w:t xml:space="preserve">. When the hair in the </w:t>
      </w:r>
      <w:del w:id="26" w:author="Author">
        <w:r w:rsidRPr="0055304E">
          <w:rPr>
            <w:rFonts w:ascii="Trebuchet MS" w:hAnsi="Trebuchet MS"/>
            <w:noProof/>
          </w:rPr>
          <w:delText>plague</w:delText>
        </w:r>
      </w:del>
      <w:ins w:id="27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has turned white and the appearance of the </w:t>
      </w:r>
      <w:del w:id="28" w:author="Author">
        <w:r w:rsidRPr="0055304E">
          <w:rPr>
            <w:rFonts w:ascii="Trebuchet MS" w:hAnsi="Trebuchet MS"/>
            <w:noProof/>
          </w:rPr>
          <w:delText>plague</w:delText>
        </w:r>
      </w:del>
      <w:ins w:id="29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is deeper than the skin</w:t>
      </w:r>
      <w:del w:id="30" w:author="Author">
        <w:r w:rsidRPr="0055304E">
          <w:rPr>
            <w:rFonts w:ascii="Trebuchet MS" w:hAnsi="Trebuchet MS"/>
            <w:noProof/>
          </w:rPr>
          <w:delText xml:space="preserve"> of his flesh</w:delText>
        </w:r>
      </w:del>
      <w:r w:rsidRPr="0055304E">
        <w:rPr>
          <w:rFonts w:ascii="Trebuchet MS" w:hAnsi="Trebuchet MS"/>
          <w:noProof/>
        </w:rPr>
        <w:t xml:space="preserve">, it is the </w:t>
      </w:r>
      <w:del w:id="31" w:author="Author">
        <w:r w:rsidRPr="0055304E">
          <w:rPr>
            <w:rFonts w:ascii="Trebuchet MS" w:hAnsi="Trebuchet MS"/>
            <w:noProof/>
          </w:rPr>
          <w:delText>plague</w:delText>
        </w:r>
      </w:del>
      <w:ins w:id="32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of leprosy. </w:t>
      </w:r>
      <w:del w:id="33" w:author="Author">
        <w:r w:rsidRPr="0055304E">
          <w:rPr>
            <w:rFonts w:ascii="Trebuchet MS" w:hAnsi="Trebuchet MS"/>
            <w:noProof/>
          </w:rPr>
          <w:delText>And the</w:delText>
        </w:r>
      </w:del>
      <w:ins w:id="34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35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36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it</w:t>
      </w:r>
      <w:del w:id="37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</w:t>
      </w:r>
      <w:del w:id="38" w:author="Author">
        <w:r w:rsidRPr="0055304E">
          <w:rPr>
            <w:rFonts w:ascii="Trebuchet MS" w:hAnsi="Trebuchet MS"/>
            <w:noProof/>
          </w:rPr>
          <w:delText xml:space="preserve">he must </w:delText>
        </w:r>
      </w:del>
      <w:r w:rsidRPr="0055304E">
        <w:rPr>
          <w:rFonts w:ascii="Trebuchet MS" w:hAnsi="Trebuchet MS"/>
          <w:noProof/>
        </w:rPr>
        <w:t xml:space="preserve">declare him unclean. </w:t>
      </w:r>
      <w:r w:rsidRPr="0055304E">
        <w:rPr>
          <w:rFonts w:ascii="Trebuchet MS" w:hAnsi="Trebuchet MS"/>
          <w:b/>
          <w:noProof/>
        </w:rPr>
        <w:t xml:space="preserve">13:4 </w:t>
      </w:r>
      <w:r w:rsidRPr="0055304E">
        <w:rPr>
          <w:rFonts w:ascii="Trebuchet MS" w:hAnsi="Trebuchet MS"/>
          <w:noProof/>
        </w:rPr>
        <w:t xml:space="preserve">But if the blotch </w:t>
      </w:r>
      <w:ins w:id="39" w:author="Author">
        <w:r w:rsidRPr="0055304E">
          <w:rPr>
            <w:rFonts w:ascii="Trebuchet MS" w:hAnsi="Trebuchet MS"/>
            <w:noProof/>
          </w:rPr>
          <w:t xml:space="preserve">on his skin </w:t>
        </w:r>
      </w:ins>
      <w:r w:rsidRPr="0055304E">
        <w:rPr>
          <w:rFonts w:ascii="Trebuchet MS" w:hAnsi="Trebuchet MS"/>
          <w:noProof/>
        </w:rPr>
        <w:t xml:space="preserve">is white </w:t>
      </w:r>
      <w:del w:id="40" w:author="Author">
        <w:r w:rsidRPr="0055304E">
          <w:rPr>
            <w:rFonts w:ascii="Trebuchet MS" w:hAnsi="Trebuchet MS"/>
            <w:noProof/>
          </w:rPr>
          <w:delText xml:space="preserve">in the skin of his flesh </w:delText>
        </w:r>
      </w:del>
      <w:r w:rsidRPr="0055304E">
        <w:rPr>
          <w:rFonts w:ascii="Trebuchet MS" w:hAnsi="Trebuchet MS"/>
          <w:noProof/>
        </w:rPr>
        <w:t xml:space="preserve">and its appearance is not deeper than the skin and </w:t>
      </w:r>
      <w:del w:id="41" w:author="Author">
        <w:r w:rsidRPr="0055304E">
          <w:rPr>
            <w:rFonts w:ascii="Trebuchet MS" w:hAnsi="Trebuchet MS"/>
            <w:noProof/>
          </w:rPr>
          <w:delText>its</w:delText>
        </w:r>
      </w:del>
      <w:ins w:id="42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hair has not turned white, the priest </w:t>
      </w:r>
      <w:del w:id="43" w:author="Author">
        <w:r w:rsidRPr="0055304E">
          <w:rPr>
            <w:rFonts w:ascii="Trebuchet MS" w:hAnsi="Trebuchet MS"/>
            <w:noProof/>
          </w:rPr>
          <w:delText>must</w:delText>
        </w:r>
      </w:del>
      <w:ins w:id="44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quarantine the </w:t>
      </w:r>
      <w:del w:id="45" w:author="Author">
        <w:r w:rsidRPr="0055304E">
          <w:rPr>
            <w:rFonts w:ascii="Trebuchet MS" w:hAnsi="Trebuchet MS"/>
            <w:noProof/>
          </w:rPr>
          <w:delText>plague</w:delText>
        </w:r>
      </w:del>
      <w:ins w:id="46" w:author="Author">
        <w:r w:rsidRPr="0055304E">
          <w:rPr>
            <w:rFonts w:ascii="Trebuchet MS" w:hAnsi="Trebuchet MS"/>
            <w:noProof/>
          </w:rPr>
          <w:t>infected person for</w:t>
        </w:r>
      </w:ins>
      <w:r w:rsidRPr="0055304E">
        <w:rPr>
          <w:rFonts w:ascii="Trebuchet MS" w:hAnsi="Trebuchet MS"/>
          <w:noProof/>
        </w:rPr>
        <w:t xml:space="preserve"> seven days. </w:t>
      </w:r>
      <w:r w:rsidRPr="0055304E">
        <w:rPr>
          <w:rFonts w:ascii="Trebuchet MS" w:hAnsi="Trebuchet MS"/>
          <w:b/>
          <w:noProof/>
        </w:rPr>
        <w:t xml:space="preserve">13:5 </w:t>
      </w:r>
      <w:del w:id="47" w:author="Author">
        <w:r w:rsidRPr="0055304E">
          <w:rPr>
            <w:rFonts w:ascii="Trebuchet MS" w:hAnsi="Trebuchet MS"/>
            <w:noProof/>
          </w:rPr>
          <w:delText>And the</w:delText>
        </w:r>
      </w:del>
      <w:ins w:id="48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49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50" w:author="Author">
        <w:r w:rsidRPr="0055304E">
          <w:rPr>
            <w:rFonts w:ascii="Trebuchet MS" w:hAnsi="Trebuchet MS"/>
            <w:noProof/>
          </w:rPr>
          <w:t>will then examine</w:t>
        </w:r>
      </w:ins>
      <w:r w:rsidRPr="0055304E">
        <w:rPr>
          <w:rFonts w:ascii="Trebuchet MS" w:hAnsi="Trebuchet MS"/>
          <w:noProof/>
        </w:rPr>
        <w:t xml:space="preserve"> him on the seventh day, and if </w:t>
      </w:r>
      <w:del w:id="51" w:author="Author">
        <w:r w:rsidRPr="0055304E">
          <w:rPr>
            <w:rFonts w:ascii="Trebuchet MS" w:hAnsi="Trebuchet MS"/>
            <w:noProof/>
          </w:rPr>
          <w:delText xml:space="preserve">in the way </w:delText>
        </w:r>
      </w:del>
      <w:r w:rsidRPr="0055304E">
        <w:rPr>
          <w:rFonts w:ascii="Trebuchet MS" w:hAnsi="Trebuchet MS"/>
          <w:noProof/>
        </w:rPr>
        <w:t xml:space="preserve">it </w:t>
      </w:r>
      <w:del w:id="52" w:author="Author">
        <w:r w:rsidRPr="0055304E">
          <w:rPr>
            <w:rFonts w:ascii="Trebuchet MS" w:hAnsi="Trebuchet MS"/>
            <w:noProof/>
          </w:rPr>
          <w:delText>looks</w:delText>
        </w:r>
      </w:del>
      <w:ins w:id="53" w:author="Author">
        <w:r w:rsidRPr="0055304E">
          <w:rPr>
            <w:rFonts w:ascii="Trebuchet MS" w:hAnsi="Trebuchet MS"/>
            <w:noProof/>
          </w:rPr>
          <w:t>appears that</w:t>
        </w:r>
      </w:ins>
      <w:r w:rsidRPr="0055304E">
        <w:rPr>
          <w:rFonts w:ascii="Trebuchet MS" w:hAnsi="Trebuchet MS"/>
          <w:noProof/>
        </w:rPr>
        <w:t xml:space="preserve"> the </w:t>
      </w:r>
      <w:del w:id="54" w:author="Author">
        <w:r w:rsidRPr="0055304E">
          <w:rPr>
            <w:rFonts w:ascii="Trebuchet MS" w:hAnsi="Trebuchet MS"/>
            <w:noProof/>
          </w:rPr>
          <w:delText>plague</w:delText>
        </w:r>
      </w:del>
      <w:ins w:id="55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has stopped</w:t>
      </w:r>
      <w:del w:id="56" w:author="Author">
        <w:r w:rsidRPr="0055304E">
          <w:rPr>
            <w:rFonts w:ascii="Trebuchet MS" w:hAnsi="Trebuchet MS"/>
            <w:noProof/>
          </w:rPr>
          <w:delText>, the plague</w:delText>
        </w:r>
      </w:del>
      <w:ins w:id="57" w:author="Author">
        <w:r w:rsidRPr="0055304E">
          <w:rPr>
            <w:rFonts w:ascii="Trebuchet MS" w:hAnsi="Trebuchet MS"/>
            <w:noProof/>
          </w:rPr>
          <w:t xml:space="preserve"> and</w:t>
        </w:r>
      </w:ins>
      <w:r w:rsidRPr="0055304E">
        <w:rPr>
          <w:rFonts w:ascii="Trebuchet MS" w:hAnsi="Trebuchet MS"/>
          <w:noProof/>
        </w:rPr>
        <w:t xml:space="preserve"> has not spread </w:t>
      </w:r>
      <w:del w:id="58" w:author="Author">
        <w:r w:rsidRPr="0055304E">
          <w:rPr>
            <w:rFonts w:ascii="Trebuchet MS" w:hAnsi="Trebuchet MS"/>
            <w:noProof/>
          </w:rPr>
          <w:delText>in</w:delText>
        </w:r>
      </w:del>
      <w:ins w:id="59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skin, the priest </w:t>
      </w:r>
      <w:del w:id="60" w:author="Author">
        <w:r w:rsidRPr="0055304E">
          <w:rPr>
            <w:rFonts w:ascii="Trebuchet MS" w:hAnsi="Trebuchet MS"/>
            <w:noProof/>
          </w:rPr>
          <w:delText>must also</w:delText>
        </w:r>
      </w:del>
      <w:ins w:id="61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quarantine him </w:t>
      </w:r>
      <w:ins w:id="62" w:author="Author">
        <w:r w:rsidRPr="0055304E">
          <w:rPr>
            <w:rFonts w:ascii="Trebuchet MS" w:hAnsi="Trebuchet MS"/>
            <w:noProof/>
          </w:rPr>
          <w:t xml:space="preserve">for </w:t>
        </w:r>
      </w:ins>
      <w:r w:rsidRPr="0055304E">
        <w:rPr>
          <w:rFonts w:ascii="Trebuchet MS" w:hAnsi="Trebuchet MS"/>
          <w:noProof/>
        </w:rPr>
        <w:t>another seven days.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13:6 </w:t>
      </w:r>
      <w:r w:rsidRPr="0055304E">
        <w:rPr>
          <w:rFonts w:ascii="Trebuchet MS" w:hAnsi="Trebuchet MS"/>
          <w:noProof/>
        </w:rPr>
        <w:t>“</w:t>
      </w:r>
      <w:del w:id="63" w:author="Author">
        <w:r w:rsidRPr="0055304E">
          <w:rPr>
            <w:rFonts w:ascii="Trebuchet MS" w:hAnsi="Trebuchet MS"/>
            <w:noProof/>
          </w:rPr>
          <w:delText>And the</w:delText>
        </w:r>
      </w:del>
      <w:ins w:id="64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65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66" w:author="Author">
        <w:r w:rsidRPr="0055304E">
          <w:rPr>
            <w:rFonts w:ascii="Trebuchet MS" w:hAnsi="Trebuchet MS"/>
            <w:noProof/>
          </w:rPr>
          <w:t>should examine</w:t>
        </w:r>
      </w:ins>
      <w:r w:rsidRPr="0055304E">
        <w:rPr>
          <w:rFonts w:ascii="Trebuchet MS" w:hAnsi="Trebuchet MS"/>
          <w:noProof/>
        </w:rPr>
        <w:t xml:space="preserve"> him </w:t>
      </w:r>
      <w:ins w:id="67" w:author="Author">
        <w:r w:rsidRPr="0055304E">
          <w:rPr>
            <w:rFonts w:ascii="Trebuchet MS" w:hAnsi="Trebuchet MS"/>
            <w:noProof/>
          </w:rPr>
          <w:t xml:space="preserve">again </w:t>
        </w:r>
      </w:ins>
      <w:r w:rsidRPr="0055304E">
        <w:rPr>
          <w:rFonts w:ascii="Trebuchet MS" w:hAnsi="Trebuchet MS"/>
          <w:noProof/>
        </w:rPr>
        <w:t>on the seventh day</w:t>
      </w:r>
      <w:del w:id="68" w:author="Author">
        <w:r w:rsidRPr="0055304E">
          <w:rPr>
            <w:rFonts w:ascii="Trebuchet MS" w:hAnsi="Trebuchet MS"/>
            <w:noProof/>
          </w:rPr>
          <w:delText xml:space="preserve"> the second time</w:delText>
        </w:r>
      </w:del>
      <w:r w:rsidRPr="0055304E">
        <w:rPr>
          <w:rFonts w:ascii="Trebuchet MS" w:hAnsi="Trebuchet MS"/>
          <w:noProof/>
        </w:rPr>
        <w:t xml:space="preserve">, and if the </w:t>
      </w:r>
      <w:del w:id="69" w:author="Author">
        <w:r w:rsidRPr="0055304E">
          <w:rPr>
            <w:rFonts w:ascii="Trebuchet MS" w:hAnsi="Trebuchet MS"/>
            <w:noProof/>
          </w:rPr>
          <w:delText>plague</w:delText>
        </w:r>
      </w:del>
      <w:ins w:id="70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has </w:t>
      </w:r>
      <w:del w:id="71" w:author="Author">
        <w:r w:rsidRPr="0055304E">
          <w:rPr>
            <w:rFonts w:ascii="Trebuchet MS" w:hAnsi="Trebuchet MS"/>
            <w:noProof/>
          </w:rPr>
          <w:delText>grown dull</w:delText>
        </w:r>
      </w:del>
      <w:ins w:id="72" w:author="Author">
        <w:r w:rsidRPr="0055304E">
          <w:rPr>
            <w:rFonts w:ascii="Trebuchet MS" w:hAnsi="Trebuchet MS"/>
            <w:noProof/>
          </w:rPr>
          <w:t>faded</w:t>
        </w:r>
      </w:ins>
      <w:r w:rsidRPr="0055304E">
        <w:rPr>
          <w:rFonts w:ascii="Trebuchet MS" w:hAnsi="Trebuchet MS"/>
          <w:noProof/>
        </w:rPr>
        <w:t xml:space="preserve"> and </w:t>
      </w:r>
      <w:del w:id="73" w:author="Author">
        <w:r w:rsidRPr="0055304E">
          <w:rPr>
            <w:rFonts w:ascii="Trebuchet MS" w:hAnsi="Trebuchet MS"/>
            <w:noProof/>
          </w:rPr>
          <w:delText xml:space="preserve">the plague </w:delText>
        </w:r>
      </w:del>
      <w:r w:rsidRPr="0055304E">
        <w:rPr>
          <w:rFonts w:ascii="Trebuchet MS" w:hAnsi="Trebuchet MS"/>
          <w:noProof/>
        </w:rPr>
        <w:t xml:space="preserve">has not spread in the skin, the priest </w:t>
      </w:r>
      <w:del w:id="74" w:author="Author">
        <w:r w:rsidRPr="0055304E">
          <w:rPr>
            <w:rFonts w:ascii="Trebuchet MS" w:hAnsi="Trebuchet MS"/>
            <w:noProof/>
          </w:rPr>
          <w:delText>must also pronounce</w:delText>
        </w:r>
      </w:del>
      <w:ins w:id="75" w:author="Author">
        <w:r w:rsidRPr="0055304E">
          <w:rPr>
            <w:rFonts w:ascii="Trebuchet MS" w:hAnsi="Trebuchet MS"/>
            <w:noProof/>
          </w:rPr>
          <w:t>will declare</w:t>
        </w:r>
      </w:ins>
      <w:r w:rsidRPr="0055304E">
        <w:rPr>
          <w:rFonts w:ascii="Trebuchet MS" w:hAnsi="Trebuchet MS"/>
          <w:noProof/>
        </w:rPr>
        <w:t xml:space="preserve"> him clean</w:t>
      </w:r>
      <w:del w:id="76" w:author="Author">
        <w:r w:rsidRPr="0055304E">
          <w:rPr>
            <w:rFonts w:ascii="Trebuchet MS" w:hAnsi="Trebuchet MS"/>
            <w:noProof/>
          </w:rPr>
          <w:delText>. It</w:delText>
        </w:r>
      </w:del>
      <w:ins w:id="77" w:author="Author">
        <w:r w:rsidRPr="0055304E">
          <w:rPr>
            <w:rFonts w:ascii="Trebuchet MS" w:hAnsi="Trebuchet MS"/>
            <w:noProof/>
          </w:rPr>
          <w:t>; it</w:t>
        </w:r>
      </w:ins>
      <w:r w:rsidRPr="0055304E">
        <w:rPr>
          <w:rFonts w:ascii="Trebuchet MS" w:hAnsi="Trebuchet MS"/>
          <w:noProof/>
        </w:rPr>
        <w:t xml:space="preserve"> was </w:t>
      </w:r>
      <w:ins w:id="78" w:author="Author">
        <w:r w:rsidRPr="0055304E">
          <w:rPr>
            <w:rFonts w:ascii="Trebuchet MS" w:hAnsi="Trebuchet MS"/>
            <w:noProof/>
          </w:rPr>
          <w:t xml:space="preserve">only </w:t>
        </w:r>
      </w:ins>
      <w:r w:rsidRPr="0055304E">
        <w:rPr>
          <w:rFonts w:ascii="Trebuchet MS" w:hAnsi="Trebuchet MS"/>
          <w:noProof/>
        </w:rPr>
        <w:t xml:space="preserve">a scab. </w:t>
      </w:r>
      <w:del w:id="79" w:author="Author">
        <w:r w:rsidRPr="0055304E">
          <w:rPr>
            <w:rFonts w:ascii="Trebuchet MS" w:hAnsi="Trebuchet MS"/>
            <w:noProof/>
          </w:rPr>
          <w:delText>And he must</w:delText>
        </w:r>
      </w:del>
      <w:ins w:id="80" w:author="Author">
        <w:r w:rsidRPr="0055304E">
          <w:rPr>
            <w:rFonts w:ascii="Trebuchet MS" w:hAnsi="Trebuchet MS"/>
            <w:noProof/>
          </w:rPr>
          <w:t>The man will then</w:t>
        </w:r>
      </w:ins>
      <w:r w:rsidRPr="0055304E">
        <w:rPr>
          <w:rFonts w:ascii="Trebuchet MS" w:hAnsi="Trebuchet MS"/>
          <w:noProof/>
        </w:rPr>
        <w:t xml:space="preserve"> wash his garments and be clean. </w:t>
      </w:r>
      <w:r w:rsidRPr="0055304E">
        <w:rPr>
          <w:rFonts w:ascii="Trebuchet MS" w:hAnsi="Trebuchet MS"/>
          <w:b/>
          <w:noProof/>
        </w:rPr>
        <w:t xml:space="preserve">13:7 </w:t>
      </w:r>
      <w:r w:rsidRPr="0055304E">
        <w:rPr>
          <w:rFonts w:ascii="Trebuchet MS" w:hAnsi="Trebuchet MS"/>
          <w:noProof/>
        </w:rPr>
        <w:t>But if the scab</w:t>
      </w:r>
      <w:ins w:id="81" w:author="Author">
        <w:r w:rsidRPr="0055304E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55304E">
        <w:rPr>
          <w:rFonts w:ascii="Trebuchet MS" w:hAnsi="Trebuchet MS"/>
          <w:noProof/>
        </w:rPr>
        <w:t xml:space="preserve"> has </w:t>
      </w:r>
      <w:del w:id="84" w:author="Author">
        <w:r w:rsidRPr="0055304E">
          <w:rPr>
            <w:rFonts w:ascii="Trebuchet MS" w:hAnsi="Trebuchet MS"/>
            <w:noProof/>
          </w:rPr>
          <w:delText>unquestionably</w:delText>
        </w:r>
      </w:del>
      <w:ins w:id="85" w:author="Author">
        <w:r w:rsidRPr="0055304E">
          <w:rPr>
            <w:rFonts w:ascii="Trebuchet MS" w:hAnsi="Trebuchet MS"/>
            <w:noProof/>
          </w:rPr>
          <w:t>definitely</w:t>
        </w:r>
      </w:ins>
      <w:r w:rsidRPr="0055304E">
        <w:rPr>
          <w:rFonts w:ascii="Trebuchet MS" w:hAnsi="Trebuchet MS"/>
          <w:noProof/>
        </w:rPr>
        <w:t xml:space="preserve"> spread </w:t>
      </w:r>
      <w:del w:id="86" w:author="Author">
        <w:r w:rsidRPr="0055304E">
          <w:rPr>
            <w:rFonts w:ascii="Trebuchet MS" w:hAnsi="Trebuchet MS"/>
            <w:noProof/>
          </w:rPr>
          <w:delText>in</w:delText>
        </w:r>
      </w:del>
      <w:ins w:id="87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skin after </w:t>
      </w:r>
      <w:del w:id="88" w:author="Author">
        <w:r w:rsidRPr="0055304E">
          <w:rPr>
            <w:rFonts w:ascii="Trebuchet MS" w:hAnsi="Trebuchet MS"/>
            <w:noProof/>
          </w:rPr>
          <w:delText>his appearing</w:delText>
        </w:r>
      </w:del>
      <w:ins w:id="89" w:author="Author">
        <w:r w:rsidRPr="0055304E">
          <w:rPr>
            <w:rFonts w:ascii="Trebuchet MS" w:hAnsi="Trebuchet MS"/>
            <w:noProof/>
          </w:rPr>
          <w:t>he appears</w:t>
        </w:r>
      </w:ins>
      <w:r w:rsidRPr="0055304E">
        <w:rPr>
          <w:rFonts w:ascii="Trebuchet MS" w:hAnsi="Trebuchet MS"/>
          <w:noProof/>
        </w:rPr>
        <w:t xml:space="preserve"> before the priest </w:t>
      </w:r>
      <w:del w:id="90" w:author="Author">
        <w:r w:rsidRPr="0055304E">
          <w:rPr>
            <w:rFonts w:ascii="Trebuchet MS" w:hAnsi="Trebuchet MS"/>
            <w:noProof/>
          </w:rPr>
          <w:delText>for the establishment of</w:delText>
        </w:r>
      </w:del>
      <w:ins w:id="91" w:author="Author">
        <w:r w:rsidRPr="0055304E">
          <w:rPr>
            <w:rFonts w:ascii="Trebuchet MS" w:hAnsi="Trebuchet MS"/>
            <w:noProof/>
          </w:rPr>
          <w:t>to establish</w:t>
        </w:r>
      </w:ins>
      <w:r w:rsidRPr="0055304E">
        <w:rPr>
          <w:rFonts w:ascii="Trebuchet MS" w:hAnsi="Trebuchet MS"/>
          <w:noProof/>
        </w:rPr>
        <w:t xml:space="preserve"> his purification, he </w:t>
      </w:r>
      <w:del w:id="92" w:author="Author">
        <w:r w:rsidRPr="0055304E">
          <w:rPr>
            <w:rFonts w:ascii="Trebuchet MS" w:hAnsi="Trebuchet MS"/>
            <w:noProof/>
          </w:rPr>
          <w:delText>must</w:delText>
        </w:r>
      </w:del>
      <w:ins w:id="93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appear </w:t>
      </w:r>
      <w:del w:id="94" w:author="Author">
        <w:r w:rsidRPr="0055304E">
          <w:rPr>
            <w:rFonts w:ascii="Trebuchet MS" w:hAnsi="Trebuchet MS"/>
            <w:noProof/>
          </w:rPr>
          <w:delText>the second time</w:delText>
        </w:r>
      </w:del>
      <w:ins w:id="95" w:author="Author">
        <w:r w:rsidRPr="0055304E">
          <w:rPr>
            <w:rFonts w:ascii="Trebuchet MS" w:hAnsi="Trebuchet MS"/>
            <w:noProof/>
          </w:rPr>
          <w:t>again</w:t>
        </w:r>
        <w:r w:rsidRPr="0055304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55304E">
        <w:rPr>
          <w:rFonts w:ascii="Trebuchet MS" w:hAnsi="Trebuchet MS"/>
          <w:noProof/>
        </w:rPr>
        <w:t xml:space="preserve"> before the priest</w:t>
      </w:r>
      <w:del w:id="98" w:author="Author">
        <w:r w:rsidRPr="0055304E">
          <w:rPr>
            <w:rFonts w:ascii="Trebuchet MS" w:hAnsi="Trebuchet MS"/>
            <w:noProof/>
          </w:rPr>
          <w:delText>,</w:delText>
        </w:r>
      </w:del>
      <w:ins w:id="99" w:author="Author">
        <w:r w:rsidRPr="0055304E">
          <w:rPr>
            <w:rFonts w:ascii="Trebuchet MS" w:hAnsi="Trebuchet MS"/>
            <w:noProof/>
          </w:rPr>
          <w:t>.</w:t>
        </w:r>
      </w:ins>
      <w:r w:rsidRPr="0055304E">
        <w:rPr>
          <w:rFonts w:ascii="Trebuchet MS" w:hAnsi="Trebuchet MS"/>
          <w:noProof/>
        </w:rPr>
        <w:t xml:space="preserve"> </w:t>
      </w:r>
      <w:r w:rsidRPr="0055304E">
        <w:rPr>
          <w:rFonts w:ascii="Trebuchet MS" w:hAnsi="Trebuchet MS"/>
          <w:b/>
          <w:noProof/>
        </w:rPr>
        <w:t xml:space="preserve">13:8 </w:t>
      </w:r>
      <w:del w:id="100" w:author="Author">
        <w:r w:rsidRPr="0055304E">
          <w:rPr>
            <w:rFonts w:ascii="Trebuchet MS" w:hAnsi="Trebuchet MS"/>
            <w:noProof/>
          </w:rPr>
          <w:delText>and the</w:delText>
        </w:r>
      </w:del>
      <w:ins w:id="101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102" w:author="Author">
        <w:r w:rsidRPr="0055304E">
          <w:rPr>
            <w:rFonts w:ascii="Trebuchet MS" w:hAnsi="Trebuchet MS"/>
            <w:noProof/>
          </w:rPr>
          <w:delText>must take a look;</w:delText>
        </w:r>
      </w:del>
      <w:ins w:id="103" w:author="Author">
        <w:r w:rsidRPr="0055304E">
          <w:rPr>
            <w:rFonts w:ascii="Trebuchet MS" w:hAnsi="Trebuchet MS"/>
            <w:noProof/>
          </w:rPr>
          <w:t>will examine it,</w:t>
        </w:r>
      </w:ins>
      <w:r w:rsidRPr="0055304E">
        <w:rPr>
          <w:rFonts w:ascii="Trebuchet MS" w:hAnsi="Trebuchet MS"/>
          <w:noProof/>
        </w:rPr>
        <w:t xml:space="preserve"> and if the scab has spread in the skin, the priest </w:t>
      </w:r>
      <w:del w:id="104" w:author="Author">
        <w:r w:rsidRPr="0055304E">
          <w:rPr>
            <w:rFonts w:ascii="Trebuchet MS" w:hAnsi="Trebuchet MS"/>
            <w:noProof/>
          </w:rPr>
          <w:delText>must</w:delText>
        </w:r>
      </w:del>
      <w:ins w:id="105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declare him unclean. It is leprosy.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13:9 </w:t>
      </w:r>
      <w:r w:rsidRPr="0055304E">
        <w:rPr>
          <w:rFonts w:ascii="Trebuchet MS" w:hAnsi="Trebuchet MS"/>
          <w:noProof/>
        </w:rPr>
        <w:t>“</w:t>
      </w:r>
      <w:del w:id="106" w:author="Author">
        <w:r w:rsidRPr="0055304E">
          <w:rPr>
            <w:rFonts w:ascii="Trebuchet MS" w:hAnsi="Trebuchet MS"/>
            <w:noProof/>
          </w:rPr>
          <w:delText>In case</w:delText>
        </w:r>
      </w:del>
      <w:ins w:id="107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the </w:t>
      </w:r>
      <w:del w:id="108" w:author="Author">
        <w:r w:rsidRPr="0055304E">
          <w:rPr>
            <w:rFonts w:ascii="Trebuchet MS" w:hAnsi="Trebuchet MS"/>
            <w:noProof/>
          </w:rPr>
          <w:delText>plague</w:delText>
        </w:r>
      </w:del>
      <w:ins w:id="109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of leprosy develops in a man, he must then be brought to the priest</w:t>
      </w:r>
      <w:del w:id="110" w:author="Author">
        <w:r w:rsidRPr="0055304E">
          <w:rPr>
            <w:rFonts w:ascii="Trebuchet MS" w:hAnsi="Trebuchet MS"/>
            <w:noProof/>
          </w:rPr>
          <w:delText>.</w:delText>
        </w:r>
      </w:del>
      <w:ins w:id="111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</w:t>
      </w:r>
      <w:r w:rsidRPr="0055304E">
        <w:rPr>
          <w:rFonts w:ascii="Trebuchet MS" w:hAnsi="Trebuchet MS"/>
          <w:b/>
          <w:noProof/>
        </w:rPr>
        <w:t xml:space="preserve">13:10 </w:t>
      </w:r>
      <w:del w:id="112" w:author="Author">
        <w:r w:rsidRPr="0055304E">
          <w:rPr>
            <w:rFonts w:ascii="Trebuchet MS" w:hAnsi="Trebuchet MS"/>
            <w:noProof/>
          </w:rPr>
          <w:delText>And</w:delText>
        </w:r>
      </w:del>
      <w:ins w:id="113" w:author="Author">
        <w:r w:rsidRPr="0055304E">
          <w:rPr>
            <w:rFonts w:ascii="Trebuchet MS" w:hAnsi="Trebuchet MS"/>
            <w:noProof/>
          </w:rPr>
          <w:t>and</w:t>
        </w:r>
      </w:ins>
      <w:r w:rsidRPr="0055304E">
        <w:rPr>
          <w:rFonts w:ascii="Trebuchet MS" w:hAnsi="Trebuchet MS"/>
          <w:noProof/>
        </w:rPr>
        <w:t xml:space="preserve"> the priest </w:t>
      </w:r>
      <w:del w:id="114" w:author="Author">
        <w:r w:rsidRPr="0055304E">
          <w:rPr>
            <w:rFonts w:ascii="Trebuchet MS" w:hAnsi="Trebuchet MS"/>
            <w:noProof/>
          </w:rPr>
          <w:delText>must take a look; and if</w:delText>
        </w:r>
      </w:del>
      <w:ins w:id="115" w:author="Author">
        <w:r w:rsidRPr="0055304E">
          <w:rPr>
            <w:rFonts w:ascii="Trebuchet MS" w:hAnsi="Trebuchet MS"/>
            <w:noProof/>
          </w:rPr>
          <w:t>will examine him. If</w:t>
        </w:r>
      </w:ins>
      <w:r w:rsidRPr="0055304E">
        <w:rPr>
          <w:rFonts w:ascii="Trebuchet MS" w:hAnsi="Trebuchet MS"/>
          <w:noProof/>
        </w:rPr>
        <w:t xml:space="preserve"> there is a white </w:t>
      </w:r>
      <w:del w:id="116" w:author="Author">
        <w:r w:rsidRPr="0055304E">
          <w:rPr>
            <w:rFonts w:ascii="Trebuchet MS" w:hAnsi="Trebuchet MS"/>
            <w:noProof/>
          </w:rPr>
          <w:delText>eruption in</w:delText>
        </w:r>
      </w:del>
      <w:ins w:id="117" w:author="Author">
        <w:r w:rsidRPr="0055304E">
          <w:rPr>
            <w:rFonts w:ascii="Trebuchet MS" w:hAnsi="Trebuchet MS"/>
            <w:noProof/>
          </w:rPr>
          <w:t>swelling on</w:t>
        </w:r>
      </w:ins>
      <w:r w:rsidRPr="0055304E">
        <w:rPr>
          <w:rFonts w:ascii="Trebuchet MS" w:hAnsi="Trebuchet MS"/>
          <w:noProof/>
        </w:rPr>
        <w:t xml:space="preserve"> the skin and it has turned the hair white and </w:t>
      </w:r>
      <w:del w:id="118" w:author="Author">
        <w:r w:rsidRPr="0055304E">
          <w:rPr>
            <w:rFonts w:ascii="Trebuchet MS" w:hAnsi="Trebuchet MS"/>
            <w:noProof/>
          </w:rPr>
          <w:delText>the raw of the living flesh</w:delText>
        </w:r>
      </w:del>
      <w:ins w:id="119" w:author="Author">
        <w:r w:rsidRPr="0055304E">
          <w:rPr>
            <w:rFonts w:ascii="Trebuchet MS" w:hAnsi="Trebuchet MS"/>
            <w:noProof/>
          </w:rPr>
          <w:t>there</w:t>
        </w:r>
      </w:ins>
      <w:r w:rsidRPr="0055304E">
        <w:rPr>
          <w:rFonts w:ascii="Trebuchet MS" w:hAnsi="Trebuchet MS"/>
          <w:noProof/>
        </w:rPr>
        <w:t xml:space="preserve"> is </w:t>
      </w:r>
      <w:ins w:id="120" w:author="Author">
        <w:r w:rsidRPr="0055304E">
          <w:rPr>
            <w:rFonts w:ascii="Trebuchet MS" w:hAnsi="Trebuchet MS"/>
            <w:noProof/>
          </w:rPr>
          <w:t xml:space="preserve">an open sore </w:t>
        </w:r>
      </w:ins>
      <w:r w:rsidRPr="0055304E">
        <w:rPr>
          <w:rFonts w:ascii="Trebuchet MS" w:hAnsi="Trebuchet MS"/>
          <w:noProof/>
        </w:rPr>
        <w:t xml:space="preserve">in the </w:t>
      </w:r>
      <w:del w:id="121" w:author="Author">
        <w:r w:rsidRPr="0055304E">
          <w:rPr>
            <w:rFonts w:ascii="Trebuchet MS" w:hAnsi="Trebuchet MS"/>
            <w:noProof/>
          </w:rPr>
          <w:delText>eruption</w:delText>
        </w:r>
      </w:del>
      <w:ins w:id="122" w:author="Author">
        <w:r w:rsidRPr="0055304E">
          <w:rPr>
            <w:rFonts w:ascii="Trebuchet MS" w:hAnsi="Trebuchet MS"/>
            <w:noProof/>
          </w:rPr>
          <w:t>swelling</w:t>
        </w:r>
      </w:ins>
      <w:r w:rsidRPr="0055304E">
        <w:rPr>
          <w:rFonts w:ascii="Trebuchet MS" w:hAnsi="Trebuchet MS"/>
          <w:noProof/>
        </w:rPr>
        <w:t xml:space="preserve">, </w:t>
      </w:r>
      <w:r w:rsidRPr="0055304E">
        <w:rPr>
          <w:rFonts w:ascii="Trebuchet MS" w:hAnsi="Trebuchet MS"/>
          <w:b/>
          <w:noProof/>
        </w:rPr>
        <w:t xml:space="preserve">13:11 </w:t>
      </w:r>
      <w:r w:rsidRPr="0055304E">
        <w:rPr>
          <w:rFonts w:ascii="Trebuchet MS" w:hAnsi="Trebuchet MS"/>
          <w:noProof/>
        </w:rPr>
        <w:t xml:space="preserve">it is chronic leprosy </w:t>
      </w:r>
      <w:del w:id="123" w:author="Author">
        <w:r w:rsidRPr="0055304E">
          <w:rPr>
            <w:rFonts w:ascii="Trebuchet MS" w:hAnsi="Trebuchet MS"/>
            <w:noProof/>
          </w:rPr>
          <w:delText>in the skin of</w:delText>
        </w:r>
      </w:del>
      <w:ins w:id="124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his </w:t>
      </w:r>
      <w:del w:id="125" w:author="Author">
        <w:r w:rsidRPr="0055304E">
          <w:rPr>
            <w:rFonts w:ascii="Trebuchet MS" w:hAnsi="Trebuchet MS"/>
            <w:noProof/>
          </w:rPr>
          <w:delText>flesh;</w:delText>
        </w:r>
      </w:del>
      <w:ins w:id="126" w:author="Author">
        <w:r w:rsidRPr="0055304E">
          <w:rPr>
            <w:rFonts w:ascii="Trebuchet MS" w:hAnsi="Trebuchet MS"/>
            <w:noProof/>
          </w:rPr>
          <w:t>skin,</w:t>
        </w:r>
      </w:ins>
      <w:r w:rsidRPr="0055304E">
        <w:rPr>
          <w:rFonts w:ascii="Trebuchet MS" w:hAnsi="Trebuchet MS"/>
          <w:noProof/>
        </w:rPr>
        <w:t xml:space="preserve"> and the priest </w:t>
      </w:r>
      <w:del w:id="127" w:author="Author">
        <w:r w:rsidRPr="0055304E">
          <w:rPr>
            <w:rFonts w:ascii="Trebuchet MS" w:hAnsi="Trebuchet MS"/>
            <w:noProof/>
          </w:rPr>
          <w:delText>must</w:delText>
        </w:r>
      </w:del>
      <w:ins w:id="128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declare him unclean. He should not quarantine him, for he is unclean. </w:t>
      </w:r>
      <w:r w:rsidRPr="0055304E">
        <w:rPr>
          <w:rFonts w:ascii="Trebuchet MS" w:hAnsi="Trebuchet MS"/>
          <w:b/>
          <w:noProof/>
        </w:rPr>
        <w:t xml:space="preserve">13:12 </w:t>
      </w:r>
      <w:r w:rsidRPr="0055304E">
        <w:rPr>
          <w:rFonts w:ascii="Trebuchet MS" w:hAnsi="Trebuchet MS"/>
          <w:noProof/>
        </w:rPr>
        <w:t xml:space="preserve">Now if the leprosy </w:t>
      </w:r>
      <w:del w:id="129" w:author="Author">
        <w:r w:rsidRPr="0055304E">
          <w:rPr>
            <w:rFonts w:ascii="Trebuchet MS" w:hAnsi="Trebuchet MS"/>
            <w:noProof/>
          </w:rPr>
          <w:delText xml:space="preserve">unquestionably </w:delText>
        </w:r>
      </w:del>
      <w:r w:rsidRPr="0055304E">
        <w:rPr>
          <w:rFonts w:ascii="Trebuchet MS" w:hAnsi="Trebuchet MS"/>
          <w:noProof/>
        </w:rPr>
        <w:t xml:space="preserve">breaks out </w:t>
      </w:r>
      <w:del w:id="130" w:author="Author">
        <w:r w:rsidRPr="0055304E">
          <w:rPr>
            <w:rFonts w:ascii="Trebuchet MS" w:hAnsi="Trebuchet MS"/>
            <w:noProof/>
          </w:rPr>
          <w:delText>in</w:delText>
        </w:r>
      </w:del>
      <w:ins w:id="131" w:author="Author">
        <w:r w:rsidRPr="0055304E">
          <w:rPr>
            <w:rFonts w:ascii="Trebuchet MS" w:hAnsi="Trebuchet MS"/>
            <w:noProof/>
          </w:rPr>
          <w:t>all over</w:t>
        </w:r>
      </w:ins>
      <w:r w:rsidRPr="0055304E">
        <w:rPr>
          <w:rFonts w:ascii="Trebuchet MS" w:hAnsi="Trebuchet MS"/>
          <w:noProof/>
        </w:rPr>
        <w:t xml:space="preserve"> the skin</w:t>
      </w:r>
      <w:del w:id="132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the leprosy </w:t>
      </w:r>
      <w:del w:id="133" w:author="Author">
        <w:r w:rsidRPr="0055304E">
          <w:rPr>
            <w:rFonts w:ascii="Trebuchet MS" w:hAnsi="Trebuchet MS"/>
            <w:noProof/>
          </w:rPr>
          <w:delText xml:space="preserve">does cover all </w:delText>
        </w:r>
      </w:del>
      <w:ins w:id="134" w:author="Author">
        <w:r w:rsidRPr="0055304E">
          <w:rPr>
            <w:rFonts w:ascii="Trebuchet MS" w:hAnsi="Trebuchet MS"/>
            <w:noProof/>
          </w:rPr>
          <w:t xml:space="preserve">covers </w:t>
        </w:r>
      </w:ins>
      <w:r w:rsidRPr="0055304E">
        <w:rPr>
          <w:rFonts w:ascii="Trebuchet MS" w:hAnsi="Trebuchet MS"/>
          <w:noProof/>
        </w:rPr>
        <w:t xml:space="preserve">the </w:t>
      </w:r>
      <w:del w:id="135" w:author="Author">
        <w:r w:rsidRPr="0055304E">
          <w:rPr>
            <w:rFonts w:ascii="Trebuchet MS" w:hAnsi="Trebuchet MS"/>
            <w:noProof/>
          </w:rPr>
          <w:delText>skin of the one</w:delText>
        </w:r>
      </w:del>
      <w:ins w:id="136" w:author="Author">
        <w:r w:rsidRPr="0055304E">
          <w:rPr>
            <w:rFonts w:ascii="Trebuchet MS" w:hAnsi="Trebuchet MS"/>
            <w:noProof/>
          </w:rPr>
          <w:t>person</w:t>
        </w:r>
      </w:ins>
      <w:r w:rsidRPr="0055304E">
        <w:rPr>
          <w:rFonts w:ascii="Trebuchet MS" w:hAnsi="Trebuchet MS"/>
          <w:noProof/>
        </w:rPr>
        <w:t xml:space="preserve"> with the </w:t>
      </w:r>
      <w:del w:id="137" w:author="Author">
        <w:r w:rsidRPr="0055304E">
          <w:rPr>
            <w:rFonts w:ascii="Trebuchet MS" w:hAnsi="Trebuchet MS"/>
            <w:noProof/>
          </w:rPr>
          <w:delText>plague</w:delText>
        </w:r>
      </w:del>
      <w:ins w:id="138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from </w:t>
      </w:r>
      <w:del w:id="139" w:author="Author">
        <w:r w:rsidRPr="0055304E">
          <w:rPr>
            <w:rFonts w:ascii="Trebuchet MS" w:hAnsi="Trebuchet MS"/>
            <w:noProof/>
          </w:rPr>
          <w:delText xml:space="preserve">his </w:delText>
        </w:r>
      </w:del>
      <w:r w:rsidRPr="0055304E">
        <w:rPr>
          <w:rFonts w:ascii="Trebuchet MS" w:hAnsi="Trebuchet MS"/>
          <w:noProof/>
        </w:rPr>
        <w:t xml:space="preserve">head to </w:t>
      </w:r>
      <w:del w:id="140" w:author="Author">
        <w:r w:rsidRPr="0055304E">
          <w:rPr>
            <w:rFonts w:ascii="Trebuchet MS" w:hAnsi="Trebuchet MS"/>
            <w:noProof/>
          </w:rPr>
          <w:delText>his feet to the full sight of the priest’s eyes;</w:delText>
        </w:r>
      </w:del>
      <w:ins w:id="141" w:author="Author">
        <w:r w:rsidRPr="0055304E">
          <w:rPr>
            <w:rFonts w:ascii="Trebuchet MS" w:hAnsi="Trebuchet MS"/>
            <w:noProof/>
          </w:rPr>
          <w:t>foot, as far as the priest can see,</w:t>
        </w:r>
      </w:ins>
      <w:r w:rsidRPr="0055304E">
        <w:rPr>
          <w:rFonts w:ascii="Trebuchet MS" w:hAnsi="Trebuchet MS"/>
          <w:noProof/>
        </w:rPr>
        <w:t xml:space="preserve"> </w:t>
      </w:r>
      <w:r w:rsidRPr="0055304E">
        <w:rPr>
          <w:rFonts w:ascii="Trebuchet MS" w:hAnsi="Trebuchet MS"/>
          <w:b/>
          <w:noProof/>
        </w:rPr>
        <w:t xml:space="preserve">13:13 </w:t>
      </w:r>
      <w:r w:rsidRPr="0055304E">
        <w:rPr>
          <w:rFonts w:ascii="Trebuchet MS" w:hAnsi="Trebuchet MS"/>
          <w:noProof/>
        </w:rPr>
        <w:t xml:space="preserve">and the priest has </w:t>
      </w:r>
      <w:del w:id="142" w:author="Author">
        <w:r w:rsidRPr="0055304E">
          <w:rPr>
            <w:rFonts w:ascii="Trebuchet MS" w:hAnsi="Trebuchet MS"/>
            <w:noProof/>
          </w:rPr>
          <w:delText>looked</w:delText>
        </w:r>
      </w:del>
      <w:ins w:id="143" w:author="Author">
        <w:r w:rsidRPr="0055304E">
          <w:rPr>
            <w:rFonts w:ascii="Trebuchet MS" w:hAnsi="Trebuchet MS"/>
            <w:noProof/>
          </w:rPr>
          <w:t>examined him</w:t>
        </w:r>
      </w:ins>
      <w:r w:rsidRPr="0055304E">
        <w:rPr>
          <w:rFonts w:ascii="Trebuchet MS" w:hAnsi="Trebuchet MS"/>
          <w:noProof/>
        </w:rPr>
        <w:t xml:space="preserve"> and </w:t>
      </w:r>
      <w:del w:id="144" w:author="Author">
        <w:r w:rsidRPr="0055304E">
          <w:rPr>
            <w:rFonts w:ascii="Trebuchet MS" w:hAnsi="Trebuchet MS"/>
            <w:noProof/>
          </w:rPr>
          <w:delText>there</w:delText>
        </w:r>
      </w:del>
      <w:ins w:id="145" w:author="Author">
        <w:r w:rsidRPr="0055304E">
          <w:rPr>
            <w:rFonts w:ascii="Trebuchet MS" w:hAnsi="Trebuchet MS"/>
            <w:noProof/>
          </w:rPr>
          <w:t>sees that</w:t>
        </w:r>
      </w:ins>
      <w:r w:rsidRPr="0055304E">
        <w:rPr>
          <w:rFonts w:ascii="Trebuchet MS" w:hAnsi="Trebuchet MS"/>
          <w:noProof/>
        </w:rPr>
        <w:t xml:space="preserve"> the leprosy has covered all his </w:t>
      </w:r>
      <w:del w:id="146" w:author="Author">
        <w:r w:rsidRPr="0055304E">
          <w:rPr>
            <w:rFonts w:ascii="Trebuchet MS" w:hAnsi="Trebuchet MS"/>
            <w:noProof/>
          </w:rPr>
          <w:delText>flesh</w:delText>
        </w:r>
      </w:del>
      <w:ins w:id="147" w:author="Author">
        <w:r w:rsidRPr="0055304E">
          <w:rPr>
            <w:rFonts w:ascii="Trebuchet MS" w:hAnsi="Trebuchet MS"/>
            <w:noProof/>
          </w:rPr>
          <w:t>skin</w:t>
        </w:r>
      </w:ins>
      <w:r w:rsidRPr="0055304E">
        <w:rPr>
          <w:rFonts w:ascii="Trebuchet MS" w:hAnsi="Trebuchet MS"/>
          <w:noProof/>
        </w:rPr>
        <w:t xml:space="preserve">, he </w:t>
      </w:r>
      <w:del w:id="148" w:author="Author">
        <w:r w:rsidRPr="0055304E">
          <w:rPr>
            <w:rFonts w:ascii="Trebuchet MS" w:hAnsi="Trebuchet MS"/>
            <w:noProof/>
          </w:rPr>
          <w:delText>must</w:delText>
        </w:r>
      </w:del>
      <w:ins w:id="149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</w:t>
      </w:r>
      <w:del w:id="150" w:author="Author">
        <w:r w:rsidRPr="0055304E">
          <w:rPr>
            <w:rFonts w:ascii="Trebuchet MS" w:hAnsi="Trebuchet MS"/>
            <w:noProof/>
          </w:rPr>
          <w:delText>pronounce</w:delText>
        </w:r>
      </w:del>
      <w:ins w:id="151" w:author="Author">
        <w:r w:rsidRPr="0055304E">
          <w:rPr>
            <w:rFonts w:ascii="Trebuchet MS" w:hAnsi="Trebuchet MS"/>
            <w:noProof/>
          </w:rPr>
          <w:t>declare</w:t>
        </w:r>
      </w:ins>
      <w:r w:rsidRPr="0055304E">
        <w:rPr>
          <w:rFonts w:ascii="Trebuchet MS" w:hAnsi="Trebuchet MS"/>
          <w:noProof/>
        </w:rPr>
        <w:t xml:space="preserve"> the </w:t>
      </w:r>
      <w:del w:id="152" w:author="Author">
        <w:r w:rsidRPr="0055304E">
          <w:rPr>
            <w:rFonts w:ascii="Trebuchet MS" w:hAnsi="Trebuchet MS"/>
            <w:noProof/>
          </w:rPr>
          <w:delText>plague</w:delText>
        </w:r>
      </w:del>
      <w:ins w:id="153" w:author="Author">
        <w:r w:rsidRPr="0055304E">
          <w:rPr>
            <w:rFonts w:ascii="Trebuchet MS" w:hAnsi="Trebuchet MS"/>
            <w:noProof/>
          </w:rPr>
          <w:t>infected person</w:t>
        </w:r>
      </w:ins>
      <w:r w:rsidRPr="0055304E">
        <w:rPr>
          <w:rFonts w:ascii="Trebuchet MS" w:hAnsi="Trebuchet MS"/>
          <w:noProof/>
        </w:rPr>
        <w:t xml:space="preserve"> clean.</w:t>
      </w:r>
      <w:ins w:id="154" w:author="Author">
        <w:r w:rsidRPr="0055304E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55304E">
        <w:rPr>
          <w:rFonts w:ascii="Trebuchet MS" w:hAnsi="Trebuchet MS"/>
          <w:noProof/>
        </w:rPr>
        <w:t xml:space="preserve"> All of it has turned white</w:t>
      </w:r>
      <w:del w:id="157" w:author="Author">
        <w:r w:rsidRPr="0055304E">
          <w:rPr>
            <w:rFonts w:ascii="Trebuchet MS" w:hAnsi="Trebuchet MS"/>
            <w:noProof/>
          </w:rPr>
          <w:delText>. He</w:delText>
        </w:r>
      </w:del>
      <w:ins w:id="158" w:author="Author">
        <w:r w:rsidRPr="0055304E">
          <w:rPr>
            <w:rFonts w:ascii="Trebuchet MS" w:hAnsi="Trebuchet MS"/>
            <w:noProof/>
          </w:rPr>
          <w:t>, and he</w:t>
        </w:r>
      </w:ins>
      <w:r w:rsidRPr="0055304E">
        <w:rPr>
          <w:rFonts w:ascii="Trebuchet MS" w:hAnsi="Trebuchet MS"/>
          <w:noProof/>
        </w:rPr>
        <w:t xml:space="preserve"> is clean. </w:t>
      </w:r>
      <w:r w:rsidRPr="0055304E">
        <w:rPr>
          <w:rFonts w:ascii="Trebuchet MS" w:hAnsi="Trebuchet MS"/>
          <w:b/>
          <w:noProof/>
        </w:rPr>
        <w:t xml:space="preserve">13:14 </w:t>
      </w:r>
      <w:r w:rsidRPr="0055304E">
        <w:rPr>
          <w:rFonts w:ascii="Trebuchet MS" w:hAnsi="Trebuchet MS"/>
          <w:noProof/>
        </w:rPr>
        <w:t xml:space="preserve">But </w:t>
      </w:r>
      <w:del w:id="159" w:author="Author">
        <w:r w:rsidRPr="0055304E">
          <w:rPr>
            <w:rFonts w:ascii="Trebuchet MS" w:hAnsi="Trebuchet MS"/>
            <w:noProof/>
          </w:rPr>
          <w:delText>on the day the living flesh</w:delText>
        </w:r>
      </w:del>
      <w:ins w:id="160" w:author="Author">
        <w:r w:rsidRPr="0055304E">
          <w:rPr>
            <w:rFonts w:ascii="Trebuchet MS" w:hAnsi="Trebuchet MS"/>
            <w:noProof/>
          </w:rPr>
          <w:t>whenever an open sore</w:t>
        </w:r>
      </w:ins>
      <w:r w:rsidRPr="0055304E">
        <w:rPr>
          <w:rFonts w:ascii="Trebuchet MS" w:hAnsi="Trebuchet MS"/>
          <w:noProof/>
        </w:rPr>
        <w:t xml:space="preserve"> appears in it, he will be unclean. </w:t>
      </w:r>
      <w:r w:rsidRPr="0055304E">
        <w:rPr>
          <w:rFonts w:ascii="Trebuchet MS" w:hAnsi="Trebuchet MS"/>
          <w:b/>
          <w:noProof/>
        </w:rPr>
        <w:t xml:space="preserve">13:15 </w:t>
      </w:r>
      <w:del w:id="161" w:author="Author">
        <w:r w:rsidRPr="0055304E">
          <w:rPr>
            <w:rFonts w:ascii="Trebuchet MS" w:hAnsi="Trebuchet MS"/>
            <w:noProof/>
          </w:rPr>
          <w:delText>And</w:delText>
        </w:r>
      </w:del>
      <w:ins w:id="162" w:author="Author">
        <w:r w:rsidRPr="0055304E">
          <w:rPr>
            <w:rFonts w:ascii="Trebuchet MS" w:hAnsi="Trebuchet MS"/>
            <w:noProof/>
          </w:rPr>
          <w:t>When</w:t>
        </w:r>
      </w:ins>
      <w:r w:rsidRPr="0055304E">
        <w:rPr>
          <w:rFonts w:ascii="Trebuchet MS" w:hAnsi="Trebuchet MS"/>
          <w:noProof/>
        </w:rPr>
        <w:t xml:space="preserve"> the priest </w:t>
      </w:r>
      <w:del w:id="163" w:author="Author">
        <w:r w:rsidRPr="0055304E">
          <w:rPr>
            <w:rFonts w:ascii="Trebuchet MS" w:hAnsi="Trebuchet MS"/>
            <w:noProof/>
          </w:rPr>
          <w:delText>must see</w:delText>
        </w:r>
      </w:del>
      <w:ins w:id="164" w:author="Author">
        <w:r w:rsidRPr="0055304E">
          <w:rPr>
            <w:rFonts w:ascii="Trebuchet MS" w:hAnsi="Trebuchet MS"/>
            <w:noProof/>
          </w:rPr>
          <w:t>sees</w:t>
        </w:r>
      </w:ins>
      <w:r w:rsidRPr="0055304E">
        <w:rPr>
          <w:rFonts w:ascii="Trebuchet MS" w:hAnsi="Trebuchet MS"/>
          <w:noProof/>
        </w:rPr>
        <w:t xml:space="preserve"> the </w:t>
      </w:r>
      <w:del w:id="165" w:author="Author">
        <w:r w:rsidRPr="0055304E">
          <w:rPr>
            <w:rFonts w:ascii="Trebuchet MS" w:hAnsi="Trebuchet MS"/>
            <w:noProof/>
          </w:rPr>
          <w:delText>living flesh, and</w:delText>
        </w:r>
      </w:del>
      <w:ins w:id="166" w:author="Author">
        <w:r w:rsidRPr="0055304E">
          <w:rPr>
            <w:rFonts w:ascii="Trebuchet MS" w:hAnsi="Trebuchet MS"/>
            <w:noProof/>
          </w:rPr>
          <w:t>open sore,</w:t>
        </w:r>
      </w:ins>
      <w:r w:rsidRPr="0055304E">
        <w:rPr>
          <w:rFonts w:ascii="Trebuchet MS" w:hAnsi="Trebuchet MS"/>
          <w:noProof/>
        </w:rPr>
        <w:t xml:space="preserve"> he </w:t>
      </w:r>
      <w:del w:id="167" w:author="Author">
        <w:r w:rsidRPr="0055304E">
          <w:rPr>
            <w:rFonts w:ascii="Trebuchet MS" w:hAnsi="Trebuchet MS"/>
            <w:noProof/>
          </w:rPr>
          <w:delText>must</w:delText>
        </w:r>
      </w:del>
      <w:ins w:id="168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declare him unclean. The </w:t>
      </w:r>
      <w:del w:id="169" w:author="Author">
        <w:r w:rsidRPr="0055304E">
          <w:rPr>
            <w:rFonts w:ascii="Trebuchet MS" w:hAnsi="Trebuchet MS"/>
            <w:noProof/>
          </w:rPr>
          <w:delText>living flesh</w:delText>
        </w:r>
      </w:del>
      <w:ins w:id="170" w:author="Author">
        <w:r w:rsidRPr="0055304E">
          <w:rPr>
            <w:rFonts w:ascii="Trebuchet MS" w:hAnsi="Trebuchet MS"/>
            <w:noProof/>
          </w:rPr>
          <w:t>open sore</w:t>
        </w:r>
      </w:ins>
      <w:r w:rsidRPr="0055304E">
        <w:rPr>
          <w:rFonts w:ascii="Trebuchet MS" w:hAnsi="Trebuchet MS"/>
          <w:noProof/>
        </w:rPr>
        <w:t xml:space="preserve"> is unclean. It is leprosy. </w:t>
      </w:r>
      <w:r w:rsidRPr="0055304E">
        <w:rPr>
          <w:rFonts w:ascii="Trebuchet MS" w:hAnsi="Trebuchet MS"/>
          <w:b/>
          <w:noProof/>
        </w:rPr>
        <w:t xml:space="preserve">13:16 </w:t>
      </w:r>
      <w:del w:id="171" w:author="Author">
        <w:r w:rsidRPr="0055304E">
          <w:rPr>
            <w:rFonts w:ascii="Trebuchet MS" w:hAnsi="Trebuchet MS"/>
            <w:noProof/>
          </w:rPr>
          <w:delText>Or in case</w:delText>
        </w:r>
      </w:del>
      <w:ins w:id="172" w:author="Author">
        <w:r w:rsidRPr="0055304E">
          <w:rPr>
            <w:rFonts w:ascii="Trebuchet MS" w:hAnsi="Trebuchet MS"/>
            <w:noProof/>
          </w:rPr>
          <w:t>But if</w:t>
        </w:r>
      </w:ins>
      <w:r w:rsidRPr="0055304E">
        <w:rPr>
          <w:rFonts w:ascii="Trebuchet MS" w:hAnsi="Trebuchet MS"/>
          <w:noProof/>
        </w:rPr>
        <w:t xml:space="preserve"> the </w:t>
      </w:r>
      <w:del w:id="173" w:author="Author">
        <w:r w:rsidRPr="0055304E">
          <w:rPr>
            <w:rFonts w:ascii="Trebuchet MS" w:hAnsi="Trebuchet MS"/>
            <w:noProof/>
          </w:rPr>
          <w:delText>living flesh goes back and it does change to</w:delText>
        </w:r>
      </w:del>
      <w:ins w:id="174" w:author="Author">
        <w:r w:rsidRPr="0055304E">
          <w:rPr>
            <w:rFonts w:ascii="Trebuchet MS" w:hAnsi="Trebuchet MS"/>
            <w:noProof/>
          </w:rPr>
          <w:t>open sore again turns</w:t>
        </w:r>
      </w:ins>
      <w:r w:rsidRPr="0055304E">
        <w:rPr>
          <w:rFonts w:ascii="Trebuchet MS" w:hAnsi="Trebuchet MS"/>
          <w:noProof/>
        </w:rPr>
        <w:t xml:space="preserve"> white, he </w:t>
      </w:r>
      <w:del w:id="175" w:author="Author">
        <w:r w:rsidRPr="0055304E">
          <w:rPr>
            <w:rFonts w:ascii="Trebuchet MS" w:hAnsi="Trebuchet MS"/>
            <w:noProof/>
          </w:rPr>
          <w:delText>must</w:delText>
        </w:r>
      </w:del>
      <w:ins w:id="176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come to the priest. </w:t>
      </w:r>
      <w:r w:rsidRPr="0055304E">
        <w:rPr>
          <w:rFonts w:ascii="Trebuchet MS" w:hAnsi="Trebuchet MS"/>
          <w:b/>
          <w:noProof/>
        </w:rPr>
        <w:t xml:space="preserve">13:17 </w:t>
      </w:r>
      <w:del w:id="177" w:author="Author">
        <w:r w:rsidRPr="0055304E">
          <w:rPr>
            <w:rFonts w:ascii="Trebuchet MS" w:hAnsi="Trebuchet MS"/>
            <w:noProof/>
          </w:rPr>
          <w:delText>And the</w:delText>
        </w:r>
      </w:del>
      <w:ins w:id="178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179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180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him, and if the </w:t>
      </w:r>
      <w:del w:id="181" w:author="Author">
        <w:r w:rsidRPr="0055304E">
          <w:rPr>
            <w:rFonts w:ascii="Trebuchet MS" w:hAnsi="Trebuchet MS"/>
            <w:noProof/>
          </w:rPr>
          <w:delText>plague</w:delText>
        </w:r>
      </w:del>
      <w:ins w:id="182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has </w:t>
      </w:r>
      <w:del w:id="183" w:author="Author">
        <w:r w:rsidRPr="0055304E">
          <w:rPr>
            <w:rFonts w:ascii="Trebuchet MS" w:hAnsi="Trebuchet MS"/>
            <w:noProof/>
          </w:rPr>
          <w:delText>been changed to</w:delText>
        </w:r>
      </w:del>
      <w:ins w:id="184" w:author="Author">
        <w:r w:rsidRPr="0055304E">
          <w:rPr>
            <w:rFonts w:ascii="Trebuchet MS" w:hAnsi="Trebuchet MS"/>
            <w:noProof/>
          </w:rPr>
          <w:t>turned</w:t>
        </w:r>
      </w:ins>
      <w:r w:rsidRPr="0055304E">
        <w:rPr>
          <w:rFonts w:ascii="Trebuchet MS" w:hAnsi="Trebuchet MS"/>
          <w:noProof/>
        </w:rPr>
        <w:t xml:space="preserve"> white, the priest </w:t>
      </w:r>
      <w:del w:id="185" w:author="Author">
        <w:r w:rsidRPr="0055304E">
          <w:rPr>
            <w:rFonts w:ascii="Trebuchet MS" w:hAnsi="Trebuchet MS"/>
            <w:noProof/>
          </w:rPr>
          <w:delText>must</w:delText>
        </w:r>
      </w:del>
      <w:ins w:id="186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</w:t>
      </w:r>
      <w:del w:id="187" w:author="Author">
        <w:r w:rsidRPr="0055304E">
          <w:rPr>
            <w:rFonts w:ascii="Trebuchet MS" w:hAnsi="Trebuchet MS"/>
            <w:noProof/>
          </w:rPr>
          <w:delText>pronounce</w:delText>
        </w:r>
      </w:del>
      <w:ins w:id="188" w:author="Author">
        <w:r w:rsidRPr="0055304E">
          <w:rPr>
            <w:rFonts w:ascii="Trebuchet MS" w:hAnsi="Trebuchet MS"/>
            <w:noProof/>
          </w:rPr>
          <w:t>declare</w:t>
        </w:r>
      </w:ins>
      <w:r w:rsidRPr="0055304E">
        <w:rPr>
          <w:rFonts w:ascii="Trebuchet MS" w:hAnsi="Trebuchet MS"/>
          <w:noProof/>
        </w:rPr>
        <w:t xml:space="preserve"> the </w:t>
      </w:r>
      <w:del w:id="189" w:author="Author">
        <w:r w:rsidRPr="0055304E">
          <w:rPr>
            <w:rFonts w:ascii="Trebuchet MS" w:hAnsi="Trebuchet MS"/>
            <w:noProof/>
          </w:rPr>
          <w:delText>plague</w:delText>
        </w:r>
      </w:del>
      <w:ins w:id="190" w:author="Author">
        <w:r w:rsidRPr="0055304E">
          <w:rPr>
            <w:rFonts w:ascii="Trebuchet MS" w:hAnsi="Trebuchet MS"/>
            <w:noProof/>
          </w:rPr>
          <w:t>infected person</w:t>
        </w:r>
      </w:ins>
      <w:r w:rsidRPr="0055304E">
        <w:rPr>
          <w:rFonts w:ascii="Trebuchet MS" w:hAnsi="Trebuchet MS"/>
          <w:noProof/>
        </w:rPr>
        <w:t xml:space="preserve"> clean. He is clean.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13:18 </w:t>
      </w:r>
      <w:r w:rsidRPr="0055304E">
        <w:rPr>
          <w:rFonts w:ascii="Trebuchet MS" w:hAnsi="Trebuchet MS"/>
          <w:noProof/>
        </w:rPr>
        <w:t>“</w:t>
      </w:r>
      <w:del w:id="191" w:author="Author">
        <w:r w:rsidRPr="0055304E">
          <w:rPr>
            <w:rFonts w:ascii="Trebuchet MS" w:hAnsi="Trebuchet MS"/>
            <w:noProof/>
          </w:rPr>
          <w:delText>As for the flesh, in case</w:delText>
        </w:r>
      </w:del>
      <w:ins w:id="192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a </w:t>
      </w:r>
      <w:del w:id="193" w:author="Author">
        <w:r w:rsidRPr="0055304E">
          <w:rPr>
            <w:rFonts w:ascii="Trebuchet MS" w:hAnsi="Trebuchet MS"/>
            <w:noProof/>
          </w:rPr>
          <w:delText>boil</w:delText>
        </w:r>
      </w:del>
      <w:ins w:id="194" w:author="Author">
        <w:r w:rsidRPr="0055304E">
          <w:rPr>
            <w:rFonts w:ascii="Trebuchet MS" w:hAnsi="Trebuchet MS"/>
            <w:noProof/>
          </w:rPr>
          <w:t>person</w:t>
        </w:r>
      </w:ins>
      <w:r w:rsidRPr="0055304E">
        <w:rPr>
          <w:rFonts w:ascii="Trebuchet MS" w:hAnsi="Trebuchet MS"/>
          <w:noProof/>
        </w:rPr>
        <w:t xml:space="preserve"> develops </w:t>
      </w:r>
      <w:del w:id="195" w:author="Author">
        <w:r w:rsidRPr="0055304E">
          <w:rPr>
            <w:rFonts w:ascii="Trebuchet MS" w:hAnsi="Trebuchet MS"/>
            <w:noProof/>
          </w:rPr>
          <w:delText>in its</w:delText>
        </w:r>
      </w:del>
      <w:ins w:id="196" w:author="Author">
        <w:r w:rsidRPr="0055304E">
          <w:rPr>
            <w:rFonts w:ascii="Trebuchet MS" w:hAnsi="Trebuchet MS"/>
            <w:noProof/>
          </w:rPr>
          <w:t>a boil on his</w:t>
        </w:r>
      </w:ins>
      <w:r w:rsidRPr="0055304E">
        <w:rPr>
          <w:rFonts w:ascii="Trebuchet MS" w:hAnsi="Trebuchet MS"/>
          <w:noProof/>
        </w:rPr>
        <w:t xml:space="preserve"> skin and it </w:t>
      </w:r>
      <w:del w:id="197" w:author="Author">
        <w:r w:rsidRPr="0055304E">
          <w:rPr>
            <w:rFonts w:ascii="Trebuchet MS" w:hAnsi="Trebuchet MS"/>
            <w:noProof/>
          </w:rPr>
          <w:delText>does get healed</w:delText>
        </w:r>
      </w:del>
      <w:ins w:id="198" w:author="Author">
        <w:r w:rsidRPr="0055304E">
          <w:rPr>
            <w:rFonts w:ascii="Trebuchet MS" w:hAnsi="Trebuchet MS"/>
            <w:noProof/>
          </w:rPr>
          <w:t>heals</w:t>
        </w:r>
      </w:ins>
      <w:r w:rsidRPr="0055304E">
        <w:rPr>
          <w:rFonts w:ascii="Trebuchet MS" w:hAnsi="Trebuchet MS"/>
          <w:noProof/>
        </w:rPr>
        <w:t xml:space="preserve">, </w:t>
      </w:r>
      <w:r w:rsidRPr="0055304E">
        <w:rPr>
          <w:rFonts w:ascii="Trebuchet MS" w:hAnsi="Trebuchet MS"/>
          <w:b/>
          <w:noProof/>
        </w:rPr>
        <w:t xml:space="preserve">13:19 </w:t>
      </w:r>
      <w:del w:id="199" w:author="Author">
        <w:r w:rsidRPr="0055304E">
          <w:rPr>
            <w:rFonts w:ascii="Trebuchet MS" w:hAnsi="Trebuchet MS"/>
            <w:noProof/>
          </w:rPr>
          <w:delText>and</w:delText>
        </w:r>
      </w:del>
      <w:ins w:id="200" w:author="Author">
        <w:r w:rsidRPr="0055304E">
          <w:rPr>
            <w:rFonts w:ascii="Trebuchet MS" w:hAnsi="Trebuchet MS"/>
            <w:noProof/>
          </w:rPr>
          <w:t>but</w:t>
        </w:r>
      </w:ins>
      <w:r w:rsidRPr="0055304E">
        <w:rPr>
          <w:rFonts w:ascii="Trebuchet MS" w:hAnsi="Trebuchet MS"/>
          <w:noProof/>
        </w:rPr>
        <w:t xml:space="preserve"> in the place of the boil a white </w:t>
      </w:r>
      <w:del w:id="201" w:author="Author">
        <w:r w:rsidRPr="0055304E">
          <w:rPr>
            <w:rFonts w:ascii="Trebuchet MS" w:hAnsi="Trebuchet MS"/>
            <w:noProof/>
          </w:rPr>
          <w:delText>eruption has developed</w:delText>
        </w:r>
      </w:del>
      <w:ins w:id="202" w:author="Author">
        <w:r w:rsidRPr="0055304E">
          <w:rPr>
            <w:rFonts w:ascii="Trebuchet MS" w:hAnsi="Trebuchet MS"/>
            <w:noProof/>
          </w:rPr>
          <w:t>swelling</w:t>
        </w:r>
      </w:ins>
      <w:r w:rsidRPr="0055304E">
        <w:rPr>
          <w:rFonts w:ascii="Trebuchet MS" w:hAnsi="Trebuchet MS"/>
          <w:noProof/>
        </w:rPr>
        <w:t xml:space="preserve"> or a reddish-white blotch</w:t>
      </w:r>
      <w:ins w:id="203" w:author="Author">
        <w:r w:rsidRPr="0055304E">
          <w:rPr>
            <w:rFonts w:ascii="Trebuchet MS" w:hAnsi="Trebuchet MS"/>
            <w:noProof/>
          </w:rPr>
          <w:t xml:space="preserve"> has developed</w:t>
        </w:r>
      </w:ins>
      <w:r w:rsidRPr="0055304E">
        <w:rPr>
          <w:rFonts w:ascii="Trebuchet MS" w:hAnsi="Trebuchet MS"/>
          <w:noProof/>
        </w:rPr>
        <w:t xml:space="preserve">, he must then show himself to the priest. </w:t>
      </w:r>
      <w:r w:rsidRPr="0055304E">
        <w:rPr>
          <w:rFonts w:ascii="Trebuchet MS" w:hAnsi="Trebuchet MS"/>
          <w:b/>
          <w:noProof/>
        </w:rPr>
        <w:t xml:space="preserve">13:20 </w:t>
      </w:r>
      <w:del w:id="204" w:author="Author">
        <w:r w:rsidRPr="0055304E">
          <w:rPr>
            <w:rFonts w:ascii="Trebuchet MS" w:hAnsi="Trebuchet MS"/>
            <w:noProof/>
          </w:rPr>
          <w:delText>And the</w:delText>
        </w:r>
      </w:del>
      <w:ins w:id="205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206" w:author="Author">
        <w:r w:rsidRPr="0055304E">
          <w:rPr>
            <w:rFonts w:ascii="Trebuchet MS" w:hAnsi="Trebuchet MS"/>
            <w:noProof/>
          </w:rPr>
          <w:delText>must look</w:delText>
        </w:r>
      </w:del>
      <w:ins w:id="207" w:author="Author">
        <w:r w:rsidRPr="0055304E">
          <w:rPr>
            <w:rFonts w:ascii="Trebuchet MS" w:hAnsi="Trebuchet MS"/>
            <w:noProof/>
          </w:rPr>
          <w:t>will examine it</w:t>
        </w:r>
      </w:ins>
      <w:r w:rsidRPr="0055304E">
        <w:rPr>
          <w:rFonts w:ascii="Trebuchet MS" w:hAnsi="Trebuchet MS"/>
          <w:noProof/>
        </w:rPr>
        <w:t xml:space="preserve">, and if </w:t>
      </w:r>
      <w:del w:id="208" w:author="Author">
        <w:r w:rsidRPr="0055304E">
          <w:rPr>
            <w:rFonts w:ascii="Trebuchet MS" w:hAnsi="Trebuchet MS"/>
            <w:noProof/>
          </w:rPr>
          <w:delText>its appearance is lower</w:delText>
        </w:r>
      </w:del>
      <w:ins w:id="209" w:author="Author">
        <w:r w:rsidRPr="0055304E">
          <w:rPr>
            <w:rFonts w:ascii="Trebuchet MS" w:hAnsi="Trebuchet MS"/>
            <w:noProof/>
          </w:rPr>
          <w:t>it appears to be deeper</w:t>
        </w:r>
      </w:ins>
      <w:r w:rsidRPr="0055304E">
        <w:rPr>
          <w:rFonts w:ascii="Trebuchet MS" w:hAnsi="Trebuchet MS"/>
          <w:noProof/>
        </w:rPr>
        <w:t xml:space="preserve"> than the skin and its hair has turned white, the priest </w:t>
      </w:r>
      <w:del w:id="210" w:author="Author">
        <w:r w:rsidRPr="0055304E">
          <w:rPr>
            <w:rFonts w:ascii="Trebuchet MS" w:hAnsi="Trebuchet MS"/>
            <w:noProof/>
          </w:rPr>
          <w:delText>must</w:delText>
        </w:r>
      </w:del>
      <w:ins w:id="211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declare him unclean. It is the </w:t>
      </w:r>
      <w:del w:id="212" w:author="Author">
        <w:r w:rsidRPr="0055304E">
          <w:rPr>
            <w:rFonts w:ascii="Trebuchet MS" w:hAnsi="Trebuchet MS"/>
            <w:noProof/>
          </w:rPr>
          <w:delText>plague</w:delText>
        </w:r>
      </w:del>
      <w:ins w:id="213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of leprosy</w:t>
      </w:r>
      <w:del w:id="214" w:author="Author">
        <w:r w:rsidRPr="0055304E">
          <w:rPr>
            <w:rFonts w:ascii="Trebuchet MS" w:hAnsi="Trebuchet MS"/>
            <w:noProof/>
          </w:rPr>
          <w:delText>. It</w:delText>
        </w:r>
      </w:del>
      <w:ins w:id="215" w:author="Author">
        <w:r w:rsidRPr="0055304E">
          <w:rPr>
            <w:rFonts w:ascii="Trebuchet MS" w:hAnsi="Trebuchet MS"/>
            <w:noProof/>
          </w:rPr>
          <w:t xml:space="preserve"> that</w:t>
        </w:r>
      </w:ins>
      <w:r w:rsidRPr="0055304E">
        <w:rPr>
          <w:rFonts w:ascii="Trebuchet MS" w:hAnsi="Trebuchet MS"/>
          <w:noProof/>
        </w:rPr>
        <w:t xml:space="preserve"> has broken out in the boil. </w:t>
      </w:r>
      <w:r w:rsidRPr="0055304E">
        <w:rPr>
          <w:rFonts w:ascii="Trebuchet MS" w:hAnsi="Trebuchet MS"/>
          <w:b/>
          <w:noProof/>
        </w:rPr>
        <w:t xml:space="preserve">13:21 </w:t>
      </w:r>
      <w:r w:rsidRPr="0055304E">
        <w:rPr>
          <w:rFonts w:ascii="Trebuchet MS" w:hAnsi="Trebuchet MS"/>
          <w:noProof/>
        </w:rPr>
        <w:t xml:space="preserve">But if the priest </w:t>
      </w:r>
      <w:del w:id="216" w:author="Author">
        <w:r w:rsidRPr="0055304E">
          <w:rPr>
            <w:rFonts w:ascii="Trebuchet MS" w:hAnsi="Trebuchet MS"/>
            <w:noProof/>
          </w:rPr>
          <w:delText>looks at</w:delText>
        </w:r>
      </w:del>
      <w:ins w:id="217" w:author="Author">
        <w:r w:rsidRPr="0055304E">
          <w:rPr>
            <w:rFonts w:ascii="Trebuchet MS" w:hAnsi="Trebuchet MS"/>
            <w:noProof/>
          </w:rPr>
          <w:t>examines</w:t>
        </w:r>
      </w:ins>
      <w:r w:rsidRPr="0055304E">
        <w:rPr>
          <w:rFonts w:ascii="Trebuchet MS" w:hAnsi="Trebuchet MS"/>
          <w:noProof/>
        </w:rPr>
        <w:t xml:space="preserve"> it</w:t>
      </w:r>
      <w:del w:id="218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</w:t>
      </w:r>
      <w:del w:id="219" w:author="Author">
        <w:r w:rsidRPr="0055304E">
          <w:rPr>
            <w:rFonts w:ascii="Trebuchet MS" w:hAnsi="Trebuchet MS"/>
            <w:noProof/>
          </w:rPr>
          <w:delText>, there now,</w:delText>
        </w:r>
      </w:del>
      <w:ins w:id="220" w:author="Author">
        <w:r w:rsidRPr="0055304E">
          <w:rPr>
            <w:rFonts w:ascii="Trebuchet MS" w:hAnsi="Trebuchet MS"/>
            <w:noProof/>
          </w:rPr>
          <w:t xml:space="preserve"> sees that</w:t>
        </w:r>
      </w:ins>
      <w:r w:rsidRPr="0055304E">
        <w:rPr>
          <w:rFonts w:ascii="Trebuchet MS" w:hAnsi="Trebuchet MS"/>
          <w:noProof/>
        </w:rPr>
        <w:t xml:space="preserve"> there is no white hair in it and it is not deeper than the skin and </w:t>
      </w:r>
      <w:del w:id="221" w:author="Author">
        <w:r w:rsidRPr="0055304E">
          <w:rPr>
            <w:rFonts w:ascii="Trebuchet MS" w:hAnsi="Trebuchet MS"/>
            <w:noProof/>
          </w:rPr>
          <w:delText>it is dull</w:delText>
        </w:r>
      </w:del>
      <w:ins w:id="222" w:author="Author">
        <w:r w:rsidRPr="0055304E">
          <w:rPr>
            <w:rFonts w:ascii="Trebuchet MS" w:hAnsi="Trebuchet MS"/>
            <w:noProof/>
          </w:rPr>
          <w:t>appears faded</w:t>
        </w:r>
      </w:ins>
      <w:r w:rsidRPr="0055304E">
        <w:rPr>
          <w:rFonts w:ascii="Trebuchet MS" w:hAnsi="Trebuchet MS"/>
          <w:noProof/>
        </w:rPr>
        <w:t xml:space="preserve">, the priest </w:t>
      </w:r>
      <w:del w:id="223" w:author="Author">
        <w:r w:rsidRPr="0055304E">
          <w:rPr>
            <w:rFonts w:ascii="Trebuchet MS" w:hAnsi="Trebuchet MS"/>
            <w:noProof/>
          </w:rPr>
          <w:delText>must</w:delText>
        </w:r>
      </w:del>
      <w:ins w:id="224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quarantine him </w:t>
      </w:r>
      <w:ins w:id="225" w:author="Author">
        <w:r w:rsidRPr="0055304E">
          <w:rPr>
            <w:rFonts w:ascii="Trebuchet MS" w:hAnsi="Trebuchet MS"/>
            <w:noProof/>
          </w:rPr>
          <w:t xml:space="preserve">for </w:t>
        </w:r>
      </w:ins>
      <w:r w:rsidRPr="0055304E">
        <w:rPr>
          <w:rFonts w:ascii="Trebuchet MS" w:hAnsi="Trebuchet MS"/>
          <w:noProof/>
        </w:rPr>
        <w:t xml:space="preserve">seven days. </w:t>
      </w:r>
      <w:r w:rsidRPr="0055304E">
        <w:rPr>
          <w:rFonts w:ascii="Trebuchet MS" w:hAnsi="Trebuchet MS"/>
          <w:b/>
          <w:noProof/>
        </w:rPr>
        <w:t xml:space="preserve">13:22 </w:t>
      </w:r>
      <w:r w:rsidRPr="0055304E">
        <w:rPr>
          <w:rFonts w:ascii="Trebuchet MS" w:hAnsi="Trebuchet MS"/>
          <w:noProof/>
        </w:rPr>
        <w:t xml:space="preserve">And if it </w:t>
      </w:r>
      <w:del w:id="226" w:author="Author">
        <w:r w:rsidRPr="0055304E">
          <w:rPr>
            <w:rFonts w:ascii="Trebuchet MS" w:hAnsi="Trebuchet MS"/>
            <w:noProof/>
          </w:rPr>
          <w:delText>unmistakably spreads in</w:delText>
        </w:r>
      </w:del>
      <w:ins w:id="227" w:author="Author">
        <w:r w:rsidRPr="0055304E">
          <w:rPr>
            <w:rFonts w:ascii="Trebuchet MS" w:hAnsi="Trebuchet MS"/>
            <w:noProof/>
          </w:rPr>
          <w:t>has clearly spread on</w:t>
        </w:r>
      </w:ins>
      <w:r w:rsidRPr="0055304E">
        <w:rPr>
          <w:rFonts w:ascii="Trebuchet MS" w:hAnsi="Trebuchet MS"/>
          <w:noProof/>
        </w:rPr>
        <w:t xml:space="preserve"> the skin, the priest </w:t>
      </w:r>
      <w:del w:id="228" w:author="Author">
        <w:r w:rsidRPr="0055304E">
          <w:rPr>
            <w:rFonts w:ascii="Trebuchet MS" w:hAnsi="Trebuchet MS"/>
            <w:noProof/>
          </w:rPr>
          <w:delText>must</w:delText>
        </w:r>
      </w:del>
      <w:ins w:id="229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declare him unclean. It is a </w:t>
      </w:r>
      <w:del w:id="230" w:author="Author">
        <w:r w:rsidRPr="0055304E">
          <w:rPr>
            <w:rFonts w:ascii="Trebuchet MS" w:hAnsi="Trebuchet MS"/>
            <w:noProof/>
          </w:rPr>
          <w:delText>plague</w:delText>
        </w:r>
      </w:del>
      <w:ins w:id="231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. </w:t>
      </w:r>
      <w:r w:rsidRPr="0055304E">
        <w:rPr>
          <w:rFonts w:ascii="Trebuchet MS" w:hAnsi="Trebuchet MS"/>
          <w:b/>
          <w:noProof/>
        </w:rPr>
        <w:t xml:space="preserve">13:23 </w:t>
      </w:r>
      <w:r w:rsidRPr="0055304E">
        <w:rPr>
          <w:rFonts w:ascii="Trebuchet MS" w:hAnsi="Trebuchet MS"/>
          <w:noProof/>
        </w:rPr>
        <w:t xml:space="preserve">But if </w:t>
      </w:r>
      <w:del w:id="232" w:author="Author">
        <w:r w:rsidRPr="0055304E">
          <w:rPr>
            <w:rFonts w:ascii="Trebuchet MS" w:hAnsi="Trebuchet MS"/>
            <w:noProof/>
          </w:rPr>
          <w:delText xml:space="preserve">in its place </w:delText>
        </w:r>
      </w:del>
      <w:r w:rsidRPr="0055304E">
        <w:rPr>
          <w:rFonts w:ascii="Trebuchet MS" w:hAnsi="Trebuchet MS"/>
          <w:noProof/>
        </w:rPr>
        <w:t xml:space="preserve">the blotch </w:t>
      </w:r>
      <w:del w:id="233" w:author="Author">
        <w:r w:rsidRPr="0055304E">
          <w:rPr>
            <w:rFonts w:ascii="Trebuchet MS" w:hAnsi="Trebuchet MS"/>
            <w:noProof/>
          </w:rPr>
          <w:delText xml:space="preserve">should stand, it </w:delText>
        </w:r>
      </w:del>
      <w:ins w:id="234" w:author="Author">
        <w:r w:rsidRPr="0055304E">
          <w:rPr>
            <w:rFonts w:ascii="Trebuchet MS" w:hAnsi="Trebuchet MS"/>
            <w:noProof/>
          </w:rPr>
          <w:t xml:space="preserve">stays in one place and </w:t>
        </w:r>
      </w:ins>
      <w:r w:rsidRPr="0055304E">
        <w:rPr>
          <w:rFonts w:ascii="Trebuchet MS" w:hAnsi="Trebuchet MS"/>
          <w:noProof/>
        </w:rPr>
        <w:t xml:space="preserve">has not spread, it is </w:t>
      </w:r>
      <w:ins w:id="235" w:author="Author">
        <w:r w:rsidRPr="0055304E">
          <w:rPr>
            <w:rFonts w:ascii="Trebuchet MS" w:hAnsi="Trebuchet MS"/>
            <w:noProof/>
          </w:rPr>
          <w:t xml:space="preserve">only </w:t>
        </w:r>
      </w:ins>
      <w:r w:rsidRPr="0055304E">
        <w:rPr>
          <w:rFonts w:ascii="Trebuchet MS" w:hAnsi="Trebuchet MS"/>
          <w:noProof/>
        </w:rPr>
        <w:t xml:space="preserve">the inflammation </w:t>
      </w:r>
      <w:del w:id="236" w:author="Author">
        <w:r w:rsidRPr="0055304E">
          <w:rPr>
            <w:rFonts w:ascii="Trebuchet MS" w:hAnsi="Trebuchet MS"/>
            <w:noProof/>
          </w:rPr>
          <w:delText>of</w:delText>
        </w:r>
      </w:del>
      <w:ins w:id="237" w:author="Author">
        <w:r w:rsidRPr="0055304E">
          <w:rPr>
            <w:rFonts w:ascii="Trebuchet MS" w:hAnsi="Trebuchet MS"/>
            <w:noProof/>
          </w:rPr>
          <w:t>from</w:t>
        </w:r>
      </w:ins>
      <w:r w:rsidRPr="0055304E">
        <w:rPr>
          <w:rFonts w:ascii="Trebuchet MS" w:hAnsi="Trebuchet MS"/>
          <w:noProof/>
        </w:rPr>
        <w:t xml:space="preserve"> the boil</w:t>
      </w:r>
      <w:del w:id="238" w:author="Author">
        <w:r w:rsidRPr="0055304E">
          <w:rPr>
            <w:rFonts w:ascii="Trebuchet MS" w:hAnsi="Trebuchet MS"/>
            <w:noProof/>
          </w:rPr>
          <w:delText>;</w:delText>
        </w:r>
      </w:del>
      <w:ins w:id="239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and the priest </w:t>
      </w:r>
      <w:del w:id="240" w:author="Author">
        <w:r w:rsidRPr="0055304E">
          <w:rPr>
            <w:rFonts w:ascii="Trebuchet MS" w:hAnsi="Trebuchet MS"/>
            <w:noProof/>
          </w:rPr>
          <w:delText>must pronounce</w:delText>
        </w:r>
      </w:del>
      <w:ins w:id="241" w:author="Author">
        <w:r w:rsidRPr="0055304E">
          <w:rPr>
            <w:rFonts w:ascii="Trebuchet MS" w:hAnsi="Trebuchet MS"/>
            <w:noProof/>
          </w:rPr>
          <w:t>will declare</w:t>
        </w:r>
      </w:ins>
      <w:r w:rsidRPr="0055304E">
        <w:rPr>
          <w:rFonts w:ascii="Trebuchet MS" w:hAnsi="Trebuchet MS"/>
          <w:noProof/>
        </w:rPr>
        <w:t xml:space="preserve"> him clean.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13:24 </w:t>
      </w:r>
      <w:r w:rsidRPr="0055304E">
        <w:rPr>
          <w:rFonts w:ascii="Trebuchet MS" w:hAnsi="Trebuchet MS"/>
          <w:noProof/>
        </w:rPr>
        <w:t xml:space="preserve">“Or </w:t>
      </w:r>
      <w:del w:id="242" w:author="Author">
        <w:r w:rsidRPr="0055304E">
          <w:rPr>
            <w:rFonts w:ascii="Trebuchet MS" w:hAnsi="Trebuchet MS"/>
            <w:noProof/>
          </w:rPr>
          <w:delText>in case there comes to be</w:delText>
        </w:r>
      </w:del>
      <w:ins w:id="243" w:author="Author">
        <w:r w:rsidRPr="0055304E">
          <w:rPr>
            <w:rFonts w:ascii="Trebuchet MS" w:hAnsi="Trebuchet MS"/>
            <w:noProof/>
          </w:rPr>
          <w:t>if someone has</w:t>
        </w:r>
      </w:ins>
      <w:r w:rsidRPr="0055304E">
        <w:rPr>
          <w:rFonts w:ascii="Trebuchet MS" w:hAnsi="Trebuchet MS"/>
          <w:noProof/>
        </w:rPr>
        <w:t xml:space="preserve"> a scar </w:t>
      </w:r>
      <w:del w:id="244" w:author="Author">
        <w:r w:rsidRPr="0055304E">
          <w:rPr>
            <w:rFonts w:ascii="Trebuchet MS" w:hAnsi="Trebuchet MS"/>
            <w:noProof/>
          </w:rPr>
          <w:delText xml:space="preserve">in the skin of the flesh </w:delText>
        </w:r>
      </w:del>
      <w:r w:rsidRPr="0055304E">
        <w:rPr>
          <w:rFonts w:ascii="Trebuchet MS" w:hAnsi="Trebuchet MS"/>
          <w:noProof/>
        </w:rPr>
        <w:t>from the fire</w:t>
      </w:r>
      <w:del w:id="245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the raw flesh of the scar </w:t>
      </w:r>
      <w:del w:id="246" w:author="Author">
        <w:r w:rsidRPr="0055304E">
          <w:rPr>
            <w:rFonts w:ascii="Trebuchet MS" w:hAnsi="Trebuchet MS"/>
            <w:noProof/>
          </w:rPr>
          <w:delText>does become</w:delText>
        </w:r>
      </w:del>
      <w:ins w:id="247" w:author="Author">
        <w:r w:rsidRPr="0055304E">
          <w:rPr>
            <w:rFonts w:ascii="Trebuchet MS" w:hAnsi="Trebuchet MS"/>
            <w:noProof/>
          </w:rPr>
          <w:t>becomes</w:t>
        </w:r>
      </w:ins>
      <w:r w:rsidRPr="0055304E">
        <w:rPr>
          <w:rFonts w:ascii="Trebuchet MS" w:hAnsi="Trebuchet MS"/>
          <w:noProof/>
        </w:rPr>
        <w:t xml:space="preserve"> a reddish-white blotch or a white one, </w:t>
      </w:r>
      <w:r w:rsidRPr="0055304E">
        <w:rPr>
          <w:rFonts w:ascii="Trebuchet MS" w:hAnsi="Trebuchet MS"/>
          <w:b/>
          <w:noProof/>
        </w:rPr>
        <w:t xml:space="preserve">13:25 </w:t>
      </w:r>
      <w:r w:rsidRPr="0055304E">
        <w:rPr>
          <w:rFonts w:ascii="Trebuchet MS" w:hAnsi="Trebuchet MS"/>
          <w:noProof/>
        </w:rPr>
        <w:t xml:space="preserve">the priest </w:t>
      </w:r>
      <w:del w:id="248" w:author="Author">
        <w:r w:rsidRPr="0055304E">
          <w:rPr>
            <w:rFonts w:ascii="Trebuchet MS" w:hAnsi="Trebuchet MS"/>
            <w:noProof/>
          </w:rPr>
          <w:delText>must</w:delText>
        </w:r>
      </w:del>
      <w:ins w:id="249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</w:t>
      </w:r>
      <w:del w:id="250" w:author="Author">
        <w:r w:rsidRPr="0055304E">
          <w:rPr>
            <w:rFonts w:ascii="Trebuchet MS" w:hAnsi="Trebuchet MS"/>
            <w:noProof/>
          </w:rPr>
          <w:delText>look at</w:delText>
        </w:r>
      </w:del>
      <w:ins w:id="251" w:author="Author">
        <w:r w:rsidRPr="0055304E">
          <w:rPr>
            <w:rFonts w:ascii="Trebuchet MS" w:hAnsi="Trebuchet MS"/>
            <w:noProof/>
          </w:rPr>
          <w:t>examine</w:t>
        </w:r>
      </w:ins>
      <w:r w:rsidRPr="0055304E">
        <w:rPr>
          <w:rFonts w:ascii="Trebuchet MS" w:hAnsi="Trebuchet MS"/>
          <w:noProof/>
        </w:rPr>
        <w:t xml:space="preserve"> it</w:t>
      </w:r>
      <w:del w:id="252" w:author="Author">
        <w:r w:rsidRPr="0055304E">
          <w:rPr>
            <w:rFonts w:ascii="Trebuchet MS" w:hAnsi="Trebuchet MS"/>
            <w:noProof/>
          </w:rPr>
          <w:delText>; and if</w:delText>
        </w:r>
      </w:del>
      <w:ins w:id="253" w:author="Author">
        <w:r w:rsidRPr="0055304E">
          <w:rPr>
            <w:rFonts w:ascii="Trebuchet MS" w:hAnsi="Trebuchet MS"/>
            <w:noProof/>
          </w:rPr>
          <w:t>. If</w:t>
        </w:r>
      </w:ins>
      <w:r w:rsidRPr="0055304E">
        <w:rPr>
          <w:rFonts w:ascii="Trebuchet MS" w:hAnsi="Trebuchet MS"/>
          <w:noProof/>
        </w:rPr>
        <w:t xml:space="preserve"> the hair </w:t>
      </w:r>
      <w:del w:id="254" w:author="Author">
        <w:r w:rsidRPr="0055304E">
          <w:rPr>
            <w:rFonts w:ascii="Trebuchet MS" w:hAnsi="Trebuchet MS"/>
            <w:noProof/>
          </w:rPr>
          <w:delText xml:space="preserve">has been changed white </w:delText>
        </w:r>
      </w:del>
      <w:r w:rsidRPr="0055304E">
        <w:rPr>
          <w:rFonts w:ascii="Trebuchet MS" w:hAnsi="Trebuchet MS"/>
          <w:noProof/>
        </w:rPr>
        <w:t xml:space="preserve">in the blotch </w:t>
      </w:r>
      <w:del w:id="255" w:author="Author">
        <w:r w:rsidRPr="0055304E">
          <w:rPr>
            <w:rFonts w:ascii="Trebuchet MS" w:hAnsi="Trebuchet MS"/>
            <w:noProof/>
          </w:rPr>
          <w:delText>and its appearance is</w:delText>
        </w:r>
      </w:del>
      <w:ins w:id="256" w:author="Author">
        <w:r w:rsidRPr="0055304E">
          <w:rPr>
            <w:rFonts w:ascii="Trebuchet MS" w:hAnsi="Trebuchet MS"/>
            <w:noProof/>
          </w:rPr>
          <w:t>has turned white and it appears to be</w:t>
        </w:r>
      </w:ins>
      <w:r w:rsidRPr="0055304E">
        <w:rPr>
          <w:rFonts w:ascii="Trebuchet MS" w:hAnsi="Trebuchet MS"/>
          <w:noProof/>
        </w:rPr>
        <w:t xml:space="preserve"> deeper than the skin, it is leprosy</w:t>
      </w:r>
      <w:del w:id="257" w:author="Author">
        <w:r w:rsidRPr="0055304E">
          <w:rPr>
            <w:rFonts w:ascii="Trebuchet MS" w:hAnsi="Trebuchet MS"/>
            <w:noProof/>
          </w:rPr>
          <w:delText>. It</w:delText>
        </w:r>
      </w:del>
      <w:ins w:id="258" w:author="Author">
        <w:r w:rsidRPr="0055304E">
          <w:rPr>
            <w:rFonts w:ascii="Trebuchet MS" w:hAnsi="Trebuchet MS"/>
            <w:noProof/>
          </w:rPr>
          <w:t xml:space="preserve"> that</w:t>
        </w:r>
      </w:ins>
      <w:r w:rsidRPr="0055304E">
        <w:rPr>
          <w:rFonts w:ascii="Trebuchet MS" w:hAnsi="Trebuchet MS"/>
          <w:noProof/>
        </w:rPr>
        <w:t xml:space="preserve"> has broken out in the scar, and the priest </w:t>
      </w:r>
      <w:del w:id="259" w:author="Author">
        <w:r w:rsidRPr="0055304E">
          <w:rPr>
            <w:rFonts w:ascii="Trebuchet MS" w:hAnsi="Trebuchet MS"/>
            <w:noProof/>
          </w:rPr>
          <w:delText>must</w:delText>
        </w:r>
      </w:del>
      <w:ins w:id="260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declare him unclean. It is the </w:t>
      </w:r>
      <w:del w:id="261" w:author="Author">
        <w:r w:rsidRPr="0055304E">
          <w:rPr>
            <w:rFonts w:ascii="Trebuchet MS" w:hAnsi="Trebuchet MS"/>
            <w:noProof/>
          </w:rPr>
          <w:delText>plague</w:delText>
        </w:r>
      </w:del>
      <w:ins w:id="262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of leprosy. </w:t>
      </w:r>
      <w:r w:rsidRPr="0055304E">
        <w:rPr>
          <w:rFonts w:ascii="Trebuchet MS" w:hAnsi="Trebuchet MS"/>
          <w:b/>
          <w:noProof/>
        </w:rPr>
        <w:t xml:space="preserve">13:26 </w:t>
      </w:r>
      <w:r w:rsidRPr="0055304E">
        <w:rPr>
          <w:rFonts w:ascii="Trebuchet MS" w:hAnsi="Trebuchet MS"/>
          <w:noProof/>
        </w:rPr>
        <w:t xml:space="preserve">But if the priest </w:t>
      </w:r>
      <w:del w:id="263" w:author="Author">
        <w:r w:rsidRPr="0055304E">
          <w:rPr>
            <w:rFonts w:ascii="Trebuchet MS" w:hAnsi="Trebuchet MS"/>
            <w:noProof/>
          </w:rPr>
          <w:delText>looks at</w:delText>
        </w:r>
      </w:del>
      <w:ins w:id="264" w:author="Author">
        <w:r w:rsidRPr="0055304E">
          <w:rPr>
            <w:rFonts w:ascii="Trebuchet MS" w:hAnsi="Trebuchet MS"/>
            <w:noProof/>
          </w:rPr>
          <w:t>examines</w:t>
        </w:r>
      </w:ins>
      <w:r w:rsidRPr="0055304E">
        <w:rPr>
          <w:rFonts w:ascii="Trebuchet MS" w:hAnsi="Trebuchet MS"/>
          <w:noProof/>
        </w:rPr>
        <w:t xml:space="preserve"> it</w:t>
      </w:r>
      <w:del w:id="265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</w:t>
      </w:r>
      <w:del w:id="266" w:author="Author">
        <w:r w:rsidRPr="0055304E">
          <w:rPr>
            <w:rFonts w:ascii="Trebuchet MS" w:hAnsi="Trebuchet MS"/>
            <w:noProof/>
          </w:rPr>
          <w:delText>, there now,</w:delText>
        </w:r>
      </w:del>
      <w:ins w:id="267" w:author="Author">
        <w:r w:rsidRPr="0055304E">
          <w:rPr>
            <w:rFonts w:ascii="Trebuchet MS" w:hAnsi="Trebuchet MS"/>
            <w:noProof/>
          </w:rPr>
          <w:t xml:space="preserve"> sees that</w:t>
        </w:r>
      </w:ins>
      <w:r w:rsidRPr="0055304E">
        <w:rPr>
          <w:rFonts w:ascii="Trebuchet MS" w:hAnsi="Trebuchet MS"/>
          <w:noProof/>
        </w:rPr>
        <w:t xml:space="preserve"> there is no white hair in the blotch and it is not </w:t>
      </w:r>
      <w:del w:id="268" w:author="Author">
        <w:r w:rsidRPr="0055304E">
          <w:rPr>
            <w:rFonts w:ascii="Trebuchet MS" w:hAnsi="Trebuchet MS"/>
            <w:noProof/>
          </w:rPr>
          <w:delText>lower</w:delText>
        </w:r>
      </w:del>
      <w:ins w:id="269" w:author="Author">
        <w:r w:rsidRPr="0055304E">
          <w:rPr>
            <w:rFonts w:ascii="Trebuchet MS" w:hAnsi="Trebuchet MS"/>
            <w:noProof/>
          </w:rPr>
          <w:t>deeper</w:t>
        </w:r>
      </w:ins>
      <w:r w:rsidRPr="0055304E">
        <w:rPr>
          <w:rFonts w:ascii="Trebuchet MS" w:hAnsi="Trebuchet MS"/>
          <w:noProof/>
        </w:rPr>
        <w:t xml:space="preserve"> than the skin and it is </w:t>
      </w:r>
      <w:del w:id="270" w:author="Author">
        <w:r w:rsidRPr="0055304E">
          <w:rPr>
            <w:rFonts w:ascii="Trebuchet MS" w:hAnsi="Trebuchet MS"/>
            <w:noProof/>
          </w:rPr>
          <w:delText>dull</w:delText>
        </w:r>
      </w:del>
      <w:ins w:id="271" w:author="Author">
        <w:r w:rsidRPr="0055304E">
          <w:rPr>
            <w:rFonts w:ascii="Trebuchet MS" w:hAnsi="Trebuchet MS"/>
            <w:noProof/>
          </w:rPr>
          <w:t>faded</w:t>
        </w:r>
      </w:ins>
      <w:r w:rsidRPr="0055304E">
        <w:rPr>
          <w:rFonts w:ascii="Trebuchet MS" w:hAnsi="Trebuchet MS"/>
          <w:noProof/>
        </w:rPr>
        <w:t xml:space="preserve">, the priest </w:t>
      </w:r>
      <w:del w:id="272" w:author="Author">
        <w:r w:rsidRPr="0055304E">
          <w:rPr>
            <w:rFonts w:ascii="Trebuchet MS" w:hAnsi="Trebuchet MS"/>
            <w:noProof/>
          </w:rPr>
          <w:delText>must</w:delText>
        </w:r>
      </w:del>
      <w:ins w:id="273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quarantine him </w:t>
      </w:r>
      <w:ins w:id="274" w:author="Author">
        <w:r w:rsidRPr="0055304E">
          <w:rPr>
            <w:rFonts w:ascii="Trebuchet MS" w:hAnsi="Trebuchet MS"/>
            <w:noProof/>
          </w:rPr>
          <w:t xml:space="preserve">for </w:t>
        </w:r>
      </w:ins>
      <w:r w:rsidRPr="0055304E">
        <w:rPr>
          <w:rFonts w:ascii="Trebuchet MS" w:hAnsi="Trebuchet MS"/>
          <w:noProof/>
        </w:rPr>
        <w:t xml:space="preserve">seven days. </w:t>
      </w:r>
      <w:r w:rsidRPr="0055304E">
        <w:rPr>
          <w:rFonts w:ascii="Trebuchet MS" w:hAnsi="Trebuchet MS"/>
          <w:b/>
          <w:noProof/>
        </w:rPr>
        <w:t xml:space="preserve">13:27 </w:t>
      </w:r>
      <w:del w:id="275" w:author="Author">
        <w:r w:rsidRPr="0055304E">
          <w:rPr>
            <w:rFonts w:ascii="Trebuchet MS" w:hAnsi="Trebuchet MS"/>
            <w:noProof/>
          </w:rPr>
          <w:delText>And the</w:delText>
        </w:r>
      </w:del>
      <w:ins w:id="276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277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278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him on the seventh day</w:t>
      </w:r>
      <w:del w:id="279" w:author="Author">
        <w:r w:rsidRPr="0055304E">
          <w:rPr>
            <w:rFonts w:ascii="Trebuchet MS" w:hAnsi="Trebuchet MS"/>
            <w:noProof/>
          </w:rPr>
          <w:delText>. If</w:delText>
        </w:r>
      </w:del>
      <w:ins w:id="280" w:author="Author">
        <w:r w:rsidRPr="0055304E">
          <w:rPr>
            <w:rFonts w:ascii="Trebuchet MS" w:hAnsi="Trebuchet MS"/>
            <w:noProof/>
          </w:rPr>
          <w:t>, and if</w:t>
        </w:r>
      </w:ins>
      <w:r w:rsidRPr="0055304E">
        <w:rPr>
          <w:rFonts w:ascii="Trebuchet MS" w:hAnsi="Trebuchet MS"/>
          <w:noProof/>
        </w:rPr>
        <w:t xml:space="preserve"> it </w:t>
      </w:r>
      <w:del w:id="281" w:author="Author">
        <w:r w:rsidRPr="0055304E">
          <w:rPr>
            <w:rFonts w:ascii="Trebuchet MS" w:hAnsi="Trebuchet MS"/>
            <w:noProof/>
          </w:rPr>
          <w:delText>unmistakably spreads in</w:delText>
        </w:r>
      </w:del>
      <w:ins w:id="282" w:author="Author">
        <w:r w:rsidRPr="0055304E">
          <w:rPr>
            <w:rFonts w:ascii="Trebuchet MS" w:hAnsi="Trebuchet MS"/>
            <w:noProof/>
          </w:rPr>
          <w:t>has clearly spread on</w:t>
        </w:r>
      </w:ins>
      <w:r w:rsidRPr="0055304E">
        <w:rPr>
          <w:rFonts w:ascii="Trebuchet MS" w:hAnsi="Trebuchet MS"/>
          <w:noProof/>
        </w:rPr>
        <w:t xml:space="preserve"> the skin, the priest </w:t>
      </w:r>
      <w:del w:id="283" w:author="Author">
        <w:r w:rsidRPr="0055304E">
          <w:rPr>
            <w:rFonts w:ascii="Trebuchet MS" w:hAnsi="Trebuchet MS"/>
            <w:noProof/>
          </w:rPr>
          <w:delText>must</w:delText>
        </w:r>
      </w:del>
      <w:ins w:id="284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declare him unclean. It is the </w:t>
      </w:r>
      <w:del w:id="285" w:author="Author">
        <w:r w:rsidRPr="0055304E">
          <w:rPr>
            <w:rFonts w:ascii="Trebuchet MS" w:hAnsi="Trebuchet MS"/>
            <w:noProof/>
          </w:rPr>
          <w:delText>plague</w:delText>
        </w:r>
      </w:del>
      <w:ins w:id="286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of leprosy. </w:t>
      </w:r>
      <w:r w:rsidRPr="0055304E">
        <w:rPr>
          <w:rFonts w:ascii="Trebuchet MS" w:hAnsi="Trebuchet MS"/>
          <w:b/>
          <w:noProof/>
        </w:rPr>
        <w:t xml:space="preserve">13:28 </w:t>
      </w:r>
      <w:r w:rsidRPr="0055304E">
        <w:rPr>
          <w:rFonts w:ascii="Trebuchet MS" w:hAnsi="Trebuchet MS"/>
          <w:noProof/>
        </w:rPr>
        <w:t xml:space="preserve">But if the blotch </w:t>
      </w:r>
      <w:del w:id="287" w:author="Author">
        <w:r w:rsidRPr="0055304E">
          <w:rPr>
            <w:rFonts w:ascii="Trebuchet MS" w:hAnsi="Trebuchet MS"/>
            <w:noProof/>
          </w:rPr>
          <w:delText>stands</w:delText>
        </w:r>
      </w:del>
      <w:ins w:id="288" w:author="Author">
        <w:r w:rsidRPr="0055304E">
          <w:rPr>
            <w:rFonts w:ascii="Trebuchet MS" w:hAnsi="Trebuchet MS"/>
            <w:noProof/>
          </w:rPr>
          <w:t>stays</w:t>
        </w:r>
      </w:ins>
      <w:r w:rsidRPr="0055304E">
        <w:rPr>
          <w:rFonts w:ascii="Trebuchet MS" w:hAnsi="Trebuchet MS"/>
          <w:noProof/>
        </w:rPr>
        <w:t xml:space="preserve"> in </w:t>
      </w:r>
      <w:del w:id="289" w:author="Author">
        <w:r w:rsidRPr="0055304E">
          <w:rPr>
            <w:rFonts w:ascii="Trebuchet MS" w:hAnsi="Trebuchet MS"/>
            <w:noProof/>
          </w:rPr>
          <w:delText>its</w:delText>
        </w:r>
      </w:del>
      <w:ins w:id="290" w:author="Author">
        <w:r w:rsidRPr="0055304E">
          <w:rPr>
            <w:rFonts w:ascii="Trebuchet MS" w:hAnsi="Trebuchet MS"/>
            <w:noProof/>
          </w:rPr>
          <w:t>one</w:t>
        </w:r>
      </w:ins>
      <w:r w:rsidRPr="0055304E">
        <w:rPr>
          <w:rFonts w:ascii="Trebuchet MS" w:hAnsi="Trebuchet MS"/>
          <w:noProof/>
        </w:rPr>
        <w:t xml:space="preserve"> place</w:t>
      </w:r>
      <w:del w:id="291" w:author="Author">
        <w:r w:rsidRPr="0055304E">
          <w:rPr>
            <w:rFonts w:ascii="Trebuchet MS" w:hAnsi="Trebuchet MS"/>
            <w:noProof/>
          </w:rPr>
          <w:delText>, it</w:delText>
        </w:r>
      </w:del>
      <w:ins w:id="292" w:author="Author">
        <w:r w:rsidRPr="0055304E">
          <w:rPr>
            <w:rFonts w:ascii="Trebuchet MS" w:hAnsi="Trebuchet MS"/>
            <w:noProof/>
          </w:rPr>
          <w:t xml:space="preserve"> and</w:t>
        </w:r>
      </w:ins>
      <w:r w:rsidRPr="0055304E">
        <w:rPr>
          <w:rFonts w:ascii="Trebuchet MS" w:hAnsi="Trebuchet MS"/>
          <w:noProof/>
        </w:rPr>
        <w:t xml:space="preserve"> has not spread </w:t>
      </w:r>
      <w:del w:id="293" w:author="Author">
        <w:r w:rsidRPr="0055304E">
          <w:rPr>
            <w:rFonts w:ascii="Trebuchet MS" w:hAnsi="Trebuchet MS"/>
            <w:noProof/>
          </w:rPr>
          <w:delText>in</w:delText>
        </w:r>
      </w:del>
      <w:ins w:id="294" w:author="Author">
        <w:r w:rsidRPr="0055304E">
          <w:rPr>
            <w:rFonts w:ascii="Trebuchet MS" w:hAnsi="Trebuchet MS"/>
            <w:noProof/>
          </w:rPr>
          <w:t>over</w:t>
        </w:r>
      </w:ins>
      <w:r w:rsidRPr="0055304E">
        <w:rPr>
          <w:rFonts w:ascii="Trebuchet MS" w:hAnsi="Trebuchet MS"/>
          <w:noProof/>
        </w:rPr>
        <w:t xml:space="preserve"> the skin and it is </w:t>
      </w:r>
      <w:del w:id="295" w:author="Author">
        <w:r w:rsidRPr="0055304E">
          <w:rPr>
            <w:rFonts w:ascii="Trebuchet MS" w:hAnsi="Trebuchet MS"/>
            <w:noProof/>
          </w:rPr>
          <w:delText>dull</w:delText>
        </w:r>
      </w:del>
      <w:ins w:id="296" w:author="Author">
        <w:r w:rsidRPr="0055304E">
          <w:rPr>
            <w:rFonts w:ascii="Trebuchet MS" w:hAnsi="Trebuchet MS"/>
            <w:noProof/>
          </w:rPr>
          <w:t>faded</w:t>
        </w:r>
      </w:ins>
      <w:r w:rsidRPr="0055304E">
        <w:rPr>
          <w:rFonts w:ascii="Trebuchet MS" w:hAnsi="Trebuchet MS"/>
          <w:noProof/>
        </w:rPr>
        <w:t xml:space="preserve">, it is </w:t>
      </w:r>
      <w:del w:id="297" w:author="Author">
        <w:r w:rsidRPr="0055304E">
          <w:rPr>
            <w:rFonts w:ascii="Trebuchet MS" w:hAnsi="Trebuchet MS"/>
            <w:noProof/>
          </w:rPr>
          <w:delText>an eruption</w:delText>
        </w:r>
      </w:del>
      <w:ins w:id="298" w:author="Author">
        <w:r w:rsidRPr="0055304E">
          <w:rPr>
            <w:rFonts w:ascii="Trebuchet MS" w:hAnsi="Trebuchet MS"/>
            <w:noProof/>
          </w:rPr>
          <w:t>only a swelling</w:t>
        </w:r>
      </w:ins>
      <w:r w:rsidRPr="0055304E">
        <w:rPr>
          <w:rFonts w:ascii="Trebuchet MS" w:hAnsi="Trebuchet MS"/>
          <w:noProof/>
        </w:rPr>
        <w:t xml:space="preserve"> of the scar</w:t>
      </w:r>
      <w:del w:id="299" w:author="Author">
        <w:r w:rsidRPr="0055304E">
          <w:rPr>
            <w:rFonts w:ascii="Trebuchet MS" w:hAnsi="Trebuchet MS"/>
            <w:noProof/>
          </w:rPr>
          <w:delText>;</w:delText>
        </w:r>
      </w:del>
      <w:ins w:id="300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and the priest </w:t>
      </w:r>
      <w:del w:id="301" w:author="Author">
        <w:r w:rsidRPr="0055304E">
          <w:rPr>
            <w:rFonts w:ascii="Trebuchet MS" w:hAnsi="Trebuchet MS"/>
            <w:noProof/>
          </w:rPr>
          <w:delText>must pronounce</w:delText>
        </w:r>
      </w:del>
      <w:ins w:id="302" w:author="Author">
        <w:r w:rsidRPr="0055304E">
          <w:rPr>
            <w:rFonts w:ascii="Trebuchet MS" w:hAnsi="Trebuchet MS"/>
            <w:noProof/>
          </w:rPr>
          <w:t>will declare</w:t>
        </w:r>
      </w:ins>
      <w:r w:rsidRPr="0055304E">
        <w:rPr>
          <w:rFonts w:ascii="Trebuchet MS" w:hAnsi="Trebuchet MS"/>
          <w:noProof/>
        </w:rPr>
        <w:t xml:space="preserve"> him clean, because it is an inflammation of the scar.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13:29 </w:t>
      </w:r>
      <w:r w:rsidRPr="0055304E">
        <w:rPr>
          <w:rFonts w:ascii="Trebuchet MS" w:hAnsi="Trebuchet MS"/>
          <w:noProof/>
        </w:rPr>
        <w:t>“</w:t>
      </w:r>
      <w:del w:id="303" w:author="Author">
        <w:r w:rsidRPr="0055304E">
          <w:rPr>
            <w:rFonts w:ascii="Trebuchet MS" w:hAnsi="Trebuchet MS"/>
            <w:noProof/>
          </w:rPr>
          <w:delText>As for</w:delText>
        </w:r>
      </w:del>
      <w:ins w:id="304" w:author="Author">
        <w:r w:rsidRPr="0055304E">
          <w:rPr>
            <w:rFonts w:ascii="Trebuchet MS" w:hAnsi="Trebuchet MS"/>
            <w:noProof/>
          </w:rPr>
          <w:t>When</w:t>
        </w:r>
      </w:ins>
      <w:r w:rsidRPr="0055304E">
        <w:rPr>
          <w:rFonts w:ascii="Trebuchet MS" w:hAnsi="Trebuchet MS"/>
          <w:noProof/>
        </w:rPr>
        <w:t xml:space="preserve"> a man or a woman</w:t>
      </w:r>
      <w:del w:id="305" w:author="Author">
        <w:r w:rsidRPr="0055304E">
          <w:rPr>
            <w:rFonts w:ascii="Trebuchet MS" w:hAnsi="Trebuchet MS"/>
            <w:noProof/>
          </w:rPr>
          <w:delText>, in case a plague</w:delText>
        </w:r>
      </w:del>
      <w:r w:rsidRPr="0055304E">
        <w:rPr>
          <w:rFonts w:ascii="Trebuchet MS" w:hAnsi="Trebuchet MS"/>
          <w:noProof/>
        </w:rPr>
        <w:t xml:space="preserve"> develops </w:t>
      </w:r>
      <w:del w:id="306" w:author="Author">
        <w:r w:rsidRPr="0055304E">
          <w:rPr>
            <w:rFonts w:ascii="Trebuchet MS" w:hAnsi="Trebuchet MS"/>
            <w:noProof/>
          </w:rPr>
          <w:delText>in such one</w:delText>
        </w:r>
      </w:del>
      <w:ins w:id="307" w:author="Author">
        <w:r w:rsidRPr="0055304E">
          <w:rPr>
            <w:rFonts w:ascii="Trebuchet MS" w:hAnsi="Trebuchet MS"/>
            <w:noProof/>
          </w:rPr>
          <w:t>an infection</w:t>
        </w:r>
      </w:ins>
      <w:r w:rsidRPr="0055304E">
        <w:rPr>
          <w:rFonts w:ascii="Trebuchet MS" w:hAnsi="Trebuchet MS"/>
          <w:noProof/>
        </w:rPr>
        <w:t xml:space="preserve"> on the head or on the chin, </w:t>
      </w:r>
      <w:r w:rsidRPr="0055304E">
        <w:rPr>
          <w:rFonts w:ascii="Trebuchet MS" w:hAnsi="Trebuchet MS"/>
          <w:b/>
          <w:noProof/>
        </w:rPr>
        <w:t xml:space="preserve">13:30 </w:t>
      </w:r>
      <w:r w:rsidRPr="0055304E">
        <w:rPr>
          <w:rFonts w:ascii="Trebuchet MS" w:hAnsi="Trebuchet MS"/>
          <w:noProof/>
        </w:rPr>
        <w:t xml:space="preserve">the priest </w:t>
      </w:r>
      <w:del w:id="308" w:author="Author">
        <w:r w:rsidRPr="0055304E">
          <w:rPr>
            <w:rFonts w:ascii="Trebuchet MS" w:hAnsi="Trebuchet MS"/>
            <w:noProof/>
          </w:rPr>
          <w:delText>must</w:delText>
        </w:r>
      </w:del>
      <w:ins w:id="309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</w:t>
      </w:r>
      <w:del w:id="310" w:author="Author">
        <w:r w:rsidRPr="0055304E">
          <w:rPr>
            <w:rFonts w:ascii="Trebuchet MS" w:hAnsi="Trebuchet MS"/>
            <w:noProof/>
          </w:rPr>
          <w:delText>see</w:delText>
        </w:r>
      </w:del>
      <w:ins w:id="311" w:author="Author">
        <w:r w:rsidRPr="0055304E">
          <w:rPr>
            <w:rFonts w:ascii="Trebuchet MS" w:hAnsi="Trebuchet MS"/>
            <w:noProof/>
          </w:rPr>
          <w:t>examine</w:t>
        </w:r>
      </w:ins>
      <w:r w:rsidRPr="0055304E">
        <w:rPr>
          <w:rFonts w:ascii="Trebuchet MS" w:hAnsi="Trebuchet MS"/>
          <w:noProof/>
        </w:rPr>
        <w:t xml:space="preserve"> the </w:t>
      </w:r>
      <w:del w:id="312" w:author="Author">
        <w:r w:rsidRPr="0055304E">
          <w:rPr>
            <w:rFonts w:ascii="Trebuchet MS" w:hAnsi="Trebuchet MS"/>
            <w:noProof/>
          </w:rPr>
          <w:delText>plague; and if its appearance is</w:delText>
        </w:r>
      </w:del>
      <w:ins w:id="313" w:author="Author">
        <w:r w:rsidRPr="0055304E">
          <w:rPr>
            <w:rFonts w:ascii="Trebuchet MS" w:hAnsi="Trebuchet MS"/>
            <w:noProof/>
          </w:rPr>
          <w:t>infection. If it appears to be</w:t>
        </w:r>
      </w:ins>
      <w:r w:rsidRPr="0055304E">
        <w:rPr>
          <w:rFonts w:ascii="Trebuchet MS" w:hAnsi="Trebuchet MS"/>
          <w:noProof/>
        </w:rPr>
        <w:t xml:space="preserve"> deeper than the skin</w:t>
      </w:r>
      <w:del w:id="314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the hair is yellow and </w:t>
      </w:r>
      <w:del w:id="315" w:author="Author">
        <w:r w:rsidRPr="0055304E">
          <w:rPr>
            <w:rFonts w:ascii="Trebuchet MS" w:hAnsi="Trebuchet MS"/>
            <w:noProof/>
          </w:rPr>
          <w:delText>scarce in it</w:delText>
        </w:r>
      </w:del>
      <w:ins w:id="316" w:author="Author">
        <w:r w:rsidRPr="0055304E">
          <w:rPr>
            <w:rFonts w:ascii="Trebuchet MS" w:hAnsi="Trebuchet MS"/>
            <w:noProof/>
          </w:rPr>
          <w:t>thin</w:t>
        </w:r>
      </w:ins>
      <w:r w:rsidRPr="0055304E">
        <w:rPr>
          <w:rFonts w:ascii="Trebuchet MS" w:hAnsi="Trebuchet MS"/>
          <w:noProof/>
        </w:rPr>
        <w:t xml:space="preserve">, the priest </w:t>
      </w:r>
      <w:del w:id="317" w:author="Author">
        <w:r w:rsidRPr="0055304E">
          <w:rPr>
            <w:rFonts w:ascii="Trebuchet MS" w:hAnsi="Trebuchet MS"/>
            <w:noProof/>
          </w:rPr>
          <w:delText>must</w:delText>
        </w:r>
      </w:del>
      <w:ins w:id="318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declare such one unclean</w:t>
      </w:r>
      <w:del w:id="319" w:author="Author">
        <w:r w:rsidRPr="0055304E">
          <w:rPr>
            <w:rFonts w:ascii="Trebuchet MS" w:hAnsi="Trebuchet MS"/>
            <w:noProof/>
          </w:rPr>
          <w:delText>. It</w:delText>
        </w:r>
      </w:del>
      <w:ins w:id="320" w:author="Author">
        <w:r w:rsidRPr="0055304E">
          <w:rPr>
            <w:rFonts w:ascii="Trebuchet MS" w:hAnsi="Trebuchet MS"/>
            <w:noProof/>
          </w:rPr>
          <w:t>; it</w:t>
        </w:r>
      </w:ins>
      <w:r w:rsidRPr="0055304E">
        <w:rPr>
          <w:rFonts w:ascii="Trebuchet MS" w:hAnsi="Trebuchet MS"/>
          <w:noProof/>
        </w:rPr>
        <w:t xml:space="preserve"> is an </w:t>
      </w:r>
      <w:del w:id="321" w:author="Author">
        <w:r w:rsidRPr="0055304E">
          <w:rPr>
            <w:rFonts w:ascii="Trebuchet MS" w:hAnsi="Trebuchet MS"/>
            <w:noProof/>
          </w:rPr>
          <w:delText>abnormal falling off</w:delText>
        </w:r>
      </w:del>
      <w:ins w:id="322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of </w:t>
      </w:r>
      <w:del w:id="323" w:author="Author">
        <w:r w:rsidRPr="0055304E">
          <w:rPr>
            <w:rFonts w:ascii="Trebuchet MS" w:hAnsi="Trebuchet MS"/>
            <w:noProof/>
          </w:rPr>
          <w:delText>hair</w:delText>
        </w:r>
      </w:del>
      <w:ins w:id="324" w:author="Author">
        <w:r w:rsidRPr="0055304E">
          <w:rPr>
            <w:rFonts w:ascii="Trebuchet MS" w:hAnsi="Trebuchet MS"/>
            <w:noProof/>
          </w:rPr>
          <w:t>the scalp or the beard</w:t>
        </w:r>
      </w:ins>
      <w:r w:rsidRPr="0055304E">
        <w:rPr>
          <w:rFonts w:ascii="Trebuchet MS" w:hAnsi="Trebuchet MS"/>
          <w:noProof/>
        </w:rPr>
        <w:t xml:space="preserve">. It is leprosy of the head or of the chin. </w:t>
      </w:r>
      <w:r w:rsidRPr="0055304E">
        <w:rPr>
          <w:rFonts w:ascii="Trebuchet MS" w:hAnsi="Trebuchet MS"/>
          <w:b/>
          <w:noProof/>
        </w:rPr>
        <w:t xml:space="preserve">13:31 </w:t>
      </w:r>
      <w:r w:rsidRPr="0055304E">
        <w:rPr>
          <w:rFonts w:ascii="Trebuchet MS" w:hAnsi="Trebuchet MS"/>
          <w:noProof/>
        </w:rPr>
        <w:t xml:space="preserve">But </w:t>
      </w:r>
      <w:del w:id="325" w:author="Author">
        <w:r w:rsidRPr="0055304E">
          <w:rPr>
            <w:rFonts w:ascii="Trebuchet MS" w:hAnsi="Trebuchet MS"/>
            <w:noProof/>
          </w:rPr>
          <w:delText>in case</w:delText>
        </w:r>
      </w:del>
      <w:ins w:id="326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the priest sees </w:t>
      </w:r>
      <w:ins w:id="327" w:author="Author">
        <w:r w:rsidRPr="0055304E">
          <w:rPr>
            <w:rFonts w:ascii="Trebuchet MS" w:hAnsi="Trebuchet MS"/>
            <w:noProof/>
          </w:rPr>
          <w:t xml:space="preserve">that </w:t>
        </w:r>
      </w:ins>
      <w:r w:rsidRPr="0055304E">
        <w:rPr>
          <w:rFonts w:ascii="Trebuchet MS" w:hAnsi="Trebuchet MS"/>
          <w:noProof/>
        </w:rPr>
        <w:t xml:space="preserve">the </w:t>
      </w:r>
      <w:del w:id="328" w:author="Author">
        <w:r w:rsidRPr="0055304E">
          <w:rPr>
            <w:rFonts w:ascii="Trebuchet MS" w:hAnsi="Trebuchet MS"/>
            <w:noProof/>
          </w:rPr>
          <w:delText>plague of abnormal falling off of hair, and, look! its appearance is not</w:delText>
        </w:r>
      </w:del>
      <w:ins w:id="329" w:author="Author">
        <w:r w:rsidRPr="0055304E">
          <w:rPr>
            <w:rFonts w:ascii="Trebuchet MS" w:hAnsi="Trebuchet MS"/>
            <w:noProof/>
          </w:rPr>
          <w:t>infection does not appear to be</w:t>
        </w:r>
      </w:ins>
      <w:r w:rsidRPr="0055304E">
        <w:rPr>
          <w:rFonts w:ascii="Trebuchet MS" w:hAnsi="Trebuchet MS"/>
          <w:noProof/>
        </w:rPr>
        <w:t xml:space="preserve"> deeper than the skin and there is no black hair in it, the priest </w:t>
      </w:r>
      <w:del w:id="330" w:author="Author">
        <w:r w:rsidRPr="0055304E">
          <w:rPr>
            <w:rFonts w:ascii="Trebuchet MS" w:hAnsi="Trebuchet MS"/>
            <w:noProof/>
          </w:rPr>
          <w:delText>must then</w:delText>
        </w:r>
      </w:del>
      <w:ins w:id="331" w:author="Author">
        <w:r w:rsidRPr="0055304E">
          <w:rPr>
            <w:rFonts w:ascii="Trebuchet MS" w:hAnsi="Trebuchet MS"/>
            <w:noProof/>
          </w:rPr>
          <w:t>should</w:t>
        </w:r>
      </w:ins>
      <w:r w:rsidRPr="0055304E">
        <w:rPr>
          <w:rFonts w:ascii="Trebuchet MS" w:hAnsi="Trebuchet MS"/>
          <w:noProof/>
        </w:rPr>
        <w:t xml:space="preserve"> quarantine the </w:t>
      </w:r>
      <w:del w:id="332" w:author="Author">
        <w:r w:rsidRPr="0055304E">
          <w:rPr>
            <w:rFonts w:ascii="Trebuchet MS" w:hAnsi="Trebuchet MS"/>
            <w:noProof/>
          </w:rPr>
          <w:delText>plague of abnormal falling off of hair</w:delText>
        </w:r>
      </w:del>
      <w:ins w:id="333" w:author="Author">
        <w:r w:rsidRPr="0055304E">
          <w:rPr>
            <w:rFonts w:ascii="Trebuchet MS" w:hAnsi="Trebuchet MS"/>
            <w:noProof/>
          </w:rPr>
          <w:t>infected person for</w:t>
        </w:r>
      </w:ins>
      <w:r w:rsidRPr="0055304E">
        <w:rPr>
          <w:rFonts w:ascii="Trebuchet MS" w:hAnsi="Trebuchet MS"/>
          <w:noProof/>
        </w:rPr>
        <w:t xml:space="preserve"> seven days. </w:t>
      </w:r>
      <w:r w:rsidRPr="0055304E">
        <w:rPr>
          <w:rFonts w:ascii="Trebuchet MS" w:hAnsi="Trebuchet MS"/>
          <w:b/>
          <w:noProof/>
        </w:rPr>
        <w:t xml:space="preserve">13:32 </w:t>
      </w:r>
      <w:del w:id="334" w:author="Author">
        <w:r w:rsidRPr="0055304E">
          <w:rPr>
            <w:rFonts w:ascii="Trebuchet MS" w:hAnsi="Trebuchet MS"/>
            <w:noProof/>
          </w:rPr>
          <w:delText>And the</w:delText>
        </w:r>
      </w:del>
      <w:ins w:id="335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336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337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the </w:t>
      </w:r>
      <w:del w:id="338" w:author="Author">
        <w:r w:rsidRPr="0055304E">
          <w:rPr>
            <w:rFonts w:ascii="Trebuchet MS" w:hAnsi="Trebuchet MS"/>
            <w:noProof/>
          </w:rPr>
          <w:delText>plague</w:delText>
        </w:r>
      </w:del>
      <w:ins w:id="339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on the seventh day</w:t>
      </w:r>
      <w:del w:id="340" w:author="Author">
        <w:r w:rsidRPr="0055304E">
          <w:rPr>
            <w:rFonts w:ascii="Trebuchet MS" w:hAnsi="Trebuchet MS"/>
            <w:noProof/>
          </w:rPr>
          <w:delText>;</w:delText>
        </w:r>
      </w:del>
      <w:ins w:id="341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and if the </w:t>
      </w:r>
      <w:del w:id="342" w:author="Author">
        <w:r w:rsidRPr="0055304E">
          <w:rPr>
            <w:rFonts w:ascii="Trebuchet MS" w:hAnsi="Trebuchet MS"/>
            <w:noProof/>
          </w:rPr>
          <w:delText>abnormal falling off of hair</w:delText>
        </w:r>
      </w:del>
      <w:ins w:id="343" w:author="Author">
        <w:r w:rsidRPr="0055304E">
          <w:rPr>
            <w:rFonts w:ascii="Trebuchet MS" w:hAnsi="Trebuchet MS"/>
            <w:noProof/>
          </w:rPr>
          <w:t>infected area</w:t>
        </w:r>
      </w:ins>
      <w:r w:rsidRPr="0055304E">
        <w:rPr>
          <w:rFonts w:ascii="Trebuchet MS" w:hAnsi="Trebuchet MS"/>
          <w:noProof/>
        </w:rPr>
        <w:t xml:space="preserve"> has not spread</w:t>
      </w:r>
      <w:del w:id="344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no yellow hair has developed in it and the appearance of the </w:t>
      </w:r>
      <w:del w:id="345" w:author="Author">
        <w:r w:rsidRPr="0055304E">
          <w:rPr>
            <w:rFonts w:ascii="Trebuchet MS" w:hAnsi="Trebuchet MS"/>
            <w:noProof/>
          </w:rPr>
          <w:delText>abnormal falling off of hair</w:delText>
        </w:r>
      </w:del>
      <w:ins w:id="346" w:author="Author">
        <w:r w:rsidRPr="0055304E">
          <w:rPr>
            <w:rFonts w:ascii="Trebuchet MS" w:hAnsi="Trebuchet MS"/>
            <w:noProof/>
          </w:rPr>
          <w:t>infected area</w:t>
        </w:r>
      </w:ins>
      <w:r w:rsidRPr="0055304E">
        <w:rPr>
          <w:rFonts w:ascii="Trebuchet MS" w:hAnsi="Trebuchet MS"/>
          <w:noProof/>
        </w:rPr>
        <w:t xml:space="preserve"> is not deeper than the skin, </w:t>
      </w:r>
      <w:r w:rsidRPr="0055304E">
        <w:rPr>
          <w:rFonts w:ascii="Trebuchet MS" w:hAnsi="Trebuchet MS"/>
          <w:b/>
          <w:noProof/>
        </w:rPr>
        <w:t xml:space="preserve">13:33 </w:t>
      </w:r>
      <w:del w:id="347" w:author="Author">
        <w:r w:rsidRPr="0055304E">
          <w:rPr>
            <w:rFonts w:ascii="Trebuchet MS" w:hAnsi="Trebuchet MS"/>
            <w:noProof/>
          </w:rPr>
          <w:delText>he must then</w:delText>
        </w:r>
      </w:del>
      <w:ins w:id="348" w:author="Author">
        <w:r w:rsidRPr="0055304E">
          <w:rPr>
            <w:rFonts w:ascii="Trebuchet MS" w:hAnsi="Trebuchet MS"/>
            <w:noProof/>
          </w:rPr>
          <w:t>the person should</w:t>
        </w:r>
      </w:ins>
      <w:r w:rsidRPr="0055304E">
        <w:rPr>
          <w:rFonts w:ascii="Trebuchet MS" w:hAnsi="Trebuchet MS"/>
          <w:noProof/>
        </w:rPr>
        <w:t xml:space="preserve"> have himself shaved, but he will not have the </w:t>
      </w:r>
      <w:del w:id="349" w:author="Author">
        <w:r w:rsidRPr="0055304E">
          <w:rPr>
            <w:rFonts w:ascii="Trebuchet MS" w:hAnsi="Trebuchet MS"/>
            <w:noProof/>
          </w:rPr>
          <w:delText>abnormal falling off of hair</w:delText>
        </w:r>
      </w:del>
      <w:ins w:id="350" w:author="Author">
        <w:r w:rsidRPr="0055304E">
          <w:rPr>
            <w:rFonts w:ascii="Trebuchet MS" w:hAnsi="Trebuchet MS"/>
            <w:noProof/>
          </w:rPr>
          <w:t>infected area</w:t>
        </w:r>
      </w:ins>
      <w:r w:rsidRPr="0055304E">
        <w:rPr>
          <w:rFonts w:ascii="Trebuchet MS" w:hAnsi="Trebuchet MS"/>
          <w:noProof/>
        </w:rPr>
        <w:t xml:space="preserve"> shaved</w:t>
      </w:r>
      <w:del w:id="351" w:author="Author">
        <w:r w:rsidRPr="0055304E">
          <w:rPr>
            <w:rFonts w:ascii="Trebuchet MS" w:hAnsi="Trebuchet MS"/>
            <w:noProof/>
          </w:rPr>
          <w:delText>; and</w:delText>
        </w:r>
      </w:del>
      <w:ins w:id="352" w:author="Author">
        <w:r w:rsidRPr="0055304E">
          <w:rPr>
            <w:rFonts w:ascii="Trebuchet MS" w:hAnsi="Trebuchet MS"/>
            <w:noProof/>
          </w:rPr>
          <w:t>. Then</w:t>
        </w:r>
      </w:ins>
      <w:r w:rsidRPr="0055304E">
        <w:rPr>
          <w:rFonts w:ascii="Trebuchet MS" w:hAnsi="Trebuchet MS"/>
          <w:noProof/>
        </w:rPr>
        <w:t xml:space="preserve"> the priest </w:t>
      </w:r>
      <w:del w:id="353" w:author="Author">
        <w:r w:rsidRPr="0055304E">
          <w:rPr>
            <w:rFonts w:ascii="Trebuchet MS" w:hAnsi="Trebuchet MS"/>
            <w:noProof/>
          </w:rPr>
          <w:delText>must</w:delText>
        </w:r>
      </w:del>
      <w:ins w:id="354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quarantine the </w:t>
      </w:r>
      <w:del w:id="355" w:author="Author">
        <w:r w:rsidRPr="0055304E">
          <w:rPr>
            <w:rFonts w:ascii="Trebuchet MS" w:hAnsi="Trebuchet MS"/>
            <w:noProof/>
          </w:rPr>
          <w:delText>abnormal falling off of hair</w:delText>
        </w:r>
      </w:del>
      <w:ins w:id="356" w:author="Author">
        <w:r w:rsidRPr="0055304E">
          <w:rPr>
            <w:rFonts w:ascii="Trebuchet MS" w:hAnsi="Trebuchet MS"/>
            <w:noProof/>
          </w:rPr>
          <w:t>infected person for</w:t>
        </w:r>
      </w:ins>
      <w:r w:rsidRPr="0055304E">
        <w:rPr>
          <w:rFonts w:ascii="Trebuchet MS" w:hAnsi="Trebuchet MS"/>
          <w:noProof/>
        </w:rPr>
        <w:t xml:space="preserve"> seven days</w:t>
      </w:r>
      <w:del w:id="357" w:author="Author">
        <w:r w:rsidRPr="0055304E">
          <w:rPr>
            <w:rFonts w:ascii="Trebuchet MS" w:hAnsi="Trebuchet MS"/>
            <w:noProof/>
          </w:rPr>
          <w:delText xml:space="preserve"> again</w:delText>
        </w:r>
      </w:del>
      <w:r w:rsidRPr="0055304E">
        <w:rPr>
          <w:rFonts w:ascii="Trebuchet MS" w:hAnsi="Trebuchet MS"/>
          <w:noProof/>
        </w:rPr>
        <w:t>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13:34 </w:t>
      </w:r>
      <w:r w:rsidRPr="0055304E">
        <w:rPr>
          <w:rFonts w:ascii="Trebuchet MS" w:hAnsi="Trebuchet MS"/>
          <w:noProof/>
        </w:rPr>
        <w:t>“</w:t>
      </w:r>
      <w:del w:id="358" w:author="Author">
        <w:r w:rsidRPr="0055304E">
          <w:rPr>
            <w:rFonts w:ascii="Trebuchet MS" w:hAnsi="Trebuchet MS"/>
            <w:noProof/>
          </w:rPr>
          <w:delText>And the</w:delText>
        </w:r>
      </w:del>
      <w:ins w:id="359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360" w:author="Author">
        <w:r w:rsidRPr="0055304E">
          <w:rPr>
            <w:rFonts w:ascii="Trebuchet MS" w:hAnsi="Trebuchet MS"/>
            <w:noProof/>
          </w:rPr>
          <w:delText>must look at the abnormal falling off of hair</w:delText>
        </w:r>
      </w:del>
      <w:ins w:id="361" w:author="Author">
        <w:r w:rsidRPr="0055304E">
          <w:rPr>
            <w:rFonts w:ascii="Trebuchet MS" w:hAnsi="Trebuchet MS"/>
            <w:noProof/>
          </w:rPr>
          <w:t>will again examine the infected area</w:t>
        </w:r>
      </w:ins>
      <w:r w:rsidRPr="0055304E">
        <w:rPr>
          <w:rFonts w:ascii="Trebuchet MS" w:hAnsi="Trebuchet MS"/>
          <w:noProof/>
        </w:rPr>
        <w:t xml:space="preserve"> on the seventh day</w:t>
      </w:r>
      <w:del w:id="362" w:author="Author">
        <w:r w:rsidRPr="0055304E">
          <w:rPr>
            <w:rFonts w:ascii="Trebuchet MS" w:hAnsi="Trebuchet MS"/>
            <w:noProof/>
          </w:rPr>
          <w:delText>;</w:delText>
        </w:r>
      </w:del>
      <w:ins w:id="363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and if the </w:t>
      </w:r>
      <w:del w:id="364" w:author="Author">
        <w:r w:rsidRPr="0055304E">
          <w:rPr>
            <w:rFonts w:ascii="Trebuchet MS" w:hAnsi="Trebuchet MS"/>
            <w:noProof/>
          </w:rPr>
          <w:delText>abnormal falling off</w:delText>
        </w:r>
      </w:del>
      <w:ins w:id="365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of </w:t>
      </w:r>
      <w:del w:id="366" w:author="Author">
        <w:r w:rsidRPr="0055304E">
          <w:rPr>
            <w:rFonts w:ascii="Trebuchet MS" w:hAnsi="Trebuchet MS"/>
            <w:noProof/>
          </w:rPr>
          <w:delText>hair</w:delText>
        </w:r>
      </w:del>
      <w:ins w:id="367" w:author="Author">
        <w:r w:rsidRPr="0055304E">
          <w:rPr>
            <w:rFonts w:ascii="Trebuchet MS" w:hAnsi="Trebuchet MS"/>
            <w:noProof/>
          </w:rPr>
          <w:t>the scalp and beard</w:t>
        </w:r>
      </w:ins>
      <w:r w:rsidRPr="0055304E">
        <w:rPr>
          <w:rFonts w:ascii="Trebuchet MS" w:hAnsi="Trebuchet MS"/>
          <w:noProof/>
        </w:rPr>
        <w:t xml:space="preserve"> has not spread </w:t>
      </w:r>
      <w:del w:id="368" w:author="Author">
        <w:r w:rsidRPr="0055304E">
          <w:rPr>
            <w:rFonts w:ascii="Trebuchet MS" w:hAnsi="Trebuchet MS"/>
            <w:noProof/>
          </w:rPr>
          <w:delText>in</w:delText>
        </w:r>
      </w:del>
      <w:ins w:id="369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skin</w:t>
      </w:r>
      <w:del w:id="370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</w:t>
      </w:r>
      <w:del w:id="371" w:author="Author">
        <w:r w:rsidRPr="0055304E">
          <w:rPr>
            <w:rFonts w:ascii="Trebuchet MS" w:hAnsi="Trebuchet MS"/>
            <w:noProof/>
          </w:rPr>
          <w:delText>its appearance is</w:delText>
        </w:r>
      </w:del>
      <w:ins w:id="372" w:author="Author">
        <w:r w:rsidRPr="0055304E">
          <w:rPr>
            <w:rFonts w:ascii="Trebuchet MS" w:hAnsi="Trebuchet MS"/>
            <w:noProof/>
          </w:rPr>
          <w:t>it does</w:t>
        </w:r>
      </w:ins>
      <w:r w:rsidRPr="0055304E">
        <w:rPr>
          <w:rFonts w:ascii="Trebuchet MS" w:hAnsi="Trebuchet MS"/>
          <w:noProof/>
        </w:rPr>
        <w:t xml:space="preserve"> not </w:t>
      </w:r>
      <w:ins w:id="373" w:author="Author">
        <w:r w:rsidRPr="0055304E">
          <w:rPr>
            <w:rFonts w:ascii="Trebuchet MS" w:hAnsi="Trebuchet MS"/>
            <w:noProof/>
          </w:rPr>
          <w:t xml:space="preserve">appear </w:t>
        </w:r>
      </w:ins>
      <w:r w:rsidRPr="0055304E">
        <w:rPr>
          <w:rFonts w:ascii="Trebuchet MS" w:hAnsi="Trebuchet MS"/>
          <w:noProof/>
        </w:rPr>
        <w:t xml:space="preserve">deeper than the skin, the priest must then </w:t>
      </w:r>
      <w:del w:id="374" w:author="Author">
        <w:r w:rsidRPr="0055304E">
          <w:rPr>
            <w:rFonts w:ascii="Trebuchet MS" w:hAnsi="Trebuchet MS"/>
            <w:noProof/>
          </w:rPr>
          <w:delText>pronounce</w:delText>
        </w:r>
      </w:del>
      <w:ins w:id="375" w:author="Author">
        <w:r w:rsidRPr="0055304E">
          <w:rPr>
            <w:rFonts w:ascii="Trebuchet MS" w:hAnsi="Trebuchet MS"/>
            <w:noProof/>
          </w:rPr>
          <w:t>declare</w:t>
        </w:r>
      </w:ins>
      <w:r w:rsidRPr="0055304E">
        <w:rPr>
          <w:rFonts w:ascii="Trebuchet MS" w:hAnsi="Trebuchet MS"/>
          <w:noProof/>
        </w:rPr>
        <w:t xml:space="preserve"> him clean, and he </w:t>
      </w:r>
      <w:del w:id="376" w:author="Author">
        <w:r w:rsidRPr="0055304E">
          <w:rPr>
            <w:rFonts w:ascii="Trebuchet MS" w:hAnsi="Trebuchet MS"/>
            <w:noProof/>
          </w:rPr>
          <w:delText>must</w:delText>
        </w:r>
      </w:del>
      <w:ins w:id="377" w:author="Author">
        <w:r w:rsidRPr="0055304E">
          <w:rPr>
            <w:rFonts w:ascii="Trebuchet MS" w:hAnsi="Trebuchet MS"/>
            <w:noProof/>
          </w:rPr>
          <w:t>should</w:t>
        </w:r>
      </w:ins>
      <w:r w:rsidRPr="0055304E">
        <w:rPr>
          <w:rFonts w:ascii="Trebuchet MS" w:hAnsi="Trebuchet MS"/>
          <w:noProof/>
        </w:rPr>
        <w:t xml:space="preserve"> wash his garments and be clean. </w:t>
      </w:r>
      <w:r w:rsidRPr="0055304E">
        <w:rPr>
          <w:rFonts w:ascii="Trebuchet MS" w:hAnsi="Trebuchet MS"/>
          <w:b/>
          <w:noProof/>
        </w:rPr>
        <w:t xml:space="preserve">13:35 </w:t>
      </w:r>
      <w:r w:rsidRPr="0055304E">
        <w:rPr>
          <w:rFonts w:ascii="Trebuchet MS" w:hAnsi="Trebuchet MS"/>
          <w:noProof/>
        </w:rPr>
        <w:t xml:space="preserve">But if the </w:t>
      </w:r>
      <w:del w:id="378" w:author="Author">
        <w:r w:rsidRPr="0055304E">
          <w:rPr>
            <w:rFonts w:ascii="Trebuchet MS" w:hAnsi="Trebuchet MS"/>
            <w:noProof/>
          </w:rPr>
          <w:delText>abnormal falling off of hair unmistakably</w:delText>
        </w:r>
      </w:del>
      <w:ins w:id="379" w:author="Author">
        <w:r w:rsidRPr="0055304E">
          <w:rPr>
            <w:rFonts w:ascii="Trebuchet MS" w:hAnsi="Trebuchet MS"/>
            <w:noProof/>
          </w:rPr>
          <w:t>infection clearly</w:t>
        </w:r>
      </w:ins>
      <w:r w:rsidRPr="0055304E">
        <w:rPr>
          <w:rFonts w:ascii="Trebuchet MS" w:hAnsi="Trebuchet MS"/>
          <w:noProof/>
        </w:rPr>
        <w:t xml:space="preserve"> spreads </w:t>
      </w:r>
      <w:del w:id="380" w:author="Author">
        <w:r w:rsidRPr="0055304E">
          <w:rPr>
            <w:rFonts w:ascii="Trebuchet MS" w:hAnsi="Trebuchet MS"/>
            <w:noProof/>
          </w:rPr>
          <w:delText>in</w:delText>
        </w:r>
      </w:del>
      <w:ins w:id="381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skin after </w:t>
      </w:r>
      <w:del w:id="382" w:author="Author">
        <w:r w:rsidRPr="0055304E">
          <w:rPr>
            <w:rFonts w:ascii="Trebuchet MS" w:hAnsi="Trebuchet MS"/>
            <w:noProof/>
          </w:rPr>
          <w:delText xml:space="preserve">the establishment of </w:delText>
        </w:r>
      </w:del>
      <w:r w:rsidRPr="0055304E">
        <w:rPr>
          <w:rFonts w:ascii="Trebuchet MS" w:hAnsi="Trebuchet MS"/>
          <w:noProof/>
        </w:rPr>
        <w:t xml:space="preserve">his purification, </w:t>
      </w:r>
      <w:r w:rsidRPr="0055304E">
        <w:rPr>
          <w:rFonts w:ascii="Trebuchet MS" w:hAnsi="Trebuchet MS"/>
          <w:b/>
          <w:noProof/>
        </w:rPr>
        <w:t xml:space="preserve">13:36 </w:t>
      </w:r>
      <w:r w:rsidRPr="0055304E">
        <w:rPr>
          <w:rFonts w:ascii="Trebuchet MS" w:hAnsi="Trebuchet MS"/>
          <w:noProof/>
        </w:rPr>
        <w:t xml:space="preserve">the priest </w:t>
      </w:r>
      <w:del w:id="383" w:author="Author">
        <w:r w:rsidRPr="0055304E">
          <w:rPr>
            <w:rFonts w:ascii="Trebuchet MS" w:hAnsi="Trebuchet MS"/>
            <w:noProof/>
          </w:rPr>
          <w:delText>must then see</w:delText>
        </w:r>
      </w:del>
      <w:ins w:id="384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him</w:t>
      </w:r>
      <w:del w:id="385" w:author="Author">
        <w:r w:rsidRPr="0055304E">
          <w:rPr>
            <w:rFonts w:ascii="Trebuchet MS" w:hAnsi="Trebuchet MS"/>
            <w:noProof/>
          </w:rPr>
          <w:delText>;</w:delText>
        </w:r>
      </w:del>
      <w:ins w:id="386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and if the </w:t>
      </w:r>
      <w:del w:id="387" w:author="Author">
        <w:r w:rsidRPr="0055304E">
          <w:rPr>
            <w:rFonts w:ascii="Trebuchet MS" w:hAnsi="Trebuchet MS"/>
            <w:noProof/>
          </w:rPr>
          <w:delText>abnormal falling off of hair</w:delText>
        </w:r>
      </w:del>
      <w:ins w:id="388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has spread </w:t>
      </w:r>
      <w:del w:id="389" w:author="Author">
        <w:r w:rsidRPr="0055304E">
          <w:rPr>
            <w:rFonts w:ascii="Trebuchet MS" w:hAnsi="Trebuchet MS"/>
            <w:noProof/>
          </w:rPr>
          <w:delText>in</w:delText>
        </w:r>
      </w:del>
      <w:ins w:id="390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skin, the priest </w:t>
      </w:r>
      <w:ins w:id="391" w:author="Author">
        <w:r w:rsidRPr="0055304E">
          <w:rPr>
            <w:rFonts w:ascii="Trebuchet MS" w:hAnsi="Trebuchet MS"/>
            <w:noProof/>
          </w:rPr>
          <w:t xml:space="preserve">does not </w:t>
        </w:r>
      </w:ins>
      <w:r w:rsidRPr="0055304E">
        <w:rPr>
          <w:rFonts w:ascii="Trebuchet MS" w:hAnsi="Trebuchet MS"/>
          <w:noProof/>
        </w:rPr>
        <w:t xml:space="preserve">need </w:t>
      </w:r>
      <w:del w:id="392" w:author="Author">
        <w:r w:rsidRPr="0055304E">
          <w:rPr>
            <w:rFonts w:ascii="Trebuchet MS" w:hAnsi="Trebuchet MS"/>
            <w:noProof/>
          </w:rPr>
          <w:delText>not make examination</w:delText>
        </w:r>
      </w:del>
      <w:ins w:id="393" w:author="Author">
        <w:r w:rsidRPr="0055304E">
          <w:rPr>
            <w:rFonts w:ascii="Trebuchet MS" w:hAnsi="Trebuchet MS"/>
            <w:noProof/>
          </w:rPr>
          <w:t>to look</w:t>
        </w:r>
      </w:ins>
      <w:r w:rsidRPr="0055304E">
        <w:rPr>
          <w:rFonts w:ascii="Trebuchet MS" w:hAnsi="Trebuchet MS"/>
          <w:noProof/>
        </w:rPr>
        <w:t xml:space="preserve"> for yellow hair; </w:t>
      </w:r>
      <w:del w:id="394" w:author="Author">
        <w:r w:rsidRPr="0055304E">
          <w:rPr>
            <w:rFonts w:ascii="Trebuchet MS" w:hAnsi="Trebuchet MS"/>
            <w:noProof/>
          </w:rPr>
          <w:delText>he</w:delText>
        </w:r>
      </w:del>
      <w:ins w:id="395" w:author="Author">
        <w:r w:rsidRPr="0055304E">
          <w:rPr>
            <w:rFonts w:ascii="Trebuchet MS" w:hAnsi="Trebuchet MS"/>
            <w:noProof/>
          </w:rPr>
          <w:t>that person</w:t>
        </w:r>
      </w:ins>
      <w:r w:rsidRPr="0055304E">
        <w:rPr>
          <w:rFonts w:ascii="Trebuchet MS" w:hAnsi="Trebuchet MS"/>
          <w:noProof/>
        </w:rPr>
        <w:t xml:space="preserve"> is unclean. </w:t>
      </w:r>
      <w:r w:rsidRPr="0055304E">
        <w:rPr>
          <w:rFonts w:ascii="Trebuchet MS" w:hAnsi="Trebuchet MS"/>
          <w:b/>
          <w:noProof/>
        </w:rPr>
        <w:t xml:space="preserve">13:37 </w:t>
      </w:r>
      <w:r w:rsidRPr="0055304E">
        <w:rPr>
          <w:rFonts w:ascii="Trebuchet MS" w:hAnsi="Trebuchet MS"/>
          <w:noProof/>
        </w:rPr>
        <w:t xml:space="preserve">But if </w:t>
      </w:r>
      <w:del w:id="396" w:author="Author">
        <w:r w:rsidRPr="0055304E">
          <w:rPr>
            <w:rFonts w:ascii="Trebuchet MS" w:hAnsi="Trebuchet MS"/>
            <w:noProof/>
          </w:rPr>
          <w:delText xml:space="preserve">in its look </w:delText>
        </w:r>
      </w:del>
      <w:r w:rsidRPr="0055304E">
        <w:rPr>
          <w:rFonts w:ascii="Trebuchet MS" w:hAnsi="Trebuchet MS"/>
          <w:noProof/>
        </w:rPr>
        <w:t xml:space="preserve">the </w:t>
      </w:r>
      <w:del w:id="397" w:author="Author">
        <w:r w:rsidRPr="0055304E">
          <w:rPr>
            <w:rFonts w:ascii="Trebuchet MS" w:hAnsi="Trebuchet MS"/>
            <w:noProof/>
          </w:rPr>
          <w:delText>abnormal falling off of hair</w:delText>
        </w:r>
      </w:del>
      <w:ins w:id="398" w:author="Author">
        <w:r w:rsidRPr="0055304E">
          <w:rPr>
            <w:rFonts w:ascii="Trebuchet MS" w:hAnsi="Trebuchet MS"/>
            <w:noProof/>
          </w:rPr>
          <w:t>examination shows that the infection</w:t>
        </w:r>
      </w:ins>
      <w:r w:rsidRPr="0055304E">
        <w:rPr>
          <w:rFonts w:ascii="Trebuchet MS" w:hAnsi="Trebuchet MS"/>
          <w:noProof/>
        </w:rPr>
        <w:t xml:space="preserve"> has </w:t>
      </w:r>
      <w:del w:id="399" w:author="Author">
        <w:r w:rsidRPr="0055304E">
          <w:rPr>
            <w:rFonts w:ascii="Trebuchet MS" w:hAnsi="Trebuchet MS"/>
            <w:noProof/>
          </w:rPr>
          <w:delText>stood</w:delText>
        </w:r>
      </w:del>
      <w:ins w:id="400" w:author="Author">
        <w:r w:rsidRPr="0055304E">
          <w:rPr>
            <w:rFonts w:ascii="Trebuchet MS" w:hAnsi="Trebuchet MS"/>
            <w:noProof/>
          </w:rPr>
          <w:t>not spread</w:t>
        </w:r>
      </w:ins>
      <w:r w:rsidRPr="0055304E">
        <w:rPr>
          <w:rFonts w:ascii="Trebuchet MS" w:hAnsi="Trebuchet MS"/>
          <w:noProof/>
        </w:rPr>
        <w:t xml:space="preserve"> and black hair has grown </w:t>
      </w:r>
      <w:del w:id="401" w:author="Author">
        <w:r w:rsidRPr="0055304E">
          <w:rPr>
            <w:rFonts w:ascii="Trebuchet MS" w:hAnsi="Trebuchet MS"/>
            <w:noProof/>
          </w:rPr>
          <w:delText>in</w:delText>
        </w:r>
      </w:del>
      <w:ins w:id="402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it, the </w:t>
      </w:r>
      <w:del w:id="403" w:author="Author">
        <w:r w:rsidRPr="0055304E">
          <w:rPr>
            <w:rFonts w:ascii="Trebuchet MS" w:hAnsi="Trebuchet MS"/>
            <w:noProof/>
          </w:rPr>
          <w:delText>abnormal falling off of hair</w:delText>
        </w:r>
      </w:del>
      <w:ins w:id="404" w:author="Author">
        <w:r w:rsidRPr="0055304E">
          <w:rPr>
            <w:rFonts w:ascii="Trebuchet MS" w:hAnsi="Trebuchet MS"/>
            <w:noProof/>
          </w:rPr>
          <w:t>infection</w:t>
        </w:r>
      </w:ins>
      <w:r w:rsidRPr="0055304E">
        <w:rPr>
          <w:rFonts w:ascii="Trebuchet MS" w:hAnsi="Trebuchet MS"/>
          <w:noProof/>
        </w:rPr>
        <w:t xml:space="preserve"> has been healed. He is clean, and the priest </w:t>
      </w:r>
      <w:del w:id="405" w:author="Author">
        <w:r w:rsidRPr="0055304E">
          <w:rPr>
            <w:rFonts w:ascii="Trebuchet MS" w:hAnsi="Trebuchet MS"/>
            <w:noProof/>
          </w:rPr>
          <w:delText>must pronounce</w:delText>
        </w:r>
      </w:del>
      <w:ins w:id="406" w:author="Author">
        <w:r w:rsidRPr="0055304E">
          <w:rPr>
            <w:rFonts w:ascii="Trebuchet MS" w:hAnsi="Trebuchet MS"/>
            <w:noProof/>
          </w:rPr>
          <w:t>will declare</w:t>
        </w:r>
      </w:ins>
      <w:r w:rsidRPr="0055304E">
        <w:rPr>
          <w:rFonts w:ascii="Trebuchet MS" w:hAnsi="Trebuchet MS"/>
          <w:noProof/>
        </w:rPr>
        <w:t xml:space="preserve"> him clean.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13:38 </w:t>
      </w:r>
      <w:r w:rsidRPr="0055304E">
        <w:rPr>
          <w:rFonts w:ascii="Trebuchet MS" w:hAnsi="Trebuchet MS"/>
          <w:noProof/>
        </w:rPr>
        <w:t>“</w:t>
      </w:r>
      <w:del w:id="407" w:author="Author">
        <w:r w:rsidRPr="0055304E">
          <w:rPr>
            <w:rFonts w:ascii="Trebuchet MS" w:hAnsi="Trebuchet MS"/>
            <w:noProof/>
          </w:rPr>
          <w:delText>As for</w:delText>
        </w:r>
      </w:del>
      <w:ins w:id="408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a man or a woman</w:t>
      </w:r>
      <w:del w:id="409" w:author="Author">
        <w:r w:rsidRPr="0055304E">
          <w:rPr>
            <w:rFonts w:ascii="Trebuchet MS" w:hAnsi="Trebuchet MS"/>
            <w:noProof/>
          </w:rPr>
          <w:delText>, in case</w:delText>
        </w:r>
      </w:del>
      <w:ins w:id="410" w:author="Author">
        <w:r w:rsidRPr="0055304E">
          <w:rPr>
            <w:rFonts w:ascii="Trebuchet MS" w:hAnsi="Trebuchet MS"/>
            <w:noProof/>
          </w:rPr>
          <w:t xml:space="preserve"> develops</w:t>
        </w:r>
      </w:ins>
      <w:r w:rsidRPr="0055304E">
        <w:rPr>
          <w:rFonts w:ascii="Trebuchet MS" w:hAnsi="Trebuchet MS"/>
          <w:noProof/>
        </w:rPr>
        <w:t xml:space="preserve"> blotches </w:t>
      </w:r>
      <w:del w:id="411" w:author="Author">
        <w:r w:rsidRPr="0055304E">
          <w:rPr>
            <w:rFonts w:ascii="Trebuchet MS" w:hAnsi="Trebuchet MS"/>
            <w:noProof/>
          </w:rPr>
          <w:delText>develop in</w:delText>
        </w:r>
      </w:del>
      <w:ins w:id="412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skin</w:t>
      </w:r>
      <w:del w:id="413" w:author="Author">
        <w:r w:rsidRPr="0055304E">
          <w:rPr>
            <w:rFonts w:ascii="Trebuchet MS" w:hAnsi="Trebuchet MS"/>
            <w:noProof/>
          </w:rPr>
          <w:delText xml:space="preserve"> of their flesh, white</w:delText>
        </w:r>
      </w:del>
      <w:ins w:id="414" w:author="Author">
        <w:r w:rsidRPr="0055304E">
          <w:rPr>
            <w:rStyle w:val="FootnoteReference"/>
            <w:rFonts w:ascii="Trebuchet MS" w:hAnsi="Trebuchet MS"/>
            <w:noProof/>
          </w:rPr>
          <w:footnoteReference w:id="6"/>
        </w:r>
        <w:r w:rsidRPr="0055304E">
          <w:rPr>
            <w:rFonts w:ascii="Trebuchet MS" w:hAnsi="Trebuchet MS"/>
            <w:noProof/>
          </w:rPr>
          <w:t xml:space="preserve"> and the</w:t>
        </w:r>
      </w:ins>
      <w:r w:rsidRPr="0055304E">
        <w:rPr>
          <w:rFonts w:ascii="Trebuchet MS" w:hAnsi="Trebuchet MS"/>
          <w:noProof/>
        </w:rPr>
        <w:t xml:space="preserve"> blotches</w:t>
      </w:r>
      <w:ins w:id="417" w:author="Author">
        <w:r w:rsidRPr="0055304E">
          <w:rPr>
            <w:rFonts w:ascii="Trebuchet MS" w:hAnsi="Trebuchet MS"/>
            <w:noProof/>
          </w:rPr>
          <w:t xml:space="preserve"> are white</w:t>
        </w:r>
      </w:ins>
      <w:r w:rsidRPr="0055304E">
        <w:rPr>
          <w:rFonts w:ascii="Trebuchet MS" w:hAnsi="Trebuchet MS"/>
          <w:noProof/>
        </w:rPr>
        <w:t xml:space="preserve">, </w:t>
      </w:r>
      <w:r w:rsidRPr="0055304E">
        <w:rPr>
          <w:rFonts w:ascii="Trebuchet MS" w:hAnsi="Trebuchet MS"/>
          <w:b/>
          <w:noProof/>
        </w:rPr>
        <w:t xml:space="preserve">13:39 </w:t>
      </w:r>
      <w:r w:rsidRPr="0055304E">
        <w:rPr>
          <w:rFonts w:ascii="Trebuchet MS" w:hAnsi="Trebuchet MS"/>
          <w:noProof/>
        </w:rPr>
        <w:t xml:space="preserve">the priest </w:t>
      </w:r>
      <w:del w:id="418" w:author="Author">
        <w:r w:rsidRPr="0055304E">
          <w:rPr>
            <w:rFonts w:ascii="Trebuchet MS" w:hAnsi="Trebuchet MS"/>
            <w:noProof/>
          </w:rPr>
          <w:delText>must then take a look; and if the blotches in</w:delText>
        </w:r>
      </w:del>
      <w:ins w:id="419" w:author="Author">
        <w:r w:rsidRPr="0055304E">
          <w:rPr>
            <w:rFonts w:ascii="Trebuchet MS" w:hAnsi="Trebuchet MS"/>
            <w:noProof/>
          </w:rPr>
          <w:t>will examine them. If</w:t>
        </w:r>
      </w:ins>
      <w:r w:rsidRPr="0055304E">
        <w:rPr>
          <w:rFonts w:ascii="Trebuchet MS" w:hAnsi="Trebuchet MS"/>
          <w:noProof/>
        </w:rPr>
        <w:t xml:space="preserve"> the skin </w:t>
      </w:r>
      <w:del w:id="420" w:author="Author">
        <w:r w:rsidRPr="0055304E">
          <w:rPr>
            <w:rFonts w:ascii="Trebuchet MS" w:hAnsi="Trebuchet MS"/>
            <w:noProof/>
          </w:rPr>
          <w:delText xml:space="preserve">of their flesh </w:delText>
        </w:r>
      </w:del>
      <w:ins w:id="421" w:author="Author">
        <w:r w:rsidRPr="0055304E">
          <w:rPr>
            <w:rFonts w:ascii="Trebuchet MS" w:hAnsi="Trebuchet MS"/>
            <w:noProof/>
          </w:rPr>
          <w:t xml:space="preserve">blotches </w:t>
        </w:r>
      </w:ins>
      <w:r w:rsidRPr="0055304E">
        <w:rPr>
          <w:rFonts w:ascii="Trebuchet MS" w:hAnsi="Trebuchet MS"/>
          <w:noProof/>
        </w:rPr>
        <w:t xml:space="preserve">are </w:t>
      </w:r>
      <w:del w:id="422" w:author="Author">
        <w:r w:rsidRPr="0055304E">
          <w:rPr>
            <w:rFonts w:ascii="Trebuchet MS" w:hAnsi="Trebuchet MS"/>
            <w:noProof/>
          </w:rPr>
          <w:delText>dull</w:delText>
        </w:r>
      </w:del>
      <w:ins w:id="423" w:author="Author">
        <w:r w:rsidRPr="0055304E">
          <w:rPr>
            <w:rFonts w:ascii="Trebuchet MS" w:hAnsi="Trebuchet MS"/>
            <w:noProof/>
          </w:rPr>
          <w:t>faded</w:t>
        </w:r>
      </w:ins>
      <w:r w:rsidRPr="0055304E">
        <w:rPr>
          <w:rFonts w:ascii="Trebuchet MS" w:hAnsi="Trebuchet MS"/>
          <w:noProof/>
        </w:rPr>
        <w:t xml:space="preserve"> white, it is a harmless </w:t>
      </w:r>
      <w:del w:id="424" w:author="Author">
        <w:r w:rsidRPr="0055304E">
          <w:rPr>
            <w:rFonts w:ascii="Trebuchet MS" w:hAnsi="Trebuchet MS"/>
            <w:noProof/>
          </w:rPr>
          <w:delText>eruption. It</w:delText>
        </w:r>
      </w:del>
      <w:ins w:id="425" w:author="Author">
        <w:r w:rsidRPr="0055304E">
          <w:rPr>
            <w:rFonts w:ascii="Trebuchet MS" w:hAnsi="Trebuchet MS"/>
            <w:noProof/>
          </w:rPr>
          <w:t>rash that</w:t>
        </w:r>
      </w:ins>
      <w:r w:rsidRPr="0055304E">
        <w:rPr>
          <w:rFonts w:ascii="Trebuchet MS" w:hAnsi="Trebuchet MS"/>
          <w:noProof/>
        </w:rPr>
        <w:t xml:space="preserve"> has broken out </w:t>
      </w:r>
      <w:del w:id="426" w:author="Author">
        <w:r w:rsidRPr="0055304E">
          <w:rPr>
            <w:rFonts w:ascii="Trebuchet MS" w:hAnsi="Trebuchet MS"/>
            <w:noProof/>
          </w:rPr>
          <w:delText>in</w:delText>
        </w:r>
      </w:del>
      <w:ins w:id="427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skin. </w:t>
      </w:r>
      <w:del w:id="428" w:author="Author">
        <w:r w:rsidRPr="0055304E">
          <w:rPr>
            <w:rFonts w:ascii="Trebuchet MS" w:hAnsi="Trebuchet MS"/>
            <w:noProof/>
          </w:rPr>
          <w:delText>He</w:delText>
        </w:r>
      </w:del>
      <w:ins w:id="429" w:author="Author">
        <w:r w:rsidRPr="0055304E">
          <w:rPr>
            <w:rFonts w:ascii="Trebuchet MS" w:hAnsi="Trebuchet MS"/>
            <w:noProof/>
          </w:rPr>
          <w:t>That person</w:t>
        </w:r>
      </w:ins>
      <w:r w:rsidRPr="0055304E">
        <w:rPr>
          <w:rFonts w:ascii="Trebuchet MS" w:hAnsi="Trebuchet MS"/>
          <w:noProof/>
        </w:rPr>
        <w:t xml:space="preserve"> is clean.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13:40 </w:t>
      </w:r>
      <w:r w:rsidRPr="0055304E">
        <w:rPr>
          <w:rFonts w:ascii="Trebuchet MS" w:hAnsi="Trebuchet MS"/>
          <w:noProof/>
        </w:rPr>
        <w:t>“</w:t>
      </w:r>
      <w:del w:id="430" w:author="Author">
        <w:r w:rsidRPr="0055304E">
          <w:rPr>
            <w:rFonts w:ascii="Trebuchet MS" w:hAnsi="Trebuchet MS"/>
            <w:noProof/>
          </w:rPr>
          <w:delText>As for</w:delText>
        </w:r>
      </w:del>
      <w:ins w:id="431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a man</w:t>
      </w:r>
      <w:del w:id="432" w:author="Author">
        <w:r w:rsidRPr="0055304E">
          <w:rPr>
            <w:rFonts w:ascii="Trebuchet MS" w:hAnsi="Trebuchet MS"/>
            <w:noProof/>
          </w:rPr>
          <w:delText>, in case</w:delText>
        </w:r>
      </w:del>
      <w:ins w:id="433" w:author="Author">
        <w:r w:rsidRPr="0055304E">
          <w:rPr>
            <w:rFonts w:ascii="Trebuchet MS" w:hAnsi="Trebuchet MS"/>
            <w:noProof/>
          </w:rPr>
          <w:t xml:space="preserve"> loses the hair of</w:t>
        </w:r>
      </w:ins>
      <w:r w:rsidRPr="0055304E">
        <w:rPr>
          <w:rFonts w:ascii="Trebuchet MS" w:hAnsi="Trebuchet MS"/>
          <w:noProof/>
        </w:rPr>
        <w:t xml:space="preserve"> his head </w:t>
      </w:r>
      <w:del w:id="434" w:author="Author">
        <w:r w:rsidRPr="0055304E">
          <w:rPr>
            <w:rFonts w:ascii="Trebuchet MS" w:hAnsi="Trebuchet MS"/>
            <w:noProof/>
          </w:rPr>
          <w:delText>grows</w:delText>
        </w:r>
      </w:del>
      <w:ins w:id="435" w:author="Author">
        <w:r w:rsidRPr="0055304E">
          <w:rPr>
            <w:rFonts w:ascii="Trebuchet MS" w:hAnsi="Trebuchet MS"/>
            <w:noProof/>
          </w:rPr>
          <w:t>and becomes</w:t>
        </w:r>
      </w:ins>
      <w:r w:rsidRPr="0055304E">
        <w:rPr>
          <w:rFonts w:ascii="Trebuchet MS" w:hAnsi="Trebuchet MS"/>
          <w:noProof/>
        </w:rPr>
        <w:t xml:space="preserve"> bald, </w:t>
      </w:r>
      <w:del w:id="436" w:author="Author">
        <w:r w:rsidRPr="0055304E">
          <w:rPr>
            <w:rFonts w:ascii="Trebuchet MS" w:hAnsi="Trebuchet MS"/>
            <w:noProof/>
          </w:rPr>
          <w:delText>it is baldness. He</w:delText>
        </w:r>
      </w:del>
      <w:ins w:id="437" w:author="Author">
        <w:r w:rsidRPr="0055304E">
          <w:rPr>
            <w:rFonts w:ascii="Trebuchet MS" w:hAnsi="Trebuchet MS"/>
            <w:noProof/>
          </w:rPr>
          <w:t>he</w:t>
        </w:r>
      </w:ins>
      <w:r w:rsidRPr="0055304E">
        <w:rPr>
          <w:rFonts w:ascii="Trebuchet MS" w:hAnsi="Trebuchet MS"/>
          <w:noProof/>
        </w:rPr>
        <w:t xml:space="preserve"> is clean. </w:t>
      </w:r>
      <w:r w:rsidRPr="0055304E">
        <w:rPr>
          <w:rFonts w:ascii="Trebuchet MS" w:hAnsi="Trebuchet MS"/>
          <w:b/>
          <w:noProof/>
        </w:rPr>
        <w:t xml:space="preserve">13:41 </w:t>
      </w:r>
      <w:del w:id="438" w:author="Author">
        <w:r w:rsidRPr="0055304E">
          <w:rPr>
            <w:rFonts w:ascii="Trebuchet MS" w:hAnsi="Trebuchet MS"/>
            <w:noProof/>
          </w:rPr>
          <w:delText>And if</w:delText>
        </w:r>
      </w:del>
      <w:ins w:id="439" w:author="Author">
        <w:r w:rsidRPr="0055304E">
          <w:rPr>
            <w:rFonts w:ascii="Trebuchet MS" w:hAnsi="Trebuchet MS"/>
            <w:noProof/>
          </w:rPr>
          <w:t>If he loses the hair on the front of</w:t>
        </w:r>
      </w:ins>
      <w:r w:rsidRPr="0055304E">
        <w:rPr>
          <w:rFonts w:ascii="Trebuchet MS" w:hAnsi="Trebuchet MS"/>
          <w:noProof/>
        </w:rPr>
        <w:t xml:space="preserve"> his head </w:t>
      </w:r>
      <w:del w:id="440" w:author="Author">
        <w:r w:rsidRPr="0055304E">
          <w:rPr>
            <w:rFonts w:ascii="Trebuchet MS" w:hAnsi="Trebuchet MS"/>
            <w:noProof/>
          </w:rPr>
          <w:delText>grows</w:delText>
        </w:r>
      </w:del>
      <w:ins w:id="441" w:author="Author">
        <w:r w:rsidRPr="0055304E">
          <w:rPr>
            <w:rFonts w:ascii="Trebuchet MS" w:hAnsi="Trebuchet MS"/>
            <w:noProof/>
          </w:rPr>
          <w:t>and becomes</w:t>
        </w:r>
      </w:ins>
      <w:r w:rsidRPr="0055304E">
        <w:rPr>
          <w:rFonts w:ascii="Trebuchet MS" w:hAnsi="Trebuchet MS"/>
          <w:noProof/>
        </w:rPr>
        <w:t xml:space="preserve"> bald </w:t>
      </w:r>
      <w:del w:id="442" w:author="Author">
        <w:r w:rsidRPr="0055304E">
          <w:rPr>
            <w:rFonts w:ascii="Trebuchet MS" w:hAnsi="Trebuchet MS"/>
            <w:noProof/>
          </w:rPr>
          <w:delText>up in front, it is forehead baldness. He</w:delText>
        </w:r>
      </w:del>
      <w:ins w:id="443" w:author="Author">
        <w:r w:rsidRPr="0055304E">
          <w:rPr>
            <w:rFonts w:ascii="Trebuchet MS" w:hAnsi="Trebuchet MS"/>
            <w:noProof/>
          </w:rPr>
          <w:t>there, he</w:t>
        </w:r>
      </w:ins>
      <w:r w:rsidRPr="0055304E">
        <w:rPr>
          <w:rFonts w:ascii="Trebuchet MS" w:hAnsi="Trebuchet MS"/>
          <w:noProof/>
        </w:rPr>
        <w:t xml:space="preserve"> is clean. </w:t>
      </w:r>
      <w:r w:rsidRPr="0055304E">
        <w:rPr>
          <w:rFonts w:ascii="Trebuchet MS" w:hAnsi="Trebuchet MS"/>
          <w:b/>
          <w:noProof/>
        </w:rPr>
        <w:t xml:space="preserve">13:42 </w:t>
      </w:r>
      <w:r w:rsidRPr="0055304E">
        <w:rPr>
          <w:rFonts w:ascii="Trebuchet MS" w:hAnsi="Trebuchet MS"/>
          <w:noProof/>
        </w:rPr>
        <w:t xml:space="preserve">But </w:t>
      </w:r>
      <w:del w:id="444" w:author="Author">
        <w:r w:rsidRPr="0055304E">
          <w:rPr>
            <w:rFonts w:ascii="Trebuchet MS" w:hAnsi="Trebuchet MS"/>
            <w:noProof/>
          </w:rPr>
          <w:delText>in case</w:delText>
        </w:r>
      </w:del>
      <w:ins w:id="445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a reddish-white </w:t>
      </w:r>
      <w:del w:id="446" w:author="Author">
        <w:r w:rsidRPr="0055304E">
          <w:rPr>
            <w:rFonts w:ascii="Trebuchet MS" w:hAnsi="Trebuchet MS"/>
            <w:noProof/>
          </w:rPr>
          <w:delText>plague</w:delText>
        </w:r>
      </w:del>
      <w:ins w:id="447" w:author="Author">
        <w:r w:rsidRPr="0055304E">
          <w:rPr>
            <w:rFonts w:ascii="Trebuchet MS" w:hAnsi="Trebuchet MS"/>
            <w:noProof/>
          </w:rPr>
          <w:t>sore</w:t>
        </w:r>
      </w:ins>
      <w:r w:rsidRPr="0055304E">
        <w:rPr>
          <w:rFonts w:ascii="Trebuchet MS" w:hAnsi="Trebuchet MS"/>
          <w:noProof/>
        </w:rPr>
        <w:t xml:space="preserve"> develops </w:t>
      </w:r>
      <w:del w:id="448" w:author="Author">
        <w:r w:rsidRPr="0055304E">
          <w:rPr>
            <w:rFonts w:ascii="Trebuchet MS" w:hAnsi="Trebuchet MS"/>
            <w:noProof/>
          </w:rPr>
          <w:delText>in</w:delText>
        </w:r>
      </w:del>
      <w:ins w:id="449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</w:t>
      </w:r>
      <w:del w:id="450" w:author="Author">
        <w:r w:rsidRPr="0055304E">
          <w:rPr>
            <w:rFonts w:ascii="Trebuchet MS" w:hAnsi="Trebuchet MS"/>
            <w:noProof/>
          </w:rPr>
          <w:delText>baldness</w:delText>
        </w:r>
      </w:del>
      <w:ins w:id="451" w:author="Author">
        <w:r w:rsidRPr="0055304E">
          <w:rPr>
            <w:rFonts w:ascii="Trebuchet MS" w:hAnsi="Trebuchet MS"/>
            <w:noProof/>
          </w:rPr>
          <w:t>bald part</w:t>
        </w:r>
      </w:ins>
      <w:r w:rsidRPr="0055304E">
        <w:rPr>
          <w:rFonts w:ascii="Trebuchet MS" w:hAnsi="Trebuchet MS"/>
          <w:noProof/>
        </w:rPr>
        <w:t xml:space="preserve"> of </w:t>
      </w:r>
      <w:del w:id="452" w:author="Author">
        <w:r w:rsidRPr="0055304E">
          <w:rPr>
            <w:rFonts w:ascii="Trebuchet MS" w:hAnsi="Trebuchet MS"/>
            <w:noProof/>
          </w:rPr>
          <w:delText>the crown</w:delText>
        </w:r>
      </w:del>
      <w:ins w:id="453" w:author="Author">
        <w:r w:rsidRPr="0055304E">
          <w:rPr>
            <w:rFonts w:ascii="Trebuchet MS" w:hAnsi="Trebuchet MS"/>
            <w:noProof/>
          </w:rPr>
          <w:t>his scalp</w:t>
        </w:r>
      </w:ins>
      <w:r w:rsidRPr="0055304E">
        <w:rPr>
          <w:rFonts w:ascii="Trebuchet MS" w:hAnsi="Trebuchet MS"/>
          <w:noProof/>
        </w:rPr>
        <w:t xml:space="preserve"> or </w:t>
      </w:r>
      <w:del w:id="454" w:author="Author">
        <w:r w:rsidRPr="0055304E">
          <w:rPr>
            <w:rFonts w:ascii="Trebuchet MS" w:hAnsi="Trebuchet MS"/>
            <w:noProof/>
          </w:rPr>
          <w:delText>of the</w:delText>
        </w:r>
      </w:del>
      <w:ins w:id="455" w:author="Author">
        <w:r w:rsidRPr="0055304E">
          <w:rPr>
            <w:rFonts w:ascii="Trebuchet MS" w:hAnsi="Trebuchet MS"/>
            <w:noProof/>
          </w:rPr>
          <w:t>on his</w:t>
        </w:r>
      </w:ins>
      <w:r w:rsidRPr="0055304E">
        <w:rPr>
          <w:rFonts w:ascii="Trebuchet MS" w:hAnsi="Trebuchet MS"/>
          <w:noProof/>
        </w:rPr>
        <w:t xml:space="preserve"> forehead, it is leprosy breaking out </w:t>
      </w:r>
      <w:del w:id="456" w:author="Author">
        <w:r w:rsidRPr="0055304E">
          <w:rPr>
            <w:rFonts w:ascii="Trebuchet MS" w:hAnsi="Trebuchet MS"/>
            <w:noProof/>
          </w:rPr>
          <w:delText>in the baldness of</w:delText>
        </w:r>
      </w:del>
      <w:ins w:id="457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his </w:t>
      </w:r>
      <w:del w:id="458" w:author="Author">
        <w:r w:rsidRPr="0055304E">
          <w:rPr>
            <w:rFonts w:ascii="Trebuchet MS" w:hAnsi="Trebuchet MS"/>
            <w:noProof/>
          </w:rPr>
          <w:delText>crown</w:delText>
        </w:r>
      </w:del>
      <w:ins w:id="459" w:author="Author">
        <w:r w:rsidRPr="0055304E">
          <w:rPr>
            <w:rFonts w:ascii="Trebuchet MS" w:hAnsi="Trebuchet MS"/>
            <w:noProof/>
          </w:rPr>
          <w:t>scalp</w:t>
        </w:r>
      </w:ins>
      <w:r w:rsidRPr="0055304E">
        <w:rPr>
          <w:rFonts w:ascii="Trebuchet MS" w:hAnsi="Trebuchet MS"/>
          <w:noProof/>
        </w:rPr>
        <w:t xml:space="preserve"> or </w:t>
      </w:r>
      <w:del w:id="460" w:author="Author">
        <w:r w:rsidRPr="0055304E">
          <w:rPr>
            <w:rFonts w:ascii="Trebuchet MS" w:hAnsi="Trebuchet MS"/>
            <w:noProof/>
          </w:rPr>
          <w:delText>of</w:delText>
        </w:r>
      </w:del>
      <w:ins w:id="461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his forehead. </w:t>
      </w:r>
      <w:r w:rsidRPr="0055304E">
        <w:rPr>
          <w:rFonts w:ascii="Trebuchet MS" w:hAnsi="Trebuchet MS"/>
          <w:b/>
          <w:noProof/>
        </w:rPr>
        <w:t xml:space="preserve">13:43 </w:t>
      </w:r>
      <w:del w:id="462" w:author="Author">
        <w:r w:rsidRPr="0055304E">
          <w:rPr>
            <w:rFonts w:ascii="Trebuchet MS" w:hAnsi="Trebuchet MS"/>
            <w:noProof/>
          </w:rPr>
          <w:delText>And the</w:delText>
        </w:r>
      </w:del>
      <w:ins w:id="463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464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465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him</w:t>
      </w:r>
      <w:del w:id="466" w:author="Author">
        <w:r w:rsidRPr="0055304E">
          <w:rPr>
            <w:rFonts w:ascii="Trebuchet MS" w:hAnsi="Trebuchet MS"/>
            <w:noProof/>
          </w:rPr>
          <w:delText>;</w:delText>
        </w:r>
      </w:del>
      <w:ins w:id="467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and if </w:t>
      </w:r>
      <w:del w:id="468" w:author="Author">
        <w:r w:rsidRPr="0055304E">
          <w:rPr>
            <w:rFonts w:ascii="Trebuchet MS" w:hAnsi="Trebuchet MS"/>
            <w:noProof/>
          </w:rPr>
          <w:delText>there is an eruption of</w:delText>
        </w:r>
      </w:del>
      <w:ins w:id="469" w:author="Author">
        <w:r w:rsidRPr="0055304E">
          <w:rPr>
            <w:rFonts w:ascii="Trebuchet MS" w:hAnsi="Trebuchet MS"/>
            <w:noProof/>
          </w:rPr>
          <w:t>the swelling from</w:t>
        </w:r>
      </w:ins>
      <w:r w:rsidRPr="0055304E">
        <w:rPr>
          <w:rFonts w:ascii="Trebuchet MS" w:hAnsi="Trebuchet MS"/>
          <w:noProof/>
        </w:rPr>
        <w:t xml:space="preserve"> the </w:t>
      </w:r>
      <w:ins w:id="470" w:author="Author">
        <w:r w:rsidRPr="0055304E">
          <w:rPr>
            <w:rFonts w:ascii="Trebuchet MS" w:hAnsi="Trebuchet MS"/>
            <w:noProof/>
          </w:rPr>
          <w:t xml:space="preserve">infection is </w:t>
        </w:r>
      </w:ins>
      <w:r w:rsidRPr="0055304E">
        <w:rPr>
          <w:rFonts w:ascii="Trebuchet MS" w:hAnsi="Trebuchet MS"/>
          <w:noProof/>
        </w:rPr>
        <w:t xml:space="preserve">reddish-white </w:t>
      </w:r>
      <w:del w:id="471" w:author="Author">
        <w:r w:rsidRPr="0055304E">
          <w:rPr>
            <w:rFonts w:ascii="Trebuchet MS" w:hAnsi="Trebuchet MS"/>
            <w:noProof/>
          </w:rPr>
          <w:delText>plague in</w:delText>
        </w:r>
      </w:del>
      <w:ins w:id="472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the </w:t>
      </w:r>
      <w:del w:id="473" w:author="Author">
        <w:r w:rsidRPr="0055304E">
          <w:rPr>
            <w:rFonts w:ascii="Trebuchet MS" w:hAnsi="Trebuchet MS"/>
            <w:noProof/>
          </w:rPr>
          <w:delText>baldness</w:delText>
        </w:r>
      </w:del>
      <w:ins w:id="474" w:author="Author">
        <w:r w:rsidRPr="0055304E">
          <w:rPr>
            <w:rFonts w:ascii="Trebuchet MS" w:hAnsi="Trebuchet MS"/>
            <w:noProof/>
          </w:rPr>
          <w:t>bald spot on top</w:t>
        </w:r>
      </w:ins>
      <w:r w:rsidRPr="0055304E">
        <w:rPr>
          <w:rFonts w:ascii="Trebuchet MS" w:hAnsi="Trebuchet MS"/>
          <w:noProof/>
        </w:rPr>
        <w:t xml:space="preserve"> of his </w:t>
      </w:r>
      <w:del w:id="475" w:author="Author">
        <w:r w:rsidRPr="0055304E">
          <w:rPr>
            <w:rFonts w:ascii="Trebuchet MS" w:hAnsi="Trebuchet MS"/>
            <w:noProof/>
          </w:rPr>
          <w:delText>crown</w:delText>
        </w:r>
      </w:del>
      <w:ins w:id="476" w:author="Author">
        <w:r w:rsidRPr="0055304E">
          <w:rPr>
            <w:rFonts w:ascii="Trebuchet MS" w:hAnsi="Trebuchet MS"/>
            <w:noProof/>
          </w:rPr>
          <w:t>head</w:t>
        </w:r>
      </w:ins>
      <w:r w:rsidRPr="0055304E">
        <w:rPr>
          <w:rFonts w:ascii="Trebuchet MS" w:hAnsi="Trebuchet MS"/>
          <w:noProof/>
        </w:rPr>
        <w:t xml:space="preserve"> or </w:t>
      </w:r>
      <w:del w:id="477" w:author="Author">
        <w:r w:rsidRPr="0055304E">
          <w:rPr>
            <w:rFonts w:ascii="Trebuchet MS" w:hAnsi="Trebuchet MS"/>
            <w:noProof/>
          </w:rPr>
          <w:delText>of</w:delText>
        </w:r>
      </w:del>
      <w:ins w:id="478" w:author="Author">
        <w:r w:rsidRPr="0055304E">
          <w:rPr>
            <w:rFonts w:ascii="Trebuchet MS" w:hAnsi="Trebuchet MS"/>
            <w:noProof/>
          </w:rPr>
          <w:t>on</w:t>
        </w:r>
      </w:ins>
      <w:r w:rsidRPr="0055304E">
        <w:rPr>
          <w:rFonts w:ascii="Trebuchet MS" w:hAnsi="Trebuchet MS"/>
          <w:noProof/>
        </w:rPr>
        <w:t xml:space="preserve"> his forehead </w:t>
      </w:r>
      <w:ins w:id="479" w:author="Author">
        <w:r w:rsidRPr="0055304E">
          <w:rPr>
            <w:rFonts w:ascii="Trebuchet MS" w:hAnsi="Trebuchet MS"/>
            <w:noProof/>
          </w:rPr>
          <w:t xml:space="preserve">and it looks </w:t>
        </w:r>
      </w:ins>
      <w:r w:rsidRPr="0055304E">
        <w:rPr>
          <w:rFonts w:ascii="Trebuchet MS" w:hAnsi="Trebuchet MS"/>
          <w:noProof/>
        </w:rPr>
        <w:t xml:space="preserve">like </w:t>
      </w:r>
      <w:del w:id="480" w:author="Author">
        <w:r w:rsidRPr="0055304E">
          <w:rPr>
            <w:rFonts w:ascii="Trebuchet MS" w:hAnsi="Trebuchet MS"/>
            <w:noProof/>
          </w:rPr>
          <w:delText xml:space="preserve">the appearance of </w:delText>
        </w:r>
      </w:del>
      <w:r w:rsidRPr="0055304E">
        <w:rPr>
          <w:rFonts w:ascii="Trebuchet MS" w:hAnsi="Trebuchet MS"/>
          <w:noProof/>
        </w:rPr>
        <w:t xml:space="preserve">leprosy </w:t>
      </w:r>
      <w:del w:id="481" w:author="Author">
        <w:r w:rsidRPr="0055304E">
          <w:rPr>
            <w:rFonts w:ascii="Trebuchet MS" w:hAnsi="Trebuchet MS"/>
            <w:noProof/>
          </w:rPr>
          <w:delText>in the</w:delText>
        </w:r>
      </w:del>
      <w:ins w:id="482" w:author="Author">
        <w:r w:rsidRPr="0055304E">
          <w:rPr>
            <w:rFonts w:ascii="Trebuchet MS" w:hAnsi="Trebuchet MS"/>
            <w:noProof/>
          </w:rPr>
          <w:t>on his</w:t>
        </w:r>
      </w:ins>
      <w:r w:rsidRPr="0055304E">
        <w:rPr>
          <w:rFonts w:ascii="Trebuchet MS" w:hAnsi="Trebuchet MS"/>
          <w:noProof/>
        </w:rPr>
        <w:t xml:space="preserve"> skin</w:t>
      </w:r>
      <w:del w:id="483" w:author="Author">
        <w:r w:rsidRPr="0055304E">
          <w:rPr>
            <w:rFonts w:ascii="Trebuchet MS" w:hAnsi="Trebuchet MS"/>
            <w:noProof/>
          </w:rPr>
          <w:delText xml:space="preserve"> of the flesh</w:delText>
        </w:r>
      </w:del>
      <w:r w:rsidRPr="0055304E">
        <w:rPr>
          <w:rFonts w:ascii="Trebuchet MS" w:hAnsi="Trebuchet MS"/>
          <w:noProof/>
        </w:rPr>
        <w:t xml:space="preserve">, </w:t>
      </w:r>
      <w:r w:rsidRPr="0055304E">
        <w:rPr>
          <w:rFonts w:ascii="Trebuchet MS" w:hAnsi="Trebuchet MS"/>
          <w:b/>
          <w:noProof/>
        </w:rPr>
        <w:t xml:space="preserve">13:44 </w:t>
      </w:r>
      <w:r w:rsidRPr="0055304E">
        <w:rPr>
          <w:rFonts w:ascii="Trebuchet MS" w:hAnsi="Trebuchet MS"/>
          <w:noProof/>
        </w:rPr>
        <w:t>he is a leper. He is unclean</w:t>
      </w:r>
      <w:del w:id="484" w:author="Author">
        <w:r w:rsidRPr="0055304E">
          <w:rPr>
            <w:rFonts w:ascii="Trebuchet MS" w:hAnsi="Trebuchet MS"/>
            <w:noProof/>
          </w:rPr>
          <w:delText>. Unclean is what</w:delText>
        </w:r>
      </w:del>
      <w:ins w:id="485" w:author="Author">
        <w:r w:rsidRPr="0055304E">
          <w:rPr>
            <w:rFonts w:ascii="Trebuchet MS" w:hAnsi="Trebuchet MS"/>
            <w:noProof/>
          </w:rPr>
          <w:t>, and</w:t>
        </w:r>
      </w:ins>
      <w:r w:rsidRPr="0055304E">
        <w:rPr>
          <w:rFonts w:ascii="Trebuchet MS" w:hAnsi="Trebuchet MS"/>
          <w:noProof/>
        </w:rPr>
        <w:t xml:space="preserve"> the priest should declare him</w:t>
      </w:r>
      <w:del w:id="486" w:author="Author">
        <w:r w:rsidRPr="0055304E">
          <w:rPr>
            <w:rFonts w:ascii="Trebuchet MS" w:hAnsi="Trebuchet MS"/>
            <w:noProof/>
          </w:rPr>
          <w:delText>. His plague is</w:delText>
        </w:r>
      </w:del>
      <w:ins w:id="487" w:author="Author">
        <w:r w:rsidRPr="0055304E">
          <w:rPr>
            <w:rFonts w:ascii="Trebuchet MS" w:hAnsi="Trebuchet MS"/>
            <w:noProof/>
          </w:rPr>
          <w:t xml:space="preserve"> unclean because of the disease</w:t>
        </w:r>
      </w:ins>
      <w:r w:rsidRPr="0055304E">
        <w:rPr>
          <w:rFonts w:ascii="Trebuchet MS" w:hAnsi="Trebuchet MS"/>
          <w:noProof/>
        </w:rPr>
        <w:t xml:space="preserve"> on his head. </w:t>
      </w:r>
      <w:r w:rsidRPr="0055304E">
        <w:rPr>
          <w:rFonts w:ascii="Trebuchet MS" w:hAnsi="Trebuchet MS"/>
          <w:b/>
          <w:noProof/>
        </w:rPr>
        <w:t xml:space="preserve">13:45 </w:t>
      </w:r>
      <w:r w:rsidRPr="0055304E">
        <w:rPr>
          <w:rFonts w:ascii="Trebuchet MS" w:hAnsi="Trebuchet MS"/>
          <w:noProof/>
        </w:rPr>
        <w:t xml:space="preserve">As for the </w:t>
      </w:r>
      <w:del w:id="488" w:author="Author">
        <w:r w:rsidRPr="0055304E">
          <w:rPr>
            <w:rFonts w:ascii="Trebuchet MS" w:hAnsi="Trebuchet MS"/>
            <w:noProof/>
          </w:rPr>
          <w:delText>leprous one in whom</w:delText>
        </w:r>
      </w:del>
      <w:ins w:id="489" w:author="Author">
        <w:r w:rsidRPr="0055304E">
          <w:rPr>
            <w:rFonts w:ascii="Trebuchet MS" w:hAnsi="Trebuchet MS"/>
            <w:noProof/>
          </w:rPr>
          <w:t>leper who has</w:t>
        </w:r>
      </w:ins>
      <w:r w:rsidRPr="0055304E">
        <w:rPr>
          <w:rFonts w:ascii="Trebuchet MS" w:hAnsi="Trebuchet MS"/>
          <w:noProof/>
        </w:rPr>
        <w:t xml:space="preserve"> the </w:t>
      </w:r>
      <w:del w:id="490" w:author="Author">
        <w:r w:rsidRPr="0055304E">
          <w:rPr>
            <w:rFonts w:ascii="Trebuchet MS" w:hAnsi="Trebuchet MS"/>
            <w:noProof/>
          </w:rPr>
          <w:delText>plague is</w:delText>
        </w:r>
      </w:del>
      <w:ins w:id="491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>, his garments should be torn</w:t>
      </w:r>
      <w:del w:id="492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his head should </w:t>
      </w:r>
      <w:del w:id="493" w:author="Author">
        <w:r w:rsidRPr="0055304E">
          <w:rPr>
            <w:rFonts w:ascii="Trebuchet MS" w:hAnsi="Trebuchet MS"/>
            <w:noProof/>
          </w:rPr>
          <w:delText>become</w:delText>
        </w:r>
      </w:del>
      <w:ins w:id="494" w:author="Author">
        <w:r w:rsidRPr="0055304E">
          <w:rPr>
            <w:rFonts w:ascii="Trebuchet MS" w:hAnsi="Trebuchet MS"/>
            <w:noProof/>
          </w:rPr>
          <w:t>be left</w:t>
        </w:r>
      </w:ins>
      <w:r w:rsidRPr="0055304E">
        <w:rPr>
          <w:rFonts w:ascii="Trebuchet MS" w:hAnsi="Trebuchet MS"/>
          <w:noProof/>
        </w:rPr>
        <w:t xml:space="preserve"> ungroomed</w:t>
      </w:r>
      <w:del w:id="495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and he should cover over </w:t>
      </w:r>
      <w:del w:id="496" w:author="Author">
        <w:r w:rsidRPr="0055304E">
          <w:rPr>
            <w:rFonts w:ascii="Trebuchet MS" w:hAnsi="Trebuchet MS"/>
            <w:noProof/>
          </w:rPr>
          <w:delText>the</w:delText>
        </w:r>
      </w:del>
      <w:ins w:id="497" w:author="Author">
        <w:r w:rsidRPr="0055304E">
          <w:rPr>
            <w:rFonts w:ascii="Trebuchet MS" w:hAnsi="Trebuchet MS"/>
            <w:noProof/>
          </w:rPr>
          <w:t>his</w:t>
        </w:r>
      </w:ins>
      <w:r w:rsidRPr="0055304E">
        <w:rPr>
          <w:rFonts w:ascii="Trebuchet MS" w:hAnsi="Trebuchet MS"/>
          <w:noProof/>
        </w:rPr>
        <w:t xml:space="preserve"> mustache and call out, ‘Unclean, unclean!’ </w:t>
      </w:r>
      <w:r w:rsidRPr="0055304E">
        <w:rPr>
          <w:rFonts w:ascii="Trebuchet MS" w:hAnsi="Trebuchet MS"/>
          <w:b/>
          <w:noProof/>
        </w:rPr>
        <w:t xml:space="preserve">13:46 </w:t>
      </w:r>
      <w:del w:id="498" w:author="Author">
        <w:r w:rsidRPr="0055304E">
          <w:rPr>
            <w:rFonts w:ascii="Trebuchet MS" w:hAnsi="Trebuchet MS"/>
            <w:noProof/>
          </w:rPr>
          <w:delText xml:space="preserve">All the days that the plague is in him he </w:delText>
        </w:r>
      </w:del>
      <w:ins w:id="499" w:author="Author">
        <w:r w:rsidRPr="0055304E">
          <w:rPr>
            <w:rFonts w:ascii="Trebuchet MS" w:hAnsi="Trebuchet MS"/>
            <w:noProof/>
          </w:rPr>
          <w:t xml:space="preserve">He </w:t>
        </w:r>
      </w:ins>
      <w:r w:rsidRPr="0055304E">
        <w:rPr>
          <w:rFonts w:ascii="Trebuchet MS" w:hAnsi="Trebuchet MS"/>
          <w:noProof/>
        </w:rPr>
        <w:t>will be unclean</w:t>
      </w:r>
      <w:del w:id="500" w:author="Author">
        <w:r w:rsidRPr="0055304E">
          <w:rPr>
            <w:rFonts w:ascii="Trebuchet MS" w:hAnsi="Trebuchet MS"/>
            <w:noProof/>
          </w:rPr>
          <w:delText>. He</w:delText>
        </w:r>
      </w:del>
      <w:r w:rsidRPr="0055304E">
        <w:rPr>
          <w:rFonts w:ascii="Trebuchet MS" w:hAnsi="Trebuchet MS"/>
          <w:noProof/>
        </w:rPr>
        <w:t xml:space="preserve"> </w:t>
      </w:r>
      <w:ins w:id="501" w:author="Author">
        <w:r w:rsidRPr="0055304E">
          <w:rPr>
            <w:rFonts w:ascii="Trebuchet MS" w:hAnsi="Trebuchet MS"/>
            <w:noProof/>
          </w:rPr>
          <w:t xml:space="preserve">the whole time that he has the disease. Since he </w:t>
        </w:r>
      </w:ins>
      <w:r w:rsidRPr="0055304E">
        <w:rPr>
          <w:rFonts w:ascii="Trebuchet MS" w:hAnsi="Trebuchet MS"/>
          <w:noProof/>
        </w:rPr>
        <w:t>is unclean</w:t>
      </w:r>
      <w:del w:id="502" w:author="Author">
        <w:r w:rsidRPr="0055304E">
          <w:rPr>
            <w:rFonts w:ascii="Trebuchet MS" w:hAnsi="Trebuchet MS"/>
            <w:noProof/>
          </w:rPr>
          <w:delText>. He</w:delText>
        </w:r>
      </w:del>
      <w:ins w:id="503" w:author="Author">
        <w:r w:rsidRPr="0055304E">
          <w:rPr>
            <w:rFonts w:ascii="Trebuchet MS" w:hAnsi="Trebuchet MS"/>
            <w:noProof/>
          </w:rPr>
          <w:t>, he</w:t>
        </w:r>
      </w:ins>
      <w:r w:rsidRPr="0055304E">
        <w:rPr>
          <w:rFonts w:ascii="Trebuchet MS" w:hAnsi="Trebuchet MS"/>
          <w:noProof/>
        </w:rPr>
        <w:t xml:space="preserve"> should </w:t>
      </w:r>
      <w:del w:id="504" w:author="Author">
        <w:r w:rsidRPr="0055304E">
          <w:rPr>
            <w:rFonts w:ascii="Trebuchet MS" w:hAnsi="Trebuchet MS"/>
            <w:noProof/>
          </w:rPr>
          <w:delText>dwell isolated. Outside the camp is his</w:delText>
        </w:r>
      </w:del>
      <w:ins w:id="505" w:author="Author">
        <w:r w:rsidRPr="0055304E">
          <w:rPr>
            <w:rFonts w:ascii="Trebuchet MS" w:hAnsi="Trebuchet MS"/>
            <w:noProof/>
          </w:rPr>
          <w:t>live in isolation. His</w:t>
        </w:r>
      </w:ins>
      <w:r w:rsidRPr="0055304E">
        <w:rPr>
          <w:rFonts w:ascii="Trebuchet MS" w:hAnsi="Trebuchet MS"/>
          <w:noProof/>
        </w:rPr>
        <w:t xml:space="preserve"> dwelling place</w:t>
      </w:r>
      <w:ins w:id="506" w:author="Author">
        <w:r w:rsidRPr="0055304E">
          <w:rPr>
            <w:rFonts w:ascii="Trebuchet MS" w:hAnsi="Trebuchet MS"/>
            <w:noProof/>
          </w:rPr>
          <w:t xml:space="preserve"> will be outside the camp</w:t>
        </w:r>
      </w:ins>
      <w:r w:rsidRPr="0055304E">
        <w:rPr>
          <w:rFonts w:ascii="Trebuchet MS" w:hAnsi="Trebuchet MS"/>
          <w:noProof/>
        </w:rPr>
        <w:t>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13:47 </w:t>
      </w:r>
      <w:r w:rsidRPr="0055304E">
        <w:rPr>
          <w:rFonts w:ascii="Trebuchet MS" w:hAnsi="Trebuchet MS"/>
          <w:noProof/>
        </w:rPr>
        <w:t>“</w:t>
      </w:r>
      <w:del w:id="507" w:author="Author">
        <w:r w:rsidRPr="0055304E">
          <w:rPr>
            <w:rFonts w:ascii="Trebuchet MS" w:hAnsi="Trebuchet MS"/>
            <w:noProof/>
          </w:rPr>
          <w:delText>As for a garment, in case</w:delText>
        </w:r>
      </w:del>
      <w:ins w:id="508" w:author="Author">
        <w:r w:rsidRPr="0055304E">
          <w:rPr>
            <w:rFonts w:ascii="Trebuchet MS" w:hAnsi="Trebuchet MS"/>
            <w:noProof/>
          </w:rPr>
          <w:t>If</w:t>
        </w:r>
      </w:ins>
      <w:r w:rsidRPr="0055304E">
        <w:rPr>
          <w:rFonts w:ascii="Trebuchet MS" w:hAnsi="Trebuchet MS"/>
          <w:noProof/>
        </w:rPr>
        <w:t xml:space="preserve"> the </w:t>
      </w:r>
      <w:del w:id="509" w:author="Author">
        <w:r w:rsidRPr="0055304E">
          <w:rPr>
            <w:rFonts w:ascii="Trebuchet MS" w:hAnsi="Trebuchet MS"/>
            <w:noProof/>
          </w:rPr>
          <w:delText>plague</w:delText>
        </w:r>
      </w:del>
      <w:ins w:id="510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of leprosy </w:t>
      </w:r>
      <w:del w:id="511" w:author="Author">
        <w:r w:rsidRPr="0055304E">
          <w:rPr>
            <w:rFonts w:ascii="Trebuchet MS" w:hAnsi="Trebuchet MS"/>
            <w:noProof/>
          </w:rPr>
          <w:delText xml:space="preserve">develops in it, </w:delText>
        </w:r>
      </w:del>
      <w:ins w:id="512" w:author="Author">
        <w:r w:rsidRPr="0055304E">
          <w:rPr>
            <w:rFonts w:ascii="Trebuchet MS" w:hAnsi="Trebuchet MS"/>
            <w:noProof/>
          </w:rPr>
          <w:t xml:space="preserve">contaminates a garment, </w:t>
        </w:r>
      </w:ins>
      <w:r w:rsidRPr="0055304E">
        <w:rPr>
          <w:rFonts w:ascii="Trebuchet MS" w:hAnsi="Trebuchet MS"/>
          <w:noProof/>
        </w:rPr>
        <w:t xml:space="preserve">whether </w:t>
      </w:r>
      <w:del w:id="513" w:author="Author">
        <w:r w:rsidRPr="0055304E">
          <w:rPr>
            <w:rFonts w:ascii="Trebuchet MS" w:hAnsi="Trebuchet MS"/>
            <w:noProof/>
          </w:rPr>
          <w:delText xml:space="preserve">in </w:delText>
        </w:r>
      </w:del>
      <w:r w:rsidRPr="0055304E">
        <w:rPr>
          <w:rFonts w:ascii="Trebuchet MS" w:hAnsi="Trebuchet MS"/>
          <w:noProof/>
        </w:rPr>
        <w:t xml:space="preserve">a woolen </w:t>
      </w:r>
      <w:del w:id="514" w:author="Author">
        <w:r w:rsidRPr="0055304E">
          <w:rPr>
            <w:rFonts w:ascii="Trebuchet MS" w:hAnsi="Trebuchet MS"/>
            <w:noProof/>
          </w:rPr>
          <w:delText xml:space="preserve">garment </w:delText>
        </w:r>
      </w:del>
      <w:r w:rsidRPr="0055304E">
        <w:rPr>
          <w:rFonts w:ascii="Trebuchet MS" w:hAnsi="Trebuchet MS"/>
          <w:noProof/>
        </w:rPr>
        <w:t xml:space="preserve">or </w:t>
      </w:r>
      <w:del w:id="515" w:author="Author">
        <w:r w:rsidRPr="0055304E">
          <w:rPr>
            <w:rFonts w:ascii="Trebuchet MS" w:hAnsi="Trebuchet MS"/>
            <w:noProof/>
          </w:rPr>
          <w:delText xml:space="preserve">in </w:delText>
        </w:r>
      </w:del>
      <w:r w:rsidRPr="0055304E">
        <w:rPr>
          <w:rFonts w:ascii="Trebuchet MS" w:hAnsi="Trebuchet MS"/>
          <w:noProof/>
        </w:rPr>
        <w:t xml:space="preserve">a linen garment, </w:t>
      </w:r>
      <w:r w:rsidRPr="0055304E">
        <w:rPr>
          <w:rFonts w:ascii="Trebuchet MS" w:hAnsi="Trebuchet MS"/>
          <w:b/>
          <w:noProof/>
        </w:rPr>
        <w:t xml:space="preserve">13:48 </w:t>
      </w:r>
      <w:del w:id="516" w:author="Author">
        <w:r w:rsidRPr="0055304E">
          <w:rPr>
            <w:rFonts w:ascii="Trebuchet MS" w:hAnsi="Trebuchet MS"/>
            <w:noProof/>
          </w:rPr>
          <w:delText>or</w:delText>
        </w:r>
      </w:del>
      <w:ins w:id="517" w:author="Author">
        <w:r w:rsidRPr="0055304E">
          <w:rPr>
            <w:rFonts w:ascii="Trebuchet MS" w:hAnsi="Trebuchet MS"/>
            <w:noProof/>
          </w:rPr>
          <w:t>either</w:t>
        </w:r>
      </w:ins>
      <w:r w:rsidRPr="0055304E">
        <w:rPr>
          <w:rFonts w:ascii="Trebuchet MS" w:hAnsi="Trebuchet MS"/>
          <w:noProof/>
        </w:rPr>
        <w:t xml:space="preserve"> in the warp or in the woof of the linen </w:t>
      </w:r>
      <w:del w:id="518" w:author="Author">
        <w:r w:rsidRPr="0055304E">
          <w:rPr>
            <w:rFonts w:ascii="Trebuchet MS" w:hAnsi="Trebuchet MS"/>
            <w:noProof/>
          </w:rPr>
          <w:delText>and</w:delText>
        </w:r>
      </w:del>
      <w:ins w:id="519" w:author="Author">
        <w:r w:rsidRPr="0055304E">
          <w:rPr>
            <w:rFonts w:ascii="Trebuchet MS" w:hAnsi="Trebuchet MS"/>
            <w:noProof/>
          </w:rPr>
          <w:t>or</w:t>
        </w:r>
      </w:ins>
      <w:r w:rsidRPr="0055304E">
        <w:rPr>
          <w:rFonts w:ascii="Trebuchet MS" w:hAnsi="Trebuchet MS"/>
          <w:noProof/>
        </w:rPr>
        <w:t xml:space="preserve"> of the wool, or in a skin or in anything made of skin, </w:t>
      </w:r>
      <w:r w:rsidRPr="0055304E">
        <w:rPr>
          <w:rFonts w:ascii="Trebuchet MS" w:hAnsi="Trebuchet MS"/>
          <w:b/>
          <w:noProof/>
        </w:rPr>
        <w:t xml:space="preserve">13:49 </w:t>
      </w:r>
      <w:r w:rsidRPr="0055304E">
        <w:rPr>
          <w:rFonts w:ascii="Trebuchet MS" w:hAnsi="Trebuchet MS"/>
          <w:noProof/>
        </w:rPr>
        <w:t xml:space="preserve">and the yellowish-green or reddish </w:t>
      </w:r>
      <w:del w:id="520" w:author="Author">
        <w:r w:rsidRPr="0055304E">
          <w:rPr>
            <w:rFonts w:ascii="Trebuchet MS" w:hAnsi="Trebuchet MS"/>
            <w:noProof/>
          </w:rPr>
          <w:delText>plague does develop in</w:delText>
        </w:r>
      </w:del>
      <w:ins w:id="521" w:author="Author">
        <w:r w:rsidRPr="0055304E">
          <w:rPr>
            <w:rFonts w:ascii="Trebuchet MS" w:hAnsi="Trebuchet MS"/>
            <w:noProof/>
          </w:rPr>
          <w:t>stain from the disease contaminates</w:t>
        </w:r>
      </w:ins>
      <w:r w:rsidRPr="0055304E">
        <w:rPr>
          <w:rFonts w:ascii="Trebuchet MS" w:hAnsi="Trebuchet MS"/>
          <w:noProof/>
        </w:rPr>
        <w:t xml:space="preserve"> the garment</w:t>
      </w:r>
      <w:del w:id="522" w:author="Author">
        <w:r w:rsidRPr="0055304E">
          <w:rPr>
            <w:rFonts w:ascii="Trebuchet MS" w:hAnsi="Trebuchet MS"/>
            <w:noProof/>
          </w:rPr>
          <w:delText xml:space="preserve"> or in the</w:delText>
        </w:r>
      </w:del>
      <w:ins w:id="523" w:author="Author">
        <w:r w:rsidRPr="0055304E">
          <w:rPr>
            <w:rFonts w:ascii="Trebuchet MS" w:hAnsi="Trebuchet MS"/>
            <w:noProof/>
          </w:rPr>
          <w:t>, a</w:t>
        </w:r>
      </w:ins>
      <w:r w:rsidRPr="0055304E">
        <w:rPr>
          <w:rFonts w:ascii="Trebuchet MS" w:hAnsi="Trebuchet MS"/>
          <w:noProof/>
        </w:rPr>
        <w:t xml:space="preserve"> skin</w:t>
      </w:r>
      <w:del w:id="524" w:author="Author">
        <w:r w:rsidRPr="0055304E">
          <w:rPr>
            <w:rFonts w:ascii="Trebuchet MS" w:hAnsi="Trebuchet MS"/>
            <w:noProof/>
          </w:rPr>
          <w:delText xml:space="preserve"> or in</w:delText>
        </w:r>
      </w:del>
      <w:ins w:id="525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the warp</w:t>
      </w:r>
      <w:del w:id="526" w:author="Author">
        <w:r w:rsidRPr="0055304E">
          <w:rPr>
            <w:rFonts w:ascii="Trebuchet MS" w:hAnsi="Trebuchet MS"/>
            <w:noProof/>
          </w:rPr>
          <w:delText xml:space="preserve"> or in</w:delText>
        </w:r>
      </w:del>
      <w:ins w:id="527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the woof</w:t>
      </w:r>
      <w:ins w:id="528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or </w:t>
      </w:r>
      <w:del w:id="529" w:author="Author">
        <w:r w:rsidRPr="0055304E">
          <w:rPr>
            <w:rFonts w:ascii="Trebuchet MS" w:hAnsi="Trebuchet MS"/>
            <w:noProof/>
          </w:rPr>
          <w:delText xml:space="preserve">in </w:delText>
        </w:r>
      </w:del>
      <w:r w:rsidRPr="0055304E">
        <w:rPr>
          <w:rFonts w:ascii="Trebuchet MS" w:hAnsi="Trebuchet MS"/>
          <w:noProof/>
        </w:rPr>
        <w:t xml:space="preserve">any article of skin, it is </w:t>
      </w:r>
      <w:del w:id="530" w:author="Author">
        <w:r w:rsidRPr="0055304E">
          <w:rPr>
            <w:rFonts w:ascii="Trebuchet MS" w:hAnsi="Trebuchet MS"/>
            <w:noProof/>
          </w:rPr>
          <w:delText>the plague of</w:delText>
        </w:r>
      </w:del>
      <w:ins w:id="531" w:author="Author">
        <w:r w:rsidRPr="0055304E">
          <w:rPr>
            <w:rFonts w:ascii="Trebuchet MS" w:hAnsi="Trebuchet MS"/>
            <w:noProof/>
          </w:rPr>
          <w:t>a contamination from</w:t>
        </w:r>
      </w:ins>
      <w:r w:rsidRPr="0055304E">
        <w:rPr>
          <w:rFonts w:ascii="Trebuchet MS" w:hAnsi="Trebuchet MS"/>
          <w:noProof/>
        </w:rPr>
        <w:t xml:space="preserve"> leprosy, and it </w:t>
      </w:r>
      <w:del w:id="532" w:author="Author">
        <w:r w:rsidRPr="0055304E">
          <w:rPr>
            <w:rFonts w:ascii="Trebuchet MS" w:hAnsi="Trebuchet MS"/>
            <w:noProof/>
          </w:rPr>
          <w:delText>must</w:delText>
        </w:r>
      </w:del>
      <w:ins w:id="533" w:author="Author">
        <w:r w:rsidRPr="0055304E">
          <w:rPr>
            <w:rFonts w:ascii="Trebuchet MS" w:hAnsi="Trebuchet MS"/>
            <w:noProof/>
          </w:rPr>
          <w:t>should</w:t>
        </w:r>
      </w:ins>
      <w:r w:rsidRPr="0055304E">
        <w:rPr>
          <w:rFonts w:ascii="Trebuchet MS" w:hAnsi="Trebuchet MS"/>
          <w:noProof/>
        </w:rPr>
        <w:t xml:space="preserve"> be shown to the priest. </w:t>
      </w:r>
      <w:r w:rsidRPr="0055304E">
        <w:rPr>
          <w:rFonts w:ascii="Trebuchet MS" w:hAnsi="Trebuchet MS"/>
          <w:b/>
          <w:noProof/>
        </w:rPr>
        <w:t xml:space="preserve">13:50 </w:t>
      </w:r>
      <w:del w:id="534" w:author="Author">
        <w:r w:rsidRPr="0055304E">
          <w:rPr>
            <w:rFonts w:ascii="Trebuchet MS" w:hAnsi="Trebuchet MS"/>
            <w:noProof/>
          </w:rPr>
          <w:delText>And the</w:delText>
        </w:r>
      </w:del>
      <w:ins w:id="535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536" w:author="Author">
        <w:r w:rsidRPr="0055304E">
          <w:rPr>
            <w:rFonts w:ascii="Trebuchet MS" w:hAnsi="Trebuchet MS"/>
            <w:noProof/>
          </w:rPr>
          <w:delText>must see</w:delText>
        </w:r>
      </w:del>
      <w:ins w:id="537" w:author="Author">
        <w:r w:rsidRPr="0055304E">
          <w:rPr>
            <w:rFonts w:ascii="Trebuchet MS" w:hAnsi="Trebuchet MS"/>
            <w:noProof/>
          </w:rPr>
          <w:t>will examine</w:t>
        </w:r>
      </w:ins>
      <w:r w:rsidRPr="0055304E">
        <w:rPr>
          <w:rFonts w:ascii="Trebuchet MS" w:hAnsi="Trebuchet MS"/>
          <w:noProof/>
        </w:rPr>
        <w:t xml:space="preserve"> the </w:t>
      </w:r>
      <w:del w:id="538" w:author="Author">
        <w:r w:rsidRPr="0055304E">
          <w:rPr>
            <w:rFonts w:ascii="Trebuchet MS" w:hAnsi="Trebuchet MS"/>
            <w:noProof/>
          </w:rPr>
          <w:delText>plague</w:delText>
        </w:r>
      </w:del>
      <w:ins w:id="539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, and he must quarantine the </w:t>
      </w:r>
      <w:del w:id="540" w:author="Author">
        <w:r w:rsidRPr="0055304E">
          <w:rPr>
            <w:rFonts w:ascii="Trebuchet MS" w:hAnsi="Trebuchet MS"/>
            <w:noProof/>
          </w:rPr>
          <w:delText>plague</w:delText>
        </w:r>
      </w:del>
      <w:ins w:id="541" w:author="Author">
        <w:r w:rsidRPr="0055304E">
          <w:rPr>
            <w:rFonts w:ascii="Trebuchet MS" w:hAnsi="Trebuchet MS"/>
            <w:noProof/>
          </w:rPr>
          <w:t>disease for</w:t>
        </w:r>
      </w:ins>
      <w:r w:rsidRPr="0055304E">
        <w:rPr>
          <w:rFonts w:ascii="Trebuchet MS" w:hAnsi="Trebuchet MS"/>
          <w:noProof/>
        </w:rPr>
        <w:t xml:space="preserve"> seven days. </w:t>
      </w:r>
      <w:r w:rsidRPr="0055304E">
        <w:rPr>
          <w:rFonts w:ascii="Trebuchet MS" w:hAnsi="Trebuchet MS"/>
          <w:b/>
          <w:noProof/>
        </w:rPr>
        <w:t xml:space="preserve">13:51 </w:t>
      </w:r>
      <w:r w:rsidRPr="0055304E">
        <w:rPr>
          <w:rFonts w:ascii="Trebuchet MS" w:hAnsi="Trebuchet MS"/>
          <w:noProof/>
        </w:rPr>
        <w:t xml:space="preserve">When he </w:t>
      </w:r>
      <w:del w:id="542" w:author="Author">
        <w:r w:rsidRPr="0055304E">
          <w:rPr>
            <w:rFonts w:ascii="Trebuchet MS" w:hAnsi="Trebuchet MS"/>
            <w:noProof/>
          </w:rPr>
          <w:delText>has seen</w:delText>
        </w:r>
      </w:del>
      <w:ins w:id="543" w:author="Author">
        <w:r w:rsidRPr="0055304E">
          <w:rPr>
            <w:rFonts w:ascii="Trebuchet MS" w:hAnsi="Trebuchet MS"/>
            <w:noProof/>
          </w:rPr>
          <w:t>examines</w:t>
        </w:r>
      </w:ins>
      <w:r w:rsidRPr="0055304E">
        <w:rPr>
          <w:rFonts w:ascii="Trebuchet MS" w:hAnsi="Trebuchet MS"/>
          <w:noProof/>
        </w:rPr>
        <w:t xml:space="preserve"> the </w:t>
      </w:r>
      <w:del w:id="544" w:author="Author">
        <w:r w:rsidRPr="0055304E">
          <w:rPr>
            <w:rFonts w:ascii="Trebuchet MS" w:hAnsi="Trebuchet MS"/>
            <w:noProof/>
          </w:rPr>
          <w:delText>plague</w:delText>
        </w:r>
      </w:del>
      <w:ins w:id="545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on the seventh day</w:t>
      </w:r>
      <w:del w:id="546" w:author="Author">
        <w:r w:rsidRPr="0055304E">
          <w:rPr>
            <w:rFonts w:ascii="Trebuchet MS" w:hAnsi="Trebuchet MS"/>
            <w:noProof/>
          </w:rPr>
          <w:delText>,</w:delText>
        </w:r>
      </w:del>
      <w:ins w:id="547" w:author="Author">
        <w:r w:rsidRPr="0055304E">
          <w:rPr>
            <w:rFonts w:ascii="Trebuchet MS" w:hAnsi="Trebuchet MS"/>
            <w:noProof/>
          </w:rPr>
          <w:t xml:space="preserve"> and sees</w:t>
        </w:r>
      </w:ins>
      <w:r w:rsidRPr="0055304E">
        <w:rPr>
          <w:rFonts w:ascii="Trebuchet MS" w:hAnsi="Trebuchet MS"/>
          <w:noProof/>
        </w:rPr>
        <w:t xml:space="preserve"> that </w:t>
      </w:r>
      <w:del w:id="548" w:author="Author">
        <w:r w:rsidRPr="0055304E">
          <w:rPr>
            <w:rFonts w:ascii="Trebuchet MS" w:hAnsi="Trebuchet MS"/>
            <w:noProof/>
          </w:rPr>
          <w:delText>the plague</w:delText>
        </w:r>
      </w:del>
      <w:ins w:id="549" w:author="Author">
        <w:r w:rsidRPr="0055304E">
          <w:rPr>
            <w:rFonts w:ascii="Trebuchet MS" w:hAnsi="Trebuchet MS"/>
            <w:noProof/>
          </w:rPr>
          <w:t>it</w:t>
        </w:r>
      </w:ins>
      <w:r w:rsidRPr="0055304E">
        <w:rPr>
          <w:rFonts w:ascii="Trebuchet MS" w:hAnsi="Trebuchet MS"/>
          <w:noProof/>
        </w:rPr>
        <w:t xml:space="preserve"> has spread in the garment</w:t>
      </w:r>
      <w:del w:id="550" w:author="Author">
        <w:r w:rsidRPr="0055304E">
          <w:rPr>
            <w:rFonts w:ascii="Trebuchet MS" w:hAnsi="Trebuchet MS"/>
            <w:noProof/>
          </w:rPr>
          <w:delText xml:space="preserve"> or</w:delText>
        </w:r>
      </w:del>
      <w:ins w:id="551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in the warp</w:t>
      </w:r>
      <w:del w:id="552" w:author="Author">
        <w:r w:rsidRPr="0055304E">
          <w:rPr>
            <w:rFonts w:ascii="Trebuchet MS" w:hAnsi="Trebuchet MS"/>
            <w:noProof/>
          </w:rPr>
          <w:delText xml:space="preserve"> or</w:delText>
        </w:r>
      </w:del>
      <w:ins w:id="553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in the woof</w:t>
      </w:r>
      <w:ins w:id="554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or in the skin </w:t>
      </w:r>
      <w:ins w:id="555" w:author="Author">
        <w:r w:rsidRPr="0055304E">
          <w:rPr>
            <w:rFonts w:ascii="Trebuchet MS" w:hAnsi="Trebuchet MS"/>
            <w:noProof/>
          </w:rPr>
          <w:t xml:space="preserve">(regardless of what the skin is used </w:t>
        </w:r>
      </w:ins>
      <w:r w:rsidRPr="0055304E">
        <w:rPr>
          <w:rFonts w:ascii="Trebuchet MS" w:hAnsi="Trebuchet MS"/>
          <w:noProof/>
        </w:rPr>
        <w:t>for</w:t>
      </w:r>
      <w:del w:id="556" w:author="Author">
        <w:r w:rsidRPr="0055304E">
          <w:rPr>
            <w:rFonts w:ascii="Trebuchet MS" w:hAnsi="Trebuchet MS"/>
            <w:noProof/>
          </w:rPr>
          <w:delText xml:space="preserve"> any use for which</w:delText>
        </w:r>
      </w:del>
      <w:ins w:id="557" w:author="Author">
        <w:r w:rsidRPr="0055304E">
          <w:rPr>
            <w:rFonts w:ascii="Trebuchet MS" w:hAnsi="Trebuchet MS"/>
            <w:noProof/>
          </w:rPr>
          <w:t>),</w:t>
        </w:r>
      </w:ins>
      <w:r w:rsidRPr="0055304E">
        <w:rPr>
          <w:rFonts w:ascii="Trebuchet MS" w:hAnsi="Trebuchet MS"/>
          <w:noProof/>
        </w:rPr>
        <w:t xml:space="preserve"> the </w:t>
      </w:r>
      <w:del w:id="558" w:author="Author">
        <w:r w:rsidRPr="0055304E">
          <w:rPr>
            <w:rFonts w:ascii="Trebuchet MS" w:hAnsi="Trebuchet MS"/>
            <w:noProof/>
          </w:rPr>
          <w:delText>skin may be made, the plague</w:delText>
        </w:r>
      </w:del>
      <w:ins w:id="559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is malignant leprosy</w:t>
      </w:r>
      <w:del w:id="560" w:author="Author">
        <w:r w:rsidRPr="0055304E">
          <w:rPr>
            <w:rFonts w:ascii="Trebuchet MS" w:hAnsi="Trebuchet MS"/>
            <w:noProof/>
          </w:rPr>
          <w:delText>. It</w:delText>
        </w:r>
      </w:del>
      <w:ins w:id="561" w:author="Author">
        <w:r w:rsidRPr="0055304E">
          <w:rPr>
            <w:rFonts w:ascii="Trebuchet MS" w:hAnsi="Trebuchet MS"/>
            <w:noProof/>
          </w:rPr>
          <w:t>, and it</w:t>
        </w:r>
      </w:ins>
      <w:r w:rsidRPr="0055304E">
        <w:rPr>
          <w:rFonts w:ascii="Trebuchet MS" w:hAnsi="Trebuchet MS"/>
          <w:noProof/>
        </w:rPr>
        <w:t xml:space="preserve"> is unclean. </w:t>
      </w:r>
      <w:r w:rsidRPr="0055304E">
        <w:rPr>
          <w:rFonts w:ascii="Trebuchet MS" w:hAnsi="Trebuchet MS"/>
          <w:b/>
          <w:noProof/>
        </w:rPr>
        <w:t xml:space="preserve">13:52 </w:t>
      </w:r>
      <w:del w:id="562" w:author="Author">
        <w:r w:rsidRPr="0055304E">
          <w:rPr>
            <w:rFonts w:ascii="Trebuchet MS" w:hAnsi="Trebuchet MS"/>
            <w:noProof/>
          </w:rPr>
          <w:delText>And he must</w:delText>
        </w:r>
      </w:del>
      <w:ins w:id="563" w:author="Author">
        <w:r w:rsidRPr="0055304E">
          <w:rPr>
            <w:rFonts w:ascii="Trebuchet MS" w:hAnsi="Trebuchet MS"/>
            <w:noProof/>
          </w:rPr>
          <w:t>He should</w:t>
        </w:r>
      </w:ins>
      <w:r w:rsidRPr="0055304E">
        <w:rPr>
          <w:rFonts w:ascii="Trebuchet MS" w:hAnsi="Trebuchet MS"/>
          <w:noProof/>
        </w:rPr>
        <w:t xml:space="preserve"> burn the garment or the warp or the woof in the wool or in the linen</w:t>
      </w:r>
      <w:del w:id="564" w:author="Author">
        <w:r w:rsidRPr="0055304E">
          <w:rPr>
            <w:rFonts w:ascii="Trebuchet MS" w:hAnsi="Trebuchet MS"/>
            <w:noProof/>
          </w:rPr>
          <w:delText>,</w:delText>
        </w:r>
      </w:del>
      <w:r w:rsidRPr="0055304E">
        <w:rPr>
          <w:rFonts w:ascii="Trebuchet MS" w:hAnsi="Trebuchet MS"/>
          <w:noProof/>
        </w:rPr>
        <w:t xml:space="preserve"> or any article of skin in which the </w:t>
      </w:r>
      <w:del w:id="565" w:author="Author">
        <w:r w:rsidRPr="0055304E">
          <w:rPr>
            <w:rFonts w:ascii="Trebuchet MS" w:hAnsi="Trebuchet MS"/>
            <w:noProof/>
          </w:rPr>
          <w:delText>plague may develop, because</w:delText>
        </w:r>
      </w:del>
      <w:ins w:id="566" w:author="Author">
        <w:r w:rsidRPr="0055304E">
          <w:rPr>
            <w:rFonts w:ascii="Trebuchet MS" w:hAnsi="Trebuchet MS"/>
            <w:noProof/>
          </w:rPr>
          <w:t>disease has developed, for</w:t>
        </w:r>
      </w:ins>
      <w:r w:rsidRPr="0055304E">
        <w:rPr>
          <w:rFonts w:ascii="Trebuchet MS" w:hAnsi="Trebuchet MS"/>
          <w:noProof/>
        </w:rPr>
        <w:t xml:space="preserve"> it is malignant leprosy. It should be burned in the fire.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13:53 </w:t>
      </w:r>
      <w:r w:rsidRPr="0055304E">
        <w:rPr>
          <w:rFonts w:ascii="Trebuchet MS" w:hAnsi="Trebuchet MS"/>
          <w:noProof/>
        </w:rPr>
        <w:t xml:space="preserve">“But if the priest </w:t>
      </w:r>
      <w:del w:id="567" w:author="Author">
        <w:r w:rsidRPr="0055304E">
          <w:rPr>
            <w:rFonts w:ascii="Trebuchet MS" w:hAnsi="Trebuchet MS"/>
            <w:noProof/>
          </w:rPr>
          <w:delText>takes a look,</w:delText>
        </w:r>
      </w:del>
      <w:ins w:id="568" w:author="Author">
        <w:r w:rsidRPr="0055304E">
          <w:rPr>
            <w:rFonts w:ascii="Trebuchet MS" w:hAnsi="Trebuchet MS"/>
            <w:noProof/>
          </w:rPr>
          <w:t>examines it</w:t>
        </w:r>
      </w:ins>
      <w:r w:rsidRPr="0055304E">
        <w:rPr>
          <w:rFonts w:ascii="Trebuchet MS" w:hAnsi="Trebuchet MS"/>
          <w:noProof/>
        </w:rPr>
        <w:t xml:space="preserve"> and</w:t>
      </w:r>
      <w:del w:id="569" w:author="Author">
        <w:r w:rsidRPr="0055304E">
          <w:rPr>
            <w:rFonts w:ascii="Trebuchet MS" w:hAnsi="Trebuchet MS"/>
            <w:noProof/>
          </w:rPr>
          <w:delText>, there now,</w:delText>
        </w:r>
      </w:del>
      <w:r w:rsidRPr="0055304E">
        <w:rPr>
          <w:rFonts w:ascii="Trebuchet MS" w:hAnsi="Trebuchet MS"/>
          <w:noProof/>
        </w:rPr>
        <w:t xml:space="preserve"> the </w:t>
      </w:r>
      <w:del w:id="570" w:author="Author">
        <w:r w:rsidRPr="0055304E">
          <w:rPr>
            <w:rFonts w:ascii="Trebuchet MS" w:hAnsi="Trebuchet MS"/>
            <w:noProof/>
          </w:rPr>
          <w:delText>plague</w:delText>
        </w:r>
      </w:del>
      <w:ins w:id="571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has not spread in the garment or in the warp or in the woof or in any article of skin, </w:t>
      </w:r>
      <w:r w:rsidRPr="0055304E">
        <w:rPr>
          <w:rFonts w:ascii="Trebuchet MS" w:hAnsi="Trebuchet MS"/>
          <w:b/>
          <w:noProof/>
        </w:rPr>
        <w:t xml:space="preserve">13:54 </w:t>
      </w:r>
      <w:r w:rsidRPr="0055304E">
        <w:rPr>
          <w:rFonts w:ascii="Trebuchet MS" w:hAnsi="Trebuchet MS"/>
          <w:noProof/>
        </w:rPr>
        <w:t xml:space="preserve">the priest </w:t>
      </w:r>
      <w:del w:id="572" w:author="Author">
        <w:r w:rsidRPr="0055304E">
          <w:rPr>
            <w:rFonts w:ascii="Trebuchet MS" w:hAnsi="Trebuchet MS"/>
            <w:noProof/>
          </w:rPr>
          <w:delText>must also</w:delText>
        </w:r>
      </w:del>
      <w:ins w:id="573" w:author="Author">
        <w:r w:rsidRPr="0055304E">
          <w:rPr>
            <w:rFonts w:ascii="Trebuchet MS" w:hAnsi="Trebuchet MS"/>
            <w:noProof/>
          </w:rPr>
          <w:t>will then</w:t>
        </w:r>
      </w:ins>
      <w:r w:rsidRPr="0055304E">
        <w:rPr>
          <w:rFonts w:ascii="Trebuchet MS" w:hAnsi="Trebuchet MS"/>
          <w:noProof/>
        </w:rPr>
        <w:t xml:space="preserve"> command that they should wash </w:t>
      </w:r>
      <w:del w:id="574" w:author="Author">
        <w:r w:rsidRPr="0055304E">
          <w:rPr>
            <w:rFonts w:ascii="Trebuchet MS" w:hAnsi="Trebuchet MS"/>
            <w:noProof/>
          </w:rPr>
          <w:delText xml:space="preserve">that in which </w:delText>
        </w:r>
      </w:del>
      <w:r w:rsidRPr="0055304E">
        <w:rPr>
          <w:rFonts w:ascii="Trebuchet MS" w:hAnsi="Trebuchet MS"/>
          <w:noProof/>
        </w:rPr>
        <w:t xml:space="preserve">the </w:t>
      </w:r>
      <w:del w:id="575" w:author="Author">
        <w:r w:rsidRPr="0055304E">
          <w:rPr>
            <w:rFonts w:ascii="Trebuchet MS" w:hAnsi="Trebuchet MS"/>
            <w:noProof/>
          </w:rPr>
          <w:delText>plague is</w:delText>
        </w:r>
      </w:del>
      <w:ins w:id="576" w:author="Author">
        <w:r w:rsidRPr="0055304E">
          <w:rPr>
            <w:rFonts w:ascii="Trebuchet MS" w:hAnsi="Trebuchet MS"/>
            <w:noProof/>
          </w:rPr>
          <w:t>contaminated item</w:t>
        </w:r>
      </w:ins>
      <w:r w:rsidRPr="0055304E">
        <w:rPr>
          <w:rFonts w:ascii="Trebuchet MS" w:hAnsi="Trebuchet MS"/>
          <w:noProof/>
        </w:rPr>
        <w:t xml:space="preserve">, and he </w:t>
      </w:r>
      <w:del w:id="577" w:author="Author">
        <w:r w:rsidRPr="0055304E">
          <w:rPr>
            <w:rFonts w:ascii="Trebuchet MS" w:hAnsi="Trebuchet MS"/>
            <w:noProof/>
          </w:rPr>
          <w:delText>must</w:delText>
        </w:r>
      </w:del>
      <w:ins w:id="578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quarantine it </w:t>
      </w:r>
      <w:del w:id="579" w:author="Author">
        <w:r w:rsidRPr="0055304E">
          <w:rPr>
            <w:rFonts w:ascii="Trebuchet MS" w:hAnsi="Trebuchet MS"/>
            <w:noProof/>
          </w:rPr>
          <w:delText>a second</w:delText>
        </w:r>
      </w:del>
      <w:ins w:id="580" w:author="Author">
        <w:r w:rsidRPr="0055304E">
          <w:rPr>
            <w:rFonts w:ascii="Trebuchet MS" w:hAnsi="Trebuchet MS"/>
            <w:noProof/>
          </w:rPr>
          <w:t>for another</w:t>
        </w:r>
      </w:ins>
      <w:r w:rsidRPr="0055304E">
        <w:rPr>
          <w:rFonts w:ascii="Trebuchet MS" w:hAnsi="Trebuchet MS"/>
          <w:noProof/>
        </w:rPr>
        <w:t xml:space="preserve"> seven days. </w:t>
      </w:r>
      <w:r w:rsidRPr="0055304E">
        <w:rPr>
          <w:rFonts w:ascii="Trebuchet MS" w:hAnsi="Trebuchet MS"/>
          <w:b/>
          <w:noProof/>
        </w:rPr>
        <w:t xml:space="preserve">13:55 </w:t>
      </w:r>
      <w:del w:id="581" w:author="Author">
        <w:r w:rsidRPr="0055304E">
          <w:rPr>
            <w:rFonts w:ascii="Trebuchet MS" w:hAnsi="Trebuchet MS"/>
            <w:noProof/>
          </w:rPr>
          <w:delText>And the</w:delText>
        </w:r>
      </w:del>
      <w:ins w:id="582" w:author="Author">
        <w:r w:rsidRPr="0055304E">
          <w:rPr>
            <w:rFonts w:ascii="Trebuchet MS" w:hAnsi="Trebuchet MS"/>
            <w:noProof/>
          </w:rPr>
          <w:t>The</w:t>
        </w:r>
      </w:ins>
      <w:r w:rsidRPr="0055304E">
        <w:rPr>
          <w:rFonts w:ascii="Trebuchet MS" w:hAnsi="Trebuchet MS"/>
          <w:noProof/>
        </w:rPr>
        <w:t xml:space="preserve"> priest </w:t>
      </w:r>
      <w:del w:id="583" w:author="Author">
        <w:r w:rsidRPr="0055304E">
          <w:rPr>
            <w:rFonts w:ascii="Trebuchet MS" w:hAnsi="Trebuchet MS"/>
            <w:noProof/>
          </w:rPr>
          <w:delText>must look at</w:delText>
        </w:r>
      </w:del>
      <w:ins w:id="584" w:author="Author">
        <w:r w:rsidRPr="0055304E">
          <w:rPr>
            <w:rFonts w:ascii="Trebuchet MS" w:hAnsi="Trebuchet MS"/>
            <w:noProof/>
          </w:rPr>
          <w:t>will then examine</w:t>
        </w:r>
      </w:ins>
      <w:r w:rsidRPr="0055304E">
        <w:rPr>
          <w:rFonts w:ascii="Trebuchet MS" w:hAnsi="Trebuchet MS"/>
          <w:noProof/>
        </w:rPr>
        <w:t xml:space="preserve"> the </w:t>
      </w:r>
      <w:del w:id="585" w:author="Author">
        <w:r w:rsidRPr="0055304E">
          <w:rPr>
            <w:rFonts w:ascii="Trebuchet MS" w:hAnsi="Trebuchet MS"/>
            <w:noProof/>
          </w:rPr>
          <w:delText>plague</w:delText>
        </w:r>
      </w:del>
      <w:ins w:id="586" w:author="Author">
        <w:r w:rsidRPr="0055304E">
          <w:rPr>
            <w:rFonts w:ascii="Trebuchet MS" w:hAnsi="Trebuchet MS"/>
            <w:noProof/>
          </w:rPr>
          <w:t>contaminated item</w:t>
        </w:r>
      </w:ins>
      <w:r w:rsidRPr="0055304E">
        <w:rPr>
          <w:rFonts w:ascii="Trebuchet MS" w:hAnsi="Trebuchet MS"/>
          <w:noProof/>
        </w:rPr>
        <w:t xml:space="preserve"> after it has been </w:t>
      </w:r>
      <w:ins w:id="587" w:author="Author">
        <w:r w:rsidRPr="0055304E">
          <w:rPr>
            <w:rFonts w:ascii="Trebuchet MS" w:hAnsi="Trebuchet MS"/>
            <w:noProof/>
          </w:rPr>
          <w:t xml:space="preserve">thoroughly </w:t>
        </w:r>
      </w:ins>
      <w:r w:rsidRPr="0055304E">
        <w:rPr>
          <w:rFonts w:ascii="Trebuchet MS" w:hAnsi="Trebuchet MS"/>
          <w:noProof/>
        </w:rPr>
        <w:t>washed</w:t>
      </w:r>
      <w:del w:id="588" w:author="Author">
        <w:r w:rsidRPr="0055304E">
          <w:rPr>
            <w:rFonts w:ascii="Trebuchet MS" w:hAnsi="Trebuchet MS"/>
            <w:noProof/>
          </w:rPr>
          <w:delText xml:space="preserve"> out, and if the plague</w:delText>
        </w:r>
      </w:del>
      <w:ins w:id="589" w:author="Author">
        <w:r w:rsidRPr="0055304E">
          <w:rPr>
            <w:rFonts w:ascii="Trebuchet MS" w:hAnsi="Trebuchet MS"/>
            <w:noProof/>
          </w:rPr>
          <w:t>. If the appearance of the contamination</w:t>
        </w:r>
      </w:ins>
      <w:r w:rsidRPr="0055304E">
        <w:rPr>
          <w:rFonts w:ascii="Trebuchet MS" w:hAnsi="Trebuchet MS"/>
          <w:noProof/>
        </w:rPr>
        <w:t xml:space="preserve"> has not changed</w:t>
      </w:r>
      <w:del w:id="590" w:author="Author">
        <w:r w:rsidRPr="0055304E">
          <w:rPr>
            <w:rFonts w:ascii="Trebuchet MS" w:hAnsi="Trebuchet MS"/>
            <w:noProof/>
          </w:rPr>
          <w:delText xml:space="preserve"> its look and yet</w:delText>
        </w:r>
      </w:del>
      <w:ins w:id="591" w:author="Author">
        <w:r w:rsidRPr="0055304E">
          <w:rPr>
            <w:rFonts w:ascii="Trebuchet MS" w:hAnsi="Trebuchet MS"/>
            <w:noProof/>
          </w:rPr>
          <w:t>, even if</w:t>
        </w:r>
      </w:ins>
      <w:r w:rsidRPr="0055304E">
        <w:rPr>
          <w:rFonts w:ascii="Trebuchet MS" w:hAnsi="Trebuchet MS"/>
          <w:noProof/>
        </w:rPr>
        <w:t xml:space="preserve"> the </w:t>
      </w:r>
      <w:del w:id="592" w:author="Author">
        <w:r w:rsidRPr="0055304E">
          <w:rPr>
            <w:rFonts w:ascii="Trebuchet MS" w:hAnsi="Trebuchet MS"/>
            <w:noProof/>
          </w:rPr>
          <w:delText>plague</w:delText>
        </w:r>
      </w:del>
      <w:ins w:id="593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has not spread, it is unclean. You should burn it in the fire</w:t>
      </w:r>
      <w:del w:id="594" w:author="Author">
        <w:r w:rsidRPr="0055304E">
          <w:rPr>
            <w:rFonts w:ascii="Trebuchet MS" w:hAnsi="Trebuchet MS"/>
            <w:noProof/>
          </w:rPr>
          <w:delText>. It is a low spot in a threadbare patch on</w:delText>
        </w:r>
      </w:del>
      <w:ins w:id="595" w:author="Author">
        <w:r w:rsidRPr="0055304E">
          <w:rPr>
            <w:rFonts w:ascii="Trebuchet MS" w:hAnsi="Trebuchet MS"/>
            <w:noProof/>
          </w:rPr>
          <w:t xml:space="preserve"> because it has been eaten away,</w:t>
        </w:r>
      </w:ins>
      <w:r w:rsidRPr="0055304E">
        <w:rPr>
          <w:rFonts w:ascii="Trebuchet MS" w:hAnsi="Trebuchet MS"/>
          <w:noProof/>
        </w:rPr>
        <w:t xml:space="preserve"> either </w:t>
      </w:r>
      <w:ins w:id="596" w:author="Author">
        <w:r w:rsidRPr="0055304E">
          <w:rPr>
            <w:rFonts w:ascii="Trebuchet MS" w:hAnsi="Trebuchet MS"/>
            <w:noProof/>
          </w:rPr>
          <w:t xml:space="preserve">from </w:t>
        </w:r>
      </w:ins>
      <w:r w:rsidRPr="0055304E">
        <w:rPr>
          <w:rFonts w:ascii="Trebuchet MS" w:hAnsi="Trebuchet MS"/>
          <w:noProof/>
        </w:rPr>
        <w:t xml:space="preserve">its underside or </w:t>
      </w:r>
      <w:ins w:id="597" w:author="Author">
        <w:r w:rsidRPr="0055304E">
          <w:rPr>
            <w:rFonts w:ascii="Trebuchet MS" w:hAnsi="Trebuchet MS"/>
            <w:noProof/>
          </w:rPr>
          <w:t xml:space="preserve">from </w:t>
        </w:r>
      </w:ins>
      <w:r w:rsidRPr="0055304E">
        <w:rPr>
          <w:rFonts w:ascii="Trebuchet MS" w:hAnsi="Trebuchet MS"/>
          <w:noProof/>
        </w:rPr>
        <w:t>its outside.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13:56 </w:t>
      </w:r>
      <w:r w:rsidRPr="0055304E">
        <w:rPr>
          <w:rFonts w:ascii="Trebuchet MS" w:hAnsi="Trebuchet MS"/>
          <w:noProof/>
        </w:rPr>
        <w:t xml:space="preserve">“But if the priest has </w:t>
      </w:r>
      <w:del w:id="598" w:author="Author">
        <w:r w:rsidRPr="0055304E">
          <w:rPr>
            <w:rFonts w:ascii="Trebuchet MS" w:hAnsi="Trebuchet MS"/>
            <w:noProof/>
          </w:rPr>
          <w:delText xml:space="preserve">taken a look, </w:delText>
        </w:r>
      </w:del>
      <w:ins w:id="599" w:author="Author">
        <w:r w:rsidRPr="0055304E">
          <w:rPr>
            <w:rFonts w:ascii="Trebuchet MS" w:hAnsi="Trebuchet MS"/>
            <w:noProof/>
          </w:rPr>
          <w:t xml:space="preserve">examined it </w:t>
        </w:r>
      </w:ins>
      <w:r w:rsidRPr="0055304E">
        <w:rPr>
          <w:rFonts w:ascii="Trebuchet MS" w:hAnsi="Trebuchet MS"/>
          <w:noProof/>
        </w:rPr>
        <w:t>and</w:t>
      </w:r>
      <w:del w:id="600" w:author="Author">
        <w:r w:rsidRPr="0055304E">
          <w:rPr>
            <w:rFonts w:ascii="Trebuchet MS" w:hAnsi="Trebuchet MS"/>
            <w:noProof/>
          </w:rPr>
          <w:delText>, there now,</w:delText>
        </w:r>
      </w:del>
      <w:r w:rsidRPr="0055304E">
        <w:rPr>
          <w:rFonts w:ascii="Trebuchet MS" w:hAnsi="Trebuchet MS"/>
          <w:noProof/>
        </w:rPr>
        <w:t xml:space="preserve"> the </w:t>
      </w:r>
      <w:del w:id="601" w:author="Author">
        <w:r w:rsidRPr="0055304E">
          <w:rPr>
            <w:rFonts w:ascii="Trebuchet MS" w:hAnsi="Trebuchet MS"/>
            <w:noProof/>
          </w:rPr>
          <w:delText>plague</w:delText>
        </w:r>
      </w:del>
      <w:ins w:id="602" w:author="Author">
        <w:r w:rsidRPr="0055304E">
          <w:rPr>
            <w:rFonts w:ascii="Trebuchet MS" w:hAnsi="Trebuchet MS"/>
            <w:noProof/>
          </w:rPr>
          <w:t>contaminated part</w:t>
        </w:r>
      </w:ins>
      <w:r w:rsidRPr="0055304E">
        <w:rPr>
          <w:rFonts w:ascii="Trebuchet MS" w:hAnsi="Trebuchet MS"/>
          <w:noProof/>
        </w:rPr>
        <w:t xml:space="preserve"> is </w:t>
      </w:r>
      <w:del w:id="603" w:author="Author">
        <w:r w:rsidRPr="0055304E">
          <w:rPr>
            <w:rFonts w:ascii="Trebuchet MS" w:hAnsi="Trebuchet MS"/>
            <w:noProof/>
          </w:rPr>
          <w:delText>dull</w:delText>
        </w:r>
      </w:del>
      <w:ins w:id="604" w:author="Author">
        <w:r w:rsidRPr="0055304E">
          <w:rPr>
            <w:rFonts w:ascii="Trebuchet MS" w:hAnsi="Trebuchet MS"/>
            <w:noProof/>
          </w:rPr>
          <w:t>faded</w:t>
        </w:r>
      </w:ins>
      <w:r w:rsidRPr="0055304E">
        <w:rPr>
          <w:rFonts w:ascii="Trebuchet MS" w:hAnsi="Trebuchet MS"/>
          <w:noProof/>
        </w:rPr>
        <w:t xml:space="preserve"> after it has been </w:t>
      </w:r>
      <w:ins w:id="605" w:author="Author">
        <w:r w:rsidRPr="0055304E">
          <w:rPr>
            <w:rFonts w:ascii="Trebuchet MS" w:hAnsi="Trebuchet MS"/>
            <w:noProof/>
          </w:rPr>
          <w:t xml:space="preserve">thoroughly </w:t>
        </w:r>
      </w:ins>
      <w:r w:rsidRPr="0055304E">
        <w:rPr>
          <w:rFonts w:ascii="Trebuchet MS" w:hAnsi="Trebuchet MS"/>
          <w:noProof/>
        </w:rPr>
        <w:t>washed</w:t>
      </w:r>
      <w:del w:id="606" w:author="Author">
        <w:r w:rsidRPr="0055304E">
          <w:rPr>
            <w:rFonts w:ascii="Trebuchet MS" w:hAnsi="Trebuchet MS"/>
            <w:noProof/>
          </w:rPr>
          <w:delText xml:space="preserve"> out</w:delText>
        </w:r>
      </w:del>
      <w:r w:rsidRPr="0055304E">
        <w:rPr>
          <w:rFonts w:ascii="Trebuchet MS" w:hAnsi="Trebuchet MS"/>
          <w:noProof/>
        </w:rPr>
        <w:t xml:space="preserve">, he </w:t>
      </w:r>
      <w:del w:id="607" w:author="Author">
        <w:r w:rsidRPr="0055304E">
          <w:rPr>
            <w:rFonts w:ascii="Trebuchet MS" w:hAnsi="Trebuchet MS"/>
            <w:noProof/>
          </w:rPr>
          <w:delText>must</w:delText>
        </w:r>
      </w:del>
      <w:ins w:id="608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then tear it out of the garment or the skin or the warp or the woof. </w:t>
      </w:r>
      <w:r w:rsidRPr="0055304E">
        <w:rPr>
          <w:rFonts w:ascii="Trebuchet MS" w:hAnsi="Trebuchet MS"/>
          <w:b/>
          <w:noProof/>
        </w:rPr>
        <w:t xml:space="preserve">13:57 </w:t>
      </w:r>
      <w:r w:rsidRPr="0055304E">
        <w:rPr>
          <w:rFonts w:ascii="Trebuchet MS" w:hAnsi="Trebuchet MS"/>
          <w:noProof/>
        </w:rPr>
        <w:t xml:space="preserve">However, if it still appears in </w:t>
      </w:r>
      <w:ins w:id="609" w:author="Author">
        <w:r w:rsidRPr="0055304E">
          <w:rPr>
            <w:rFonts w:ascii="Trebuchet MS" w:hAnsi="Trebuchet MS"/>
            <w:noProof/>
          </w:rPr>
          <w:t xml:space="preserve">another part of </w:t>
        </w:r>
      </w:ins>
      <w:r w:rsidRPr="0055304E">
        <w:rPr>
          <w:rFonts w:ascii="Trebuchet MS" w:hAnsi="Trebuchet MS"/>
          <w:noProof/>
        </w:rPr>
        <w:t xml:space="preserve">the garment or in the warp or in the woof or in any article of skin, it is </w:t>
      </w:r>
      <w:del w:id="610" w:author="Author">
        <w:r w:rsidRPr="0055304E">
          <w:rPr>
            <w:rFonts w:ascii="Trebuchet MS" w:hAnsi="Trebuchet MS"/>
            <w:noProof/>
          </w:rPr>
          <w:delText>breaking out. You</w:delText>
        </w:r>
      </w:del>
      <w:ins w:id="611" w:author="Author">
        <w:r w:rsidRPr="0055304E">
          <w:rPr>
            <w:rFonts w:ascii="Trebuchet MS" w:hAnsi="Trebuchet MS"/>
            <w:noProof/>
          </w:rPr>
          <w:t>spreading, and you</w:t>
        </w:r>
      </w:ins>
      <w:r w:rsidRPr="0055304E">
        <w:rPr>
          <w:rFonts w:ascii="Trebuchet MS" w:hAnsi="Trebuchet MS"/>
          <w:noProof/>
        </w:rPr>
        <w:t xml:space="preserve"> should burn </w:t>
      </w:r>
      <w:ins w:id="612" w:author="Author">
        <w:r w:rsidRPr="0055304E">
          <w:rPr>
            <w:rFonts w:ascii="Trebuchet MS" w:hAnsi="Trebuchet MS"/>
            <w:noProof/>
          </w:rPr>
          <w:t xml:space="preserve">any contaminated item </w:t>
        </w:r>
      </w:ins>
      <w:r w:rsidRPr="0055304E">
        <w:rPr>
          <w:rFonts w:ascii="Trebuchet MS" w:hAnsi="Trebuchet MS"/>
          <w:noProof/>
        </w:rPr>
        <w:t>in the fire</w:t>
      </w:r>
      <w:del w:id="613" w:author="Author">
        <w:r w:rsidRPr="0055304E">
          <w:rPr>
            <w:rFonts w:ascii="Trebuchet MS" w:hAnsi="Trebuchet MS"/>
            <w:noProof/>
          </w:rPr>
          <w:delText xml:space="preserve"> whatever it is in which the plague is</w:delText>
        </w:r>
      </w:del>
      <w:r w:rsidRPr="0055304E">
        <w:rPr>
          <w:rFonts w:ascii="Trebuchet MS" w:hAnsi="Trebuchet MS"/>
          <w:noProof/>
        </w:rPr>
        <w:t xml:space="preserve">. </w:t>
      </w:r>
      <w:r w:rsidRPr="0055304E">
        <w:rPr>
          <w:rFonts w:ascii="Trebuchet MS" w:hAnsi="Trebuchet MS"/>
          <w:b/>
          <w:noProof/>
        </w:rPr>
        <w:t xml:space="preserve">13:58 </w:t>
      </w:r>
      <w:del w:id="614" w:author="Author">
        <w:r w:rsidRPr="0055304E">
          <w:rPr>
            <w:rFonts w:ascii="Trebuchet MS" w:hAnsi="Trebuchet MS"/>
            <w:noProof/>
          </w:rPr>
          <w:delText>As for</w:delText>
        </w:r>
      </w:del>
      <w:ins w:id="615" w:author="Author">
        <w:r w:rsidRPr="0055304E">
          <w:rPr>
            <w:rFonts w:ascii="Trebuchet MS" w:hAnsi="Trebuchet MS"/>
            <w:noProof/>
          </w:rPr>
          <w:t>But when the contamination disappears from</w:t>
        </w:r>
      </w:ins>
      <w:r w:rsidRPr="0055304E">
        <w:rPr>
          <w:rFonts w:ascii="Trebuchet MS" w:hAnsi="Trebuchet MS"/>
          <w:noProof/>
        </w:rPr>
        <w:t xml:space="preserve"> the garment or the warp or the woof or any article of skin that you </w:t>
      </w:r>
      <w:del w:id="616" w:author="Author">
        <w:r w:rsidRPr="0055304E">
          <w:rPr>
            <w:rFonts w:ascii="Trebuchet MS" w:hAnsi="Trebuchet MS"/>
            <w:noProof/>
          </w:rPr>
          <w:delText xml:space="preserve">may </w:delText>
        </w:r>
      </w:del>
      <w:r w:rsidRPr="0055304E">
        <w:rPr>
          <w:rFonts w:ascii="Trebuchet MS" w:hAnsi="Trebuchet MS"/>
          <w:noProof/>
        </w:rPr>
        <w:t xml:space="preserve">wash, </w:t>
      </w:r>
      <w:del w:id="617" w:author="Author">
        <w:r w:rsidRPr="0055304E">
          <w:rPr>
            <w:rFonts w:ascii="Trebuchet MS" w:hAnsi="Trebuchet MS"/>
            <w:noProof/>
          </w:rPr>
          <w:delText xml:space="preserve">when the plague has disappeared from them, </w:delText>
        </w:r>
      </w:del>
      <w:r w:rsidRPr="0055304E">
        <w:rPr>
          <w:rFonts w:ascii="Trebuchet MS" w:hAnsi="Trebuchet MS"/>
          <w:noProof/>
        </w:rPr>
        <w:t xml:space="preserve">it </w:t>
      </w:r>
      <w:del w:id="618" w:author="Author">
        <w:r w:rsidRPr="0055304E">
          <w:rPr>
            <w:rFonts w:ascii="Trebuchet MS" w:hAnsi="Trebuchet MS"/>
            <w:noProof/>
          </w:rPr>
          <w:delText>must</w:delText>
        </w:r>
      </w:del>
      <w:ins w:id="619" w:author="Author">
        <w:r w:rsidRPr="0055304E">
          <w:rPr>
            <w:rFonts w:ascii="Trebuchet MS" w:hAnsi="Trebuchet MS"/>
            <w:noProof/>
          </w:rPr>
          <w:t>should</w:t>
        </w:r>
      </w:ins>
      <w:r w:rsidRPr="0055304E">
        <w:rPr>
          <w:rFonts w:ascii="Trebuchet MS" w:hAnsi="Trebuchet MS"/>
          <w:noProof/>
        </w:rPr>
        <w:t xml:space="preserve"> then be washed a second time</w:t>
      </w:r>
      <w:del w:id="620" w:author="Author">
        <w:r w:rsidRPr="0055304E">
          <w:rPr>
            <w:rFonts w:ascii="Trebuchet MS" w:hAnsi="Trebuchet MS"/>
            <w:noProof/>
          </w:rPr>
          <w:delText>;</w:delText>
        </w:r>
      </w:del>
      <w:ins w:id="621" w:author="Author">
        <w:r w:rsidRPr="0055304E">
          <w:rPr>
            <w:rFonts w:ascii="Trebuchet MS" w:hAnsi="Trebuchet MS"/>
            <w:noProof/>
          </w:rPr>
          <w:t>,</w:t>
        </w:r>
      </w:ins>
      <w:r w:rsidRPr="0055304E">
        <w:rPr>
          <w:rFonts w:ascii="Trebuchet MS" w:hAnsi="Trebuchet MS"/>
          <w:noProof/>
        </w:rPr>
        <w:t xml:space="preserve"> and it </w:t>
      </w:r>
      <w:del w:id="622" w:author="Author">
        <w:r w:rsidRPr="0055304E">
          <w:rPr>
            <w:rFonts w:ascii="Trebuchet MS" w:hAnsi="Trebuchet MS"/>
            <w:noProof/>
          </w:rPr>
          <w:delText>must</w:delText>
        </w:r>
      </w:del>
      <w:ins w:id="623" w:author="Author">
        <w:r w:rsidRPr="0055304E">
          <w:rPr>
            <w:rFonts w:ascii="Trebuchet MS" w:hAnsi="Trebuchet MS"/>
            <w:noProof/>
          </w:rPr>
          <w:t>will</w:t>
        </w:r>
      </w:ins>
      <w:r w:rsidRPr="0055304E">
        <w:rPr>
          <w:rFonts w:ascii="Trebuchet MS" w:hAnsi="Trebuchet MS"/>
          <w:noProof/>
        </w:rPr>
        <w:t xml:space="preserve"> be clean.</w:t>
      </w:r>
    </w:p>
    <w:p w:rsidR="00A43BB2" w:rsidRPr="0055304E" w:rsidRDefault="00A43BB2" w:rsidP="00A43BB2">
      <w:pPr>
        <w:rPr>
          <w:rFonts w:ascii="Trebuchet MS" w:hAnsi="Trebuchet MS"/>
          <w:noProof/>
        </w:rPr>
      </w:pPr>
      <w:r w:rsidRPr="0055304E">
        <w:rPr>
          <w:rFonts w:ascii="Trebuchet MS" w:hAnsi="Trebuchet MS"/>
          <w:b/>
        </w:rPr>
        <w:t xml:space="preserve">13:59 </w:t>
      </w:r>
      <w:r w:rsidRPr="0055304E">
        <w:rPr>
          <w:rFonts w:ascii="Trebuchet MS" w:hAnsi="Trebuchet MS"/>
          <w:noProof/>
        </w:rPr>
        <w:t xml:space="preserve">“This is the law of the </w:t>
      </w:r>
      <w:del w:id="624" w:author="Author">
        <w:r w:rsidRPr="0055304E">
          <w:rPr>
            <w:rFonts w:ascii="Trebuchet MS" w:hAnsi="Trebuchet MS"/>
            <w:noProof/>
          </w:rPr>
          <w:delText>plague</w:delText>
        </w:r>
      </w:del>
      <w:ins w:id="625" w:author="Author">
        <w:r w:rsidRPr="0055304E">
          <w:rPr>
            <w:rFonts w:ascii="Trebuchet MS" w:hAnsi="Trebuchet MS"/>
            <w:noProof/>
          </w:rPr>
          <w:t>disease</w:t>
        </w:r>
      </w:ins>
      <w:r w:rsidRPr="0055304E">
        <w:rPr>
          <w:rFonts w:ascii="Trebuchet MS" w:hAnsi="Trebuchet MS"/>
          <w:noProof/>
        </w:rPr>
        <w:t xml:space="preserve"> of leprosy in a garment of wool or of linen, or in the warp or in the woof, or in any article of skin, </w:t>
      </w:r>
      <w:del w:id="626" w:author="Author">
        <w:r w:rsidRPr="0055304E">
          <w:rPr>
            <w:rFonts w:ascii="Trebuchet MS" w:hAnsi="Trebuchet MS"/>
            <w:noProof/>
          </w:rPr>
          <w:delText>in order to pronounce</w:delText>
        </w:r>
      </w:del>
      <w:ins w:id="627" w:author="Author">
        <w:r w:rsidRPr="0055304E">
          <w:rPr>
            <w:rFonts w:ascii="Trebuchet MS" w:hAnsi="Trebuchet MS"/>
            <w:noProof/>
          </w:rPr>
          <w:t>for declaring</w:t>
        </w:r>
      </w:ins>
      <w:r w:rsidRPr="0055304E">
        <w:rPr>
          <w:rFonts w:ascii="Trebuchet MS" w:hAnsi="Trebuchet MS"/>
          <w:noProof/>
        </w:rPr>
        <w:t xml:space="preserve"> it clean or</w:t>
      </w:r>
      <w:del w:id="628" w:author="Author">
        <w:r w:rsidRPr="0055304E">
          <w:rPr>
            <w:rFonts w:ascii="Trebuchet MS" w:hAnsi="Trebuchet MS"/>
            <w:noProof/>
          </w:rPr>
          <w:delText xml:space="preserve"> to declare it</w:delText>
        </w:r>
      </w:del>
      <w:r w:rsidRPr="0055304E">
        <w:rPr>
          <w:rFonts w:ascii="Trebuchet MS" w:hAnsi="Trebuchet MS"/>
          <w:noProof/>
        </w:rPr>
        <w:t xml:space="preserve"> unclean.”</w:t>
      </w:r>
    </w:p>
    <w:p w:rsidR="00A43BB2" w:rsidRPr="0055304E" w:rsidRDefault="00A43BB2" w:rsidP="00A43BB2">
      <w:pPr>
        <w:rPr>
          <w:rFonts w:ascii="Trebuchet MS" w:hAnsi="Trebuchet MS"/>
          <w:b/>
        </w:rPr>
      </w:pPr>
    </w:p>
    <w:p w:rsidR="00762BCB" w:rsidRPr="00A43BB2" w:rsidRDefault="00762BCB" w:rsidP="00A43BB2"/>
    <w:sectPr w:rsidR="00762BCB" w:rsidRPr="00A43BB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6009" w:rsidRDefault="00916009">
      <w:r>
        <w:separator/>
      </w:r>
    </w:p>
  </w:endnote>
  <w:endnote w:type="continuationSeparator" w:id="0">
    <w:p w:rsidR="00916009" w:rsidRDefault="0091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6009" w:rsidRDefault="00916009">
      <w:r>
        <w:separator/>
      </w:r>
    </w:p>
  </w:footnote>
  <w:footnote w:type="continuationSeparator" w:id="0">
    <w:p w:rsidR="00916009" w:rsidRDefault="00916009">
      <w:r>
        <w:continuationSeparator/>
      </w:r>
    </w:p>
  </w:footnote>
  <w:footnote w:id="1">
    <w:p w:rsidR="00A43BB2" w:rsidRPr="0055304E" w:rsidRDefault="00A43BB2" w:rsidP="0055304E">
      <w:pPr>
        <w:pStyle w:val="FootnoteText"/>
        <w:spacing w:after="96"/>
        <w:ind w:firstLine="288"/>
        <w:rPr>
          <w:ins w:id="10" w:author="Author"/>
        </w:rPr>
      </w:pPr>
      <w:ins w:id="11" w:author="Author">
        <w:r w:rsidRPr="0055304E">
          <w:rPr>
            <w:rStyle w:val="FootnoteReference"/>
          </w:rPr>
          <w:footnoteRef/>
        </w:r>
        <w:r w:rsidRPr="0055304E">
          <w:t xml:space="preserve"> </w:t>
        </w:r>
        <w:r w:rsidRPr="0055304E">
          <w:rPr>
            <w:b/>
          </w:rPr>
          <w:t xml:space="preserve">13:2 </w:t>
        </w:r>
        <w:r w:rsidRPr="0055304E">
          <w:t>Lit., “in the skin of his flesh.”</w:t>
        </w:r>
      </w:ins>
    </w:p>
  </w:footnote>
  <w:footnote w:id="2">
    <w:p w:rsidR="00A43BB2" w:rsidRPr="0055304E" w:rsidRDefault="00A43BB2" w:rsidP="0055304E">
      <w:pPr>
        <w:pStyle w:val="FootnoteText"/>
        <w:spacing w:after="96"/>
        <w:ind w:firstLine="288"/>
        <w:rPr>
          <w:ins w:id="16" w:author="Author"/>
        </w:rPr>
      </w:pPr>
      <w:ins w:id="17" w:author="Author">
        <w:r w:rsidRPr="0055304E">
          <w:rPr>
            <w:rStyle w:val="FootnoteReference"/>
          </w:rPr>
          <w:footnoteRef/>
        </w:r>
        <w:r w:rsidRPr="0055304E">
          <w:t xml:space="preserve"> </w:t>
        </w:r>
        <w:r w:rsidRPr="0055304E">
          <w:rPr>
            <w:b/>
          </w:rPr>
          <w:t xml:space="preserve">13:2 </w:t>
        </w:r>
        <w:r w:rsidRPr="0055304E">
          <w:t>The Hebrew word rendered “leprosy” is broad in meaning and can include various contagious skin diseases. It may also include certain infections found on clothing and in houses.</w:t>
        </w:r>
      </w:ins>
    </w:p>
  </w:footnote>
  <w:footnote w:id="3">
    <w:p w:rsidR="00A43BB2" w:rsidRPr="0055304E" w:rsidRDefault="00A43BB2" w:rsidP="0055304E">
      <w:pPr>
        <w:pStyle w:val="FootnoteText"/>
        <w:spacing w:after="96"/>
        <w:ind w:firstLine="288"/>
        <w:rPr>
          <w:ins w:id="82" w:author="Author"/>
        </w:rPr>
      </w:pPr>
      <w:ins w:id="83" w:author="Author">
        <w:r w:rsidRPr="0055304E">
          <w:rPr>
            <w:rStyle w:val="FootnoteReference"/>
          </w:rPr>
          <w:footnoteRef/>
        </w:r>
        <w:r w:rsidRPr="0055304E">
          <w:t xml:space="preserve"> </w:t>
        </w:r>
        <w:r w:rsidRPr="0055304E">
          <w:rPr>
            <w:b/>
          </w:rPr>
          <w:t xml:space="preserve">13:7 </w:t>
        </w:r>
        <w:r w:rsidRPr="0055304E">
          <w:t>Or “the infection.”</w:t>
        </w:r>
      </w:ins>
    </w:p>
  </w:footnote>
  <w:footnote w:id="4">
    <w:p w:rsidR="00A43BB2" w:rsidRPr="0055304E" w:rsidRDefault="00A43BB2" w:rsidP="0055304E">
      <w:pPr>
        <w:pStyle w:val="FootnoteText"/>
        <w:spacing w:after="96"/>
        <w:ind w:firstLine="288"/>
        <w:rPr>
          <w:ins w:id="96" w:author="Author"/>
        </w:rPr>
      </w:pPr>
      <w:ins w:id="97" w:author="Author">
        <w:r w:rsidRPr="0055304E">
          <w:rPr>
            <w:rStyle w:val="FootnoteReference"/>
          </w:rPr>
          <w:footnoteRef/>
        </w:r>
        <w:r w:rsidRPr="0055304E">
          <w:t xml:space="preserve"> </w:t>
        </w:r>
        <w:r w:rsidRPr="0055304E">
          <w:rPr>
            <w:b/>
          </w:rPr>
          <w:t xml:space="preserve">13:7 </w:t>
        </w:r>
        <w:r w:rsidRPr="0055304E">
          <w:t>Or “a second time.”</w:t>
        </w:r>
      </w:ins>
    </w:p>
  </w:footnote>
  <w:footnote w:id="5">
    <w:p w:rsidR="00A43BB2" w:rsidRPr="0055304E" w:rsidRDefault="00A43BB2" w:rsidP="0055304E">
      <w:pPr>
        <w:pStyle w:val="FootnoteText"/>
        <w:spacing w:after="96"/>
        <w:ind w:firstLine="288"/>
        <w:rPr>
          <w:ins w:id="155" w:author="Author"/>
        </w:rPr>
      </w:pPr>
      <w:ins w:id="156" w:author="Author">
        <w:r w:rsidRPr="0055304E">
          <w:rPr>
            <w:rStyle w:val="FootnoteReference"/>
          </w:rPr>
          <w:footnoteRef/>
        </w:r>
        <w:r w:rsidRPr="0055304E">
          <w:t xml:space="preserve"> </w:t>
        </w:r>
        <w:r w:rsidRPr="0055304E">
          <w:rPr>
            <w:b/>
          </w:rPr>
          <w:t xml:space="preserve">13:13 </w:t>
        </w:r>
        <w:r w:rsidRPr="0055304E">
          <w:t>Or “not contagious.”</w:t>
        </w:r>
      </w:ins>
    </w:p>
  </w:footnote>
  <w:footnote w:id="6">
    <w:p w:rsidR="00A43BB2" w:rsidRPr="0055304E" w:rsidRDefault="00A43BB2" w:rsidP="0055304E">
      <w:pPr>
        <w:pStyle w:val="FootnoteText"/>
        <w:spacing w:after="96"/>
        <w:ind w:firstLine="288"/>
        <w:rPr>
          <w:ins w:id="415" w:author="Author"/>
        </w:rPr>
      </w:pPr>
      <w:ins w:id="416" w:author="Author">
        <w:r w:rsidRPr="0055304E">
          <w:rPr>
            <w:rStyle w:val="FootnoteReference"/>
          </w:rPr>
          <w:footnoteRef/>
        </w:r>
        <w:r w:rsidRPr="0055304E">
          <w:t xml:space="preserve"> </w:t>
        </w:r>
        <w:r w:rsidRPr="0055304E">
          <w:rPr>
            <w:b/>
          </w:rPr>
          <w:t xml:space="preserve">13:38 </w:t>
        </w:r>
        <w:r w:rsidRPr="0055304E">
          <w:t>Lit., “in the skin of their flesh.”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76974">
        <w:t>Leviticus Chapter 13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76974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76974">
      <w:rPr>
        <w:noProof/>
        <w:snapToGrid w:val="0"/>
      </w:rPr>
      <w:t>Leviticus 13.Revised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376974">
        <w:t>Leviticus Chapter 13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76974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76974">
      <w:rPr>
        <w:noProof/>
        <w:snapToGrid w:val="0"/>
      </w:rPr>
      <w:t>Leviticus 13.Revised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76974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7697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76974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7697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09"/>
    <w:rsid w:val="00245EDD"/>
    <w:rsid w:val="0026230D"/>
    <w:rsid w:val="002B524D"/>
    <w:rsid w:val="002C00A8"/>
    <w:rsid w:val="00310508"/>
    <w:rsid w:val="00376974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16009"/>
    <w:rsid w:val="00980020"/>
    <w:rsid w:val="0098685D"/>
    <w:rsid w:val="009C7D92"/>
    <w:rsid w:val="00A13B03"/>
    <w:rsid w:val="00A43BB2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606B3C9-EDF9-4688-9414-D20604977EB5}"/>
  <w:attachedTemplate r:id="R6119574766ea41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A43BB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3BB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43B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119574766ea41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2475</ap:Words>
  <ap:Characters>10347</ap:Characters>
  <ap:Application>Microsoft Office Word</ap:Application>
  <ap:DocSecurity>0</ap:DocSecurity>
  <ap:Lines>169</ap:Lines>
  <ap:Paragraphs>21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12801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13</dc:title>
  <dc:subject/>
  <dc:creator>Matthew Calleja</dc:creator>
  <cp:keywords/>
  <dc:description/>
  <cp:lastModifiedBy>Calleja, Matthew</cp:lastModifiedBy>
  <cp:revision>3</cp:revision>
  <dcterms:created xsi:type="dcterms:W3CDTF">2020-12-29T08:02:00Z</dcterms:created>
  <dcterms:modified xsi:type="dcterms:W3CDTF">2020-12-29T08:02:00Z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13.docx</vt:lpwstr>
  </property>
  <property fmtid="{D5CDD505-2E9C-101B-9397-08002B2CF9AE}" pid="9" name="_TranslationDocumentId">
    <vt:i4>19433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3013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