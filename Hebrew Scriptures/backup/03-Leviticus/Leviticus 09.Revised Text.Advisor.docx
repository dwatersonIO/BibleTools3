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029D" w:rsidRPr="00720142" w:rsidRDefault="0097029D" w:rsidP="0097029D">
      <w:pPr>
        <w:rPr>
          <w:rFonts w:ascii="Trebuchet MS" w:hAnsi="Trebuchet MS"/>
          <w:noProof/>
        </w:rPr>
      </w:pPr>
      <w:bookmarkStart w:id="0" w:name="_GoBack"/>
      <w:bookmarkEnd w:id="0"/>
      <w:r w:rsidRPr="00720142">
        <w:rPr>
          <w:rFonts w:ascii="Trebuchet MS" w:hAnsi="Trebuchet MS"/>
          <w:b/>
        </w:rPr>
        <w:t xml:space="preserve">9:1 </w:t>
      </w:r>
      <w:del w:id="1" w:author="Author">
        <w:r w:rsidRPr="00720142">
          <w:rPr>
            <w:rFonts w:ascii="Trebuchet MS" w:hAnsi="Trebuchet MS"/>
            <w:noProof/>
          </w:rPr>
          <w:delText>And it came about on</w:delText>
        </w:r>
      </w:del>
      <w:ins w:id="2" w:author="Author">
        <w:r w:rsidRPr="00720142">
          <w:rPr>
            <w:rFonts w:ascii="Trebuchet MS" w:hAnsi="Trebuchet MS"/>
            <w:noProof/>
          </w:rPr>
          <w:t>On</w:t>
        </w:r>
      </w:ins>
      <w:r w:rsidRPr="00720142">
        <w:rPr>
          <w:rFonts w:ascii="Trebuchet MS" w:hAnsi="Trebuchet MS"/>
          <w:noProof/>
        </w:rPr>
        <w:t xml:space="preserve"> the eighth day</w:t>
      </w:r>
      <w:del w:id="3" w:author="Author">
        <w:r w:rsidRPr="00720142">
          <w:rPr>
            <w:rFonts w:ascii="Trebuchet MS" w:hAnsi="Trebuchet MS"/>
            <w:noProof/>
          </w:rPr>
          <w:delText xml:space="preserve"> that</w:delText>
        </w:r>
      </w:del>
      <w:ins w:id="4" w:author="Author">
        <w:r w:rsidRPr="00720142">
          <w:rPr>
            <w:rFonts w:ascii="Trebuchet MS" w:hAnsi="Trebuchet MS"/>
            <w:noProof/>
          </w:rPr>
          <w:t>,</w:t>
        </w:r>
      </w:ins>
      <w:r w:rsidRPr="00720142">
        <w:rPr>
          <w:rFonts w:ascii="Trebuchet MS" w:hAnsi="Trebuchet MS"/>
          <w:noProof/>
        </w:rPr>
        <w:t xml:space="preserve"> Moses called Aaron and his sons and the </w:t>
      </w:r>
      <w:del w:id="5" w:author="Author">
        <w:r w:rsidRPr="00720142">
          <w:rPr>
            <w:rFonts w:ascii="Trebuchet MS" w:hAnsi="Trebuchet MS"/>
            <w:noProof/>
          </w:rPr>
          <w:delText>older men</w:delText>
        </w:r>
      </w:del>
      <w:ins w:id="6" w:author="Author">
        <w:r w:rsidRPr="00720142">
          <w:rPr>
            <w:rFonts w:ascii="Trebuchet MS" w:hAnsi="Trebuchet MS"/>
            <w:noProof/>
          </w:rPr>
          <w:t>elders</w:t>
        </w:r>
      </w:ins>
      <w:r w:rsidRPr="00720142">
        <w:rPr>
          <w:rFonts w:ascii="Trebuchet MS" w:hAnsi="Trebuchet MS"/>
          <w:noProof/>
        </w:rPr>
        <w:t xml:space="preserve"> of Israel. </w:t>
      </w:r>
      <w:r w:rsidRPr="00720142">
        <w:rPr>
          <w:rFonts w:ascii="Trebuchet MS" w:hAnsi="Trebuchet MS"/>
          <w:b/>
          <w:noProof/>
        </w:rPr>
        <w:t xml:space="preserve">9:2 </w:t>
      </w:r>
      <w:del w:id="7" w:author="Author">
        <w:r w:rsidRPr="00720142">
          <w:rPr>
            <w:rFonts w:ascii="Trebuchet MS" w:hAnsi="Trebuchet MS"/>
            <w:noProof/>
          </w:rPr>
          <w:delText>Then he</w:delText>
        </w:r>
      </w:del>
      <w:ins w:id="8" w:author="Author">
        <w:r w:rsidRPr="00720142">
          <w:rPr>
            <w:rFonts w:ascii="Trebuchet MS" w:hAnsi="Trebuchet MS"/>
            <w:noProof/>
          </w:rPr>
          <w:t>He</w:t>
        </w:r>
      </w:ins>
      <w:r w:rsidRPr="00720142">
        <w:rPr>
          <w:rFonts w:ascii="Trebuchet MS" w:hAnsi="Trebuchet MS"/>
          <w:noProof/>
        </w:rPr>
        <w:t xml:space="preserve"> said to Aaron: “Take for yourself a young calf for a sin offering and a ram for a burnt offering, sound ones, and present them before Jehovah. </w:t>
      </w:r>
      <w:r w:rsidRPr="00720142">
        <w:rPr>
          <w:rFonts w:ascii="Trebuchet MS" w:hAnsi="Trebuchet MS"/>
          <w:b/>
          <w:noProof/>
        </w:rPr>
        <w:t xml:space="preserve">9:3 </w:t>
      </w:r>
      <w:r w:rsidRPr="00720142">
        <w:rPr>
          <w:rFonts w:ascii="Trebuchet MS" w:hAnsi="Trebuchet MS"/>
          <w:noProof/>
        </w:rPr>
        <w:t xml:space="preserve">But </w:t>
      </w:r>
      <w:del w:id="9" w:author="Author">
        <w:r w:rsidRPr="00720142">
          <w:rPr>
            <w:rFonts w:ascii="Trebuchet MS" w:hAnsi="Trebuchet MS"/>
            <w:noProof/>
          </w:rPr>
          <w:delText xml:space="preserve">to the sons of Israel </w:delText>
        </w:r>
      </w:del>
      <w:r w:rsidRPr="00720142">
        <w:rPr>
          <w:rFonts w:ascii="Trebuchet MS" w:hAnsi="Trebuchet MS"/>
          <w:noProof/>
        </w:rPr>
        <w:t xml:space="preserve">you will </w:t>
      </w:r>
      <w:del w:id="10" w:author="Author">
        <w:r w:rsidRPr="00720142">
          <w:rPr>
            <w:rFonts w:ascii="Trebuchet MS" w:hAnsi="Trebuchet MS"/>
            <w:noProof/>
          </w:rPr>
          <w:delText>speak, saying</w:delText>
        </w:r>
      </w:del>
      <w:ins w:id="11" w:author="Author">
        <w:r w:rsidRPr="00720142">
          <w:rPr>
            <w:rFonts w:ascii="Trebuchet MS" w:hAnsi="Trebuchet MS"/>
            <w:noProof/>
          </w:rPr>
          <w:t>say to the Israelites</w:t>
        </w:r>
      </w:ins>
      <w:r w:rsidRPr="00720142">
        <w:rPr>
          <w:rFonts w:ascii="Trebuchet MS" w:hAnsi="Trebuchet MS"/>
          <w:noProof/>
        </w:rPr>
        <w:t xml:space="preserve">, ‘Take a male goat for a sin offering and a calf and a young ram, each a year old, sound ones, for a burnt offering, </w:t>
      </w:r>
      <w:r w:rsidRPr="00720142">
        <w:rPr>
          <w:rFonts w:ascii="Trebuchet MS" w:hAnsi="Trebuchet MS"/>
          <w:b/>
          <w:noProof/>
        </w:rPr>
        <w:t xml:space="preserve">9:4 </w:t>
      </w:r>
      <w:r w:rsidRPr="00720142">
        <w:rPr>
          <w:rFonts w:ascii="Trebuchet MS" w:hAnsi="Trebuchet MS"/>
          <w:noProof/>
        </w:rPr>
        <w:t>and a bull and a ram for communion sacrifices</w:t>
      </w:r>
      <w:ins w:id="12" w:author="Author">
        <w:r w:rsidRPr="00720142">
          <w:rPr>
            <w:rFonts w:ascii="Trebuchet MS" w:hAnsi="Trebuchet MS"/>
            <w:noProof/>
          </w:rPr>
          <w:t>,</w:t>
        </w:r>
      </w:ins>
      <w:r w:rsidRPr="00720142">
        <w:rPr>
          <w:rFonts w:ascii="Trebuchet MS" w:hAnsi="Trebuchet MS"/>
          <w:noProof/>
        </w:rPr>
        <w:t xml:space="preserve"> to sacrifice them before Jehovah, and a grain offering </w:t>
      </w:r>
      <w:del w:id="13" w:author="Author">
        <w:r w:rsidRPr="00720142">
          <w:rPr>
            <w:rFonts w:ascii="Trebuchet MS" w:hAnsi="Trebuchet MS"/>
            <w:noProof/>
          </w:rPr>
          <w:delText>moistened</w:delText>
        </w:r>
      </w:del>
      <w:ins w:id="14" w:author="Author">
        <w:r w:rsidRPr="00720142">
          <w:rPr>
            <w:rFonts w:ascii="Trebuchet MS" w:hAnsi="Trebuchet MS"/>
            <w:noProof/>
          </w:rPr>
          <w:t>mixed</w:t>
        </w:r>
      </w:ins>
      <w:r w:rsidRPr="00720142">
        <w:rPr>
          <w:rFonts w:ascii="Trebuchet MS" w:hAnsi="Trebuchet MS"/>
          <w:noProof/>
        </w:rPr>
        <w:t xml:space="preserve"> with oil, </w:t>
      </w:r>
      <w:del w:id="15" w:author="Author">
        <w:r w:rsidRPr="00720142">
          <w:rPr>
            <w:rFonts w:ascii="Trebuchet MS" w:hAnsi="Trebuchet MS"/>
            <w:noProof/>
          </w:rPr>
          <w:delText>because</w:delText>
        </w:r>
      </w:del>
      <w:ins w:id="16" w:author="Author">
        <w:r w:rsidRPr="00720142">
          <w:rPr>
            <w:rFonts w:ascii="Trebuchet MS" w:hAnsi="Trebuchet MS"/>
            <w:noProof/>
          </w:rPr>
          <w:t>for</w:t>
        </w:r>
      </w:ins>
      <w:r w:rsidRPr="00720142">
        <w:rPr>
          <w:rFonts w:ascii="Trebuchet MS" w:hAnsi="Trebuchet MS"/>
          <w:noProof/>
        </w:rPr>
        <w:t xml:space="preserve"> today </w:t>
      </w:r>
      <w:del w:id="17" w:author="Author">
        <w:r w:rsidRPr="00720142">
          <w:rPr>
            <w:rFonts w:ascii="Trebuchet MS" w:hAnsi="Trebuchet MS"/>
            <w:noProof/>
          </w:rPr>
          <w:delText xml:space="preserve">is when </w:delText>
        </w:r>
      </w:del>
      <w:r w:rsidRPr="00720142">
        <w:rPr>
          <w:rFonts w:ascii="Trebuchet MS" w:hAnsi="Trebuchet MS"/>
          <w:noProof/>
        </w:rPr>
        <w:t xml:space="preserve">Jehovah will </w:t>
      </w:r>
      <w:del w:id="18" w:author="Author">
        <w:r w:rsidRPr="00720142">
          <w:rPr>
            <w:rFonts w:ascii="Trebuchet MS" w:hAnsi="Trebuchet MS"/>
            <w:noProof/>
          </w:rPr>
          <w:delText xml:space="preserve">certainly </w:delText>
        </w:r>
      </w:del>
      <w:r w:rsidRPr="00720142">
        <w:rPr>
          <w:rFonts w:ascii="Trebuchet MS" w:hAnsi="Trebuchet MS"/>
          <w:noProof/>
        </w:rPr>
        <w:t xml:space="preserve">appear to </w:t>
      </w:r>
      <w:del w:id="19" w:author="Author">
        <w:r w:rsidRPr="00720142">
          <w:rPr>
            <w:rFonts w:ascii="Trebuchet MS" w:hAnsi="Trebuchet MS"/>
            <w:noProof/>
            <w:u w:val="dotted"/>
          </w:rPr>
          <w:delText>YOU</w:delText>
        </w:r>
      </w:del>
      <w:ins w:id="20" w:author="Author">
        <w:r w:rsidRPr="00720142">
          <w:rPr>
            <w:rFonts w:ascii="Trebuchet MS" w:hAnsi="Trebuchet MS"/>
            <w:noProof/>
          </w:rPr>
          <w:t>you</w:t>
        </w:r>
      </w:ins>
      <w:r w:rsidRPr="00720142">
        <w:rPr>
          <w:rFonts w:ascii="Trebuchet MS" w:hAnsi="Trebuchet MS"/>
          <w:noProof/>
        </w:rPr>
        <w:t>.’”</w:t>
      </w:r>
    </w:p>
    <w:p w:rsidR="0097029D" w:rsidRPr="00720142" w:rsidRDefault="0097029D" w:rsidP="0097029D">
      <w:pPr>
        <w:rPr>
          <w:rFonts w:ascii="Trebuchet MS" w:hAnsi="Trebuchet MS"/>
          <w:noProof/>
        </w:rPr>
      </w:pPr>
      <w:r w:rsidRPr="00720142">
        <w:rPr>
          <w:rFonts w:ascii="Trebuchet MS" w:hAnsi="Trebuchet MS"/>
          <w:b/>
        </w:rPr>
        <w:t xml:space="preserve">9:5 </w:t>
      </w:r>
      <w:del w:id="21" w:author="Author">
        <w:r w:rsidRPr="00720142">
          <w:rPr>
            <w:rFonts w:ascii="Trebuchet MS" w:hAnsi="Trebuchet MS"/>
            <w:noProof/>
          </w:rPr>
          <w:delText>Accordingly</w:delText>
        </w:r>
      </w:del>
      <w:ins w:id="22" w:author="Author">
        <w:r w:rsidRPr="00720142">
          <w:rPr>
            <w:rFonts w:ascii="Trebuchet MS" w:hAnsi="Trebuchet MS"/>
            <w:noProof/>
          </w:rPr>
          <w:t>So</w:t>
        </w:r>
      </w:ins>
      <w:r w:rsidRPr="00720142">
        <w:rPr>
          <w:rFonts w:ascii="Trebuchet MS" w:hAnsi="Trebuchet MS"/>
          <w:noProof/>
        </w:rPr>
        <w:t xml:space="preserve"> they took what Moses had commanded before the tent of meeting. Then the whole assembly came </w:t>
      </w:r>
      <w:del w:id="23" w:author="Author">
        <w:r w:rsidRPr="00720142">
          <w:rPr>
            <w:rFonts w:ascii="Trebuchet MS" w:hAnsi="Trebuchet MS"/>
            <w:noProof/>
          </w:rPr>
          <w:delText>near</w:delText>
        </w:r>
      </w:del>
      <w:ins w:id="24" w:author="Author">
        <w:r w:rsidRPr="00720142">
          <w:rPr>
            <w:rFonts w:ascii="Trebuchet MS" w:hAnsi="Trebuchet MS"/>
            <w:noProof/>
          </w:rPr>
          <w:t>forward</w:t>
        </w:r>
      </w:ins>
      <w:r w:rsidRPr="00720142">
        <w:rPr>
          <w:rFonts w:ascii="Trebuchet MS" w:hAnsi="Trebuchet MS"/>
          <w:noProof/>
        </w:rPr>
        <w:t xml:space="preserve"> and stood before Jehovah. </w:t>
      </w:r>
      <w:r w:rsidRPr="00720142">
        <w:rPr>
          <w:rFonts w:ascii="Trebuchet MS" w:hAnsi="Trebuchet MS"/>
          <w:b/>
          <w:noProof/>
        </w:rPr>
        <w:t xml:space="preserve">9:6 </w:t>
      </w:r>
      <w:r w:rsidRPr="00720142">
        <w:rPr>
          <w:rFonts w:ascii="Trebuchet MS" w:hAnsi="Trebuchet MS"/>
          <w:noProof/>
        </w:rPr>
        <w:t xml:space="preserve">And Moses </w:t>
      </w:r>
      <w:del w:id="25" w:author="Author">
        <w:r w:rsidRPr="00720142">
          <w:rPr>
            <w:rFonts w:ascii="Trebuchet MS" w:hAnsi="Trebuchet MS"/>
            <w:noProof/>
          </w:rPr>
          <w:delText>went on to say</w:delText>
        </w:r>
      </w:del>
      <w:ins w:id="26" w:author="Author">
        <w:r w:rsidRPr="00720142">
          <w:rPr>
            <w:rFonts w:ascii="Trebuchet MS" w:hAnsi="Trebuchet MS"/>
            <w:noProof/>
          </w:rPr>
          <w:t>said</w:t>
        </w:r>
      </w:ins>
      <w:r w:rsidRPr="00720142">
        <w:rPr>
          <w:rFonts w:ascii="Trebuchet MS" w:hAnsi="Trebuchet MS"/>
          <w:noProof/>
        </w:rPr>
        <w:t xml:space="preserve">: “This is </w:t>
      </w:r>
      <w:del w:id="27" w:author="Author">
        <w:r w:rsidRPr="00720142">
          <w:rPr>
            <w:rFonts w:ascii="Trebuchet MS" w:hAnsi="Trebuchet MS"/>
            <w:noProof/>
          </w:rPr>
          <w:delText>the thing that</w:delText>
        </w:r>
      </w:del>
      <w:ins w:id="28" w:author="Author">
        <w:r w:rsidRPr="00720142">
          <w:rPr>
            <w:rFonts w:ascii="Trebuchet MS" w:hAnsi="Trebuchet MS"/>
            <w:noProof/>
          </w:rPr>
          <w:t>what</w:t>
        </w:r>
      </w:ins>
      <w:r w:rsidRPr="00720142">
        <w:rPr>
          <w:rFonts w:ascii="Trebuchet MS" w:hAnsi="Trebuchet MS"/>
          <w:noProof/>
        </w:rPr>
        <w:t xml:space="preserve"> Jehovah has commanded </w:t>
      </w:r>
      <w:del w:id="29" w:author="Author">
        <w:r w:rsidRPr="00720142">
          <w:rPr>
            <w:rFonts w:ascii="Trebuchet MS" w:hAnsi="Trebuchet MS"/>
            <w:noProof/>
            <w:u w:val="dotted"/>
          </w:rPr>
          <w:delText>YOU</w:delText>
        </w:r>
        <w:r w:rsidRPr="00720142">
          <w:rPr>
            <w:rFonts w:ascii="Trebuchet MS" w:hAnsi="Trebuchet MS"/>
            <w:noProof/>
          </w:rPr>
          <w:delText xml:space="preserve"> should</w:delText>
        </w:r>
      </w:del>
      <w:ins w:id="30" w:author="Author">
        <w:r w:rsidRPr="00720142">
          <w:rPr>
            <w:rFonts w:ascii="Trebuchet MS" w:hAnsi="Trebuchet MS"/>
            <w:noProof/>
          </w:rPr>
          <w:t>you to</w:t>
        </w:r>
      </w:ins>
      <w:r w:rsidRPr="00720142">
        <w:rPr>
          <w:rFonts w:ascii="Trebuchet MS" w:hAnsi="Trebuchet MS"/>
          <w:noProof/>
        </w:rPr>
        <w:t xml:space="preserve"> do,</w:t>
      </w:r>
      <w:ins w:id="31" w:author="Author">
        <w:r w:rsidRPr="00720142">
          <w:rPr>
            <w:rFonts w:ascii="Trebuchet MS" w:hAnsi="Trebuchet MS"/>
            <w:noProof/>
          </w:rPr>
          <w:t xml:space="preserve"> so</w:t>
        </w:r>
      </w:ins>
      <w:r w:rsidRPr="00720142">
        <w:rPr>
          <w:rFonts w:ascii="Trebuchet MS" w:hAnsi="Trebuchet MS"/>
          <w:noProof/>
        </w:rPr>
        <w:t xml:space="preserve"> that the glory of Jehovah may appear to </w:t>
      </w:r>
      <w:del w:id="32" w:author="Author">
        <w:r w:rsidRPr="00720142">
          <w:rPr>
            <w:rFonts w:ascii="Trebuchet MS" w:hAnsi="Trebuchet MS"/>
            <w:noProof/>
            <w:u w:val="dotted"/>
          </w:rPr>
          <w:delText>YOU</w:delText>
        </w:r>
      </w:del>
      <w:ins w:id="33" w:author="Author">
        <w:r w:rsidRPr="00720142">
          <w:rPr>
            <w:rFonts w:ascii="Trebuchet MS" w:hAnsi="Trebuchet MS"/>
            <w:noProof/>
          </w:rPr>
          <w:t>you</w:t>
        </w:r>
      </w:ins>
      <w:r w:rsidRPr="00720142">
        <w:rPr>
          <w:rFonts w:ascii="Trebuchet MS" w:hAnsi="Trebuchet MS"/>
          <w:noProof/>
        </w:rPr>
        <w:t xml:space="preserve">.” </w:t>
      </w:r>
      <w:r w:rsidRPr="00720142">
        <w:rPr>
          <w:rFonts w:ascii="Trebuchet MS" w:hAnsi="Trebuchet MS"/>
          <w:b/>
          <w:noProof/>
        </w:rPr>
        <w:t xml:space="preserve">9:7 </w:t>
      </w:r>
      <w:r w:rsidRPr="00720142">
        <w:rPr>
          <w:rFonts w:ascii="Trebuchet MS" w:hAnsi="Trebuchet MS"/>
          <w:noProof/>
        </w:rPr>
        <w:t>Then Moses said to Aaron: “</w:t>
      </w:r>
      <w:del w:id="34" w:author="Author">
        <w:r w:rsidRPr="00720142">
          <w:rPr>
            <w:rFonts w:ascii="Trebuchet MS" w:hAnsi="Trebuchet MS"/>
            <w:noProof/>
          </w:rPr>
          <w:delText>Go near to</w:delText>
        </w:r>
      </w:del>
      <w:ins w:id="35" w:author="Author">
        <w:r w:rsidRPr="00720142">
          <w:rPr>
            <w:rFonts w:ascii="Trebuchet MS" w:hAnsi="Trebuchet MS"/>
            <w:noProof/>
          </w:rPr>
          <w:t>Approach</w:t>
        </w:r>
      </w:ins>
      <w:r w:rsidRPr="00720142">
        <w:rPr>
          <w:rFonts w:ascii="Trebuchet MS" w:hAnsi="Trebuchet MS"/>
          <w:noProof/>
        </w:rPr>
        <w:t xml:space="preserve"> the altar and </w:t>
      </w:r>
      <w:del w:id="36" w:author="Author">
        <w:r w:rsidRPr="00720142">
          <w:rPr>
            <w:rFonts w:ascii="Trebuchet MS" w:hAnsi="Trebuchet MS"/>
            <w:noProof/>
          </w:rPr>
          <w:delText>render up</w:delText>
        </w:r>
      </w:del>
      <w:ins w:id="37" w:author="Author">
        <w:r w:rsidRPr="00720142">
          <w:rPr>
            <w:rFonts w:ascii="Trebuchet MS" w:hAnsi="Trebuchet MS"/>
            <w:noProof/>
          </w:rPr>
          <w:t>present</w:t>
        </w:r>
      </w:ins>
      <w:r w:rsidRPr="00720142">
        <w:rPr>
          <w:rFonts w:ascii="Trebuchet MS" w:hAnsi="Trebuchet MS"/>
          <w:noProof/>
        </w:rPr>
        <w:t xml:space="preserve"> your sin offering and your burnt offering, and make atonement in your own behalf and in behalf of your house; and </w:t>
      </w:r>
      <w:del w:id="38" w:author="Author">
        <w:r w:rsidRPr="00720142">
          <w:rPr>
            <w:rFonts w:ascii="Trebuchet MS" w:hAnsi="Trebuchet MS"/>
            <w:noProof/>
          </w:rPr>
          <w:delText>render up</w:delText>
        </w:r>
      </w:del>
      <w:ins w:id="39" w:author="Author">
        <w:r w:rsidRPr="00720142">
          <w:rPr>
            <w:rFonts w:ascii="Trebuchet MS" w:hAnsi="Trebuchet MS"/>
            <w:noProof/>
          </w:rPr>
          <w:t>present</w:t>
        </w:r>
      </w:ins>
      <w:r w:rsidRPr="00720142">
        <w:rPr>
          <w:rFonts w:ascii="Trebuchet MS" w:hAnsi="Trebuchet MS"/>
          <w:noProof/>
        </w:rPr>
        <w:t xml:space="preserve"> the offering of the people</w:t>
      </w:r>
      <w:ins w:id="40" w:author="Author">
        <w:r w:rsidRPr="00720142">
          <w:rPr>
            <w:rFonts w:ascii="Trebuchet MS" w:hAnsi="Trebuchet MS"/>
            <w:noProof/>
          </w:rPr>
          <w:t>,</w:t>
        </w:r>
      </w:ins>
      <w:r w:rsidRPr="00720142">
        <w:rPr>
          <w:rFonts w:ascii="Trebuchet MS" w:hAnsi="Trebuchet MS"/>
          <w:noProof/>
        </w:rPr>
        <w:t xml:space="preserve"> and make atonement in their behalf, just as Jehovah has commanded.”</w:t>
      </w:r>
    </w:p>
    <w:p w:rsidR="0097029D" w:rsidRPr="00720142" w:rsidRDefault="0097029D" w:rsidP="0097029D">
      <w:pPr>
        <w:rPr>
          <w:rFonts w:ascii="Trebuchet MS" w:hAnsi="Trebuchet MS"/>
          <w:noProof/>
        </w:rPr>
      </w:pPr>
      <w:r w:rsidRPr="00720142">
        <w:rPr>
          <w:rFonts w:ascii="Trebuchet MS" w:hAnsi="Trebuchet MS"/>
          <w:b/>
        </w:rPr>
        <w:t xml:space="preserve">9:8 </w:t>
      </w:r>
      <w:r w:rsidRPr="00720142">
        <w:rPr>
          <w:rFonts w:ascii="Trebuchet MS" w:hAnsi="Trebuchet MS"/>
          <w:noProof/>
        </w:rPr>
        <w:t xml:space="preserve">Aaron immediately </w:t>
      </w:r>
      <w:del w:id="41" w:author="Author">
        <w:r w:rsidRPr="00720142">
          <w:rPr>
            <w:rFonts w:ascii="Trebuchet MS" w:hAnsi="Trebuchet MS"/>
            <w:noProof/>
          </w:rPr>
          <w:delText>went near to</w:delText>
        </w:r>
      </w:del>
      <w:ins w:id="42" w:author="Author">
        <w:r w:rsidRPr="00720142">
          <w:rPr>
            <w:rFonts w:ascii="Trebuchet MS" w:hAnsi="Trebuchet MS"/>
            <w:noProof/>
          </w:rPr>
          <w:t>approached</w:t>
        </w:r>
      </w:ins>
      <w:r w:rsidRPr="00720142">
        <w:rPr>
          <w:rFonts w:ascii="Trebuchet MS" w:hAnsi="Trebuchet MS"/>
          <w:noProof/>
        </w:rPr>
        <w:t xml:space="preserve"> the altar and slaughtered the calf of the sin offering that was for him. </w:t>
      </w:r>
      <w:r w:rsidRPr="00720142">
        <w:rPr>
          <w:rFonts w:ascii="Trebuchet MS" w:hAnsi="Trebuchet MS"/>
          <w:b/>
          <w:noProof/>
        </w:rPr>
        <w:t xml:space="preserve">9:9 </w:t>
      </w:r>
      <w:r w:rsidRPr="00720142">
        <w:rPr>
          <w:rFonts w:ascii="Trebuchet MS" w:hAnsi="Trebuchet MS"/>
          <w:noProof/>
        </w:rPr>
        <w:t>Then Aaron’s sons presented the blood to him</w:t>
      </w:r>
      <w:ins w:id="43" w:author="Author">
        <w:r w:rsidRPr="00720142">
          <w:rPr>
            <w:rFonts w:ascii="Trebuchet MS" w:hAnsi="Trebuchet MS"/>
            <w:noProof/>
          </w:rPr>
          <w:t>,</w:t>
        </w:r>
      </w:ins>
      <w:r w:rsidRPr="00720142">
        <w:rPr>
          <w:rFonts w:ascii="Trebuchet MS" w:hAnsi="Trebuchet MS"/>
          <w:noProof/>
        </w:rPr>
        <w:t xml:space="preserve"> and he dipped his finger in the blood and put it </w:t>
      </w:r>
      <w:del w:id="44" w:author="Author">
        <w:r w:rsidRPr="00720142">
          <w:rPr>
            <w:rFonts w:ascii="Trebuchet MS" w:hAnsi="Trebuchet MS"/>
            <w:noProof/>
          </w:rPr>
          <w:delText>upon</w:delText>
        </w:r>
      </w:del>
      <w:ins w:id="45" w:author="Author">
        <w:r w:rsidRPr="00720142">
          <w:rPr>
            <w:rFonts w:ascii="Trebuchet MS" w:hAnsi="Trebuchet MS"/>
            <w:noProof/>
          </w:rPr>
          <w:t>on</w:t>
        </w:r>
      </w:ins>
      <w:r w:rsidRPr="00720142">
        <w:rPr>
          <w:rFonts w:ascii="Trebuchet MS" w:hAnsi="Trebuchet MS"/>
          <w:noProof/>
        </w:rPr>
        <w:t xml:space="preserve"> the horns of the altar, and </w:t>
      </w:r>
      <w:ins w:id="46" w:author="Author">
        <w:r w:rsidRPr="00720142">
          <w:rPr>
            <w:rFonts w:ascii="Trebuchet MS" w:hAnsi="Trebuchet MS"/>
            <w:noProof/>
          </w:rPr>
          <w:t xml:space="preserve">he poured </w:t>
        </w:r>
      </w:ins>
      <w:r w:rsidRPr="00720142">
        <w:rPr>
          <w:rFonts w:ascii="Trebuchet MS" w:hAnsi="Trebuchet MS"/>
          <w:noProof/>
        </w:rPr>
        <w:t xml:space="preserve">the rest of the blood </w:t>
      </w:r>
      <w:del w:id="47" w:author="Author">
        <w:r w:rsidRPr="00720142">
          <w:rPr>
            <w:rFonts w:ascii="Trebuchet MS" w:hAnsi="Trebuchet MS"/>
            <w:noProof/>
          </w:rPr>
          <w:delText xml:space="preserve">he poured </w:delText>
        </w:r>
      </w:del>
      <w:r w:rsidRPr="00720142">
        <w:rPr>
          <w:rFonts w:ascii="Trebuchet MS" w:hAnsi="Trebuchet MS"/>
          <w:noProof/>
        </w:rPr>
        <w:t xml:space="preserve">at the base of the altar. </w:t>
      </w:r>
      <w:r w:rsidRPr="00720142">
        <w:rPr>
          <w:rFonts w:ascii="Trebuchet MS" w:hAnsi="Trebuchet MS"/>
          <w:b/>
          <w:noProof/>
        </w:rPr>
        <w:t xml:space="preserve">9:10 </w:t>
      </w:r>
      <w:del w:id="48" w:author="Author">
        <w:r w:rsidRPr="00720142">
          <w:rPr>
            <w:rFonts w:ascii="Trebuchet MS" w:hAnsi="Trebuchet MS"/>
            <w:noProof/>
          </w:rPr>
          <w:delText>And he</w:delText>
        </w:r>
      </w:del>
      <w:ins w:id="49" w:author="Author">
        <w:r w:rsidRPr="00720142">
          <w:rPr>
            <w:rFonts w:ascii="Trebuchet MS" w:hAnsi="Trebuchet MS"/>
            <w:noProof/>
          </w:rPr>
          <w:t>He</w:t>
        </w:r>
      </w:ins>
      <w:r w:rsidRPr="00720142">
        <w:rPr>
          <w:rFonts w:ascii="Trebuchet MS" w:hAnsi="Trebuchet MS"/>
          <w:noProof/>
        </w:rPr>
        <w:t xml:space="preserve"> made the fat and the kidneys and the appendage of the liver from the sin offering smoke </w:t>
      </w:r>
      <w:del w:id="50" w:author="Author">
        <w:r w:rsidRPr="00720142">
          <w:rPr>
            <w:rFonts w:ascii="Trebuchet MS" w:hAnsi="Trebuchet MS"/>
            <w:noProof/>
          </w:rPr>
          <w:delText>upon</w:delText>
        </w:r>
      </w:del>
      <w:ins w:id="51" w:author="Author">
        <w:r w:rsidRPr="00720142">
          <w:rPr>
            <w:rFonts w:ascii="Trebuchet MS" w:hAnsi="Trebuchet MS"/>
            <w:noProof/>
          </w:rPr>
          <w:t>on</w:t>
        </w:r>
      </w:ins>
      <w:r w:rsidRPr="00720142">
        <w:rPr>
          <w:rFonts w:ascii="Trebuchet MS" w:hAnsi="Trebuchet MS"/>
          <w:noProof/>
        </w:rPr>
        <w:t xml:space="preserve"> the altar, just as Jehovah had commanded Moses. </w:t>
      </w:r>
      <w:r w:rsidRPr="00720142">
        <w:rPr>
          <w:rFonts w:ascii="Trebuchet MS" w:hAnsi="Trebuchet MS"/>
          <w:b/>
          <w:noProof/>
        </w:rPr>
        <w:t xml:space="preserve">9:11 </w:t>
      </w:r>
      <w:r w:rsidRPr="00720142">
        <w:rPr>
          <w:rFonts w:ascii="Trebuchet MS" w:hAnsi="Trebuchet MS"/>
          <w:noProof/>
        </w:rPr>
        <w:t>And he burned the flesh and the skin with fire outside the camp.</w:t>
      </w:r>
    </w:p>
    <w:p w:rsidR="0097029D" w:rsidRPr="00720142" w:rsidRDefault="0097029D" w:rsidP="0097029D">
      <w:pPr>
        <w:rPr>
          <w:rFonts w:ascii="Trebuchet MS" w:hAnsi="Trebuchet MS"/>
          <w:noProof/>
        </w:rPr>
      </w:pPr>
      <w:r w:rsidRPr="00720142">
        <w:rPr>
          <w:rFonts w:ascii="Trebuchet MS" w:hAnsi="Trebuchet MS"/>
          <w:b/>
        </w:rPr>
        <w:t xml:space="preserve">9:12 </w:t>
      </w:r>
      <w:r w:rsidRPr="00720142">
        <w:rPr>
          <w:rFonts w:ascii="Trebuchet MS" w:hAnsi="Trebuchet MS"/>
          <w:noProof/>
        </w:rPr>
        <w:t>Then he slaughtered the burnt offering</w:t>
      </w:r>
      <w:ins w:id="52" w:author="Author">
        <w:r w:rsidRPr="00720142">
          <w:rPr>
            <w:rFonts w:ascii="Trebuchet MS" w:hAnsi="Trebuchet MS"/>
            <w:noProof/>
          </w:rPr>
          <w:t>,</w:t>
        </w:r>
      </w:ins>
      <w:r w:rsidRPr="00720142">
        <w:rPr>
          <w:rFonts w:ascii="Trebuchet MS" w:hAnsi="Trebuchet MS"/>
          <w:noProof/>
        </w:rPr>
        <w:t xml:space="preserve"> and Aaron’s sons handed him the blood</w:t>
      </w:r>
      <w:ins w:id="53" w:author="Author">
        <w:r w:rsidRPr="00720142">
          <w:rPr>
            <w:rFonts w:ascii="Trebuchet MS" w:hAnsi="Trebuchet MS"/>
            <w:noProof/>
          </w:rPr>
          <w:t>,</w:t>
        </w:r>
      </w:ins>
      <w:r w:rsidRPr="00720142">
        <w:rPr>
          <w:rFonts w:ascii="Trebuchet MS" w:hAnsi="Trebuchet MS"/>
          <w:noProof/>
        </w:rPr>
        <w:t xml:space="preserve"> and he sprinkled it </w:t>
      </w:r>
      <w:del w:id="54" w:author="Author">
        <w:r w:rsidRPr="00720142">
          <w:rPr>
            <w:rFonts w:ascii="Trebuchet MS" w:hAnsi="Trebuchet MS"/>
            <w:noProof/>
          </w:rPr>
          <w:delText>round about upon</w:delText>
        </w:r>
      </w:del>
      <w:ins w:id="55" w:author="Author">
        <w:r w:rsidRPr="00720142">
          <w:rPr>
            <w:rFonts w:ascii="Trebuchet MS" w:hAnsi="Trebuchet MS"/>
            <w:noProof/>
          </w:rPr>
          <w:t>on all sides of</w:t>
        </w:r>
      </w:ins>
      <w:r w:rsidRPr="00720142">
        <w:rPr>
          <w:rFonts w:ascii="Trebuchet MS" w:hAnsi="Trebuchet MS"/>
          <w:noProof/>
        </w:rPr>
        <w:t xml:space="preserve"> the altar. </w:t>
      </w:r>
      <w:r w:rsidRPr="00720142">
        <w:rPr>
          <w:rFonts w:ascii="Trebuchet MS" w:hAnsi="Trebuchet MS"/>
          <w:b/>
          <w:noProof/>
        </w:rPr>
        <w:t xml:space="preserve">9:13 </w:t>
      </w:r>
      <w:del w:id="56" w:author="Author">
        <w:r w:rsidRPr="00720142">
          <w:rPr>
            <w:rFonts w:ascii="Trebuchet MS" w:hAnsi="Trebuchet MS"/>
            <w:noProof/>
          </w:rPr>
          <w:delText>And they</w:delText>
        </w:r>
      </w:del>
      <w:ins w:id="57" w:author="Author">
        <w:r w:rsidRPr="00720142">
          <w:rPr>
            <w:rFonts w:ascii="Trebuchet MS" w:hAnsi="Trebuchet MS"/>
            <w:noProof/>
          </w:rPr>
          <w:t>They</w:t>
        </w:r>
      </w:ins>
      <w:r w:rsidRPr="00720142">
        <w:rPr>
          <w:rFonts w:ascii="Trebuchet MS" w:hAnsi="Trebuchet MS"/>
          <w:noProof/>
        </w:rPr>
        <w:t xml:space="preserve"> handed him the </w:t>
      </w:r>
      <w:ins w:id="58" w:author="Author">
        <w:r w:rsidRPr="00720142">
          <w:rPr>
            <w:rFonts w:ascii="Trebuchet MS" w:hAnsi="Trebuchet MS"/>
            <w:noProof/>
          </w:rPr>
          <w:t xml:space="preserve">pieces of the </w:t>
        </w:r>
      </w:ins>
      <w:r w:rsidRPr="00720142">
        <w:rPr>
          <w:rFonts w:ascii="Trebuchet MS" w:hAnsi="Trebuchet MS"/>
          <w:noProof/>
        </w:rPr>
        <w:t xml:space="preserve">burnt offering </w:t>
      </w:r>
      <w:del w:id="59" w:author="Author">
        <w:r w:rsidRPr="00720142">
          <w:rPr>
            <w:rFonts w:ascii="Trebuchet MS" w:hAnsi="Trebuchet MS"/>
            <w:noProof/>
          </w:rPr>
          <w:delText>in its pieces and</w:delText>
        </w:r>
      </w:del>
      <w:ins w:id="60" w:author="Author">
        <w:r w:rsidRPr="00720142">
          <w:rPr>
            <w:rFonts w:ascii="Trebuchet MS" w:hAnsi="Trebuchet MS"/>
            <w:noProof/>
          </w:rPr>
          <w:t>along with</w:t>
        </w:r>
      </w:ins>
      <w:r w:rsidRPr="00720142">
        <w:rPr>
          <w:rFonts w:ascii="Trebuchet MS" w:hAnsi="Trebuchet MS"/>
          <w:noProof/>
        </w:rPr>
        <w:t xml:space="preserve"> the head, and he </w:t>
      </w:r>
      <w:del w:id="61" w:author="Author">
        <w:r w:rsidRPr="00720142">
          <w:rPr>
            <w:rFonts w:ascii="Trebuchet MS" w:hAnsi="Trebuchet MS"/>
            <w:noProof/>
          </w:rPr>
          <w:delText>proceeded to make</w:delText>
        </w:r>
      </w:del>
      <w:ins w:id="62" w:author="Author">
        <w:r w:rsidRPr="00720142">
          <w:rPr>
            <w:rFonts w:ascii="Trebuchet MS" w:hAnsi="Trebuchet MS"/>
            <w:noProof/>
          </w:rPr>
          <w:t>made</w:t>
        </w:r>
      </w:ins>
      <w:r w:rsidRPr="00720142">
        <w:rPr>
          <w:rFonts w:ascii="Trebuchet MS" w:hAnsi="Trebuchet MS"/>
          <w:noProof/>
        </w:rPr>
        <w:t xml:space="preserve"> them smoke </w:t>
      </w:r>
      <w:del w:id="63" w:author="Author">
        <w:r w:rsidRPr="00720142">
          <w:rPr>
            <w:rFonts w:ascii="Trebuchet MS" w:hAnsi="Trebuchet MS"/>
            <w:noProof/>
          </w:rPr>
          <w:delText>upon</w:delText>
        </w:r>
      </w:del>
      <w:ins w:id="64" w:author="Author">
        <w:r w:rsidRPr="00720142">
          <w:rPr>
            <w:rFonts w:ascii="Trebuchet MS" w:hAnsi="Trebuchet MS"/>
            <w:noProof/>
          </w:rPr>
          <w:t>on</w:t>
        </w:r>
      </w:ins>
      <w:r w:rsidRPr="00720142">
        <w:rPr>
          <w:rFonts w:ascii="Trebuchet MS" w:hAnsi="Trebuchet MS"/>
          <w:noProof/>
        </w:rPr>
        <w:t xml:space="preserve"> the altar. </w:t>
      </w:r>
      <w:r w:rsidRPr="00720142">
        <w:rPr>
          <w:rFonts w:ascii="Trebuchet MS" w:hAnsi="Trebuchet MS"/>
          <w:b/>
          <w:noProof/>
        </w:rPr>
        <w:t xml:space="preserve">9:14 </w:t>
      </w:r>
      <w:r w:rsidRPr="00720142">
        <w:rPr>
          <w:rFonts w:ascii="Trebuchet MS" w:hAnsi="Trebuchet MS"/>
          <w:noProof/>
        </w:rPr>
        <w:t xml:space="preserve">Further, he washed the intestines and the shanks and made them smoke </w:t>
      </w:r>
      <w:del w:id="65" w:author="Author">
        <w:r w:rsidRPr="00720142">
          <w:rPr>
            <w:rFonts w:ascii="Trebuchet MS" w:hAnsi="Trebuchet MS"/>
            <w:noProof/>
          </w:rPr>
          <w:delText>upon</w:delText>
        </w:r>
      </w:del>
      <w:ins w:id="66" w:author="Author">
        <w:r w:rsidRPr="00720142">
          <w:rPr>
            <w:rFonts w:ascii="Trebuchet MS" w:hAnsi="Trebuchet MS"/>
            <w:noProof/>
          </w:rPr>
          <w:t>on</w:t>
        </w:r>
      </w:ins>
      <w:r w:rsidRPr="00720142">
        <w:rPr>
          <w:rFonts w:ascii="Trebuchet MS" w:hAnsi="Trebuchet MS"/>
          <w:noProof/>
        </w:rPr>
        <w:t xml:space="preserve"> the burnt offering on the altar.</w:t>
      </w:r>
    </w:p>
    <w:p w:rsidR="0097029D" w:rsidRPr="00720142" w:rsidRDefault="0097029D" w:rsidP="0097029D">
      <w:pPr>
        <w:rPr>
          <w:rFonts w:ascii="Trebuchet MS" w:hAnsi="Trebuchet MS"/>
          <w:noProof/>
        </w:rPr>
      </w:pPr>
      <w:r w:rsidRPr="00720142">
        <w:rPr>
          <w:rFonts w:ascii="Trebuchet MS" w:hAnsi="Trebuchet MS"/>
          <w:b/>
        </w:rPr>
        <w:t xml:space="preserve">9:15 </w:t>
      </w:r>
      <w:r w:rsidRPr="00720142">
        <w:rPr>
          <w:rFonts w:ascii="Trebuchet MS" w:hAnsi="Trebuchet MS"/>
          <w:noProof/>
        </w:rPr>
        <w:t xml:space="preserve">He </w:t>
      </w:r>
      <w:del w:id="67" w:author="Author">
        <w:r w:rsidRPr="00720142">
          <w:rPr>
            <w:rFonts w:ascii="Trebuchet MS" w:hAnsi="Trebuchet MS"/>
            <w:noProof/>
          </w:rPr>
          <w:delText>now went presenting</w:delText>
        </w:r>
      </w:del>
      <w:ins w:id="68" w:author="Author">
        <w:r w:rsidRPr="00720142">
          <w:rPr>
            <w:rFonts w:ascii="Trebuchet MS" w:hAnsi="Trebuchet MS"/>
            <w:noProof/>
          </w:rPr>
          <w:t>then presented</w:t>
        </w:r>
      </w:ins>
      <w:r w:rsidRPr="00720142">
        <w:rPr>
          <w:rFonts w:ascii="Trebuchet MS" w:hAnsi="Trebuchet MS"/>
          <w:noProof/>
        </w:rPr>
        <w:t xml:space="preserve"> the offering of the people and took the goat of the sin offering that was for the people and slaughtered it and made </w:t>
      </w:r>
      <w:del w:id="69" w:author="Author">
        <w:r w:rsidRPr="00720142">
          <w:rPr>
            <w:rFonts w:ascii="Trebuchet MS" w:hAnsi="Trebuchet MS"/>
            <w:noProof/>
          </w:rPr>
          <w:delText>an</w:delText>
        </w:r>
      </w:del>
      <w:ins w:id="70" w:author="Author">
        <w:r w:rsidRPr="00720142">
          <w:rPr>
            <w:rFonts w:ascii="Trebuchet MS" w:hAnsi="Trebuchet MS"/>
            <w:noProof/>
          </w:rPr>
          <w:t>a sin</w:t>
        </w:r>
      </w:ins>
      <w:r w:rsidRPr="00720142">
        <w:rPr>
          <w:rFonts w:ascii="Trebuchet MS" w:hAnsi="Trebuchet MS"/>
          <w:noProof/>
        </w:rPr>
        <w:t xml:space="preserve"> offering </w:t>
      </w:r>
      <w:del w:id="71" w:author="Author">
        <w:r w:rsidRPr="00720142">
          <w:rPr>
            <w:rFonts w:ascii="Trebuchet MS" w:hAnsi="Trebuchet MS"/>
            <w:noProof/>
          </w:rPr>
          <w:delText xml:space="preserve">for sin </w:delText>
        </w:r>
      </w:del>
      <w:r w:rsidRPr="00720142">
        <w:rPr>
          <w:rFonts w:ascii="Trebuchet MS" w:hAnsi="Trebuchet MS"/>
          <w:noProof/>
        </w:rPr>
        <w:t xml:space="preserve">with it </w:t>
      </w:r>
      <w:del w:id="72" w:author="Author">
        <w:r w:rsidRPr="00720142">
          <w:rPr>
            <w:rFonts w:ascii="Trebuchet MS" w:hAnsi="Trebuchet MS"/>
            <w:noProof/>
          </w:rPr>
          <w:delText>as with</w:delText>
        </w:r>
      </w:del>
      <w:ins w:id="73" w:author="Author">
        <w:r w:rsidRPr="00720142">
          <w:rPr>
            <w:rFonts w:ascii="Trebuchet MS" w:hAnsi="Trebuchet MS"/>
            <w:noProof/>
          </w:rPr>
          <w:t>like</w:t>
        </w:r>
      </w:ins>
      <w:r w:rsidRPr="00720142">
        <w:rPr>
          <w:rFonts w:ascii="Trebuchet MS" w:hAnsi="Trebuchet MS"/>
          <w:noProof/>
        </w:rPr>
        <w:t xml:space="preserve"> the first</w:t>
      </w:r>
      <w:ins w:id="74" w:author="Author">
        <w:r w:rsidRPr="00720142">
          <w:rPr>
            <w:rFonts w:ascii="Trebuchet MS" w:hAnsi="Trebuchet MS"/>
            <w:noProof/>
          </w:rPr>
          <w:t xml:space="preserve"> one</w:t>
        </w:r>
      </w:ins>
      <w:r w:rsidRPr="00720142">
        <w:rPr>
          <w:rFonts w:ascii="Trebuchet MS" w:hAnsi="Trebuchet MS"/>
          <w:noProof/>
        </w:rPr>
        <w:t xml:space="preserve">. </w:t>
      </w:r>
      <w:r w:rsidRPr="00720142">
        <w:rPr>
          <w:rFonts w:ascii="Trebuchet MS" w:hAnsi="Trebuchet MS"/>
          <w:b/>
          <w:noProof/>
        </w:rPr>
        <w:t xml:space="preserve">9:16 </w:t>
      </w:r>
      <w:del w:id="75" w:author="Author">
        <w:r w:rsidRPr="00720142">
          <w:rPr>
            <w:rFonts w:ascii="Trebuchet MS" w:hAnsi="Trebuchet MS"/>
            <w:noProof/>
          </w:rPr>
          <w:delText>Then</w:delText>
        </w:r>
      </w:del>
      <w:ins w:id="76" w:author="Author">
        <w:r w:rsidRPr="00720142">
          <w:rPr>
            <w:rFonts w:ascii="Trebuchet MS" w:hAnsi="Trebuchet MS"/>
            <w:noProof/>
          </w:rPr>
          <w:t>And</w:t>
        </w:r>
      </w:ins>
      <w:r w:rsidRPr="00720142">
        <w:rPr>
          <w:rFonts w:ascii="Trebuchet MS" w:hAnsi="Trebuchet MS"/>
          <w:noProof/>
        </w:rPr>
        <w:t xml:space="preserve"> he presented the burnt offering and handled it according to the regular procedure.</w:t>
      </w:r>
    </w:p>
    <w:p w:rsidR="0097029D" w:rsidRPr="00720142" w:rsidRDefault="0097029D" w:rsidP="0097029D">
      <w:pPr>
        <w:rPr>
          <w:rFonts w:ascii="Trebuchet MS" w:hAnsi="Trebuchet MS"/>
          <w:noProof/>
        </w:rPr>
      </w:pPr>
      <w:r w:rsidRPr="00720142">
        <w:rPr>
          <w:rFonts w:ascii="Trebuchet MS" w:hAnsi="Trebuchet MS"/>
          <w:b/>
        </w:rPr>
        <w:t xml:space="preserve">9:17 </w:t>
      </w:r>
      <w:r w:rsidRPr="00720142">
        <w:rPr>
          <w:rFonts w:ascii="Trebuchet MS" w:hAnsi="Trebuchet MS"/>
          <w:noProof/>
        </w:rPr>
        <w:t>He next presented the grain offering</w:t>
      </w:r>
      <w:del w:id="77" w:author="Author">
        <w:r w:rsidRPr="00720142">
          <w:rPr>
            <w:rFonts w:ascii="Trebuchet MS" w:hAnsi="Trebuchet MS"/>
            <w:noProof/>
          </w:rPr>
          <w:delText xml:space="preserve"> and filled</w:delText>
        </w:r>
      </w:del>
      <w:ins w:id="78" w:author="Author">
        <w:r w:rsidRPr="00720142">
          <w:rPr>
            <w:rFonts w:ascii="Trebuchet MS" w:hAnsi="Trebuchet MS"/>
            <w:noProof/>
          </w:rPr>
          <w:t>, filling</w:t>
        </w:r>
      </w:ins>
      <w:r w:rsidRPr="00720142">
        <w:rPr>
          <w:rFonts w:ascii="Trebuchet MS" w:hAnsi="Trebuchet MS"/>
          <w:noProof/>
        </w:rPr>
        <w:t xml:space="preserve"> his hand with some of it and </w:t>
      </w:r>
      <w:del w:id="79" w:author="Author">
        <w:r w:rsidRPr="00720142">
          <w:rPr>
            <w:rFonts w:ascii="Trebuchet MS" w:hAnsi="Trebuchet MS"/>
            <w:noProof/>
          </w:rPr>
          <w:delText>made</w:delText>
        </w:r>
      </w:del>
      <w:ins w:id="80" w:author="Author">
        <w:r w:rsidRPr="00720142">
          <w:rPr>
            <w:rFonts w:ascii="Trebuchet MS" w:hAnsi="Trebuchet MS"/>
            <w:noProof/>
          </w:rPr>
          <w:t>making</w:t>
        </w:r>
      </w:ins>
      <w:r w:rsidRPr="00720142">
        <w:rPr>
          <w:rFonts w:ascii="Trebuchet MS" w:hAnsi="Trebuchet MS"/>
          <w:noProof/>
        </w:rPr>
        <w:t xml:space="preserve"> it smoke </w:t>
      </w:r>
      <w:del w:id="81" w:author="Author">
        <w:r w:rsidRPr="00720142">
          <w:rPr>
            <w:rFonts w:ascii="Trebuchet MS" w:hAnsi="Trebuchet MS"/>
            <w:noProof/>
          </w:rPr>
          <w:delText>upon</w:delText>
        </w:r>
      </w:del>
      <w:ins w:id="82" w:author="Author">
        <w:r w:rsidRPr="00720142">
          <w:rPr>
            <w:rFonts w:ascii="Trebuchet MS" w:hAnsi="Trebuchet MS"/>
            <w:noProof/>
          </w:rPr>
          <w:t>on</w:t>
        </w:r>
      </w:ins>
      <w:r w:rsidRPr="00720142">
        <w:rPr>
          <w:rFonts w:ascii="Trebuchet MS" w:hAnsi="Trebuchet MS"/>
          <w:noProof/>
        </w:rPr>
        <w:t xml:space="preserve"> the altar, </w:t>
      </w:r>
      <w:del w:id="83" w:author="Author">
        <w:r w:rsidRPr="00720142">
          <w:rPr>
            <w:rFonts w:ascii="Trebuchet MS" w:hAnsi="Trebuchet MS"/>
            <w:noProof/>
          </w:rPr>
          <w:delText>apart from</w:delText>
        </w:r>
      </w:del>
      <w:ins w:id="84" w:author="Author">
        <w:r w:rsidRPr="00720142">
          <w:rPr>
            <w:rFonts w:ascii="Trebuchet MS" w:hAnsi="Trebuchet MS"/>
            <w:noProof/>
          </w:rPr>
          <w:t>in addition to</w:t>
        </w:r>
      </w:ins>
      <w:r w:rsidRPr="00720142">
        <w:rPr>
          <w:rFonts w:ascii="Trebuchet MS" w:hAnsi="Trebuchet MS"/>
          <w:noProof/>
        </w:rPr>
        <w:t xml:space="preserve"> the burnt offering of the morning.</w:t>
      </w:r>
    </w:p>
    <w:p w:rsidR="0097029D" w:rsidRPr="00720142" w:rsidRDefault="0097029D" w:rsidP="0097029D">
      <w:pPr>
        <w:rPr>
          <w:rFonts w:ascii="Trebuchet MS" w:hAnsi="Trebuchet MS"/>
          <w:noProof/>
        </w:rPr>
      </w:pPr>
      <w:r w:rsidRPr="00720142">
        <w:rPr>
          <w:rFonts w:ascii="Trebuchet MS" w:hAnsi="Trebuchet MS"/>
          <w:b/>
        </w:rPr>
        <w:t xml:space="preserve">9:18 </w:t>
      </w:r>
      <w:r w:rsidRPr="00720142">
        <w:rPr>
          <w:rFonts w:ascii="Trebuchet MS" w:hAnsi="Trebuchet MS"/>
          <w:noProof/>
        </w:rPr>
        <w:t>After that he slaughtered the bull and the ram of the communion sacrifice that was for the people. Then Aaron’s sons handed him the blood</w:t>
      </w:r>
      <w:ins w:id="85" w:author="Author">
        <w:r w:rsidRPr="00720142">
          <w:rPr>
            <w:rFonts w:ascii="Trebuchet MS" w:hAnsi="Trebuchet MS"/>
            <w:noProof/>
          </w:rPr>
          <w:t>,</w:t>
        </w:r>
      </w:ins>
      <w:r w:rsidRPr="00720142">
        <w:rPr>
          <w:rFonts w:ascii="Trebuchet MS" w:hAnsi="Trebuchet MS"/>
          <w:noProof/>
        </w:rPr>
        <w:t xml:space="preserve"> and he sprinkled it </w:t>
      </w:r>
      <w:del w:id="86" w:author="Author">
        <w:r w:rsidRPr="00720142">
          <w:rPr>
            <w:rFonts w:ascii="Trebuchet MS" w:hAnsi="Trebuchet MS"/>
            <w:noProof/>
          </w:rPr>
          <w:delText>round about upon</w:delText>
        </w:r>
      </w:del>
      <w:ins w:id="87" w:author="Author">
        <w:r w:rsidRPr="00720142">
          <w:rPr>
            <w:rFonts w:ascii="Trebuchet MS" w:hAnsi="Trebuchet MS"/>
            <w:noProof/>
          </w:rPr>
          <w:t>around on all sides of</w:t>
        </w:r>
      </w:ins>
      <w:r w:rsidRPr="00720142">
        <w:rPr>
          <w:rFonts w:ascii="Trebuchet MS" w:hAnsi="Trebuchet MS"/>
          <w:noProof/>
        </w:rPr>
        <w:t xml:space="preserve"> the altar. </w:t>
      </w:r>
      <w:r w:rsidRPr="00720142">
        <w:rPr>
          <w:rFonts w:ascii="Trebuchet MS" w:hAnsi="Trebuchet MS"/>
          <w:b/>
          <w:noProof/>
        </w:rPr>
        <w:t xml:space="preserve">9:19 </w:t>
      </w:r>
      <w:r w:rsidRPr="00720142">
        <w:rPr>
          <w:rFonts w:ascii="Trebuchet MS" w:hAnsi="Trebuchet MS"/>
          <w:noProof/>
        </w:rPr>
        <w:t xml:space="preserve">As for the </w:t>
      </w:r>
      <w:del w:id="88" w:author="Author">
        <w:r w:rsidRPr="00720142">
          <w:rPr>
            <w:rFonts w:ascii="Trebuchet MS" w:hAnsi="Trebuchet MS"/>
            <w:noProof/>
          </w:rPr>
          <w:delText xml:space="preserve">fatty </w:delText>
        </w:r>
      </w:del>
      <w:r w:rsidRPr="00720142">
        <w:rPr>
          <w:rFonts w:ascii="Trebuchet MS" w:hAnsi="Trebuchet MS"/>
          <w:noProof/>
        </w:rPr>
        <w:t xml:space="preserve">pieces of </w:t>
      </w:r>
      <w:ins w:id="89" w:author="Author">
        <w:r w:rsidRPr="00720142">
          <w:rPr>
            <w:rFonts w:ascii="Trebuchet MS" w:hAnsi="Trebuchet MS"/>
            <w:noProof/>
          </w:rPr>
          <w:t xml:space="preserve">fat of </w:t>
        </w:r>
      </w:ins>
      <w:r w:rsidRPr="00720142">
        <w:rPr>
          <w:rFonts w:ascii="Trebuchet MS" w:hAnsi="Trebuchet MS"/>
          <w:noProof/>
        </w:rPr>
        <w:t>the bull</w:t>
      </w:r>
      <w:del w:id="90" w:author="Author">
        <w:r w:rsidRPr="00720142">
          <w:rPr>
            <w:rFonts w:ascii="Trebuchet MS" w:hAnsi="Trebuchet MS"/>
            <w:noProof/>
          </w:rPr>
          <w:delText xml:space="preserve"> and</w:delText>
        </w:r>
      </w:del>
      <w:ins w:id="91" w:author="Author">
        <w:r w:rsidRPr="00720142">
          <w:rPr>
            <w:rFonts w:ascii="Trebuchet MS" w:hAnsi="Trebuchet MS"/>
            <w:noProof/>
          </w:rPr>
          <w:t>,</w:t>
        </w:r>
      </w:ins>
      <w:r w:rsidRPr="00720142">
        <w:rPr>
          <w:rFonts w:ascii="Trebuchet MS" w:hAnsi="Trebuchet MS"/>
          <w:noProof/>
        </w:rPr>
        <w:t xml:space="preserve"> the fat tail of the ram</w:t>
      </w:r>
      <w:del w:id="92" w:author="Author">
        <w:r w:rsidRPr="00720142">
          <w:rPr>
            <w:rFonts w:ascii="Trebuchet MS" w:hAnsi="Trebuchet MS"/>
            <w:noProof/>
          </w:rPr>
          <w:delText xml:space="preserve"> and</w:delText>
        </w:r>
      </w:del>
      <w:ins w:id="93" w:author="Author">
        <w:r w:rsidRPr="00720142">
          <w:rPr>
            <w:rFonts w:ascii="Trebuchet MS" w:hAnsi="Trebuchet MS"/>
            <w:noProof/>
          </w:rPr>
          <w:t>,</w:t>
        </w:r>
      </w:ins>
      <w:r w:rsidRPr="00720142">
        <w:rPr>
          <w:rFonts w:ascii="Trebuchet MS" w:hAnsi="Trebuchet MS"/>
          <w:noProof/>
        </w:rPr>
        <w:t xml:space="preserve"> the fat covering </w:t>
      </w:r>
      <w:del w:id="94" w:author="Author">
        <w:r w:rsidRPr="00720142">
          <w:rPr>
            <w:rFonts w:ascii="Trebuchet MS" w:hAnsi="Trebuchet MS"/>
            <w:noProof/>
          </w:rPr>
          <w:delText>and</w:delText>
        </w:r>
      </w:del>
      <w:ins w:id="95" w:author="Author">
        <w:r w:rsidRPr="00720142">
          <w:rPr>
            <w:rFonts w:ascii="Trebuchet MS" w:hAnsi="Trebuchet MS"/>
            <w:noProof/>
          </w:rPr>
          <w:t>the internal organs,</w:t>
        </w:r>
      </w:ins>
      <w:r w:rsidRPr="00720142">
        <w:rPr>
          <w:rFonts w:ascii="Trebuchet MS" w:hAnsi="Trebuchet MS"/>
          <w:noProof/>
        </w:rPr>
        <w:t xml:space="preserve"> the kidneys</w:t>
      </w:r>
      <w:ins w:id="96" w:author="Author">
        <w:r w:rsidRPr="00720142">
          <w:rPr>
            <w:rFonts w:ascii="Trebuchet MS" w:hAnsi="Trebuchet MS"/>
            <w:noProof/>
          </w:rPr>
          <w:t>,</w:t>
        </w:r>
      </w:ins>
      <w:r w:rsidRPr="00720142">
        <w:rPr>
          <w:rFonts w:ascii="Trebuchet MS" w:hAnsi="Trebuchet MS"/>
          <w:noProof/>
        </w:rPr>
        <w:t xml:space="preserve"> and the appendage of the liver, </w:t>
      </w:r>
      <w:r w:rsidRPr="00720142">
        <w:rPr>
          <w:rFonts w:ascii="Trebuchet MS" w:hAnsi="Trebuchet MS"/>
          <w:b/>
          <w:noProof/>
        </w:rPr>
        <w:t xml:space="preserve">9:20 </w:t>
      </w:r>
      <w:r w:rsidRPr="00720142">
        <w:rPr>
          <w:rFonts w:ascii="Trebuchet MS" w:hAnsi="Trebuchet MS"/>
          <w:noProof/>
        </w:rPr>
        <w:t xml:space="preserve">they </w:t>
      </w:r>
      <w:del w:id="97" w:author="Author">
        <w:r w:rsidRPr="00720142">
          <w:rPr>
            <w:rFonts w:ascii="Trebuchet MS" w:hAnsi="Trebuchet MS"/>
            <w:noProof/>
          </w:rPr>
          <w:delText xml:space="preserve">now </w:delText>
        </w:r>
      </w:del>
      <w:r w:rsidRPr="00720142">
        <w:rPr>
          <w:rFonts w:ascii="Trebuchet MS" w:hAnsi="Trebuchet MS"/>
          <w:noProof/>
        </w:rPr>
        <w:t xml:space="preserve">placed </w:t>
      </w:r>
      <w:del w:id="98" w:author="Author">
        <w:r w:rsidRPr="00720142">
          <w:rPr>
            <w:rFonts w:ascii="Trebuchet MS" w:hAnsi="Trebuchet MS"/>
            <w:noProof/>
          </w:rPr>
          <w:delText>the fatty</w:delText>
        </w:r>
      </w:del>
      <w:ins w:id="99" w:author="Author">
        <w:r w:rsidRPr="00720142">
          <w:rPr>
            <w:rFonts w:ascii="Trebuchet MS" w:hAnsi="Trebuchet MS"/>
            <w:noProof/>
          </w:rPr>
          <w:t>all those</w:t>
        </w:r>
      </w:ins>
      <w:r w:rsidRPr="00720142">
        <w:rPr>
          <w:rFonts w:ascii="Trebuchet MS" w:hAnsi="Trebuchet MS"/>
          <w:noProof/>
        </w:rPr>
        <w:t xml:space="preserve"> pieces </w:t>
      </w:r>
      <w:del w:id="100" w:author="Author">
        <w:r w:rsidRPr="00720142">
          <w:rPr>
            <w:rFonts w:ascii="Trebuchet MS" w:hAnsi="Trebuchet MS"/>
            <w:noProof/>
          </w:rPr>
          <w:delText>upon</w:delText>
        </w:r>
      </w:del>
      <w:ins w:id="101" w:author="Author">
        <w:r w:rsidRPr="00720142">
          <w:rPr>
            <w:rFonts w:ascii="Trebuchet MS" w:hAnsi="Trebuchet MS"/>
            <w:noProof/>
          </w:rPr>
          <w:t>of fat on</w:t>
        </w:r>
      </w:ins>
      <w:r w:rsidRPr="00720142">
        <w:rPr>
          <w:rFonts w:ascii="Trebuchet MS" w:hAnsi="Trebuchet MS"/>
          <w:noProof/>
        </w:rPr>
        <w:t xml:space="preserve"> the breasts, after which he made the </w:t>
      </w:r>
      <w:del w:id="102" w:author="Author">
        <w:r w:rsidRPr="00720142">
          <w:rPr>
            <w:rFonts w:ascii="Trebuchet MS" w:hAnsi="Trebuchet MS"/>
            <w:noProof/>
          </w:rPr>
          <w:delText xml:space="preserve">fatty </w:delText>
        </w:r>
      </w:del>
      <w:r w:rsidRPr="00720142">
        <w:rPr>
          <w:rFonts w:ascii="Trebuchet MS" w:hAnsi="Trebuchet MS"/>
          <w:noProof/>
        </w:rPr>
        <w:t xml:space="preserve">pieces </w:t>
      </w:r>
      <w:ins w:id="103" w:author="Author">
        <w:r w:rsidRPr="00720142">
          <w:rPr>
            <w:rFonts w:ascii="Trebuchet MS" w:hAnsi="Trebuchet MS"/>
            <w:noProof/>
          </w:rPr>
          <w:t xml:space="preserve">of fat </w:t>
        </w:r>
      </w:ins>
      <w:r w:rsidRPr="00720142">
        <w:rPr>
          <w:rFonts w:ascii="Trebuchet MS" w:hAnsi="Trebuchet MS"/>
          <w:noProof/>
        </w:rPr>
        <w:t xml:space="preserve">smoke </w:t>
      </w:r>
      <w:del w:id="104" w:author="Author">
        <w:r w:rsidRPr="00720142">
          <w:rPr>
            <w:rFonts w:ascii="Trebuchet MS" w:hAnsi="Trebuchet MS"/>
            <w:noProof/>
          </w:rPr>
          <w:delText>upon</w:delText>
        </w:r>
      </w:del>
      <w:ins w:id="105" w:author="Author">
        <w:r w:rsidRPr="00720142">
          <w:rPr>
            <w:rFonts w:ascii="Trebuchet MS" w:hAnsi="Trebuchet MS"/>
            <w:noProof/>
          </w:rPr>
          <w:t>on</w:t>
        </w:r>
      </w:ins>
      <w:r w:rsidRPr="00720142">
        <w:rPr>
          <w:rFonts w:ascii="Trebuchet MS" w:hAnsi="Trebuchet MS"/>
          <w:noProof/>
        </w:rPr>
        <w:t xml:space="preserve"> the altar. </w:t>
      </w:r>
      <w:r w:rsidRPr="00720142">
        <w:rPr>
          <w:rFonts w:ascii="Trebuchet MS" w:hAnsi="Trebuchet MS"/>
          <w:b/>
          <w:noProof/>
        </w:rPr>
        <w:t xml:space="preserve">9:21 </w:t>
      </w:r>
      <w:r w:rsidRPr="00720142">
        <w:rPr>
          <w:rFonts w:ascii="Trebuchet MS" w:hAnsi="Trebuchet MS"/>
          <w:noProof/>
        </w:rPr>
        <w:t xml:space="preserve">But the breasts and the right leg Aaron waved </w:t>
      </w:r>
      <w:del w:id="106" w:author="Author">
        <w:r w:rsidRPr="00720142">
          <w:rPr>
            <w:rFonts w:ascii="Trebuchet MS" w:hAnsi="Trebuchet MS"/>
            <w:noProof/>
          </w:rPr>
          <w:delText>to</w:delText>
        </w:r>
      </w:del>
      <w:ins w:id="107" w:author="Author">
        <w:r w:rsidRPr="00720142">
          <w:rPr>
            <w:rFonts w:ascii="Trebuchet MS" w:hAnsi="Trebuchet MS"/>
            <w:noProof/>
          </w:rPr>
          <w:t>back</w:t>
        </w:r>
      </w:ins>
      <w:r w:rsidRPr="00720142">
        <w:rPr>
          <w:rFonts w:ascii="Trebuchet MS" w:hAnsi="Trebuchet MS"/>
          <w:noProof/>
        </w:rPr>
        <w:t xml:space="preserve"> and </w:t>
      </w:r>
      <w:del w:id="108" w:author="Author">
        <w:r w:rsidRPr="00720142">
          <w:rPr>
            <w:rFonts w:ascii="Trebuchet MS" w:hAnsi="Trebuchet MS"/>
            <w:noProof/>
          </w:rPr>
          <w:delText>fro</w:delText>
        </w:r>
      </w:del>
      <w:ins w:id="109" w:author="Author">
        <w:r w:rsidRPr="00720142">
          <w:rPr>
            <w:rFonts w:ascii="Trebuchet MS" w:hAnsi="Trebuchet MS"/>
            <w:noProof/>
          </w:rPr>
          <w:t>forth</w:t>
        </w:r>
      </w:ins>
      <w:r w:rsidRPr="00720142">
        <w:rPr>
          <w:rFonts w:ascii="Trebuchet MS" w:hAnsi="Trebuchet MS"/>
          <w:noProof/>
        </w:rPr>
        <w:t xml:space="preserve"> as a wave offering before Jehovah, just as Moses had commanded.</w:t>
      </w:r>
    </w:p>
    <w:p w:rsidR="0097029D" w:rsidRPr="00720142" w:rsidRDefault="0097029D" w:rsidP="0097029D">
      <w:pPr>
        <w:rPr>
          <w:rFonts w:ascii="Trebuchet MS" w:hAnsi="Trebuchet MS"/>
          <w:noProof/>
        </w:rPr>
      </w:pPr>
      <w:r w:rsidRPr="00720142">
        <w:rPr>
          <w:rFonts w:ascii="Trebuchet MS" w:hAnsi="Trebuchet MS"/>
          <w:b/>
        </w:rPr>
        <w:t xml:space="preserve">9:22 </w:t>
      </w:r>
      <w:r w:rsidRPr="00720142">
        <w:rPr>
          <w:rFonts w:ascii="Trebuchet MS" w:hAnsi="Trebuchet MS"/>
          <w:noProof/>
        </w:rPr>
        <w:t xml:space="preserve">Then Aaron raised his hands toward the people and blessed them and came down from </w:t>
      </w:r>
      <w:del w:id="110" w:author="Author">
        <w:r w:rsidRPr="00720142">
          <w:rPr>
            <w:rFonts w:ascii="Trebuchet MS" w:hAnsi="Trebuchet MS"/>
            <w:noProof/>
          </w:rPr>
          <w:delText>rendering</w:delText>
        </w:r>
      </w:del>
      <w:ins w:id="111" w:author="Author">
        <w:r w:rsidRPr="00720142">
          <w:rPr>
            <w:rFonts w:ascii="Trebuchet MS" w:hAnsi="Trebuchet MS"/>
            <w:noProof/>
          </w:rPr>
          <w:t>making</w:t>
        </w:r>
      </w:ins>
      <w:r w:rsidRPr="00720142">
        <w:rPr>
          <w:rFonts w:ascii="Trebuchet MS" w:hAnsi="Trebuchet MS"/>
          <w:noProof/>
        </w:rPr>
        <w:t xml:space="preserve"> the sin offering and the burnt offering and the communion sacrifices. </w:t>
      </w:r>
      <w:r w:rsidRPr="00720142">
        <w:rPr>
          <w:rFonts w:ascii="Trebuchet MS" w:hAnsi="Trebuchet MS"/>
          <w:b/>
          <w:noProof/>
        </w:rPr>
        <w:t xml:space="preserve">9:23 </w:t>
      </w:r>
      <w:r w:rsidRPr="00720142">
        <w:rPr>
          <w:rFonts w:ascii="Trebuchet MS" w:hAnsi="Trebuchet MS"/>
          <w:noProof/>
        </w:rPr>
        <w:t>Finally Moses and Aaron went into the tent of meeting and came out and blessed the people.</w:t>
      </w:r>
    </w:p>
    <w:p w:rsidR="0097029D" w:rsidRPr="00720142" w:rsidRDefault="0097029D" w:rsidP="0097029D">
      <w:pPr>
        <w:rPr>
          <w:rFonts w:ascii="Trebuchet MS" w:hAnsi="Trebuchet MS"/>
          <w:noProof/>
        </w:rPr>
      </w:pPr>
      <w:del w:id="112" w:author="Author">
        <w:r w:rsidRPr="00720142">
          <w:rPr>
            <w:rFonts w:ascii="Trebuchet MS" w:hAnsi="Trebuchet MS"/>
            <w:noProof/>
          </w:rPr>
          <w:delText xml:space="preserve">Then </w:delText>
        </w:r>
      </w:del>
      <w:r w:rsidRPr="00720142">
        <w:rPr>
          <w:rFonts w:ascii="Trebuchet MS" w:hAnsi="Trebuchet MS"/>
          <w:noProof/>
        </w:rPr>
        <w:t xml:space="preserve">Jehovah’s glory </w:t>
      </w:r>
      <w:ins w:id="113" w:author="Author">
        <w:r w:rsidRPr="00720142">
          <w:rPr>
            <w:rFonts w:ascii="Trebuchet MS" w:hAnsi="Trebuchet MS"/>
            <w:noProof/>
          </w:rPr>
          <w:t xml:space="preserve">now </w:t>
        </w:r>
      </w:ins>
      <w:r w:rsidRPr="00720142">
        <w:rPr>
          <w:rFonts w:ascii="Trebuchet MS" w:hAnsi="Trebuchet MS"/>
          <w:noProof/>
        </w:rPr>
        <w:t xml:space="preserve">appeared to all the people, </w:t>
      </w:r>
      <w:r w:rsidRPr="00720142">
        <w:rPr>
          <w:rFonts w:ascii="Trebuchet MS" w:hAnsi="Trebuchet MS"/>
          <w:b/>
          <w:noProof/>
        </w:rPr>
        <w:t xml:space="preserve">9:24 </w:t>
      </w:r>
      <w:r w:rsidRPr="00720142">
        <w:rPr>
          <w:rFonts w:ascii="Trebuchet MS" w:hAnsi="Trebuchet MS"/>
          <w:noProof/>
        </w:rPr>
        <w:t xml:space="preserve">and fire came out from </w:t>
      </w:r>
      <w:del w:id="114" w:author="Author">
        <w:r w:rsidRPr="00720142">
          <w:rPr>
            <w:rFonts w:ascii="Trebuchet MS" w:hAnsi="Trebuchet MS"/>
            <w:noProof/>
          </w:rPr>
          <w:delText xml:space="preserve">before </w:delText>
        </w:r>
      </w:del>
      <w:r w:rsidRPr="00720142">
        <w:rPr>
          <w:rFonts w:ascii="Trebuchet MS" w:hAnsi="Trebuchet MS"/>
          <w:noProof/>
        </w:rPr>
        <w:t xml:space="preserve">Jehovah and began consuming the burnt offering and the </w:t>
      </w:r>
      <w:del w:id="115" w:author="Author">
        <w:r w:rsidRPr="00720142">
          <w:rPr>
            <w:rFonts w:ascii="Trebuchet MS" w:hAnsi="Trebuchet MS"/>
            <w:noProof/>
          </w:rPr>
          <w:delText xml:space="preserve">fatty </w:delText>
        </w:r>
      </w:del>
      <w:r w:rsidRPr="00720142">
        <w:rPr>
          <w:rFonts w:ascii="Trebuchet MS" w:hAnsi="Trebuchet MS"/>
          <w:noProof/>
        </w:rPr>
        <w:t xml:space="preserve">pieces </w:t>
      </w:r>
      <w:del w:id="116" w:author="Author">
        <w:r w:rsidRPr="00720142">
          <w:rPr>
            <w:rFonts w:ascii="Trebuchet MS" w:hAnsi="Trebuchet MS"/>
            <w:noProof/>
          </w:rPr>
          <w:delText>upon</w:delText>
        </w:r>
      </w:del>
      <w:ins w:id="117" w:author="Author">
        <w:r w:rsidRPr="00720142">
          <w:rPr>
            <w:rFonts w:ascii="Trebuchet MS" w:hAnsi="Trebuchet MS"/>
            <w:noProof/>
          </w:rPr>
          <w:t>of fat on</w:t>
        </w:r>
      </w:ins>
      <w:r w:rsidRPr="00720142">
        <w:rPr>
          <w:rFonts w:ascii="Trebuchet MS" w:hAnsi="Trebuchet MS"/>
          <w:noProof/>
        </w:rPr>
        <w:t xml:space="preserve"> the altar. When all the people </w:t>
      </w:r>
      <w:del w:id="118" w:author="Author">
        <w:r w:rsidRPr="00720142">
          <w:rPr>
            <w:rFonts w:ascii="Trebuchet MS" w:hAnsi="Trebuchet MS"/>
            <w:noProof/>
          </w:rPr>
          <w:delText>got to see</w:delText>
        </w:r>
      </w:del>
      <w:ins w:id="119" w:author="Author">
        <w:r w:rsidRPr="00720142">
          <w:rPr>
            <w:rFonts w:ascii="Trebuchet MS" w:hAnsi="Trebuchet MS"/>
            <w:noProof/>
          </w:rPr>
          <w:t>saw</w:t>
        </w:r>
      </w:ins>
      <w:r w:rsidRPr="00720142">
        <w:rPr>
          <w:rFonts w:ascii="Trebuchet MS" w:hAnsi="Trebuchet MS"/>
          <w:noProof/>
        </w:rPr>
        <w:t xml:space="preserve"> it, they </w:t>
      </w:r>
      <w:del w:id="120" w:author="Author">
        <w:r w:rsidRPr="00720142">
          <w:rPr>
            <w:rFonts w:ascii="Trebuchet MS" w:hAnsi="Trebuchet MS"/>
            <w:noProof/>
          </w:rPr>
          <w:delText>broke out into</w:delText>
        </w:r>
      </w:del>
      <w:ins w:id="121" w:author="Author">
        <w:r w:rsidRPr="00720142">
          <w:rPr>
            <w:rFonts w:ascii="Trebuchet MS" w:hAnsi="Trebuchet MS"/>
            <w:noProof/>
          </w:rPr>
          <w:t>started</w:t>
        </w:r>
      </w:ins>
      <w:r w:rsidRPr="00720142">
        <w:rPr>
          <w:rFonts w:ascii="Trebuchet MS" w:hAnsi="Trebuchet MS"/>
          <w:noProof/>
        </w:rPr>
        <w:t xml:space="preserve"> shouting and </w:t>
      </w:r>
      <w:del w:id="122" w:author="Author">
        <w:r w:rsidRPr="00720142">
          <w:rPr>
            <w:rFonts w:ascii="Trebuchet MS" w:hAnsi="Trebuchet MS"/>
            <w:noProof/>
          </w:rPr>
          <w:delText>went falling upon</w:delText>
        </w:r>
      </w:del>
      <w:ins w:id="123" w:author="Author">
        <w:r w:rsidRPr="00720142">
          <w:rPr>
            <w:rFonts w:ascii="Trebuchet MS" w:hAnsi="Trebuchet MS"/>
            <w:noProof/>
          </w:rPr>
          <w:t>they fell with</w:t>
        </w:r>
      </w:ins>
      <w:r w:rsidRPr="00720142">
        <w:rPr>
          <w:rFonts w:ascii="Trebuchet MS" w:hAnsi="Trebuchet MS"/>
          <w:noProof/>
        </w:rPr>
        <w:t xml:space="preserve"> their faces</w:t>
      </w:r>
      <w:ins w:id="124" w:author="Author">
        <w:r w:rsidRPr="00720142">
          <w:rPr>
            <w:rFonts w:ascii="Trebuchet MS" w:hAnsi="Trebuchet MS"/>
            <w:noProof/>
          </w:rPr>
          <w:t xml:space="preserve"> to the ground</w:t>
        </w:r>
      </w:ins>
      <w:r w:rsidRPr="00720142">
        <w:rPr>
          <w:rFonts w:ascii="Trebuchet MS" w:hAnsi="Trebuchet MS"/>
          <w:noProof/>
        </w:rPr>
        <w:t>.</w:t>
      </w:r>
    </w:p>
    <w:p w:rsidR="0097029D" w:rsidRPr="00720142" w:rsidRDefault="0097029D" w:rsidP="0097029D">
      <w:pPr>
        <w:rPr>
          <w:rFonts w:ascii="Trebuchet MS" w:hAnsi="Trebuchet MS"/>
          <w:b/>
        </w:rPr>
      </w:pPr>
    </w:p>
    <w:p w:rsidR="00762BCB" w:rsidRPr="0097029D" w:rsidRDefault="00762BCB" w:rsidP="0097029D"/>
    <w:sectPr w:rsidR="00762BCB" w:rsidRPr="0097029D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65E5" w:rsidRDefault="009665E5">
      <w:r>
        <w:separator/>
      </w:r>
    </w:p>
  </w:endnote>
  <w:endnote w:type="continuationSeparator" w:id="0">
    <w:p w:rsidR="009665E5" w:rsidRDefault="00966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65E5" w:rsidRDefault="009665E5">
      <w:r>
        <w:separator/>
      </w:r>
    </w:p>
  </w:footnote>
  <w:footnote w:type="continuationSeparator" w:id="0">
    <w:p w:rsidR="009665E5" w:rsidRDefault="00966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024F8">
        <w:t>Leviticus Chapter 9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024F8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024F8">
      <w:rPr>
        <w:noProof/>
        <w:snapToGrid w:val="0"/>
      </w:rPr>
      <w:t>Leviticus 09.Revised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4024F8">
        <w:t>Leviticus Chapter 9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024F8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024F8">
      <w:rPr>
        <w:noProof/>
        <w:snapToGrid w:val="0"/>
      </w:rPr>
      <w:t>Leviticus 09.Revised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024F8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024F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024F8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024F8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5E5"/>
    <w:rsid w:val="00245EDD"/>
    <w:rsid w:val="0026230D"/>
    <w:rsid w:val="002B524D"/>
    <w:rsid w:val="002C00A8"/>
    <w:rsid w:val="00310508"/>
    <w:rsid w:val="003B380B"/>
    <w:rsid w:val="004024F8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665E5"/>
    <w:rsid w:val="0097029D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4CA0FCE-C5B9-4706-9176-21AD6984AEC3}"/>
  <w:attachedTemplate r:id="R65d5ef0b3d4743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65d5ef0b3d4743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751</ap:Words>
  <ap:Characters>3242</ap:Characters>
  <ap:Application>Microsoft Office Word</ap:Application>
  <ap:DocSecurity>0</ap:DocSecurity>
  <ap:Lines>56</ap:Lines>
  <ap:Paragraphs>12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3981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9</dc:title>
  <dc:subject/>
  <dc:creator>Matthew Calleja</dc:creator>
  <cp:keywords/>
  <dc:description/>
  <cp:lastModifiedBy>Calleja, Matthew</cp:lastModifiedBy>
  <cp:revision>3</cp:revision>
  <dcterms:created xsi:type="dcterms:W3CDTF">2020-12-29T07:53:00Z</dcterms:created>
  <dcterms:modified xsi:type="dcterms:W3CDTF">2020-12-29T07:53:00Z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09.docx</vt:lpwstr>
  </property>
  <property fmtid="{D5CDD505-2E9C-101B-9397-08002B2CF9AE}" pid="9" name="_TranslationDocumentId">
    <vt:i4>19429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3009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