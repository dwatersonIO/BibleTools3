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973C4" w:rsidRPr="00115D0E" w:rsidRDefault="002973C4" w:rsidP="002973C4">
      <w:pPr>
        <w:rPr>
          <w:rFonts w:ascii="Trebuchet MS" w:hAnsi="Trebuchet MS"/>
          <w:noProof/>
        </w:rPr>
      </w:pPr>
      <w:bookmarkStart w:id="0" w:name="_GoBack"/>
      <w:bookmarkEnd w:id="0"/>
      <w:r w:rsidRPr="00115D0E">
        <w:rPr>
          <w:rFonts w:ascii="Trebuchet MS" w:hAnsi="Trebuchet MS"/>
          <w:b/>
        </w:rPr>
        <w:t xml:space="preserve">11:1 </w:t>
      </w:r>
      <w:del w:id="1" w:author="Author">
        <w:r w:rsidRPr="00115D0E">
          <w:rPr>
            <w:rFonts w:ascii="Trebuchet MS" w:hAnsi="Trebuchet MS"/>
            <w:noProof/>
          </w:rPr>
          <w:delText>And</w:delText>
        </w:r>
      </w:del>
      <w:ins w:id="2" w:author="Author">
        <w:r w:rsidRPr="00115D0E">
          <w:rPr>
            <w:rFonts w:ascii="Trebuchet MS" w:hAnsi="Trebuchet MS"/>
            <w:noProof/>
          </w:rPr>
          <w:t>Then</w:t>
        </w:r>
      </w:ins>
      <w:r w:rsidRPr="00115D0E">
        <w:rPr>
          <w:rFonts w:ascii="Trebuchet MS" w:hAnsi="Trebuchet MS"/>
          <w:noProof/>
        </w:rPr>
        <w:t xml:space="preserve"> Jehovah </w:t>
      </w:r>
      <w:del w:id="3" w:author="Author">
        <w:r w:rsidRPr="00115D0E">
          <w:rPr>
            <w:rFonts w:ascii="Trebuchet MS" w:hAnsi="Trebuchet MS"/>
            <w:noProof/>
          </w:rPr>
          <w:delText>proceeded to speak</w:delText>
        </w:r>
      </w:del>
      <w:ins w:id="4" w:author="Author">
        <w:r w:rsidRPr="00115D0E">
          <w:rPr>
            <w:rFonts w:ascii="Trebuchet MS" w:hAnsi="Trebuchet MS"/>
            <w:noProof/>
          </w:rPr>
          <w:t>said</w:t>
        </w:r>
      </w:ins>
      <w:r w:rsidRPr="00115D0E">
        <w:rPr>
          <w:rFonts w:ascii="Trebuchet MS" w:hAnsi="Trebuchet MS"/>
          <w:noProof/>
        </w:rPr>
        <w:t xml:space="preserve"> to Moses and Aaron</w:t>
      </w:r>
      <w:del w:id="5" w:author="Author">
        <w:r w:rsidRPr="00115D0E">
          <w:rPr>
            <w:rFonts w:ascii="Trebuchet MS" w:hAnsi="Trebuchet MS"/>
            <w:noProof/>
          </w:rPr>
          <w:delText>, saying to them</w:delText>
        </w:r>
      </w:del>
      <w:r w:rsidRPr="00115D0E">
        <w:rPr>
          <w:rFonts w:ascii="Trebuchet MS" w:hAnsi="Trebuchet MS"/>
          <w:noProof/>
        </w:rPr>
        <w:t xml:space="preserve">: </w:t>
      </w:r>
      <w:r w:rsidRPr="00115D0E">
        <w:rPr>
          <w:rFonts w:ascii="Trebuchet MS" w:hAnsi="Trebuchet MS"/>
          <w:b/>
          <w:noProof/>
        </w:rPr>
        <w:t xml:space="preserve">11:2 </w:t>
      </w:r>
      <w:r w:rsidRPr="00115D0E">
        <w:rPr>
          <w:rFonts w:ascii="Trebuchet MS" w:hAnsi="Trebuchet MS"/>
          <w:noProof/>
        </w:rPr>
        <w:t>“</w:t>
      </w:r>
      <w:del w:id="6" w:author="Author">
        <w:r w:rsidRPr="00115D0E">
          <w:rPr>
            <w:rFonts w:ascii="Trebuchet MS" w:hAnsi="Trebuchet MS"/>
            <w:noProof/>
          </w:rPr>
          <w:delText>Speak to</w:delText>
        </w:r>
      </w:del>
      <w:ins w:id="7" w:author="Author">
        <w:r w:rsidRPr="00115D0E">
          <w:rPr>
            <w:rFonts w:ascii="Trebuchet MS" w:hAnsi="Trebuchet MS"/>
            <w:noProof/>
          </w:rPr>
          <w:t>Tell</w:t>
        </w:r>
      </w:ins>
      <w:r w:rsidRPr="00115D0E">
        <w:rPr>
          <w:rFonts w:ascii="Trebuchet MS" w:hAnsi="Trebuchet MS"/>
          <w:noProof/>
        </w:rPr>
        <w:t xml:space="preserve"> the </w:t>
      </w:r>
      <w:del w:id="8" w:author="Author">
        <w:r w:rsidRPr="00115D0E">
          <w:rPr>
            <w:rFonts w:ascii="Trebuchet MS" w:hAnsi="Trebuchet MS"/>
            <w:noProof/>
          </w:rPr>
          <w:delText xml:space="preserve">sons of Israel, saying, ‘This is </w:delText>
        </w:r>
      </w:del>
      <w:ins w:id="9" w:author="Author">
        <w:r w:rsidRPr="00115D0E">
          <w:rPr>
            <w:rFonts w:ascii="Trebuchet MS" w:hAnsi="Trebuchet MS"/>
            <w:noProof/>
          </w:rPr>
          <w:t xml:space="preserve">Israelites, ‘These are </w:t>
        </w:r>
      </w:ins>
      <w:r w:rsidRPr="00115D0E">
        <w:rPr>
          <w:rFonts w:ascii="Trebuchet MS" w:hAnsi="Trebuchet MS"/>
          <w:noProof/>
        </w:rPr>
        <w:t xml:space="preserve">the living </w:t>
      </w:r>
      <w:del w:id="10" w:author="Author">
        <w:r w:rsidRPr="00115D0E">
          <w:rPr>
            <w:rFonts w:ascii="Trebuchet MS" w:hAnsi="Trebuchet MS"/>
            <w:noProof/>
          </w:rPr>
          <w:delText>creature</w:delText>
        </w:r>
      </w:del>
      <w:ins w:id="11" w:author="Author">
        <w:r w:rsidRPr="00115D0E">
          <w:rPr>
            <w:rFonts w:ascii="Trebuchet MS" w:hAnsi="Trebuchet MS"/>
            <w:noProof/>
          </w:rPr>
          <w:t>creatures of the earth</w:t>
        </w:r>
        <w:r w:rsidRPr="00115D0E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115D0E">
        <w:rPr>
          <w:rFonts w:ascii="Trebuchet MS" w:hAnsi="Trebuchet MS"/>
          <w:noProof/>
        </w:rPr>
        <w:t xml:space="preserve"> that </w:t>
      </w:r>
      <w:del w:id="14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15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 may eat</w:t>
      </w:r>
      <w:del w:id="16" w:author="Author">
        <w:r w:rsidRPr="00115D0E">
          <w:rPr>
            <w:rFonts w:ascii="Trebuchet MS" w:hAnsi="Trebuchet MS"/>
            <w:noProof/>
          </w:rPr>
          <w:delText xml:space="preserve"> of all the beasts that are upon the earth</w:delText>
        </w:r>
      </w:del>
      <w:r w:rsidRPr="00115D0E">
        <w:rPr>
          <w:rFonts w:ascii="Trebuchet MS" w:hAnsi="Trebuchet MS"/>
          <w:noProof/>
        </w:rPr>
        <w:t xml:space="preserve">: </w:t>
      </w:r>
      <w:r w:rsidRPr="00115D0E">
        <w:rPr>
          <w:rFonts w:ascii="Trebuchet MS" w:hAnsi="Trebuchet MS"/>
          <w:b/>
          <w:noProof/>
        </w:rPr>
        <w:t xml:space="preserve">11:3 </w:t>
      </w:r>
      <w:r w:rsidRPr="00115D0E">
        <w:rPr>
          <w:rFonts w:ascii="Trebuchet MS" w:hAnsi="Trebuchet MS"/>
          <w:noProof/>
        </w:rPr>
        <w:t xml:space="preserve">Every </w:t>
      </w:r>
      <w:del w:id="17" w:author="Author">
        <w:r w:rsidRPr="00115D0E">
          <w:rPr>
            <w:rFonts w:ascii="Trebuchet MS" w:hAnsi="Trebuchet MS"/>
            <w:noProof/>
          </w:rPr>
          <w:delText>creature</w:delText>
        </w:r>
      </w:del>
      <w:ins w:id="18" w:author="Author">
        <w:r w:rsidRPr="00115D0E">
          <w:rPr>
            <w:rFonts w:ascii="Trebuchet MS" w:hAnsi="Trebuchet MS"/>
            <w:noProof/>
          </w:rPr>
          <w:t>animal</w:t>
        </w:r>
      </w:ins>
      <w:r w:rsidRPr="00115D0E">
        <w:rPr>
          <w:rFonts w:ascii="Trebuchet MS" w:hAnsi="Trebuchet MS"/>
          <w:noProof/>
        </w:rPr>
        <w:t xml:space="preserve"> that </w:t>
      </w:r>
      <w:del w:id="19" w:author="Author">
        <w:r w:rsidRPr="00115D0E">
          <w:rPr>
            <w:rFonts w:ascii="Trebuchet MS" w:hAnsi="Trebuchet MS"/>
            <w:noProof/>
          </w:rPr>
          <w:delText>splits the</w:delText>
        </w:r>
      </w:del>
      <w:ins w:id="20" w:author="Author">
        <w:r w:rsidRPr="00115D0E">
          <w:rPr>
            <w:rFonts w:ascii="Trebuchet MS" w:hAnsi="Trebuchet MS"/>
            <w:noProof/>
          </w:rPr>
          <w:t>has a split</w:t>
        </w:r>
      </w:ins>
      <w:r w:rsidRPr="00115D0E">
        <w:rPr>
          <w:rFonts w:ascii="Trebuchet MS" w:hAnsi="Trebuchet MS"/>
          <w:noProof/>
        </w:rPr>
        <w:t xml:space="preserve"> hoof and </w:t>
      </w:r>
      <w:del w:id="21" w:author="Author">
        <w:r w:rsidRPr="00115D0E">
          <w:rPr>
            <w:rFonts w:ascii="Trebuchet MS" w:hAnsi="Trebuchet MS"/>
            <w:noProof/>
          </w:rPr>
          <w:delText xml:space="preserve">forms </w:delText>
        </w:r>
      </w:del>
      <w:r w:rsidRPr="00115D0E">
        <w:rPr>
          <w:rFonts w:ascii="Trebuchet MS" w:hAnsi="Trebuchet MS"/>
          <w:noProof/>
        </w:rPr>
        <w:t xml:space="preserve">a cleft in </w:t>
      </w:r>
      <w:del w:id="22" w:author="Author">
        <w:r w:rsidRPr="00115D0E">
          <w:rPr>
            <w:rFonts w:ascii="Trebuchet MS" w:hAnsi="Trebuchet MS"/>
            <w:noProof/>
          </w:rPr>
          <w:delText>the hoofs</w:delText>
        </w:r>
      </w:del>
      <w:ins w:id="23" w:author="Author">
        <w:r w:rsidRPr="00115D0E">
          <w:rPr>
            <w:rFonts w:ascii="Trebuchet MS" w:hAnsi="Trebuchet MS"/>
            <w:noProof/>
          </w:rPr>
          <w:t>its hooves</w:t>
        </w:r>
      </w:ins>
      <w:r w:rsidRPr="00115D0E">
        <w:rPr>
          <w:rFonts w:ascii="Trebuchet MS" w:hAnsi="Trebuchet MS"/>
          <w:noProof/>
        </w:rPr>
        <w:t xml:space="preserve"> and </w:t>
      </w:r>
      <w:ins w:id="24" w:author="Author">
        <w:r w:rsidRPr="00115D0E">
          <w:rPr>
            <w:rFonts w:ascii="Trebuchet MS" w:hAnsi="Trebuchet MS"/>
            <w:noProof/>
          </w:rPr>
          <w:t xml:space="preserve">that </w:t>
        </w:r>
      </w:ins>
      <w:r w:rsidRPr="00115D0E">
        <w:rPr>
          <w:rFonts w:ascii="Trebuchet MS" w:hAnsi="Trebuchet MS"/>
          <w:noProof/>
        </w:rPr>
        <w:t xml:space="preserve">chews the cud </w:t>
      </w:r>
      <w:del w:id="25" w:author="Author">
        <w:r w:rsidRPr="00115D0E">
          <w:rPr>
            <w:rFonts w:ascii="Trebuchet MS" w:hAnsi="Trebuchet MS"/>
            <w:noProof/>
          </w:rPr>
          <w:delText xml:space="preserve">among the beasts, that is what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</w:delText>
        </w:r>
      </w:del>
      <w:r w:rsidRPr="00115D0E">
        <w:rPr>
          <w:rFonts w:ascii="Trebuchet MS" w:hAnsi="Trebuchet MS"/>
          <w:noProof/>
        </w:rPr>
        <w:t xml:space="preserve">may </w:t>
      </w:r>
      <w:del w:id="26" w:author="Author">
        <w:r w:rsidRPr="00115D0E">
          <w:rPr>
            <w:rFonts w:ascii="Trebuchet MS" w:hAnsi="Trebuchet MS"/>
            <w:noProof/>
          </w:rPr>
          <w:delText>eat</w:delText>
        </w:r>
      </w:del>
      <w:ins w:id="27" w:author="Author">
        <w:r w:rsidRPr="00115D0E">
          <w:rPr>
            <w:rFonts w:ascii="Trebuchet MS" w:hAnsi="Trebuchet MS"/>
            <w:noProof/>
          </w:rPr>
          <w:t>be eaten</w:t>
        </w:r>
      </w:ins>
      <w:r w:rsidRPr="00115D0E">
        <w:rPr>
          <w:rFonts w:ascii="Trebuchet MS" w:hAnsi="Trebuchet MS"/>
          <w:noProof/>
        </w:rPr>
        <w:t>.</w:t>
      </w:r>
    </w:p>
    <w:p w:rsidR="002973C4" w:rsidRPr="00115D0E" w:rsidRDefault="002973C4" w:rsidP="002973C4">
      <w:pPr>
        <w:rPr>
          <w:rFonts w:ascii="Trebuchet MS" w:hAnsi="Trebuchet MS"/>
          <w:noProof/>
        </w:rPr>
      </w:pPr>
      <w:r w:rsidRPr="00115D0E">
        <w:rPr>
          <w:rFonts w:ascii="Trebuchet MS" w:hAnsi="Trebuchet MS"/>
          <w:b/>
        </w:rPr>
        <w:t xml:space="preserve">11:4 </w:t>
      </w:r>
      <w:r w:rsidRPr="00115D0E">
        <w:rPr>
          <w:rFonts w:ascii="Trebuchet MS" w:hAnsi="Trebuchet MS"/>
          <w:noProof/>
        </w:rPr>
        <w:t>“‘</w:t>
      </w:r>
      <w:del w:id="28" w:author="Author">
        <w:r w:rsidRPr="00115D0E">
          <w:rPr>
            <w:rFonts w:ascii="Trebuchet MS" w:hAnsi="Trebuchet MS"/>
            <w:noProof/>
          </w:rPr>
          <w:delText xml:space="preserve">Only this is what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29" w:author="Author">
        <w:r w:rsidRPr="00115D0E">
          <w:rPr>
            <w:rFonts w:ascii="Trebuchet MS" w:hAnsi="Trebuchet MS"/>
            <w:noProof/>
          </w:rPr>
          <w:t>But you</w:t>
        </w:r>
      </w:ins>
      <w:r w:rsidRPr="00115D0E">
        <w:rPr>
          <w:rFonts w:ascii="Trebuchet MS" w:hAnsi="Trebuchet MS"/>
          <w:noProof/>
        </w:rPr>
        <w:t xml:space="preserve"> must not eat </w:t>
      </w:r>
      <w:del w:id="30" w:author="Author">
        <w:r w:rsidRPr="00115D0E">
          <w:rPr>
            <w:rFonts w:ascii="Trebuchet MS" w:hAnsi="Trebuchet MS"/>
            <w:noProof/>
          </w:rPr>
          <w:delText>among the chewers of</w:delText>
        </w:r>
      </w:del>
      <w:ins w:id="31" w:author="Author">
        <w:r w:rsidRPr="00115D0E">
          <w:rPr>
            <w:rFonts w:ascii="Trebuchet MS" w:hAnsi="Trebuchet MS"/>
            <w:noProof/>
          </w:rPr>
          <w:t>these animals that chew</w:t>
        </w:r>
      </w:ins>
      <w:r w:rsidRPr="00115D0E">
        <w:rPr>
          <w:rFonts w:ascii="Trebuchet MS" w:hAnsi="Trebuchet MS"/>
          <w:noProof/>
        </w:rPr>
        <w:t xml:space="preserve"> the cud </w:t>
      </w:r>
      <w:del w:id="32" w:author="Author">
        <w:r w:rsidRPr="00115D0E">
          <w:rPr>
            <w:rFonts w:ascii="Trebuchet MS" w:hAnsi="Trebuchet MS"/>
            <w:noProof/>
          </w:rPr>
          <w:delText>and the splitters of the</w:delText>
        </w:r>
      </w:del>
      <w:ins w:id="33" w:author="Author">
        <w:r w:rsidRPr="00115D0E">
          <w:rPr>
            <w:rFonts w:ascii="Trebuchet MS" w:hAnsi="Trebuchet MS"/>
            <w:noProof/>
          </w:rPr>
          <w:t>or have a split</w:t>
        </w:r>
      </w:ins>
      <w:r w:rsidRPr="00115D0E">
        <w:rPr>
          <w:rFonts w:ascii="Trebuchet MS" w:hAnsi="Trebuchet MS"/>
          <w:noProof/>
        </w:rPr>
        <w:t xml:space="preserve"> hoof: the camel, </w:t>
      </w:r>
      <w:del w:id="34" w:author="Author">
        <w:r w:rsidRPr="00115D0E">
          <w:rPr>
            <w:rFonts w:ascii="Trebuchet MS" w:hAnsi="Trebuchet MS"/>
            <w:noProof/>
          </w:rPr>
          <w:delText>because it is a chewer of</w:delText>
        </w:r>
      </w:del>
      <w:ins w:id="35" w:author="Author">
        <w:r w:rsidRPr="00115D0E">
          <w:rPr>
            <w:rFonts w:ascii="Trebuchet MS" w:hAnsi="Trebuchet MS"/>
            <w:noProof/>
          </w:rPr>
          <w:t>which chews</w:t>
        </w:r>
      </w:ins>
      <w:r w:rsidRPr="00115D0E">
        <w:rPr>
          <w:rFonts w:ascii="Trebuchet MS" w:hAnsi="Trebuchet MS"/>
          <w:noProof/>
        </w:rPr>
        <w:t xml:space="preserve"> the cud but </w:t>
      </w:r>
      <w:del w:id="36" w:author="Author">
        <w:r w:rsidRPr="00115D0E">
          <w:rPr>
            <w:rFonts w:ascii="Trebuchet MS" w:hAnsi="Trebuchet MS"/>
            <w:noProof/>
          </w:rPr>
          <w:delText>is no splitter of the</w:delText>
        </w:r>
      </w:del>
      <w:ins w:id="37" w:author="Author">
        <w:r w:rsidRPr="00115D0E">
          <w:rPr>
            <w:rFonts w:ascii="Trebuchet MS" w:hAnsi="Trebuchet MS"/>
            <w:noProof/>
          </w:rPr>
          <w:t>does not have a split</w:t>
        </w:r>
      </w:ins>
      <w:r w:rsidRPr="00115D0E">
        <w:rPr>
          <w:rFonts w:ascii="Trebuchet MS" w:hAnsi="Trebuchet MS"/>
          <w:noProof/>
        </w:rPr>
        <w:t xml:space="preserve"> hoof. It is unclean for </w:t>
      </w:r>
      <w:del w:id="38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39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11:5 </w:t>
      </w:r>
      <w:r w:rsidRPr="00115D0E">
        <w:rPr>
          <w:rFonts w:ascii="Trebuchet MS" w:hAnsi="Trebuchet MS"/>
          <w:noProof/>
        </w:rPr>
        <w:t xml:space="preserve">Also the rock badger, because it </w:t>
      </w:r>
      <w:del w:id="40" w:author="Author">
        <w:r w:rsidRPr="00115D0E">
          <w:rPr>
            <w:rFonts w:ascii="Trebuchet MS" w:hAnsi="Trebuchet MS"/>
            <w:noProof/>
          </w:rPr>
          <w:delText>is a chewer of</w:delText>
        </w:r>
      </w:del>
      <w:ins w:id="41" w:author="Author">
        <w:r w:rsidRPr="00115D0E">
          <w:rPr>
            <w:rFonts w:ascii="Trebuchet MS" w:hAnsi="Trebuchet MS"/>
            <w:noProof/>
          </w:rPr>
          <w:t>chews</w:t>
        </w:r>
      </w:ins>
      <w:r w:rsidRPr="00115D0E">
        <w:rPr>
          <w:rFonts w:ascii="Trebuchet MS" w:hAnsi="Trebuchet MS"/>
          <w:noProof/>
        </w:rPr>
        <w:t xml:space="preserve"> the cud but does not </w:t>
      </w:r>
      <w:ins w:id="42" w:author="Author">
        <w:r w:rsidRPr="00115D0E">
          <w:rPr>
            <w:rFonts w:ascii="Trebuchet MS" w:hAnsi="Trebuchet MS"/>
            <w:noProof/>
          </w:rPr>
          <w:t xml:space="preserve">have a </w:t>
        </w:r>
      </w:ins>
      <w:r w:rsidRPr="00115D0E">
        <w:rPr>
          <w:rFonts w:ascii="Trebuchet MS" w:hAnsi="Trebuchet MS"/>
          <w:noProof/>
        </w:rPr>
        <w:t xml:space="preserve">split </w:t>
      </w:r>
      <w:del w:id="43" w:author="Author">
        <w:r w:rsidRPr="00115D0E">
          <w:rPr>
            <w:rFonts w:ascii="Trebuchet MS" w:hAnsi="Trebuchet MS"/>
            <w:noProof/>
          </w:rPr>
          <w:delText xml:space="preserve">the </w:delText>
        </w:r>
      </w:del>
      <w:r w:rsidRPr="00115D0E">
        <w:rPr>
          <w:rFonts w:ascii="Trebuchet MS" w:hAnsi="Trebuchet MS"/>
          <w:noProof/>
        </w:rPr>
        <w:t xml:space="preserve">hoof. It is unclean for </w:t>
      </w:r>
      <w:del w:id="44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45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11:6 </w:t>
      </w:r>
      <w:r w:rsidRPr="00115D0E">
        <w:rPr>
          <w:rFonts w:ascii="Trebuchet MS" w:hAnsi="Trebuchet MS"/>
          <w:noProof/>
        </w:rPr>
        <w:t xml:space="preserve">Also the hare, because it </w:t>
      </w:r>
      <w:del w:id="46" w:author="Author">
        <w:r w:rsidRPr="00115D0E">
          <w:rPr>
            <w:rFonts w:ascii="Trebuchet MS" w:hAnsi="Trebuchet MS"/>
            <w:noProof/>
          </w:rPr>
          <w:delText>is a chewer of</w:delText>
        </w:r>
      </w:del>
      <w:ins w:id="47" w:author="Author">
        <w:r w:rsidRPr="00115D0E">
          <w:rPr>
            <w:rFonts w:ascii="Trebuchet MS" w:hAnsi="Trebuchet MS"/>
            <w:noProof/>
          </w:rPr>
          <w:t>chews</w:t>
        </w:r>
      </w:ins>
      <w:r w:rsidRPr="00115D0E">
        <w:rPr>
          <w:rFonts w:ascii="Trebuchet MS" w:hAnsi="Trebuchet MS"/>
          <w:noProof/>
        </w:rPr>
        <w:t xml:space="preserve"> the cud but </w:t>
      </w:r>
      <w:del w:id="48" w:author="Author">
        <w:r w:rsidRPr="00115D0E">
          <w:rPr>
            <w:rFonts w:ascii="Trebuchet MS" w:hAnsi="Trebuchet MS"/>
            <w:noProof/>
          </w:rPr>
          <w:delText xml:space="preserve">it </w:delText>
        </w:r>
      </w:del>
      <w:r w:rsidRPr="00115D0E">
        <w:rPr>
          <w:rFonts w:ascii="Trebuchet MS" w:hAnsi="Trebuchet MS"/>
          <w:noProof/>
        </w:rPr>
        <w:t xml:space="preserve">does not have </w:t>
      </w:r>
      <w:del w:id="49" w:author="Author">
        <w:r w:rsidRPr="00115D0E">
          <w:rPr>
            <w:rFonts w:ascii="Trebuchet MS" w:hAnsi="Trebuchet MS"/>
            <w:noProof/>
          </w:rPr>
          <w:delText>the</w:delText>
        </w:r>
      </w:del>
      <w:ins w:id="50" w:author="Author">
        <w:r w:rsidRPr="00115D0E">
          <w:rPr>
            <w:rFonts w:ascii="Trebuchet MS" w:hAnsi="Trebuchet MS"/>
            <w:noProof/>
          </w:rPr>
          <w:t>a split</w:t>
        </w:r>
      </w:ins>
      <w:r w:rsidRPr="00115D0E">
        <w:rPr>
          <w:rFonts w:ascii="Trebuchet MS" w:hAnsi="Trebuchet MS"/>
          <w:noProof/>
        </w:rPr>
        <w:t xml:space="preserve"> hoof</w:t>
      </w:r>
      <w:del w:id="51" w:author="Author">
        <w:r w:rsidRPr="00115D0E">
          <w:rPr>
            <w:rFonts w:ascii="Trebuchet MS" w:hAnsi="Trebuchet MS"/>
            <w:noProof/>
          </w:rPr>
          <w:delText xml:space="preserve"> split</w:delText>
        </w:r>
      </w:del>
      <w:r w:rsidRPr="00115D0E">
        <w:rPr>
          <w:rFonts w:ascii="Trebuchet MS" w:hAnsi="Trebuchet MS"/>
          <w:noProof/>
        </w:rPr>
        <w:t xml:space="preserve">. It is unclean for </w:t>
      </w:r>
      <w:del w:id="52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53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11:7 </w:t>
      </w:r>
      <w:r w:rsidRPr="00115D0E">
        <w:rPr>
          <w:rFonts w:ascii="Trebuchet MS" w:hAnsi="Trebuchet MS"/>
          <w:noProof/>
        </w:rPr>
        <w:t xml:space="preserve">Also the pig, because it </w:t>
      </w:r>
      <w:del w:id="54" w:author="Author">
        <w:r w:rsidRPr="00115D0E">
          <w:rPr>
            <w:rFonts w:ascii="Trebuchet MS" w:hAnsi="Trebuchet MS"/>
            <w:noProof/>
          </w:rPr>
          <w:delText>is</w:delText>
        </w:r>
      </w:del>
      <w:ins w:id="55" w:author="Author">
        <w:r w:rsidRPr="00115D0E">
          <w:rPr>
            <w:rFonts w:ascii="Trebuchet MS" w:hAnsi="Trebuchet MS"/>
            <w:noProof/>
          </w:rPr>
          <w:t>has</w:t>
        </w:r>
      </w:ins>
      <w:r w:rsidRPr="00115D0E">
        <w:rPr>
          <w:rFonts w:ascii="Trebuchet MS" w:hAnsi="Trebuchet MS"/>
          <w:noProof/>
        </w:rPr>
        <w:t xml:space="preserve"> a </w:t>
      </w:r>
      <w:del w:id="56" w:author="Author">
        <w:r w:rsidRPr="00115D0E">
          <w:rPr>
            <w:rFonts w:ascii="Trebuchet MS" w:hAnsi="Trebuchet MS"/>
            <w:noProof/>
          </w:rPr>
          <w:delText>splitter of the</w:delText>
        </w:r>
      </w:del>
      <w:ins w:id="57" w:author="Author">
        <w:r w:rsidRPr="00115D0E">
          <w:rPr>
            <w:rFonts w:ascii="Trebuchet MS" w:hAnsi="Trebuchet MS"/>
            <w:noProof/>
          </w:rPr>
          <w:t>split</w:t>
        </w:r>
      </w:ins>
      <w:r w:rsidRPr="00115D0E">
        <w:rPr>
          <w:rFonts w:ascii="Trebuchet MS" w:hAnsi="Trebuchet MS"/>
          <w:noProof/>
        </w:rPr>
        <w:t xml:space="preserve"> hoof and a </w:t>
      </w:r>
      <w:del w:id="58" w:author="Author">
        <w:r w:rsidRPr="00115D0E">
          <w:rPr>
            <w:rFonts w:ascii="Trebuchet MS" w:hAnsi="Trebuchet MS"/>
            <w:noProof/>
          </w:rPr>
          <w:delText xml:space="preserve">former of a </w:delText>
        </w:r>
      </w:del>
      <w:r w:rsidRPr="00115D0E">
        <w:rPr>
          <w:rFonts w:ascii="Trebuchet MS" w:hAnsi="Trebuchet MS"/>
          <w:noProof/>
        </w:rPr>
        <w:t>cleft in the hoof</w:t>
      </w:r>
      <w:del w:id="59" w:author="Author">
        <w:r w:rsidRPr="00115D0E">
          <w:rPr>
            <w:rFonts w:ascii="Trebuchet MS" w:hAnsi="Trebuchet MS"/>
            <w:noProof/>
          </w:rPr>
          <w:delText>,</w:delText>
        </w:r>
      </w:del>
      <w:r w:rsidRPr="00115D0E">
        <w:rPr>
          <w:rFonts w:ascii="Trebuchet MS" w:hAnsi="Trebuchet MS"/>
          <w:noProof/>
        </w:rPr>
        <w:t xml:space="preserve"> but </w:t>
      </w:r>
      <w:del w:id="60" w:author="Author">
        <w:r w:rsidRPr="00115D0E">
          <w:rPr>
            <w:rFonts w:ascii="Trebuchet MS" w:hAnsi="Trebuchet MS"/>
            <w:noProof/>
          </w:rPr>
          <w:delText xml:space="preserve">it itself </w:delText>
        </w:r>
      </w:del>
      <w:r w:rsidRPr="00115D0E">
        <w:rPr>
          <w:rFonts w:ascii="Trebuchet MS" w:hAnsi="Trebuchet MS"/>
          <w:noProof/>
        </w:rPr>
        <w:t xml:space="preserve">does not chew the cud. It is unclean for </w:t>
      </w:r>
      <w:del w:id="61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62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11:8 </w:t>
      </w:r>
      <w:del w:id="63" w:author="Author">
        <w:r w:rsidRPr="00115D0E">
          <w:rPr>
            <w:rFonts w:ascii="Trebuchet MS" w:hAnsi="Trebuchet MS"/>
            <w:noProof/>
          </w:rPr>
          <w:delText>Y</w:delText>
        </w:r>
        <w:r w:rsidRPr="00115D0E">
          <w:rPr>
            <w:rFonts w:ascii="Trebuchet MS" w:hAnsi="Trebuchet MS"/>
            <w:noProof/>
            <w:u w:val="dotted"/>
          </w:rPr>
          <w:delText>OU</w:delText>
        </w:r>
      </w:del>
      <w:ins w:id="64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 must not eat any of their flesh</w:t>
      </w:r>
      <w:del w:id="65" w:author="Author">
        <w:r w:rsidRPr="00115D0E">
          <w:rPr>
            <w:rFonts w:ascii="Trebuchet MS" w:hAnsi="Trebuchet MS"/>
            <w:noProof/>
          </w:rPr>
          <w:delText xml:space="preserve">, and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must not</w:delText>
        </w:r>
      </w:del>
      <w:ins w:id="66" w:author="Author">
        <w:r w:rsidRPr="00115D0E">
          <w:rPr>
            <w:rFonts w:ascii="Trebuchet MS" w:hAnsi="Trebuchet MS"/>
            <w:noProof/>
          </w:rPr>
          <w:t xml:space="preserve"> or</w:t>
        </w:r>
      </w:ins>
      <w:r w:rsidRPr="00115D0E">
        <w:rPr>
          <w:rFonts w:ascii="Trebuchet MS" w:hAnsi="Trebuchet MS"/>
          <w:noProof/>
        </w:rPr>
        <w:t xml:space="preserve"> touch their dead body. They are unclean for </w:t>
      </w:r>
      <w:del w:id="67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68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>.</w:t>
      </w:r>
    </w:p>
    <w:p w:rsidR="002973C4" w:rsidRPr="00115D0E" w:rsidRDefault="002973C4" w:rsidP="002973C4">
      <w:pPr>
        <w:rPr>
          <w:rFonts w:ascii="Trebuchet MS" w:hAnsi="Trebuchet MS"/>
          <w:noProof/>
        </w:rPr>
      </w:pPr>
      <w:r w:rsidRPr="00115D0E">
        <w:rPr>
          <w:rFonts w:ascii="Trebuchet MS" w:hAnsi="Trebuchet MS"/>
          <w:b/>
        </w:rPr>
        <w:t xml:space="preserve">11:9 </w:t>
      </w:r>
      <w:r w:rsidRPr="00115D0E">
        <w:rPr>
          <w:rFonts w:ascii="Trebuchet MS" w:hAnsi="Trebuchet MS"/>
          <w:noProof/>
        </w:rPr>
        <w:t xml:space="preserve">“‘This is what </w:t>
      </w:r>
      <w:del w:id="69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70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 may eat of everything </w:t>
      </w:r>
      <w:del w:id="71" w:author="Author">
        <w:r w:rsidRPr="00115D0E">
          <w:rPr>
            <w:rFonts w:ascii="Trebuchet MS" w:hAnsi="Trebuchet MS"/>
            <w:noProof/>
          </w:rPr>
          <w:delText xml:space="preserve">that is </w:delText>
        </w:r>
      </w:del>
      <w:r w:rsidRPr="00115D0E">
        <w:rPr>
          <w:rFonts w:ascii="Trebuchet MS" w:hAnsi="Trebuchet MS"/>
          <w:noProof/>
        </w:rPr>
        <w:t xml:space="preserve">in the waters: </w:t>
      </w:r>
      <w:del w:id="72" w:author="Author">
        <w:r w:rsidRPr="00115D0E">
          <w:rPr>
            <w:rFonts w:ascii="Trebuchet MS" w:hAnsi="Trebuchet MS"/>
            <w:noProof/>
          </w:rPr>
          <w:delText>Everything</w:delText>
        </w:r>
      </w:del>
      <w:ins w:id="73" w:author="Author">
        <w:r w:rsidRPr="00115D0E">
          <w:rPr>
            <w:rFonts w:ascii="Trebuchet MS" w:hAnsi="Trebuchet MS"/>
            <w:noProof/>
          </w:rPr>
          <w:t>Anything in the waters</w:t>
        </w:r>
      </w:ins>
      <w:r w:rsidRPr="00115D0E">
        <w:rPr>
          <w:rFonts w:ascii="Trebuchet MS" w:hAnsi="Trebuchet MS"/>
          <w:noProof/>
        </w:rPr>
        <w:t xml:space="preserve"> that has fins and scales</w:t>
      </w:r>
      <w:del w:id="74" w:author="Author">
        <w:r w:rsidRPr="00115D0E">
          <w:rPr>
            <w:rFonts w:ascii="Trebuchet MS" w:hAnsi="Trebuchet MS"/>
            <w:noProof/>
          </w:rPr>
          <w:delText xml:space="preserve"> in the waters</w:delText>
        </w:r>
      </w:del>
      <w:r w:rsidRPr="00115D0E">
        <w:rPr>
          <w:rFonts w:ascii="Trebuchet MS" w:hAnsi="Trebuchet MS"/>
          <w:noProof/>
        </w:rPr>
        <w:t>,</w:t>
      </w:r>
      <w:ins w:id="75" w:author="Author">
        <w:r w:rsidRPr="00115D0E">
          <w:rPr>
            <w:rFonts w:ascii="Trebuchet MS" w:hAnsi="Trebuchet MS"/>
            <w:noProof/>
          </w:rPr>
          <w:t xml:space="preserve"> whether</w:t>
        </w:r>
      </w:ins>
      <w:r w:rsidRPr="00115D0E">
        <w:rPr>
          <w:rFonts w:ascii="Trebuchet MS" w:hAnsi="Trebuchet MS"/>
          <w:noProof/>
        </w:rPr>
        <w:t xml:space="preserve"> in the seas </w:t>
      </w:r>
      <w:del w:id="76" w:author="Author">
        <w:r w:rsidRPr="00115D0E">
          <w:rPr>
            <w:rFonts w:ascii="Trebuchet MS" w:hAnsi="Trebuchet MS"/>
            <w:noProof/>
          </w:rPr>
          <w:delText>and</w:delText>
        </w:r>
      </w:del>
      <w:ins w:id="77" w:author="Author">
        <w:r w:rsidRPr="00115D0E">
          <w:rPr>
            <w:rFonts w:ascii="Trebuchet MS" w:hAnsi="Trebuchet MS"/>
            <w:noProof/>
          </w:rPr>
          <w:t>or</w:t>
        </w:r>
      </w:ins>
      <w:r w:rsidRPr="00115D0E">
        <w:rPr>
          <w:rFonts w:ascii="Trebuchet MS" w:hAnsi="Trebuchet MS"/>
          <w:noProof/>
        </w:rPr>
        <w:t xml:space="preserve"> in the </w:t>
      </w:r>
      <w:del w:id="78" w:author="Author">
        <w:r w:rsidRPr="00115D0E">
          <w:rPr>
            <w:rFonts w:ascii="Trebuchet MS" w:hAnsi="Trebuchet MS"/>
            <w:noProof/>
          </w:rPr>
          <w:delText xml:space="preserve">torrents, those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79" w:author="Author">
        <w:r w:rsidRPr="00115D0E">
          <w:rPr>
            <w:rFonts w:ascii="Trebuchet MS" w:hAnsi="Trebuchet MS"/>
            <w:noProof/>
          </w:rPr>
          <w:t>rivers, it you</w:t>
        </w:r>
      </w:ins>
      <w:r w:rsidRPr="00115D0E">
        <w:rPr>
          <w:rFonts w:ascii="Trebuchet MS" w:hAnsi="Trebuchet MS"/>
          <w:noProof/>
        </w:rPr>
        <w:t xml:space="preserve"> may eat. </w:t>
      </w:r>
      <w:r w:rsidRPr="00115D0E">
        <w:rPr>
          <w:rFonts w:ascii="Trebuchet MS" w:hAnsi="Trebuchet MS"/>
          <w:b/>
          <w:noProof/>
        </w:rPr>
        <w:t xml:space="preserve">11:10 </w:t>
      </w:r>
      <w:del w:id="80" w:author="Author">
        <w:r w:rsidRPr="00115D0E">
          <w:rPr>
            <w:rFonts w:ascii="Trebuchet MS" w:hAnsi="Trebuchet MS"/>
            <w:noProof/>
          </w:rPr>
          <w:delText>And everything</w:delText>
        </w:r>
      </w:del>
      <w:ins w:id="81" w:author="Author">
        <w:r w:rsidRPr="00115D0E">
          <w:rPr>
            <w:rFonts w:ascii="Trebuchet MS" w:hAnsi="Trebuchet MS"/>
            <w:noProof/>
          </w:rPr>
          <w:t>But anything</w:t>
        </w:r>
      </w:ins>
      <w:r w:rsidRPr="00115D0E">
        <w:rPr>
          <w:rFonts w:ascii="Trebuchet MS" w:hAnsi="Trebuchet MS"/>
          <w:noProof/>
        </w:rPr>
        <w:t xml:space="preserve"> in the seas and </w:t>
      </w:r>
      <w:ins w:id="82" w:author="Author">
        <w:r w:rsidRPr="00115D0E">
          <w:rPr>
            <w:rFonts w:ascii="Trebuchet MS" w:hAnsi="Trebuchet MS"/>
            <w:noProof/>
          </w:rPr>
          <w:t xml:space="preserve">in </w:t>
        </w:r>
      </w:ins>
      <w:r w:rsidRPr="00115D0E">
        <w:rPr>
          <w:rFonts w:ascii="Trebuchet MS" w:hAnsi="Trebuchet MS"/>
          <w:noProof/>
        </w:rPr>
        <w:t xml:space="preserve">the </w:t>
      </w:r>
      <w:del w:id="83" w:author="Author">
        <w:r w:rsidRPr="00115D0E">
          <w:rPr>
            <w:rFonts w:ascii="Trebuchet MS" w:hAnsi="Trebuchet MS"/>
            <w:noProof/>
          </w:rPr>
          <w:delText>torrents</w:delText>
        </w:r>
      </w:del>
      <w:ins w:id="84" w:author="Author">
        <w:r w:rsidRPr="00115D0E">
          <w:rPr>
            <w:rFonts w:ascii="Trebuchet MS" w:hAnsi="Trebuchet MS"/>
            <w:noProof/>
          </w:rPr>
          <w:t>rivers</w:t>
        </w:r>
      </w:ins>
      <w:r w:rsidRPr="00115D0E">
        <w:rPr>
          <w:rFonts w:ascii="Trebuchet MS" w:hAnsi="Trebuchet MS"/>
          <w:noProof/>
        </w:rPr>
        <w:t xml:space="preserve"> that has no fins and scales, </w:t>
      </w:r>
      <w:del w:id="85" w:author="Author">
        <w:r w:rsidRPr="00115D0E">
          <w:rPr>
            <w:rFonts w:ascii="Trebuchet MS" w:hAnsi="Trebuchet MS"/>
            <w:noProof/>
          </w:rPr>
          <w:delText xml:space="preserve">out of every </w:delText>
        </w:r>
      </w:del>
      <w:ins w:id="86" w:author="Author">
        <w:r w:rsidRPr="00115D0E">
          <w:rPr>
            <w:rFonts w:ascii="Trebuchet MS" w:hAnsi="Trebuchet MS"/>
            <w:noProof/>
          </w:rPr>
          <w:t xml:space="preserve">among all the </w:t>
        </w:r>
      </w:ins>
      <w:r w:rsidRPr="00115D0E">
        <w:rPr>
          <w:rFonts w:ascii="Trebuchet MS" w:hAnsi="Trebuchet MS"/>
          <w:noProof/>
        </w:rPr>
        <w:t xml:space="preserve">swarming </w:t>
      </w:r>
      <w:del w:id="87" w:author="Author">
        <w:r w:rsidRPr="00115D0E">
          <w:rPr>
            <w:rFonts w:ascii="Trebuchet MS" w:hAnsi="Trebuchet MS"/>
            <w:noProof/>
          </w:rPr>
          <w:delText>creature of the waters</w:delText>
        </w:r>
      </w:del>
      <w:ins w:id="88" w:author="Author">
        <w:r w:rsidRPr="00115D0E">
          <w:rPr>
            <w:rFonts w:ascii="Trebuchet MS" w:hAnsi="Trebuchet MS"/>
            <w:noProof/>
          </w:rPr>
          <w:t>creatures</w:t>
        </w:r>
      </w:ins>
      <w:r w:rsidRPr="00115D0E">
        <w:rPr>
          <w:rFonts w:ascii="Trebuchet MS" w:hAnsi="Trebuchet MS"/>
          <w:noProof/>
        </w:rPr>
        <w:t xml:space="preserve"> and </w:t>
      </w:r>
      <w:del w:id="89" w:author="Author">
        <w:r w:rsidRPr="00115D0E">
          <w:rPr>
            <w:rFonts w:ascii="Trebuchet MS" w:hAnsi="Trebuchet MS"/>
            <w:noProof/>
          </w:rPr>
          <w:delText xml:space="preserve">out </w:delText>
        </w:r>
      </w:del>
      <w:r w:rsidRPr="00115D0E">
        <w:rPr>
          <w:rFonts w:ascii="Trebuchet MS" w:hAnsi="Trebuchet MS"/>
          <w:noProof/>
        </w:rPr>
        <w:t>of every</w:t>
      </w:r>
      <w:ins w:id="90" w:author="Author">
        <w:r w:rsidRPr="00115D0E">
          <w:rPr>
            <w:rFonts w:ascii="Trebuchet MS" w:hAnsi="Trebuchet MS"/>
            <w:noProof/>
          </w:rPr>
          <w:t xml:space="preserve"> other</w:t>
        </w:r>
      </w:ins>
      <w:r w:rsidRPr="00115D0E">
        <w:rPr>
          <w:rFonts w:ascii="Trebuchet MS" w:hAnsi="Trebuchet MS"/>
          <w:noProof/>
        </w:rPr>
        <w:t xml:space="preserve"> living </w:t>
      </w:r>
      <w:del w:id="91" w:author="Author">
        <w:r w:rsidRPr="00115D0E">
          <w:rPr>
            <w:rFonts w:ascii="Trebuchet MS" w:hAnsi="Trebuchet MS"/>
            <w:noProof/>
          </w:rPr>
          <w:delText>soul</w:delText>
        </w:r>
      </w:del>
      <w:ins w:id="92" w:author="Author">
        <w:r w:rsidRPr="00115D0E">
          <w:rPr>
            <w:rFonts w:ascii="Trebuchet MS" w:hAnsi="Trebuchet MS"/>
            <w:noProof/>
          </w:rPr>
          <w:t>creature</w:t>
        </w:r>
        <w:r w:rsidRPr="00115D0E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115D0E">
        <w:rPr>
          <w:rFonts w:ascii="Trebuchet MS" w:hAnsi="Trebuchet MS"/>
          <w:noProof/>
        </w:rPr>
        <w:t xml:space="preserve"> that is in the waters, </w:t>
      </w:r>
      <w:del w:id="95" w:author="Author">
        <w:r w:rsidRPr="00115D0E">
          <w:rPr>
            <w:rFonts w:ascii="Trebuchet MS" w:hAnsi="Trebuchet MS"/>
            <w:noProof/>
          </w:rPr>
          <w:delText>they are</w:delText>
        </w:r>
      </w:del>
      <w:ins w:id="96" w:author="Author">
        <w:r w:rsidRPr="00115D0E">
          <w:rPr>
            <w:rFonts w:ascii="Trebuchet MS" w:hAnsi="Trebuchet MS"/>
            <w:noProof/>
          </w:rPr>
          <w:t>it is</w:t>
        </w:r>
      </w:ins>
      <w:r w:rsidRPr="00115D0E">
        <w:rPr>
          <w:rFonts w:ascii="Trebuchet MS" w:hAnsi="Trebuchet MS"/>
          <w:noProof/>
        </w:rPr>
        <w:t xml:space="preserve"> a loathsome thing for </w:t>
      </w:r>
      <w:del w:id="97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98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11:11 </w:t>
      </w:r>
      <w:r w:rsidRPr="00115D0E">
        <w:rPr>
          <w:rFonts w:ascii="Trebuchet MS" w:hAnsi="Trebuchet MS"/>
          <w:noProof/>
        </w:rPr>
        <w:t xml:space="preserve">Yes, they </w:t>
      </w:r>
      <w:del w:id="99" w:author="Author">
        <w:r w:rsidRPr="00115D0E">
          <w:rPr>
            <w:rFonts w:ascii="Trebuchet MS" w:hAnsi="Trebuchet MS"/>
            <w:noProof/>
          </w:rPr>
          <w:delText>will become a</w:delText>
        </w:r>
      </w:del>
      <w:ins w:id="100" w:author="Author">
        <w:r w:rsidRPr="00115D0E">
          <w:rPr>
            <w:rFonts w:ascii="Trebuchet MS" w:hAnsi="Trebuchet MS"/>
            <w:noProof/>
          </w:rPr>
          <w:t>should be</w:t>
        </w:r>
      </w:ins>
      <w:r w:rsidRPr="00115D0E">
        <w:rPr>
          <w:rFonts w:ascii="Trebuchet MS" w:hAnsi="Trebuchet MS"/>
          <w:noProof/>
        </w:rPr>
        <w:t xml:space="preserve"> loathsome </w:t>
      </w:r>
      <w:del w:id="101" w:author="Author">
        <w:r w:rsidRPr="00115D0E">
          <w:rPr>
            <w:rFonts w:ascii="Trebuchet MS" w:hAnsi="Trebuchet MS"/>
            <w:noProof/>
          </w:rPr>
          <w:delText xml:space="preserve">thing </w:delText>
        </w:r>
      </w:del>
      <w:r w:rsidRPr="00115D0E">
        <w:rPr>
          <w:rFonts w:ascii="Trebuchet MS" w:hAnsi="Trebuchet MS"/>
          <w:noProof/>
        </w:rPr>
        <w:t xml:space="preserve">to </w:t>
      </w:r>
      <w:del w:id="102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>. Y</w:delText>
        </w:r>
        <w:r w:rsidRPr="00115D0E">
          <w:rPr>
            <w:rFonts w:ascii="Trebuchet MS" w:hAnsi="Trebuchet MS"/>
            <w:noProof/>
            <w:u w:val="dotted"/>
          </w:rPr>
          <w:delText>OU</w:delText>
        </w:r>
      </w:del>
      <w:ins w:id="103" w:author="Author">
        <w:r w:rsidRPr="00115D0E">
          <w:rPr>
            <w:rFonts w:ascii="Trebuchet MS" w:hAnsi="Trebuchet MS"/>
            <w:noProof/>
          </w:rPr>
          <w:t>you, and you</w:t>
        </w:r>
      </w:ins>
      <w:r w:rsidRPr="00115D0E">
        <w:rPr>
          <w:rFonts w:ascii="Trebuchet MS" w:hAnsi="Trebuchet MS"/>
          <w:noProof/>
        </w:rPr>
        <w:t xml:space="preserve"> must not eat any of their flesh</w:t>
      </w:r>
      <w:del w:id="104" w:author="Author">
        <w:r w:rsidRPr="00115D0E">
          <w:rPr>
            <w:rFonts w:ascii="Trebuchet MS" w:hAnsi="Trebuchet MS"/>
            <w:noProof/>
          </w:rPr>
          <w:delText>,</w:delText>
        </w:r>
      </w:del>
      <w:r w:rsidRPr="00115D0E">
        <w:rPr>
          <w:rFonts w:ascii="Trebuchet MS" w:hAnsi="Trebuchet MS"/>
          <w:noProof/>
        </w:rPr>
        <w:t xml:space="preserve"> and </w:t>
      </w:r>
      <w:del w:id="105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are to</w:delText>
        </w:r>
      </w:del>
      <w:ins w:id="106" w:author="Author">
        <w:r w:rsidRPr="00115D0E">
          <w:rPr>
            <w:rFonts w:ascii="Trebuchet MS" w:hAnsi="Trebuchet MS"/>
            <w:noProof/>
          </w:rPr>
          <w:t>you must</w:t>
        </w:r>
      </w:ins>
      <w:r w:rsidRPr="00115D0E">
        <w:rPr>
          <w:rFonts w:ascii="Trebuchet MS" w:hAnsi="Trebuchet MS"/>
          <w:noProof/>
        </w:rPr>
        <w:t xml:space="preserve"> loathe their </w:t>
      </w:r>
      <w:del w:id="107" w:author="Author">
        <w:r w:rsidRPr="00115D0E">
          <w:rPr>
            <w:rFonts w:ascii="Trebuchet MS" w:hAnsi="Trebuchet MS"/>
            <w:noProof/>
          </w:rPr>
          <w:delText>dead body</w:delText>
        </w:r>
      </w:del>
      <w:ins w:id="108" w:author="Author">
        <w:r w:rsidRPr="00115D0E">
          <w:rPr>
            <w:rFonts w:ascii="Trebuchet MS" w:hAnsi="Trebuchet MS"/>
            <w:noProof/>
          </w:rPr>
          <w:t>carcasses</w:t>
        </w:r>
      </w:ins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11:12 </w:t>
      </w:r>
      <w:r w:rsidRPr="00115D0E">
        <w:rPr>
          <w:rFonts w:ascii="Trebuchet MS" w:hAnsi="Trebuchet MS"/>
          <w:noProof/>
        </w:rPr>
        <w:t xml:space="preserve">Everything in the waters that has no fins and scales is a loathsome thing to </w:t>
      </w:r>
      <w:del w:id="109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110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>.</w:t>
      </w:r>
    </w:p>
    <w:p w:rsidR="002973C4" w:rsidRPr="00115D0E" w:rsidRDefault="002973C4" w:rsidP="002973C4">
      <w:pPr>
        <w:rPr>
          <w:rFonts w:ascii="Trebuchet MS" w:hAnsi="Trebuchet MS"/>
          <w:noProof/>
        </w:rPr>
      </w:pPr>
      <w:r w:rsidRPr="00115D0E">
        <w:rPr>
          <w:rFonts w:ascii="Trebuchet MS" w:hAnsi="Trebuchet MS"/>
          <w:b/>
        </w:rPr>
        <w:t xml:space="preserve">11:13 </w:t>
      </w:r>
      <w:r w:rsidRPr="00115D0E">
        <w:rPr>
          <w:rFonts w:ascii="Trebuchet MS" w:hAnsi="Trebuchet MS"/>
          <w:noProof/>
        </w:rPr>
        <w:t>“‘</w:t>
      </w:r>
      <w:del w:id="111" w:author="Author">
        <w:r w:rsidRPr="00115D0E">
          <w:rPr>
            <w:rFonts w:ascii="Trebuchet MS" w:hAnsi="Trebuchet MS"/>
            <w:noProof/>
          </w:rPr>
          <w:delText>And these</w:delText>
        </w:r>
      </w:del>
      <w:ins w:id="112" w:author="Author">
        <w:r w:rsidRPr="00115D0E">
          <w:rPr>
            <w:rFonts w:ascii="Trebuchet MS" w:hAnsi="Trebuchet MS"/>
            <w:noProof/>
          </w:rPr>
          <w:t>These</w:t>
        </w:r>
      </w:ins>
      <w:r w:rsidRPr="00115D0E">
        <w:rPr>
          <w:rFonts w:ascii="Trebuchet MS" w:hAnsi="Trebuchet MS"/>
          <w:noProof/>
        </w:rPr>
        <w:t xml:space="preserve"> are </w:t>
      </w:r>
      <w:del w:id="113" w:author="Author">
        <w:r w:rsidRPr="00115D0E">
          <w:rPr>
            <w:rFonts w:ascii="Trebuchet MS" w:hAnsi="Trebuchet MS"/>
            <w:noProof/>
          </w:rPr>
          <w:delText xml:space="preserve">what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will loathe among </w:delText>
        </w:r>
      </w:del>
      <w:r w:rsidRPr="00115D0E">
        <w:rPr>
          <w:rFonts w:ascii="Trebuchet MS" w:hAnsi="Trebuchet MS"/>
          <w:noProof/>
        </w:rPr>
        <w:t>the flying creatures</w:t>
      </w:r>
      <w:del w:id="114" w:author="Author">
        <w:r w:rsidRPr="00115D0E">
          <w:rPr>
            <w:rFonts w:ascii="Trebuchet MS" w:hAnsi="Trebuchet MS"/>
            <w:noProof/>
          </w:rPr>
          <w:delText>. They</w:delText>
        </w:r>
      </w:del>
      <w:ins w:id="115" w:author="Author">
        <w:r w:rsidRPr="00115D0E">
          <w:rPr>
            <w:rFonts w:ascii="Trebuchet MS" w:hAnsi="Trebuchet MS"/>
            <w:noProof/>
          </w:rPr>
          <w:t xml:space="preserve"> that you are to loathe; they</w:t>
        </w:r>
      </w:ins>
      <w:r w:rsidRPr="00115D0E">
        <w:rPr>
          <w:rFonts w:ascii="Trebuchet MS" w:hAnsi="Trebuchet MS"/>
          <w:noProof/>
        </w:rPr>
        <w:t xml:space="preserve"> should not be eaten</w:t>
      </w:r>
      <w:del w:id="116" w:author="Author">
        <w:r w:rsidRPr="00115D0E">
          <w:rPr>
            <w:rFonts w:ascii="Trebuchet MS" w:hAnsi="Trebuchet MS"/>
            <w:noProof/>
          </w:rPr>
          <w:delText>. They</w:delText>
        </w:r>
      </w:del>
      <w:ins w:id="117" w:author="Author">
        <w:r w:rsidRPr="00115D0E">
          <w:rPr>
            <w:rFonts w:ascii="Trebuchet MS" w:hAnsi="Trebuchet MS"/>
            <w:noProof/>
          </w:rPr>
          <w:t>, for they</w:t>
        </w:r>
      </w:ins>
      <w:r w:rsidRPr="00115D0E">
        <w:rPr>
          <w:rFonts w:ascii="Trebuchet MS" w:hAnsi="Trebuchet MS"/>
          <w:noProof/>
        </w:rPr>
        <w:t xml:space="preserve"> are</w:t>
      </w:r>
      <w:del w:id="118" w:author="Author">
        <w:r w:rsidRPr="00115D0E">
          <w:rPr>
            <w:rFonts w:ascii="Trebuchet MS" w:hAnsi="Trebuchet MS"/>
            <w:noProof/>
          </w:rPr>
          <w:delText xml:space="preserve"> a</w:delText>
        </w:r>
      </w:del>
      <w:r w:rsidRPr="00115D0E">
        <w:rPr>
          <w:rFonts w:ascii="Trebuchet MS" w:hAnsi="Trebuchet MS"/>
          <w:noProof/>
        </w:rPr>
        <w:t xml:space="preserve"> loathsome</w:t>
      </w:r>
      <w:del w:id="119" w:author="Author">
        <w:r w:rsidRPr="00115D0E">
          <w:rPr>
            <w:rFonts w:ascii="Trebuchet MS" w:hAnsi="Trebuchet MS"/>
            <w:noProof/>
          </w:rPr>
          <w:delText xml:space="preserve"> thing</w:delText>
        </w:r>
      </w:del>
      <w:r w:rsidRPr="00115D0E">
        <w:rPr>
          <w:rFonts w:ascii="Trebuchet MS" w:hAnsi="Trebuchet MS"/>
          <w:noProof/>
        </w:rPr>
        <w:t>: the eagle</w:t>
      </w:r>
      <w:del w:id="120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121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osprey</w:t>
      </w:r>
      <w:del w:id="122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123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black vulture, </w:t>
      </w:r>
      <w:r w:rsidRPr="00115D0E">
        <w:rPr>
          <w:rFonts w:ascii="Trebuchet MS" w:hAnsi="Trebuchet MS"/>
          <w:b/>
          <w:noProof/>
        </w:rPr>
        <w:t xml:space="preserve">11:14 </w:t>
      </w:r>
      <w:del w:id="124" w:author="Author">
        <w:r w:rsidRPr="00115D0E">
          <w:rPr>
            <w:rFonts w:ascii="Trebuchet MS" w:hAnsi="Trebuchet MS"/>
            <w:noProof/>
          </w:rPr>
          <w:delText xml:space="preserve">and </w:delText>
        </w:r>
      </w:del>
      <w:r w:rsidRPr="00115D0E">
        <w:rPr>
          <w:rFonts w:ascii="Trebuchet MS" w:hAnsi="Trebuchet MS"/>
          <w:noProof/>
        </w:rPr>
        <w:t xml:space="preserve">the red kite and </w:t>
      </w:r>
      <w:del w:id="125" w:author="Author">
        <w:r w:rsidRPr="00115D0E">
          <w:rPr>
            <w:rFonts w:ascii="Trebuchet MS" w:hAnsi="Trebuchet MS"/>
            <w:noProof/>
          </w:rPr>
          <w:delText>the</w:delText>
        </w:r>
      </w:del>
      <w:ins w:id="126" w:author="Author">
        <w:r w:rsidRPr="00115D0E">
          <w:rPr>
            <w:rFonts w:ascii="Trebuchet MS" w:hAnsi="Trebuchet MS"/>
            <w:noProof/>
          </w:rPr>
          <w:t>every kind of</w:t>
        </w:r>
      </w:ins>
      <w:r w:rsidRPr="00115D0E">
        <w:rPr>
          <w:rFonts w:ascii="Trebuchet MS" w:hAnsi="Trebuchet MS"/>
          <w:noProof/>
        </w:rPr>
        <w:t xml:space="preserve"> black kite</w:t>
      </w:r>
      <w:del w:id="127" w:author="Author">
        <w:r w:rsidRPr="00115D0E">
          <w:rPr>
            <w:rFonts w:ascii="Trebuchet MS" w:hAnsi="Trebuchet MS"/>
            <w:noProof/>
          </w:rPr>
          <w:delText xml:space="preserve"> according to its kind</w:delText>
        </w:r>
      </w:del>
      <w:r w:rsidRPr="00115D0E">
        <w:rPr>
          <w:rFonts w:ascii="Trebuchet MS" w:hAnsi="Trebuchet MS"/>
          <w:noProof/>
        </w:rPr>
        <w:t xml:space="preserve">, </w:t>
      </w:r>
      <w:r w:rsidRPr="00115D0E">
        <w:rPr>
          <w:rFonts w:ascii="Trebuchet MS" w:hAnsi="Trebuchet MS"/>
          <w:b/>
          <w:noProof/>
        </w:rPr>
        <w:t xml:space="preserve">11:15 </w:t>
      </w:r>
      <w:del w:id="128" w:author="Author">
        <w:r w:rsidRPr="00115D0E">
          <w:rPr>
            <w:rFonts w:ascii="Trebuchet MS" w:hAnsi="Trebuchet MS"/>
            <w:noProof/>
          </w:rPr>
          <w:delText xml:space="preserve">and </w:delText>
        </w:r>
      </w:del>
      <w:r w:rsidRPr="00115D0E">
        <w:rPr>
          <w:rFonts w:ascii="Trebuchet MS" w:hAnsi="Trebuchet MS"/>
          <w:noProof/>
        </w:rPr>
        <w:t xml:space="preserve">every </w:t>
      </w:r>
      <w:ins w:id="129" w:author="Author">
        <w:r w:rsidRPr="00115D0E">
          <w:rPr>
            <w:rFonts w:ascii="Trebuchet MS" w:hAnsi="Trebuchet MS"/>
            <w:noProof/>
          </w:rPr>
          <w:t xml:space="preserve">kind of </w:t>
        </w:r>
      </w:ins>
      <w:r w:rsidRPr="00115D0E">
        <w:rPr>
          <w:rFonts w:ascii="Trebuchet MS" w:hAnsi="Trebuchet MS"/>
          <w:noProof/>
        </w:rPr>
        <w:t>raven</w:t>
      </w:r>
      <w:del w:id="130" w:author="Author">
        <w:r w:rsidRPr="00115D0E">
          <w:rPr>
            <w:rFonts w:ascii="Trebuchet MS" w:hAnsi="Trebuchet MS"/>
            <w:noProof/>
          </w:rPr>
          <w:delText xml:space="preserve"> according to its kind</w:delText>
        </w:r>
      </w:del>
      <w:r w:rsidRPr="00115D0E">
        <w:rPr>
          <w:rFonts w:ascii="Trebuchet MS" w:hAnsi="Trebuchet MS"/>
          <w:noProof/>
        </w:rPr>
        <w:t xml:space="preserve">, </w:t>
      </w:r>
      <w:r w:rsidRPr="00115D0E">
        <w:rPr>
          <w:rFonts w:ascii="Trebuchet MS" w:hAnsi="Trebuchet MS"/>
          <w:b/>
          <w:noProof/>
        </w:rPr>
        <w:t xml:space="preserve">11:16 </w:t>
      </w:r>
      <w:del w:id="131" w:author="Author">
        <w:r w:rsidRPr="00115D0E">
          <w:rPr>
            <w:rFonts w:ascii="Trebuchet MS" w:hAnsi="Trebuchet MS"/>
            <w:noProof/>
          </w:rPr>
          <w:delText xml:space="preserve">and </w:delText>
        </w:r>
      </w:del>
      <w:r w:rsidRPr="00115D0E">
        <w:rPr>
          <w:rFonts w:ascii="Trebuchet MS" w:hAnsi="Trebuchet MS"/>
          <w:noProof/>
        </w:rPr>
        <w:t>the ostrich</w:t>
      </w:r>
      <w:del w:id="132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133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owl</w:t>
      </w:r>
      <w:del w:id="134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135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gull</w:t>
      </w:r>
      <w:del w:id="136" w:author="Author">
        <w:r w:rsidRPr="00115D0E">
          <w:rPr>
            <w:rFonts w:ascii="Trebuchet MS" w:hAnsi="Trebuchet MS"/>
            <w:noProof/>
          </w:rPr>
          <w:delText xml:space="preserve"> and the</w:delText>
        </w:r>
      </w:del>
      <w:ins w:id="137" w:author="Author">
        <w:r w:rsidRPr="00115D0E">
          <w:rPr>
            <w:rFonts w:ascii="Trebuchet MS" w:hAnsi="Trebuchet MS"/>
            <w:noProof/>
          </w:rPr>
          <w:t>, every kind of</w:t>
        </w:r>
      </w:ins>
      <w:r w:rsidRPr="00115D0E">
        <w:rPr>
          <w:rFonts w:ascii="Trebuchet MS" w:hAnsi="Trebuchet MS"/>
          <w:noProof/>
        </w:rPr>
        <w:t xml:space="preserve"> falcon</w:t>
      </w:r>
      <w:del w:id="138" w:author="Author">
        <w:r w:rsidRPr="00115D0E">
          <w:rPr>
            <w:rFonts w:ascii="Trebuchet MS" w:hAnsi="Trebuchet MS"/>
            <w:noProof/>
          </w:rPr>
          <w:delText xml:space="preserve"> according to its kind</w:delText>
        </w:r>
      </w:del>
      <w:r w:rsidRPr="00115D0E">
        <w:rPr>
          <w:rFonts w:ascii="Trebuchet MS" w:hAnsi="Trebuchet MS"/>
          <w:noProof/>
        </w:rPr>
        <w:t xml:space="preserve">, </w:t>
      </w:r>
      <w:r w:rsidRPr="00115D0E">
        <w:rPr>
          <w:rFonts w:ascii="Trebuchet MS" w:hAnsi="Trebuchet MS"/>
          <w:b/>
          <w:noProof/>
        </w:rPr>
        <w:t xml:space="preserve">11:17 </w:t>
      </w:r>
      <w:del w:id="139" w:author="Author">
        <w:r w:rsidRPr="00115D0E">
          <w:rPr>
            <w:rFonts w:ascii="Trebuchet MS" w:hAnsi="Trebuchet MS"/>
            <w:noProof/>
          </w:rPr>
          <w:delText xml:space="preserve">and </w:delText>
        </w:r>
      </w:del>
      <w:r w:rsidRPr="00115D0E">
        <w:rPr>
          <w:rFonts w:ascii="Trebuchet MS" w:hAnsi="Trebuchet MS"/>
          <w:noProof/>
        </w:rPr>
        <w:t>the little owl</w:t>
      </w:r>
      <w:del w:id="140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141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cormorant</w:t>
      </w:r>
      <w:del w:id="142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143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long-eared owl, </w:t>
      </w:r>
      <w:r w:rsidRPr="00115D0E">
        <w:rPr>
          <w:rFonts w:ascii="Trebuchet MS" w:hAnsi="Trebuchet MS"/>
          <w:b/>
          <w:noProof/>
        </w:rPr>
        <w:t xml:space="preserve">11:18 </w:t>
      </w:r>
      <w:del w:id="144" w:author="Author">
        <w:r w:rsidRPr="00115D0E">
          <w:rPr>
            <w:rFonts w:ascii="Trebuchet MS" w:hAnsi="Trebuchet MS"/>
            <w:noProof/>
          </w:rPr>
          <w:delText xml:space="preserve">and </w:delText>
        </w:r>
      </w:del>
      <w:r w:rsidRPr="00115D0E">
        <w:rPr>
          <w:rFonts w:ascii="Trebuchet MS" w:hAnsi="Trebuchet MS"/>
          <w:noProof/>
        </w:rPr>
        <w:t>the swan</w:t>
      </w:r>
      <w:del w:id="145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146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pelican</w:t>
      </w:r>
      <w:del w:id="147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148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vulture, </w:t>
      </w:r>
      <w:r w:rsidRPr="00115D0E">
        <w:rPr>
          <w:rFonts w:ascii="Trebuchet MS" w:hAnsi="Trebuchet MS"/>
          <w:b/>
          <w:noProof/>
        </w:rPr>
        <w:t xml:space="preserve">11:19 </w:t>
      </w:r>
      <w:del w:id="149" w:author="Author">
        <w:r w:rsidRPr="00115D0E">
          <w:rPr>
            <w:rFonts w:ascii="Trebuchet MS" w:hAnsi="Trebuchet MS"/>
            <w:noProof/>
          </w:rPr>
          <w:delText xml:space="preserve">and </w:delText>
        </w:r>
      </w:del>
      <w:r w:rsidRPr="00115D0E">
        <w:rPr>
          <w:rFonts w:ascii="Trebuchet MS" w:hAnsi="Trebuchet MS"/>
          <w:noProof/>
        </w:rPr>
        <w:t xml:space="preserve">the stork, </w:t>
      </w:r>
      <w:del w:id="150" w:author="Author">
        <w:r w:rsidRPr="00115D0E">
          <w:rPr>
            <w:rFonts w:ascii="Trebuchet MS" w:hAnsi="Trebuchet MS"/>
            <w:noProof/>
          </w:rPr>
          <w:delText xml:space="preserve">the </w:delText>
        </w:r>
      </w:del>
      <w:ins w:id="151" w:author="Author">
        <w:r w:rsidRPr="00115D0E">
          <w:rPr>
            <w:rFonts w:ascii="Trebuchet MS" w:hAnsi="Trebuchet MS"/>
            <w:noProof/>
          </w:rPr>
          <w:t xml:space="preserve">every kind of </w:t>
        </w:r>
      </w:ins>
      <w:r w:rsidRPr="00115D0E">
        <w:rPr>
          <w:rFonts w:ascii="Trebuchet MS" w:hAnsi="Trebuchet MS"/>
          <w:noProof/>
        </w:rPr>
        <w:t>heron</w:t>
      </w:r>
      <w:del w:id="152" w:author="Author">
        <w:r w:rsidRPr="00115D0E">
          <w:rPr>
            <w:rFonts w:ascii="Trebuchet MS" w:hAnsi="Trebuchet MS"/>
            <w:noProof/>
          </w:rPr>
          <w:delText xml:space="preserve"> according to its kind</w:delText>
        </w:r>
      </w:del>
      <w:ins w:id="153" w:author="Author">
        <w:r w:rsidRPr="00115D0E">
          <w:rPr>
            <w:rFonts w:ascii="Trebuchet MS" w:hAnsi="Trebuchet MS"/>
            <w:noProof/>
          </w:rPr>
          <w:t>, the hoopoe</w:t>
        </w:r>
      </w:ins>
      <w:r w:rsidRPr="00115D0E">
        <w:rPr>
          <w:rFonts w:ascii="Trebuchet MS" w:hAnsi="Trebuchet MS"/>
          <w:noProof/>
        </w:rPr>
        <w:t xml:space="preserve">, and the </w:t>
      </w:r>
      <w:del w:id="154" w:author="Author">
        <w:r w:rsidRPr="00115D0E">
          <w:rPr>
            <w:rFonts w:ascii="Trebuchet MS" w:hAnsi="Trebuchet MS"/>
            <w:noProof/>
          </w:rPr>
          <w:delText xml:space="preserve">hoopoe and the </w:delText>
        </w:r>
      </w:del>
      <w:r w:rsidRPr="00115D0E">
        <w:rPr>
          <w:rFonts w:ascii="Trebuchet MS" w:hAnsi="Trebuchet MS"/>
          <w:noProof/>
        </w:rPr>
        <w:t xml:space="preserve">bat. </w:t>
      </w:r>
      <w:r w:rsidRPr="00115D0E">
        <w:rPr>
          <w:rFonts w:ascii="Trebuchet MS" w:hAnsi="Trebuchet MS"/>
          <w:b/>
          <w:noProof/>
        </w:rPr>
        <w:t xml:space="preserve">11:20 </w:t>
      </w:r>
      <w:r w:rsidRPr="00115D0E">
        <w:rPr>
          <w:rFonts w:ascii="Trebuchet MS" w:hAnsi="Trebuchet MS"/>
          <w:noProof/>
        </w:rPr>
        <w:t>Every winged swarming creature</w:t>
      </w:r>
      <w:ins w:id="155" w:author="Author">
        <w:r w:rsidRPr="00115D0E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115D0E">
        <w:rPr>
          <w:rFonts w:ascii="Trebuchet MS" w:hAnsi="Trebuchet MS"/>
          <w:noProof/>
        </w:rPr>
        <w:t xml:space="preserve"> that goes on all fours is </w:t>
      </w:r>
      <w:del w:id="158" w:author="Author">
        <w:r w:rsidRPr="00115D0E">
          <w:rPr>
            <w:rFonts w:ascii="Trebuchet MS" w:hAnsi="Trebuchet MS"/>
            <w:noProof/>
          </w:rPr>
          <w:delText>a</w:delText>
        </w:r>
      </w:del>
      <w:ins w:id="159" w:author="Author">
        <w:r w:rsidRPr="00115D0E">
          <w:rPr>
            <w:rFonts w:ascii="Trebuchet MS" w:hAnsi="Trebuchet MS"/>
            <w:noProof/>
          </w:rPr>
          <w:t>something</w:t>
        </w:r>
      </w:ins>
      <w:r w:rsidRPr="00115D0E">
        <w:rPr>
          <w:rFonts w:ascii="Trebuchet MS" w:hAnsi="Trebuchet MS"/>
          <w:noProof/>
        </w:rPr>
        <w:t xml:space="preserve"> loathsome </w:t>
      </w:r>
      <w:del w:id="160" w:author="Author">
        <w:r w:rsidRPr="00115D0E">
          <w:rPr>
            <w:rFonts w:ascii="Trebuchet MS" w:hAnsi="Trebuchet MS"/>
            <w:noProof/>
          </w:rPr>
          <w:delText xml:space="preserve">thing </w:delText>
        </w:r>
      </w:del>
      <w:r w:rsidRPr="00115D0E">
        <w:rPr>
          <w:rFonts w:ascii="Trebuchet MS" w:hAnsi="Trebuchet MS"/>
          <w:noProof/>
        </w:rPr>
        <w:t xml:space="preserve">to </w:t>
      </w:r>
      <w:del w:id="161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162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>.</w:t>
      </w:r>
    </w:p>
    <w:p w:rsidR="002973C4" w:rsidRPr="00115D0E" w:rsidRDefault="002973C4" w:rsidP="002973C4">
      <w:pPr>
        <w:rPr>
          <w:rFonts w:ascii="Trebuchet MS" w:hAnsi="Trebuchet MS"/>
          <w:noProof/>
        </w:rPr>
      </w:pPr>
      <w:r w:rsidRPr="00115D0E">
        <w:rPr>
          <w:rFonts w:ascii="Trebuchet MS" w:hAnsi="Trebuchet MS"/>
          <w:b/>
        </w:rPr>
        <w:t xml:space="preserve">11:21 </w:t>
      </w:r>
      <w:r w:rsidRPr="00115D0E">
        <w:rPr>
          <w:rFonts w:ascii="Trebuchet MS" w:hAnsi="Trebuchet MS"/>
          <w:noProof/>
        </w:rPr>
        <w:t>“‘</w:t>
      </w:r>
      <w:del w:id="163" w:author="Author">
        <w:r w:rsidRPr="00115D0E">
          <w:rPr>
            <w:rFonts w:ascii="Trebuchet MS" w:hAnsi="Trebuchet MS"/>
            <w:noProof/>
          </w:rPr>
          <w:delText xml:space="preserve">Only this is what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may eat of all</w:delText>
        </w:r>
      </w:del>
      <w:ins w:id="164" w:author="Author">
        <w:r w:rsidRPr="00115D0E">
          <w:rPr>
            <w:rFonts w:ascii="Trebuchet MS" w:hAnsi="Trebuchet MS"/>
            <w:noProof/>
          </w:rPr>
          <w:t>Of</w:t>
        </w:r>
      </w:ins>
      <w:r w:rsidRPr="00115D0E">
        <w:rPr>
          <w:rFonts w:ascii="Trebuchet MS" w:hAnsi="Trebuchet MS"/>
          <w:noProof/>
        </w:rPr>
        <w:t xml:space="preserve"> the winged swarming creatures that </w:t>
      </w:r>
      <w:del w:id="165" w:author="Author">
        <w:r w:rsidRPr="00115D0E">
          <w:rPr>
            <w:rFonts w:ascii="Trebuchet MS" w:hAnsi="Trebuchet MS"/>
            <w:noProof/>
          </w:rPr>
          <w:delText>go upon</w:delText>
        </w:r>
      </w:del>
      <w:ins w:id="166" w:author="Author">
        <w:r w:rsidRPr="00115D0E">
          <w:rPr>
            <w:rFonts w:ascii="Trebuchet MS" w:hAnsi="Trebuchet MS"/>
            <w:noProof/>
          </w:rPr>
          <w:t>move on</w:t>
        </w:r>
      </w:ins>
      <w:r w:rsidRPr="00115D0E">
        <w:rPr>
          <w:rFonts w:ascii="Trebuchet MS" w:hAnsi="Trebuchet MS"/>
          <w:noProof/>
        </w:rPr>
        <w:t xml:space="preserve"> all fours, </w:t>
      </w:r>
      <w:ins w:id="167" w:author="Author">
        <w:r w:rsidRPr="00115D0E">
          <w:rPr>
            <w:rFonts w:ascii="Trebuchet MS" w:hAnsi="Trebuchet MS"/>
            <w:noProof/>
          </w:rPr>
          <w:t xml:space="preserve">you may eat only </w:t>
        </w:r>
      </w:ins>
      <w:r w:rsidRPr="00115D0E">
        <w:rPr>
          <w:rFonts w:ascii="Trebuchet MS" w:hAnsi="Trebuchet MS"/>
          <w:noProof/>
        </w:rPr>
        <w:t xml:space="preserve">those that have </w:t>
      </w:r>
      <w:del w:id="168" w:author="Author">
        <w:r w:rsidRPr="00115D0E">
          <w:rPr>
            <w:rFonts w:ascii="Trebuchet MS" w:hAnsi="Trebuchet MS"/>
            <w:noProof/>
          </w:rPr>
          <w:delText>leaper</w:delText>
        </w:r>
      </w:del>
      <w:ins w:id="169" w:author="Author">
        <w:r w:rsidRPr="00115D0E">
          <w:rPr>
            <w:rFonts w:ascii="Trebuchet MS" w:hAnsi="Trebuchet MS"/>
            <w:noProof/>
          </w:rPr>
          <w:t>jointed</w:t>
        </w:r>
      </w:ins>
      <w:r w:rsidRPr="00115D0E">
        <w:rPr>
          <w:rFonts w:ascii="Trebuchet MS" w:hAnsi="Trebuchet MS"/>
          <w:noProof/>
        </w:rPr>
        <w:t xml:space="preserve"> legs above their feet </w:t>
      </w:r>
      <w:del w:id="170" w:author="Author">
        <w:r w:rsidRPr="00115D0E">
          <w:rPr>
            <w:rFonts w:ascii="Trebuchet MS" w:hAnsi="Trebuchet MS"/>
            <w:noProof/>
          </w:rPr>
          <w:delText>with which to leap upon</w:delText>
        </w:r>
      </w:del>
      <w:ins w:id="171" w:author="Author">
        <w:r w:rsidRPr="00115D0E">
          <w:rPr>
            <w:rFonts w:ascii="Trebuchet MS" w:hAnsi="Trebuchet MS"/>
            <w:noProof/>
          </w:rPr>
          <w:t>for leaping on</w:t>
        </w:r>
      </w:ins>
      <w:r w:rsidRPr="00115D0E">
        <w:rPr>
          <w:rFonts w:ascii="Trebuchet MS" w:hAnsi="Trebuchet MS"/>
          <w:noProof/>
        </w:rPr>
        <w:t xml:space="preserve"> the </w:t>
      </w:r>
      <w:del w:id="172" w:author="Author">
        <w:r w:rsidRPr="00115D0E">
          <w:rPr>
            <w:rFonts w:ascii="Trebuchet MS" w:hAnsi="Trebuchet MS"/>
            <w:noProof/>
          </w:rPr>
          <w:delText>earth</w:delText>
        </w:r>
      </w:del>
      <w:ins w:id="173" w:author="Author">
        <w:r w:rsidRPr="00115D0E">
          <w:rPr>
            <w:rFonts w:ascii="Trebuchet MS" w:hAnsi="Trebuchet MS"/>
            <w:noProof/>
          </w:rPr>
          <w:t>ground</w:t>
        </w:r>
      </w:ins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11:22 </w:t>
      </w:r>
      <w:del w:id="174" w:author="Author">
        <w:r w:rsidRPr="00115D0E">
          <w:rPr>
            <w:rFonts w:ascii="Trebuchet MS" w:hAnsi="Trebuchet MS"/>
            <w:noProof/>
          </w:rPr>
          <w:delText xml:space="preserve">These are the ones of them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may eat of: the migratory locust according to its kind, and the edible locust after its kind, and the cricket according to its kind, and the grasshopper according to its kind. </w:delText>
        </w:r>
      </w:del>
      <w:ins w:id="175" w:author="Author">
        <w:r w:rsidRPr="00115D0E">
          <w:rPr>
            <w:rFonts w:ascii="Trebuchet MS" w:hAnsi="Trebuchet MS"/>
            <w:noProof/>
          </w:rPr>
          <w:t xml:space="preserve">Of these you may eat: various kinds of migratory locusts, other edible locusts, crickets, and grasshoppers. </w:t>
        </w:r>
      </w:ins>
      <w:r w:rsidRPr="00115D0E">
        <w:rPr>
          <w:rFonts w:ascii="Trebuchet MS" w:hAnsi="Trebuchet MS"/>
          <w:b/>
          <w:noProof/>
        </w:rPr>
        <w:t xml:space="preserve">11:23 </w:t>
      </w:r>
      <w:del w:id="176" w:author="Author">
        <w:r w:rsidRPr="00115D0E">
          <w:rPr>
            <w:rFonts w:ascii="Trebuchet MS" w:hAnsi="Trebuchet MS"/>
            <w:noProof/>
          </w:rPr>
          <w:delText>And every</w:delText>
        </w:r>
      </w:del>
      <w:ins w:id="177" w:author="Author">
        <w:r w:rsidRPr="00115D0E">
          <w:rPr>
            <w:rFonts w:ascii="Trebuchet MS" w:hAnsi="Trebuchet MS"/>
            <w:noProof/>
          </w:rPr>
          <w:t>All</w:t>
        </w:r>
      </w:ins>
      <w:r w:rsidRPr="00115D0E">
        <w:rPr>
          <w:rFonts w:ascii="Trebuchet MS" w:hAnsi="Trebuchet MS"/>
          <w:noProof/>
        </w:rPr>
        <w:t xml:space="preserve"> other winged swarming </w:t>
      </w:r>
      <w:del w:id="178" w:author="Author">
        <w:r w:rsidRPr="00115D0E">
          <w:rPr>
            <w:rFonts w:ascii="Trebuchet MS" w:hAnsi="Trebuchet MS"/>
            <w:noProof/>
          </w:rPr>
          <w:delText>creature that does have</w:delText>
        </w:r>
      </w:del>
      <w:ins w:id="179" w:author="Author">
        <w:r w:rsidRPr="00115D0E">
          <w:rPr>
            <w:rFonts w:ascii="Trebuchet MS" w:hAnsi="Trebuchet MS"/>
            <w:noProof/>
          </w:rPr>
          <w:t>creatures with</w:t>
        </w:r>
      </w:ins>
      <w:r w:rsidRPr="00115D0E">
        <w:rPr>
          <w:rFonts w:ascii="Trebuchet MS" w:hAnsi="Trebuchet MS"/>
          <w:noProof/>
        </w:rPr>
        <w:t xml:space="preserve"> four legs </w:t>
      </w:r>
      <w:del w:id="180" w:author="Author">
        <w:r w:rsidRPr="00115D0E">
          <w:rPr>
            <w:rFonts w:ascii="Trebuchet MS" w:hAnsi="Trebuchet MS"/>
            <w:noProof/>
          </w:rPr>
          <w:delText>is a</w:delText>
        </w:r>
      </w:del>
      <w:ins w:id="181" w:author="Author">
        <w:r w:rsidRPr="00115D0E">
          <w:rPr>
            <w:rFonts w:ascii="Trebuchet MS" w:hAnsi="Trebuchet MS"/>
            <w:noProof/>
          </w:rPr>
          <w:t>are something</w:t>
        </w:r>
      </w:ins>
      <w:r w:rsidRPr="00115D0E">
        <w:rPr>
          <w:rFonts w:ascii="Trebuchet MS" w:hAnsi="Trebuchet MS"/>
          <w:noProof/>
        </w:rPr>
        <w:t xml:space="preserve"> loathsome </w:t>
      </w:r>
      <w:del w:id="182" w:author="Author">
        <w:r w:rsidRPr="00115D0E">
          <w:rPr>
            <w:rFonts w:ascii="Trebuchet MS" w:hAnsi="Trebuchet MS"/>
            <w:noProof/>
          </w:rPr>
          <w:delText xml:space="preserve">thing </w:delText>
        </w:r>
      </w:del>
      <w:r w:rsidRPr="00115D0E">
        <w:rPr>
          <w:rFonts w:ascii="Trebuchet MS" w:hAnsi="Trebuchet MS"/>
          <w:noProof/>
        </w:rPr>
        <w:t xml:space="preserve">to </w:t>
      </w:r>
      <w:del w:id="183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184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11:24 </w:t>
      </w:r>
      <w:del w:id="185" w:author="Author">
        <w:r w:rsidRPr="00115D0E">
          <w:rPr>
            <w:rFonts w:ascii="Trebuchet MS" w:hAnsi="Trebuchet MS"/>
            <w:noProof/>
          </w:rPr>
          <w:delText>So by</w:delText>
        </w:r>
      </w:del>
      <w:ins w:id="186" w:author="Author">
        <w:r w:rsidRPr="00115D0E">
          <w:rPr>
            <w:rFonts w:ascii="Trebuchet MS" w:hAnsi="Trebuchet MS"/>
            <w:noProof/>
          </w:rPr>
          <w:t>By</w:t>
        </w:r>
      </w:ins>
      <w:r w:rsidRPr="00115D0E">
        <w:rPr>
          <w:rFonts w:ascii="Trebuchet MS" w:hAnsi="Trebuchet MS"/>
          <w:noProof/>
        </w:rPr>
        <w:t xml:space="preserve"> these </w:t>
      </w:r>
      <w:del w:id="187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188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 would make yourselves unclean. Everyone touching their dead bodies will be unclean until the evening. </w:t>
      </w:r>
      <w:r w:rsidRPr="00115D0E">
        <w:rPr>
          <w:rFonts w:ascii="Trebuchet MS" w:hAnsi="Trebuchet MS"/>
          <w:b/>
          <w:noProof/>
        </w:rPr>
        <w:t xml:space="preserve">11:25 </w:t>
      </w:r>
      <w:del w:id="189" w:author="Author">
        <w:r w:rsidRPr="00115D0E">
          <w:rPr>
            <w:rFonts w:ascii="Trebuchet MS" w:hAnsi="Trebuchet MS"/>
            <w:noProof/>
          </w:rPr>
          <w:delText>And everyone</w:delText>
        </w:r>
      </w:del>
      <w:ins w:id="190" w:author="Author">
        <w:r w:rsidRPr="00115D0E">
          <w:rPr>
            <w:rFonts w:ascii="Trebuchet MS" w:hAnsi="Trebuchet MS"/>
            <w:noProof/>
          </w:rPr>
          <w:t>Anyone</w:t>
        </w:r>
      </w:ins>
      <w:r w:rsidRPr="00115D0E">
        <w:rPr>
          <w:rFonts w:ascii="Trebuchet MS" w:hAnsi="Trebuchet MS"/>
          <w:noProof/>
        </w:rPr>
        <w:t xml:space="preserve"> carrying any of their dead bodies </w:t>
      </w:r>
      <w:del w:id="191" w:author="Author">
        <w:r w:rsidRPr="00115D0E">
          <w:rPr>
            <w:rFonts w:ascii="Trebuchet MS" w:hAnsi="Trebuchet MS"/>
            <w:noProof/>
          </w:rPr>
          <w:delText>will</w:delText>
        </w:r>
      </w:del>
      <w:ins w:id="192" w:author="Author">
        <w:r w:rsidRPr="00115D0E">
          <w:rPr>
            <w:rFonts w:ascii="Trebuchet MS" w:hAnsi="Trebuchet MS"/>
            <w:noProof/>
          </w:rPr>
          <w:t>should</w:t>
        </w:r>
      </w:ins>
      <w:r w:rsidRPr="00115D0E">
        <w:rPr>
          <w:rFonts w:ascii="Trebuchet MS" w:hAnsi="Trebuchet MS"/>
          <w:noProof/>
        </w:rPr>
        <w:t xml:space="preserve"> wash his garments</w:t>
      </w:r>
      <w:del w:id="193" w:author="Author">
        <w:r w:rsidRPr="00115D0E">
          <w:rPr>
            <w:rFonts w:ascii="Trebuchet MS" w:hAnsi="Trebuchet MS"/>
            <w:noProof/>
          </w:rPr>
          <w:delText>, and</w:delText>
        </w:r>
      </w:del>
      <w:ins w:id="194" w:author="Author">
        <w:r w:rsidRPr="00115D0E">
          <w:rPr>
            <w:rFonts w:ascii="Trebuchet MS" w:hAnsi="Trebuchet MS"/>
            <w:noProof/>
          </w:rPr>
          <w:t>;</w:t>
        </w:r>
      </w:ins>
      <w:r w:rsidRPr="00115D0E">
        <w:rPr>
          <w:rFonts w:ascii="Trebuchet MS" w:hAnsi="Trebuchet MS"/>
          <w:noProof/>
        </w:rPr>
        <w:t xml:space="preserve"> he </w:t>
      </w:r>
      <w:del w:id="195" w:author="Author">
        <w:r w:rsidRPr="00115D0E">
          <w:rPr>
            <w:rFonts w:ascii="Trebuchet MS" w:hAnsi="Trebuchet MS"/>
            <w:noProof/>
          </w:rPr>
          <w:delText>must</w:delText>
        </w:r>
      </w:del>
      <w:ins w:id="196" w:author="Author">
        <w:r w:rsidRPr="00115D0E">
          <w:rPr>
            <w:rFonts w:ascii="Trebuchet MS" w:hAnsi="Trebuchet MS"/>
            <w:noProof/>
          </w:rPr>
          <w:t>will</w:t>
        </w:r>
      </w:ins>
      <w:r w:rsidRPr="00115D0E">
        <w:rPr>
          <w:rFonts w:ascii="Trebuchet MS" w:hAnsi="Trebuchet MS"/>
          <w:noProof/>
        </w:rPr>
        <w:t xml:space="preserve"> be unclean until the evening.</w:t>
      </w:r>
    </w:p>
    <w:p w:rsidR="002973C4" w:rsidRPr="00115D0E" w:rsidRDefault="002973C4" w:rsidP="002973C4">
      <w:pPr>
        <w:rPr>
          <w:rFonts w:ascii="Trebuchet MS" w:hAnsi="Trebuchet MS"/>
          <w:noProof/>
        </w:rPr>
      </w:pPr>
      <w:r w:rsidRPr="00115D0E">
        <w:rPr>
          <w:rFonts w:ascii="Trebuchet MS" w:hAnsi="Trebuchet MS"/>
          <w:b/>
        </w:rPr>
        <w:t xml:space="preserve">11:26 </w:t>
      </w:r>
      <w:r w:rsidRPr="00115D0E">
        <w:rPr>
          <w:rFonts w:ascii="Trebuchet MS" w:hAnsi="Trebuchet MS"/>
          <w:noProof/>
        </w:rPr>
        <w:t>“‘</w:t>
      </w:r>
      <w:del w:id="197" w:author="Author">
        <w:r w:rsidRPr="00115D0E">
          <w:rPr>
            <w:rFonts w:ascii="Trebuchet MS" w:hAnsi="Trebuchet MS"/>
            <w:noProof/>
          </w:rPr>
          <w:delText>As for any beast</w:delText>
        </w:r>
      </w:del>
      <w:ins w:id="198" w:author="Author">
        <w:r w:rsidRPr="00115D0E">
          <w:rPr>
            <w:rFonts w:ascii="Trebuchet MS" w:hAnsi="Trebuchet MS"/>
            <w:noProof/>
          </w:rPr>
          <w:t>Any animal</w:t>
        </w:r>
      </w:ins>
      <w:r w:rsidRPr="00115D0E">
        <w:rPr>
          <w:rFonts w:ascii="Trebuchet MS" w:hAnsi="Trebuchet MS"/>
          <w:noProof/>
        </w:rPr>
        <w:t xml:space="preserve"> that </w:t>
      </w:r>
      <w:del w:id="199" w:author="Author">
        <w:r w:rsidRPr="00115D0E">
          <w:rPr>
            <w:rFonts w:ascii="Trebuchet MS" w:hAnsi="Trebuchet MS"/>
            <w:noProof/>
          </w:rPr>
          <w:delText>is</w:delText>
        </w:r>
      </w:del>
      <w:ins w:id="200" w:author="Author">
        <w:r w:rsidRPr="00115D0E">
          <w:rPr>
            <w:rFonts w:ascii="Trebuchet MS" w:hAnsi="Trebuchet MS"/>
            <w:noProof/>
          </w:rPr>
          <w:t>has</w:t>
        </w:r>
      </w:ins>
      <w:r w:rsidRPr="00115D0E">
        <w:rPr>
          <w:rFonts w:ascii="Trebuchet MS" w:hAnsi="Trebuchet MS"/>
          <w:noProof/>
        </w:rPr>
        <w:t xml:space="preserve"> a </w:t>
      </w:r>
      <w:del w:id="201" w:author="Author">
        <w:r w:rsidRPr="00115D0E">
          <w:rPr>
            <w:rFonts w:ascii="Trebuchet MS" w:hAnsi="Trebuchet MS"/>
            <w:noProof/>
          </w:rPr>
          <w:delText>splitter of the</w:delText>
        </w:r>
      </w:del>
      <w:ins w:id="202" w:author="Author">
        <w:r w:rsidRPr="00115D0E">
          <w:rPr>
            <w:rFonts w:ascii="Trebuchet MS" w:hAnsi="Trebuchet MS"/>
            <w:noProof/>
          </w:rPr>
          <w:t>split</w:t>
        </w:r>
      </w:ins>
      <w:r w:rsidRPr="00115D0E">
        <w:rPr>
          <w:rFonts w:ascii="Trebuchet MS" w:hAnsi="Trebuchet MS"/>
          <w:noProof/>
        </w:rPr>
        <w:t xml:space="preserve"> hoof but </w:t>
      </w:r>
      <w:del w:id="203" w:author="Author">
        <w:r w:rsidRPr="00115D0E">
          <w:rPr>
            <w:rFonts w:ascii="Trebuchet MS" w:hAnsi="Trebuchet MS"/>
            <w:noProof/>
          </w:rPr>
          <w:delText>is</w:delText>
        </w:r>
      </w:del>
      <w:ins w:id="204" w:author="Author">
        <w:r w:rsidRPr="00115D0E">
          <w:rPr>
            <w:rFonts w:ascii="Trebuchet MS" w:hAnsi="Trebuchet MS"/>
            <w:noProof/>
          </w:rPr>
          <w:t>does</w:t>
        </w:r>
      </w:ins>
      <w:r w:rsidRPr="00115D0E">
        <w:rPr>
          <w:rFonts w:ascii="Trebuchet MS" w:hAnsi="Trebuchet MS"/>
          <w:noProof/>
        </w:rPr>
        <w:t xml:space="preserve"> not </w:t>
      </w:r>
      <w:del w:id="205" w:author="Author">
        <w:r w:rsidRPr="00115D0E">
          <w:rPr>
            <w:rFonts w:ascii="Trebuchet MS" w:hAnsi="Trebuchet MS"/>
            <w:noProof/>
          </w:rPr>
          <w:delText>a former of</w:delText>
        </w:r>
      </w:del>
      <w:ins w:id="206" w:author="Author">
        <w:r w:rsidRPr="00115D0E">
          <w:rPr>
            <w:rFonts w:ascii="Trebuchet MS" w:hAnsi="Trebuchet MS"/>
            <w:noProof/>
          </w:rPr>
          <w:t>have</w:t>
        </w:r>
      </w:ins>
      <w:r w:rsidRPr="00115D0E">
        <w:rPr>
          <w:rFonts w:ascii="Trebuchet MS" w:hAnsi="Trebuchet MS"/>
          <w:noProof/>
        </w:rPr>
        <w:t xml:space="preserve"> a cleft and </w:t>
      </w:r>
      <w:del w:id="207" w:author="Author">
        <w:r w:rsidRPr="00115D0E">
          <w:rPr>
            <w:rFonts w:ascii="Trebuchet MS" w:hAnsi="Trebuchet MS"/>
            <w:noProof/>
          </w:rPr>
          <w:delText>is</w:delText>
        </w:r>
      </w:del>
      <w:ins w:id="208" w:author="Author">
        <w:r w:rsidRPr="00115D0E">
          <w:rPr>
            <w:rFonts w:ascii="Trebuchet MS" w:hAnsi="Trebuchet MS"/>
            <w:noProof/>
          </w:rPr>
          <w:t>does</w:t>
        </w:r>
      </w:ins>
      <w:r w:rsidRPr="00115D0E">
        <w:rPr>
          <w:rFonts w:ascii="Trebuchet MS" w:hAnsi="Trebuchet MS"/>
          <w:noProof/>
        </w:rPr>
        <w:t xml:space="preserve"> not </w:t>
      </w:r>
      <w:del w:id="209" w:author="Author">
        <w:r w:rsidRPr="00115D0E">
          <w:rPr>
            <w:rFonts w:ascii="Trebuchet MS" w:hAnsi="Trebuchet MS"/>
            <w:noProof/>
          </w:rPr>
          <w:delText>a chewer of the</w:delText>
        </w:r>
      </w:del>
      <w:ins w:id="210" w:author="Author">
        <w:r w:rsidRPr="00115D0E">
          <w:rPr>
            <w:rFonts w:ascii="Trebuchet MS" w:hAnsi="Trebuchet MS"/>
            <w:noProof/>
          </w:rPr>
          <w:t>chew its</w:t>
        </w:r>
      </w:ins>
      <w:r w:rsidRPr="00115D0E">
        <w:rPr>
          <w:rFonts w:ascii="Trebuchet MS" w:hAnsi="Trebuchet MS"/>
          <w:noProof/>
        </w:rPr>
        <w:t xml:space="preserve"> cud</w:t>
      </w:r>
      <w:del w:id="211" w:author="Author">
        <w:r w:rsidRPr="00115D0E">
          <w:rPr>
            <w:rFonts w:ascii="Trebuchet MS" w:hAnsi="Trebuchet MS"/>
            <w:noProof/>
          </w:rPr>
          <w:delText>, they are</w:delText>
        </w:r>
      </w:del>
      <w:ins w:id="212" w:author="Author">
        <w:r w:rsidRPr="00115D0E">
          <w:rPr>
            <w:rFonts w:ascii="Trebuchet MS" w:hAnsi="Trebuchet MS"/>
            <w:noProof/>
          </w:rPr>
          <w:t xml:space="preserve"> is</w:t>
        </w:r>
      </w:ins>
      <w:r w:rsidRPr="00115D0E">
        <w:rPr>
          <w:rFonts w:ascii="Trebuchet MS" w:hAnsi="Trebuchet MS"/>
          <w:noProof/>
        </w:rPr>
        <w:t xml:space="preserve"> unclean </w:t>
      </w:r>
      <w:del w:id="213" w:author="Author">
        <w:r w:rsidRPr="00115D0E">
          <w:rPr>
            <w:rFonts w:ascii="Trebuchet MS" w:hAnsi="Trebuchet MS"/>
            <w:noProof/>
          </w:rPr>
          <w:delText xml:space="preserve">for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214" w:author="Author">
        <w:r w:rsidRPr="00115D0E">
          <w:rPr>
            <w:rFonts w:ascii="Trebuchet MS" w:hAnsi="Trebuchet MS"/>
            <w:noProof/>
          </w:rPr>
          <w:t>to you</w:t>
        </w:r>
      </w:ins>
      <w:r w:rsidRPr="00115D0E">
        <w:rPr>
          <w:rFonts w:ascii="Trebuchet MS" w:hAnsi="Trebuchet MS"/>
          <w:noProof/>
        </w:rPr>
        <w:t xml:space="preserve">. Everyone touching them will be unclean. </w:t>
      </w:r>
      <w:r w:rsidRPr="00115D0E">
        <w:rPr>
          <w:rFonts w:ascii="Trebuchet MS" w:hAnsi="Trebuchet MS"/>
          <w:b/>
          <w:noProof/>
        </w:rPr>
        <w:t xml:space="preserve">11:27 </w:t>
      </w:r>
      <w:del w:id="215" w:author="Author">
        <w:r w:rsidRPr="00115D0E">
          <w:rPr>
            <w:rFonts w:ascii="Trebuchet MS" w:hAnsi="Trebuchet MS"/>
            <w:noProof/>
          </w:rPr>
          <w:delText>As for every</w:delText>
        </w:r>
      </w:del>
      <w:ins w:id="216" w:author="Author">
        <w:r w:rsidRPr="00115D0E">
          <w:rPr>
            <w:rFonts w:ascii="Trebuchet MS" w:hAnsi="Trebuchet MS"/>
            <w:noProof/>
          </w:rPr>
          <w:t>Every living</w:t>
        </w:r>
      </w:ins>
      <w:r w:rsidRPr="00115D0E">
        <w:rPr>
          <w:rFonts w:ascii="Trebuchet MS" w:hAnsi="Trebuchet MS"/>
          <w:noProof/>
        </w:rPr>
        <w:t xml:space="preserve"> creature </w:t>
      </w:r>
      <w:del w:id="217" w:author="Author">
        <w:r w:rsidRPr="00115D0E">
          <w:rPr>
            <w:rFonts w:ascii="Trebuchet MS" w:hAnsi="Trebuchet MS"/>
            <w:noProof/>
          </w:rPr>
          <w:delText xml:space="preserve">going upon its </w:delText>
        </w:r>
      </w:del>
      <w:ins w:id="218" w:author="Author">
        <w:r w:rsidRPr="00115D0E">
          <w:rPr>
            <w:rFonts w:ascii="Trebuchet MS" w:hAnsi="Trebuchet MS"/>
            <w:noProof/>
          </w:rPr>
          <w:t xml:space="preserve">that walks on </w:t>
        </w:r>
      </w:ins>
      <w:r w:rsidRPr="00115D0E">
        <w:rPr>
          <w:rFonts w:ascii="Trebuchet MS" w:hAnsi="Trebuchet MS"/>
          <w:noProof/>
        </w:rPr>
        <w:t xml:space="preserve">paws among </w:t>
      </w:r>
      <w:del w:id="219" w:author="Author">
        <w:r w:rsidRPr="00115D0E">
          <w:rPr>
            <w:rFonts w:ascii="Trebuchet MS" w:hAnsi="Trebuchet MS"/>
            <w:noProof/>
          </w:rPr>
          <w:delText xml:space="preserve">all </w:delText>
        </w:r>
      </w:del>
      <w:r w:rsidRPr="00115D0E">
        <w:rPr>
          <w:rFonts w:ascii="Trebuchet MS" w:hAnsi="Trebuchet MS"/>
          <w:noProof/>
        </w:rPr>
        <w:t xml:space="preserve">the </w:t>
      </w:r>
      <w:del w:id="220" w:author="Author">
        <w:r w:rsidRPr="00115D0E">
          <w:rPr>
            <w:rFonts w:ascii="Trebuchet MS" w:hAnsi="Trebuchet MS"/>
            <w:noProof/>
          </w:rPr>
          <w:delText xml:space="preserve">living </w:delText>
        </w:r>
      </w:del>
      <w:r w:rsidRPr="00115D0E">
        <w:rPr>
          <w:rFonts w:ascii="Trebuchet MS" w:hAnsi="Trebuchet MS"/>
          <w:noProof/>
        </w:rPr>
        <w:t xml:space="preserve">creatures that </w:t>
      </w:r>
      <w:del w:id="221" w:author="Author">
        <w:r w:rsidRPr="00115D0E">
          <w:rPr>
            <w:rFonts w:ascii="Trebuchet MS" w:hAnsi="Trebuchet MS"/>
            <w:noProof/>
          </w:rPr>
          <w:delText>go</w:delText>
        </w:r>
      </w:del>
      <w:ins w:id="222" w:author="Author">
        <w:r w:rsidRPr="00115D0E">
          <w:rPr>
            <w:rFonts w:ascii="Trebuchet MS" w:hAnsi="Trebuchet MS"/>
            <w:noProof/>
          </w:rPr>
          <w:t>walk</w:t>
        </w:r>
      </w:ins>
      <w:r w:rsidRPr="00115D0E">
        <w:rPr>
          <w:rFonts w:ascii="Trebuchet MS" w:hAnsi="Trebuchet MS"/>
          <w:noProof/>
        </w:rPr>
        <w:t xml:space="preserve"> on all fours</w:t>
      </w:r>
      <w:del w:id="223" w:author="Author">
        <w:r w:rsidRPr="00115D0E">
          <w:rPr>
            <w:rFonts w:ascii="Trebuchet MS" w:hAnsi="Trebuchet MS"/>
            <w:noProof/>
          </w:rPr>
          <w:delText>, they are</w:delText>
        </w:r>
      </w:del>
      <w:ins w:id="224" w:author="Author">
        <w:r w:rsidRPr="00115D0E">
          <w:rPr>
            <w:rFonts w:ascii="Trebuchet MS" w:hAnsi="Trebuchet MS"/>
            <w:noProof/>
          </w:rPr>
          <w:t xml:space="preserve"> is</w:t>
        </w:r>
      </w:ins>
      <w:r w:rsidRPr="00115D0E">
        <w:rPr>
          <w:rFonts w:ascii="Trebuchet MS" w:hAnsi="Trebuchet MS"/>
          <w:noProof/>
        </w:rPr>
        <w:t xml:space="preserve"> unclean to </w:t>
      </w:r>
      <w:del w:id="225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226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. Everyone touching their dead bodies will be unclean until the evening. </w:t>
      </w:r>
      <w:r w:rsidRPr="00115D0E">
        <w:rPr>
          <w:rFonts w:ascii="Trebuchet MS" w:hAnsi="Trebuchet MS"/>
          <w:b/>
          <w:noProof/>
        </w:rPr>
        <w:t xml:space="preserve">11:28 </w:t>
      </w:r>
      <w:del w:id="227" w:author="Author">
        <w:r w:rsidRPr="00115D0E">
          <w:rPr>
            <w:rFonts w:ascii="Trebuchet MS" w:hAnsi="Trebuchet MS"/>
            <w:noProof/>
          </w:rPr>
          <w:delText>And he</w:delText>
        </w:r>
      </w:del>
      <w:ins w:id="228" w:author="Author">
        <w:r w:rsidRPr="00115D0E">
          <w:rPr>
            <w:rFonts w:ascii="Trebuchet MS" w:hAnsi="Trebuchet MS"/>
            <w:noProof/>
          </w:rPr>
          <w:t>The one</w:t>
        </w:r>
      </w:ins>
      <w:r w:rsidRPr="00115D0E">
        <w:rPr>
          <w:rFonts w:ascii="Trebuchet MS" w:hAnsi="Trebuchet MS"/>
          <w:noProof/>
        </w:rPr>
        <w:t xml:space="preserve"> who carries their dead bodies </w:t>
      </w:r>
      <w:del w:id="229" w:author="Author">
        <w:r w:rsidRPr="00115D0E">
          <w:rPr>
            <w:rFonts w:ascii="Trebuchet MS" w:hAnsi="Trebuchet MS"/>
            <w:noProof/>
          </w:rPr>
          <w:delText>will</w:delText>
        </w:r>
      </w:del>
      <w:ins w:id="230" w:author="Author">
        <w:r w:rsidRPr="00115D0E">
          <w:rPr>
            <w:rFonts w:ascii="Trebuchet MS" w:hAnsi="Trebuchet MS"/>
            <w:noProof/>
          </w:rPr>
          <w:t>should</w:t>
        </w:r>
      </w:ins>
      <w:r w:rsidRPr="00115D0E">
        <w:rPr>
          <w:rFonts w:ascii="Trebuchet MS" w:hAnsi="Trebuchet MS"/>
          <w:noProof/>
        </w:rPr>
        <w:t xml:space="preserve"> wash his garments, and he </w:t>
      </w:r>
      <w:del w:id="231" w:author="Author">
        <w:r w:rsidRPr="00115D0E">
          <w:rPr>
            <w:rFonts w:ascii="Trebuchet MS" w:hAnsi="Trebuchet MS"/>
            <w:noProof/>
          </w:rPr>
          <w:delText>must</w:delText>
        </w:r>
      </w:del>
      <w:ins w:id="232" w:author="Author">
        <w:r w:rsidRPr="00115D0E">
          <w:rPr>
            <w:rFonts w:ascii="Trebuchet MS" w:hAnsi="Trebuchet MS"/>
            <w:noProof/>
          </w:rPr>
          <w:t>will</w:t>
        </w:r>
      </w:ins>
      <w:r w:rsidRPr="00115D0E">
        <w:rPr>
          <w:rFonts w:ascii="Trebuchet MS" w:hAnsi="Trebuchet MS"/>
          <w:noProof/>
        </w:rPr>
        <w:t xml:space="preserve"> be unclean until the evening. They are unclean to </w:t>
      </w:r>
      <w:del w:id="233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234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>.</w:t>
      </w:r>
    </w:p>
    <w:p w:rsidR="002973C4" w:rsidRPr="00115D0E" w:rsidRDefault="002973C4" w:rsidP="002973C4">
      <w:pPr>
        <w:rPr>
          <w:rFonts w:ascii="Trebuchet MS" w:hAnsi="Trebuchet MS"/>
          <w:noProof/>
        </w:rPr>
      </w:pPr>
      <w:r w:rsidRPr="00115D0E">
        <w:rPr>
          <w:rFonts w:ascii="Trebuchet MS" w:hAnsi="Trebuchet MS"/>
          <w:b/>
        </w:rPr>
        <w:t xml:space="preserve">11:29 </w:t>
      </w:r>
      <w:r w:rsidRPr="00115D0E">
        <w:rPr>
          <w:rFonts w:ascii="Trebuchet MS" w:hAnsi="Trebuchet MS"/>
          <w:noProof/>
        </w:rPr>
        <w:t>“‘</w:t>
      </w:r>
      <w:del w:id="235" w:author="Author">
        <w:r w:rsidRPr="00115D0E">
          <w:rPr>
            <w:rFonts w:ascii="Trebuchet MS" w:hAnsi="Trebuchet MS"/>
            <w:noProof/>
          </w:rPr>
          <w:delText xml:space="preserve">And this is what is unclean to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among</w:delText>
        </w:r>
      </w:del>
      <w:ins w:id="236" w:author="Author">
        <w:r w:rsidRPr="00115D0E">
          <w:rPr>
            <w:rFonts w:ascii="Trebuchet MS" w:hAnsi="Trebuchet MS"/>
            <w:noProof/>
          </w:rPr>
          <w:t>These are</w:t>
        </w:r>
      </w:ins>
      <w:r w:rsidRPr="00115D0E">
        <w:rPr>
          <w:rFonts w:ascii="Trebuchet MS" w:hAnsi="Trebuchet MS"/>
          <w:noProof/>
        </w:rPr>
        <w:t xml:space="preserve"> the swarming creatures </w:t>
      </w:r>
      <w:del w:id="237" w:author="Author">
        <w:r w:rsidRPr="00115D0E">
          <w:rPr>
            <w:rFonts w:ascii="Trebuchet MS" w:hAnsi="Trebuchet MS"/>
            <w:noProof/>
          </w:rPr>
          <w:delText>that swarm upon</w:delText>
        </w:r>
      </w:del>
      <w:ins w:id="238" w:author="Author">
        <w:r w:rsidRPr="00115D0E">
          <w:rPr>
            <w:rFonts w:ascii="Trebuchet MS" w:hAnsi="Trebuchet MS"/>
            <w:noProof/>
          </w:rPr>
          <w:t>of</w:t>
        </w:r>
      </w:ins>
      <w:r w:rsidRPr="00115D0E">
        <w:rPr>
          <w:rFonts w:ascii="Trebuchet MS" w:hAnsi="Trebuchet MS"/>
          <w:noProof/>
        </w:rPr>
        <w:t xml:space="preserve"> the earth</w:t>
      </w:r>
      <w:ins w:id="239" w:author="Author">
        <w:r w:rsidRPr="00115D0E">
          <w:rPr>
            <w:rFonts w:ascii="Trebuchet MS" w:hAnsi="Trebuchet MS"/>
            <w:noProof/>
          </w:rPr>
          <w:t xml:space="preserve"> that are unclean to you</w:t>
        </w:r>
      </w:ins>
      <w:r w:rsidRPr="00115D0E">
        <w:rPr>
          <w:rFonts w:ascii="Trebuchet MS" w:hAnsi="Trebuchet MS"/>
          <w:noProof/>
        </w:rPr>
        <w:t>: the mole rat</w:t>
      </w:r>
      <w:del w:id="240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241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</w:t>
      </w:r>
      <w:del w:id="242" w:author="Author">
        <w:r w:rsidRPr="00115D0E">
          <w:rPr>
            <w:rFonts w:ascii="Trebuchet MS" w:hAnsi="Trebuchet MS"/>
            <w:noProof/>
          </w:rPr>
          <w:delText>jerboa and the</w:delText>
        </w:r>
      </w:del>
      <w:ins w:id="243" w:author="Author">
        <w:r w:rsidRPr="00115D0E">
          <w:rPr>
            <w:rFonts w:ascii="Trebuchet MS" w:hAnsi="Trebuchet MS"/>
            <w:noProof/>
          </w:rPr>
          <w:t>mouse, every kind of</w:t>
        </w:r>
      </w:ins>
      <w:r w:rsidRPr="00115D0E">
        <w:rPr>
          <w:rFonts w:ascii="Trebuchet MS" w:hAnsi="Trebuchet MS"/>
          <w:noProof/>
        </w:rPr>
        <w:t xml:space="preserve"> lizard</w:t>
      </w:r>
      <w:del w:id="244" w:author="Author">
        <w:r w:rsidRPr="00115D0E">
          <w:rPr>
            <w:rFonts w:ascii="Trebuchet MS" w:hAnsi="Trebuchet MS"/>
            <w:noProof/>
          </w:rPr>
          <w:delText xml:space="preserve"> according to its kind</w:delText>
        </w:r>
      </w:del>
      <w:r w:rsidRPr="00115D0E">
        <w:rPr>
          <w:rFonts w:ascii="Trebuchet MS" w:hAnsi="Trebuchet MS"/>
          <w:noProof/>
        </w:rPr>
        <w:t xml:space="preserve">, </w:t>
      </w:r>
      <w:r w:rsidRPr="00115D0E">
        <w:rPr>
          <w:rFonts w:ascii="Trebuchet MS" w:hAnsi="Trebuchet MS"/>
          <w:b/>
          <w:noProof/>
        </w:rPr>
        <w:t xml:space="preserve">11:30 </w:t>
      </w:r>
      <w:del w:id="245" w:author="Author">
        <w:r w:rsidRPr="00115D0E">
          <w:rPr>
            <w:rFonts w:ascii="Trebuchet MS" w:hAnsi="Trebuchet MS"/>
            <w:noProof/>
          </w:rPr>
          <w:delText xml:space="preserve">and </w:delText>
        </w:r>
      </w:del>
      <w:r w:rsidRPr="00115D0E">
        <w:rPr>
          <w:rFonts w:ascii="Trebuchet MS" w:hAnsi="Trebuchet MS"/>
          <w:noProof/>
        </w:rPr>
        <w:t>the gecko</w:t>
      </w:r>
      <w:del w:id="246" w:author="Author">
        <w:r w:rsidRPr="00115D0E">
          <w:rPr>
            <w:rFonts w:ascii="Trebuchet MS" w:hAnsi="Trebuchet MS"/>
            <w:noProof/>
          </w:rPr>
          <w:delText xml:space="preserve"> fanfoot and</w:delText>
        </w:r>
      </w:del>
      <w:ins w:id="247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large lizard</w:t>
      </w:r>
      <w:del w:id="248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249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newt</w:t>
      </w:r>
      <w:del w:id="250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251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the sand lizard</w:t>
      </w:r>
      <w:ins w:id="252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and the chameleon. </w:t>
      </w:r>
      <w:r w:rsidRPr="00115D0E">
        <w:rPr>
          <w:rFonts w:ascii="Trebuchet MS" w:hAnsi="Trebuchet MS"/>
          <w:b/>
          <w:noProof/>
        </w:rPr>
        <w:t xml:space="preserve">11:31 </w:t>
      </w:r>
      <w:r w:rsidRPr="00115D0E">
        <w:rPr>
          <w:rFonts w:ascii="Trebuchet MS" w:hAnsi="Trebuchet MS"/>
          <w:noProof/>
        </w:rPr>
        <w:t xml:space="preserve">These </w:t>
      </w:r>
      <w:del w:id="253" w:author="Author">
        <w:r w:rsidRPr="00115D0E">
          <w:rPr>
            <w:rFonts w:ascii="Trebuchet MS" w:hAnsi="Trebuchet MS"/>
            <w:noProof/>
          </w:rPr>
          <w:delText xml:space="preserve">are unclean to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among all the </w:delText>
        </w:r>
      </w:del>
      <w:r w:rsidRPr="00115D0E">
        <w:rPr>
          <w:rFonts w:ascii="Trebuchet MS" w:hAnsi="Trebuchet MS"/>
          <w:noProof/>
        </w:rPr>
        <w:t>swarming creatures</w:t>
      </w:r>
      <w:del w:id="254" w:author="Author">
        <w:r w:rsidRPr="00115D0E">
          <w:rPr>
            <w:rFonts w:ascii="Trebuchet MS" w:hAnsi="Trebuchet MS"/>
            <w:noProof/>
          </w:rPr>
          <w:delText>.</w:delText>
        </w:r>
      </w:del>
      <w:ins w:id="255" w:author="Author">
        <w:r w:rsidRPr="00115D0E">
          <w:rPr>
            <w:rFonts w:ascii="Trebuchet MS" w:hAnsi="Trebuchet MS"/>
            <w:noProof/>
          </w:rPr>
          <w:t xml:space="preserve"> are unclean to you.</w:t>
        </w:r>
      </w:ins>
      <w:r w:rsidRPr="00115D0E">
        <w:rPr>
          <w:rFonts w:ascii="Trebuchet MS" w:hAnsi="Trebuchet MS"/>
          <w:noProof/>
        </w:rPr>
        <w:t xml:space="preserve"> Everyone touching </w:t>
      </w:r>
      <w:del w:id="256" w:author="Author">
        <w:r w:rsidRPr="00115D0E">
          <w:rPr>
            <w:rFonts w:ascii="Trebuchet MS" w:hAnsi="Trebuchet MS"/>
            <w:noProof/>
          </w:rPr>
          <w:delText xml:space="preserve">them in </w:delText>
        </w:r>
      </w:del>
      <w:r w:rsidRPr="00115D0E">
        <w:rPr>
          <w:rFonts w:ascii="Trebuchet MS" w:hAnsi="Trebuchet MS"/>
          <w:noProof/>
        </w:rPr>
        <w:t xml:space="preserve">their </w:t>
      </w:r>
      <w:del w:id="257" w:author="Author">
        <w:r w:rsidRPr="00115D0E">
          <w:rPr>
            <w:rFonts w:ascii="Trebuchet MS" w:hAnsi="Trebuchet MS"/>
            <w:noProof/>
          </w:rPr>
          <w:delText>death state</w:delText>
        </w:r>
      </w:del>
      <w:ins w:id="258" w:author="Author">
        <w:r w:rsidRPr="00115D0E">
          <w:rPr>
            <w:rFonts w:ascii="Trebuchet MS" w:hAnsi="Trebuchet MS"/>
            <w:noProof/>
          </w:rPr>
          <w:t>dead bodies</w:t>
        </w:r>
      </w:ins>
      <w:r w:rsidRPr="00115D0E">
        <w:rPr>
          <w:rFonts w:ascii="Trebuchet MS" w:hAnsi="Trebuchet MS"/>
          <w:noProof/>
        </w:rPr>
        <w:t xml:space="preserve"> will be unclean until the evening.</w:t>
      </w:r>
    </w:p>
    <w:p w:rsidR="002973C4" w:rsidRPr="00115D0E" w:rsidRDefault="002973C4" w:rsidP="002973C4">
      <w:pPr>
        <w:rPr>
          <w:rFonts w:ascii="Trebuchet MS" w:hAnsi="Trebuchet MS"/>
          <w:noProof/>
        </w:rPr>
      </w:pPr>
      <w:r w:rsidRPr="00115D0E">
        <w:rPr>
          <w:rFonts w:ascii="Trebuchet MS" w:hAnsi="Trebuchet MS"/>
          <w:b/>
        </w:rPr>
        <w:t xml:space="preserve">11:32 </w:t>
      </w:r>
      <w:r w:rsidRPr="00115D0E">
        <w:rPr>
          <w:rFonts w:ascii="Trebuchet MS" w:hAnsi="Trebuchet MS"/>
          <w:noProof/>
        </w:rPr>
        <w:t xml:space="preserve">“‘Now anything </w:t>
      </w:r>
      <w:del w:id="259" w:author="Author">
        <w:r w:rsidRPr="00115D0E">
          <w:rPr>
            <w:rFonts w:ascii="Trebuchet MS" w:hAnsi="Trebuchet MS"/>
            <w:noProof/>
          </w:rPr>
          <w:delText xml:space="preserve">upon which any of them should </w:delText>
        </w:r>
      </w:del>
      <w:ins w:id="260" w:author="Author">
        <w:r w:rsidRPr="00115D0E">
          <w:rPr>
            <w:rFonts w:ascii="Trebuchet MS" w:hAnsi="Trebuchet MS"/>
            <w:noProof/>
          </w:rPr>
          <w:t xml:space="preserve">they </w:t>
        </w:r>
      </w:ins>
      <w:r w:rsidRPr="00115D0E">
        <w:rPr>
          <w:rFonts w:ascii="Trebuchet MS" w:hAnsi="Trebuchet MS"/>
          <w:noProof/>
        </w:rPr>
        <w:t xml:space="preserve">fall </w:t>
      </w:r>
      <w:del w:id="261" w:author="Author">
        <w:r w:rsidRPr="00115D0E">
          <w:rPr>
            <w:rFonts w:ascii="Trebuchet MS" w:hAnsi="Trebuchet MS"/>
            <w:noProof/>
          </w:rPr>
          <w:delText>in its death state</w:delText>
        </w:r>
      </w:del>
      <w:ins w:id="262" w:author="Author">
        <w:r w:rsidRPr="00115D0E">
          <w:rPr>
            <w:rFonts w:ascii="Trebuchet MS" w:hAnsi="Trebuchet MS"/>
            <w:noProof/>
          </w:rPr>
          <w:t>on when they die</w:t>
        </w:r>
      </w:ins>
      <w:r w:rsidRPr="00115D0E">
        <w:rPr>
          <w:rFonts w:ascii="Trebuchet MS" w:hAnsi="Trebuchet MS"/>
          <w:noProof/>
        </w:rPr>
        <w:t xml:space="preserve"> will be unclean, whether </w:t>
      </w:r>
      <w:del w:id="263" w:author="Author">
        <w:r w:rsidRPr="00115D0E">
          <w:rPr>
            <w:rFonts w:ascii="Trebuchet MS" w:hAnsi="Trebuchet MS"/>
            <w:noProof/>
          </w:rPr>
          <w:delText>it be some</w:delText>
        </w:r>
      </w:del>
      <w:ins w:id="264" w:author="Author">
        <w:r w:rsidRPr="00115D0E">
          <w:rPr>
            <w:rFonts w:ascii="Trebuchet MS" w:hAnsi="Trebuchet MS"/>
            <w:noProof/>
          </w:rPr>
          <w:t>a</w:t>
        </w:r>
      </w:ins>
      <w:r w:rsidRPr="00115D0E">
        <w:rPr>
          <w:rFonts w:ascii="Trebuchet MS" w:hAnsi="Trebuchet MS"/>
          <w:noProof/>
        </w:rPr>
        <w:t xml:space="preserve"> wooden </w:t>
      </w:r>
      <w:del w:id="265" w:author="Author">
        <w:r w:rsidRPr="00115D0E">
          <w:rPr>
            <w:rFonts w:ascii="Trebuchet MS" w:hAnsi="Trebuchet MS"/>
            <w:noProof/>
          </w:rPr>
          <w:delText>vessel or</w:delText>
        </w:r>
      </w:del>
      <w:ins w:id="266" w:author="Author">
        <w:r w:rsidRPr="00115D0E">
          <w:rPr>
            <w:rFonts w:ascii="Trebuchet MS" w:hAnsi="Trebuchet MS"/>
            <w:noProof/>
          </w:rPr>
          <w:t>utensil,</w:t>
        </w:r>
      </w:ins>
      <w:r w:rsidRPr="00115D0E">
        <w:rPr>
          <w:rFonts w:ascii="Trebuchet MS" w:hAnsi="Trebuchet MS"/>
          <w:noProof/>
        </w:rPr>
        <w:t xml:space="preserve"> a garment</w:t>
      </w:r>
      <w:del w:id="267" w:author="Author">
        <w:r w:rsidRPr="00115D0E">
          <w:rPr>
            <w:rFonts w:ascii="Trebuchet MS" w:hAnsi="Trebuchet MS"/>
            <w:noProof/>
          </w:rPr>
          <w:delText xml:space="preserve"> or</w:delText>
        </w:r>
      </w:del>
      <w:ins w:id="268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a skin</w:t>
      </w:r>
      <w:ins w:id="269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or </w:t>
      </w:r>
      <w:ins w:id="270" w:author="Author">
        <w:r w:rsidRPr="00115D0E">
          <w:rPr>
            <w:rFonts w:ascii="Trebuchet MS" w:hAnsi="Trebuchet MS"/>
            <w:noProof/>
          </w:rPr>
          <w:t xml:space="preserve">a piece of </w:t>
        </w:r>
      </w:ins>
      <w:r w:rsidRPr="00115D0E">
        <w:rPr>
          <w:rFonts w:ascii="Trebuchet MS" w:hAnsi="Trebuchet MS"/>
          <w:noProof/>
        </w:rPr>
        <w:t xml:space="preserve">sackcloth. Any </w:t>
      </w:r>
      <w:del w:id="271" w:author="Author">
        <w:r w:rsidRPr="00115D0E">
          <w:rPr>
            <w:rFonts w:ascii="Trebuchet MS" w:hAnsi="Trebuchet MS"/>
            <w:noProof/>
          </w:rPr>
          <w:delText>vessel of which some use</w:delText>
        </w:r>
      </w:del>
      <w:ins w:id="272" w:author="Author">
        <w:r w:rsidRPr="00115D0E">
          <w:rPr>
            <w:rFonts w:ascii="Trebuchet MS" w:hAnsi="Trebuchet MS"/>
            <w:noProof/>
          </w:rPr>
          <w:t>utensil that</w:t>
        </w:r>
      </w:ins>
      <w:r w:rsidRPr="00115D0E">
        <w:rPr>
          <w:rFonts w:ascii="Trebuchet MS" w:hAnsi="Trebuchet MS"/>
          <w:noProof/>
        </w:rPr>
        <w:t xml:space="preserve"> is </w:t>
      </w:r>
      <w:del w:id="273" w:author="Author">
        <w:r w:rsidRPr="00115D0E">
          <w:rPr>
            <w:rFonts w:ascii="Trebuchet MS" w:hAnsi="Trebuchet MS"/>
            <w:noProof/>
          </w:rPr>
          <w:delText>made will</w:delText>
        </w:r>
      </w:del>
      <w:ins w:id="274" w:author="Author">
        <w:r w:rsidRPr="00115D0E">
          <w:rPr>
            <w:rFonts w:ascii="Trebuchet MS" w:hAnsi="Trebuchet MS"/>
            <w:noProof/>
          </w:rPr>
          <w:t>used should</w:t>
        </w:r>
      </w:ins>
      <w:r w:rsidRPr="00115D0E">
        <w:rPr>
          <w:rFonts w:ascii="Trebuchet MS" w:hAnsi="Trebuchet MS"/>
          <w:noProof/>
        </w:rPr>
        <w:t xml:space="preserve"> be </w:t>
      </w:r>
      <w:del w:id="275" w:author="Author">
        <w:r w:rsidRPr="00115D0E">
          <w:rPr>
            <w:rFonts w:ascii="Trebuchet MS" w:hAnsi="Trebuchet MS"/>
            <w:noProof/>
          </w:rPr>
          <w:delText>put</w:delText>
        </w:r>
      </w:del>
      <w:ins w:id="276" w:author="Author">
        <w:r w:rsidRPr="00115D0E">
          <w:rPr>
            <w:rFonts w:ascii="Trebuchet MS" w:hAnsi="Trebuchet MS"/>
            <w:noProof/>
          </w:rPr>
          <w:t>immersed</w:t>
        </w:r>
      </w:ins>
      <w:r w:rsidRPr="00115D0E">
        <w:rPr>
          <w:rFonts w:ascii="Trebuchet MS" w:hAnsi="Trebuchet MS"/>
          <w:noProof/>
        </w:rPr>
        <w:t xml:space="preserve"> in water, and it </w:t>
      </w:r>
      <w:del w:id="277" w:author="Author">
        <w:r w:rsidRPr="00115D0E">
          <w:rPr>
            <w:rFonts w:ascii="Trebuchet MS" w:hAnsi="Trebuchet MS"/>
            <w:noProof/>
          </w:rPr>
          <w:delText>must</w:delText>
        </w:r>
      </w:del>
      <w:ins w:id="278" w:author="Author">
        <w:r w:rsidRPr="00115D0E">
          <w:rPr>
            <w:rFonts w:ascii="Trebuchet MS" w:hAnsi="Trebuchet MS"/>
            <w:noProof/>
          </w:rPr>
          <w:t>will</w:t>
        </w:r>
      </w:ins>
      <w:r w:rsidRPr="00115D0E">
        <w:rPr>
          <w:rFonts w:ascii="Trebuchet MS" w:hAnsi="Trebuchet MS"/>
          <w:noProof/>
        </w:rPr>
        <w:t xml:space="preserve"> be unclean until the evening</w:t>
      </w:r>
      <w:del w:id="279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280" w:author="Author">
        <w:r w:rsidRPr="00115D0E">
          <w:rPr>
            <w:rFonts w:ascii="Trebuchet MS" w:hAnsi="Trebuchet MS"/>
            <w:noProof/>
          </w:rPr>
          <w:t>;</w:t>
        </w:r>
      </w:ins>
      <w:r w:rsidRPr="00115D0E">
        <w:rPr>
          <w:rFonts w:ascii="Trebuchet MS" w:hAnsi="Trebuchet MS"/>
          <w:noProof/>
        </w:rPr>
        <w:t xml:space="preserve"> then </w:t>
      </w:r>
      <w:ins w:id="281" w:author="Author">
        <w:r w:rsidRPr="00115D0E">
          <w:rPr>
            <w:rFonts w:ascii="Trebuchet MS" w:hAnsi="Trebuchet MS"/>
            <w:noProof/>
          </w:rPr>
          <w:t xml:space="preserve">it will </w:t>
        </w:r>
      </w:ins>
      <w:r w:rsidRPr="00115D0E">
        <w:rPr>
          <w:rFonts w:ascii="Trebuchet MS" w:hAnsi="Trebuchet MS"/>
          <w:noProof/>
        </w:rPr>
        <w:t xml:space="preserve">be clean. </w:t>
      </w:r>
      <w:r w:rsidRPr="00115D0E">
        <w:rPr>
          <w:rFonts w:ascii="Trebuchet MS" w:hAnsi="Trebuchet MS"/>
          <w:b/>
          <w:noProof/>
        </w:rPr>
        <w:t xml:space="preserve">11:33 </w:t>
      </w:r>
      <w:del w:id="282" w:author="Author">
        <w:r w:rsidRPr="00115D0E">
          <w:rPr>
            <w:rFonts w:ascii="Trebuchet MS" w:hAnsi="Trebuchet MS"/>
            <w:noProof/>
          </w:rPr>
          <w:delText>As for any</w:delText>
        </w:r>
      </w:del>
      <w:ins w:id="283" w:author="Author">
        <w:r w:rsidRPr="00115D0E">
          <w:rPr>
            <w:rFonts w:ascii="Trebuchet MS" w:hAnsi="Trebuchet MS"/>
            <w:noProof/>
          </w:rPr>
          <w:t>If they fall into an</w:t>
        </w:r>
      </w:ins>
      <w:r w:rsidRPr="00115D0E">
        <w:rPr>
          <w:rFonts w:ascii="Trebuchet MS" w:hAnsi="Trebuchet MS"/>
          <w:noProof/>
        </w:rPr>
        <w:t xml:space="preserve"> earthenware vessel</w:t>
      </w:r>
      <w:del w:id="284" w:author="Author">
        <w:r w:rsidRPr="00115D0E">
          <w:rPr>
            <w:rFonts w:ascii="Trebuchet MS" w:hAnsi="Trebuchet MS"/>
            <w:noProof/>
          </w:rPr>
          <w:delText xml:space="preserve"> into which any of them should fall</w:delText>
        </w:r>
      </w:del>
      <w:r w:rsidRPr="00115D0E">
        <w:rPr>
          <w:rFonts w:ascii="Trebuchet MS" w:hAnsi="Trebuchet MS"/>
          <w:noProof/>
        </w:rPr>
        <w:t>,</w:t>
      </w:r>
      <w:del w:id="285" w:author="Author">
        <w:r w:rsidRPr="00115D0E">
          <w:rPr>
            <w:rFonts w:ascii="Trebuchet MS" w:hAnsi="Trebuchet MS"/>
            <w:noProof/>
          </w:rPr>
          <w:delText xml:space="preserve"> </w:delText>
        </w:r>
      </w:del>
      <w:ins w:id="286" w:author="Author">
        <w:r w:rsidRPr="00115D0E">
          <w:rPr>
            <w:rFonts w:ascii="Trebuchet MS" w:hAnsi="Trebuchet MS"/>
            <w:noProof/>
          </w:rPr>
          <w:t xml:space="preserve"> you are to smash it, and </w:t>
        </w:r>
      </w:ins>
      <w:r w:rsidRPr="00115D0E">
        <w:rPr>
          <w:rFonts w:ascii="Trebuchet MS" w:hAnsi="Trebuchet MS"/>
          <w:noProof/>
        </w:rPr>
        <w:t xml:space="preserve">anything that </w:t>
      </w:r>
      <w:del w:id="287" w:author="Author">
        <w:r w:rsidRPr="00115D0E">
          <w:rPr>
            <w:rFonts w:ascii="Trebuchet MS" w:hAnsi="Trebuchet MS"/>
            <w:noProof/>
          </w:rPr>
          <w:delText>is within</w:delText>
        </w:r>
      </w:del>
      <w:ins w:id="288" w:author="Author">
        <w:r w:rsidRPr="00115D0E">
          <w:rPr>
            <w:rFonts w:ascii="Trebuchet MS" w:hAnsi="Trebuchet MS"/>
            <w:noProof/>
          </w:rPr>
          <w:t>was in</w:t>
        </w:r>
      </w:ins>
      <w:r w:rsidRPr="00115D0E">
        <w:rPr>
          <w:rFonts w:ascii="Trebuchet MS" w:hAnsi="Trebuchet MS"/>
          <w:noProof/>
        </w:rPr>
        <w:t xml:space="preserve"> it will be unclean</w:t>
      </w:r>
      <w:del w:id="289" w:author="Author">
        <w:r w:rsidRPr="00115D0E">
          <w:rPr>
            <w:rFonts w:ascii="Trebuchet MS" w:hAnsi="Trebuchet MS"/>
            <w:noProof/>
          </w:rPr>
          <w:delText xml:space="preserve">, and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will smash it</w:delText>
        </w:r>
      </w:del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11:34 </w:t>
      </w:r>
      <w:r w:rsidRPr="00115D0E">
        <w:rPr>
          <w:rFonts w:ascii="Trebuchet MS" w:hAnsi="Trebuchet MS"/>
          <w:noProof/>
        </w:rPr>
        <w:t xml:space="preserve">Any </w:t>
      </w:r>
      <w:del w:id="290" w:author="Author">
        <w:r w:rsidRPr="00115D0E">
          <w:rPr>
            <w:rFonts w:ascii="Trebuchet MS" w:hAnsi="Trebuchet MS"/>
            <w:noProof/>
          </w:rPr>
          <w:delText>sort</w:delText>
        </w:r>
      </w:del>
      <w:ins w:id="291" w:author="Author">
        <w:r w:rsidRPr="00115D0E">
          <w:rPr>
            <w:rFonts w:ascii="Trebuchet MS" w:hAnsi="Trebuchet MS"/>
            <w:noProof/>
          </w:rPr>
          <w:t>kind</w:t>
        </w:r>
      </w:ins>
      <w:r w:rsidRPr="00115D0E">
        <w:rPr>
          <w:rFonts w:ascii="Trebuchet MS" w:hAnsi="Trebuchet MS"/>
          <w:noProof/>
        </w:rPr>
        <w:t xml:space="preserve"> of food that </w:t>
      </w:r>
      <w:del w:id="292" w:author="Author">
        <w:r w:rsidRPr="00115D0E">
          <w:rPr>
            <w:rFonts w:ascii="Trebuchet MS" w:hAnsi="Trebuchet MS"/>
            <w:noProof/>
          </w:rPr>
          <w:delText>may be eaten upon which</w:delText>
        </w:r>
      </w:del>
      <w:ins w:id="293" w:author="Author">
        <w:r w:rsidRPr="00115D0E">
          <w:rPr>
            <w:rFonts w:ascii="Trebuchet MS" w:hAnsi="Trebuchet MS"/>
            <w:noProof/>
          </w:rPr>
          <w:t>comes in contact with</w:t>
        </w:r>
      </w:ins>
      <w:r w:rsidRPr="00115D0E">
        <w:rPr>
          <w:rFonts w:ascii="Trebuchet MS" w:hAnsi="Trebuchet MS"/>
          <w:noProof/>
        </w:rPr>
        <w:t xml:space="preserve"> water </w:t>
      </w:r>
      <w:del w:id="294" w:author="Author">
        <w:r w:rsidRPr="00115D0E">
          <w:rPr>
            <w:rFonts w:ascii="Trebuchet MS" w:hAnsi="Trebuchet MS"/>
            <w:noProof/>
          </w:rPr>
          <w:delText xml:space="preserve">may come </w:delText>
        </w:r>
      </w:del>
      <w:r w:rsidRPr="00115D0E">
        <w:rPr>
          <w:rFonts w:ascii="Trebuchet MS" w:hAnsi="Trebuchet MS"/>
          <w:noProof/>
        </w:rPr>
        <w:t xml:space="preserve">from </w:t>
      </w:r>
      <w:del w:id="295" w:author="Author">
        <w:r w:rsidRPr="00115D0E">
          <w:rPr>
            <w:rFonts w:ascii="Trebuchet MS" w:hAnsi="Trebuchet MS"/>
            <w:noProof/>
          </w:rPr>
          <w:delText>it</w:delText>
        </w:r>
      </w:del>
      <w:ins w:id="296" w:author="Author">
        <w:r w:rsidRPr="00115D0E">
          <w:rPr>
            <w:rFonts w:ascii="Trebuchet MS" w:hAnsi="Trebuchet MS"/>
            <w:noProof/>
          </w:rPr>
          <w:t>such a vessel</w:t>
        </w:r>
      </w:ins>
      <w:r w:rsidRPr="00115D0E">
        <w:rPr>
          <w:rFonts w:ascii="Trebuchet MS" w:hAnsi="Trebuchet MS"/>
          <w:noProof/>
        </w:rPr>
        <w:t xml:space="preserve"> will be unclean, and any </w:t>
      </w:r>
      <w:del w:id="297" w:author="Author">
        <w:r w:rsidRPr="00115D0E">
          <w:rPr>
            <w:rFonts w:ascii="Trebuchet MS" w:hAnsi="Trebuchet MS"/>
            <w:noProof/>
          </w:rPr>
          <w:delText>drink that may be drunk</w:delText>
        </w:r>
      </w:del>
      <w:ins w:id="298" w:author="Author">
        <w:r w:rsidRPr="00115D0E">
          <w:rPr>
            <w:rFonts w:ascii="Trebuchet MS" w:hAnsi="Trebuchet MS"/>
            <w:noProof/>
          </w:rPr>
          <w:t>drinkable liquid</w:t>
        </w:r>
      </w:ins>
      <w:r w:rsidRPr="00115D0E">
        <w:rPr>
          <w:rFonts w:ascii="Trebuchet MS" w:hAnsi="Trebuchet MS"/>
          <w:noProof/>
        </w:rPr>
        <w:t xml:space="preserve"> in </w:t>
      </w:r>
      <w:del w:id="299" w:author="Author">
        <w:r w:rsidRPr="00115D0E">
          <w:rPr>
            <w:rFonts w:ascii="Trebuchet MS" w:hAnsi="Trebuchet MS"/>
            <w:noProof/>
          </w:rPr>
          <w:delText>any</w:delText>
        </w:r>
      </w:del>
      <w:ins w:id="300" w:author="Author">
        <w:r w:rsidRPr="00115D0E">
          <w:rPr>
            <w:rFonts w:ascii="Trebuchet MS" w:hAnsi="Trebuchet MS"/>
            <w:noProof/>
          </w:rPr>
          <w:t>such a</w:t>
        </w:r>
      </w:ins>
      <w:r w:rsidRPr="00115D0E">
        <w:rPr>
          <w:rFonts w:ascii="Trebuchet MS" w:hAnsi="Trebuchet MS"/>
          <w:noProof/>
        </w:rPr>
        <w:t xml:space="preserve"> vessel will be unclean. </w:t>
      </w:r>
      <w:r w:rsidRPr="00115D0E">
        <w:rPr>
          <w:rFonts w:ascii="Trebuchet MS" w:hAnsi="Trebuchet MS"/>
          <w:b/>
          <w:noProof/>
        </w:rPr>
        <w:t xml:space="preserve">11:35 </w:t>
      </w:r>
      <w:del w:id="301" w:author="Author">
        <w:r w:rsidRPr="00115D0E">
          <w:rPr>
            <w:rFonts w:ascii="Trebuchet MS" w:hAnsi="Trebuchet MS"/>
            <w:noProof/>
          </w:rPr>
          <w:delText>And everything upon which any of</w:delText>
        </w:r>
      </w:del>
      <w:ins w:id="302" w:author="Author">
        <w:r w:rsidRPr="00115D0E">
          <w:rPr>
            <w:rFonts w:ascii="Trebuchet MS" w:hAnsi="Trebuchet MS"/>
            <w:noProof/>
          </w:rPr>
          <w:t>Anything</w:t>
        </w:r>
      </w:ins>
      <w:r w:rsidRPr="00115D0E">
        <w:rPr>
          <w:rFonts w:ascii="Trebuchet MS" w:hAnsi="Trebuchet MS"/>
          <w:noProof/>
        </w:rPr>
        <w:t xml:space="preserve"> their dead bodies </w:t>
      </w:r>
      <w:del w:id="303" w:author="Author">
        <w:r w:rsidRPr="00115D0E">
          <w:rPr>
            <w:rFonts w:ascii="Trebuchet MS" w:hAnsi="Trebuchet MS"/>
            <w:noProof/>
          </w:rPr>
          <w:delText xml:space="preserve">may </w:delText>
        </w:r>
      </w:del>
      <w:r w:rsidRPr="00115D0E">
        <w:rPr>
          <w:rFonts w:ascii="Trebuchet MS" w:hAnsi="Trebuchet MS"/>
          <w:noProof/>
        </w:rPr>
        <w:t xml:space="preserve">fall </w:t>
      </w:r>
      <w:ins w:id="304" w:author="Author">
        <w:r w:rsidRPr="00115D0E">
          <w:rPr>
            <w:rFonts w:ascii="Trebuchet MS" w:hAnsi="Trebuchet MS"/>
            <w:noProof/>
          </w:rPr>
          <w:t xml:space="preserve">on </w:t>
        </w:r>
      </w:ins>
      <w:r w:rsidRPr="00115D0E">
        <w:rPr>
          <w:rFonts w:ascii="Trebuchet MS" w:hAnsi="Trebuchet MS"/>
          <w:noProof/>
        </w:rPr>
        <w:t xml:space="preserve">will be unclean. Whether oven or </w:t>
      </w:r>
      <w:del w:id="305" w:author="Author">
        <w:r w:rsidRPr="00115D0E">
          <w:rPr>
            <w:rFonts w:ascii="Trebuchet MS" w:hAnsi="Trebuchet MS"/>
            <w:noProof/>
          </w:rPr>
          <w:delText>jar stand</w:delText>
        </w:r>
      </w:del>
      <w:ins w:id="306" w:author="Author">
        <w:r w:rsidRPr="00115D0E">
          <w:rPr>
            <w:rFonts w:ascii="Trebuchet MS" w:hAnsi="Trebuchet MS"/>
            <w:noProof/>
          </w:rPr>
          <w:t>small stove</w:t>
        </w:r>
      </w:ins>
      <w:r w:rsidRPr="00115D0E">
        <w:rPr>
          <w:rFonts w:ascii="Trebuchet MS" w:hAnsi="Trebuchet MS"/>
          <w:noProof/>
        </w:rPr>
        <w:t xml:space="preserve">, it </w:t>
      </w:r>
      <w:del w:id="307" w:author="Author">
        <w:r w:rsidRPr="00115D0E">
          <w:rPr>
            <w:rFonts w:ascii="Trebuchet MS" w:hAnsi="Trebuchet MS"/>
            <w:noProof/>
          </w:rPr>
          <w:delText>is to</w:delText>
        </w:r>
      </w:del>
      <w:ins w:id="308" w:author="Author">
        <w:r w:rsidRPr="00115D0E">
          <w:rPr>
            <w:rFonts w:ascii="Trebuchet MS" w:hAnsi="Trebuchet MS"/>
            <w:noProof/>
          </w:rPr>
          <w:t>should</w:t>
        </w:r>
      </w:ins>
      <w:r w:rsidRPr="00115D0E">
        <w:rPr>
          <w:rFonts w:ascii="Trebuchet MS" w:hAnsi="Trebuchet MS"/>
          <w:noProof/>
        </w:rPr>
        <w:t xml:space="preserve"> be broken </w:t>
      </w:r>
      <w:del w:id="309" w:author="Author">
        <w:r w:rsidRPr="00115D0E">
          <w:rPr>
            <w:rFonts w:ascii="Trebuchet MS" w:hAnsi="Trebuchet MS"/>
            <w:noProof/>
          </w:rPr>
          <w:delText>down</w:delText>
        </w:r>
      </w:del>
      <w:ins w:id="310" w:author="Author">
        <w:r w:rsidRPr="00115D0E">
          <w:rPr>
            <w:rFonts w:ascii="Trebuchet MS" w:hAnsi="Trebuchet MS"/>
            <w:noProof/>
          </w:rPr>
          <w:t>into pieces</w:t>
        </w:r>
      </w:ins>
      <w:r w:rsidRPr="00115D0E">
        <w:rPr>
          <w:rFonts w:ascii="Trebuchet MS" w:hAnsi="Trebuchet MS"/>
          <w:noProof/>
        </w:rPr>
        <w:t xml:space="preserve">. They are unclean, and they will </w:t>
      </w:r>
      <w:del w:id="311" w:author="Author">
        <w:r w:rsidRPr="00115D0E">
          <w:rPr>
            <w:rFonts w:ascii="Trebuchet MS" w:hAnsi="Trebuchet MS"/>
            <w:noProof/>
          </w:rPr>
          <w:delText>become</w:delText>
        </w:r>
      </w:del>
      <w:ins w:id="312" w:author="Author">
        <w:r w:rsidRPr="00115D0E">
          <w:rPr>
            <w:rFonts w:ascii="Trebuchet MS" w:hAnsi="Trebuchet MS"/>
            <w:noProof/>
          </w:rPr>
          <w:t>remain</w:t>
        </w:r>
      </w:ins>
      <w:r w:rsidRPr="00115D0E">
        <w:rPr>
          <w:rFonts w:ascii="Trebuchet MS" w:hAnsi="Trebuchet MS"/>
          <w:noProof/>
        </w:rPr>
        <w:t xml:space="preserve"> unclean to </w:t>
      </w:r>
      <w:del w:id="313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314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11:36 </w:t>
      </w:r>
      <w:r w:rsidRPr="00115D0E">
        <w:rPr>
          <w:rFonts w:ascii="Trebuchet MS" w:hAnsi="Trebuchet MS"/>
          <w:noProof/>
        </w:rPr>
        <w:t xml:space="preserve">Only a spring and a </w:t>
      </w:r>
      <w:del w:id="315" w:author="Author">
        <w:r w:rsidRPr="00115D0E">
          <w:rPr>
            <w:rFonts w:ascii="Trebuchet MS" w:hAnsi="Trebuchet MS"/>
            <w:noProof/>
          </w:rPr>
          <w:delText>pit of impounded waters</w:delText>
        </w:r>
      </w:del>
      <w:ins w:id="316" w:author="Author">
        <w:r w:rsidRPr="00115D0E">
          <w:rPr>
            <w:rFonts w:ascii="Trebuchet MS" w:hAnsi="Trebuchet MS"/>
            <w:noProof/>
          </w:rPr>
          <w:t>cistern for storing water</w:t>
        </w:r>
      </w:ins>
      <w:r w:rsidRPr="00115D0E">
        <w:rPr>
          <w:rFonts w:ascii="Trebuchet MS" w:hAnsi="Trebuchet MS"/>
          <w:noProof/>
        </w:rPr>
        <w:t xml:space="preserve"> will continue clean, but anyone touching their dead bodies will be unclean. </w:t>
      </w:r>
      <w:r w:rsidRPr="00115D0E">
        <w:rPr>
          <w:rFonts w:ascii="Trebuchet MS" w:hAnsi="Trebuchet MS"/>
          <w:b/>
          <w:noProof/>
        </w:rPr>
        <w:t xml:space="preserve">11:37 </w:t>
      </w:r>
      <w:del w:id="317" w:author="Author">
        <w:r w:rsidRPr="00115D0E">
          <w:rPr>
            <w:rFonts w:ascii="Trebuchet MS" w:hAnsi="Trebuchet MS"/>
            <w:noProof/>
          </w:rPr>
          <w:delText>And should any of</w:delText>
        </w:r>
      </w:del>
      <w:ins w:id="318" w:author="Author">
        <w:r w:rsidRPr="00115D0E">
          <w:rPr>
            <w:rFonts w:ascii="Trebuchet MS" w:hAnsi="Trebuchet MS"/>
            <w:noProof/>
          </w:rPr>
          <w:t>If</w:t>
        </w:r>
      </w:ins>
      <w:r w:rsidRPr="00115D0E">
        <w:rPr>
          <w:rFonts w:ascii="Trebuchet MS" w:hAnsi="Trebuchet MS"/>
          <w:noProof/>
        </w:rPr>
        <w:t xml:space="preserve"> their dead bodies fall </w:t>
      </w:r>
      <w:del w:id="319" w:author="Author">
        <w:r w:rsidRPr="00115D0E">
          <w:rPr>
            <w:rFonts w:ascii="Trebuchet MS" w:hAnsi="Trebuchet MS"/>
            <w:noProof/>
          </w:rPr>
          <w:delText>upon any seed of</w:delText>
        </w:r>
      </w:del>
      <w:ins w:id="320" w:author="Author">
        <w:r w:rsidRPr="00115D0E">
          <w:rPr>
            <w:rFonts w:ascii="Trebuchet MS" w:hAnsi="Trebuchet MS"/>
            <w:noProof/>
          </w:rPr>
          <w:t>on</w:t>
        </w:r>
      </w:ins>
      <w:r w:rsidRPr="00115D0E">
        <w:rPr>
          <w:rFonts w:ascii="Trebuchet MS" w:hAnsi="Trebuchet MS"/>
          <w:noProof/>
        </w:rPr>
        <w:t xml:space="preserve"> a plant </w:t>
      </w:r>
      <w:ins w:id="321" w:author="Author">
        <w:r w:rsidRPr="00115D0E">
          <w:rPr>
            <w:rFonts w:ascii="Trebuchet MS" w:hAnsi="Trebuchet MS"/>
            <w:noProof/>
          </w:rPr>
          <w:t xml:space="preserve">seed </w:t>
        </w:r>
      </w:ins>
      <w:r w:rsidRPr="00115D0E">
        <w:rPr>
          <w:rFonts w:ascii="Trebuchet MS" w:hAnsi="Trebuchet MS"/>
          <w:noProof/>
        </w:rPr>
        <w:t xml:space="preserve">that is to be sown, it is clean. </w:t>
      </w:r>
      <w:r w:rsidRPr="00115D0E">
        <w:rPr>
          <w:rFonts w:ascii="Trebuchet MS" w:hAnsi="Trebuchet MS"/>
          <w:b/>
          <w:noProof/>
        </w:rPr>
        <w:t xml:space="preserve">11:38 </w:t>
      </w:r>
      <w:r w:rsidRPr="00115D0E">
        <w:rPr>
          <w:rFonts w:ascii="Trebuchet MS" w:hAnsi="Trebuchet MS"/>
          <w:noProof/>
        </w:rPr>
        <w:t xml:space="preserve">But </w:t>
      </w:r>
      <w:del w:id="322" w:author="Author">
        <w:r w:rsidRPr="00115D0E">
          <w:rPr>
            <w:rFonts w:ascii="Trebuchet MS" w:hAnsi="Trebuchet MS"/>
            <w:noProof/>
          </w:rPr>
          <w:delText>in case</w:delText>
        </w:r>
      </w:del>
      <w:ins w:id="323" w:author="Author">
        <w:r w:rsidRPr="00115D0E">
          <w:rPr>
            <w:rFonts w:ascii="Trebuchet MS" w:hAnsi="Trebuchet MS"/>
            <w:noProof/>
          </w:rPr>
          <w:t>if</w:t>
        </w:r>
      </w:ins>
      <w:r w:rsidRPr="00115D0E">
        <w:rPr>
          <w:rFonts w:ascii="Trebuchet MS" w:hAnsi="Trebuchet MS"/>
          <w:noProof/>
        </w:rPr>
        <w:t xml:space="preserve"> water </w:t>
      </w:r>
      <w:del w:id="324" w:author="Author">
        <w:r w:rsidRPr="00115D0E">
          <w:rPr>
            <w:rFonts w:ascii="Trebuchet MS" w:hAnsi="Trebuchet MS"/>
            <w:noProof/>
          </w:rPr>
          <w:delText>should be</w:delText>
        </w:r>
      </w:del>
      <w:ins w:id="325" w:author="Author">
        <w:r w:rsidRPr="00115D0E">
          <w:rPr>
            <w:rFonts w:ascii="Trebuchet MS" w:hAnsi="Trebuchet MS"/>
            <w:noProof/>
          </w:rPr>
          <w:t>is</w:t>
        </w:r>
      </w:ins>
      <w:r w:rsidRPr="00115D0E">
        <w:rPr>
          <w:rFonts w:ascii="Trebuchet MS" w:hAnsi="Trebuchet MS"/>
          <w:noProof/>
        </w:rPr>
        <w:t xml:space="preserve"> put </w:t>
      </w:r>
      <w:del w:id="326" w:author="Author">
        <w:r w:rsidRPr="00115D0E">
          <w:rPr>
            <w:rFonts w:ascii="Trebuchet MS" w:hAnsi="Trebuchet MS"/>
            <w:noProof/>
          </w:rPr>
          <w:delText>upon</w:delText>
        </w:r>
      </w:del>
      <w:ins w:id="327" w:author="Author">
        <w:r w:rsidRPr="00115D0E">
          <w:rPr>
            <w:rFonts w:ascii="Trebuchet MS" w:hAnsi="Trebuchet MS"/>
            <w:noProof/>
          </w:rPr>
          <w:t>on a</w:t>
        </w:r>
      </w:ins>
      <w:r w:rsidRPr="00115D0E">
        <w:rPr>
          <w:rFonts w:ascii="Trebuchet MS" w:hAnsi="Trebuchet MS"/>
          <w:noProof/>
        </w:rPr>
        <w:t xml:space="preserve"> seed and </w:t>
      </w:r>
      <w:del w:id="328" w:author="Author">
        <w:r w:rsidRPr="00115D0E">
          <w:rPr>
            <w:rFonts w:ascii="Trebuchet MS" w:hAnsi="Trebuchet MS"/>
            <w:noProof/>
          </w:rPr>
          <w:delText>something</w:delText>
        </w:r>
      </w:del>
      <w:ins w:id="329" w:author="Author">
        <w:r w:rsidRPr="00115D0E">
          <w:rPr>
            <w:rFonts w:ascii="Trebuchet MS" w:hAnsi="Trebuchet MS"/>
            <w:noProof/>
          </w:rPr>
          <w:t>part</w:t>
        </w:r>
      </w:ins>
      <w:r w:rsidRPr="00115D0E">
        <w:rPr>
          <w:rFonts w:ascii="Trebuchet MS" w:hAnsi="Trebuchet MS"/>
          <w:noProof/>
        </w:rPr>
        <w:t xml:space="preserve"> of their dead </w:t>
      </w:r>
      <w:del w:id="330" w:author="Author">
        <w:r w:rsidRPr="00115D0E">
          <w:rPr>
            <w:rFonts w:ascii="Trebuchet MS" w:hAnsi="Trebuchet MS"/>
            <w:noProof/>
          </w:rPr>
          <w:delText>bodies had fallen upon</w:delText>
        </w:r>
      </w:del>
      <w:ins w:id="331" w:author="Author">
        <w:r w:rsidRPr="00115D0E">
          <w:rPr>
            <w:rFonts w:ascii="Trebuchet MS" w:hAnsi="Trebuchet MS"/>
            <w:noProof/>
          </w:rPr>
          <w:t>body falls on</w:t>
        </w:r>
      </w:ins>
      <w:r w:rsidRPr="00115D0E">
        <w:rPr>
          <w:rFonts w:ascii="Trebuchet MS" w:hAnsi="Trebuchet MS"/>
          <w:noProof/>
        </w:rPr>
        <w:t xml:space="preserve"> it, </w:t>
      </w:r>
      <w:del w:id="332" w:author="Author">
        <w:r w:rsidRPr="00115D0E">
          <w:rPr>
            <w:rFonts w:ascii="Trebuchet MS" w:hAnsi="Trebuchet MS"/>
            <w:noProof/>
          </w:rPr>
          <w:delText>it</w:delText>
        </w:r>
      </w:del>
      <w:ins w:id="333" w:author="Author">
        <w:r w:rsidRPr="00115D0E">
          <w:rPr>
            <w:rFonts w:ascii="Trebuchet MS" w:hAnsi="Trebuchet MS"/>
            <w:noProof/>
          </w:rPr>
          <w:t>the seed</w:t>
        </w:r>
      </w:ins>
      <w:r w:rsidRPr="00115D0E">
        <w:rPr>
          <w:rFonts w:ascii="Trebuchet MS" w:hAnsi="Trebuchet MS"/>
          <w:noProof/>
        </w:rPr>
        <w:t xml:space="preserve"> is unclean to </w:t>
      </w:r>
      <w:del w:id="334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335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>.</w:t>
      </w:r>
    </w:p>
    <w:p w:rsidR="002973C4" w:rsidRPr="00115D0E" w:rsidRDefault="002973C4" w:rsidP="002973C4">
      <w:pPr>
        <w:rPr>
          <w:rFonts w:ascii="Trebuchet MS" w:hAnsi="Trebuchet MS"/>
          <w:noProof/>
        </w:rPr>
      </w:pPr>
      <w:r w:rsidRPr="00115D0E">
        <w:rPr>
          <w:rFonts w:ascii="Trebuchet MS" w:hAnsi="Trebuchet MS"/>
          <w:b/>
        </w:rPr>
        <w:t xml:space="preserve">11:39 </w:t>
      </w:r>
      <w:r w:rsidRPr="00115D0E">
        <w:rPr>
          <w:rFonts w:ascii="Trebuchet MS" w:hAnsi="Trebuchet MS"/>
          <w:noProof/>
        </w:rPr>
        <w:t xml:space="preserve">“‘Now </w:t>
      </w:r>
      <w:del w:id="336" w:author="Author">
        <w:r w:rsidRPr="00115D0E">
          <w:rPr>
            <w:rFonts w:ascii="Trebuchet MS" w:hAnsi="Trebuchet MS"/>
            <w:noProof/>
          </w:rPr>
          <w:delText>in case any beast</w:delText>
        </w:r>
      </w:del>
      <w:ins w:id="337" w:author="Author">
        <w:r w:rsidRPr="00115D0E">
          <w:rPr>
            <w:rFonts w:ascii="Trebuchet MS" w:hAnsi="Trebuchet MS"/>
            <w:noProof/>
          </w:rPr>
          <w:t>if an animal</w:t>
        </w:r>
      </w:ins>
      <w:r w:rsidRPr="00115D0E">
        <w:rPr>
          <w:rFonts w:ascii="Trebuchet MS" w:hAnsi="Trebuchet MS"/>
          <w:noProof/>
        </w:rPr>
        <w:t xml:space="preserve"> that </w:t>
      </w:r>
      <w:del w:id="338" w:author="Author">
        <w:r w:rsidRPr="00115D0E">
          <w:rPr>
            <w:rFonts w:ascii="Trebuchet MS" w:hAnsi="Trebuchet MS"/>
            <w:noProof/>
          </w:rPr>
          <w:delText xml:space="preserve">is </w:delText>
        </w:r>
        <w:r w:rsidRPr="00115D0E">
          <w:rPr>
            <w:rFonts w:ascii="Trebuchet MS" w:hAnsi="Trebuchet MS"/>
            <w:noProof/>
            <w:u w:val="dotted"/>
          </w:rPr>
          <w:delText>YOURS</w:delText>
        </w:r>
      </w:del>
      <w:ins w:id="339" w:author="Author">
        <w:r w:rsidRPr="00115D0E">
          <w:rPr>
            <w:rFonts w:ascii="Trebuchet MS" w:hAnsi="Trebuchet MS"/>
            <w:noProof/>
          </w:rPr>
          <w:t>you use</w:t>
        </w:r>
      </w:ins>
      <w:r w:rsidRPr="00115D0E">
        <w:rPr>
          <w:rFonts w:ascii="Trebuchet MS" w:hAnsi="Trebuchet MS"/>
          <w:noProof/>
        </w:rPr>
        <w:t xml:space="preserve"> for food </w:t>
      </w:r>
      <w:del w:id="340" w:author="Author">
        <w:r w:rsidRPr="00115D0E">
          <w:rPr>
            <w:rFonts w:ascii="Trebuchet MS" w:hAnsi="Trebuchet MS"/>
            <w:noProof/>
          </w:rPr>
          <w:delText>should die, he who</w:delText>
        </w:r>
      </w:del>
      <w:ins w:id="341" w:author="Author">
        <w:r w:rsidRPr="00115D0E">
          <w:rPr>
            <w:rFonts w:ascii="Trebuchet MS" w:hAnsi="Trebuchet MS"/>
            <w:noProof/>
          </w:rPr>
          <w:t>dies, whoever</w:t>
        </w:r>
      </w:ins>
      <w:r w:rsidRPr="00115D0E">
        <w:rPr>
          <w:rFonts w:ascii="Trebuchet MS" w:hAnsi="Trebuchet MS"/>
          <w:noProof/>
        </w:rPr>
        <w:t xml:space="preserve"> touches its dead body will be unclean until the evening. </w:t>
      </w:r>
      <w:r w:rsidRPr="00115D0E">
        <w:rPr>
          <w:rFonts w:ascii="Trebuchet MS" w:hAnsi="Trebuchet MS"/>
          <w:b/>
          <w:noProof/>
        </w:rPr>
        <w:t xml:space="preserve">11:40 </w:t>
      </w:r>
      <w:del w:id="342" w:author="Author">
        <w:r w:rsidRPr="00115D0E">
          <w:rPr>
            <w:rFonts w:ascii="Trebuchet MS" w:hAnsi="Trebuchet MS"/>
            <w:noProof/>
          </w:rPr>
          <w:delText>And he who</w:delText>
        </w:r>
      </w:del>
      <w:ins w:id="343" w:author="Author">
        <w:r w:rsidRPr="00115D0E">
          <w:rPr>
            <w:rFonts w:ascii="Trebuchet MS" w:hAnsi="Trebuchet MS"/>
            <w:noProof/>
          </w:rPr>
          <w:t>Whoever</w:t>
        </w:r>
      </w:ins>
      <w:r w:rsidRPr="00115D0E">
        <w:rPr>
          <w:rFonts w:ascii="Trebuchet MS" w:hAnsi="Trebuchet MS"/>
          <w:noProof/>
        </w:rPr>
        <w:t xml:space="preserve"> eats any of its dead body </w:t>
      </w:r>
      <w:del w:id="344" w:author="Author">
        <w:r w:rsidRPr="00115D0E">
          <w:rPr>
            <w:rFonts w:ascii="Trebuchet MS" w:hAnsi="Trebuchet MS"/>
            <w:noProof/>
          </w:rPr>
          <w:delText>will</w:delText>
        </w:r>
      </w:del>
      <w:ins w:id="345" w:author="Author">
        <w:r w:rsidRPr="00115D0E">
          <w:rPr>
            <w:rFonts w:ascii="Trebuchet MS" w:hAnsi="Trebuchet MS"/>
            <w:noProof/>
          </w:rPr>
          <w:t>should</w:t>
        </w:r>
      </w:ins>
      <w:r w:rsidRPr="00115D0E">
        <w:rPr>
          <w:rFonts w:ascii="Trebuchet MS" w:hAnsi="Trebuchet MS"/>
          <w:noProof/>
        </w:rPr>
        <w:t xml:space="preserve"> wash his garments, and he </w:t>
      </w:r>
      <w:del w:id="346" w:author="Author">
        <w:r w:rsidRPr="00115D0E">
          <w:rPr>
            <w:rFonts w:ascii="Trebuchet MS" w:hAnsi="Trebuchet MS"/>
            <w:noProof/>
          </w:rPr>
          <w:delText>must</w:delText>
        </w:r>
      </w:del>
      <w:ins w:id="347" w:author="Author">
        <w:r w:rsidRPr="00115D0E">
          <w:rPr>
            <w:rFonts w:ascii="Trebuchet MS" w:hAnsi="Trebuchet MS"/>
            <w:noProof/>
          </w:rPr>
          <w:t>will</w:t>
        </w:r>
      </w:ins>
      <w:r w:rsidRPr="00115D0E">
        <w:rPr>
          <w:rFonts w:ascii="Trebuchet MS" w:hAnsi="Trebuchet MS"/>
          <w:noProof/>
        </w:rPr>
        <w:t xml:space="preserve"> be unclean until the evening</w:t>
      </w:r>
      <w:del w:id="348" w:author="Author">
        <w:r w:rsidRPr="00115D0E">
          <w:rPr>
            <w:rFonts w:ascii="Trebuchet MS" w:hAnsi="Trebuchet MS"/>
            <w:noProof/>
          </w:rPr>
          <w:delText>; and he who</w:delText>
        </w:r>
      </w:del>
      <w:ins w:id="349" w:author="Author">
        <w:r w:rsidRPr="00115D0E">
          <w:rPr>
            <w:rFonts w:ascii="Trebuchet MS" w:hAnsi="Trebuchet MS"/>
            <w:noProof/>
          </w:rPr>
          <w:t>. Whoever</w:t>
        </w:r>
      </w:ins>
      <w:r w:rsidRPr="00115D0E">
        <w:rPr>
          <w:rFonts w:ascii="Trebuchet MS" w:hAnsi="Trebuchet MS"/>
          <w:noProof/>
        </w:rPr>
        <w:t xml:space="preserve"> carries off its dead body </w:t>
      </w:r>
      <w:del w:id="350" w:author="Author">
        <w:r w:rsidRPr="00115D0E">
          <w:rPr>
            <w:rFonts w:ascii="Trebuchet MS" w:hAnsi="Trebuchet MS"/>
            <w:noProof/>
          </w:rPr>
          <w:delText>will</w:delText>
        </w:r>
      </w:del>
      <w:ins w:id="351" w:author="Author">
        <w:r w:rsidRPr="00115D0E">
          <w:rPr>
            <w:rFonts w:ascii="Trebuchet MS" w:hAnsi="Trebuchet MS"/>
            <w:noProof/>
          </w:rPr>
          <w:t>should</w:t>
        </w:r>
      </w:ins>
      <w:r w:rsidRPr="00115D0E">
        <w:rPr>
          <w:rFonts w:ascii="Trebuchet MS" w:hAnsi="Trebuchet MS"/>
          <w:noProof/>
        </w:rPr>
        <w:t xml:space="preserve"> wash his garments, and he </w:t>
      </w:r>
      <w:del w:id="352" w:author="Author">
        <w:r w:rsidRPr="00115D0E">
          <w:rPr>
            <w:rFonts w:ascii="Trebuchet MS" w:hAnsi="Trebuchet MS"/>
            <w:noProof/>
          </w:rPr>
          <w:delText>must</w:delText>
        </w:r>
      </w:del>
      <w:ins w:id="353" w:author="Author">
        <w:r w:rsidRPr="00115D0E">
          <w:rPr>
            <w:rFonts w:ascii="Trebuchet MS" w:hAnsi="Trebuchet MS"/>
            <w:noProof/>
          </w:rPr>
          <w:t>will</w:t>
        </w:r>
      </w:ins>
      <w:r w:rsidRPr="00115D0E">
        <w:rPr>
          <w:rFonts w:ascii="Trebuchet MS" w:hAnsi="Trebuchet MS"/>
          <w:noProof/>
        </w:rPr>
        <w:t xml:space="preserve"> be unclean until the evening. </w:t>
      </w:r>
      <w:r w:rsidRPr="00115D0E">
        <w:rPr>
          <w:rFonts w:ascii="Trebuchet MS" w:hAnsi="Trebuchet MS"/>
          <w:b/>
          <w:noProof/>
        </w:rPr>
        <w:t xml:space="preserve">11:41 </w:t>
      </w:r>
      <w:del w:id="354" w:author="Author">
        <w:r w:rsidRPr="00115D0E">
          <w:rPr>
            <w:rFonts w:ascii="Trebuchet MS" w:hAnsi="Trebuchet MS"/>
            <w:noProof/>
          </w:rPr>
          <w:delText>And every</w:delText>
        </w:r>
      </w:del>
      <w:ins w:id="355" w:author="Author">
        <w:r w:rsidRPr="00115D0E">
          <w:rPr>
            <w:rFonts w:ascii="Trebuchet MS" w:hAnsi="Trebuchet MS"/>
            <w:noProof/>
          </w:rPr>
          <w:t>Every</w:t>
        </w:r>
      </w:ins>
      <w:r w:rsidRPr="00115D0E">
        <w:rPr>
          <w:rFonts w:ascii="Trebuchet MS" w:hAnsi="Trebuchet MS"/>
          <w:noProof/>
        </w:rPr>
        <w:t xml:space="preserve"> swarming creature </w:t>
      </w:r>
      <w:del w:id="356" w:author="Author">
        <w:r w:rsidRPr="00115D0E">
          <w:rPr>
            <w:rFonts w:ascii="Trebuchet MS" w:hAnsi="Trebuchet MS"/>
            <w:noProof/>
          </w:rPr>
          <w:delText>that swarms upon</w:delText>
        </w:r>
      </w:del>
      <w:ins w:id="357" w:author="Author">
        <w:r w:rsidRPr="00115D0E">
          <w:rPr>
            <w:rFonts w:ascii="Trebuchet MS" w:hAnsi="Trebuchet MS"/>
            <w:noProof/>
          </w:rPr>
          <w:t>of</w:t>
        </w:r>
      </w:ins>
      <w:r w:rsidRPr="00115D0E">
        <w:rPr>
          <w:rFonts w:ascii="Trebuchet MS" w:hAnsi="Trebuchet MS"/>
          <w:noProof/>
        </w:rPr>
        <w:t xml:space="preserve"> the earth is </w:t>
      </w:r>
      <w:del w:id="358" w:author="Author">
        <w:r w:rsidRPr="00115D0E">
          <w:rPr>
            <w:rFonts w:ascii="Trebuchet MS" w:hAnsi="Trebuchet MS"/>
            <w:noProof/>
          </w:rPr>
          <w:delText>a</w:delText>
        </w:r>
      </w:del>
      <w:ins w:id="359" w:author="Author">
        <w:r w:rsidRPr="00115D0E">
          <w:rPr>
            <w:rFonts w:ascii="Trebuchet MS" w:hAnsi="Trebuchet MS"/>
            <w:noProof/>
          </w:rPr>
          <w:t>something</w:t>
        </w:r>
      </w:ins>
      <w:r w:rsidRPr="00115D0E">
        <w:rPr>
          <w:rFonts w:ascii="Trebuchet MS" w:hAnsi="Trebuchet MS"/>
          <w:noProof/>
        </w:rPr>
        <w:t xml:space="preserve"> loathsome</w:t>
      </w:r>
      <w:del w:id="360" w:author="Author">
        <w:r w:rsidRPr="00115D0E">
          <w:rPr>
            <w:rFonts w:ascii="Trebuchet MS" w:hAnsi="Trebuchet MS"/>
            <w:noProof/>
          </w:rPr>
          <w:delText xml:space="preserve"> thing</w:delText>
        </w:r>
      </w:del>
      <w:r w:rsidRPr="00115D0E">
        <w:rPr>
          <w:rFonts w:ascii="Trebuchet MS" w:hAnsi="Trebuchet MS"/>
          <w:noProof/>
        </w:rPr>
        <w:t xml:space="preserve">. It must not be eaten. </w:t>
      </w:r>
      <w:r w:rsidRPr="00115D0E">
        <w:rPr>
          <w:rFonts w:ascii="Trebuchet MS" w:hAnsi="Trebuchet MS"/>
          <w:b/>
          <w:noProof/>
        </w:rPr>
        <w:t xml:space="preserve">11:42 </w:t>
      </w:r>
      <w:del w:id="361" w:author="Author">
        <w:r w:rsidRPr="00115D0E">
          <w:rPr>
            <w:rFonts w:ascii="Trebuchet MS" w:hAnsi="Trebuchet MS"/>
            <w:noProof/>
          </w:rPr>
          <w:delText xml:space="preserve">As for </w:delText>
        </w:r>
      </w:del>
      <w:ins w:id="362" w:author="Author">
        <w:r w:rsidRPr="00115D0E">
          <w:rPr>
            <w:rFonts w:ascii="Trebuchet MS" w:hAnsi="Trebuchet MS"/>
            <w:noProof/>
          </w:rPr>
          <w:t xml:space="preserve">You must not eat </w:t>
        </w:r>
      </w:ins>
      <w:r w:rsidRPr="00115D0E">
        <w:rPr>
          <w:rFonts w:ascii="Trebuchet MS" w:hAnsi="Trebuchet MS"/>
          <w:noProof/>
        </w:rPr>
        <w:t xml:space="preserve">any creature that </w:t>
      </w:r>
      <w:del w:id="363" w:author="Author">
        <w:r w:rsidRPr="00115D0E">
          <w:rPr>
            <w:rFonts w:ascii="Trebuchet MS" w:hAnsi="Trebuchet MS"/>
            <w:noProof/>
          </w:rPr>
          <w:delText>goes upon the</w:delText>
        </w:r>
      </w:del>
      <w:ins w:id="364" w:author="Author">
        <w:r w:rsidRPr="00115D0E">
          <w:rPr>
            <w:rFonts w:ascii="Trebuchet MS" w:hAnsi="Trebuchet MS"/>
            <w:noProof/>
          </w:rPr>
          <w:t>crawls on its</w:t>
        </w:r>
      </w:ins>
      <w:r w:rsidRPr="00115D0E">
        <w:rPr>
          <w:rFonts w:ascii="Trebuchet MS" w:hAnsi="Trebuchet MS"/>
          <w:noProof/>
        </w:rPr>
        <w:t xml:space="preserve"> belly</w:t>
      </w:r>
      <w:del w:id="365" w:author="Author">
        <w:r w:rsidRPr="00115D0E">
          <w:rPr>
            <w:rFonts w:ascii="Trebuchet MS" w:hAnsi="Trebuchet MS"/>
            <w:noProof/>
          </w:rPr>
          <w:delText xml:space="preserve"> and</w:delText>
        </w:r>
      </w:del>
      <w:ins w:id="366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any creature that goes on all fours</w:t>
      </w:r>
      <w:ins w:id="367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or any </w:t>
      </w:r>
      <w:del w:id="368" w:author="Author">
        <w:r w:rsidRPr="00115D0E">
          <w:rPr>
            <w:rFonts w:ascii="Trebuchet MS" w:hAnsi="Trebuchet MS"/>
            <w:noProof/>
          </w:rPr>
          <w:delText>great number of feet of all the</w:delText>
        </w:r>
      </w:del>
      <w:ins w:id="369" w:author="Author">
        <w:r w:rsidRPr="00115D0E">
          <w:rPr>
            <w:rFonts w:ascii="Trebuchet MS" w:hAnsi="Trebuchet MS"/>
            <w:noProof/>
          </w:rPr>
          <w:t>of earth’s</w:t>
        </w:r>
      </w:ins>
      <w:r w:rsidRPr="00115D0E">
        <w:rPr>
          <w:rFonts w:ascii="Trebuchet MS" w:hAnsi="Trebuchet MS"/>
          <w:noProof/>
        </w:rPr>
        <w:t xml:space="preserve"> swarming creatures </w:t>
      </w:r>
      <w:del w:id="370" w:author="Author">
        <w:r w:rsidRPr="00115D0E">
          <w:rPr>
            <w:rFonts w:ascii="Trebuchet MS" w:hAnsi="Trebuchet MS"/>
            <w:noProof/>
          </w:rPr>
          <w:delText xml:space="preserve">that swarm upon the earth, </w:delText>
        </w:r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must not eat them, because </w:delText>
        </w:r>
      </w:del>
      <w:ins w:id="371" w:author="Author">
        <w:r w:rsidRPr="00115D0E">
          <w:rPr>
            <w:rFonts w:ascii="Trebuchet MS" w:hAnsi="Trebuchet MS"/>
            <w:noProof/>
          </w:rPr>
          <w:t xml:space="preserve">with a great number of legs, for </w:t>
        </w:r>
      </w:ins>
      <w:r w:rsidRPr="00115D0E">
        <w:rPr>
          <w:rFonts w:ascii="Trebuchet MS" w:hAnsi="Trebuchet MS"/>
          <w:noProof/>
        </w:rPr>
        <w:t xml:space="preserve">they are </w:t>
      </w:r>
      <w:del w:id="372" w:author="Author">
        <w:r w:rsidRPr="00115D0E">
          <w:rPr>
            <w:rFonts w:ascii="Trebuchet MS" w:hAnsi="Trebuchet MS"/>
            <w:noProof/>
          </w:rPr>
          <w:delText>a</w:delText>
        </w:r>
      </w:del>
      <w:ins w:id="373" w:author="Author">
        <w:r w:rsidRPr="00115D0E">
          <w:rPr>
            <w:rFonts w:ascii="Trebuchet MS" w:hAnsi="Trebuchet MS"/>
            <w:noProof/>
          </w:rPr>
          <w:t>something</w:t>
        </w:r>
      </w:ins>
      <w:r w:rsidRPr="00115D0E">
        <w:rPr>
          <w:rFonts w:ascii="Trebuchet MS" w:hAnsi="Trebuchet MS"/>
          <w:noProof/>
        </w:rPr>
        <w:t xml:space="preserve"> loathsome</w:t>
      </w:r>
      <w:del w:id="374" w:author="Author">
        <w:r w:rsidRPr="00115D0E">
          <w:rPr>
            <w:rFonts w:ascii="Trebuchet MS" w:hAnsi="Trebuchet MS"/>
            <w:noProof/>
          </w:rPr>
          <w:delText xml:space="preserve"> thing</w:delText>
        </w:r>
      </w:del>
      <w:r w:rsidRPr="00115D0E">
        <w:rPr>
          <w:rFonts w:ascii="Trebuchet MS" w:hAnsi="Trebuchet MS"/>
          <w:noProof/>
        </w:rPr>
        <w:t xml:space="preserve">. </w:t>
      </w:r>
      <w:r w:rsidRPr="00115D0E">
        <w:rPr>
          <w:rFonts w:ascii="Trebuchet MS" w:hAnsi="Trebuchet MS"/>
          <w:b/>
          <w:noProof/>
        </w:rPr>
        <w:t xml:space="preserve">11:43 </w:t>
      </w:r>
      <w:r w:rsidRPr="00115D0E">
        <w:rPr>
          <w:rFonts w:ascii="Trebuchet MS" w:hAnsi="Trebuchet MS"/>
          <w:noProof/>
        </w:rPr>
        <w:t xml:space="preserve">Do not make </w:t>
      </w:r>
      <w:del w:id="375" w:author="Author">
        <w:r w:rsidRPr="00115D0E">
          <w:rPr>
            <w:rFonts w:ascii="Trebuchet MS" w:hAnsi="Trebuchet MS"/>
            <w:noProof/>
            <w:u w:val="dotted"/>
          </w:rPr>
          <w:delText>YOUR</w:delText>
        </w:r>
        <w:r w:rsidRPr="00115D0E">
          <w:rPr>
            <w:rFonts w:ascii="Trebuchet MS" w:hAnsi="Trebuchet MS"/>
            <w:noProof/>
          </w:rPr>
          <w:delText xml:space="preserve"> souls</w:delText>
        </w:r>
      </w:del>
      <w:ins w:id="376" w:author="Author">
        <w:r w:rsidRPr="00115D0E">
          <w:rPr>
            <w:rFonts w:ascii="Trebuchet MS" w:hAnsi="Trebuchet MS"/>
            <w:noProof/>
          </w:rPr>
          <w:t>yourselves</w:t>
        </w:r>
        <w:r w:rsidRPr="00115D0E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115D0E">
        <w:rPr>
          <w:rFonts w:ascii="Trebuchet MS" w:hAnsi="Trebuchet MS"/>
          <w:noProof/>
        </w:rPr>
        <w:t xml:space="preserve"> loathsome </w:t>
      </w:r>
      <w:del w:id="379" w:author="Author">
        <w:r w:rsidRPr="00115D0E">
          <w:rPr>
            <w:rFonts w:ascii="Trebuchet MS" w:hAnsi="Trebuchet MS"/>
            <w:noProof/>
          </w:rPr>
          <w:delText>with</w:delText>
        </w:r>
      </w:del>
      <w:ins w:id="380" w:author="Author">
        <w:r w:rsidRPr="00115D0E">
          <w:rPr>
            <w:rFonts w:ascii="Trebuchet MS" w:hAnsi="Trebuchet MS"/>
            <w:noProof/>
          </w:rPr>
          <w:t>by means of</w:t>
        </w:r>
      </w:ins>
      <w:r w:rsidRPr="00115D0E">
        <w:rPr>
          <w:rFonts w:ascii="Trebuchet MS" w:hAnsi="Trebuchet MS"/>
          <w:noProof/>
        </w:rPr>
        <w:t xml:space="preserve"> any swarming creature</w:t>
      </w:r>
      <w:del w:id="381" w:author="Author">
        <w:r w:rsidRPr="00115D0E">
          <w:rPr>
            <w:rFonts w:ascii="Trebuchet MS" w:hAnsi="Trebuchet MS"/>
            <w:noProof/>
          </w:rPr>
          <w:delText xml:space="preserve"> that swarms</w:delText>
        </w:r>
      </w:del>
      <w:r w:rsidRPr="00115D0E">
        <w:rPr>
          <w:rFonts w:ascii="Trebuchet MS" w:hAnsi="Trebuchet MS"/>
          <w:noProof/>
        </w:rPr>
        <w:t xml:space="preserve">, and </w:t>
      </w:r>
      <w:del w:id="382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must</w:delText>
        </w:r>
      </w:del>
      <w:ins w:id="383" w:author="Author">
        <w:r w:rsidRPr="00115D0E">
          <w:rPr>
            <w:rFonts w:ascii="Trebuchet MS" w:hAnsi="Trebuchet MS"/>
            <w:noProof/>
          </w:rPr>
          <w:t>do</w:t>
        </w:r>
      </w:ins>
      <w:r w:rsidRPr="00115D0E">
        <w:rPr>
          <w:rFonts w:ascii="Trebuchet MS" w:hAnsi="Trebuchet MS"/>
          <w:noProof/>
        </w:rPr>
        <w:t xml:space="preserve"> not </w:t>
      </w:r>
      <w:del w:id="384" w:author="Author">
        <w:r w:rsidRPr="00115D0E">
          <w:rPr>
            <w:rFonts w:ascii="Trebuchet MS" w:hAnsi="Trebuchet MS"/>
            <w:noProof/>
          </w:rPr>
          <w:delText>make</w:delText>
        </w:r>
      </w:del>
      <w:ins w:id="385" w:author="Author">
        <w:r w:rsidRPr="00115D0E">
          <w:rPr>
            <w:rFonts w:ascii="Trebuchet MS" w:hAnsi="Trebuchet MS"/>
            <w:noProof/>
          </w:rPr>
          <w:t>defile</w:t>
        </w:r>
      </w:ins>
      <w:r w:rsidRPr="00115D0E">
        <w:rPr>
          <w:rFonts w:ascii="Trebuchet MS" w:hAnsi="Trebuchet MS"/>
          <w:noProof/>
        </w:rPr>
        <w:t xml:space="preserve"> yourselves</w:t>
      </w:r>
      <w:del w:id="386" w:author="Author">
        <w:r w:rsidRPr="00115D0E">
          <w:rPr>
            <w:rFonts w:ascii="Trebuchet MS" w:hAnsi="Trebuchet MS"/>
            <w:noProof/>
          </w:rPr>
          <w:delText xml:space="preserve"> unclean by them</w:delText>
        </w:r>
      </w:del>
      <w:r w:rsidRPr="00115D0E">
        <w:rPr>
          <w:rFonts w:ascii="Trebuchet MS" w:hAnsi="Trebuchet MS"/>
          <w:noProof/>
        </w:rPr>
        <w:t xml:space="preserve"> and </w:t>
      </w:r>
      <w:del w:id="387" w:author="Author">
        <w:r w:rsidRPr="00115D0E">
          <w:rPr>
            <w:rFonts w:ascii="Trebuchet MS" w:hAnsi="Trebuchet MS"/>
            <w:noProof/>
          </w:rPr>
          <w:delText>actually get</w:delText>
        </w:r>
      </w:del>
      <w:ins w:id="388" w:author="Author">
        <w:r w:rsidRPr="00115D0E">
          <w:rPr>
            <w:rFonts w:ascii="Trebuchet MS" w:hAnsi="Trebuchet MS"/>
            <w:noProof/>
          </w:rPr>
          <w:t>become</w:t>
        </w:r>
      </w:ins>
      <w:r w:rsidRPr="00115D0E">
        <w:rPr>
          <w:rFonts w:ascii="Trebuchet MS" w:hAnsi="Trebuchet MS"/>
          <w:noProof/>
        </w:rPr>
        <w:t xml:space="preserve"> unclean by them. </w:t>
      </w:r>
      <w:r w:rsidRPr="00115D0E">
        <w:rPr>
          <w:rFonts w:ascii="Trebuchet MS" w:hAnsi="Trebuchet MS"/>
          <w:b/>
          <w:noProof/>
        </w:rPr>
        <w:t xml:space="preserve">11:44 </w:t>
      </w:r>
      <w:r w:rsidRPr="00115D0E">
        <w:rPr>
          <w:rFonts w:ascii="Trebuchet MS" w:hAnsi="Trebuchet MS"/>
          <w:noProof/>
        </w:rPr>
        <w:t xml:space="preserve">For I am Jehovah </w:t>
      </w:r>
      <w:del w:id="389" w:author="Author">
        <w:r w:rsidRPr="00115D0E">
          <w:rPr>
            <w:rFonts w:ascii="Trebuchet MS" w:hAnsi="Trebuchet MS"/>
            <w:noProof/>
            <w:u w:val="dotted"/>
          </w:rPr>
          <w:delText>YOUR</w:delText>
        </w:r>
      </w:del>
      <w:ins w:id="390" w:author="Author">
        <w:r w:rsidRPr="00115D0E">
          <w:rPr>
            <w:rFonts w:ascii="Trebuchet MS" w:hAnsi="Trebuchet MS"/>
            <w:noProof/>
          </w:rPr>
          <w:t>your</w:t>
        </w:r>
      </w:ins>
      <w:r w:rsidRPr="00115D0E">
        <w:rPr>
          <w:rFonts w:ascii="Trebuchet MS" w:hAnsi="Trebuchet MS"/>
          <w:noProof/>
        </w:rPr>
        <w:t xml:space="preserve"> God</w:t>
      </w:r>
      <w:del w:id="391" w:author="Author">
        <w:r w:rsidRPr="00115D0E">
          <w:rPr>
            <w:rFonts w:ascii="Trebuchet MS" w:hAnsi="Trebuchet MS"/>
            <w:noProof/>
          </w:rPr>
          <w:delText>;</w:delText>
        </w:r>
      </w:del>
      <w:ins w:id="392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and </w:t>
      </w:r>
      <w:del w:id="393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394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 must sanctify yourselves and </w:t>
      </w:r>
      <w:del w:id="395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 xml:space="preserve"> must prove yourselves</w:delText>
        </w:r>
      </w:del>
      <w:ins w:id="396" w:author="Author">
        <w:r w:rsidRPr="00115D0E">
          <w:rPr>
            <w:rFonts w:ascii="Trebuchet MS" w:hAnsi="Trebuchet MS"/>
            <w:noProof/>
          </w:rPr>
          <w:t>become</w:t>
        </w:r>
      </w:ins>
      <w:r w:rsidRPr="00115D0E">
        <w:rPr>
          <w:rFonts w:ascii="Trebuchet MS" w:hAnsi="Trebuchet MS"/>
          <w:noProof/>
        </w:rPr>
        <w:t xml:space="preserve"> holy, because I am holy. So </w:t>
      </w:r>
      <w:del w:id="397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398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 must not make </w:t>
      </w:r>
      <w:del w:id="399" w:author="Author">
        <w:r w:rsidRPr="00115D0E">
          <w:rPr>
            <w:rFonts w:ascii="Trebuchet MS" w:hAnsi="Trebuchet MS"/>
            <w:noProof/>
            <w:u w:val="dotted"/>
          </w:rPr>
          <w:delText>YOUR</w:delText>
        </w:r>
        <w:r w:rsidRPr="00115D0E">
          <w:rPr>
            <w:rFonts w:ascii="Trebuchet MS" w:hAnsi="Trebuchet MS"/>
            <w:noProof/>
          </w:rPr>
          <w:delText xml:space="preserve"> souls</w:delText>
        </w:r>
      </w:del>
      <w:ins w:id="400" w:author="Author">
        <w:r w:rsidRPr="00115D0E">
          <w:rPr>
            <w:rFonts w:ascii="Trebuchet MS" w:hAnsi="Trebuchet MS"/>
            <w:noProof/>
          </w:rPr>
          <w:t>yourselves</w:t>
        </w:r>
        <w:r w:rsidRPr="00115D0E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115D0E">
        <w:rPr>
          <w:rFonts w:ascii="Trebuchet MS" w:hAnsi="Trebuchet MS"/>
          <w:noProof/>
        </w:rPr>
        <w:t xml:space="preserve"> unclean by any swarming creature that moves </w:t>
      </w:r>
      <w:del w:id="403" w:author="Author">
        <w:r w:rsidRPr="00115D0E">
          <w:rPr>
            <w:rFonts w:ascii="Trebuchet MS" w:hAnsi="Trebuchet MS"/>
            <w:noProof/>
          </w:rPr>
          <w:delText>upon</w:delText>
        </w:r>
      </w:del>
      <w:ins w:id="404" w:author="Author">
        <w:r w:rsidRPr="00115D0E">
          <w:rPr>
            <w:rFonts w:ascii="Trebuchet MS" w:hAnsi="Trebuchet MS"/>
            <w:noProof/>
          </w:rPr>
          <w:t>on</w:t>
        </w:r>
      </w:ins>
      <w:r w:rsidRPr="00115D0E">
        <w:rPr>
          <w:rFonts w:ascii="Trebuchet MS" w:hAnsi="Trebuchet MS"/>
          <w:noProof/>
        </w:rPr>
        <w:t xml:space="preserve"> the earth. </w:t>
      </w:r>
      <w:r w:rsidRPr="00115D0E">
        <w:rPr>
          <w:rFonts w:ascii="Trebuchet MS" w:hAnsi="Trebuchet MS"/>
          <w:b/>
          <w:noProof/>
        </w:rPr>
        <w:t xml:space="preserve">11:45 </w:t>
      </w:r>
      <w:r w:rsidRPr="00115D0E">
        <w:rPr>
          <w:rFonts w:ascii="Trebuchet MS" w:hAnsi="Trebuchet MS"/>
          <w:noProof/>
        </w:rPr>
        <w:t>For I am Jehovah</w:t>
      </w:r>
      <w:ins w:id="405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who is leading </w:t>
      </w:r>
      <w:del w:id="406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407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 up out of the land of Egypt to prove myself God to </w:t>
      </w:r>
      <w:del w:id="408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  <w:r w:rsidRPr="00115D0E">
          <w:rPr>
            <w:rFonts w:ascii="Trebuchet MS" w:hAnsi="Trebuchet MS"/>
            <w:noProof/>
          </w:rPr>
          <w:delText>;</w:delText>
        </w:r>
      </w:del>
      <w:ins w:id="409" w:author="Author">
        <w:r w:rsidRPr="00115D0E">
          <w:rPr>
            <w:rFonts w:ascii="Trebuchet MS" w:hAnsi="Trebuchet MS"/>
            <w:noProof/>
          </w:rPr>
          <w:t>you,</w:t>
        </w:r>
      </w:ins>
      <w:r w:rsidRPr="00115D0E">
        <w:rPr>
          <w:rFonts w:ascii="Trebuchet MS" w:hAnsi="Trebuchet MS"/>
          <w:noProof/>
        </w:rPr>
        <w:t xml:space="preserve"> and </w:t>
      </w:r>
      <w:del w:id="410" w:author="Author">
        <w:r w:rsidRPr="00115D0E">
          <w:rPr>
            <w:rFonts w:ascii="Trebuchet MS" w:hAnsi="Trebuchet MS"/>
            <w:noProof/>
            <w:u w:val="dotted"/>
          </w:rPr>
          <w:delText>YOU</w:delText>
        </w:r>
      </w:del>
      <w:ins w:id="411" w:author="Author">
        <w:r w:rsidRPr="00115D0E">
          <w:rPr>
            <w:rFonts w:ascii="Trebuchet MS" w:hAnsi="Trebuchet MS"/>
            <w:noProof/>
          </w:rPr>
          <w:t>you</w:t>
        </w:r>
      </w:ins>
      <w:r w:rsidRPr="00115D0E">
        <w:rPr>
          <w:rFonts w:ascii="Trebuchet MS" w:hAnsi="Trebuchet MS"/>
          <w:noProof/>
        </w:rPr>
        <w:t xml:space="preserve"> must </w:t>
      </w:r>
      <w:del w:id="412" w:author="Author">
        <w:r w:rsidRPr="00115D0E">
          <w:rPr>
            <w:rFonts w:ascii="Trebuchet MS" w:hAnsi="Trebuchet MS"/>
            <w:noProof/>
          </w:rPr>
          <w:delText>prove yourselves</w:delText>
        </w:r>
      </w:del>
      <w:ins w:id="413" w:author="Author">
        <w:r w:rsidRPr="00115D0E">
          <w:rPr>
            <w:rFonts w:ascii="Trebuchet MS" w:hAnsi="Trebuchet MS"/>
            <w:noProof/>
          </w:rPr>
          <w:t>be</w:t>
        </w:r>
      </w:ins>
      <w:r w:rsidRPr="00115D0E">
        <w:rPr>
          <w:rFonts w:ascii="Trebuchet MS" w:hAnsi="Trebuchet MS"/>
          <w:noProof/>
        </w:rPr>
        <w:t xml:space="preserve"> holy, because I am holy.</w:t>
      </w:r>
    </w:p>
    <w:p w:rsidR="002973C4" w:rsidRPr="00115D0E" w:rsidRDefault="002973C4" w:rsidP="002973C4">
      <w:pPr>
        <w:rPr>
          <w:rFonts w:ascii="Trebuchet MS" w:hAnsi="Trebuchet MS"/>
          <w:noProof/>
        </w:rPr>
      </w:pPr>
      <w:r w:rsidRPr="00115D0E">
        <w:rPr>
          <w:rFonts w:ascii="Trebuchet MS" w:hAnsi="Trebuchet MS"/>
          <w:b/>
        </w:rPr>
        <w:t xml:space="preserve">11:46 </w:t>
      </w:r>
      <w:r w:rsidRPr="00115D0E">
        <w:rPr>
          <w:rFonts w:ascii="Trebuchet MS" w:hAnsi="Trebuchet MS"/>
          <w:noProof/>
        </w:rPr>
        <w:t xml:space="preserve">“‘This is the law about the </w:t>
      </w:r>
      <w:del w:id="414" w:author="Author">
        <w:r w:rsidRPr="00115D0E">
          <w:rPr>
            <w:rFonts w:ascii="Trebuchet MS" w:hAnsi="Trebuchet MS"/>
            <w:noProof/>
          </w:rPr>
          <w:delText>beast and</w:delText>
        </w:r>
      </w:del>
      <w:ins w:id="415" w:author="Author">
        <w:r w:rsidRPr="00115D0E">
          <w:rPr>
            <w:rFonts w:ascii="Trebuchet MS" w:hAnsi="Trebuchet MS"/>
            <w:noProof/>
          </w:rPr>
          <w:t>animals,</w:t>
        </w:r>
      </w:ins>
      <w:r w:rsidRPr="00115D0E">
        <w:rPr>
          <w:rFonts w:ascii="Trebuchet MS" w:hAnsi="Trebuchet MS"/>
          <w:noProof/>
        </w:rPr>
        <w:t xml:space="preserve"> the flying </w:t>
      </w:r>
      <w:del w:id="416" w:author="Author">
        <w:r w:rsidRPr="00115D0E">
          <w:rPr>
            <w:rFonts w:ascii="Trebuchet MS" w:hAnsi="Trebuchet MS"/>
            <w:noProof/>
          </w:rPr>
          <w:delText>creature and</w:delText>
        </w:r>
      </w:del>
      <w:ins w:id="417" w:author="Author">
        <w:r w:rsidRPr="00115D0E">
          <w:rPr>
            <w:rFonts w:ascii="Trebuchet MS" w:hAnsi="Trebuchet MS"/>
            <w:noProof/>
          </w:rPr>
          <w:t>creatures,</w:t>
        </w:r>
      </w:ins>
      <w:r w:rsidRPr="00115D0E">
        <w:rPr>
          <w:rFonts w:ascii="Trebuchet MS" w:hAnsi="Trebuchet MS"/>
          <w:noProof/>
        </w:rPr>
        <w:t xml:space="preserve"> every living </w:t>
      </w:r>
      <w:del w:id="418" w:author="Author">
        <w:r w:rsidRPr="00115D0E">
          <w:rPr>
            <w:rFonts w:ascii="Trebuchet MS" w:hAnsi="Trebuchet MS"/>
            <w:noProof/>
          </w:rPr>
          <w:delText>soul</w:delText>
        </w:r>
      </w:del>
      <w:ins w:id="419" w:author="Author">
        <w:r w:rsidRPr="00115D0E">
          <w:rPr>
            <w:rFonts w:ascii="Trebuchet MS" w:hAnsi="Trebuchet MS"/>
            <w:noProof/>
          </w:rPr>
          <w:t>creature</w:t>
        </w:r>
        <w:r w:rsidRPr="00115D0E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115D0E">
        <w:rPr>
          <w:rFonts w:ascii="Trebuchet MS" w:hAnsi="Trebuchet MS"/>
          <w:noProof/>
        </w:rPr>
        <w:t xml:space="preserve"> that moves </w:t>
      </w:r>
      <w:del w:id="422" w:author="Author">
        <w:r w:rsidRPr="00115D0E">
          <w:rPr>
            <w:rFonts w:ascii="Trebuchet MS" w:hAnsi="Trebuchet MS"/>
            <w:noProof/>
          </w:rPr>
          <w:delText>about in</w:delText>
        </w:r>
      </w:del>
      <w:ins w:id="423" w:author="Author">
        <w:r w:rsidRPr="00115D0E">
          <w:rPr>
            <w:rFonts w:ascii="Trebuchet MS" w:hAnsi="Trebuchet MS"/>
            <w:noProof/>
          </w:rPr>
          <w:t>through</w:t>
        </w:r>
      </w:ins>
      <w:r w:rsidRPr="00115D0E">
        <w:rPr>
          <w:rFonts w:ascii="Trebuchet MS" w:hAnsi="Trebuchet MS"/>
          <w:noProof/>
        </w:rPr>
        <w:t xml:space="preserve"> the waters</w:t>
      </w:r>
      <w:ins w:id="424" w:author="Author">
        <w:r w:rsidRPr="00115D0E">
          <w:rPr>
            <w:rFonts w:ascii="Trebuchet MS" w:hAnsi="Trebuchet MS"/>
            <w:noProof/>
          </w:rPr>
          <w:t>,</w:t>
        </w:r>
      </w:ins>
      <w:r w:rsidRPr="00115D0E">
        <w:rPr>
          <w:rFonts w:ascii="Trebuchet MS" w:hAnsi="Trebuchet MS"/>
          <w:noProof/>
        </w:rPr>
        <w:t xml:space="preserve"> and concerning every </w:t>
      </w:r>
      <w:del w:id="425" w:author="Author">
        <w:r w:rsidRPr="00115D0E">
          <w:rPr>
            <w:rFonts w:ascii="Trebuchet MS" w:hAnsi="Trebuchet MS"/>
            <w:noProof/>
          </w:rPr>
          <w:delText>soul</w:delText>
        </w:r>
      </w:del>
      <w:ins w:id="426" w:author="Author">
        <w:r w:rsidRPr="00115D0E">
          <w:rPr>
            <w:rFonts w:ascii="Trebuchet MS" w:hAnsi="Trebuchet MS"/>
            <w:noProof/>
          </w:rPr>
          <w:t>creature</w:t>
        </w:r>
        <w:r w:rsidRPr="00115D0E">
          <w:rPr>
            <w:rStyle w:val="FootnoteReference"/>
            <w:rFonts w:ascii="Trebuchet MS" w:hAnsi="Trebuchet MS"/>
            <w:noProof/>
          </w:rPr>
          <w:footnoteReference w:id="7"/>
        </w:r>
      </w:ins>
      <w:r w:rsidRPr="00115D0E">
        <w:rPr>
          <w:rFonts w:ascii="Trebuchet MS" w:hAnsi="Trebuchet MS"/>
          <w:noProof/>
        </w:rPr>
        <w:t xml:space="preserve"> that swarms </w:t>
      </w:r>
      <w:del w:id="429" w:author="Author">
        <w:r w:rsidRPr="00115D0E">
          <w:rPr>
            <w:rFonts w:ascii="Trebuchet MS" w:hAnsi="Trebuchet MS"/>
            <w:noProof/>
          </w:rPr>
          <w:delText>upon</w:delText>
        </w:r>
      </w:del>
      <w:ins w:id="430" w:author="Author">
        <w:r w:rsidRPr="00115D0E">
          <w:rPr>
            <w:rFonts w:ascii="Trebuchet MS" w:hAnsi="Trebuchet MS"/>
            <w:noProof/>
          </w:rPr>
          <w:t>on</w:t>
        </w:r>
      </w:ins>
      <w:r w:rsidRPr="00115D0E">
        <w:rPr>
          <w:rFonts w:ascii="Trebuchet MS" w:hAnsi="Trebuchet MS"/>
          <w:noProof/>
        </w:rPr>
        <w:t xml:space="preserve"> the earth, </w:t>
      </w:r>
      <w:r w:rsidRPr="00115D0E">
        <w:rPr>
          <w:rFonts w:ascii="Trebuchet MS" w:hAnsi="Trebuchet MS"/>
          <w:b/>
          <w:noProof/>
        </w:rPr>
        <w:t xml:space="preserve">11:47 </w:t>
      </w:r>
      <w:r w:rsidRPr="00115D0E">
        <w:rPr>
          <w:rFonts w:ascii="Trebuchet MS" w:hAnsi="Trebuchet MS"/>
          <w:noProof/>
        </w:rPr>
        <w:t xml:space="preserve">in order to make a distinction between the unclean and the clean and between the living </w:t>
      </w:r>
      <w:del w:id="431" w:author="Author">
        <w:r w:rsidRPr="00115D0E">
          <w:rPr>
            <w:rFonts w:ascii="Trebuchet MS" w:hAnsi="Trebuchet MS"/>
            <w:noProof/>
          </w:rPr>
          <w:delText>creature</w:delText>
        </w:r>
      </w:del>
      <w:ins w:id="432" w:author="Author">
        <w:r w:rsidRPr="00115D0E">
          <w:rPr>
            <w:rFonts w:ascii="Trebuchet MS" w:hAnsi="Trebuchet MS"/>
            <w:noProof/>
          </w:rPr>
          <w:t>creatures</w:t>
        </w:r>
      </w:ins>
      <w:r w:rsidRPr="00115D0E">
        <w:rPr>
          <w:rFonts w:ascii="Trebuchet MS" w:hAnsi="Trebuchet MS"/>
          <w:noProof/>
        </w:rPr>
        <w:t xml:space="preserve"> that </w:t>
      </w:r>
      <w:del w:id="433" w:author="Author">
        <w:r w:rsidRPr="00115D0E">
          <w:rPr>
            <w:rFonts w:ascii="Trebuchet MS" w:hAnsi="Trebuchet MS"/>
            <w:noProof/>
          </w:rPr>
          <w:delText>is eatable</w:delText>
        </w:r>
      </w:del>
      <w:ins w:id="434" w:author="Author">
        <w:r w:rsidRPr="00115D0E">
          <w:rPr>
            <w:rFonts w:ascii="Trebuchet MS" w:hAnsi="Trebuchet MS"/>
            <w:noProof/>
          </w:rPr>
          <w:t>may be eaten</w:t>
        </w:r>
      </w:ins>
      <w:r w:rsidRPr="00115D0E">
        <w:rPr>
          <w:rFonts w:ascii="Trebuchet MS" w:hAnsi="Trebuchet MS"/>
          <w:noProof/>
        </w:rPr>
        <w:t xml:space="preserve"> and </w:t>
      </w:r>
      <w:del w:id="435" w:author="Author">
        <w:r w:rsidRPr="00115D0E">
          <w:rPr>
            <w:rFonts w:ascii="Trebuchet MS" w:hAnsi="Trebuchet MS"/>
            <w:noProof/>
          </w:rPr>
          <w:delText>the living creature</w:delText>
        </w:r>
      </w:del>
      <w:ins w:id="436" w:author="Author">
        <w:r w:rsidRPr="00115D0E">
          <w:rPr>
            <w:rFonts w:ascii="Trebuchet MS" w:hAnsi="Trebuchet MS"/>
            <w:noProof/>
          </w:rPr>
          <w:t>those</w:t>
        </w:r>
      </w:ins>
      <w:r w:rsidRPr="00115D0E">
        <w:rPr>
          <w:rFonts w:ascii="Trebuchet MS" w:hAnsi="Trebuchet MS"/>
          <w:noProof/>
        </w:rPr>
        <w:t xml:space="preserve"> that may not be eaten.’”</w:t>
      </w:r>
    </w:p>
    <w:p w:rsidR="002973C4" w:rsidRPr="00115D0E" w:rsidRDefault="002973C4" w:rsidP="002973C4">
      <w:pPr>
        <w:rPr>
          <w:rFonts w:ascii="Trebuchet MS" w:hAnsi="Trebuchet MS"/>
          <w:b/>
        </w:rPr>
      </w:pPr>
    </w:p>
    <w:p w:rsidR="00762BCB" w:rsidRPr="002973C4" w:rsidRDefault="00762BCB" w:rsidP="002973C4"/>
    <w:sectPr w:rsidR="00762BCB" w:rsidRPr="002973C4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E4AE5" w:rsidRDefault="004E4AE5">
      <w:r>
        <w:separator/>
      </w:r>
    </w:p>
  </w:endnote>
  <w:endnote w:type="continuationSeparator" w:id="0">
    <w:p w:rsidR="004E4AE5" w:rsidRDefault="004E4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E4AE5" w:rsidRDefault="004E4AE5">
      <w:r>
        <w:separator/>
      </w:r>
    </w:p>
  </w:footnote>
  <w:footnote w:type="continuationSeparator" w:id="0">
    <w:p w:rsidR="004E4AE5" w:rsidRDefault="004E4AE5">
      <w:r>
        <w:continuationSeparator/>
      </w:r>
    </w:p>
  </w:footnote>
  <w:footnote w:id="1">
    <w:p w:rsidR="002973C4" w:rsidRPr="00115D0E" w:rsidRDefault="002973C4" w:rsidP="00115D0E">
      <w:pPr>
        <w:pStyle w:val="FootnoteText"/>
        <w:spacing w:after="96"/>
        <w:ind w:firstLine="288"/>
        <w:rPr>
          <w:ins w:id="12" w:author="Author"/>
        </w:rPr>
      </w:pPr>
      <w:ins w:id="13" w:author="Author">
        <w:r w:rsidRPr="00115D0E">
          <w:rPr>
            <w:rStyle w:val="FootnoteReference"/>
          </w:rPr>
          <w:footnoteRef/>
        </w:r>
        <w:r w:rsidRPr="00115D0E">
          <w:t xml:space="preserve"> </w:t>
        </w:r>
        <w:r w:rsidRPr="00115D0E">
          <w:rPr>
            <w:b/>
          </w:rPr>
          <w:t xml:space="preserve">11:2 </w:t>
        </w:r>
        <w:r w:rsidRPr="00115D0E">
          <w:t>Or “the land animals.”</w:t>
        </w:r>
      </w:ins>
    </w:p>
  </w:footnote>
  <w:footnote w:id="2">
    <w:p w:rsidR="002973C4" w:rsidRPr="00115D0E" w:rsidRDefault="002973C4" w:rsidP="00115D0E">
      <w:pPr>
        <w:pStyle w:val="FootnoteText"/>
        <w:spacing w:after="96"/>
        <w:ind w:firstLine="288"/>
        <w:rPr>
          <w:ins w:id="93" w:author="Author"/>
        </w:rPr>
      </w:pPr>
      <w:ins w:id="94" w:author="Author">
        <w:r w:rsidRPr="00115D0E">
          <w:rPr>
            <w:rStyle w:val="FootnoteReference"/>
          </w:rPr>
          <w:footnoteRef/>
        </w:r>
        <w:r w:rsidRPr="00115D0E">
          <w:t xml:space="preserve"> </w:t>
        </w:r>
        <w:r w:rsidRPr="00115D0E">
          <w:rPr>
            <w:b/>
          </w:rPr>
          <w:t xml:space="preserve">11:10 </w:t>
        </w:r>
        <w:r w:rsidRPr="00115D0E">
          <w:t>Or “soul.”</w:t>
        </w:r>
      </w:ins>
    </w:p>
  </w:footnote>
  <w:footnote w:id="3">
    <w:p w:rsidR="002973C4" w:rsidRPr="00115D0E" w:rsidRDefault="002973C4" w:rsidP="00115D0E">
      <w:pPr>
        <w:pStyle w:val="FootnoteText"/>
        <w:spacing w:after="96"/>
        <w:ind w:firstLine="288"/>
        <w:rPr>
          <w:ins w:id="156" w:author="Author"/>
        </w:rPr>
      </w:pPr>
      <w:ins w:id="157" w:author="Author">
        <w:r w:rsidRPr="00115D0E">
          <w:rPr>
            <w:rStyle w:val="FootnoteReference"/>
          </w:rPr>
          <w:footnoteRef/>
        </w:r>
        <w:r w:rsidRPr="00115D0E">
          <w:t xml:space="preserve"> </w:t>
        </w:r>
        <w:r w:rsidRPr="00115D0E">
          <w:rPr>
            <w:b/>
          </w:rPr>
          <w:t xml:space="preserve">11:20 </w:t>
        </w:r>
        <w:r w:rsidRPr="00115D0E">
          <w:t>Or “Every insect.”</w:t>
        </w:r>
      </w:ins>
    </w:p>
  </w:footnote>
  <w:footnote w:id="4">
    <w:p w:rsidR="002973C4" w:rsidRPr="00115D0E" w:rsidRDefault="002973C4" w:rsidP="00115D0E">
      <w:pPr>
        <w:pStyle w:val="FootnoteText"/>
        <w:spacing w:after="96"/>
        <w:ind w:firstLine="288"/>
        <w:rPr>
          <w:ins w:id="377" w:author="Author"/>
        </w:rPr>
      </w:pPr>
      <w:ins w:id="378" w:author="Author">
        <w:r w:rsidRPr="00115D0E">
          <w:rPr>
            <w:rStyle w:val="FootnoteReference"/>
          </w:rPr>
          <w:footnoteRef/>
        </w:r>
        <w:r w:rsidRPr="00115D0E">
          <w:t xml:space="preserve"> </w:t>
        </w:r>
        <w:r w:rsidRPr="00115D0E">
          <w:rPr>
            <w:b/>
          </w:rPr>
          <w:t xml:space="preserve">11:43 </w:t>
        </w:r>
        <w:r w:rsidRPr="00115D0E">
          <w:t>Or “your souls.”</w:t>
        </w:r>
      </w:ins>
    </w:p>
  </w:footnote>
  <w:footnote w:id="5">
    <w:p w:rsidR="002973C4" w:rsidRPr="00115D0E" w:rsidRDefault="002973C4" w:rsidP="00115D0E">
      <w:pPr>
        <w:pStyle w:val="FootnoteText"/>
        <w:spacing w:after="96"/>
        <w:ind w:firstLine="288"/>
        <w:rPr>
          <w:ins w:id="401" w:author="Author"/>
        </w:rPr>
      </w:pPr>
      <w:ins w:id="402" w:author="Author">
        <w:r w:rsidRPr="00115D0E">
          <w:rPr>
            <w:rStyle w:val="FootnoteReference"/>
          </w:rPr>
          <w:footnoteRef/>
        </w:r>
        <w:r w:rsidRPr="00115D0E">
          <w:t xml:space="preserve"> </w:t>
        </w:r>
        <w:r w:rsidRPr="00115D0E">
          <w:rPr>
            <w:b/>
          </w:rPr>
          <w:t xml:space="preserve">11:44 </w:t>
        </w:r>
        <w:r w:rsidRPr="00115D0E">
          <w:t>Or “your souls.”</w:t>
        </w:r>
      </w:ins>
    </w:p>
  </w:footnote>
  <w:footnote w:id="6">
    <w:p w:rsidR="002973C4" w:rsidRPr="00115D0E" w:rsidRDefault="002973C4" w:rsidP="00115D0E">
      <w:pPr>
        <w:pStyle w:val="FootnoteText"/>
        <w:spacing w:after="96"/>
        <w:ind w:firstLine="288"/>
        <w:rPr>
          <w:ins w:id="420" w:author="Author"/>
        </w:rPr>
      </w:pPr>
      <w:ins w:id="421" w:author="Author">
        <w:r w:rsidRPr="00115D0E">
          <w:rPr>
            <w:rStyle w:val="FootnoteReference"/>
          </w:rPr>
          <w:footnoteRef/>
        </w:r>
        <w:r w:rsidRPr="00115D0E">
          <w:t xml:space="preserve"> </w:t>
        </w:r>
        <w:r w:rsidRPr="00115D0E">
          <w:rPr>
            <w:b/>
          </w:rPr>
          <w:t xml:space="preserve">11:46 </w:t>
        </w:r>
        <w:r w:rsidRPr="00115D0E">
          <w:t>Or “soul.”</w:t>
        </w:r>
      </w:ins>
    </w:p>
  </w:footnote>
  <w:footnote w:id="7">
    <w:p w:rsidR="002973C4" w:rsidRPr="00115D0E" w:rsidRDefault="002973C4" w:rsidP="00115D0E">
      <w:pPr>
        <w:pStyle w:val="FootnoteText"/>
        <w:spacing w:after="96"/>
        <w:ind w:firstLine="288"/>
        <w:rPr>
          <w:ins w:id="427" w:author="Author"/>
        </w:rPr>
      </w:pPr>
      <w:ins w:id="428" w:author="Author">
        <w:r w:rsidRPr="00115D0E">
          <w:rPr>
            <w:rStyle w:val="FootnoteReference"/>
          </w:rPr>
          <w:footnoteRef/>
        </w:r>
        <w:r w:rsidRPr="00115D0E">
          <w:t xml:space="preserve"> </w:t>
        </w:r>
        <w:r w:rsidRPr="00115D0E">
          <w:rPr>
            <w:b/>
          </w:rPr>
          <w:t xml:space="preserve">11:46 </w:t>
        </w:r>
        <w:r w:rsidRPr="00115D0E">
          <w:t>Or “soul.”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D725B">
        <w:t>Leviticus Chapter 11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D725B">
      <w:t>03-Leviticus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D725B">
      <w:rPr>
        <w:noProof/>
        <w:snapToGrid w:val="0"/>
      </w:rPr>
      <w:t>Leviticus 11.Revised Text.Advisor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9D725B">
        <w:t>Leviticus Chapter 11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D725B">
      <w:t>03-Leviticus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D725B">
      <w:rPr>
        <w:noProof/>
        <w:snapToGrid w:val="0"/>
      </w:rPr>
      <w:t>Leviticus 11.Revised Text.Advisor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D725B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D725B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D725B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D725B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5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AE5"/>
    <w:rsid w:val="00245EDD"/>
    <w:rsid w:val="0026230D"/>
    <w:rsid w:val="002973C4"/>
    <w:rsid w:val="002B524D"/>
    <w:rsid w:val="002C00A8"/>
    <w:rsid w:val="00310508"/>
    <w:rsid w:val="003B380B"/>
    <w:rsid w:val="004500A2"/>
    <w:rsid w:val="004B7393"/>
    <w:rsid w:val="004C5EB7"/>
    <w:rsid w:val="004E4AE5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9D725B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1387A088-D3BD-4BCE-A765-FEB219C7F5C6}"/>
  <w:attachedTemplate r:id="R77b54dc30a22470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2973C4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73C4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973C4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77b54dc30a224701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1517</ap:Words>
  <ap:Characters>6665</ap:Characters>
  <ap:Application>Microsoft Office Word</ap:Application>
  <ap:DocSecurity>0</ap:DocSecurity>
  <ap:Lines>111</ap:Lines>
  <ap:Paragraphs>17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8165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Leviticus Chapter 11</dc:title>
  <dc:subject/>
  <dc:creator>Miriam Abela</dc:creator>
  <cp:keywords/>
  <dc:description/>
  <cp:lastModifiedBy>Abela, Miriam</cp:lastModifiedBy>
  <cp:revision>3</cp:revision>
  <dcterms:created xsi:type="dcterms:W3CDTF">2020-11-30T14:34:00Z</dcterms:created>
  <dcterms:modified xsi:type="dcterms:W3CDTF">2020-11-30T14:34:00Z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Leviticus 11.docx</vt:lpwstr>
  </property>
  <property fmtid="{D5CDD505-2E9C-101B-9397-08002B2CF9AE}" pid="9" name="_TranslationDocumentId">
    <vt:i4>19431</vt:i4>
  </property>
  <property fmtid="{D5CDD505-2E9C-101B-9397-08002B2CF9AE}" pid="10" name="_ParentPublicationName">
    <vt:lpwstr>03-Leviticus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3011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3</vt:i4>
  </property>
  <property fmtid="{D5CDD505-2E9C-101B-9397-08002B2CF9AE}" pid="18" name="_ChapterNumber">
    <vt:i4>11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