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59E4" w:rsidRPr="00561DF9" w:rsidRDefault="00E159E4" w:rsidP="00E159E4">
      <w:pPr>
        <w:rPr>
          <w:rFonts w:ascii="Trebuchet MS" w:hAnsi="Trebuchet MS"/>
          <w:noProof/>
        </w:rPr>
      </w:pPr>
      <w:bookmarkStart w:id="0" w:name="_GoBack"/>
      <w:bookmarkEnd w:id="0"/>
      <w:r w:rsidRPr="00561DF9">
        <w:rPr>
          <w:rFonts w:ascii="Trebuchet MS" w:hAnsi="Trebuchet MS"/>
          <w:b/>
        </w:rPr>
        <w:t xml:space="preserve">14:1 </w:t>
      </w:r>
      <w:del w:id="1" w:author="Author">
        <w:r w:rsidRPr="00561DF9">
          <w:rPr>
            <w:rFonts w:ascii="Trebuchet MS" w:hAnsi="Trebuchet MS"/>
            <w:noProof/>
          </w:rPr>
          <w:delText xml:space="preserve">And </w:delText>
        </w:r>
      </w:del>
      <w:r w:rsidRPr="00561DF9">
        <w:rPr>
          <w:rFonts w:ascii="Trebuchet MS" w:hAnsi="Trebuchet MS"/>
          <w:noProof/>
        </w:rPr>
        <w:t xml:space="preserve">Jehovah continued to speak to Moses, saying: </w:t>
      </w:r>
      <w:r w:rsidRPr="00561DF9">
        <w:rPr>
          <w:rFonts w:ascii="Trebuchet MS" w:hAnsi="Trebuchet MS"/>
          <w:b/>
          <w:noProof/>
        </w:rPr>
        <w:t xml:space="preserve">14:2 </w:t>
      </w:r>
      <w:r w:rsidRPr="00561DF9">
        <w:rPr>
          <w:rFonts w:ascii="Trebuchet MS" w:hAnsi="Trebuchet MS"/>
          <w:noProof/>
        </w:rPr>
        <w:t xml:space="preserve">“This </w:t>
      </w:r>
      <w:del w:id="2" w:author="Author">
        <w:r w:rsidRPr="00561DF9">
          <w:rPr>
            <w:rFonts w:ascii="Trebuchet MS" w:hAnsi="Trebuchet MS"/>
            <w:noProof/>
          </w:rPr>
          <w:delText>will become</w:delText>
        </w:r>
      </w:del>
      <w:ins w:id="3" w:author="Author">
        <w:r w:rsidRPr="00561DF9">
          <w:rPr>
            <w:rFonts w:ascii="Trebuchet MS" w:hAnsi="Trebuchet MS"/>
            <w:noProof/>
          </w:rPr>
          <w:t>is to be</w:t>
        </w:r>
      </w:ins>
      <w:r w:rsidRPr="00561DF9">
        <w:rPr>
          <w:rFonts w:ascii="Trebuchet MS" w:hAnsi="Trebuchet MS"/>
          <w:noProof/>
        </w:rPr>
        <w:t xml:space="preserve"> the law of the leper </w:t>
      </w:r>
      <w:del w:id="4" w:author="Author">
        <w:r w:rsidRPr="00561DF9">
          <w:rPr>
            <w:rFonts w:ascii="Trebuchet MS" w:hAnsi="Trebuchet MS"/>
            <w:noProof/>
          </w:rPr>
          <w:delText>in</w:delText>
        </w:r>
      </w:del>
      <w:ins w:id="5" w:author="Author">
        <w:r w:rsidRPr="00561DF9">
          <w:rPr>
            <w:rFonts w:ascii="Trebuchet MS" w:hAnsi="Trebuchet MS"/>
            <w:noProof/>
          </w:rPr>
          <w:t>on</w:t>
        </w:r>
      </w:ins>
      <w:r w:rsidRPr="00561DF9">
        <w:rPr>
          <w:rFonts w:ascii="Trebuchet MS" w:hAnsi="Trebuchet MS"/>
          <w:noProof/>
        </w:rPr>
        <w:t xml:space="preserve"> the day </w:t>
      </w:r>
      <w:del w:id="6" w:author="Author">
        <w:r w:rsidRPr="00561DF9">
          <w:rPr>
            <w:rFonts w:ascii="Trebuchet MS" w:hAnsi="Trebuchet MS"/>
            <w:noProof/>
          </w:rPr>
          <w:delText xml:space="preserve">for establishing </w:delText>
        </w:r>
      </w:del>
      <w:r w:rsidRPr="00561DF9">
        <w:rPr>
          <w:rFonts w:ascii="Trebuchet MS" w:hAnsi="Trebuchet MS"/>
          <w:noProof/>
        </w:rPr>
        <w:t>his purification</w:t>
      </w:r>
      <w:ins w:id="7" w:author="Author">
        <w:r w:rsidRPr="00561DF9">
          <w:rPr>
            <w:rFonts w:ascii="Trebuchet MS" w:hAnsi="Trebuchet MS"/>
            <w:noProof/>
          </w:rPr>
          <w:t xml:space="preserve"> is established</w:t>
        </w:r>
      </w:ins>
      <w:r w:rsidRPr="00561DF9">
        <w:rPr>
          <w:rFonts w:ascii="Trebuchet MS" w:hAnsi="Trebuchet MS"/>
          <w:noProof/>
        </w:rPr>
        <w:t xml:space="preserve">, when he </w:t>
      </w:r>
      <w:del w:id="8" w:author="Author">
        <w:r w:rsidRPr="00561DF9">
          <w:rPr>
            <w:rFonts w:ascii="Trebuchet MS" w:hAnsi="Trebuchet MS"/>
            <w:noProof/>
          </w:rPr>
          <w:delText>must</w:delText>
        </w:r>
      </w:del>
      <w:ins w:id="9" w:author="Author">
        <w:r w:rsidRPr="00561DF9">
          <w:rPr>
            <w:rFonts w:ascii="Trebuchet MS" w:hAnsi="Trebuchet MS"/>
            <w:noProof/>
          </w:rPr>
          <w:t>is to</w:t>
        </w:r>
      </w:ins>
      <w:r w:rsidRPr="00561DF9">
        <w:rPr>
          <w:rFonts w:ascii="Trebuchet MS" w:hAnsi="Trebuchet MS"/>
          <w:noProof/>
        </w:rPr>
        <w:t xml:space="preserve"> be brought to the priest. </w:t>
      </w:r>
      <w:r w:rsidRPr="00561DF9">
        <w:rPr>
          <w:rFonts w:ascii="Trebuchet MS" w:hAnsi="Trebuchet MS"/>
          <w:b/>
          <w:noProof/>
        </w:rPr>
        <w:t xml:space="preserve">14:3 </w:t>
      </w:r>
      <w:del w:id="10" w:author="Author">
        <w:r w:rsidRPr="00561DF9">
          <w:rPr>
            <w:rFonts w:ascii="Trebuchet MS" w:hAnsi="Trebuchet MS"/>
            <w:noProof/>
          </w:rPr>
          <w:delText>And the</w:delText>
        </w:r>
      </w:del>
      <w:ins w:id="11" w:author="Author">
        <w:r w:rsidRPr="00561DF9">
          <w:rPr>
            <w:rFonts w:ascii="Trebuchet MS" w:hAnsi="Trebuchet MS"/>
            <w:noProof/>
          </w:rPr>
          <w:t>The</w:t>
        </w:r>
      </w:ins>
      <w:r w:rsidRPr="00561DF9">
        <w:rPr>
          <w:rFonts w:ascii="Trebuchet MS" w:hAnsi="Trebuchet MS"/>
          <w:noProof/>
        </w:rPr>
        <w:t xml:space="preserve"> priest </w:t>
      </w:r>
      <w:del w:id="12" w:author="Author">
        <w:r w:rsidRPr="00561DF9">
          <w:rPr>
            <w:rFonts w:ascii="Trebuchet MS" w:hAnsi="Trebuchet MS"/>
            <w:noProof/>
          </w:rPr>
          <w:delText>must</w:delText>
        </w:r>
      </w:del>
      <w:ins w:id="13" w:author="Author">
        <w:r w:rsidRPr="00561DF9">
          <w:rPr>
            <w:rFonts w:ascii="Trebuchet MS" w:hAnsi="Trebuchet MS"/>
            <w:noProof/>
          </w:rPr>
          <w:t>will</w:t>
        </w:r>
      </w:ins>
      <w:r w:rsidRPr="00561DF9">
        <w:rPr>
          <w:rFonts w:ascii="Trebuchet MS" w:hAnsi="Trebuchet MS"/>
          <w:noProof/>
        </w:rPr>
        <w:t xml:space="preserve"> go </w:t>
      </w:r>
      <w:del w:id="14" w:author="Author">
        <w:r w:rsidRPr="00561DF9">
          <w:rPr>
            <w:rFonts w:ascii="Trebuchet MS" w:hAnsi="Trebuchet MS"/>
            <w:noProof/>
          </w:rPr>
          <w:delText xml:space="preserve">forth </w:delText>
        </w:r>
      </w:del>
      <w:r w:rsidRPr="00561DF9">
        <w:rPr>
          <w:rFonts w:ascii="Trebuchet MS" w:hAnsi="Trebuchet MS"/>
          <w:noProof/>
        </w:rPr>
        <w:t>outside the camp</w:t>
      </w:r>
      <w:del w:id="15" w:author="Author">
        <w:r w:rsidRPr="00561DF9">
          <w:rPr>
            <w:rFonts w:ascii="Trebuchet MS" w:hAnsi="Trebuchet MS"/>
            <w:noProof/>
          </w:rPr>
          <w:delText>,</w:delText>
        </w:r>
      </w:del>
      <w:r w:rsidRPr="00561DF9">
        <w:rPr>
          <w:rFonts w:ascii="Trebuchet MS" w:hAnsi="Trebuchet MS"/>
          <w:noProof/>
        </w:rPr>
        <w:t xml:space="preserve"> and </w:t>
      </w:r>
      <w:del w:id="16" w:author="Author">
        <w:r w:rsidRPr="00561DF9">
          <w:rPr>
            <w:rFonts w:ascii="Trebuchet MS" w:hAnsi="Trebuchet MS"/>
            <w:noProof/>
          </w:rPr>
          <w:delText>the priest must look; and if the plague of leprosy</w:delText>
        </w:r>
      </w:del>
      <w:ins w:id="17" w:author="Author">
        <w:r w:rsidRPr="00561DF9">
          <w:rPr>
            <w:rFonts w:ascii="Trebuchet MS" w:hAnsi="Trebuchet MS"/>
            <w:noProof/>
          </w:rPr>
          <w:t>examine him. If the leper</w:t>
        </w:r>
      </w:ins>
      <w:r w:rsidRPr="00561DF9">
        <w:rPr>
          <w:rFonts w:ascii="Trebuchet MS" w:hAnsi="Trebuchet MS"/>
          <w:noProof/>
        </w:rPr>
        <w:t xml:space="preserve"> has been cured </w:t>
      </w:r>
      <w:del w:id="18" w:author="Author">
        <w:r w:rsidRPr="00561DF9">
          <w:rPr>
            <w:rFonts w:ascii="Trebuchet MS" w:hAnsi="Trebuchet MS"/>
            <w:noProof/>
          </w:rPr>
          <w:delText>in</w:delText>
        </w:r>
      </w:del>
      <w:ins w:id="19" w:author="Author">
        <w:r w:rsidRPr="00561DF9">
          <w:rPr>
            <w:rFonts w:ascii="Trebuchet MS" w:hAnsi="Trebuchet MS"/>
            <w:noProof/>
          </w:rPr>
          <w:t>of</w:t>
        </w:r>
      </w:ins>
      <w:r w:rsidRPr="00561DF9">
        <w:rPr>
          <w:rFonts w:ascii="Trebuchet MS" w:hAnsi="Trebuchet MS"/>
          <w:noProof/>
        </w:rPr>
        <w:t xml:space="preserve"> the </w:t>
      </w:r>
      <w:del w:id="20" w:author="Author">
        <w:r w:rsidRPr="00561DF9">
          <w:rPr>
            <w:rFonts w:ascii="Trebuchet MS" w:hAnsi="Trebuchet MS"/>
            <w:noProof/>
          </w:rPr>
          <w:delText>leprous one</w:delText>
        </w:r>
      </w:del>
      <w:ins w:id="21" w:author="Author">
        <w:r w:rsidRPr="00561DF9">
          <w:rPr>
            <w:rFonts w:ascii="Trebuchet MS" w:hAnsi="Trebuchet MS"/>
            <w:noProof/>
          </w:rPr>
          <w:t>leprosy</w:t>
        </w:r>
      </w:ins>
      <w:r w:rsidRPr="00561DF9">
        <w:rPr>
          <w:rFonts w:ascii="Trebuchet MS" w:hAnsi="Trebuchet MS"/>
          <w:noProof/>
        </w:rPr>
        <w:t xml:space="preserve">, </w:t>
      </w:r>
      <w:r w:rsidRPr="00561DF9">
        <w:rPr>
          <w:rFonts w:ascii="Trebuchet MS" w:hAnsi="Trebuchet MS"/>
          <w:b/>
          <w:noProof/>
        </w:rPr>
        <w:t xml:space="preserve">14:4 </w:t>
      </w:r>
      <w:r w:rsidRPr="00561DF9">
        <w:rPr>
          <w:rFonts w:ascii="Trebuchet MS" w:hAnsi="Trebuchet MS"/>
          <w:noProof/>
        </w:rPr>
        <w:t xml:space="preserve">the priest </w:t>
      </w:r>
      <w:del w:id="22" w:author="Author">
        <w:r w:rsidRPr="00561DF9">
          <w:rPr>
            <w:rFonts w:ascii="Trebuchet MS" w:hAnsi="Trebuchet MS"/>
            <w:noProof/>
          </w:rPr>
          <w:delText>must then give</w:delText>
        </w:r>
      </w:del>
      <w:ins w:id="23" w:author="Author">
        <w:r w:rsidRPr="00561DF9">
          <w:rPr>
            <w:rFonts w:ascii="Trebuchet MS" w:hAnsi="Trebuchet MS"/>
            <w:noProof/>
          </w:rPr>
          <w:t>will</w:t>
        </w:r>
      </w:ins>
      <w:r w:rsidRPr="00561DF9">
        <w:rPr>
          <w:rFonts w:ascii="Trebuchet MS" w:hAnsi="Trebuchet MS"/>
          <w:noProof/>
        </w:rPr>
        <w:t xml:space="preserve"> command</w:t>
      </w:r>
      <w:del w:id="24" w:author="Author">
        <w:r w:rsidRPr="00561DF9">
          <w:rPr>
            <w:rFonts w:ascii="Trebuchet MS" w:hAnsi="Trebuchet MS"/>
            <w:noProof/>
          </w:rPr>
          <w:delText>; and he must take for cleansing himself</w:delText>
        </w:r>
      </w:del>
      <w:ins w:id="25" w:author="Author">
        <w:r w:rsidRPr="00561DF9">
          <w:rPr>
            <w:rFonts w:ascii="Trebuchet MS" w:hAnsi="Trebuchet MS"/>
            <w:noProof/>
          </w:rPr>
          <w:t xml:space="preserve"> him to bring</w:t>
        </w:r>
      </w:ins>
      <w:r w:rsidRPr="00561DF9">
        <w:rPr>
          <w:rFonts w:ascii="Trebuchet MS" w:hAnsi="Trebuchet MS"/>
          <w:noProof/>
        </w:rPr>
        <w:t xml:space="preserve"> two live clean birds</w:t>
      </w:r>
      <w:del w:id="26" w:author="Author">
        <w:r w:rsidRPr="00561DF9">
          <w:rPr>
            <w:rFonts w:ascii="Trebuchet MS" w:hAnsi="Trebuchet MS"/>
            <w:noProof/>
          </w:rPr>
          <w:delText xml:space="preserve"> and</w:delText>
        </w:r>
      </w:del>
      <w:ins w:id="27" w:author="Author">
        <w:r w:rsidRPr="00561DF9">
          <w:rPr>
            <w:rFonts w:ascii="Trebuchet MS" w:hAnsi="Trebuchet MS"/>
            <w:noProof/>
          </w:rPr>
          <w:t>,</w:t>
        </w:r>
      </w:ins>
      <w:r w:rsidRPr="00561DF9">
        <w:rPr>
          <w:rFonts w:ascii="Trebuchet MS" w:hAnsi="Trebuchet MS"/>
          <w:noProof/>
        </w:rPr>
        <w:t xml:space="preserve"> cedarwood</w:t>
      </w:r>
      <w:del w:id="28" w:author="Author">
        <w:r w:rsidRPr="00561DF9">
          <w:rPr>
            <w:rFonts w:ascii="Trebuchet MS" w:hAnsi="Trebuchet MS"/>
            <w:noProof/>
          </w:rPr>
          <w:delText xml:space="preserve"> and coccus</w:delText>
        </w:r>
      </w:del>
      <w:ins w:id="29" w:author="Author">
        <w:r w:rsidRPr="00561DF9">
          <w:rPr>
            <w:rFonts w:ascii="Trebuchet MS" w:hAnsi="Trebuchet MS"/>
            <w:noProof/>
          </w:rPr>
          <w:t>,</w:t>
        </w:r>
      </w:ins>
      <w:r w:rsidRPr="00561DF9">
        <w:rPr>
          <w:rFonts w:ascii="Trebuchet MS" w:hAnsi="Trebuchet MS"/>
          <w:noProof/>
        </w:rPr>
        <w:t xml:space="preserve"> scarlet material</w:t>
      </w:r>
      <w:ins w:id="30" w:author="Author">
        <w:r w:rsidRPr="00561DF9">
          <w:rPr>
            <w:rFonts w:ascii="Trebuchet MS" w:hAnsi="Trebuchet MS"/>
            <w:noProof/>
          </w:rPr>
          <w:t>,</w:t>
        </w:r>
      </w:ins>
      <w:r w:rsidRPr="00561DF9">
        <w:rPr>
          <w:rFonts w:ascii="Trebuchet MS" w:hAnsi="Trebuchet MS"/>
          <w:noProof/>
        </w:rPr>
        <w:t xml:space="preserve"> and hyssop</w:t>
      </w:r>
      <w:ins w:id="31" w:author="Author">
        <w:r w:rsidRPr="00561DF9">
          <w:rPr>
            <w:rFonts w:ascii="Trebuchet MS" w:hAnsi="Trebuchet MS"/>
            <w:noProof/>
          </w:rPr>
          <w:t xml:space="preserve"> for his cleansing</w:t>
        </w:r>
      </w:ins>
      <w:r w:rsidRPr="00561DF9">
        <w:rPr>
          <w:rFonts w:ascii="Trebuchet MS" w:hAnsi="Trebuchet MS"/>
          <w:noProof/>
        </w:rPr>
        <w:t xml:space="preserve">. </w:t>
      </w:r>
      <w:r w:rsidRPr="00561DF9">
        <w:rPr>
          <w:rFonts w:ascii="Trebuchet MS" w:hAnsi="Trebuchet MS"/>
          <w:b/>
          <w:noProof/>
        </w:rPr>
        <w:t xml:space="preserve">14:5 </w:t>
      </w:r>
      <w:del w:id="32" w:author="Author">
        <w:r w:rsidRPr="00561DF9">
          <w:rPr>
            <w:rFonts w:ascii="Trebuchet MS" w:hAnsi="Trebuchet MS"/>
            <w:noProof/>
          </w:rPr>
          <w:delText>And the</w:delText>
        </w:r>
      </w:del>
      <w:ins w:id="33" w:author="Author">
        <w:r w:rsidRPr="00561DF9">
          <w:rPr>
            <w:rFonts w:ascii="Trebuchet MS" w:hAnsi="Trebuchet MS"/>
            <w:noProof/>
          </w:rPr>
          <w:t>The</w:t>
        </w:r>
      </w:ins>
      <w:r w:rsidRPr="00561DF9">
        <w:rPr>
          <w:rFonts w:ascii="Trebuchet MS" w:hAnsi="Trebuchet MS"/>
          <w:noProof/>
        </w:rPr>
        <w:t xml:space="preserve"> priest </w:t>
      </w:r>
      <w:del w:id="34" w:author="Author">
        <w:r w:rsidRPr="00561DF9">
          <w:rPr>
            <w:rFonts w:ascii="Trebuchet MS" w:hAnsi="Trebuchet MS"/>
            <w:noProof/>
          </w:rPr>
          <w:delText>must give</w:delText>
        </w:r>
      </w:del>
      <w:ins w:id="35" w:author="Author">
        <w:r w:rsidRPr="00561DF9">
          <w:rPr>
            <w:rFonts w:ascii="Trebuchet MS" w:hAnsi="Trebuchet MS"/>
            <w:noProof/>
          </w:rPr>
          <w:t>will</w:t>
        </w:r>
      </w:ins>
      <w:r w:rsidRPr="00561DF9">
        <w:rPr>
          <w:rFonts w:ascii="Trebuchet MS" w:hAnsi="Trebuchet MS"/>
          <w:noProof/>
        </w:rPr>
        <w:t xml:space="preserve"> command</w:t>
      </w:r>
      <w:del w:id="36" w:author="Author">
        <w:r w:rsidRPr="00561DF9">
          <w:rPr>
            <w:rFonts w:ascii="Trebuchet MS" w:hAnsi="Trebuchet MS"/>
            <w:noProof/>
          </w:rPr>
          <w:delText>, and</w:delText>
        </w:r>
      </w:del>
      <w:ins w:id="37" w:author="Author">
        <w:r w:rsidRPr="00561DF9">
          <w:rPr>
            <w:rFonts w:ascii="Trebuchet MS" w:hAnsi="Trebuchet MS"/>
            <w:noProof/>
          </w:rPr>
          <w:t xml:space="preserve"> that</w:t>
        </w:r>
      </w:ins>
      <w:r w:rsidRPr="00561DF9">
        <w:rPr>
          <w:rFonts w:ascii="Trebuchet MS" w:hAnsi="Trebuchet MS"/>
          <w:noProof/>
        </w:rPr>
        <w:t xml:space="preserve"> the one bird </w:t>
      </w:r>
      <w:del w:id="38" w:author="Author">
        <w:r w:rsidRPr="00561DF9">
          <w:rPr>
            <w:rFonts w:ascii="Trebuchet MS" w:hAnsi="Trebuchet MS"/>
            <w:noProof/>
          </w:rPr>
          <w:delText xml:space="preserve">must </w:delText>
        </w:r>
      </w:del>
      <w:r w:rsidRPr="00561DF9">
        <w:rPr>
          <w:rFonts w:ascii="Trebuchet MS" w:hAnsi="Trebuchet MS"/>
          <w:noProof/>
        </w:rPr>
        <w:t xml:space="preserve">be killed in an earthenware vessel over running water. </w:t>
      </w:r>
      <w:r w:rsidRPr="00561DF9">
        <w:rPr>
          <w:rFonts w:ascii="Trebuchet MS" w:hAnsi="Trebuchet MS"/>
          <w:b/>
          <w:noProof/>
        </w:rPr>
        <w:t xml:space="preserve">14:6 </w:t>
      </w:r>
      <w:del w:id="39" w:author="Author">
        <w:r w:rsidRPr="00561DF9">
          <w:rPr>
            <w:rFonts w:ascii="Trebuchet MS" w:hAnsi="Trebuchet MS"/>
            <w:noProof/>
          </w:rPr>
          <w:delText>As for the living bird,</w:delText>
        </w:r>
      </w:del>
      <w:ins w:id="40" w:author="Author">
        <w:r w:rsidRPr="00561DF9">
          <w:rPr>
            <w:rFonts w:ascii="Trebuchet MS" w:hAnsi="Trebuchet MS"/>
            <w:noProof/>
          </w:rPr>
          <w:t>But</w:t>
        </w:r>
      </w:ins>
      <w:r w:rsidRPr="00561DF9">
        <w:rPr>
          <w:rFonts w:ascii="Trebuchet MS" w:hAnsi="Trebuchet MS"/>
          <w:noProof/>
        </w:rPr>
        <w:t xml:space="preserve"> he should take </w:t>
      </w:r>
      <w:del w:id="41" w:author="Author">
        <w:r w:rsidRPr="00561DF9">
          <w:rPr>
            <w:rFonts w:ascii="Trebuchet MS" w:hAnsi="Trebuchet MS"/>
            <w:noProof/>
          </w:rPr>
          <w:delText>it and</w:delText>
        </w:r>
      </w:del>
      <w:ins w:id="42" w:author="Author">
        <w:r w:rsidRPr="00561DF9">
          <w:rPr>
            <w:rFonts w:ascii="Trebuchet MS" w:hAnsi="Trebuchet MS"/>
            <w:noProof/>
          </w:rPr>
          <w:t>the living bird along with</w:t>
        </w:r>
      </w:ins>
      <w:r w:rsidRPr="00561DF9">
        <w:rPr>
          <w:rFonts w:ascii="Trebuchet MS" w:hAnsi="Trebuchet MS"/>
          <w:noProof/>
        </w:rPr>
        <w:t xml:space="preserve"> the cedarwood</w:t>
      </w:r>
      <w:del w:id="43" w:author="Author">
        <w:r w:rsidRPr="00561DF9">
          <w:rPr>
            <w:rFonts w:ascii="Trebuchet MS" w:hAnsi="Trebuchet MS"/>
            <w:noProof/>
          </w:rPr>
          <w:delText xml:space="preserve"> and</w:delText>
        </w:r>
      </w:del>
      <w:ins w:id="44" w:author="Author">
        <w:r w:rsidRPr="00561DF9">
          <w:rPr>
            <w:rFonts w:ascii="Trebuchet MS" w:hAnsi="Trebuchet MS"/>
            <w:noProof/>
          </w:rPr>
          <w:t>,</w:t>
        </w:r>
      </w:ins>
      <w:r w:rsidRPr="00561DF9">
        <w:rPr>
          <w:rFonts w:ascii="Trebuchet MS" w:hAnsi="Trebuchet MS"/>
          <w:noProof/>
        </w:rPr>
        <w:t xml:space="preserve"> the </w:t>
      </w:r>
      <w:del w:id="45" w:author="Author">
        <w:r w:rsidRPr="00561DF9">
          <w:rPr>
            <w:rFonts w:ascii="Trebuchet MS" w:hAnsi="Trebuchet MS"/>
            <w:noProof/>
          </w:rPr>
          <w:delText xml:space="preserve">coccus </w:delText>
        </w:r>
      </w:del>
      <w:r w:rsidRPr="00561DF9">
        <w:rPr>
          <w:rFonts w:ascii="Trebuchet MS" w:hAnsi="Trebuchet MS"/>
          <w:noProof/>
        </w:rPr>
        <w:t>scarlet material</w:t>
      </w:r>
      <w:ins w:id="46" w:author="Author">
        <w:r w:rsidRPr="00561DF9">
          <w:rPr>
            <w:rFonts w:ascii="Trebuchet MS" w:hAnsi="Trebuchet MS"/>
            <w:noProof/>
          </w:rPr>
          <w:t>,</w:t>
        </w:r>
      </w:ins>
      <w:r w:rsidRPr="00561DF9">
        <w:rPr>
          <w:rFonts w:ascii="Trebuchet MS" w:hAnsi="Trebuchet MS"/>
          <w:noProof/>
        </w:rPr>
        <w:t xml:space="preserve"> and the hyssop, and </w:t>
      </w:r>
      <w:del w:id="47" w:author="Author">
        <w:r w:rsidRPr="00561DF9">
          <w:rPr>
            <w:rFonts w:ascii="Trebuchet MS" w:hAnsi="Trebuchet MS"/>
            <w:noProof/>
          </w:rPr>
          <w:delText xml:space="preserve">he must </w:delText>
        </w:r>
      </w:del>
      <w:r w:rsidRPr="00561DF9">
        <w:rPr>
          <w:rFonts w:ascii="Trebuchet MS" w:hAnsi="Trebuchet MS"/>
          <w:noProof/>
        </w:rPr>
        <w:t xml:space="preserve">dip them </w:t>
      </w:r>
      <w:del w:id="48" w:author="Author">
        <w:r w:rsidRPr="00561DF9">
          <w:rPr>
            <w:rFonts w:ascii="Trebuchet MS" w:hAnsi="Trebuchet MS"/>
            <w:noProof/>
          </w:rPr>
          <w:delText>and the living bird</w:delText>
        </w:r>
      </w:del>
      <w:ins w:id="49" w:author="Author">
        <w:r w:rsidRPr="00561DF9">
          <w:rPr>
            <w:rFonts w:ascii="Trebuchet MS" w:hAnsi="Trebuchet MS"/>
            <w:noProof/>
          </w:rPr>
          <w:t>together</w:t>
        </w:r>
      </w:ins>
      <w:r w:rsidRPr="00561DF9">
        <w:rPr>
          <w:rFonts w:ascii="Trebuchet MS" w:hAnsi="Trebuchet MS"/>
          <w:noProof/>
        </w:rPr>
        <w:t xml:space="preserve"> in the blood of the bird that was killed over the running water. </w:t>
      </w:r>
      <w:r w:rsidRPr="00561DF9">
        <w:rPr>
          <w:rFonts w:ascii="Trebuchet MS" w:hAnsi="Trebuchet MS"/>
          <w:b/>
          <w:noProof/>
        </w:rPr>
        <w:t xml:space="preserve">14:7 </w:t>
      </w:r>
      <w:r w:rsidRPr="00561DF9">
        <w:rPr>
          <w:rFonts w:ascii="Trebuchet MS" w:hAnsi="Trebuchet MS"/>
          <w:noProof/>
        </w:rPr>
        <w:t xml:space="preserve">Then he </w:t>
      </w:r>
      <w:del w:id="50" w:author="Author">
        <w:r w:rsidRPr="00561DF9">
          <w:rPr>
            <w:rFonts w:ascii="Trebuchet MS" w:hAnsi="Trebuchet MS"/>
            <w:noProof/>
          </w:rPr>
          <w:delText>must</w:delText>
        </w:r>
      </w:del>
      <w:ins w:id="51" w:author="Author">
        <w:r w:rsidRPr="00561DF9">
          <w:rPr>
            <w:rFonts w:ascii="Trebuchet MS" w:hAnsi="Trebuchet MS"/>
            <w:noProof/>
          </w:rPr>
          <w:t>will</w:t>
        </w:r>
      </w:ins>
      <w:r w:rsidRPr="00561DF9">
        <w:rPr>
          <w:rFonts w:ascii="Trebuchet MS" w:hAnsi="Trebuchet MS"/>
          <w:noProof/>
        </w:rPr>
        <w:t xml:space="preserve"> spatter it seven times </w:t>
      </w:r>
      <w:del w:id="52" w:author="Author">
        <w:r w:rsidRPr="00561DF9">
          <w:rPr>
            <w:rFonts w:ascii="Trebuchet MS" w:hAnsi="Trebuchet MS"/>
            <w:noProof/>
          </w:rPr>
          <w:delText>upon</w:delText>
        </w:r>
      </w:del>
      <w:ins w:id="53" w:author="Author">
        <w:r w:rsidRPr="00561DF9">
          <w:rPr>
            <w:rFonts w:ascii="Trebuchet MS" w:hAnsi="Trebuchet MS"/>
            <w:noProof/>
          </w:rPr>
          <w:t>on</w:t>
        </w:r>
      </w:ins>
      <w:r w:rsidRPr="00561DF9">
        <w:rPr>
          <w:rFonts w:ascii="Trebuchet MS" w:hAnsi="Trebuchet MS"/>
          <w:noProof/>
        </w:rPr>
        <w:t xml:space="preserve"> the one cleansing himself from the leprosy and </w:t>
      </w:r>
      <w:del w:id="54" w:author="Author">
        <w:r w:rsidRPr="00561DF9">
          <w:rPr>
            <w:rFonts w:ascii="Trebuchet MS" w:hAnsi="Trebuchet MS"/>
            <w:noProof/>
          </w:rPr>
          <w:delText>he must pronounce</w:delText>
        </w:r>
      </w:del>
      <w:ins w:id="55" w:author="Author">
        <w:r w:rsidRPr="00561DF9">
          <w:rPr>
            <w:rFonts w:ascii="Trebuchet MS" w:hAnsi="Trebuchet MS"/>
            <w:noProof/>
          </w:rPr>
          <w:t>declare</w:t>
        </w:r>
      </w:ins>
      <w:r w:rsidRPr="00561DF9">
        <w:rPr>
          <w:rFonts w:ascii="Trebuchet MS" w:hAnsi="Trebuchet MS"/>
          <w:noProof/>
        </w:rPr>
        <w:t xml:space="preserve"> him clean, and he </w:t>
      </w:r>
      <w:del w:id="56" w:author="Author">
        <w:r w:rsidRPr="00561DF9">
          <w:rPr>
            <w:rFonts w:ascii="Trebuchet MS" w:hAnsi="Trebuchet MS"/>
            <w:noProof/>
          </w:rPr>
          <w:delText>must send away</w:delText>
        </w:r>
      </w:del>
      <w:ins w:id="57" w:author="Author">
        <w:r w:rsidRPr="00561DF9">
          <w:rPr>
            <w:rFonts w:ascii="Trebuchet MS" w:hAnsi="Trebuchet MS"/>
            <w:noProof/>
          </w:rPr>
          <w:t>will set</w:t>
        </w:r>
      </w:ins>
      <w:r w:rsidRPr="00561DF9">
        <w:rPr>
          <w:rFonts w:ascii="Trebuchet MS" w:hAnsi="Trebuchet MS"/>
          <w:noProof/>
        </w:rPr>
        <w:t xml:space="preserve"> the living bird </w:t>
      </w:r>
      <w:del w:id="58" w:author="Author">
        <w:r w:rsidRPr="00561DF9">
          <w:rPr>
            <w:rFonts w:ascii="Trebuchet MS" w:hAnsi="Trebuchet MS"/>
            <w:noProof/>
          </w:rPr>
          <w:delText>over</w:delText>
        </w:r>
      </w:del>
      <w:ins w:id="59" w:author="Author">
        <w:r w:rsidRPr="00561DF9">
          <w:rPr>
            <w:rFonts w:ascii="Trebuchet MS" w:hAnsi="Trebuchet MS"/>
            <w:noProof/>
          </w:rPr>
          <w:t>free in</w:t>
        </w:r>
      </w:ins>
      <w:r w:rsidRPr="00561DF9">
        <w:rPr>
          <w:rFonts w:ascii="Trebuchet MS" w:hAnsi="Trebuchet MS"/>
          <w:noProof/>
        </w:rPr>
        <w:t xml:space="preserve"> the open field.</w:t>
      </w:r>
    </w:p>
    <w:p w:rsidR="00E159E4" w:rsidRPr="00561DF9" w:rsidRDefault="00E159E4" w:rsidP="00E159E4">
      <w:pPr>
        <w:rPr>
          <w:rFonts w:ascii="Trebuchet MS" w:hAnsi="Trebuchet MS"/>
          <w:noProof/>
        </w:rPr>
      </w:pPr>
      <w:r w:rsidRPr="00561DF9">
        <w:rPr>
          <w:rFonts w:ascii="Trebuchet MS" w:hAnsi="Trebuchet MS"/>
          <w:b/>
        </w:rPr>
        <w:t xml:space="preserve">14:8 </w:t>
      </w:r>
      <w:r w:rsidRPr="00561DF9">
        <w:rPr>
          <w:rFonts w:ascii="Trebuchet MS" w:hAnsi="Trebuchet MS"/>
          <w:noProof/>
        </w:rPr>
        <w:t>“</w:t>
      </w:r>
      <w:del w:id="60" w:author="Author">
        <w:r w:rsidRPr="00561DF9">
          <w:rPr>
            <w:rFonts w:ascii="Trebuchet MS" w:hAnsi="Trebuchet MS"/>
            <w:noProof/>
          </w:rPr>
          <w:delText>And the</w:delText>
        </w:r>
      </w:del>
      <w:ins w:id="61" w:author="Author">
        <w:r w:rsidRPr="00561DF9">
          <w:rPr>
            <w:rFonts w:ascii="Trebuchet MS" w:hAnsi="Trebuchet MS"/>
            <w:noProof/>
          </w:rPr>
          <w:t>The</w:t>
        </w:r>
      </w:ins>
      <w:r w:rsidRPr="00561DF9">
        <w:rPr>
          <w:rFonts w:ascii="Trebuchet MS" w:hAnsi="Trebuchet MS"/>
          <w:noProof/>
        </w:rPr>
        <w:t xml:space="preserve"> one cleansing himself must wash his garments and shave off all his hair and bathe in water</w:t>
      </w:r>
      <w:ins w:id="62" w:author="Author">
        <w:r w:rsidRPr="00561DF9">
          <w:rPr>
            <w:rFonts w:ascii="Trebuchet MS" w:hAnsi="Trebuchet MS"/>
            <w:noProof/>
          </w:rPr>
          <w:t>,</w:t>
        </w:r>
      </w:ins>
      <w:r w:rsidRPr="00561DF9">
        <w:rPr>
          <w:rFonts w:ascii="Trebuchet MS" w:hAnsi="Trebuchet MS"/>
          <w:noProof/>
        </w:rPr>
        <w:t xml:space="preserve"> and </w:t>
      </w:r>
      <w:del w:id="63" w:author="Author">
        <w:r w:rsidRPr="00561DF9">
          <w:rPr>
            <w:rFonts w:ascii="Trebuchet MS" w:hAnsi="Trebuchet MS"/>
            <w:noProof/>
          </w:rPr>
          <w:delText>must</w:delText>
        </w:r>
      </w:del>
      <w:ins w:id="64" w:author="Author">
        <w:r w:rsidRPr="00561DF9">
          <w:rPr>
            <w:rFonts w:ascii="Trebuchet MS" w:hAnsi="Trebuchet MS"/>
            <w:noProof/>
          </w:rPr>
          <w:t>he will</w:t>
        </w:r>
      </w:ins>
      <w:r w:rsidRPr="00561DF9">
        <w:rPr>
          <w:rFonts w:ascii="Trebuchet MS" w:hAnsi="Trebuchet MS"/>
          <w:noProof/>
        </w:rPr>
        <w:t xml:space="preserve"> be clean</w:t>
      </w:r>
      <w:del w:id="65" w:author="Author">
        <w:r w:rsidRPr="00561DF9">
          <w:rPr>
            <w:rFonts w:ascii="Trebuchet MS" w:hAnsi="Trebuchet MS"/>
            <w:noProof/>
          </w:rPr>
          <w:delText>, and afterward</w:delText>
        </w:r>
      </w:del>
      <w:ins w:id="66" w:author="Author">
        <w:r w:rsidRPr="00561DF9">
          <w:rPr>
            <w:rFonts w:ascii="Trebuchet MS" w:hAnsi="Trebuchet MS"/>
            <w:noProof/>
          </w:rPr>
          <w:t>. Afterward,</w:t>
        </w:r>
      </w:ins>
      <w:r w:rsidRPr="00561DF9">
        <w:rPr>
          <w:rFonts w:ascii="Trebuchet MS" w:hAnsi="Trebuchet MS"/>
          <w:noProof/>
        </w:rPr>
        <w:t xml:space="preserve"> he may come into the camp</w:t>
      </w:r>
      <w:del w:id="67" w:author="Author">
        <w:r w:rsidRPr="00561DF9">
          <w:rPr>
            <w:rFonts w:ascii="Trebuchet MS" w:hAnsi="Trebuchet MS"/>
            <w:noProof/>
          </w:rPr>
          <w:delText>. And</w:delText>
        </w:r>
      </w:del>
      <w:ins w:id="68" w:author="Author">
        <w:r w:rsidRPr="00561DF9">
          <w:rPr>
            <w:rFonts w:ascii="Trebuchet MS" w:hAnsi="Trebuchet MS"/>
            <w:noProof/>
          </w:rPr>
          <w:t>, but</w:t>
        </w:r>
      </w:ins>
      <w:r w:rsidRPr="00561DF9">
        <w:rPr>
          <w:rFonts w:ascii="Trebuchet MS" w:hAnsi="Trebuchet MS"/>
          <w:noProof/>
        </w:rPr>
        <w:t xml:space="preserve"> he </w:t>
      </w:r>
      <w:del w:id="69" w:author="Author">
        <w:r w:rsidRPr="00561DF9">
          <w:rPr>
            <w:rFonts w:ascii="Trebuchet MS" w:hAnsi="Trebuchet MS"/>
            <w:noProof/>
          </w:rPr>
          <w:delText>must</w:delText>
        </w:r>
      </w:del>
      <w:ins w:id="70" w:author="Author">
        <w:r w:rsidRPr="00561DF9">
          <w:rPr>
            <w:rFonts w:ascii="Trebuchet MS" w:hAnsi="Trebuchet MS"/>
            <w:noProof/>
          </w:rPr>
          <w:t>will</w:t>
        </w:r>
      </w:ins>
      <w:r w:rsidRPr="00561DF9">
        <w:rPr>
          <w:rFonts w:ascii="Trebuchet MS" w:hAnsi="Trebuchet MS"/>
          <w:noProof/>
        </w:rPr>
        <w:t xml:space="preserve"> dwell outside his tent </w:t>
      </w:r>
      <w:ins w:id="71" w:author="Author">
        <w:r w:rsidRPr="00561DF9">
          <w:rPr>
            <w:rFonts w:ascii="Trebuchet MS" w:hAnsi="Trebuchet MS"/>
            <w:noProof/>
          </w:rPr>
          <w:t xml:space="preserve">for </w:t>
        </w:r>
      </w:ins>
      <w:r w:rsidRPr="00561DF9">
        <w:rPr>
          <w:rFonts w:ascii="Trebuchet MS" w:hAnsi="Trebuchet MS"/>
          <w:noProof/>
        </w:rPr>
        <w:t xml:space="preserve">seven days. </w:t>
      </w:r>
      <w:r w:rsidRPr="00561DF9">
        <w:rPr>
          <w:rFonts w:ascii="Trebuchet MS" w:hAnsi="Trebuchet MS"/>
          <w:b/>
          <w:noProof/>
        </w:rPr>
        <w:t xml:space="preserve">14:9 </w:t>
      </w:r>
      <w:del w:id="72" w:author="Author">
        <w:r w:rsidRPr="00561DF9">
          <w:rPr>
            <w:rFonts w:ascii="Trebuchet MS" w:hAnsi="Trebuchet MS"/>
            <w:noProof/>
          </w:rPr>
          <w:delText>And it must occur on</w:delText>
        </w:r>
      </w:del>
      <w:ins w:id="73" w:author="Author">
        <w:r w:rsidRPr="00561DF9">
          <w:rPr>
            <w:rFonts w:ascii="Trebuchet MS" w:hAnsi="Trebuchet MS"/>
            <w:noProof/>
          </w:rPr>
          <w:t>On</w:t>
        </w:r>
      </w:ins>
      <w:r w:rsidRPr="00561DF9">
        <w:rPr>
          <w:rFonts w:ascii="Trebuchet MS" w:hAnsi="Trebuchet MS"/>
          <w:noProof/>
        </w:rPr>
        <w:t xml:space="preserve"> the seventh day</w:t>
      </w:r>
      <w:del w:id="74" w:author="Author">
        <w:r w:rsidRPr="00561DF9">
          <w:rPr>
            <w:rFonts w:ascii="Trebuchet MS" w:hAnsi="Trebuchet MS"/>
            <w:noProof/>
          </w:rPr>
          <w:delText xml:space="preserve"> that</w:delText>
        </w:r>
      </w:del>
      <w:ins w:id="75" w:author="Author">
        <w:r w:rsidRPr="00561DF9">
          <w:rPr>
            <w:rFonts w:ascii="Trebuchet MS" w:hAnsi="Trebuchet MS"/>
            <w:noProof/>
          </w:rPr>
          <w:t>,</w:t>
        </w:r>
      </w:ins>
      <w:r w:rsidRPr="00561DF9">
        <w:rPr>
          <w:rFonts w:ascii="Trebuchet MS" w:hAnsi="Trebuchet MS"/>
          <w:noProof/>
        </w:rPr>
        <w:t xml:space="preserve"> he should shave off all </w:t>
      </w:r>
      <w:del w:id="76" w:author="Author">
        <w:r w:rsidRPr="00561DF9">
          <w:rPr>
            <w:rFonts w:ascii="Trebuchet MS" w:hAnsi="Trebuchet MS"/>
            <w:noProof/>
          </w:rPr>
          <w:delText>his</w:delText>
        </w:r>
      </w:del>
      <w:ins w:id="77" w:author="Author">
        <w:r w:rsidRPr="00561DF9">
          <w:rPr>
            <w:rFonts w:ascii="Trebuchet MS" w:hAnsi="Trebuchet MS"/>
            <w:noProof/>
          </w:rPr>
          <w:t>the</w:t>
        </w:r>
      </w:ins>
      <w:r w:rsidRPr="00561DF9">
        <w:rPr>
          <w:rFonts w:ascii="Trebuchet MS" w:hAnsi="Trebuchet MS"/>
          <w:noProof/>
        </w:rPr>
        <w:t xml:space="preserve"> hair on his head and his chin and his eyebrows. </w:t>
      </w:r>
      <w:del w:id="78" w:author="Author">
        <w:r w:rsidRPr="00561DF9">
          <w:rPr>
            <w:rFonts w:ascii="Trebuchet MS" w:hAnsi="Trebuchet MS"/>
            <w:noProof/>
          </w:rPr>
          <w:delText>Yes,</w:delText>
        </w:r>
      </w:del>
      <w:ins w:id="79" w:author="Author">
        <w:r w:rsidRPr="00561DF9">
          <w:rPr>
            <w:rFonts w:ascii="Trebuchet MS" w:hAnsi="Trebuchet MS"/>
            <w:noProof/>
          </w:rPr>
          <w:t>After</w:t>
        </w:r>
      </w:ins>
      <w:r w:rsidRPr="00561DF9">
        <w:rPr>
          <w:rFonts w:ascii="Trebuchet MS" w:hAnsi="Trebuchet MS"/>
          <w:noProof/>
        </w:rPr>
        <w:t xml:space="preserve"> he </w:t>
      </w:r>
      <w:del w:id="80" w:author="Author">
        <w:r w:rsidRPr="00561DF9">
          <w:rPr>
            <w:rFonts w:ascii="Trebuchet MS" w:hAnsi="Trebuchet MS"/>
            <w:noProof/>
          </w:rPr>
          <w:delText>should shave</w:delText>
        </w:r>
      </w:del>
      <w:ins w:id="81" w:author="Author">
        <w:r w:rsidRPr="00561DF9">
          <w:rPr>
            <w:rFonts w:ascii="Trebuchet MS" w:hAnsi="Trebuchet MS"/>
            <w:noProof/>
          </w:rPr>
          <w:t>shaves</w:t>
        </w:r>
      </w:ins>
      <w:r w:rsidRPr="00561DF9">
        <w:rPr>
          <w:rFonts w:ascii="Trebuchet MS" w:hAnsi="Trebuchet MS"/>
          <w:noProof/>
        </w:rPr>
        <w:t xml:space="preserve"> off all his hair, </w:t>
      </w:r>
      <w:del w:id="82" w:author="Author">
        <w:r w:rsidRPr="00561DF9">
          <w:rPr>
            <w:rFonts w:ascii="Trebuchet MS" w:hAnsi="Trebuchet MS"/>
            <w:noProof/>
          </w:rPr>
          <w:delText xml:space="preserve">and </w:delText>
        </w:r>
      </w:del>
      <w:r w:rsidRPr="00561DF9">
        <w:rPr>
          <w:rFonts w:ascii="Trebuchet MS" w:hAnsi="Trebuchet MS"/>
          <w:noProof/>
        </w:rPr>
        <w:t xml:space="preserve">he </w:t>
      </w:r>
      <w:del w:id="83" w:author="Author">
        <w:r w:rsidRPr="00561DF9">
          <w:rPr>
            <w:rFonts w:ascii="Trebuchet MS" w:hAnsi="Trebuchet MS"/>
            <w:noProof/>
          </w:rPr>
          <w:delText>must</w:delText>
        </w:r>
      </w:del>
      <w:ins w:id="84" w:author="Author">
        <w:r w:rsidRPr="00561DF9">
          <w:rPr>
            <w:rFonts w:ascii="Trebuchet MS" w:hAnsi="Trebuchet MS"/>
            <w:noProof/>
          </w:rPr>
          <w:t>will</w:t>
        </w:r>
      </w:ins>
      <w:r w:rsidRPr="00561DF9">
        <w:rPr>
          <w:rFonts w:ascii="Trebuchet MS" w:hAnsi="Trebuchet MS"/>
          <w:noProof/>
        </w:rPr>
        <w:t xml:space="preserve"> wash his garments and bathe </w:t>
      </w:r>
      <w:del w:id="85" w:author="Author">
        <w:r w:rsidRPr="00561DF9">
          <w:rPr>
            <w:rFonts w:ascii="Trebuchet MS" w:hAnsi="Trebuchet MS"/>
            <w:noProof/>
          </w:rPr>
          <w:delText>his flesh</w:delText>
        </w:r>
      </w:del>
      <w:ins w:id="86" w:author="Author">
        <w:r w:rsidRPr="00561DF9">
          <w:rPr>
            <w:rFonts w:ascii="Trebuchet MS" w:hAnsi="Trebuchet MS"/>
            <w:noProof/>
          </w:rPr>
          <w:t>himself</w:t>
        </w:r>
      </w:ins>
      <w:r w:rsidRPr="00561DF9">
        <w:rPr>
          <w:rFonts w:ascii="Trebuchet MS" w:hAnsi="Trebuchet MS"/>
          <w:noProof/>
        </w:rPr>
        <w:t xml:space="preserve"> in water</w:t>
      </w:r>
      <w:del w:id="87" w:author="Author">
        <w:r w:rsidRPr="00561DF9">
          <w:rPr>
            <w:rFonts w:ascii="Trebuchet MS" w:hAnsi="Trebuchet MS"/>
            <w:noProof/>
          </w:rPr>
          <w:delText>;</w:delText>
        </w:r>
      </w:del>
      <w:ins w:id="88" w:author="Author">
        <w:r w:rsidRPr="00561DF9">
          <w:rPr>
            <w:rFonts w:ascii="Trebuchet MS" w:hAnsi="Trebuchet MS"/>
            <w:noProof/>
          </w:rPr>
          <w:t>,</w:t>
        </w:r>
      </w:ins>
      <w:r w:rsidRPr="00561DF9">
        <w:rPr>
          <w:rFonts w:ascii="Trebuchet MS" w:hAnsi="Trebuchet MS"/>
          <w:noProof/>
        </w:rPr>
        <w:t xml:space="preserve"> and he </w:t>
      </w:r>
      <w:del w:id="89" w:author="Author">
        <w:r w:rsidRPr="00561DF9">
          <w:rPr>
            <w:rFonts w:ascii="Trebuchet MS" w:hAnsi="Trebuchet MS"/>
            <w:noProof/>
          </w:rPr>
          <w:delText>must</w:delText>
        </w:r>
      </w:del>
      <w:ins w:id="90" w:author="Author">
        <w:r w:rsidRPr="00561DF9">
          <w:rPr>
            <w:rFonts w:ascii="Trebuchet MS" w:hAnsi="Trebuchet MS"/>
            <w:noProof/>
          </w:rPr>
          <w:t>will</w:t>
        </w:r>
      </w:ins>
      <w:r w:rsidRPr="00561DF9">
        <w:rPr>
          <w:rFonts w:ascii="Trebuchet MS" w:hAnsi="Trebuchet MS"/>
          <w:noProof/>
        </w:rPr>
        <w:t xml:space="preserve"> be clean.</w:t>
      </w:r>
    </w:p>
    <w:p w:rsidR="00E159E4" w:rsidRPr="00561DF9" w:rsidRDefault="00E159E4" w:rsidP="00E159E4">
      <w:pPr>
        <w:rPr>
          <w:rFonts w:ascii="Trebuchet MS" w:hAnsi="Trebuchet MS"/>
          <w:noProof/>
        </w:rPr>
      </w:pPr>
      <w:r w:rsidRPr="00561DF9">
        <w:rPr>
          <w:rFonts w:ascii="Trebuchet MS" w:hAnsi="Trebuchet MS"/>
          <w:b/>
        </w:rPr>
        <w:t xml:space="preserve">14:10 </w:t>
      </w:r>
      <w:r w:rsidRPr="00561DF9">
        <w:rPr>
          <w:rFonts w:ascii="Trebuchet MS" w:hAnsi="Trebuchet MS"/>
          <w:noProof/>
        </w:rPr>
        <w:t>“</w:t>
      </w:r>
      <w:del w:id="91" w:author="Author">
        <w:r w:rsidRPr="00561DF9">
          <w:rPr>
            <w:rFonts w:ascii="Trebuchet MS" w:hAnsi="Trebuchet MS"/>
            <w:noProof/>
          </w:rPr>
          <w:delText>And on</w:delText>
        </w:r>
      </w:del>
      <w:ins w:id="92" w:author="Author">
        <w:r w:rsidRPr="00561DF9">
          <w:rPr>
            <w:rFonts w:ascii="Trebuchet MS" w:hAnsi="Trebuchet MS"/>
            <w:noProof/>
          </w:rPr>
          <w:t>On</w:t>
        </w:r>
      </w:ins>
      <w:r w:rsidRPr="00561DF9">
        <w:rPr>
          <w:rFonts w:ascii="Trebuchet MS" w:hAnsi="Trebuchet MS"/>
          <w:noProof/>
        </w:rPr>
        <w:t xml:space="preserve"> the eighth day</w:t>
      </w:r>
      <w:ins w:id="93" w:author="Author">
        <w:r w:rsidRPr="00561DF9">
          <w:rPr>
            <w:rFonts w:ascii="Trebuchet MS" w:hAnsi="Trebuchet MS"/>
            <w:noProof/>
          </w:rPr>
          <w:t>,</w:t>
        </w:r>
      </w:ins>
      <w:r w:rsidRPr="00561DF9">
        <w:rPr>
          <w:rFonts w:ascii="Trebuchet MS" w:hAnsi="Trebuchet MS"/>
          <w:noProof/>
        </w:rPr>
        <w:t xml:space="preserve"> he will take two sound young rams</w:t>
      </w:r>
      <w:del w:id="94" w:author="Author">
        <w:r w:rsidRPr="00561DF9">
          <w:rPr>
            <w:rFonts w:ascii="Trebuchet MS" w:hAnsi="Trebuchet MS"/>
            <w:noProof/>
          </w:rPr>
          <w:delText xml:space="preserve"> and</w:delText>
        </w:r>
      </w:del>
      <w:ins w:id="95" w:author="Author">
        <w:r w:rsidRPr="00561DF9">
          <w:rPr>
            <w:rFonts w:ascii="Trebuchet MS" w:hAnsi="Trebuchet MS"/>
            <w:noProof/>
          </w:rPr>
          <w:t>,</w:t>
        </w:r>
      </w:ins>
      <w:r w:rsidRPr="00561DF9">
        <w:rPr>
          <w:rFonts w:ascii="Trebuchet MS" w:hAnsi="Trebuchet MS"/>
          <w:noProof/>
        </w:rPr>
        <w:t xml:space="preserve"> one sound female lamb</w:t>
      </w:r>
      <w:del w:id="96" w:author="Author">
        <w:r w:rsidRPr="00561DF9">
          <w:rPr>
            <w:rFonts w:ascii="Trebuchet MS" w:hAnsi="Trebuchet MS"/>
            <w:noProof/>
          </w:rPr>
          <w:delText>,</w:delText>
        </w:r>
      </w:del>
      <w:r w:rsidRPr="00561DF9">
        <w:rPr>
          <w:rFonts w:ascii="Trebuchet MS" w:hAnsi="Trebuchet MS"/>
          <w:noProof/>
        </w:rPr>
        <w:t xml:space="preserve"> in its first year, </w:t>
      </w:r>
      <w:del w:id="97" w:author="Author">
        <w:r w:rsidRPr="00561DF9">
          <w:rPr>
            <w:rFonts w:ascii="Trebuchet MS" w:hAnsi="Trebuchet MS"/>
            <w:noProof/>
          </w:rPr>
          <w:delText xml:space="preserve">and </w:delText>
        </w:r>
      </w:del>
      <w:r w:rsidRPr="00561DF9">
        <w:rPr>
          <w:rFonts w:ascii="Trebuchet MS" w:hAnsi="Trebuchet MS"/>
          <w:noProof/>
        </w:rPr>
        <w:t>three tenths of an e′phah</w:t>
      </w:r>
      <w:ins w:id="98" w:author="Author">
        <w:r w:rsidRPr="00561DF9">
          <w:rPr>
            <w:rStyle w:val="FootnoteReference"/>
            <w:rFonts w:ascii="Trebuchet MS" w:hAnsi="Trebuchet MS"/>
            <w:noProof/>
          </w:rPr>
          <w:footnoteReference w:id="1"/>
        </w:r>
      </w:ins>
      <w:r w:rsidRPr="00561DF9">
        <w:rPr>
          <w:rFonts w:ascii="Trebuchet MS" w:hAnsi="Trebuchet MS"/>
          <w:noProof/>
        </w:rPr>
        <w:t xml:space="preserve"> of fine flour </w:t>
      </w:r>
      <w:ins w:id="101" w:author="Author">
        <w:r w:rsidRPr="00561DF9">
          <w:rPr>
            <w:rFonts w:ascii="Trebuchet MS" w:hAnsi="Trebuchet MS"/>
            <w:noProof/>
          </w:rPr>
          <w:t xml:space="preserve">mixed with oil </w:t>
        </w:r>
      </w:ins>
      <w:r w:rsidRPr="00561DF9">
        <w:rPr>
          <w:rFonts w:ascii="Trebuchet MS" w:hAnsi="Trebuchet MS"/>
          <w:noProof/>
        </w:rPr>
        <w:t>as a grain offering</w:t>
      </w:r>
      <w:del w:id="102" w:author="Author">
        <w:r w:rsidRPr="00561DF9">
          <w:rPr>
            <w:rFonts w:ascii="Trebuchet MS" w:hAnsi="Trebuchet MS"/>
            <w:noProof/>
          </w:rPr>
          <w:delText xml:space="preserve"> moistened with oil </w:delText>
        </w:r>
      </w:del>
      <w:ins w:id="103" w:author="Author">
        <w:r w:rsidRPr="00561DF9">
          <w:rPr>
            <w:rFonts w:ascii="Trebuchet MS" w:hAnsi="Trebuchet MS"/>
            <w:noProof/>
          </w:rPr>
          <w:t xml:space="preserve">, </w:t>
        </w:r>
      </w:ins>
      <w:r w:rsidRPr="00561DF9">
        <w:rPr>
          <w:rFonts w:ascii="Trebuchet MS" w:hAnsi="Trebuchet MS"/>
          <w:noProof/>
        </w:rPr>
        <w:t>and one log measure</w:t>
      </w:r>
      <w:ins w:id="104" w:author="Author">
        <w:r w:rsidRPr="00561DF9">
          <w:rPr>
            <w:rStyle w:val="FootnoteReference"/>
            <w:rFonts w:ascii="Trebuchet MS" w:hAnsi="Trebuchet MS"/>
            <w:noProof/>
          </w:rPr>
          <w:footnoteReference w:id="2"/>
        </w:r>
      </w:ins>
      <w:r w:rsidRPr="00561DF9">
        <w:rPr>
          <w:rFonts w:ascii="Trebuchet MS" w:hAnsi="Trebuchet MS"/>
          <w:noProof/>
        </w:rPr>
        <w:t xml:space="preserve"> of oil; </w:t>
      </w:r>
      <w:r w:rsidRPr="00561DF9">
        <w:rPr>
          <w:rFonts w:ascii="Trebuchet MS" w:hAnsi="Trebuchet MS"/>
          <w:b/>
          <w:noProof/>
        </w:rPr>
        <w:t xml:space="preserve">14:11 </w:t>
      </w:r>
      <w:r w:rsidRPr="00561DF9">
        <w:rPr>
          <w:rFonts w:ascii="Trebuchet MS" w:hAnsi="Trebuchet MS"/>
          <w:noProof/>
        </w:rPr>
        <w:t xml:space="preserve">and the priest who </w:t>
      </w:r>
      <w:del w:id="107" w:author="Author">
        <w:r w:rsidRPr="00561DF9">
          <w:rPr>
            <w:rFonts w:ascii="Trebuchet MS" w:hAnsi="Trebuchet MS"/>
            <w:noProof/>
          </w:rPr>
          <w:delText>pronounces</w:delText>
        </w:r>
      </w:del>
      <w:ins w:id="108" w:author="Author">
        <w:r w:rsidRPr="00561DF9">
          <w:rPr>
            <w:rFonts w:ascii="Trebuchet MS" w:hAnsi="Trebuchet MS"/>
            <w:noProof/>
          </w:rPr>
          <w:t>declares</w:t>
        </w:r>
      </w:ins>
      <w:r w:rsidRPr="00561DF9">
        <w:rPr>
          <w:rFonts w:ascii="Trebuchet MS" w:hAnsi="Trebuchet MS"/>
          <w:noProof/>
        </w:rPr>
        <w:t xml:space="preserve"> him clean </w:t>
      </w:r>
      <w:del w:id="109" w:author="Author">
        <w:r w:rsidRPr="00561DF9">
          <w:rPr>
            <w:rFonts w:ascii="Trebuchet MS" w:hAnsi="Trebuchet MS"/>
            <w:noProof/>
          </w:rPr>
          <w:delText>must</w:delText>
        </w:r>
      </w:del>
      <w:ins w:id="110" w:author="Author">
        <w:r w:rsidRPr="00561DF9">
          <w:rPr>
            <w:rFonts w:ascii="Trebuchet MS" w:hAnsi="Trebuchet MS"/>
            <w:noProof/>
          </w:rPr>
          <w:t>will</w:t>
        </w:r>
      </w:ins>
      <w:r w:rsidRPr="00561DF9">
        <w:rPr>
          <w:rFonts w:ascii="Trebuchet MS" w:hAnsi="Trebuchet MS"/>
          <w:noProof/>
        </w:rPr>
        <w:t xml:space="preserve"> present the man who is cleansing himself, </w:t>
      </w:r>
      <w:del w:id="111" w:author="Author">
        <w:r w:rsidRPr="00561DF9">
          <w:rPr>
            <w:rFonts w:ascii="Trebuchet MS" w:hAnsi="Trebuchet MS"/>
            <w:noProof/>
          </w:rPr>
          <w:delText>and</w:delText>
        </w:r>
      </w:del>
      <w:ins w:id="112" w:author="Author">
        <w:r w:rsidRPr="00561DF9">
          <w:rPr>
            <w:rFonts w:ascii="Trebuchet MS" w:hAnsi="Trebuchet MS"/>
            <w:noProof/>
          </w:rPr>
          <w:t>along with</w:t>
        </w:r>
      </w:ins>
      <w:r w:rsidRPr="00561DF9">
        <w:rPr>
          <w:rFonts w:ascii="Trebuchet MS" w:hAnsi="Trebuchet MS"/>
          <w:noProof/>
        </w:rPr>
        <w:t xml:space="preserve"> the </w:t>
      </w:r>
      <w:del w:id="113" w:author="Author">
        <w:r w:rsidRPr="00561DF9">
          <w:rPr>
            <w:rFonts w:ascii="Trebuchet MS" w:hAnsi="Trebuchet MS"/>
            <w:noProof/>
          </w:rPr>
          <w:delText>things</w:delText>
        </w:r>
      </w:del>
      <w:ins w:id="114" w:author="Author">
        <w:r w:rsidRPr="00561DF9">
          <w:rPr>
            <w:rFonts w:ascii="Trebuchet MS" w:hAnsi="Trebuchet MS"/>
            <w:noProof/>
          </w:rPr>
          <w:t>offerings</w:t>
        </w:r>
      </w:ins>
      <w:r w:rsidRPr="00561DF9">
        <w:rPr>
          <w:rFonts w:ascii="Trebuchet MS" w:hAnsi="Trebuchet MS"/>
          <w:noProof/>
        </w:rPr>
        <w:t xml:space="preserve">, before Jehovah at the entrance of the tent of meeting. </w:t>
      </w:r>
      <w:r w:rsidRPr="00561DF9">
        <w:rPr>
          <w:rFonts w:ascii="Trebuchet MS" w:hAnsi="Trebuchet MS"/>
          <w:b/>
          <w:noProof/>
        </w:rPr>
        <w:t xml:space="preserve">14:12 </w:t>
      </w:r>
      <w:del w:id="115" w:author="Author">
        <w:r w:rsidRPr="00561DF9">
          <w:rPr>
            <w:rFonts w:ascii="Trebuchet MS" w:hAnsi="Trebuchet MS"/>
            <w:noProof/>
          </w:rPr>
          <w:delText>And the</w:delText>
        </w:r>
      </w:del>
      <w:ins w:id="116" w:author="Author">
        <w:r w:rsidRPr="00561DF9">
          <w:rPr>
            <w:rFonts w:ascii="Trebuchet MS" w:hAnsi="Trebuchet MS"/>
            <w:noProof/>
          </w:rPr>
          <w:t>The</w:t>
        </w:r>
      </w:ins>
      <w:r w:rsidRPr="00561DF9">
        <w:rPr>
          <w:rFonts w:ascii="Trebuchet MS" w:hAnsi="Trebuchet MS"/>
          <w:noProof/>
        </w:rPr>
        <w:t xml:space="preserve"> priest </w:t>
      </w:r>
      <w:del w:id="117" w:author="Author">
        <w:r w:rsidRPr="00561DF9">
          <w:rPr>
            <w:rFonts w:ascii="Trebuchet MS" w:hAnsi="Trebuchet MS"/>
            <w:noProof/>
          </w:rPr>
          <w:delText>must</w:delText>
        </w:r>
      </w:del>
      <w:ins w:id="118" w:author="Author">
        <w:r w:rsidRPr="00561DF9">
          <w:rPr>
            <w:rFonts w:ascii="Trebuchet MS" w:hAnsi="Trebuchet MS"/>
            <w:noProof/>
          </w:rPr>
          <w:t>will</w:t>
        </w:r>
      </w:ins>
      <w:r w:rsidRPr="00561DF9">
        <w:rPr>
          <w:rFonts w:ascii="Trebuchet MS" w:hAnsi="Trebuchet MS"/>
          <w:noProof/>
        </w:rPr>
        <w:t xml:space="preserve"> take the one young ram and offer it </w:t>
      </w:r>
      <w:del w:id="119" w:author="Author">
        <w:r w:rsidRPr="00561DF9">
          <w:rPr>
            <w:rFonts w:ascii="Trebuchet MS" w:hAnsi="Trebuchet MS"/>
            <w:noProof/>
          </w:rPr>
          <w:delText>for</w:delText>
        </w:r>
      </w:del>
      <w:ins w:id="120" w:author="Author">
        <w:r w:rsidRPr="00561DF9">
          <w:rPr>
            <w:rFonts w:ascii="Trebuchet MS" w:hAnsi="Trebuchet MS"/>
            <w:noProof/>
          </w:rPr>
          <w:t>as</w:t>
        </w:r>
      </w:ins>
      <w:r w:rsidRPr="00561DF9">
        <w:rPr>
          <w:rFonts w:ascii="Trebuchet MS" w:hAnsi="Trebuchet MS"/>
          <w:noProof/>
        </w:rPr>
        <w:t xml:space="preserve"> a guilt offering together with the log measure of oil</w:t>
      </w:r>
      <w:ins w:id="121" w:author="Author">
        <w:r w:rsidRPr="00561DF9">
          <w:rPr>
            <w:rFonts w:ascii="Trebuchet MS" w:hAnsi="Trebuchet MS"/>
            <w:noProof/>
          </w:rPr>
          <w:t>,</w:t>
        </w:r>
      </w:ins>
      <w:r w:rsidRPr="00561DF9">
        <w:rPr>
          <w:rFonts w:ascii="Trebuchet MS" w:hAnsi="Trebuchet MS"/>
          <w:noProof/>
        </w:rPr>
        <w:t xml:space="preserve"> and </w:t>
      </w:r>
      <w:del w:id="122" w:author="Author">
        <w:r w:rsidRPr="00561DF9">
          <w:rPr>
            <w:rFonts w:ascii="Trebuchet MS" w:hAnsi="Trebuchet MS"/>
            <w:noProof/>
          </w:rPr>
          <w:delText>must</w:delText>
        </w:r>
      </w:del>
      <w:ins w:id="123" w:author="Author">
        <w:r w:rsidRPr="00561DF9">
          <w:rPr>
            <w:rFonts w:ascii="Trebuchet MS" w:hAnsi="Trebuchet MS"/>
            <w:noProof/>
          </w:rPr>
          <w:t>he will</w:t>
        </w:r>
      </w:ins>
      <w:r w:rsidRPr="00561DF9">
        <w:rPr>
          <w:rFonts w:ascii="Trebuchet MS" w:hAnsi="Trebuchet MS"/>
          <w:noProof/>
        </w:rPr>
        <w:t xml:space="preserve"> wave them </w:t>
      </w:r>
      <w:del w:id="124" w:author="Author">
        <w:r w:rsidRPr="00561DF9">
          <w:rPr>
            <w:rFonts w:ascii="Trebuchet MS" w:hAnsi="Trebuchet MS"/>
            <w:noProof/>
          </w:rPr>
          <w:delText>to</w:delText>
        </w:r>
      </w:del>
      <w:ins w:id="125" w:author="Author">
        <w:r w:rsidRPr="00561DF9">
          <w:rPr>
            <w:rFonts w:ascii="Trebuchet MS" w:hAnsi="Trebuchet MS"/>
            <w:noProof/>
          </w:rPr>
          <w:t>back</w:t>
        </w:r>
      </w:ins>
      <w:r w:rsidRPr="00561DF9">
        <w:rPr>
          <w:rFonts w:ascii="Trebuchet MS" w:hAnsi="Trebuchet MS"/>
          <w:noProof/>
        </w:rPr>
        <w:t xml:space="preserve"> and </w:t>
      </w:r>
      <w:del w:id="126" w:author="Author">
        <w:r w:rsidRPr="00561DF9">
          <w:rPr>
            <w:rFonts w:ascii="Trebuchet MS" w:hAnsi="Trebuchet MS"/>
            <w:noProof/>
          </w:rPr>
          <w:delText>fro</w:delText>
        </w:r>
      </w:del>
      <w:ins w:id="127" w:author="Author">
        <w:r w:rsidRPr="00561DF9">
          <w:rPr>
            <w:rFonts w:ascii="Trebuchet MS" w:hAnsi="Trebuchet MS"/>
            <w:noProof/>
          </w:rPr>
          <w:t>forth</w:t>
        </w:r>
      </w:ins>
      <w:r w:rsidRPr="00561DF9">
        <w:rPr>
          <w:rFonts w:ascii="Trebuchet MS" w:hAnsi="Trebuchet MS"/>
          <w:noProof/>
        </w:rPr>
        <w:t xml:space="preserve"> as a wave offering before Jehovah. </w:t>
      </w:r>
      <w:r w:rsidRPr="00561DF9">
        <w:rPr>
          <w:rFonts w:ascii="Trebuchet MS" w:hAnsi="Trebuchet MS"/>
          <w:b/>
          <w:noProof/>
        </w:rPr>
        <w:t xml:space="preserve">14:13 </w:t>
      </w:r>
      <w:del w:id="128" w:author="Author">
        <w:r w:rsidRPr="00561DF9">
          <w:rPr>
            <w:rFonts w:ascii="Trebuchet MS" w:hAnsi="Trebuchet MS"/>
            <w:noProof/>
          </w:rPr>
          <w:delText>And</w:delText>
        </w:r>
      </w:del>
      <w:ins w:id="129" w:author="Author">
        <w:r w:rsidRPr="00561DF9">
          <w:rPr>
            <w:rFonts w:ascii="Trebuchet MS" w:hAnsi="Trebuchet MS"/>
            <w:noProof/>
          </w:rPr>
          <w:t>Then</w:t>
        </w:r>
      </w:ins>
      <w:r w:rsidRPr="00561DF9">
        <w:rPr>
          <w:rFonts w:ascii="Trebuchet MS" w:hAnsi="Trebuchet MS"/>
          <w:noProof/>
        </w:rPr>
        <w:t xml:space="preserve"> he </w:t>
      </w:r>
      <w:del w:id="130" w:author="Author">
        <w:r w:rsidRPr="00561DF9">
          <w:rPr>
            <w:rFonts w:ascii="Trebuchet MS" w:hAnsi="Trebuchet MS"/>
            <w:noProof/>
          </w:rPr>
          <w:delText>must</w:delText>
        </w:r>
      </w:del>
      <w:ins w:id="131" w:author="Author">
        <w:r w:rsidRPr="00561DF9">
          <w:rPr>
            <w:rFonts w:ascii="Trebuchet MS" w:hAnsi="Trebuchet MS"/>
            <w:noProof/>
          </w:rPr>
          <w:t>will</w:t>
        </w:r>
      </w:ins>
      <w:r w:rsidRPr="00561DF9">
        <w:rPr>
          <w:rFonts w:ascii="Trebuchet MS" w:hAnsi="Trebuchet MS"/>
          <w:noProof/>
        </w:rPr>
        <w:t xml:space="preserve"> slaughter the young ram in the place where the sin offering and the burnt offering are </w:t>
      </w:r>
      <w:del w:id="132" w:author="Author">
        <w:r w:rsidRPr="00561DF9">
          <w:rPr>
            <w:rFonts w:ascii="Trebuchet MS" w:hAnsi="Trebuchet MS"/>
            <w:noProof/>
          </w:rPr>
          <w:delText>regularly</w:delText>
        </w:r>
      </w:del>
      <w:ins w:id="133" w:author="Author">
        <w:r w:rsidRPr="00561DF9">
          <w:rPr>
            <w:rFonts w:ascii="Trebuchet MS" w:hAnsi="Trebuchet MS"/>
            <w:noProof/>
          </w:rPr>
          <w:t>usually</w:t>
        </w:r>
      </w:ins>
      <w:r w:rsidRPr="00561DF9">
        <w:rPr>
          <w:rFonts w:ascii="Trebuchet MS" w:hAnsi="Trebuchet MS"/>
          <w:noProof/>
        </w:rPr>
        <w:t xml:space="preserve"> slaughtered, in a holy place, because, like the sin offering, the guilt offering belongs to the priest. It is something most holy.</w:t>
      </w:r>
    </w:p>
    <w:p w:rsidR="00E159E4" w:rsidRPr="00561DF9" w:rsidRDefault="00E159E4" w:rsidP="00E159E4">
      <w:pPr>
        <w:rPr>
          <w:rFonts w:ascii="Trebuchet MS" w:hAnsi="Trebuchet MS"/>
          <w:noProof/>
        </w:rPr>
      </w:pPr>
      <w:r w:rsidRPr="00561DF9">
        <w:rPr>
          <w:rFonts w:ascii="Trebuchet MS" w:hAnsi="Trebuchet MS"/>
          <w:b/>
        </w:rPr>
        <w:t xml:space="preserve">14:14 </w:t>
      </w:r>
      <w:r w:rsidRPr="00561DF9">
        <w:rPr>
          <w:rFonts w:ascii="Trebuchet MS" w:hAnsi="Trebuchet MS"/>
          <w:noProof/>
        </w:rPr>
        <w:t>“</w:t>
      </w:r>
      <w:del w:id="134" w:author="Author">
        <w:r w:rsidRPr="00561DF9">
          <w:rPr>
            <w:rFonts w:ascii="Trebuchet MS" w:hAnsi="Trebuchet MS"/>
            <w:noProof/>
          </w:rPr>
          <w:delText>And</w:delText>
        </w:r>
      </w:del>
      <w:ins w:id="135" w:author="Author">
        <w:r w:rsidRPr="00561DF9">
          <w:rPr>
            <w:rFonts w:ascii="Trebuchet MS" w:hAnsi="Trebuchet MS"/>
            <w:noProof/>
          </w:rPr>
          <w:t>Then</w:t>
        </w:r>
      </w:ins>
      <w:r w:rsidRPr="00561DF9">
        <w:rPr>
          <w:rFonts w:ascii="Trebuchet MS" w:hAnsi="Trebuchet MS"/>
          <w:noProof/>
        </w:rPr>
        <w:t xml:space="preserve"> the priest </w:t>
      </w:r>
      <w:del w:id="136" w:author="Author">
        <w:r w:rsidRPr="00561DF9">
          <w:rPr>
            <w:rFonts w:ascii="Trebuchet MS" w:hAnsi="Trebuchet MS"/>
            <w:noProof/>
          </w:rPr>
          <w:delText>must</w:delText>
        </w:r>
      </w:del>
      <w:ins w:id="137" w:author="Author">
        <w:r w:rsidRPr="00561DF9">
          <w:rPr>
            <w:rFonts w:ascii="Trebuchet MS" w:hAnsi="Trebuchet MS"/>
            <w:noProof/>
          </w:rPr>
          <w:t>will</w:t>
        </w:r>
      </w:ins>
      <w:r w:rsidRPr="00561DF9">
        <w:rPr>
          <w:rFonts w:ascii="Trebuchet MS" w:hAnsi="Trebuchet MS"/>
          <w:noProof/>
        </w:rPr>
        <w:t xml:space="preserve"> take some of the blood of the guilt offering, and the priest </w:t>
      </w:r>
      <w:del w:id="138" w:author="Author">
        <w:r w:rsidRPr="00561DF9">
          <w:rPr>
            <w:rFonts w:ascii="Trebuchet MS" w:hAnsi="Trebuchet MS"/>
            <w:noProof/>
          </w:rPr>
          <w:delText>must</w:delText>
        </w:r>
      </w:del>
      <w:ins w:id="139" w:author="Author">
        <w:r w:rsidRPr="00561DF9">
          <w:rPr>
            <w:rFonts w:ascii="Trebuchet MS" w:hAnsi="Trebuchet MS"/>
            <w:noProof/>
          </w:rPr>
          <w:t>will</w:t>
        </w:r>
      </w:ins>
      <w:r w:rsidRPr="00561DF9">
        <w:rPr>
          <w:rFonts w:ascii="Trebuchet MS" w:hAnsi="Trebuchet MS"/>
          <w:noProof/>
        </w:rPr>
        <w:t xml:space="preserve"> put it </w:t>
      </w:r>
      <w:del w:id="140" w:author="Author">
        <w:r w:rsidRPr="00561DF9">
          <w:rPr>
            <w:rFonts w:ascii="Trebuchet MS" w:hAnsi="Trebuchet MS"/>
            <w:noProof/>
          </w:rPr>
          <w:delText>upon the lobe of</w:delText>
        </w:r>
      </w:del>
      <w:ins w:id="141" w:author="Author">
        <w:r w:rsidRPr="00561DF9">
          <w:rPr>
            <w:rFonts w:ascii="Trebuchet MS" w:hAnsi="Trebuchet MS"/>
            <w:noProof/>
          </w:rPr>
          <w:t>on</w:t>
        </w:r>
      </w:ins>
      <w:r w:rsidRPr="00561DF9">
        <w:rPr>
          <w:rFonts w:ascii="Trebuchet MS" w:hAnsi="Trebuchet MS"/>
          <w:noProof/>
        </w:rPr>
        <w:t xml:space="preserve"> the right </w:t>
      </w:r>
      <w:del w:id="142" w:author="Author">
        <w:r w:rsidRPr="00561DF9">
          <w:rPr>
            <w:rFonts w:ascii="Trebuchet MS" w:hAnsi="Trebuchet MS"/>
            <w:noProof/>
          </w:rPr>
          <w:delText>ear</w:delText>
        </w:r>
      </w:del>
      <w:ins w:id="143" w:author="Author">
        <w:r w:rsidRPr="00561DF9">
          <w:rPr>
            <w:rFonts w:ascii="Trebuchet MS" w:hAnsi="Trebuchet MS"/>
            <w:noProof/>
          </w:rPr>
          <w:t>earlobe</w:t>
        </w:r>
      </w:ins>
      <w:r w:rsidRPr="00561DF9">
        <w:rPr>
          <w:rFonts w:ascii="Trebuchet MS" w:hAnsi="Trebuchet MS"/>
          <w:noProof/>
        </w:rPr>
        <w:t xml:space="preserve"> of the one cleansing himself and </w:t>
      </w:r>
      <w:del w:id="144" w:author="Author">
        <w:r w:rsidRPr="00561DF9">
          <w:rPr>
            <w:rFonts w:ascii="Trebuchet MS" w:hAnsi="Trebuchet MS"/>
            <w:noProof/>
          </w:rPr>
          <w:delText>upon</w:delText>
        </w:r>
      </w:del>
      <w:ins w:id="145" w:author="Author">
        <w:r w:rsidRPr="00561DF9">
          <w:rPr>
            <w:rFonts w:ascii="Trebuchet MS" w:hAnsi="Trebuchet MS"/>
            <w:noProof/>
          </w:rPr>
          <w:t>on</w:t>
        </w:r>
      </w:ins>
      <w:r w:rsidRPr="00561DF9">
        <w:rPr>
          <w:rFonts w:ascii="Trebuchet MS" w:hAnsi="Trebuchet MS"/>
          <w:noProof/>
        </w:rPr>
        <w:t xml:space="preserve"> the thumb of his right hand and </w:t>
      </w:r>
      <w:del w:id="146" w:author="Author">
        <w:r w:rsidRPr="00561DF9">
          <w:rPr>
            <w:rFonts w:ascii="Trebuchet MS" w:hAnsi="Trebuchet MS"/>
            <w:noProof/>
          </w:rPr>
          <w:delText>upon</w:delText>
        </w:r>
      </w:del>
      <w:ins w:id="147" w:author="Author">
        <w:r w:rsidRPr="00561DF9">
          <w:rPr>
            <w:rFonts w:ascii="Trebuchet MS" w:hAnsi="Trebuchet MS"/>
            <w:noProof/>
          </w:rPr>
          <w:t>on</w:t>
        </w:r>
      </w:ins>
      <w:r w:rsidRPr="00561DF9">
        <w:rPr>
          <w:rFonts w:ascii="Trebuchet MS" w:hAnsi="Trebuchet MS"/>
          <w:noProof/>
        </w:rPr>
        <w:t xml:space="preserve"> the big toe of his right foot. </w:t>
      </w:r>
      <w:r w:rsidRPr="00561DF9">
        <w:rPr>
          <w:rFonts w:ascii="Trebuchet MS" w:hAnsi="Trebuchet MS"/>
          <w:b/>
          <w:noProof/>
        </w:rPr>
        <w:t xml:space="preserve">14:15 </w:t>
      </w:r>
      <w:r w:rsidRPr="00561DF9">
        <w:rPr>
          <w:rFonts w:ascii="Trebuchet MS" w:hAnsi="Trebuchet MS"/>
          <w:noProof/>
        </w:rPr>
        <w:t xml:space="preserve">And the priest </w:t>
      </w:r>
      <w:del w:id="148" w:author="Author">
        <w:r w:rsidRPr="00561DF9">
          <w:rPr>
            <w:rFonts w:ascii="Trebuchet MS" w:hAnsi="Trebuchet MS"/>
            <w:noProof/>
          </w:rPr>
          <w:delText>must</w:delText>
        </w:r>
      </w:del>
      <w:ins w:id="149" w:author="Author">
        <w:r w:rsidRPr="00561DF9">
          <w:rPr>
            <w:rFonts w:ascii="Trebuchet MS" w:hAnsi="Trebuchet MS"/>
            <w:noProof/>
          </w:rPr>
          <w:t>will</w:t>
        </w:r>
      </w:ins>
      <w:r w:rsidRPr="00561DF9">
        <w:rPr>
          <w:rFonts w:ascii="Trebuchet MS" w:hAnsi="Trebuchet MS"/>
          <w:noProof/>
        </w:rPr>
        <w:t xml:space="preserve"> take some of the log measure of oil and pour it </w:t>
      </w:r>
      <w:del w:id="150" w:author="Author">
        <w:r w:rsidRPr="00561DF9">
          <w:rPr>
            <w:rFonts w:ascii="Trebuchet MS" w:hAnsi="Trebuchet MS"/>
            <w:noProof/>
          </w:rPr>
          <w:delText>upon the priest’s</w:delText>
        </w:r>
      </w:del>
      <w:ins w:id="151" w:author="Author">
        <w:r w:rsidRPr="00561DF9">
          <w:rPr>
            <w:rFonts w:ascii="Trebuchet MS" w:hAnsi="Trebuchet MS"/>
            <w:noProof/>
          </w:rPr>
          <w:t>into his own</w:t>
        </w:r>
      </w:ins>
      <w:r w:rsidRPr="00561DF9">
        <w:rPr>
          <w:rFonts w:ascii="Trebuchet MS" w:hAnsi="Trebuchet MS"/>
          <w:noProof/>
        </w:rPr>
        <w:t xml:space="preserve"> left palm. </w:t>
      </w:r>
      <w:r w:rsidRPr="00561DF9">
        <w:rPr>
          <w:rFonts w:ascii="Trebuchet MS" w:hAnsi="Trebuchet MS"/>
          <w:b/>
          <w:noProof/>
        </w:rPr>
        <w:t xml:space="preserve">14:16 </w:t>
      </w:r>
      <w:del w:id="152" w:author="Author">
        <w:r w:rsidRPr="00561DF9">
          <w:rPr>
            <w:rFonts w:ascii="Trebuchet MS" w:hAnsi="Trebuchet MS"/>
            <w:noProof/>
          </w:rPr>
          <w:delText>And the</w:delText>
        </w:r>
      </w:del>
      <w:ins w:id="153" w:author="Author">
        <w:r w:rsidRPr="00561DF9">
          <w:rPr>
            <w:rFonts w:ascii="Trebuchet MS" w:hAnsi="Trebuchet MS"/>
            <w:noProof/>
          </w:rPr>
          <w:t>The</w:t>
        </w:r>
      </w:ins>
      <w:r w:rsidRPr="00561DF9">
        <w:rPr>
          <w:rFonts w:ascii="Trebuchet MS" w:hAnsi="Trebuchet MS"/>
          <w:noProof/>
        </w:rPr>
        <w:t xml:space="preserve"> priest </w:t>
      </w:r>
      <w:del w:id="154" w:author="Author">
        <w:r w:rsidRPr="00561DF9">
          <w:rPr>
            <w:rFonts w:ascii="Trebuchet MS" w:hAnsi="Trebuchet MS"/>
            <w:noProof/>
          </w:rPr>
          <w:delText>must</w:delText>
        </w:r>
      </w:del>
      <w:ins w:id="155" w:author="Author">
        <w:r w:rsidRPr="00561DF9">
          <w:rPr>
            <w:rFonts w:ascii="Trebuchet MS" w:hAnsi="Trebuchet MS"/>
            <w:noProof/>
          </w:rPr>
          <w:t>will then</w:t>
        </w:r>
      </w:ins>
      <w:r w:rsidRPr="00561DF9">
        <w:rPr>
          <w:rFonts w:ascii="Trebuchet MS" w:hAnsi="Trebuchet MS"/>
          <w:noProof/>
        </w:rPr>
        <w:t xml:space="preserve"> dip his right finger into the oil that is </w:t>
      </w:r>
      <w:del w:id="156" w:author="Author">
        <w:r w:rsidRPr="00561DF9">
          <w:rPr>
            <w:rFonts w:ascii="Trebuchet MS" w:hAnsi="Trebuchet MS"/>
            <w:noProof/>
          </w:rPr>
          <w:delText>upon</w:delText>
        </w:r>
      </w:del>
      <w:ins w:id="157" w:author="Author">
        <w:r w:rsidRPr="00561DF9">
          <w:rPr>
            <w:rFonts w:ascii="Trebuchet MS" w:hAnsi="Trebuchet MS"/>
            <w:noProof/>
          </w:rPr>
          <w:t>in</w:t>
        </w:r>
      </w:ins>
      <w:r w:rsidRPr="00561DF9">
        <w:rPr>
          <w:rFonts w:ascii="Trebuchet MS" w:hAnsi="Trebuchet MS"/>
          <w:noProof/>
        </w:rPr>
        <w:t xml:space="preserve"> his left palm and </w:t>
      </w:r>
      <w:del w:id="158" w:author="Author">
        <w:r w:rsidRPr="00561DF9">
          <w:rPr>
            <w:rFonts w:ascii="Trebuchet MS" w:hAnsi="Trebuchet MS"/>
            <w:noProof/>
          </w:rPr>
          <w:delText xml:space="preserve">must </w:delText>
        </w:r>
      </w:del>
      <w:r w:rsidRPr="00561DF9">
        <w:rPr>
          <w:rFonts w:ascii="Trebuchet MS" w:hAnsi="Trebuchet MS"/>
          <w:noProof/>
        </w:rPr>
        <w:t xml:space="preserve">spatter some of the oil with his finger seven times before Jehovah. </w:t>
      </w:r>
      <w:r w:rsidRPr="00561DF9">
        <w:rPr>
          <w:rFonts w:ascii="Trebuchet MS" w:hAnsi="Trebuchet MS"/>
          <w:b/>
          <w:noProof/>
        </w:rPr>
        <w:t xml:space="preserve">14:17 </w:t>
      </w:r>
      <w:del w:id="159" w:author="Author">
        <w:r w:rsidRPr="00561DF9">
          <w:rPr>
            <w:rFonts w:ascii="Trebuchet MS" w:hAnsi="Trebuchet MS"/>
            <w:noProof/>
          </w:rPr>
          <w:delText xml:space="preserve">And of the rest of the oil that is upon his palm </w:delText>
        </w:r>
      </w:del>
      <w:ins w:id="160" w:author="Author">
        <w:r w:rsidRPr="00561DF9">
          <w:rPr>
            <w:rFonts w:ascii="Trebuchet MS" w:hAnsi="Trebuchet MS"/>
            <w:noProof/>
          </w:rPr>
          <w:t xml:space="preserve">Then </w:t>
        </w:r>
      </w:ins>
      <w:r w:rsidRPr="00561DF9">
        <w:rPr>
          <w:rFonts w:ascii="Trebuchet MS" w:hAnsi="Trebuchet MS"/>
          <w:noProof/>
        </w:rPr>
        <w:t xml:space="preserve">the priest will put some </w:t>
      </w:r>
      <w:del w:id="161" w:author="Author">
        <w:r w:rsidRPr="00561DF9">
          <w:rPr>
            <w:rFonts w:ascii="Trebuchet MS" w:hAnsi="Trebuchet MS"/>
            <w:noProof/>
          </w:rPr>
          <w:delText>upon</w:delText>
        </w:r>
      </w:del>
      <w:ins w:id="162" w:author="Author">
        <w:r w:rsidRPr="00561DF9">
          <w:rPr>
            <w:rFonts w:ascii="Trebuchet MS" w:hAnsi="Trebuchet MS"/>
            <w:noProof/>
          </w:rPr>
          <w:t>of</w:t>
        </w:r>
      </w:ins>
      <w:r w:rsidRPr="00561DF9">
        <w:rPr>
          <w:rFonts w:ascii="Trebuchet MS" w:hAnsi="Trebuchet MS"/>
          <w:noProof/>
        </w:rPr>
        <w:t xml:space="preserve"> the </w:t>
      </w:r>
      <w:del w:id="163" w:author="Author">
        <w:r w:rsidRPr="00561DF9">
          <w:rPr>
            <w:rFonts w:ascii="Trebuchet MS" w:hAnsi="Trebuchet MS"/>
            <w:noProof/>
          </w:rPr>
          <w:delText>lobe of</w:delText>
        </w:r>
      </w:del>
      <w:ins w:id="164" w:author="Author">
        <w:r w:rsidRPr="00561DF9">
          <w:rPr>
            <w:rFonts w:ascii="Trebuchet MS" w:hAnsi="Trebuchet MS"/>
            <w:noProof/>
          </w:rPr>
          <w:t>remaining oil in his palm on</w:t>
        </w:r>
      </w:ins>
      <w:r w:rsidRPr="00561DF9">
        <w:rPr>
          <w:rFonts w:ascii="Trebuchet MS" w:hAnsi="Trebuchet MS"/>
          <w:noProof/>
        </w:rPr>
        <w:t xml:space="preserve"> the right </w:t>
      </w:r>
      <w:del w:id="165" w:author="Author">
        <w:r w:rsidRPr="00561DF9">
          <w:rPr>
            <w:rFonts w:ascii="Trebuchet MS" w:hAnsi="Trebuchet MS"/>
            <w:noProof/>
          </w:rPr>
          <w:delText>ear</w:delText>
        </w:r>
      </w:del>
      <w:ins w:id="166" w:author="Author">
        <w:r w:rsidRPr="00561DF9">
          <w:rPr>
            <w:rFonts w:ascii="Trebuchet MS" w:hAnsi="Trebuchet MS"/>
            <w:noProof/>
          </w:rPr>
          <w:t>earlobe</w:t>
        </w:r>
      </w:ins>
      <w:r w:rsidRPr="00561DF9">
        <w:rPr>
          <w:rFonts w:ascii="Trebuchet MS" w:hAnsi="Trebuchet MS"/>
          <w:noProof/>
        </w:rPr>
        <w:t xml:space="preserve"> of the one cleansing himself and </w:t>
      </w:r>
      <w:del w:id="167" w:author="Author">
        <w:r w:rsidRPr="00561DF9">
          <w:rPr>
            <w:rFonts w:ascii="Trebuchet MS" w:hAnsi="Trebuchet MS"/>
            <w:noProof/>
          </w:rPr>
          <w:delText>upon</w:delText>
        </w:r>
      </w:del>
      <w:ins w:id="168" w:author="Author">
        <w:r w:rsidRPr="00561DF9">
          <w:rPr>
            <w:rFonts w:ascii="Trebuchet MS" w:hAnsi="Trebuchet MS"/>
            <w:noProof/>
          </w:rPr>
          <w:t>on</w:t>
        </w:r>
      </w:ins>
      <w:r w:rsidRPr="00561DF9">
        <w:rPr>
          <w:rFonts w:ascii="Trebuchet MS" w:hAnsi="Trebuchet MS"/>
          <w:noProof/>
        </w:rPr>
        <w:t xml:space="preserve"> the thumb of his right hand and </w:t>
      </w:r>
      <w:del w:id="169" w:author="Author">
        <w:r w:rsidRPr="00561DF9">
          <w:rPr>
            <w:rFonts w:ascii="Trebuchet MS" w:hAnsi="Trebuchet MS"/>
            <w:noProof/>
          </w:rPr>
          <w:delText>upon</w:delText>
        </w:r>
      </w:del>
      <w:ins w:id="170" w:author="Author">
        <w:r w:rsidRPr="00561DF9">
          <w:rPr>
            <w:rFonts w:ascii="Trebuchet MS" w:hAnsi="Trebuchet MS"/>
            <w:noProof/>
          </w:rPr>
          <w:t>on</w:t>
        </w:r>
      </w:ins>
      <w:r w:rsidRPr="00561DF9">
        <w:rPr>
          <w:rFonts w:ascii="Trebuchet MS" w:hAnsi="Trebuchet MS"/>
          <w:noProof/>
        </w:rPr>
        <w:t xml:space="preserve"> the big toe of his right foot over the blood of the guilt offering. </w:t>
      </w:r>
      <w:r w:rsidRPr="00561DF9">
        <w:rPr>
          <w:rFonts w:ascii="Trebuchet MS" w:hAnsi="Trebuchet MS"/>
          <w:b/>
          <w:noProof/>
        </w:rPr>
        <w:t xml:space="preserve">14:18 </w:t>
      </w:r>
      <w:del w:id="171" w:author="Author">
        <w:r w:rsidRPr="00561DF9">
          <w:rPr>
            <w:rFonts w:ascii="Trebuchet MS" w:hAnsi="Trebuchet MS"/>
            <w:noProof/>
          </w:rPr>
          <w:delText xml:space="preserve">And </w:delText>
        </w:r>
      </w:del>
      <w:ins w:id="172" w:author="Author">
        <w:r w:rsidRPr="00561DF9">
          <w:rPr>
            <w:rFonts w:ascii="Trebuchet MS" w:hAnsi="Trebuchet MS"/>
            <w:noProof/>
          </w:rPr>
          <w:t xml:space="preserve">The priest will put </w:t>
        </w:r>
      </w:ins>
      <w:r w:rsidRPr="00561DF9">
        <w:rPr>
          <w:rFonts w:ascii="Trebuchet MS" w:hAnsi="Trebuchet MS"/>
          <w:noProof/>
        </w:rPr>
        <w:t xml:space="preserve">what is left over of the oil </w:t>
      </w:r>
      <w:del w:id="173" w:author="Author">
        <w:r w:rsidRPr="00561DF9">
          <w:rPr>
            <w:rFonts w:ascii="Trebuchet MS" w:hAnsi="Trebuchet MS"/>
            <w:noProof/>
          </w:rPr>
          <w:delText>that is upon the priest’s</w:delText>
        </w:r>
      </w:del>
      <w:ins w:id="174" w:author="Author">
        <w:r w:rsidRPr="00561DF9">
          <w:rPr>
            <w:rFonts w:ascii="Trebuchet MS" w:hAnsi="Trebuchet MS"/>
            <w:noProof/>
          </w:rPr>
          <w:t>in his</w:t>
        </w:r>
      </w:ins>
      <w:r w:rsidRPr="00561DF9">
        <w:rPr>
          <w:rFonts w:ascii="Trebuchet MS" w:hAnsi="Trebuchet MS"/>
          <w:noProof/>
        </w:rPr>
        <w:t xml:space="preserve"> palm </w:t>
      </w:r>
      <w:del w:id="175" w:author="Author">
        <w:r w:rsidRPr="00561DF9">
          <w:rPr>
            <w:rFonts w:ascii="Trebuchet MS" w:hAnsi="Trebuchet MS"/>
            <w:noProof/>
          </w:rPr>
          <w:delText>he will put upon</w:delText>
        </w:r>
      </w:del>
      <w:ins w:id="176" w:author="Author">
        <w:r w:rsidRPr="00561DF9">
          <w:rPr>
            <w:rFonts w:ascii="Trebuchet MS" w:hAnsi="Trebuchet MS"/>
            <w:noProof/>
          </w:rPr>
          <w:t>on</w:t>
        </w:r>
      </w:ins>
      <w:r w:rsidRPr="00561DF9">
        <w:rPr>
          <w:rFonts w:ascii="Trebuchet MS" w:hAnsi="Trebuchet MS"/>
          <w:noProof/>
        </w:rPr>
        <w:t xml:space="preserve"> the head of the one cleansing himself, and the priest </w:t>
      </w:r>
      <w:del w:id="177" w:author="Author">
        <w:r w:rsidRPr="00561DF9">
          <w:rPr>
            <w:rFonts w:ascii="Trebuchet MS" w:hAnsi="Trebuchet MS"/>
            <w:noProof/>
          </w:rPr>
          <w:delText>must</w:delText>
        </w:r>
      </w:del>
      <w:ins w:id="178" w:author="Author">
        <w:r w:rsidRPr="00561DF9">
          <w:rPr>
            <w:rFonts w:ascii="Trebuchet MS" w:hAnsi="Trebuchet MS"/>
            <w:noProof/>
          </w:rPr>
          <w:t>will</w:t>
        </w:r>
      </w:ins>
      <w:r w:rsidRPr="00561DF9">
        <w:rPr>
          <w:rFonts w:ascii="Trebuchet MS" w:hAnsi="Trebuchet MS"/>
          <w:noProof/>
        </w:rPr>
        <w:t xml:space="preserve"> make atonement for him before Jehovah.</w:t>
      </w:r>
    </w:p>
    <w:p w:rsidR="00E159E4" w:rsidRPr="00561DF9" w:rsidRDefault="00E159E4" w:rsidP="00E159E4">
      <w:pPr>
        <w:rPr>
          <w:rFonts w:ascii="Trebuchet MS" w:hAnsi="Trebuchet MS"/>
          <w:noProof/>
        </w:rPr>
      </w:pPr>
      <w:r w:rsidRPr="00561DF9">
        <w:rPr>
          <w:rFonts w:ascii="Trebuchet MS" w:hAnsi="Trebuchet MS"/>
          <w:b/>
        </w:rPr>
        <w:t xml:space="preserve">14:19 </w:t>
      </w:r>
      <w:r w:rsidRPr="00561DF9">
        <w:rPr>
          <w:rFonts w:ascii="Trebuchet MS" w:hAnsi="Trebuchet MS"/>
          <w:noProof/>
        </w:rPr>
        <w:t>“</w:t>
      </w:r>
      <w:del w:id="179" w:author="Author">
        <w:r w:rsidRPr="00561DF9">
          <w:rPr>
            <w:rFonts w:ascii="Trebuchet MS" w:hAnsi="Trebuchet MS"/>
            <w:noProof/>
          </w:rPr>
          <w:delText>And the</w:delText>
        </w:r>
      </w:del>
      <w:ins w:id="180" w:author="Author">
        <w:r w:rsidRPr="00561DF9">
          <w:rPr>
            <w:rFonts w:ascii="Trebuchet MS" w:hAnsi="Trebuchet MS"/>
            <w:noProof/>
          </w:rPr>
          <w:t>The</w:t>
        </w:r>
      </w:ins>
      <w:r w:rsidRPr="00561DF9">
        <w:rPr>
          <w:rFonts w:ascii="Trebuchet MS" w:hAnsi="Trebuchet MS"/>
          <w:noProof/>
        </w:rPr>
        <w:t xml:space="preserve"> priest </w:t>
      </w:r>
      <w:del w:id="181" w:author="Author">
        <w:r w:rsidRPr="00561DF9">
          <w:rPr>
            <w:rFonts w:ascii="Trebuchet MS" w:hAnsi="Trebuchet MS"/>
            <w:noProof/>
          </w:rPr>
          <w:delText>must render up</w:delText>
        </w:r>
      </w:del>
      <w:ins w:id="182" w:author="Author">
        <w:r w:rsidRPr="00561DF9">
          <w:rPr>
            <w:rFonts w:ascii="Trebuchet MS" w:hAnsi="Trebuchet MS"/>
            <w:noProof/>
          </w:rPr>
          <w:t>will sacrifice</w:t>
        </w:r>
      </w:ins>
      <w:r w:rsidRPr="00561DF9">
        <w:rPr>
          <w:rFonts w:ascii="Trebuchet MS" w:hAnsi="Trebuchet MS"/>
          <w:noProof/>
        </w:rPr>
        <w:t xml:space="preserve"> the sin offering and make atonement for the one cleansing himself from his impurity, and afterward he will slaughter the burnt offering. </w:t>
      </w:r>
      <w:r w:rsidRPr="00561DF9">
        <w:rPr>
          <w:rFonts w:ascii="Trebuchet MS" w:hAnsi="Trebuchet MS"/>
          <w:b/>
          <w:noProof/>
        </w:rPr>
        <w:t xml:space="preserve">14:20 </w:t>
      </w:r>
      <w:r w:rsidRPr="00561DF9">
        <w:rPr>
          <w:rFonts w:ascii="Trebuchet MS" w:hAnsi="Trebuchet MS"/>
          <w:noProof/>
        </w:rPr>
        <w:t xml:space="preserve">And the priest </w:t>
      </w:r>
      <w:del w:id="183" w:author="Author">
        <w:r w:rsidRPr="00561DF9">
          <w:rPr>
            <w:rFonts w:ascii="Trebuchet MS" w:hAnsi="Trebuchet MS"/>
            <w:noProof/>
          </w:rPr>
          <w:delText>must</w:delText>
        </w:r>
      </w:del>
      <w:ins w:id="184" w:author="Author">
        <w:r w:rsidRPr="00561DF9">
          <w:rPr>
            <w:rFonts w:ascii="Trebuchet MS" w:hAnsi="Trebuchet MS"/>
            <w:noProof/>
          </w:rPr>
          <w:t>will</w:t>
        </w:r>
      </w:ins>
      <w:r w:rsidRPr="00561DF9">
        <w:rPr>
          <w:rFonts w:ascii="Trebuchet MS" w:hAnsi="Trebuchet MS"/>
          <w:noProof/>
        </w:rPr>
        <w:t xml:space="preserve"> offer up the burnt offering and the grain offering </w:t>
      </w:r>
      <w:del w:id="185" w:author="Author">
        <w:r w:rsidRPr="00561DF9">
          <w:rPr>
            <w:rFonts w:ascii="Trebuchet MS" w:hAnsi="Trebuchet MS"/>
            <w:noProof/>
          </w:rPr>
          <w:delText>upon</w:delText>
        </w:r>
      </w:del>
      <w:ins w:id="186" w:author="Author">
        <w:r w:rsidRPr="00561DF9">
          <w:rPr>
            <w:rFonts w:ascii="Trebuchet MS" w:hAnsi="Trebuchet MS"/>
            <w:noProof/>
          </w:rPr>
          <w:t>on</w:t>
        </w:r>
      </w:ins>
      <w:r w:rsidRPr="00561DF9">
        <w:rPr>
          <w:rFonts w:ascii="Trebuchet MS" w:hAnsi="Trebuchet MS"/>
          <w:noProof/>
        </w:rPr>
        <w:t xml:space="preserve"> the altar, and the priest </w:t>
      </w:r>
      <w:del w:id="187" w:author="Author">
        <w:r w:rsidRPr="00561DF9">
          <w:rPr>
            <w:rFonts w:ascii="Trebuchet MS" w:hAnsi="Trebuchet MS"/>
            <w:noProof/>
          </w:rPr>
          <w:delText>must</w:delText>
        </w:r>
      </w:del>
      <w:ins w:id="188" w:author="Author">
        <w:r w:rsidRPr="00561DF9">
          <w:rPr>
            <w:rFonts w:ascii="Trebuchet MS" w:hAnsi="Trebuchet MS"/>
            <w:noProof/>
          </w:rPr>
          <w:t>will</w:t>
        </w:r>
      </w:ins>
      <w:r w:rsidRPr="00561DF9">
        <w:rPr>
          <w:rFonts w:ascii="Trebuchet MS" w:hAnsi="Trebuchet MS"/>
          <w:noProof/>
        </w:rPr>
        <w:t xml:space="preserve"> make atonement for him</w:t>
      </w:r>
      <w:del w:id="189" w:author="Author">
        <w:r w:rsidRPr="00561DF9">
          <w:rPr>
            <w:rFonts w:ascii="Trebuchet MS" w:hAnsi="Trebuchet MS"/>
            <w:noProof/>
          </w:rPr>
          <w:delText>;</w:delText>
        </w:r>
      </w:del>
      <w:ins w:id="190" w:author="Author">
        <w:r w:rsidRPr="00561DF9">
          <w:rPr>
            <w:rFonts w:ascii="Trebuchet MS" w:hAnsi="Trebuchet MS"/>
            <w:noProof/>
          </w:rPr>
          <w:t>,</w:t>
        </w:r>
      </w:ins>
      <w:r w:rsidRPr="00561DF9">
        <w:rPr>
          <w:rFonts w:ascii="Trebuchet MS" w:hAnsi="Trebuchet MS"/>
          <w:noProof/>
        </w:rPr>
        <w:t xml:space="preserve"> and he </w:t>
      </w:r>
      <w:del w:id="191" w:author="Author">
        <w:r w:rsidRPr="00561DF9">
          <w:rPr>
            <w:rFonts w:ascii="Trebuchet MS" w:hAnsi="Trebuchet MS"/>
            <w:noProof/>
          </w:rPr>
          <w:delText>must</w:delText>
        </w:r>
      </w:del>
      <w:ins w:id="192" w:author="Author">
        <w:r w:rsidRPr="00561DF9">
          <w:rPr>
            <w:rFonts w:ascii="Trebuchet MS" w:hAnsi="Trebuchet MS"/>
            <w:noProof/>
          </w:rPr>
          <w:t>will</w:t>
        </w:r>
      </w:ins>
      <w:r w:rsidRPr="00561DF9">
        <w:rPr>
          <w:rFonts w:ascii="Trebuchet MS" w:hAnsi="Trebuchet MS"/>
          <w:noProof/>
        </w:rPr>
        <w:t xml:space="preserve"> be clean.</w:t>
      </w:r>
    </w:p>
    <w:p w:rsidR="00E159E4" w:rsidRPr="00561DF9" w:rsidRDefault="00E159E4" w:rsidP="00E159E4">
      <w:pPr>
        <w:rPr>
          <w:rFonts w:ascii="Trebuchet MS" w:hAnsi="Trebuchet MS"/>
          <w:noProof/>
        </w:rPr>
      </w:pPr>
      <w:r w:rsidRPr="00561DF9">
        <w:rPr>
          <w:rFonts w:ascii="Trebuchet MS" w:hAnsi="Trebuchet MS"/>
          <w:b/>
        </w:rPr>
        <w:t xml:space="preserve">14:21 </w:t>
      </w:r>
      <w:r w:rsidRPr="00561DF9">
        <w:rPr>
          <w:rFonts w:ascii="Trebuchet MS" w:hAnsi="Trebuchet MS"/>
          <w:noProof/>
        </w:rPr>
        <w:t xml:space="preserve">“However, if he is </w:t>
      </w:r>
      <w:del w:id="193" w:author="Author">
        <w:r w:rsidRPr="00561DF9">
          <w:rPr>
            <w:rFonts w:ascii="Trebuchet MS" w:hAnsi="Trebuchet MS"/>
            <w:noProof/>
          </w:rPr>
          <w:delText>lowly</w:delText>
        </w:r>
      </w:del>
      <w:ins w:id="194" w:author="Author">
        <w:r w:rsidRPr="00561DF9">
          <w:rPr>
            <w:rFonts w:ascii="Trebuchet MS" w:hAnsi="Trebuchet MS"/>
            <w:noProof/>
          </w:rPr>
          <w:t>poor</w:t>
        </w:r>
      </w:ins>
      <w:r w:rsidRPr="00561DF9">
        <w:rPr>
          <w:rFonts w:ascii="Trebuchet MS" w:hAnsi="Trebuchet MS"/>
          <w:noProof/>
        </w:rPr>
        <w:t xml:space="preserve"> and does not have enough means, he </w:t>
      </w:r>
      <w:del w:id="195" w:author="Author">
        <w:r w:rsidRPr="00561DF9">
          <w:rPr>
            <w:rFonts w:ascii="Trebuchet MS" w:hAnsi="Trebuchet MS"/>
            <w:noProof/>
          </w:rPr>
          <w:delText>must</w:delText>
        </w:r>
      </w:del>
      <w:ins w:id="196" w:author="Author">
        <w:r w:rsidRPr="00561DF9">
          <w:rPr>
            <w:rFonts w:ascii="Trebuchet MS" w:hAnsi="Trebuchet MS"/>
            <w:noProof/>
          </w:rPr>
          <w:t>will</w:t>
        </w:r>
      </w:ins>
      <w:r w:rsidRPr="00561DF9">
        <w:rPr>
          <w:rFonts w:ascii="Trebuchet MS" w:hAnsi="Trebuchet MS"/>
          <w:noProof/>
        </w:rPr>
        <w:t xml:space="preserve"> then take one young ram as a guilt offering for a wave offering</w:t>
      </w:r>
      <w:ins w:id="197" w:author="Author">
        <w:r w:rsidRPr="00561DF9">
          <w:rPr>
            <w:rFonts w:ascii="Trebuchet MS" w:hAnsi="Trebuchet MS"/>
            <w:noProof/>
          </w:rPr>
          <w:t>,</w:t>
        </w:r>
      </w:ins>
      <w:r w:rsidRPr="00561DF9">
        <w:rPr>
          <w:rFonts w:ascii="Trebuchet MS" w:hAnsi="Trebuchet MS"/>
          <w:noProof/>
        </w:rPr>
        <w:t xml:space="preserve"> in order to make atonement for </w:t>
      </w:r>
      <w:del w:id="198" w:author="Author">
        <w:r w:rsidRPr="00561DF9">
          <w:rPr>
            <w:rFonts w:ascii="Trebuchet MS" w:hAnsi="Trebuchet MS"/>
            <w:noProof/>
          </w:rPr>
          <w:delText xml:space="preserve">him and </w:delText>
        </w:r>
      </w:del>
      <w:ins w:id="199" w:author="Author">
        <w:r w:rsidRPr="00561DF9">
          <w:rPr>
            <w:rFonts w:ascii="Trebuchet MS" w:hAnsi="Trebuchet MS"/>
            <w:noProof/>
          </w:rPr>
          <w:t xml:space="preserve">himself, along with </w:t>
        </w:r>
      </w:ins>
      <w:r w:rsidRPr="00561DF9">
        <w:rPr>
          <w:rFonts w:ascii="Trebuchet MS" w:hAnsi="Trebuchet MS"/>
          <w:noProof/>
        </w:rPr>
        <w:t>one tenth of an e′phah</w:t>
      </w:r>
      <w:ins w:id="200" w:author="Author">
        <w:r w:rsidRPr="00561DF9">
          <w:rPr>
            <w:rStyle w:val="FootnoteReference"/>
            <w:rFonts w:ascii="Trebuchet MS" w:hAnsi="Trebuchet MS"/>
            <w:noProof/>
          </w:rPr>
          <w:footnoteReference w:id="3"/>
        </w:r>
      </w:ins>
      <w:r w:rsidRPr="00561DF9">
        <w:rPr>
          <w:rFonts w:ascii="Trebuchet MS" w:hAnsi="Trebuchet MS"/>
          <w:noProof/>
        </w:rPr>
        <w:t xml:space="preserve"> of fine flour </w:t>
      </w:r>
      <w:del w:id="203" w:author="Author">
        <w:r w:rsidRPr="00561DF9">
          <w:rPr>
            <w:rFonts w:ascii="Trebuchet MS" w:hAnsi="Trebuchet MS"/>
            <w:noProof/>
          </w:rPr>
          <w:delText>moistened</w:delText>
        </w:r>
      </w:del>
      <w:ins w:id="204" w:author="Author">
        <w:r w:rsidRPr="00561DF9">
          <w:rPr>
            <w:rFonts w:ascii="Trebuchet MS" w:hAnsi="Trebuchet MS"/>
            <w:noProof/>
          </w:rPr>
          <w:t>mixed</w:t>
        </w:r>
      </w:ins>
      <w:r w:rsidRPr="00561DF9">
        <w:rPr>
          <w:rFonts w:ascii="Trebuchet MS" w:hAnsi="Trebuchet MS"/>
          <w:noProof/>
        </w:rPr>
        <w:t xml:space="preserve"> with oil as a grain offering</w:t>
      </w:r>
      <w:del w:id="205" w:author="Author">
        <w:r w:rsidRPr="00561DF9">
          <w:rPr>
            <w:rFonts w:ascii="Trebuchet MS" w:hAnsi="Trebuchet MS"/>
            <w:noProof/>
          </w:rPr>
          <w:delText xml:space="preserve"> and</w:delText>
        </w:r>
      </w:del>
      <w:ins w:id="206" w:author="Author">
        <w:r w:rsidRPr="00561DF9">
          <w:rPr>
            <w:rFonts w:ascii="Trebuchet MS" w:hAnsi="Trebuchet MS"/>
            <w:noProof/>
          </w:rPr>
          <w:t>,</w:t>
        </w:r>
      </w:ins>
      <w:r w:rsidRPr="00561DF9">
        <w:rPr>
          <w:rFonts w:ascii="Trebuchet MS" w:hAnsi="Trebuchet MS"/>
          <w:noProof/>
        </w:rPr>
        <w:t xml:space="preserve"> a log measure of oil, </w:t>
      </w:r>
      <w:r w:rsidRPr="00561DF9">
        <w:rPr>
          <w:rFonts w:ascii="Trebuchet MS" w:hAnsi="Trebuchet MS"/>
          <w:b/>
          <w:noProof/>
        </w:rPr>
        <w:t xml:space="preserve">14:22 </w:t>
      </w:r>
      <w:r w:rsidRPr="00561DF9">
        <w:rPr>
          <w:rFonts w:ascii="Trebuchet MS" w:hAnsi="Trebuchet MS"/>
          <w:noProof/>
        </w:rPr>
        <w:t xml:space="preserve">and two turtledoves or two young pigeons, according </w:t>
      </w:r>
      <w:del w:id="207" w:author="Author">
        <w:r w:rsidRPr="00561DF9">
          <w:rPr>
            <w:rFonts w:ascii="Trebuchet MS" w:hAnsi="Trebuchet MS"/>
            <w:noProof/>
          </w:rPr>
          <w:delText>as he may have the</w:delText>
        </w:r>
      </w:del>
      <w:ins w:id="208" w:author="Author">
        <w:r w:rsidRPr="00561DF9">
          <w:rPr>
            <w:rFonts w:ascii="Trebuchet MS" w:hAnsi="Trebuchet MS"/>
            <w:noProof/>
          </w:rPr>
          <w:t>to his</w:t>
        </w:r>
      </w:ins>
      <w:r w:rsidRPr="00561DF9">
        <w:rPr>
          <w:rFonts w:ascii="Trebuchet MS" w:hAnsi="Trebuchet MS"/>
          <w:noProof/>
        </w:rPr>
        <w:t xml:space="preserve"> means</w:t>
      </w:r>
      <w:del w:id="209" w:author="Author">
        <w:r w:rsidRPr="00561DF9">
          <w:rPr>
            <w:rFonts w:ascii="Trebuchet MS" w:hAnsi="Trebuchet MS"/>
            <w:noProof/>
          </w:rPr>
          <w:delText>, and the</w:delText>
        </w:r>
      </w:del>
      <w:ins w:id="210" w:author="Author">
        <w:r w:rsidRPr="00561DF9">
          <w:rPr>
            <w:rFonts w:ascii="Trebuchet MS" w:hAnsi="Trebuchet MS"/>
            <w:noProof/>
          </w:rPr>
          <w:t>. The</w:t>
        </w:r>
      </w:ins>
      <w:r w:rsidRPr="00561DF9">
        <w:rPr>
          <w:rFonts w:ascii="Trebuchet MS" w:hAnsi="Trebuchet MS"/>
          <w:noProof/>
        </w:rPr>
        <w:t xml:space="preserve"> one </w:t>
      </w:r>
      <w:del w:id="211" w:author="Author">
        <w:r w:rsidRPr="00561DF9">
          <w:rPr>
            <w:rFonts w:ascii="Trebuchet MS" w:hAnsi="Trebuchet MS"/>
            <w:noProof/>
          </w:rPr>
          <w:delText>must</w:delText>
        </w:r>
      </w:del>
      <w:ins w:id="212" w:author="Author">
        <w:r w:rsidRPr="00561DF9">
          <w:rPr>
            <w:rFonts w:ascii="Trebuchet MS" w:hAnsi="Trebuchet MS"/>
            <w:noProof/>
          </w:rPr>
          <w:t>will</w:t>
        </w:r>
      </w:ins>
      <w:r w:rsidRPr="00561DF9">
        <w:rPr>
          <w:rFonts w:ascii="Trebuchet MS" w:hAnsi="Trebuchet MS"/>
          <w:noProof/>
        </w:rPr>
        <w:t xml:space="preserve"> serve as a sin offering</w:t>
      </w:r>
      <w:ins w:id="213" w:author="Author">
        <w:r w:rsidRPr="00561DF9">
          <w:rPr>
            <w:rFonts w:ascii="Trebuchet MS" w:hAnsi="Trebuchet MS"/>
            <w:noProof/>
          </w:rPr>
          <w:t>,</w:t>
        </w:r>
      </w:ins>
      <w:r w:rsidRPr="00561DF9">
        <w:rPr>
          <w:rFonts w:ascii="Trebuchet MS" w:hAnsi="Trebuchet MS"/>
          <w:noProof/>
        </w:rPr>
        <w:t xml:space="preserve"> and the other as a burnt offering. </w:t>
      </w:r>
      <w:r w:rsidRPr="00561DF9">
        <w:rPr>
          <w:rFonts w:ascii="Trebuchet MS" w:hAnsi="Trebuchet MS"/>
          <w:b/>
          <w:noProof/>
        </w:rPr>
        <w:t xml:space="preserve">14:23 </w:t>
      </w:r>
      <w:del w:id="214" w:author="Author">
        <w:r w:rsidRPr="00561DF9">
          <w:rPr>
            <w:rFonts w:ascii="Trebuchet MS" w:hAnsi="Trebuchet MS"/>
            <w:noProof/>
          </w:rPr>
          <w:delText>And on</w:delText>
        </w:r>
      </w:del>
      <w:ins w:id="215" w:author="Author">
        <w:r w:rsidRPr="00561DF9">
          <w:rPr>
            <w:rFonts w:ascii="Trebuchet MS" w:hAnsi="Trebuchet MS"/>
            <w:noProof/>
          </w:rPr>
          <w:t>On</w:t>
        </w:r>
      </w:ins>
      <w:r w:rsidRPr="00561DF9">
        <w:rPr>
          <w:rFonts w:ascii="Trebuchet MS" w:hAnsi="Trebuchet MS"/>
          <w:noProof/>
        </w:rPr>
        <w:t xml:space="preserve"> the eighth day</w:t>
      </w:r>
      <w:ins w:id="216" w:author="Author">
        <w:r w:rsidRPr="00561DF9">
          <w:rPr>
            <w:rFonts w:ascii="Trebuchet MS" w:hAnsi="Trebuchet MS"/>
            <w:noProof/>
          </w:rPr>
          <w:t>,</w:t>
        </w:r>
      </w:ins>
      <w:r w:rsidRPr="00561DF9">
        <w:rPr>
          <w:rFonts w:ascii="Trebuchet MS" w:hAnsi="Trebuchet MS"/>
          <w:noProof/>
        </w:rPr>
        <w:t xml:space="preserve"> he </w:t>
      </w:r>
      <w:del w:id="217" w:author="Author">
        <w:r w:rsidRPr="00561DF9">
          <w:rPr>
            <w:rFonts w:ascii="Trebuchet MS" w:hAnsi="Trebuchet MS"/>
            <w:noProof/>
          </w:rPr>
          <w:delText>must</w:delText>
        </w:r>
      </w:del>
      <w:ins w:id="218" w:author="Author">
        <w:r w:rsidRPr="00561DF9">
          <w:rPr>
            <w:rFonts w:ascii="Trebuchet MS" w:hAnsi="Trebuchet MS"/>
            <w:noProof/>
          </w:rPr>
          <w:t>will</w:t>
        </w:r>
      </w:ins>
      <w:r w:rsidRPr="00561DF9">
        <w:rPr>
          <w:rFonts w:ascii="Trebuchet MS" w:hAnsi="Trebuchet MS"/>
          <w:noProof/>
        </w:rPr>
        <w:t xml:space="preserve"> bring them for establishing his purification to the priest at the entrance of the tent of meeting before Jehovah.</w:t>
      </w:r>
    </w:p>
    <w:p w:rsidR="00E159E4" w:rsidRPr="00561DF9" w:rsidRDefault="00E159E4" w:rsidP="00E159E4">
      <w:pPr>
        <w:rPr>
          <w:rFonts w:ascii="Trebuchet MS" w:hAnsi="Trebuchet MS"/>
          <w:noProof/>
        </w:rPr>
      </w:pPr>
      <w:r w:rsidRPr="00561DF9">
        <w:rPr>
          <w:rFonts w:ascii="Trebuchet MS" w:hAnsi="Trebuchet MS"/>
          <w:b/>
        </w:rPr>
        <w:t xml:space="preserve">14:24 </w:t>
      </w:r>
      <w:r w:rsidRPr="00561DF9">
        <w:rPr>
          <w:rFonts w:ascii="Trebuchet MS" w:hAnsi="Trebuchet MS"/>
          <w:noProof/>
        </w:rPr>
        <w:t>“</w:t>
      </w:r>
      <w:del w:id="219" w:author="Author">
        <w:r w:rsidRPr="00561DF9">
          <w:rPr>
            <w:rFonts w:ascii="Trebuchet MS" w:hAnsi="Trebuchet MS"/>
            <w:noProof/>
          </w:rPr>
          <w:delText>And the</w:delText>
        </w:r>
      </w:del>
      <w:ins w:id="220" w:author="Author">
        <w:r w:rsidRPr="00561DF9">
          <w:rPr>
            <w:rFonts w:ascii="Trebuchet MS" w:hAnsi="Trebuchet MS"/>
            <w:noProof/>
          </w:rPr>
          <w:t>The</w:t>
        </w:r>
      </w:ins>
      <w:r w:rsidRPr="00561DF9">
        <w:rPr>
          <w:rFonts w:ascii="Trebuchet MS" w:hAnsi="Trebuchet MS"/>
          <w:noProof/>
        </w:rPr>
        <w:t xml:space="preserve"> priest </w:t>
      </w:r>
      <w:del w:id="221" w:author="Author">
        <w:r w:rsidRPr="00561DF9">
          <w:rPr>
            <w:rFonts w:ascii="Trebuchet MS" w:hAnsi="Trebuchet MS"/>
            <w:noProof/>
          </w:rPr>
          <w:delText>must</w:delText>
        </w:r>
      </w:del>
      <w:ins w:id="222" w:author="Author">
        <w:r w:rsidRPr="00561DF9">
          <w:rPr>
            <w:rFonts w:ascii="Trebuchet MS" w:hAnsi="Trebuchet MS"/>
            <w:noProof/>
          </w:rPr>
          <w:t>will</w:t>
        </w:r>
      </w:ins>
      <w:r w:rsidRPr="00561DF9">
        <w:rPr>
          <w:rFonts w:ascii="Trebuchet MS" w:hAnsi="Trebuchet MS"/>
          <w:noProof/>
        </w:rPr>
        <w:t xml:space="preserve"> take the young ram of the guilt offering and the log measure of oil, and the priest </w:t>
      </w:r>
      <w:del w:id="223" w:author="Author">
        <w:r w:rsidRPr="00561DF9">
          <w:rPr>
            <w:rFonts w:ascii="Trebuchet MS" w:hAnsi="Trebuchet MS"/>
            <w:noProof/>
          </w:rPr>
          <w:delText>must</w:delText>
        </w:r>
      </w:del>
      <w:ins w:id="224" w:author="Author">
        <w:r w:rsidRPr="00561DF9">
          <w:rPr>
            <w:rFonts w:ascii="Trebuchet MS" w:hAnsi="Trebuchet MS"/>
            <w:noProof/>
          </w:rPr>
          <w:t>will</w:t>
        </w:r>
      </w:ins>
      <w:r w:rsidRPr="00561DF9">
        <w:rPr>
          <w:rFonts w:ascii="Trebuchet MS" w:hAnsi="Trebuchet MS"/>
          <w:noProof/>
        </w:rPr>
        <w:t xml:space="preserve"> wave them </w:t>
      </w:r>
      <w:del w:id="225" w:author="Author">
        <w:r w:rsidRPr="00561DF9">
          <w:rPr>
            <w:rFonts w:ascii="Trebuchet MS" w:hAnsi="Trebuchet MS"/>
            <w:noProof/>
          </w:rPr>
          <w:delText>to</w:delText>
        </w:r>
      </w:del>
      <w:ins w:id="226" w:author="Author">
        <w:r w:rsidRPr="00561DF9">
          <w:rPr>
            <w:rFonts w:ascii="Trebuchet MS" w:hAnsi="Trebuchet MS"/>
            <w:noProof/>
          </w:rPr>
          <w:t>back</w:t>
        </w:r>
      </w:ins>
      <w:r w:rsidRPr="00561DF9">
        <w:rPr>
          <w:rFonts w:ascii="Trebuchet MS" w:hAnsi="Trebuchet MS"/>
          <w:noProof/>
        </w:rPr>
        <w:t xml:space="preserve"> and </w:t>
      </w:r>
      <w:del w:id="227" w:author="Author">
        <w:r w:rsidRPr="00561DF9">
          <w:rPr>
            <w:rFonts w:ascii="Trebuchet MS" w:hAnsi="Trebuchet MS"/>
            <w:noProof/>
          </w:rPr>
          <w:delText>fro</w:delText>
        </w:r>
      </w:del>
      <w:ins w:id="228" w:author="Author">
        <w:r w:rsidRPr="00561DF9">
          <w:rPr>
            <w:rFonts w:ascii="Trebuchet MS" w:hAnsi="Trebuchet MS"/>
            <w:noProof/>
          </w:rPr>
          <w:t>forth</w:t>
        </w:r>
      </w:ins>
      <w:r w:rsidRPr="00561DF9">
        <w:rPr>
          <w:rFonts w:ascii="Trebuchet MS" w:hAnsi="Trebuchet MS"/>
          <w:noProof/>
        </w:rPr>
        <w:t xml:space="preserve"> as a wave offering before Jehovah. </w:t>
      </w:r>
      <w:r w:rsidRPr="00561DF9">
        <w:rPr>
          <w:rFonts w:ascii="Trebuchet MS" w:hAnsi="Trebuchet MS"/>
          <w:b/>
          <w:noProof/>
        </w:rPr>
        <w:t xml:space="preserve">14:25 </w:t>
      </w:r>
      <w:del w:id="229" w:author="Author">
        <w:r w:rsidRPr="00561DF9">
          <w:rPr>
            <w:rFonts w:ascii="Trebuchet MS" w:hAnsi="Trebuchet MS"/>
            <w:noProof/>
          </w:rPr>
          <w:delText>And he must</w:delText>
        </w:r>
      </w:del>
      <w:ins w:id="230" w:author="Author">
        <w:r w:rsidRPr="00561DF9">
          <w:rPr>
            <w:rFonts w:ascii="Trebuchet MS" w:hAnsi="Trebuchet MS"/>
            <w:noProof/>
          </w:rPr>
          <w:t>He will then</w:t>
        </w:r>
      </w:ins>
      <w:r w:rsidRPr="00561DF9">
        <w:rPr>
          <w:rFonts w:ascii="Trebuchet MS" w:hAnsi="Trebuchet MS"/>
          <w:noProof/>
        </w:rPr>
        <w:t xml:space="preserve"> slaughter the young ram of the guilt offering, and the priest </w:t>
      </w:r>
      <w:del w:id="231" w:author="Author">
        <w:r w:rsidRPr="00561DF9">
          <w:rPr>
            <w:rFonts w:ascii="Trebuchet MS" w:hAnsi="Trebuchet MS"/>
            <w:noProof/>
          </w:rPr>
          <w:delText>must</w:delText>
        </w:r>
      </w:del>
      <w:ins w:id="232" w:author="Author">
        <w:r w:rsidRPr="00561DF9">
          <w:rPr>
            <w:rFonts w:ascii="Trebuchet MS" w:hAnsi="Trebuchet MS"/>
            <w:noProof/>
          </w:rPr>
          <w:t>will</w:t>
        </w:r>
      </w:ins>
      <w:r w:rsidRPr="00561DF9">
        <w:rPr>
          <w:rFonts w:ascii="Trebuchet MS" w:hAnsi="Trebuchet MS"/>
          <w:noProof/>
        </w:rPr>
        <w:t xml:space="preserve"> take some of the blood of the guilt offering and put it </w:t>
      </w:r>
      <w:del w:id="233" w:author="Author">
        <w:r w:rsidRPr="00561DF9">
          <w:rPr>
            <w:rFonts w:ascii="Trebuchet MS" w:hAnsi="Trebuchet MS"/>
            <w:noProof/>
          </w:rPr>
          <w:delText>upon the lobe of</w:delText>
        </w:r>
      </w:del>
      <w:ins w:id="234" w:author="Author">
        <w:r w:rsidRPr="00561DF9">
          <w:rPr>
            <w:rFonts w:ascii="Trebuchet MS" w:hAnsi="Trebuchet MS"/>
            <w:noProof/>
          </w:rPr>
          <w:t>on</w:t>
        </w:r>
      </w:ins>
      <w:r w:rsidRPr="00561DF9">
        <w:rPr>
          <w:rFonts w:ascii="Trebuchet MS" w:hAnsi="Trebuchet MS"/>
          <w:noProof/>
        </w:rPr>
        <w:t xml:space="preserve"> the right </w:t>
      </w:r>
      <w:del w:id="235" w:author="Author">
        <w:r w:rsidRPr="00561DF9">
          <w:rPr>
            <w:rFonts w:ascii="Trebuchet MS" w:hAnsi="Trebuchet MS"/>
            <w:noProof/>
          </w:rPr>
          <w:delText>ear</w:delText>
        </w:r>
      </w:del>
      <w:ins w:id="236" w:author="Author">
        <w:r w:rsidRPr="00561DF9">
          <w:rPr>
            <w:rFonts w:ascii="Trebuchet MS" w:hAnsi="Trebuchet MS"/>
            <w:noProof/>
          </w:rPr>
          <w:t>earlobe</w:t>
        </w:r>
      </w:ins>
      <w:r w:rsidRPr="00561DF9">
        <w:rPr>
          <w:rFonts w:ascii="Trebuchet MS" w:hAnsi="Trebuchet MS"/>
          <w:noProof/>
        </w:rPr>
        <w:t xml:space="preserve"> of the one cleansing himself and </w:t>
      </w:r>
      <w:del w:id="237" w:author="Author">
        <w:r w:rsidRPr="00561DF9">
          <w:rPr>
            <w:rFonts w:ascii="Trebuchet MS" w:hAnsi="Trebuchet MS"/>
            <w:noProof/>
          </w:rPr>
          <w:delText>upon</w:delText>
        </w:r>
      </w:del>
      <w:ins w:id="238" w:author="Author">
        <w:r w:rsidRPr="00561DF9">
          <w:rPr>
            <w:rFonts w:ascii="Trebuchet MS" w:hAnsi="Trebuchet MS"/>
            <w:noProof/>
          </w:rPr>
          <w:t>on</w:t>
        </w:r>
      </w:ins>
      <w:r w:rsidRPr="00561DF9">
        <w:rPr>
          <w:rFonts w:ascii="Trebuchet MS" w:hAnsi="Trebuchet MS"/>
          <w:noProof/>
        </w:rPr>
        <w:t xml:space="preserve"> the thumb of his right hand and </w:t>
      </w:r>
      <w:del w:id="239" w:author="Author">
        <w:r w:rsidRPr="00561DF9">
          <w:rPr>
            <w:rFonts w:ascii="Trebuchet MS" w:hAnsi="Trebuchet MS"/>
            <w:noProof/>
          </w:rPr>
          <w:delText>upon</w:delText>
        </w:r>
      </w:del>
      <w:ins w:id="240" w:author="Author">
        <w:r w:rsidRPr="00561DF9">
          <w:rPr>
            <w:rFonts w:ascii="Trebuchet MS" w:hAnsi="Trebuchet MS"/>
            <w:noProof/>
          </w:rPr>
          <w:t>on</w:t>
        </w:r>
      </w:ins>
      <w:r w:rsidRPr="00561DF9">
        <w:rPr>
          <w:rFonts w:ascii="Trebuchet MS" w:hAnsi="Trebuchet MS"/>
          <w:noProof/>
        </w:rPr>
        <w:t xml:space="preserve"> the big toe of his right foot. </w:t>
      </w:r>
      <w:r w:rsidRPr="00561DF9">
        <w:rPr>
          <w:rFonts w:ascii="Trebuchet MS" w:hAnsi="Trebuchet MS"/>
          <w:b/>
          <w:noProof/>
        </w:rPr>
        <w:t xml:space="preserve">14:26 </w:t>
      </w:r>
      <w:del w:id="241" w:author="Author">
        <w:r w:rsidRPr="00561DF9">
          <w:rPr>
            <w:rFonts w:ascii="Trebuchet MS" w:hAnsi="Trebuchet MS"/>
            <w:noProof/>
          </w:rPr>
          <w:delText>And the</w:delText>
        </w:r>
      </w:del>
      <w:ins w:id="242" w:author="Author">
        <w:r w:rsidRPr="00561DF9">
          <w:rPr>
            <w:rFonts w:ascii="Trebuchet MS" w:hAnsi="Trebuchet MS"/>
            <w:noProof/>
          </w:rPr>
          <w:t>The</w:t>
        </w:r>
      </w:ins>
      <w:r w:rsidRPr="00561DF9">
        <w:rPr>
          <w:rFonts w:ascii="Trebuchet MS" w:hAnsi="Trebuchet MS"/>
          <w:noProof/>
        </w:rPr>
        <w:t xml:space="preserve"> priest will pour some of the oil </w:t>
      </w:r>
      <w:del w:id="243" w:author="Author">
        <w:r w:rsidRPr="00561DF9">
          <w:rPr>
            <w:rFonts w:ascii="Trebuchet MS" w:hAnsi="Trebuchet MS"/>
            <w:noProof/>
          </w:rPr>
          <w:delText>upon the priest’s</w:delText>
        </w:r>
      </w:del>
      <w:ins w:id="244" w:author="Author">
        <w:r w:rsidRPr="00561DF9">
          <w:rPr>
            <w:rFonts w:ascii="Trebuchet MS" w:hAnsi="Trebuchet MS"/>
            <w:noProof/>
          </w:rPr>
          <w:t>into his own</w:t>
        </w:r>
      </w:ins>
      <w:r w:rsidRPr="00561DF9">
        <w:rPr>
          <w:rFonts w:ascii="Trebuchet MS" w:hAnsi="Trebuchet MS"/>
          <w:noProof/>
        </w:rPr>
        <w:t xml:space="preserve"> left palm</w:t>
      </w:r>
      <w:del w:id="245" w:author="Author">
        <w:r w:rsidRPr="00561DF9">
          <w:rPr>
            <w:rFonts w:ascii="Trebuchet MS" w:hAnsi="Trebuchet MS"/>
            <w:noProof/>
          </w:rPr>
          <w:delText>.</w:delText>
        </w:r>
      </w:del>
      <w:ins w:id="246" w:author="Author">
        <w:r w:rsidRPr="00561DF9">
          <w:rPr>
            <w:rFonts w:ascii="Trebuchet MS" w:hAnsi="Trebuchet MS"/>
            <w:noProof/>
          </w:rPr>
          <w:t>,</w:t>
        </w:r>
      </w:ins>
      <w:r w:rsidRPr="00561DF9">
        <w:rPr>
          <w:rFonts w:ascii="Trebuchet MS" w:hAnsi="Trebuchet MS"/>
          <w:noProof/>
        </w:rPr>
        <w:t xml:space="preserve"> </w:t>
      </w:r>
      <w:r w:rsidRPr="00561DF9">
        <w:rPr>
          <w:rFonts w:ascii="Trebuchet MS" w:hAnsi="Trebuchet MS"/>
          <w:b/>
          <w:noProof/>
        </w:rPr>
        <w:t xml:space="preserve">14:27 </w:t>
      </w:r>
      <w:del w:id="247" w:author="Author">
        <w:r w:rsidRPr="00561DF9">
          <w:rPr>
            <w:rFonts w:ascii="Trebuchet MS" w:hAnsi="Trebuchet MS"/>
            <w:noProof/>
          </w:rPr>
          <w:delText>And the priest must</w:delText>
        </w:r>
      </w:del>
      <w:ins w:id="248" w:author="Author">
        <w:r w:rsidRPr="00561DF9">
          <w:rPr>
            <w:rFonts w:ascii="Trebuchet MS" w:hAnsi="Trebuchet MS"/>
            <w:noProof/>
          </w:rPr>
          <w:t>and he will then</w:t>
        </w:r>
      </w:ins>
      <w:r w:rsidRPr="00561DF9">
        <w:rPr>
          <w:rFonts w:ascii="Trebuchet MS" w:hAnsi="Trebuchet MS"/>
          <w:noProof/>
        </w:rPr>
        <w:t xml:space="preserve"> spatter with his right finger some of the oil that is </w:t>
      </w:r>
      <w:del w:id="249" w:author="Author">
        <w:r w:rsidRPr="00561DF9">
          <w:rPr>
            <w:rFonts w:ascii="Trebuchet MS" w:hAnsi="Trebuchet MS"/>
            <w:noProof/>
          </w:rPr>
          <w:delText>upon</w:delText>
        </w:r>
      </w:del>
      <w:ins w:id="250" w:author="Author">
        <w:r w:rsidRPr="00561DF9">
          <w:rPr>
            <w:rFonts w:ascii="Trebuchet MS" w:hAnsi="Trebuchet MS"/>
            <w:noProof/>
          </w:rPr>
          <w:t>in</w:t>
        </w:r>
      </w:ins>
      <w:r w:rsidRPr="00561DF9">
        <w:rPr>
          <w:rFonts w:ascii="Trebuchet MS" w:hAnsi="Trebuchet MS"/>
          <w:noProof/>
        </w:rPr>
        <w:t xml:space="preserve"> his left palm seven times before Jehovah. </w:t>
      </w:r>
      <w:r w:rsidRPr="00561DF9">
        <w:rPr>
          <w:rFonts w:ascii="Trebuchet MS" w:hAnsi="Trebuchet MS"/>
          <w:b/>
          <w:noProof/>
        </w:rPr>
        <w:t xml:space="preserve">14:28 </w:t>
      </w:r>
      <w:r w:rsidRPr="00561DF9">
        <w:rPr>
          <w:rFonts w:ascii="Trebuchet MS" w:hAnsi="Trebuchet MS"/>
          <w:noProof/>
        </w:rPr>
        <w:t xml:space="preserve">And the priest </w:t>
      </w:r>
      <w:del w:id="251" w:author="Author">
        <w:r w:rsidRPr="00561DF9">
          <w:rPr>
            <w:rFonts w:ascii="Trebuchet MS" w:hAnsi="Trebuchet MS"/>
            <w:noProof/>
          </w:rPr>
          <w:delText>must</w:delText>
        </w:r>
      </w:del>
      <w:ins w:id="252" w:author="Author">
        <w:r w:rsidRPr="00561DF9">
          <w:rPr>
            <w:rFonts w:ascii="Trebuchet MS" w:hAnsi="Trebuchet MS"/>
            <w:noProof/>
          </w:rPr>
          <w:t>will</w:t>
        </w:r>
      </w:ins>
      <w:r w:rsidRPr="00561DF9">
        <w:rPr>
          <w:rFonts w:ascii="Trebuchet MS" w:hAnsi="Trebuchet MS"/>
          <w:noProof/>
        </w:rPr>
        <w:t xml:space="preserve"> put some of the oil that is </w:t>
      </w:r>
      <w:del w:id="253" w:author="Author">
        <w:r w:rsidRPr="00561DF9">
          <w:rPr>
            <w:rFonts w:ascii="Trebuchet MS" w:hAnsi="Trebuchet MS"/>
            <w:noProof/>
          </w:rPr>
          <w:delText>on</w:delText>
        </w:r>
      </w:del>
      <w:ins w:id="254" w:author="Author">
        <w:r w:rsidRPr="00561DF9">
          <w:rPr>
            <w:rFonts w:ascii="Trebuchet MS" w:hAnsi="Trebuchet MS"/>
            <w:noProof/>
          </w:rPr>
          <w:t>in</w:t>
        </w:r>
      </w:ins>
      <w:r w:rsidRPr="00561DF9">
        <w:rPr>
          <w:rFonts w:ascii="Trebuchet MS" w:hAnsi="Trebuchet MS"/>
          <w:noProof/>
        </w:rPr>
        <w:t xml:space="preserve"> his palm </w:t>
      </w:r>
      <w:del w:id="255" w:author="Author">
        <w:r w:rsidRPr="00561DF9">
          <w:rPr>
            <w:rFonts w:ascii="Trebuchet MS" w:hAnsi="Trebuchet MS"/>
            <w:noProof/>
          </w:rPr>
          <w:delText xml:space="preserve">upon the lobe of </w:delText>
        </w:r>
      </w:del>
      <w:ins w:id="256" w:author="Author">
        <w:r w:rsidRPr="00561DF9">
          <w:rPr>
            <w:rFonts w:ascii="Trebuchet MS" w:hAnsi="Trebuchet MS"/>
            <w:noProof/>
          </w:rPr>
          <w:t xml:space="preserve">on </w:t>
        </w:r>
      </w:ins>
      <w:r w:rsidRPr="00561DF9">
        <w:rPr>
          <w:rFonts w:ascii="Trebuchet MS" w:hAnsi="Trebuchet MS"/>
          <w:noProof/>
        </w:rPr>
        <w:t xml:space="preserve">the right </w:t>
      </w:r>
      <w:del w:id="257" w:author="Author">
        <w:r w:rsidRPr="00561DF9">
          <w:rPr>
            <w:rFonts w:ascii="Trebuchet MS" w:hAnsi="Trebuchet MS"/>
            <w:noProof/>
          </w:rPr>
          <w:delText>ear</w:delText>
        </w:r>
      </w:del>
      <w:ins w:id="258" w:author="Author">
        <w:r w:rsidRPr="00561DF9">
          <w:rPr>
            <w:rFonts w:ascii="Trebuchet MS" w:hAnsi="Trebuchet MS"/>
            <w:noProof/>
          </w:rPr>
          <w:t>earlobe</w:t>
        </w:r>
      </w:ins>
      <w:r w:rsidRPr="00561DF9">
        <w:rPr>
          <w:rFonts w:ascii="Trebuchet MS" w:hAnsi="Trebuchet MS"/>
          <w:noProof/>
        </w:rPr>
        <w:t xml:space="preserve"> of the one cleansing himself and </w:t>
      </w:r>
      <w:del w:id="259" w:author="Author">
        <w:r w:rsidRPr="00561DF9">
          <w:rPr>
            <w:rFonts w:ascii="Trebuchet MS" w:hAnsi="Trebuchet MS"/>
            <w:noProof/>
          </w:rPr>
          <w:delText>upon</w:delText>
        </w:r>
      </w:del>
      <w:ins w:id="260" w:author="Author">
        <w:r w:rsidRPr="00561DF9">
          <w:rPr>
            <w:rFonts w:ascii="Trebuchet MS" w:hAnsi="Trebuchet MS"/>
            <w:noProof/>
          </w:rPr>
          <w:t>on</w:t>
        </w:r>
      </w:ins>
      <w:r w:rsidRPr="00561DF9">
        <w:rPr>
          <w:rFonts w:ascii="Trebuchet MS" w:hAnsi="Trebuchet MS"/>
          <w:noProof/>
        </w:rPr>
        <w:t xml:space="preserve"> the thumb of his right hand and </w:t>
      </w:r>
      <w:del w:id="261" w:author="Author">
        <w:r w:rsidRPr="00561DF9">
          <w:rPr>
            <w:rFonts w:ascii="Trebuchet MS" w:hAnsi="Trebuchet MS"/>
            <w:noProof/>
          </w:rPr>
          <w:delText>upon</w:delText>
        </w:r>
      </w:del>
      <w:ins w:id="262" w:author="Author">
        <w:r w:rsidRPr="00561DF9">
          <w:rPr>
            <w:rFonts w:ascii="Trebuchet MS" w:hAnsi="Trebuchet MS"/>
            <w:noProof/>
          </w:rPr>
          <w:t>on</w:t>
        </w:r>
      </w:ins>
      <w:r w:rsidRPr="00561DF9">
        <w:rPr>
          <w:rFonts w:ascii="Trebuchet MS" w:hAnsi="Trebuchet MS"/>
          <w:noProof/>
        </w:rPr>
        <w:t xml:space="preserve"> the big toe of his right foot </w:t>
      </w:r>
      <w:del w:id="263" w:author="Author">
        <w:r w:rsidRPr="00561DF9">
          <w:rPr>
            <w:rFonts w:ascii="Trebuchet MS" w:hAnsi="Trebuchet MS"/>
            <w:noProof/>
          </w:rPr>
          <w:delText>over</w:delText>
        </w:r>
      </w:del>
      <w:ins w:id="264" w:author="Author">
        <w:r w:rsidRPr="00561DF9">
          <w:rPr>
            <w:rFonts w:ascii="Trebuchet MS" w:hAnsi="Trebuchet MS"/>
            <w:noProof/>
          </w:rPr>
          <w:t>on</w:t>
        </w:r>
      </w:ins>
      <w:r w:rsidRPr="00561DF9">
        <w:rPr>
          <w:rFonts w:ascii="Trebuchet MS" w:hAnsi="Trebuchet MS"/>
          <w:noProof/>
        </w:rPr>
        <w:t xml:space="preserve"> the </w:t>
      </w:r>
      <w:del w:id="265" w:author="Author">
        <w:r w:rsidRPr="00561DF9">
          <w:rPr>
            <w:rFonts w:ascii="Trebuchet MS" w:hAnsi="Trebuchet MS"/>
            <w:noProof/>
          </w:rPr>
          <w:delText>place of</w:delText>
        </w:r>
      </w:del>
      <w:ins w:id="266" w:author="Author">
        <w:r w:rsidRPr="00561DF9">
          <w:rPr>
            <w:rFonts w:ascii="Trebuchet MS" w:hAnsi="Trebuchet MS"/>
            <w:noProof/>
          </w:rPr>
          <w:t>same places that he put</w:t>
        </w:r>
      </w:ins>
      <w:r w:rsidRPr="00561DF9">
        <w:rPr>
          <w:rFonts w:ascii="Trebuchet MS" w:hAnsi="Trebuchet MS"/>
          <w:noProof/>
        </w:rPr>
        <w:t xml:space="preserve"> the blood of the guilt offering. </w:t>
      </w:r>
      <w:r w:rsidRPr="00561DF9">
        <w:rPr>
          <w:rFonts w:ascii="Trebuchet MS" w:hAnsi="Trebuchet MS"/>
          <w:b/>
          <w:noProof/>
        </w:rPr>
        <w:t xml:space="preserve">14:29 </w:t>
      </w:r>
      <w:del w:id="267" w:author="Author">
        <w:r w:rsidRPr="00561DF9">
          <w:rPr>
            <w:rFonts w:ascii="Trebuchet MS" w:hAnsi="Trebuchet MS"/>
            <w:noProof/>
          </w:rPr>
          <w:delText xml:space="preserve">And </w:delText>
        </w:r>
      </w:del>
      <w:ins w:id="268" w:author="Author">
        <w:r w:rsidRPr="00561DF9">
          <w:rPr>
            <w:rFonts w:ascii="Trebuchet MS" w:hAnsi="Trebuchet MS"/>
            <w:noProof/>
          </w:rPr>
          <w:t xml:space="preserve">The priest will then put </w:t>
        </w:r>
      </w:ins>
      <w:r w:rsidRPr="00561DF9">
        <w:rPr>
          <w:rFonts w:ascii="Trebuchet MS" w:hAnsi="Trebuchet MS"/>
          <w:noProof/>
        </w:rPr>
        <w:t xml:space="preserve">what is left over of the oil </w:t>
      </w:r>
      <w:del w:id="269" w:author="Author">
        <w:r w:rsidRPr="00561DF9">
          <w:rPr>
            <w:rFonts w:ascii="Trebuchet MS" w:hAnsi="Trebuchet MS"/>
            <w:noProof/>
          </w:rPr>
          <w:delText>that is</w:delText>
        </w:r>
      </w:del>
      <w:ins w:id="270" w:author="Author">
        <w:r w:rsidRPr="00561DF9">
          <w:rPr>
            <w:rFonts w:ascii="Trebuchet MS" w:hAnsi="Trebuchet MS"/>
            <w:noProof/>
          </w:rPr>
          <w:t>in his palm</w:t>
        </w:r>
      </w:ins>
      <w:r w:rsidRPr="00561DF9">
        <w:rPr>
          <w:rFonts w:ascii="Trebuchet MS" w:hAnsi="Trebuchet MS"/>
          <w:noProof/>
        </w:rPr>
        <w:t xml:space="preserve"> on the </w:t>
      </w:r>
      <w:del w:id="271" w:author="Author">
        <w:r w:rsidRPr="00561DF9">
          <w:rPr>
            <w:rFonts w:ascii="Trebuchet MS" w:hAnsi="Trebuchet MS"/>
            <w:noProof/>
          </w:rPr>
          <w:delText xml:space="preserve">priest’s palm he will put upon the </w:delText>
        </w:r>
      </w:del>
      <w:r w:rsidRPr="00561DF9">
        <w:rPr>
          <w:rFonts w:ascii="Trebuchet MS" w:hAnsi="Trebuchet MS"/>
          <w:noProof/>
        </w:rPr>
        <w:t>head of the one cleansing himself</w:t>
      </w:r>
      <w:ins w:id="272" w:author="Author">
        <w:r w:rsidRPr="00561DF9">
          <w:rPr>
            <w:rFonts w:ascii="Trebuchet MS" w:hAnsi="Trebuchet MS"/>
            <w:noProof/>
          </w:rPr>
          <w:t>,</w:t>
        </w:r>
      </w:ins>
      <w:r w:rsidRPr="00561DF9">
        <w:rPr>
          <w:rFonts w:ascii="Trebuchet MS" w:hAnsi="Trebuchet MS"/>
          <w:noProof/>
        </w:rPr>
        <w:t xml:space="preserve"> in order to make atonement for him before Jehovah.</w:t>
      </w:r>
    </w:p>
    <w:p w:rsidR="00E159E4" w:rsidRPr="00561DF9" w:rsidRDefault="00E159E4" w:rsidP="00E159E4">
      <w:pPr>
        <w:rPr>
          <w:rFonts w:ascii="Trebuchet MS" w:hAnsi="Trebuchet MS"/>
          <w:noProof/>
        </w:rPr>
      </w:pPr>
      <w:r w:rsidRPr="00561DF9">
        <w:rPr>
          <w:rFonts w:ascii="Trebuchet MS" w:hAnsi="Trebuchet MS"/>
          <w:b/>
        </w:rPr>
        <w:t xml:space="preserve">14:30 </w:t>
      </w:r>
      <w:r w:rsidRPr="00561DF9">
        <w:rPr>
          <w:rFonts w:ascii="Trebuchet MS" w:hAnsi="Trebuchet MS"/>
          <w:noProof/>
        </w:rPr>
        <w:t>“</w:t>
      </w:r>
      <w:del w:id="273" w:author="Author">
        <w:r w:rsidRPr="00561DF9">
          <w:rPr>
            <w:rFonts w:ascii="Trebuchet MS" w:hAnsi="Trebuchet MS"/>
            <w:noProof/>
          </w:rPr>
          <w:delText>And he must render</w:delText>
        </w:r>
      </w:del>
      <w:ins w:id="274" w:author="Author">
        <w:r w:rsidRPr="00561DF9">
          <w:rPr>
            <w:rFonts w:ascii="Trebuchet MS" w:hAnsi="Trebuchet MS"/>
            <w:noProof/>
          </w:rPr>
          <w:t>He will offer</w:t>
        </w:r>
      </w:ins>
      <w:r w:rsidRPr="00561DF9">
        <w:rPr>
          <w:rFonts w:ascii="Trebuchet MS" w:hAnsi="Trebuchet MS"/>
          <w:noProof/>
        </w:rPr>
        <w:t xml:space="preserve"> up </w:t>
      </w:r>
      <w:del w:id="275" w:author="Author">
        <w:r w:rsidRPr="00561DF9">
          <w:rPr>
            <w:rFonts w:ascii="Trebuchet MS" w:hAnsi="Trebuchet MS"/>
            <w:noProof/>
          </w:rPr>
          <w:delText xml:space="preserve">the </w:delText>
        </w:r>
      </w:del>
      <w:r w:rsidRPr="00561DF9">
        <w:rPr>
          <w:rFonts w:ascii="Trebuchet MS" w:hAnsi="Trebuchet MS"/>
          <w:noProof/>
        </w:rPr>
        <w:t xml:space="preserve">one of the turtledoves or </w:t>
      </w:r>
      <w:ins w:id="276" w:author="Author">
        <w:r w:rsidRPr="00561DF9">
          <w:rPr>
            <w:rFonts w:ascii="Trebuchet MS" w:hAnsi="Trebuchet MS"/>
            <w:noProof/>
          </w:rPr>
          <w:t xml:space="preserve">one </w:t>
        </w:r>
      </w:ins>
      <w:r w:rsidRPr="00561DF9">
        <w:rPr>
          <w:rFonts w:ascii="Trebuchet MS" w:hAnsi="Trebuchet MS"/>
          <w:noProof/>
        </w:rPr>
        <w:t>of the young pigeons</w:t>
      </w:r>
      <w:del w:id="277" w:author="Author">
        <w:r w:rsidRPr="00561DF9">
          <w:rPr>
            <w:rFonts w:ascii="Trebuchet MS" w:hAnsi="Trebuchet MS"/>
            <w:noProof/>
          </w:rPr>
          <w:delText xml:space="preserve"> for which he may have the</w:delText>
        </w:r>
      </w:del>
      <w:ins w:id="278" w:author="Author">
        <w:r w:rsidRPr="00561DF9">
          <w:rPr>
            <w:rFonts w:ascii="Trebuchet MS" w:hAnsi="Trebuchet MS"/>
            <w:noProof/>
          </w:rPr>
          <w:t>, according to his</w:t>
        </w:r>
      </w:ins>
      <w:r w:rsidRPr="00561DF9">
        <w:rPr>
          <w:rFonts w:ascii="Trebuchet MS" w:hAnsi="Trebuchet MS"/>
          <w:noProof/>
        </w:rPr>
        <w:t xml:space="preserve"> means, </w:t>
      </w:r>
      <w:r w:rsidRPr="00561DF9">
        <w:rPr>
          <w:rFonts w:ascii="Trebuchet MS" w:hAnsi="Trebuchet MS"/>
          <w:b/>
          <w:noProof/>
        </w:rPr>
        <w:t xml:space="preserve">14:31 </w:t>
      </w:r>
      <w:r w:rsidRPr="00561DF9">
        <w:rPr>
          <w:rFonts w:ascii="Trebuchet MS" w:hAnsi="Trebuchet MS"/>
          <w:noProof/>
        </w:rPr>
        <w:t xml:space="preserve">the one </w:t>
      </w:r>
      <w:del w:id="279" w:author="Author">
        <w:r w:rsidRPr="00561DF9">
          <w:rPr>
            <w:rFonts w:ascii="Trebuchet MS" w:hAnsi="Trebuchet MS"/>
            <w:noProof/>
          </w:rPr>
          <w:delText xml:space="preserve">of them for which </w:delText>
        </w:r>
      </w:del>
      <w:r w:rsidRPr="00561DF9">
        <w:rPr>
          <w:rFonts w:ascii="Trebuchet MS" w:hAnsi="Trebuchet MS"/>
          <w:noProof/>
        </w:rPr>
        <w:t xml:space="preserve">he </w:t>
      </w:r>
      <w:del w:id="280" w:author="Author">
        <w:r w:rsidRPr="00561DF9">
          <w:rPr>
            <w:rFonts w:ascii="Trebuchet MS" w:hAnsi="Trebuchet MS"/>
            <w:noProof/>
          </w:rPr>
          <w:delText>may have the means</w:delText>
        </w:r>
      </w:del>
      <w:ins w:id="281" w:author="Author">
        <w:r w:rsidRPr="00561DF9">
          <w:rPr>
            <w:rFonts w:ascii="Trebuchet MS" w:hAnsi="Trebuchet MS"/>
            <w:noProof/>
          </w:rPr>
          <w:t>can afford,</w:t>
        </w:r>
      </w:ins>
      <w:r w:rsidRPr="00561DF9">
        <w:rPr>
          <w:rFonts w:ascii="Trebuchet MS" w:hAnsi="Trebuchet MS"/>
          <w:noProof/>
        </w:rPr>
        <w:t xml:space="preserve"> as a sin offering and the other as a burnt offering along with the grain offering; and the priest </w:t>
      </w:r>
      <w:del w:id="282" w:author="Author">
        <w:r w:rsidRPr="00561DF9">
          <w:rPr>
            <w:rFonts w:ascii="Trebuchet MS" w:hAnsi="Trebuchet MS"/>
            <w:noProof/>
          </w:rPr>
          <w:delText>must</w:delText>
        </w:r>
      </w:del>
      <w:ins w:id="283" w:author="Author">
        <w:r w:rsidRPr="00561DF9">
          <w:rPr>
            <w:rFonts w:ascii="Trebuchet MS" w:hAnsi="Trebuchet MS"/>
            <w:noProof/>
          </w:rPr>
          <w:t>will</w:t>
        </w:r>
      </w:ins>
      <w:r w:rsidRPr="00561DF9">
        <w:rPr>
          <w:rFonts w:ascii="Trebuchet MS" w:hAnsi="Trebuchet MS"/>
          <w:noProof/>
        </w:rPr>
        <w:t xml:space="preserve"> make atonement for the one cleansing himself before Jehovah.</w:t>
      </w:r>
    </w:p>
    <w:p w:rsidR="00E159E4" w:rsidRPr="00561DF9" w:rsidRDefault="00E159E4" w:rsidP="00E159E4">
      <w:pPr>
        <w:rPr>
          <w:rFonts w:ascii="Trebuchet MS" w:hAnsi="Trebuchet MS"/>
          <w:noProof/>
        </w:rPr>
      </w:pPr>
      <w:r w:rsidRPr="00561DF9">
        <w:rPr>
          <w:rFonts w:ascii="Trebuchet MS" w:hAnsi="Trebuchet MS"/>
          <w:b/>
        </w:rPr>
        <w:t xml:space="preserve">14:32 </w:t>
      </w:r>
      <w:r w:rsidRPr="00561DF9">
        <w:rPr>
          <w:rFonts w:ascii="Trebuchet MS" w:hAnsi="Trebuchet MS"/>
          <w:noProof/>
        </w:rPr>
        <w:t xml:space="preserve">“This is the law for the one in whom the </w:t>
      </w:r>
      <w:del w:id="284" w:author="Author">
        <w:r w:rsidRPr="00561DF9">
          <w:rPr>
            <w:rFonts w:ascii="Trebuchet MS" w:hAnsi="Trebuchet MS"/>
            <w:noProof/>
          </w:rPr>
          <w:delText>plague</w:delText>
        </w:r>
      </w:del>
      <w:ins w:id="285" w:author="Author">
        <w:r w:rsidRPr="00561DF9">
          <w:rPr>
            <w:rFonts w:ascii="Trebuchet MS" w:hAnsi="Trebuchet MS"/>
            <w:noProof/>
          </w:rPr>
          <w:t>disease</w:t>
        </w:r>
      </w:ins>
      <w:r w:rsidRPr="00561DF9">
        <w:rPr>
          <w:rFonts w:ascii="Trebuchet MS" w:hAnsi="Trebuchet MS"/>
          <w:noProof/>
        </w:rPr>
        <w:t xml:space="preserve"> of leprosy was </w:t>
      </w:r>
      <w:ins w:id="286" w:author="Author">
        <w:r w:rsidRPr="00561DF9">
          <w:rPr>
            <w:rFonts w:ascii="Trebuchet MS" w:hAnsi="Trebuchet MS"/>
            <w:noProof/>
          </w:rPr>
          <w:t xml:space="preserve">but </w:t>
        </w:r>
      </w:ins>
      <w:r w:rsidRPr="00561DF9">
        <w:rPr>
          <w:rFonts w:ascii="Trebuchet MS" w:hAnsi="Trebuchet MS"/>
          <w:noProof/>
        </w:rPr>
        <w:t xml:space="preserve">who </w:t>
      </w:r>
      <w:del w:id="287" w:author="Author">
        <w:r w:rsidRPr="00561DF9">
          <w:rPr>
            <w:rFonts w:ascii="Trebuchet MS" w:hAnsi="Trebuchet MS"/>
            <w:noProof/>
          </w:rPr>
          <w:delText>may</w:delText>
        </w:r>
      </w:del>
      <w:ins w:id="288" w:author="Author">
        <w:r w:rsidRPr="00561DF9">
          <w:rPr>
            <w:rFonts w:ascii="Trebuchet MS" w:hAnsi="Trebuchet MS"/>
            <w:noProof/>
          </w:rPr>
          <w:t>does</w:t>
        </w:r>
      </w:ins>
      <w:r w:rsidRPr="00561DF9">
        <w:rPr>
          <w:rFonts w:ascii="Trebuchet MS" w:hAnsi="Trebuchet MS"/>
          <w:noProof/>
        </w:rPr>
        <w:t xml:space="preserve"> not have the means when establishing his purification.”</w:t>
      </w:r>
    </w:p>
    <w:p w:rsidR="00E159E4" w:rsidRPr="00561DF9" w:rsidRDefault="00E159E4" w:rsidP="00E159E4">
      <w:pPr>
        <w:rPr>
          <w:rFonts w:ascii="Trebuchet MS" w:hAnsi="Trebuchet MS"/>
          <w:noProof/>
        </w:rPr>
      </w:pPr>
      <w:r w:rsidRPr="00561DF9">
        <w:rPr>
          <w:rFonts w:ascii="Trebuchet MS" w:hAnsi="Trebuchet MS"/>
          <w:b/>
        </w:rPr>
        <w:t xml:space="preserve">14:33 </w:t>
      </w:r>
      <w:del w:id="289" w:author="Author">
        <w:r w:rsidRPr="00561DF9">
          <w:rPr>
            <w:rFonts w:ascii="Trebuchet MS" w:hAnsi="Trebuchet MS"/>
            <w:noProof/>
          </w:rPr>
          <w:delText>And</w:delText>
        </w:r>
      </w:del>
      <w:ins w:id="290" w:author="Author">
        <w:r w:rsidRPr="00561DF9">
          <w:rPr>
            <w:rFonts w:ascii="Trebuchet MS" w:hAnsi="Trebuchet MS"/>
            <w:noProof/>
          </w:rPr>
          <w:t>Then</w:t>
        </w:r>
      </w:ins>
      <w:r w:rsidRPr="00561DF9">
        <w:rPr>
          <w:rFonts w:ascii="Trebuchet MS" w:hAnsi="Trebuchet MS"/>
          <w:noProof/>
        </w:rPr>
        <w:t xml:space="preserve"> Jehovah </w:t>
      </w:r>
      <w:del w:id="291" w:author="Author">
        <w:r w:rsidRPr="00561DF9">
          <w:rPr>
            <w:rFonts w:ascii="Trebuchet MS" w:hAnsi="Trebuchet MS"/>
            <w:noProof/>
          </w:rPr>
          <w:delText>proceeded to speak</w:delText>
        </w:r>
      </w:del>
      <w:ins w:id="292" w:author="Author">
        <w:r w:rsidRPr="00561DF9">
          <w:rPr>
            <w:rFonts w:ascii="Trebuchet MS" w:hAnsi="Trebuchet MS"/>
            <w:noProof/>
          </w:rPr>
          <w:t>said</w:t>
        </w:r>
      </w:ins>
      <w:r w:rsidRPr="00561DF9">
        <w:rPr>
          <w:rFonts w:ascii="Trebuchet MS" w:hAnsi="Trebuchet MS"/>
          <w:noProof/>
        </w:rPr>
        <w:t xml:space="preserve"> to Moses and Aaron</w:t>
      </w:r>
      <w:del w:id="293" w:author="Author">
        <w:r w:rsidRPr="00561DF9">
          <w:rPr>
            <w:rFonts w:ascii="Trebuchet MS" w:hAnsi="Trebuchet MS"/>
            <w:noProof/>
          </w:rPr>
          <w:delText>, saying</w:delText>
        </w:r>
      </w:del>
      <w:r w:rsidRPr="00561DF9">
        <w:rPr>
          <w:rFonts w:ascii="Trebuchet MS" w:hAnsi="Trebuchet MS"/>
          <w:noProof/>
        </w:rPr>
        <w:t xml:space="preserve">: </w:t>
      </w:r>
      <w:r w:rsidRPr="00561DF9">
        <w:rPr>
          <w:rFonts w:ascii="Trebuchet MS" w:hAnsi="Trebuchet MS"/>
          <w:b/>
          <w:noProof/>
        </w:rPr>
        <w:t xml:space="preserve">14:34 </w:t>
      </w:r>
      <w:r w:rsidRPr="00561DF9">
        <w:rPr>
          <w:rFonts w:ascii="Trebuchet MS" w:hAnsi="Trebuchet MS"/>
          <w:noProof/>
        </w:rPr>
        <w:t xml:space="preserve">“When </w:t>
      </w:r>
      <w:del w:id="294" w:author="Author">
        <w:r w:rsidRPr="00561DF9">
          <w:rPr>
            <w:rFonts w:ascii="Trebuchet MS" w:hAnsi="Trebuchet MS"/>
            <w:noProof/>
            <w:u w:val="dotted"/>
          </w:rPr>
          <w:delText>YOU</w:delText>
        </w:r>
      </w:del>
      <w:ins w:id="295" w:author="Author">
        <w:r w:rsidRPr="00561DF9">
          <w:rPr>
            <w:rFonts w:ascii="Trebuchet MS" w:hAnsi="Trebuchet MS"/>
            <w:noProof/>
          </w:rPr>
          <w:t>you</w:t>
        </w:r>
      </w:ins>
      <w:r w:rsidRPr="00561DF9">
        <w:rPr>
          <w:rFonts w:ascii="Trebuchet MS" w:hAnsi="Trebuchet MS"/>
          <w:noProof/>
        </w:rPr>
        <w:t xml:space="preserve"> come into the land of Ca′naan, which I am giving </w:t>
      </w:r>
      <w:del w:id="296" w:author="Author">
        <w:r w:rsidRPr="00561DF9">
          <w:rPr>
            <w:rFonts w:ascii="Trebuchet MS" w:hAnsi="Trebuchet MS"/>
            <w:noProof/>
            <w:u w:val="dotted"/>
          </w:rPr>
          <w:delText>YOU</w:delText>
        </w:r>
      </w:del>
      <w:ins w:id="297" w:author="Author">
        <w:r w:rsidRPr="00561DF9">
          <w:rPr>
            <w:rFonts w:ascii="Trebuchet MS" w:hAnsi="Trebuchet MS"/>
            <w:noProof/>
          </w:rPr>
          <w:t>you</w:t>
        </w:r>
      </w:ins>
      <w:r w:rsidRPr="00561DF9">
        <w:rPr>
          <w:rFonts w:ascii="Trebuchet MS" w:hAnsi="Trebuchet MS"/>
          <w:noProof/>
        </w:rPr>
        <w:t xml:space="preserve"> as a possession, and I </w:t>
      </w:r>
      <w:del w:id="298" w:author="Author">
        <w:r w:rsidRPr="00561DF9">
          <w:rPr>
            <w:rFonts w:ascii="Trebuchet MS" w:hAnsi="Trebuchet MS"/>
            <w:noProof/>
          </w:rPr>
          <w:delText>do put</w:delText>
        </w:r>
      </w:del>
      <w:ins w:id="299" w:author="Author">
        <w:r w:rsidRPr="00561DF9">
          <w:rPr>
            <w:rFonts w:ascii="Trebuchet MS" w:hAnsi="Trebuchet MS"/>
            <w:noProof/>
          </w:rPr>
          <w:t>contaminate a house in your land with</w:t>
        </w:r>
      </w:ins>
      <w:r w:rsidRPr="00561DF9">
        <w:rPr>
          <w:rFonts w:ascii="Trebuchet MS" w:hAnsi="Trebuchet MS"/>
          <w:noProof/>
        </w:rPr>
        <w:t xml:space="preserve"> the </w:t>
      </w:r>
      <w:del w:id="300" w:author="Author">
        <w:r w:rsidRPr="00561DF9">
          <w:rPr>
            <w:rFonts w:ascii="Trebuchet MS" w:hAnsi="Trebuchet MS"/>
            <w:noProof/>
          </w:rPr>
          <w:delText>plague</w:delText>
        </w:r>
      </w:del>
      <w:ins w:id="301" w:author="Author">
        <w:r w:rsidRPr="00561DF9">
          <w:rPr>
            <w:rFonts w:ascii="Trebuchet MS" w:hAnsi="Trebuchet MS"/>
            <w:noProof/>
          </w:rPr>
          <w:t>disease</w:t>
        </w:r>
      </w:ins>
      <w:r w:rsidRPr="00561DF9">
        <w:rPr>
          <w:rFonts w:ascii="Trebuchet MS" w:hAnsi="Trebuchet MS"/>
          <w:noProof/>
        </w:rPr>
        <w:t xml:space="preserve"> of leprosy</w:t>
      </w:r>
      <w:del w:id="302" w:author="Author">
        <w:r w:rsidRPr="00561DF9">
          <w:rPr>
            <w:rFonts w:ascii="Trebuchet MS" w:hAnsi="Trebuchet MS"/>
            <w:noProof/>
          </w:rPr>
          <w:delText xml:space="preserve"> in a house of the land of </w:delText>
        </w:r>
        <w:r w:rsidRPr="00561DF9">
          <w:rPr>
            <w:rFonts w:ascii="Trebuchet MS" w:hAnsi="Trebuchet MS"/>
            <w:noProof/>
            <w:u w:val="dotted"/>
          </w:rPr>
          <w:delText>YOUR</w:delText>
        </w:r>
        <w:r w:rsidRPr="00561DF9">
          <w:rPr>
            <w:rFonts w:ascii="Trebuchet MS" w:hAnsi="Trebuchet MS"/>
            <w:noProof/>
          </w:rPr>
          <w:delText xml:space="preserve"> possession</w:delText>
        </w:r>
      </w:del>
      <w:r w:rsidRPr="00561DF9">
        <w:rPr>
          <w:rFonts w:ascii="Trebuchet MS" w:hAnsi="Trebuchet MS"/>
          <w:noProof/>
        </w:rPr>
        <w:t xml:space="preserve">, </w:t>
      </w:r>
      <w:r w:rsidRPr="00561DF9">
        <w:rPr>
          <w:rFonts w:ascii="Trebuchet MS" w:hAnsi="Trebuchet MS"/>
          <w:b/>
          <w:noProof/>
        </w:rPr>
        <w:t xml:space="preserve">14:35 </w:t>
      </w:r>
      <w:r w:rsidRPr="00561DF9">
        <w:rPr>
          <w:rFonts w:ascii="Trebuchet MS" w:hAnsi="Trebuchet MS"/>
          <w:noProof/>
        </w:rPr>
        <w:t xml:space="preserve">the one to whom the house belongs </w:t>
      </w:r>
      <w:del w:id="303" w:author="Author">
        <w:r w:rsidRPr="00561DF9">
          <w:rPr>
            <w:rFonts w:ascii="Trebuchet MS" w:hAnsi="Trebuchet MS"/>
            <w:noProof/>
          </w:rPr>
          <w:delText>must</w:delText>
        </w:r>
      </w:del>
      <w:ins w:id="304" w:author="Author">
        <w:r w:rsidRPr="00561DF9">
          <w:rPr>
            <w:rFonts w:ascii="Trebuchet MS" w:hAnsi="Trebuchet MS"/>
            <w:noProof/>
          </w:rPr>
          <w:t>should</w:t>
        </w:r>
      </w:ins>
      <w:r w:rsidRPr="00561DF9">
        <w:rPr>
          <w:rFonts w:ascii="Trebuchet MS" w:hAnsi="Trebuchet MS"/>
          <w:noProof/>
        </w:rPr>
        <w:t xml:space="preserve"> then come and tell the priest, </w:t>
      </w:r>
      <w:del w:id="305" w:author="Author">
        <w:r w:rsidRPr="00561DF9">
          <w:rPr>
            <w:rFonts w:ascii="Trebuchet MS" w:hAnsi="Trebuchet MS"/>
            <w:noProof/>
          </w:rPr>
          <w:delText>saying, ‘Something like a plague</w:delText>
        </w:r>
      </w:del>
      <w:ins w:id="306" w:author="Author">
        <w:r w:rsidRPr="00561DF9">
          <w:rPr>
            <w:rFonts w:ascii="Trebuchet MS" w:hAnsi="Trebuchet MS"/>
            <w:noProof/>
          </w:rPr>
          <w:t>‘Some kind of contamination</w:t>
        </w:r>
      </w:ins>
      <w:r w:rsidRPr="00561DF9">
        <w:rPr>
          <w:rFonts w:ascii="Trebuchet MS" w:hAnsi="Trebuchet MS"/>
          <w:noProof/>
        </w:rPr>
        <w:t xml:space="preserve"> has appeared </w:t>
      </w:r>
      <w:del w:id="307" w:author="Author">
        <w:r w:rsidRPr="00561DF9">
          <w:rPr>
            <w:rFonts w:ascii="Trebuchet MS" w:hAnsi="Trebuchet MS"/>
            <w:noProof/>
          </w:rPr>
          <w:delText xml:space="preserve">to me </w:delText>
        </w:r>
      </w:del>
      <w:r w:rsidRPr="00561DF9">
        <w:rPr>
          <w:rFonts w:ascii="Trebuchet MS" w:hAnsi="Trebuchet MS"/>
          <w:noProof/>
        </w:rPr>
        <w:t xml:space="preserve">in </w:t>
      </w:r>
      <w:del w:id="308" w:author="Author">
        <w:r w:rsidRPr="00561DF9">
          <w:rPr>
            <w:rFonts w:ascii="Trebuchet MS" w:hAnsi="Trebuchet MS"/>
            <w:noProof/>
          </w:rPr>
          <w:delText>the</w:delText>
        </w:r>
      </w:del>
      <w:ins w:id="309" w:author="Author">
        <w:r w:rsidRPr="00561DF9">
          <w:rPr>
            <w:rFonts w:ascii="Trebuchet MS" w:hAnsi="Trebuchet MS"/>
            <w:noProof/>
          </w:rPr>
          <w:t>my</w:t>
        </w:r>
      </w:ins>
      <w:r w:rsidRPr="00561DF9">
        <w:rPr>
          <w:rFonts w:ascii="Trebuchet MS" w:hAnsi="Trebuchet MS"/>
          <w:noProof/>
        </w:rPr>
        <w:t xml:space="preserve"> house.’ </w:t>
      </w:r>
      <w:r w:rsidRPr="00561DF9">
        <w:rPr>
          <w:rFonts w:ascii="Trebuchet MS" w:hAnsi="Trebuchet MS"/>
          <w:b/>
          <w:noProof/>
        </w:rPr>
        <w:t xml:space="preserve">14:36 </w:t>
      </w:r>
      <w:del w:id="310" w:author="Author">
        <w:r w:rsidRPr="00561DF9">
          <w:rPr>
            <w:rFonts w:ascii="Trebuchet MS" w:hAnsi="Trebuchet MS"/>
            <w:noProof/>
          </w:rPr>
          <w:delText>And the</w:delText>
        </w:r>
      </w:del>
      <w:ins w:id="311" w:author="Author">
        <w:r w:rsidRPr="00561DF9">
          <w:rPr>
            <w:rFonts w:ascii="Trebuchet MS" w:hAnsi="Trebuchet MS"/>
            <w:noProof/>
          </w:rPr>
          <w:t>The</w:t>
        </w:r>
      </w:ins>
      <w:r w:rsidRPr="00561DF9">
        <w:rPr>
          <w:rFonts w:ascii="Trebuchet MS" w:hAnsi="Trebuchet MS"/>
          <w:noProof/>
        </w:rPr>
        <w:t xml:space="preserve"> priest </w:t>
      </w:r>
      <w:del w:id="312" w:author="Author">
        <w:r w:rsidRPr="00561DF9">
          <w:rPr>
            <w:rFonts w:ascii="Trebuchet MS" w:hAnsi="Trebuchet MS"/>
            <w:noProof/>
          </w:rPr>
          <w:delText>must</w:delText>
        </w:r>
      </w:del>
      <w:ins w:id="313" w:author="Author">
        <w:r w:rsidRPr="00561DF9">
          <w:rPr>
            <w:rFonts w:ascii="Trebuchet MS" w:hAnsi="Trebuchet MS"/>
            <w:noProof/>
          </w:rPr>
          <w:t>will</w:t>
        </w:r>
      </w:ins>
      <w:r w:rsidRPr="00561DF9">
        <w:rPr>
          <w:rFonts w:ascii="Trebuchet MS" w:hAnsi="Trebuchet MS"/>
          <w:noProof/>
        </w:rPr>
        <w:t xml:space="preserve"> give orders</w:t>
      </w:r>
      <w:del w:id="314" w:author="Author">
        <w:r w:rsidRPr="00561DF9">
          <w:rPr>
            <w:rFonts w:ascii="Trebuchet MS" w:hAnsi="Trebuchet MS"/>
            <w:noProof/>
          </w:rPr>
          <w:delText>, and they must</w:delText>
        </w:r>
      </w:del>
      <w:r w:rsidRPr="00561DF9">
        <w:rPr>
          <w:rFonts w:ascii="Trebuchet MS" w:hAnsi="Trebuchet MS"/>
          <w:noProof/>
        </w:rPr>
        <w:t xml:space="preserve"> </w:t>
      </w:r>
      <w:ins w:id="315" w:author="Author">
        <w:r w:rsidRPr="00561DF9">
          <w:rPr>
            <w:rFonts w:ascii="Trebuchet MS" w:hAnsi="Trebuchet MS"/>
            <w:noProof/>
          </w:rPr>
          <w:t xml:space="preserve">to </w:t>
        </w:r>
      </w:ins>
      <w:r w:rsidRPr="00561DF9">
        <w:rPr>
          <w:rFonts w:ascii="Trebuchet MS" w:hAnsi="Trebuchet MS"/>
          <w:noProof/>
        </w:rPr>
        <w:t xml:space="preserve">clear out the house before </w:t>
      </w:r>
      <w:del w:id="316" w:author="Author">
        <w:r w:rsidRPr="00561DF9">
          <w:rPr>
            <w:rFonts w:ascii="Trebuchet MS" w:hAnsi="Trebuchet MS"/>
            <w:noProof/>
          </w:rPr>
          <w:delText>the priest may come</w:delText>
        </w:r>
      </w:del>
      <w:ins w:id="317" w:author="Author">
        <w:r w:rsidRPr="00561DF9">
          <w:rPr>
            <w:rFonts w:ascii="Trebuchet MS" w:hAnsi="Trebuchet MS"/>
            <w:noProof/>
          </w:rPr>
          <w:t>he comes to examine the contamination,</w:t>
        </w:r>
      </w:ins>
      <w:r w:rsidRPr="00561DF9">
        <w:rPr>
          <w:rFonts w:ascii="Trebuchet MS" w:hAnsi="Trebuchet MS"/>
          <w:noProof/>
        </w:rPr>
        <w:t xml:space="preserve"> in </w:t>
      </w:r>
      <w:del w:id="318" w:author="Author">
        <w:r w:rsidRPr="00561DF9">
          <w:rPr>
            <w:rFonts w:ascii="Trebuchet MS" w:hAnsi="Trebuchet MS"/>
            <w:noProof/>
          </w:rPr>
          <w:delText>to see the plague,</w:delText>
        </w:r>
      </w:del>
      <w:ins w:id="319" w:author="Author">
        <w:r w:rsidRPr="00561DF9">
          <w:rPr>
            <w:rFonts w:ascii="Trebuchet MS" w:hAnsi="Trebuchet MS"/>
            <w:noProof/>
          </w:rPr>
          <w:t>order</w:t>
        </w:r>
      </w:ins>
      <w:r w:rsidRPr="00561DF9">
        <w:rPr>
          <w:rFonts w:ascii="Trebuchet MS" w:hAnsi="Trebuchet MS"/>
          <w:noProof/>
        </w:rPr>
        <w:t xml:space="preserve"> that he may not declare </w:t>
      </w:r>
      <w:del w:id="320" w:author="Author">
        <w:r w:rsidRPr="00561DF9">
          <w:rPr>
            <w:rFonts w:ascii="Trebuchet MS" w:hAnsi="Trebuchet MS"/>
            <w:noProof/>
          </w:rPr>
          <w:delText xml:space="preserve">unclean </w:delText>
        </w:r>
      </w:del>
      <w:r w:rsidRPr="00561DF9">
        <w:rPr>
          <w:rFonts w:ascii="Trebuchet MS" w:hAnsi="Trebuchet MS"/>
          <w:noProof/>
        </w:rPr>
        <w:t>everything that is in the house</w:t>
      </w:r>
      <w:ins w:id="321" w:author="Author">
        <w:r w:rsidRPr="00561DF9">
          <w:rPr>
            <w:rFonts w:ascii="Trebuchet MS" w:hAnsi="Trebuchet MS"/>
            <w:noProof/>
          </w:rPr>
          <w:t xml:space="preserve"> unclean</w:t>
        </w:r>
      </w:ins>
      <w:r w:rsidRPr="00561DF9">
        <w:rPr>
          <w:rFonts w:ascii="Trebuchet MS" w:hAnsi="Trebuchet MS"/>
          <w:noProof/>
        </w:rPr>
        <w:t xml:space="preserve">; and after that the priest will come in to </w:t>
      </w:r>
      <w:del w:id="322" w:author="Author">
        <w:r w:rsidRPr="00561DF9">
          <w:rPr>
            <w:rFonts w:ascii="Trebuchet MS" w:hAnsi="Trebuchet MS"/>
            <w:noProof/>
          </w:rPr>
          <w:delText>see</w:delText>
        </w:r>
      </w:del>
      <w:ins w:id="323" w:author="Author">
        <w:r w:rsidRPr="00561DF9">
          <w:rPr>
            <w:rFonts w:ascii="Trebuchet MS" w:hAnsi="Trebuchet MS"/>
            <w:noProof/>
          </w:rPr>
          <w:t>inspect</w:t>
        </w:r>
      </w:ins>
      <w:r w:rsidRPr="00561DF9">
        <w:rPr>
          <w:rFonts w:ascii="Trebuchet MS" w:hAnsi="Trebuchet MS"/>
          <w:noProof/>
        </w:rPr>
        <w:t xml:space="preserve"> the house. </w:t>
      </w:r>
      <w:r w:rsidRPr="00561DF9">
        <w:rPr>
          <w:rFonts w:ascii="Trebuchet MS" w:hAnsi="Trebuchet MS"/>
          <w:b/>
          <w:noProof/>
        </w:rPr>
        <w:t xml:space="preserve">14:37 </w:t>
      </w:r>
      <w:del w:id="324" w:author="Author">
        <w:r w:rsidRPr="00561DF9">
          <w:rPr>
            <w:rFonts w:ascii="Trebuchet MS" w:hAnsi="Trebuchet MS"/>
            <w:noProof/>
          </w:rPr>
          <w:delText>When he has seen</w:delText>
        </w:r>
      </w:del>
      <w:ins w:id="325" w:author="Author">
        <w:r w:rsidRPr="00561DF9">
          <w:rPr>
            <w:rFonts w:ascii="Trebuchet MS" w:hAnsi="Trebuchet MS"/>
            <w:noProof/>
          </w:rPr>
          <w:t>He will examine</w:t>
        </w:r>
      </w:ins>
      <w:r w:rsidRPr="00561DF9">
        <w:rPr>
          <w:rFonts w:ascii="Trebuchet MS" w:hAnsi="Trebuchet MS"/>
          <w:noProof/>
        </w:rPr>
        <w:t xml:space="preserve"> the </w:t>
      </w:r>
      <w:del w:id="326" w:author="Author">
        <w:r w:rsidRPr="00561DF9">
          <w:rPr>
            <w:rFonts w:ascii="Trebuchet MS" w:hAnsi="Trebuchet MS"/>
            <w:noProof/>
          </w:rPr>
          <w:delText xml:space="preserve">plague, then </w:delText>
        </w:r>
      </w:del>
      <w:ins w:id="327" w:author="Author">
        <w:r w:rsidRPr="00561DF9">
          <w:rPr>
            <w:rFonts w:ascii="Trebuchet MS" w:hAnsi="Trebuchet MS"/>
            <w:noProof/>
          </w:rPr>
          <w:t xml:space="preserve">affected area, and </w:t>
        </w:r>
      </w:ins>
      <w:r w:rsidRPr="00561DF9">
        <w:rPr>
          <w:rFonts w:ascii="Trebuchet MS" w:hAnsi="Trebuchet MS"/>
          <w:noProof/>
        </w:rPr>
        <w:t xml:space="preserve">if the </w:t>
      </w:r>
      <w:del w:id="328" w:author="Author">
        <w:r w:rsidRPr="00561DF9">
          <w:rPr>
            <w:rFonts w:ascii="Trebuchet MS" w:hAnsi="Trebuchet MS"/>
            <w:noProof/>
          </w:rPr>
          <w:delText xml:space="preserve">plague is in the </w:delText>
        </w:r>
      </w:del>
      <w:r w:rsidRPr="00561DF9">
        <w:rPr>
          <w:rFonts w:ascii="Trebuchet MS" w:hAnsi="Trebuchet MS"/>
          <w:noProof/>
        </w:rPr>
        <w:t>walls of the house</w:t>
      </w:r>
      <w:del w:id="329" w:author="Author">
        <w:r w:rsidRPr="00561DF9">
          <w:rPr>
            <w:rFonts w:ascii="Trebuchet MS" w:hAnsi="Trebuchet MS"/>
            <w:noProof/>
          </w:rPr>
          <w:delText>,</w:delText>
        </w:r>
      </w:del>
      <w:ins w:id="330" w:author="Author">
        <w:r w:rsidRPr="00561DF9">
          <w:rPr>
            <w:rFonts w:ascii="Trebuchet MS" w:hAnsi="Trebuchet MS"/>
            <w:noProof/>
          </w:rPr>
          <w:t xml:space="preserve"> are contaminated</w:t>
        </w:r>
      </w:ins>
      <w:r w:rsidRPr="00561DF9">
        <w:rPr>
          <w:rFonts w:ascii="Trebuchet MS" w:hAnsi="Trebuchet MS"/>
          <w:noProof/>
        </w:rPr>
        <w:t xml:space="preserve"> with yellowish-green or reddish depressions</w:t>
      </w:r>
      <w:del w:id="331" w:author="Author">
        <w:r w:rsidRPr="00561DF9">
          <w:rPr>
            <w:rFonts w:ascii="Trebuchet MS" w:hAnsi="Trebuchet MS"/>
            <w:noProof/>
          </w:rPr>
          <w:delText>,</w:delText>
        </w:r>
      </w:del>
      <w:r w:rsidRPr="00561DF9">
        <w:rPr>
          <w:rFonts w:ascii="Trebuchet MS" w:hAnsi="Trebuchet MS"/>
          <w:noProof/>
        </w:rPr>
        <w:t xml:space="preserve"> and </w:t>
      </w:r>
      <w:del w:id="332" w:author="Author">
        <w:r w:rsidRPr="00561DF9">
          <w:rPr>
            <w:rFonts w:ascii="Trebuchet MS" w:hAnsi="Trebuchet MS"/>
            <w:noProof/>
          </w:rPr>
          <w:delText>their appearance is lower</w:delText>
        </w:r>
      </w:del>
      <w:ins w:id="333" w:author="Author">
        <w:r w:rsidRPr="00561DF9">
          <w:rPr>
            <w:rFonts w:ascii="Trebuchet MS" w:hAnsi="Trebuchet MS"/>
            <w:noProof/>
          </w:rPr>
          <w:t>they appear to be deeper</w:t>
        </w:r>
      </w:ins>
      <w:r w:rsidRPr="00561DF9">
        <w:rPr>
          <w:rFonts w:ascii="Trebuchet MS" w:hAnsi="Trebuchet MS"/>
          <w:noProof/>
        </w:rPr>
        <w:t xml:space="preserve"> than the wall surface, </w:t>
      </w:r>
      <w:r w:rsidRPr="00561DF9">
        <w:rPr>
          <w:rFonts w:ascii="Trebuchet MS" w:hAnsi="Trebuchet MS"/>
          <w:b/>
          <w:noProof/>
        </w:rPr>
        <w:t xml:space="preserve">14:38 </w:t>
      </w:r>
      <w:r w:rsidRPr="00561DF9">
        <w:rPr>
          <w:rFonts w:ascii="Trebuchet MS" w:hAnsi="Trebuchet MS"/>
          <w:noProof/>
        </w:rPr>
        <w:t xml:space="preserve">the priest </w:t>
      </w:r>
      <w:del w:id="334" w:author="Author">
        <w:r w:rsidRPr="00561DF9">
          <w:rPr>
            <w:rFonts w:ascii="Trebuchet MS" w:hAnsi="Trebuchet MS"/>
            <w:noProof/>
          </w:rPr>
          <w:delText>must</w:delText>
        </w:r>
      </w:del>
      <w:ins w:id="335" w:author="Author">
        <w:r w:rsidRPr="00561DF9">
          <w:rPr>
            <w:rFonts w:ascii="Trebuchet MS" w:hAnsi="Trebuchet MS"/>
            <w:noProof/>
          </w:rPr>
          <w:t>will</w:t>
        </w:r>
      </w:ins>
      <w:r w:rsidRPr="00561DF9">
        <w:rPr>
          <w:rFonts w:ascii="Trebuchet MS" w:hAnsi="Trebuchet MS"/>
          <w:noProof/>
        </w:rPr>
        <w:t xml:space="preserve"> then go out of the house to the </w:t>
      </w:r>
      <w:del w:id="336" w:author="Author">
        <w:r w:rsidRPr="00561DF9">
          <w:rPr>
            <w:rFonts w:ascii="Trebuchet MS" w:hAnsi="Trebuchet MS"/>
            <w:noProof/>
          </w:rPr>
          <w:delText>entrance</w:delText>
        </w:r>
      </w:del>
      <w:ins w:id="337" w:author="Author">
        <w:r w:rsidRPr="00561DF9">
          <w:rPr>
            <w:rFonts w:ascii="Trebuchet MS" w:hAnsi="Trebuchet MS"/>
            <w:noProof/>
          </w:rPr>
          <w:t>entryway</w:t>
        </w:r>
      </w:ins>
      <w:r w:rsidRPr="00561DF9">
        <w:rPr>
          <w:rFonts w:ascii="Trebuchet MS" w:hAnsi="Trebuchet MS"/>
          <w:noProof/>
        </w:rPr>
        <w:t xml:space="preserve"> of the house and </w:t>
      </w:r>
      <w:del w:id="338" w:author="Author">
        <w:r w:rsidRPr="00561DF9">
          <w:rPr>
            <w:rFonts w:ascii="Trebuchet MS" w:hAnsi="Trebuchet MS"/>
            <w:noProof/>
          </w:rPr>
          <w:delText xml:space="preserve">he must </w:delText>
        </w:r>
      </w:del>
      <w:r w:rsidRPr="00561DF9">
        <w:rPr>
          <w:rFonts w:ascii="Trebuchet MS" w:hAnsi="Trebuchet MS"/>
          <w:noProof/>
        </w:rPr>
        <w:t xml:space="preserve">quarantine the house </w:t>
      </w:r>
      <w:ins w:id="339" w:author="Author">
        <w:r w:rsidRPr="00561DF9">
          <w:rPr>
            <w:rFonts w:ascii="Trebuchet MS" w:hAnsi="Trebuchet MS"/>
            <w:noProof/>
          </w:rPr>
          <w:t xml:space="preserve">for </w:t>
        </w:r>
      </w:ins>
      <w:r w:rsidRPr="00561DF9">
        <w:rPr>
          <w:rFonts w:ascii="Trebuchet MS" w:hAnsi="Trebuchet MS"/>
          <w:noProof/>
        </w:rPr>
        <w:t>seven days.</w:t>
      </w:r>
    </w:p>
    <w:p w:rsidR="00E159E4" w:rsidRPr="00561DF9" w:rsidRDefault="00E159E4" w:rsidP="00E159E4">
      <w:pPr>
        <w:rPr>
          <w:rFonts w:ascii="Trebuchet MS" w:hAnsi="Trebuchet MS"/>
          <w:noProof/>
        </w:rPr>
      </w:pPr>
      <w:r w:rsidRPr="00561DF9">
        <w:rPr>
          <w:rFonts w:ascii="Trebuchet MS" w:hAnsi="Trebuchet MS"/>
          <w:b/>
        </w:rPr>
        <w:t xml:space="preserve">14:39 </w:t>
      </w:r>
      <w:r w:rsidRPr="00561DF9">
        <w:rPr>
          <w:rFonts w:ascii="Trebuchet MS" w:hAnsi="Trebuchet MS"/>
          <w:noProof/>
        </w:rPr>
        <w:t>“</w:t>
      </w:r>
      <w:del w:id="340" w:author="Author">
        <w:r w:rsidRPr="00561DF9">
          <w:rPr>
            <w:rFonts w:ascii="Trebuchet MS" w:hAnsi="Trebuchet MS"/>
            <w:noProof/>
          </w:rPr>
          <w:delText>And</w:delText>
        </w:r>
      </w:del>
      <w:ins w:id="341" w:author="Author">
        <w:r w:rsidRPr="00561DF9">
          <w:rPr>
            <w:rFonts w:ascii="Trebuchet MS" w:hAnsi="Trebuchet MS"/>
            <w:noProof/>
          </w:rPr>
          <w:t>Then</w:t>
        </w:r>
      </w:ins>
      <w:r w:rsidRPr="00561DF9">
        <w:rPr>
          <w:rFonts w:ascii="Trebuchet MS" w:hAnsi="Trebuchet MS"/>
          <w:noProof/>
        </w:rPr>
        <w:t xml:space="preserve"> the priest </w:t>
      </w:r>
      <w:del w:id="342" w:author="Author">
        <w:r w:rsidRPr="00561DF9">
          <w:rPr>
            <w:rFonts w:ascii="Trebuchet MS" w:hAnsi="Trebuchet MS"/>
            <w:noProof/>
          </w:rPr>
          <w:delText>must</w:delText>
        </w:r>
      </w:del>
      <w:ins w:id="343" w:author="Author">
        <w:r w:rsidRPr="00561DF9">
          <w:rPr>
            <w:rFonts w:ascii="Trebuchet MS" w:hAnsi="Trebuchet MS"/>
            <w:noProof/>
          </w:rPr>
          <w:t>will</w:t>
        </w:r>
      </w:ins>
      <w:r w:rsidRPr="00561DF9">
        <w:rPr>
          <w:rFonts w:ascii="Trebuchet MS" w:hAnsi="Trebuchet MS"/>
          <w:noProof/>
        </w:rPr>
        <w:t xml:space="preserve"> return on the seventh day and </w:t>
      </w:r>
      <w:del w:id="344" w:author="Author">
        <w:r w:rsidRPr="00561DF9">
          <w:rPr>
            <w:rFonts w:ascii="Trebuchet MS" w:hAnsi="Trebuchet MS"/>
            <w:noProof/>
          </w:rPr>
          <w:delText>must take a look; and if</w:delText>
        </w:r>
      </w:del>
      <w:ins w:id="345" w:author="Author">
        <w:r w:rsidRPr="00561DF9">
          <w:rPr>
            <w:rFonts w:ascii="Trebuchet MS" w:hAnsi="Trebuchet MS"/>
            <w:noProof/>
          </w:rPr>
          <w:t>make an inspection. If</w:t>
        </w:r>
      </w:ins>
      <w:r w:rsidRPr="00561DF9">
        <w:rPr>
          <w:rFonts w:ascii="Trebuchet MS" w:hAnsi="Trebuchet MS"/>
          <w:noProof/>
        </w:rPr>
        <w:t xml:space="preserve"> the </w:t>
      </w:r>
      <w:del w:id="346" w:author="Author">
        <w:r w:rsidRPr="00561DF9">
          <w:rPr>
            <w:rFonts w:ascii="Trebuchet MS" w:hAnsi="Trebuchet MS"/>
            <w:noProof/>
          </w:rPr>
          <w:delText>plague</w:delText>
        </w:r>
      </w:del>
      <w:ins w:id="347" w:author="Author">
        <w:r w:rsidRPr="00561DF9">
          <w:rPr>
            <w:rFonts w:ascii="Trebuchet MS" w:hAnsi="Trebuchet MS"/>
            <w:noProof/>
          </w:rPr>
          <w:t>contamination</w:t>
        </w:r>
      </w:ins>
      <w:r w:rsidRPr="00561DF9">
        <w:rPr>
          <w:rFonts w:ascii="Trebuchet MS" w:hAnsi="Trebuchet MS"/>
          <w:noProof/>
        </w:rPr>
        <w:t xml:space="preserve"> has spread in the walls of the house, </w:t>
      </w:r>
      <w:r w:rsidRPr="00561DF9">
        <w:rPr>
          <w:rFonts w:ascii="Trebuchet MS" w:hAnsi="Trebuchet MS"/>
          <w:b/>
          <w:noProof/>
        </w:rPr>
        <w:t xml:space="preserve">14:40 </w:t>
      </w:r>
      <w:r w:rsidRPr="00561DF9">
        <w:rPr>
          <w:rFonts w:ascii="Trebuchet MS" w:hAnsi="Trebuchet MS"/>
          <w:noProof/>
        </w:rPr>
        <w:t xml:space="preserve">the priest </w:t>
      </w:r>
      <w:del w:id="348" w:author="Author">
        <w:r w:rsidRPr="00561DF9">
          <w:rPr>
            <w:rFonts w:ascii="Trebuchet MS" w:hAnsi="Trebuchet MS"/>
            <w:noProof/>
          </w:rPr>
          <w:delText>must</w:delText>
        </w:r>
      </w:del>
      <w:ins w:id="349" w:author="Author">
        <w:r w:rsidRPr="00561DF9">
          <w:rPr>
            <w:rFonts w:ascii="Trebuchet MS" w:hAnsi="Trebuchet MS"/>
            <w:noProof/>
          </w:rPr>
          <w:t>will</w:t>
        </w:r>
      </w:ins>
      <w:r w:rsidRPr="00561DF9">
        <w:rPr>
          <w:rFonts w:ascii="Trebuchet MS" w:hAnsi="Trebuchet MS"/>
          <w:noProof/>
        </w:rPr>
        <w:t xml:space="preserve"> then give orders, and </w:t>
      </w:r>
      <w:del w:id="350" w:author="Author">
        <w:r w:rsidRPr="00561DF9">
          <w:rPr>
            <w:rFonts w:ascii="Trebuchet MS" w:hAnsi="Trebuchet MS"/>
            <w:noProof/>
          </w:rPr>
          <w:delText xml:space="preserve">they must tear out </w:delText>
        </w:r>
      </w:del>
      <w:r w:rsidRPr="00561DF9">
        <w:rPr>
          <w:rFonts w:ascii="Trebuchet MS" w:hAnsi="Trebuchet MS"/>
          <w:noProof/>
        </w:rPr>
        <w:t xml:space="preserve">the </w:t>
      </w:r>
      <w:ins w:id="351" w:author="Author">
        <w:r w:rsidRPr="00561DF9">
          <w:rPr>
            <w:rFonts w:ascii="Trebuchet MS" w:hAnsi="Trebuchet MS"/>
            <w:noProof/>
          </w:rPr>
          <w:t xml:space="preserve">contaminated </w:t>
        </w:r>
      </w:ins>
      <w:r w:rsidRPr="00561DF9">
        <w:rPr>
          <w:rFonts w:ascii="Trebuchet MS" w:hAnsi="Trebuchet MS"/>
          <w:noProof/>
        </w:rPr>
        <w:t xml:space="preserve">stones </w:t>
      </w:r>
      <w:del w:id="352" w:author="Author">
        <w:r w:rsidRPr="00561DF9">
          <w:rPr>
            <w:rFonts w:ascii="Trebuchet MS" w:hAnsi="Trebuchet MS"/>
            <w:noProof/>
          </w:rPr>
          <w:delText xml:space="preserve">in which the plague is, </w:delText>
        </w:r>
      </w:del>
      <w:ins w:id="353" w:author="Author">
        <w:r w:rsidRPr="00561DF9">
          <w:rPr>
            <w:rFonts w:ascii="Trebuchet MS" w:hAnsi="Trebuchet MS"/>
            <w:noProof/>
          </w:rPr>
          <w:t xml:space="preserve">must be torn out </w:t>
        </w:r>
      </w:ins>
      <w:r w:rsidRPr="00561DF9">
        <w:rPr>
          <w:rFonts w:ascii="Trebuchet MS" w:hAnsi="Trebuchet MS"/>
          <w:noProof/>
        </w:rPr>
        <w:t xml:space="preserve">and </w:t>
      </w:r>
      <w:del w:id="354" w:author="Author">
        <w:r w:rsidRPr="00561DF9">
          <w:rPr>
            <w:rFonts w:ascii="Trebuchet MS" w:hAnsi="Trebuchet MS"/>
            <w:noProof/>
          </w:rPr>
          <w:delText>they must throw them</w:delText>
        </w:r>
      </w:del>
      <w:ins w:id="355" w:author="Author">
        <w:r w:rsidRPr="00561DF9">
          <w:rPr>
            <w:rFonts w:ascii="Trebuchet MS" w:hAnsi="Trebuchet MS"/>
            <w:noProof/>
          </w:rPr>
          <w:t>thrown</w:t>
        </w:r>
      </w:ins>
      <w:r w:rsidRPr="00561DF9">
        <w:rPr>
          <w:rFonts w:ascii="Trebuchet MS" w:hAnsi="Trebuchet MS"/>
          <w:noProof/>
        </w:rPr>
        <w:t xml:space="preserve"> outside the city into an unclean place. </w:t>
      </w:r>
      <w:r w:rsidRPr="00561DF9">
        <w:rPr>
          <w:rFonts w:ascii="Trebuchet MS" w:hAnsi="Trebuchet MS"/>
          <w:b/>
          <w:noProof/>
        </w:rPr>
        <w:t xml:space="preserve">14:41 </w:t>
      </w:r>
      <w:del w:id="356" w:author="Author">
        <w:r w:rsidRPr="00561DF9">
          <w:rPr>
            <w:rFonts w:ascii="Trebuchet MS" w:hAnsi="Trebuchet MS"/>
            <w:noProof/>
          </w:rPr>
          <w:delText>And</w:delText>
        </w:r>
      </w:del>
      <w:ins w:id="357" w:author="Author">
        <w:r w:rsidRPr="00561DF9">
          <w:rPr>
            <w:rFonts w:ascii="Trebuchet MS" w:hAnsi="Trebuchet MS"/>
            <w:noProof/>
          </w:rPr>
          <w:t>Then</w:t>
        </w:r>
      </w:ins>
      <w:r w:rsidRPr="00561DF9">
        <w:rPr>
          <w:rFonts w:ascii="Trebuchet MS" w:hAnsi="Trebuchet MS"/>
          <w:noProof/>
        </w:rPr>
        <w:t xml:space="preserve"> he </w:t>
      </w:r>
      <w:del w:id="358" w:author="Author">
        <w:r w:rsidRPr="00561DF9">
          <w:rPr>
            <w:rFonts w:ascii="Trebuchet MS" w:hAnsi="Trebuchet MS"/>
            <w:noProof/>
          </w:rPr>
          <w:delText>will</w:delText>
        </w:r>
      </w:del>
      <w:ins w:id="359" w:author="Author">
        <w:r w:rsidRPr="00561DF9">
          <w:rPr>
            <w:rFonts w:ascii="Trebuchet MS" w:hAnsi="Trebuchet MS"/>
            <w:noProof/>
          </w:rPr>
          <w:t>is to</w:t>
        </w:r>
      </w:ins>
      <w:r w:rsidRPr="00561DF9">
        <w:rPr>
          <w:rFonts w:ascii="Trebuchet MS" w:hAnsi="Trebuchet MS"/>
          <w:noProof/>
        </w:rPr>
        <w:t xml:space="preserve"> have the </w:t>
      </w:r>
      <w:ins w:id="360" w:author="Author">
        <w:r w:rsidRPr="00561DF9">
          <w:rPr>
            <w:rFonts w:ascii="Trebuchet MS" w:hAnsi="Trebuchet MS"/>
            <w:noProof/>
          </w:rPr>
          <w:t xml:space="preserve">inside of the </w:t>
        </w:r>
      </w:ins>
      <w:r w:rsidRPr="00561DF9">
        <w:rPr>
          <w:rFonts w:ascii="Trebuchet MS" w:hAnsi="Trebuchet MS"/>
          <w:noProof/>
        </w:rPr>
        <w:t xml:space="preserve">house </w:t>
      </w:r>
      <w:ins w:id="361" w:author="Author">
        <w:r w:rsidRPr="00561DF9">
          <w:rPr>
            <w:rFonts w:ascii="Trebuchet MS" w:hAnsi="Trebuchet MS"/>
            <w:noProof/>
          </w:rPr>
          <w:t xml:space="preserve">thoroughly </w:t>
        </w:r>
      </w:ins>
      <w:r w:rsidRPr="00561DF9">
        <w:rPr>
          <w:rFonts w:ascii="Trebuchet MS" w:hAnsi="Trebuchet MS"/>
          <w:noProof/>
        </w:rPr>
        <w:t>scraped</w:t>
      </w:r>
      <w:del w:id="362" w:author="Author">
        <w:r w:rsidRPr="00561DF9">
          <w:rPr>
            <w:rFonts w:ascii="Trebuchet MS" w:hAnsi="Trebuchet MS"/>
            <w:noProof/>
          </w:rPr>
          <w:delText xml:space="preserve"> off all around inside</w:delText>
        </w:r>
      </w:del>
      <w:r w:rsidRPr="00561DF9">
        <w:rPr>
          <w:rFonts w:ascii="Trebuchet MS" w:hAnsi="Trebuchet MS"/>
          <w:noProof/>
        </w:rPr>
        <w:t xml:space="preserve">, and </w:t>
      </w:r>
      <w:del w:id="363" w:author="Author">
        <w:r w:rsidRPr="00561DF9">
          <w:rPr>
            <w:rFonts w:ascii="Trebuchet MS" w:hAnsi="Trebuchet MS"/>
            <w:noProof/>
          </w:rPr>
          <w:delText xml:space="preserve">they must pour </w:delText>
        </w:r>
      </w:del>
      <w:r w:rsidRPr="00561DF9">
        <w:rPr>
          <w:rFonts w:ascii="Trebuchet MS" w:hAnsi="Trebuchet MS"/>
          <w:noProof/>
        </w:rPr>
        <w:t xml:space="preserve">the </w:t>
      </w:r>
      <w:del w:id="364" w:author="Author">
        <w:r w:rsidRPr="00561DF9">
          <w:rPr>
            <w:rFonts w:ascii="Trebuchet MS" w:hAnsi="Trebuchet MS"/>
            <w:noProof/>
          </w:rPr>
          <w:delText>clay</w:delText>
        </w:r>
      </w:del>
      <w:ins w:id="365" w:author="Author">
        <w:r w:rsidRPr="00561DF9">
          <w:rPr>
            <w:rFonts w:ascii="Trebuchet MS" w:hAnsi="Trebuchet MS"/>
            <w:noProof/>
          </w:rPr>
          <w:t>plaster and</w:t>
        </w:r>
      </w:ins>
      <w:r w:rsidRPr="00561DF9">
        <w:rPr>
          <w:rFonts w:ascii="Trebuchet MS" w:hAnsi="Trebuchet MS"/>
          <w:noProof/>
        </w:rPr>
        <w:t xml:space="preserve"> mortar that </w:t>
      </w:r>
      <w:del w:id="366" w:author="Author">
        <w:r w:rsidRPr="00561DF9">
          <w:rPr>
            <w:rFonts w:ascii="Trebuchet MS" w:hAnsi="Trebuchet MS"/>
            <w:noProof/>
          </w:rPr>
          <w:delText>they cut off</w:delText>
        </w:r>
      </w:del>
      <w:ins w:id="367" w:author="Author">
        <w:r w:rsidRPr="00561DF9">
          <w:rPr>
            <w:rFonts w:ascii="Trebuchet MS" w:hAnsi="Trebuchet MS"/>
            <w:noProof/>
          </w:rPr>
          <w:t>is removed should be discarded</w:t>
        </w:r>
      </w:ins>
      <w:r w:rsidRPr="00561DF9">
        <w:rPr>
          <w:rFonts w:ascii="Trebuchet MS" w:hAnsi="Trebuchet MS"/>
          <w:noProof/>
        </w:rPr>
        <w:t xml:space="preserve"> outside the city </w:t>
      </w:r>
      <w:del w:id="368" w:author="Author">
        <w:r w:rsidRPr="00561DF9">
          <w:rPr>
            <w:rFonts w:ascii="Trebuchet MS" w:hAnsi="Trebuchet MS"/>
            <w:noProof/>
          </w:rPr>
          <w:delText>into</w:delText>
        </w:r>
      </w:del>
      <w:ins w:id="369" w:author="Author">
        <w:r w:rsidRPr="00561DF9">
          <w:rPr>
            <w:rFonts w:ascii="Trebuchet MS" w:hAnsi="Trebuchet MS"/>
            <w:noProof/>
          </w:rPr>
          <w:t>in</w:t>
        </w:r>
      </w:ins>
      <w:r w:rsidRPr="00561DF9">
        <w:rPr>
          <w:rFonts w:ascii="Trebuchet MS" w:hAnsi="Trebuchet MS"/>
          <w:noProof/>
        </w:rPr>
        <w:t xml:space="preserve"> an unclean place. </w:t>
      </w:r>
      <w:r w:rsidRPr="00561DF9">
        <w:rPr>
          <w:rFonts w:ascii="Trebuchet MS" w:hAnsi="Trebuchet MS"/>
          <w:b/>
          <w:noProof/>
        </w:rPr>
        <w:t xml:space="preserve">14:42 </w:t>
      </w:r>
      <w:del w:id="370" w:author="Author">
        <w:r w:rsidRPr="00561DF9">
          <w:rPr>
            <w:rFonts w:ascii="Trebuchet MS" w:hAnsi="Trebuchet MS"/>
            <w:noProof/>
          </w:rPr>
          <w:delText xml:space="preserve">And they must take </w:delText>
        </w:r>
      </w:del>
      <w:ins w:id="371" w:author="Author">
        <w:r w:rsidRPr="00561DF9">
          <w:rPr>
            <w:rFonts w:ascii="Trebuchet MS" w:hAnsi="Trebuchet MS"/>
            <w:noProof/>
          </w:rPr>
          <w:t xml:space="preserve">They will then insert </w:t>
        </w:r>
      </w:ins>
      <w:r w:rsidRPr="00561DF9">
        <w:rPr>
          <w:rFonts w:ascii="Trebuchet MS" w:hAnsi="Trebuchet MS"/>
          <w:noProof/>
        </w:rPr>
        <w:t xml:space="preserve">other stones </w:t>
      </w:r>
      <w:del w:id="372" w:author="Author">
        <w:r w:rsidRPr="00561DF9">
          <w:rPr>
            <w:rFonts w:ascii="Trebuchet MS" w:hAnsi="Trebuchet MS"/>
            <w:noProof/>
          </w:rPr>
          <w:delText xml:space="preserve">and insert them </w:delText>
        </w:r>
      </w:del>
      <w:r w:rsidRPr="00561DF9">
        <w:rPr>
          <w:rFonts w:ascii="Trebuchet MS" w:hAnsi="Trebuchet MS"/>
          <w:noProof/>
        </w:rPr>
        <w:t xml:space="preserve">in the place of the </w:t>
      </w:r>
      <w:del w:id="373" w:author="Author">
        <w:r w:rsidRPr="00561DF9">
          <w:rPr>
            <w:rFonts w:ascii="Trebuchet MS" w:hAnsi="Trebuchet MS"/>
            <w:noProof/>
          </w:rPr>
          <w:delText xml:space="preserve">former </w:delText>
        </w:r>
      </w:del>
      <w:r w:rsidRPr="00561DF9">
        <w:rPr>
          <w:rFonts w:ascii="Trebuchet MS" w:hAnsi="Trebuchet MS"/>
          <w:noProof/>
        </w:rPr>
        <w:t>stones</w:t>
      </w:r>
      <w:del w:id="374" w:author="Author">
        <w:r w:rsidRPr="00561DF9">
          <w:rPr>
            <w:rFonts w:ascii="Trebuchet MS" w:hAnsi="Trebuchet MS"/>
            <w:noProof/>
          </w:rPr>
          <w:delText>;</w:delText>
        </w:r>
      </w:del>
      <w:ins w:id="375" w:author="Author">
        <w:r w:rsidRPr="00561DF9">
          <w:rPr>
            <w:rFonts w:ascii="Trebuchet MS" w:hAnsi="Trebuchet MS"/>
            <w:noProof/>
          </w:rPr>
          <w:t xml:space="preserve"> they removed,</w:t>
        </w:r>
      </w:ins>
      <w:r w:rsidRPr="00561DF9">
        <w:rPr>
          <w:rFonts w:ascii="Trebuchet MS" w:hAnsi="Trebuchet MS"/>
          <w:noProof/>
        </w:rPr>
        <w:t xml:space="preserve"> and he </w:t>
      </w:r>
      <w:del w:id="376" w:author="Author">
        <w:r w:rsidRPr="00561DF9">
          <w:rPr>
            <w:rFonts w:ascii="Trebuchet MS" w:hAnsi="Trebuchet MS"/>
            <w:noProof/>
          </w:rPr>
          <w:delText>will have</w:delText>
        </w:r>
      </w:del>
      <w:ins w:id="377" w:author="Author">
        <w:r w:rsidRPr="00561DF9">
          <w:rPr>
            <w:rFonts w:ascii="Trebuchet MS" w:hAnsi="Trebuchet MS"/>
            <w:noProof/>
          </w:rPr>
          <w:t>should use</w:t>
        </w:r>
      </w:ins>
      <w:r w:rsidRPr="00561DF9">
        <w:rPr>
          <w:rFonts w:ascii="Trebuchet MS" w:hAnsi="Trebuchet MS"/>
          <w:noProof/>
        </w:rPr>
        <w:t xml:space="preserve"> different </w:t>
      </w:r>
      <w:del w:id="378" w:author="Author">
        <w:r w:rsidRPr="00561DF9">
          <w:rPr>
            <w:rFonts w:ascii="Trebuchet MS" w:hAnsi="Trebuchet MS"/>
            <w:noProof/>
          </w:rPr>
          <w:delText xml:space="preserve">clay </w:delText>
        </w:r>
      </w:del>
      <w:r w:rsidRPr="00561DF9">
        <w:rPr>
          <w:rFonts w:ascii="Trebuchet MS" w:hAnsi="Trebuchet MS"/>
          <w:noProof/>
        </w:rPr>
        <w:t xml:space="preserve">mortar </w:t>
      </w:r>
      <w:del w:id="379" w:author="Author">
        <w:r w:rsidRPr="00561DF9">
          <w:rPr>
            <w:rFonts w:ascii="Trebuchet MS" w:hAnsi="Trebuchet MS"/>
            <w:noProof/>
          </w:rPr>
          <w:delText xml:space="preserve">taken, </w:delText>
        </w:r>
      </w:del>
      <w:r w:rsidRPr="00561DF9">
        <w:rPr>
          <w:rFonts w:ascii="Trebuchet MS" w:hAnsi="Trebuchet MS"/>
          <w:noProof/>
        </w:rPr>
        <w:t xml:space="preserve">and </w:t>
      </w:r>
      <w:del w:id="380" w:author="Author">
        <w:r w:rsidRPr="00561DF9">
          <w:rPr>
            <w:rFonts w:ascii="Trebuchet MS" w:hAnsi="Trebuchet MS"/>
            <w:noProof/>
          </w:rPr>
          <w:delText xml:space="preserve">he must </w:delText>
        </w:r>
      </w:del>
      <w:r w:rsidRPr="00561DF9">
        <w:rPr>
          <w:rFonts w:ascii="Trebuchet MS" w:hAnsi="Trebuchet MS"/>
          <w:noProof/>
        </w:rPr>
        <w:t>have the house plastered.</w:t>
      </w:r>
    </w:p>
    <w:p w:rsidR="00E159E4" w:rsidRPr="00561DF9" w:rsidRDefault="00E159E4" w:rsidP="00E159E4">
      <w:pPr>
        <w:rPr>
          <w:rFonts w:ascii="Trebuchet MS" w:hAnsi="Trebuchet MS"/>
          <w:noProof/>
        </w:rPr>
      </w:pPr>
      <w:r w:rsidRPr="00561DF9">
        <w:rPr>
          <w:rFonts w:ascii="Trebuchet MS" w:hAnsi="Trebuchet MS"/>
          <w:b/>
        </w:rPr>
        <w:t xml:space="preserve">14:43 </w:t>
      </w:r>
      <w:r w:rsidRPr="00561DF9">
        <w:rPr>
          <w:rFonts w:ascii="Trebuchet MS" w:hAnsi="Trebuchet MS"/>
          <w:noProof/>
        </w:rPr>
        <w:t xml:space="preserve">“If, though, the </w:t>
      </w:r>
      <w:del w:id="381" w:author="Author">
        <w:r w:rsidRPr="00561DF9">
          <w:rPr>
            <w:rFonts w:ascii="Trebuchet MS" w:hAnsi="Trebuchet MS"/>
            <w:noProof/>
          </w:rPr>
          <w:delText>plague</w:delText>
        </w:r>
      </w:del>
      <w:ins w:id="382" w:author="Author">
        <w:r w:rsidRPr="00561DF9">
          <w:rPr>
            <w:rFonts w:ascii="Trebuchet MS" w:hAnsi="Trebuchet MS"/>
            <w:noProof/>
          </w:rPr>
          <w:t>contamination</w:t>
        </w:r>
      </w:ins>
      <w:r w:rsidRPr="00561DF9">
        <w:rPr>
          <w:rFonts w:ascii="Trebuchet MS" w:hAnsi="Trebuchet MS"/>
          <w:noProof/>
        </w:rPr>
        <w:t xml:space="preserve"> returns and </w:t>
      </w:r>
      <w:del w:id="383" w:author="Author">
        <w:r w:rsidRPr="00561DF9">
          <w:rPr>
            <w:rFonts w:ascii="Trebuchet MS" w:hAnsi="Trebuchet MS"/>
            <w:noProof/>
          </w:rPr>
          <w:delText>it does break</w:delText>
        </w:r>
      </w:del>
      <w:ins w:id="384" w:author="Author">
        <w:r w:rsidRPr="00561DF9">
          <w:rPr>
            <w:rFonts w:ascii="Trebuchet MS" w:hAnsi="Trebuchet MS"/>
            <w:noProof/>
          </w:rPr>
          <w:t>breaks</w:t>
        </w:r>
      </w:ins>
      <w:r w:rsidRPr="00561DF9">
        <w:rPr>
          <w:rFonts w:ascii="Trebuchet MS" w:hAnsi="Trebuchet MS"/>
          <w:noProof/>
        </w:rPr>
        <w:t xml:space="preserve"> out in the house after </w:t>
      </w:r>
      <w:del w:id="385" w:author="Author">
        <w:r w:rsidRPr="00561DF9">
          <w:rPr>
            <w:rFonts w:ascii="Trebuchet MS" w:hAnsi="Trebuchet MS"/>
            <w:noProof/>
          </w:rPr>
          <w:delText xml:space="preserve">having torn out </w:delText>
        </w:r>
      </w:del>
      <w:r w:rsidRPr="00561DF9">
        <w:rPr>
          <w:rFonts w:ascii="Trebuchet MS" w:hAnsi="Trebuchet MS"/>
          <w:noProof/>
        </w:rPr>
        <w:t xml:space="preserve">the stones </w:t>
      </w:r>
      <w:ins w:id="386" w:author="Author">
        <w:r w:rsidRPr="00561DF9">
          <w:rPr>
            <w:rFonts w:ascii="Trebuchet MS" w:hAnsi="Trebuchet MS"/>
            <w:noProof/>
          </w:rPr>
          <w:t xml:space="preserve">were torn out </w:t>
        </w:r>
      </w:ins>
      <w:r w:rsidRPr="00561DF9">
        <w:rPr>
          <w:rFonts w:ascii="Trebuchet MS" w:hAnsi="Trebuchet MS"/>
          <w:noProof/>
        </w:rPr>
        <w:t xml:space="preserve">and </w:t>
      </w:r>
      <w:del w:id="387" w:author="Author">
        <w:r w:rsidRPr="00561DF9">
          <w:rPr>
            <w:rFonts w:ascii="Trebuchet MS" w:hAnsi="Trebuchet MS"/>
            <w:noProof/>
          </w:rPr>
          <w:delText xml:space="preserve">after having cut off </w:delText>
        </w:r>
      </w:del>
      <w:r w:rsidRPr="00561DF9">
        <w:rPr>
          <w:rFonts w:ascii="Trebuchet MS" w:hAnsi="Trebuchet MS"/>
          <w:noProof/>
        </w:rPr>
        <w:t xml:space="preserve">the house </w:t>
      </w:r>
      <w:ins w:id="388" w:author="Author">
        <w:r w:rsidRPr="00561DF9">
          <w:rPr>
            <w:rFonts w:ascii="Trebuchet MS" w:hAnsi="Trebuchet MS"/>
            <w:noProof/>
          </w:rPr>
          <w:t xml:space="preserve">was scraped </w:t>
        </w:r>
      </w:ins>
      <w:r w:rsidRPr="00561DF9">
        <w:rPr>
          <w:rFonts w:ascii="Trebuchet MS" w:hAnsi="Trebuchet MS"/>
          <w:noProof/>
        </w:rPr>
        <w:t xml:space="preserve">and </w:t>
      </w:r>
      <w:del w:id="389" w:author="Author">
        <w:r w:rsidRPr="00561DF9">
          <w:rPr>
            <w:rFonts w:ascii="Trebuchet MS" w:hAnsi="Trebuchet MS"/>
            <w:noProof/>
          </w:rPr>
          <w:delText>plastered it</w:delText>
        </w:r>
      </w:del>
      <w:ins w:id="390" w:author="Author">
        <w:r w:rsidRPr="00561DF9">
          <w:rPr>
            <w:rFonts w:ascii="Trebuchet MS" w:hAnsi="Trebuchet MS"/>
            <w:noProof/>
          </w:rPr>
          <w:t>replastered</w:t>
        </w:r>
      </w:ins>
      <w:r w:rsidRPr="00561DF9">
        <w:rPr>
          <w:rFonts w:ascii="Trebuchet MS" w:hAnsi="Trebuchet MS"/>
          <w:noProof/>
        </w:rPr>
        <w:t xml:space="preserve">, </w:t>
      </w:r>
      <w:r w:rsidRPr="00561DF9">
        <w:rPr>
          <w:rFonts w:ascii="Trebuchet MS" w:hAnsi="Trebuchet MS"/>
          <w:b/>
          <w:noProof/>
        </w:rPr>
        <w:t xml:space="preserve">14:44 </w:t>
      </w:r>
      <w:r w:rsidRPr="00561DF9">
        <w:rPr>
          <w:rFonts w:ascii="Trebuchet MS" w:hAnsi="Trebuchet MS"/>
          <w:noProof/>
        </w:rPr>
        <w:t xml:space="preserve">the priest </w:t>
      </w:r>
      <w:del w:id="391" w:author="Author">
        <w:r w:rsidRPr="00561DF9">
          <w:rPr>
            <w:rFonts w:ascii="Trebuchet MS" w:hAnsi="Trebuchet MS"/>
            <w:noProof/>
          </w:rPr>
          <w:delText>must</w:delText>
        </w:r>
      </w:del>
      <w:ins w:id="392" w:author="Author">
        <w:r w:rsidRPr="00561DF9">
          <w:rPr>
            <w:rFonts w:ascii="Trebuchet MS" w:hAnsi="Trebuchet MS"/>
            <w:noProof/>
          </w:rPr>
          <w:t>will</w:t>
        </w:r>
      </w:ins>
      <w:r w:rsidRPr="00561DF9">
        <w:rPr>
          <w:rFonts w:ascii="Trebuchet MS" w:hAnsi="Trebuchet MS"/>
          <w:noProof/>
        </w:rPr>
        <w:t xml:space="preserve"> then </w:t>
      </w:r>
      <w:del w:id="393" w:author="Author">
        <w:r w:rsidRPr="00561DF9">
          <w:rPr>
            <w:rFonts w:ascii="Trebuchet MS" w:hAnsi="Trebuchet MS"/>
            <w:noProof/>
          </w:rPr>
          <w:delText>come</w:delText>
        </w:r>
      </w:del>
      <w:ins w:id="394" w:author="Author">
        <w:r w:rsidRPr="00561DF9">
          <w:rPr>
            <w:rFonts w:ascii="Trebuchet MS" w:hAnsi="Trebuchet MS"/>
            <w:noProof/>
          </w:rPr>
          <w:t>go</w:t>
        </w:r>
      </w:ins>
      <w:r w:rsidRPr="00561DF9">
        <w:rPr>
          <w:rFonts w:ascii="Trebuchet MS" w:hAnsi="Trebuchet MS"/>
          <w:noProof/>
        </w:rPr>
        <w:t xml:space="preserve"> in and </w:t>
      </w:r>
      <w:del w:id="395" w:author="Author">
        <w:r w:rsidRPr="00561DF9">
          <w:rPr>
            <w:rFonts w:ascii="Trebuchet MS" w:hAnsi="Trebuchet MS"/>
            <w:noProof/>
          </w:rPr>
          <w:delText>take a look; and if</w:delText>
        </w:r>
      </w:del>
      <w:ins w:id="396" w:author="Author">
        <w:r w:rsidRPr="00561DF9">
          <w:rPr>
            <w:rFonts w:ascii="Trebuchet MS" w:hAnsi="Trebuchet MS"/>
            <w:noProof/>
          </w:rPr>
          <w:t>inspect it. If</w:t>
        </w:r>
      </w:ins>
      <w:r w:rsidRPr="00561DF9">
        <w:rPr>
          <w:rFonts w:ascii="Trebuchet MS" w:hAnsi="Trebuchet MS"/>
          <w:noProof/>
        </w:rPr>
        <w:t xml:space="preserve"> the </w:t>
      </w:r>
      <w:del w:id="397" w:author="Author">
        <w:r w:rsidRPr="00561DF9">
          <w:rPr>
            <w:rFonts w:ascii="Trebuchet MS" w:hAnsi="Trebuchet MS"/>
            <w:noProof/>
          </w:rPr>
          <w:delText>plague</w:delText>
        </w:r>
      </w:del>
      <w:ins w:id="398" w:author="Author">
        <w:r w:rsidRPr="00561DF9">
          <w:rPr>
            <w:rFonts w:ascii="Trebuchet MS" w:hAnsi="Trebuchet MS"/>
            <w:noProof/>
          </w:rPr>
          <w:t>contamination</w:t>
        </w:r>
      </w:ins>
      <w:r w:rsidRPr="00561DF9">
        <w:rPr>
          <w:rFonts w:ascii="Trebuchet MS" w:hAnsi="Trebuchet MS"/>
          <w:noProof/>
        </w:rPr>
        <w:t xml:space="preserve"> has spread in the house, it is malignant leprosy in the house. </w:t>
      </w:r>
      <w:del w:id="399" w:author="Author">
        <w:r w:rsidRPr="00561DF9">
          <w:rPr>
            <w:rFonts w:ascii="Trebuchet MS" w:hAnsi="Trebuchet MS"/>
            <w:noProof/>
          </w:rPr>
          <w:delText>It</w:delText>
        </w:r>
      </w:del>
      <w:ins w:id="400" w:author="Author">
        <w:r w:rsidRPr="00561DF9">
          <w:rPr>
            <w:rFonts w:ascii="Trebuchet MS" w:hAnsi="Trebuchet MS"/>
            <w:noProof/>
          </w:rPr>
          <w:t>The house</w:t>
        </w:r>
      </w:ins>
      <w:r w:rsidRPr="00561DF9">
        <w:rPr>
          <w:rFonts w:ascii="Trebuchet MS" w:hAnsi="Trebuchet MS"/>
          <w:noProof/>
        </w:rPr>
        <w:t xml:space="preserve"> is unclean. </w:t>
      </w:r>
      <w:r w:rsidRPr="00561DF9">
        <w:rPr>
          <w:rFonts w:ascii="Trebuchet MS" w:hAnsi="Trebuchet MS"/>
          <w:b/>
          <w:noProof/>
        </w:rPr>
        <w:t xml:space="preserve">14:45 </w:t>
      </w:r>
      <w:del w:id="401" w:author="Author">
        <w:r w:rsidRPr="00561DF9">
          <w:rPr>
            <w:rFonts w:ascii="Trebuchet MS" w:hAnsi="Trebuchet MS"/>
            <w:noProof/>
          </w:rPr>
          <w:delText>And he must</w:delText>
        </w:r>
      </w:del>
      <w:ins w:id="402" w:author="Author">
        <w:r w:rsidRPr="00561DF9">
          <w:rPr>
            <w:rFonts w:ascii="Trebuchet MS" w:hAnsi="Trebuchet MS"/>
            <w:noProof/>
          </w:rPr>
          <w:t>He will then</w:t>
        </w:r>
      </w:ins>
      <w:r w:rsidRPr="00561DF9">
        <w:rPr>
          <w:rFonts w:ascii="Trebuchet MS" w:hAnsi="Trebuchet MS"/>
          <w:noProof/>
        </w:rPr>
        <w:t xml:space="preserve"> have the house pulled down</w:t>
      </w:r>
      <w:del w:id="403" w:author="Author">
        <w:r w:rsidRPr="00561DF9">
          <w:rPr>
            <w:rFonts w:ascii="Trebuchet MS" w:hAnsi="Trebuchet MS"/>
            <w:noProof/>
          </w:rPr>
          <w:delText xml:space="preserve"> with </w:delText>
        </w:r>
      </w:del>
      <w:ins w:id="404" w:author="Author">
        <w:r w:rsidRPr="00561DF9">
          <w:rPr>
            <w:rFonts w:ascii="Trebuchet MS" w:hAnsi="Trebuchet MS"/>
            <w:noProof/>
          </w:rPr>
          <w:t>—</w:t>
        </w:r>
      </w:ins>
      <w:r w:rsidRPr="00561DF9">
        <w:rPr>
          <w:rFonts w:ascii="Trebuchet MS" w:hAnsi="Trebuchet MS"/>
          <w:noProof/>
        </w:rPr>
        <w:t>its stones</w:t>
      </w:r>
      <w:del w:id="405" w:author="Author">
        <w:r w:rsidRPr="00561DF9">
          <w:rPr>
            <w:rFonts w:ascii="Trebuchet MS" w:hAnsi="Trebuchet MS"/>
            <w:noProof/>
          </w:rPr>
          <w:delText xml:space="preserve"> and</w:delText>
        </w:r>
      </w:del>
      <w:ins w:id="406" w:author="Author">
        <w:r w:rsidRPr="00561DF9">
          <w:rPr>
            <w:rFonts w:ascii="Trebuchet MS" w:hAnsi="Trebuchet MS"/>
            <w:noProof/>
          </w:rPr>
          <w:t>,</w:t>
        </w:r>
      </w:ins>
      <w:r w:rsidRPr="00561DF9">
        <w:rPr>
          <w:rFonts w:ascii="Trebuchet MS" w:hAnsi="Trebuchet MS"/>
          <w:noProof/>
        </w:rPr>
        <w:t xml:space="preserve"> its timbers</w:t>
      </w:r>
      <w:ins w:id="407" w:author="Author">
        <w:r w:rsidRPr="00561DF9">
          <w:rPr>
            <w:rFonts w:ascii="Trebuchet MS" w:hAnsi="Trebuchet MS"/>
            <w:noProof/>
          </w:rPr>
          <w:t>,</w:t>
        </w:r>
      </w:ins>
      <w:r w:rsidRPr="00561DF9">
        <w:rPr>
          <w:rFonts w:ascii="Trebuchet MS" w:hAnsi="Trebuchet MS"/>
          <w:noProof/>
        </w:rPr>
        <w:t xml:space="preserve"> and all the </w:t>
      </w:r>
      <w:del w:id="408" w:author="Author">
        <w:r w:rsidRPr="00561DF9">
          <w:rPr>
            <w:rFonts w:ascii="Trebuchet MS" w:hAnsi="Trebuchet MS"/>
            <w:noProof/>
          </w:rPr>
          <w:delText>clay</w:delText>
        </w:r>
      </w:del>
      <w:ins w:id="409" w:author="Author">
        <w:r w:rsidRPr="00561DF9">
          <w:rPr>
            <w:rFonts w:ascii="Trebuchet MS" w:hAnsi="Trebuchet MS"/>
            <w:noProof/>
          </w:rPr>
          <w:t>plaster and</w:t>
        </w:r>
      </w:ins>
      <w:r w:rsidRPr="00561DF9">
        <w:rPr>
          <w:rFonts w:ascii="Trebuchet MS" w:hAnsi="Trebuchet MS"/>
          <w:noProof/>
        </w:rPr>
        <w:t xml:space="preserve"> mortar of the house</w:t>
      </w:r>
      <w:del w:id="410" w:author="Author">
        <w:r w:rsidRPr="00561DF9">
          <w:rPr>
            <w:rFonts w:ascii="Trebuchet MS" w:hAnsi="Trebuchet MS"/>
            <w:noProof/>
          </w:rPr>
          <w:delText xml:space="preserve"> </w:delText>
        </w:r>
      </w:del>
      <w:ins w:id="411" w:author="Author">
        <w:r w:rsidRPr="00561DF9">
          <w:rPr>
            <w:rFonts w:ascii="Trebuchet MS" w:hAnsi="Trebuchet MS"/>
            <w:noProof/>
          </w:rPr>
          <w:t>—</w:t>
        </w:r>
      </w:ins>
      <w:r w:rsidRPr="00561DF9">
        <w:rPr>
          <w:rFonts w:ascii="Trebuchet MS" w:hAnsi="Trebuchet MS"/>
          <w:noProof/>
        </w:rPr>
        <w:t xml:space="preserve">and </w:t>
      </w:r>
      <w:del w:id="412" w:author="Author">
        <w:r w:rsidRPr="00561DF9">
          <w:rPr>
            <w:rFonts w:ascii="Trebuchet MS" w:hAnsi="Trebuchet MS"/>
            <w:noProof/>
          </w:rPr>
          <w:delText xml:space="preserve">must have it </w:delText>
        </w:r>
      </w:del>
      <w:r w:rsidRPr="00561DF9">
        <w:rPr>
          <w:rFonts w:ascii="Trebuchet MS" w:hAnsi="Trebuchet MS"/>
          <w:noProof/>
        </w:rPr>
        <w:t xml:space="preserve">carried </w:t>
      </w:r>
      <w:del w:id="413" w:author="Author">
        <w:r w:rsidRPr="00561DF9">
          <w:rPr>
            <w:rFonts w:ascii="Trebuchet MS" w:hAnsi="Trebuchet MS"/>
            <w:noProof/>
          </w:rPr>
          <w:delText xml:space="preserve">forth </w:delText>
        </w:r>
      </w:del>
      <w:r w:rsidRPr="00561DF9">
        <w:rPr>
          <w:rFonts w:ascii="Trebuchet MS" w:hAnsi="Trebuchet MS"/>
          <w:noProof/>
        </w:rPr>
        <w:t xml:space="preserve">outside the city to an unclean place. </w:t>
      </w:r>
      <w:r w:rsidRPr="00561DF9">
        <w:rPr>
          <w:rFonts w:ascii="Trebuchet MS" w:hAnsi="Trebuchet MS"/>
          <w:b/>
          <w:noProof/>
        </w:rPr>
        <w:t xml:space="preserve">14:46 </w:t>
      </w:r>
      <w:r w:rsidRPr="00561DF9">
        <w:rPr>
          <w:rFonts w:ascii="Trebuchet MS" w:hAnsi="Trebuchet MS"/>
          <w:noProof/>
        </w:rPr>
        <w:t xml:space="preserve">But whoever </w:t>
      </w:r>
      <w:del w:id="414" w:author="Author">
        <w:r w:rsidRPr="00561DF9">
          <w:rPr>
            <w:rFonts w:ascii="Trebuchet MS" w:hAnsi="Trebuchet MS"/>
            <w:noProof/>
          </w:rPr>
          <w:delText>comes into</w:delText>
        </w:r>
      </w:del>
      <w:ins w:id="415" w:author="Author">
        <w:r w:rsidRPr="00561DF9">
          <w:rPr>
            <w:rFonts w:ascii="Trebuchet MS" w:hAnsi="Trebuchet MS"/>
            <w:noProof/>
          </w:rPr>
          <w:t>enters</w:t>
        </w:r>
      </w:ins>
      <w:r w:rsidRPr="00561DF9">
        <w:rPr>
          <w:rFonts w:ascii="Trebuchet MS" w:hAnsi="Trebuchet MS"/>
          <w:noProof/>
        </w:rPr>
        <w:t xml:space="preserve"> the house any of the days </w:t>
      </w:r>
      <w:del w:id="416" w:author="Author">
        <w:r w:rsidRPr="00561DF9">
          <w:rPr>
            <w:rFonts w:ascii="Trebuchet MS" w:hAnsi="Trebuchet MS"/>
            <w:noProof/>
          </w:rPr>
          <w:delText xml:space="preserve">of quarantining </w:delText>
        </w:r>
      </w:del>
      <w:r w:rsidRPr="00561DF9">
        <w:rPr>
          <w:rFonts w:ascii="Trebuchet MS" w:hAnsi="Trebuchet MS"/>
          <w:noProof/>
        </w:rPr>
        <w:t>it</w:t>
      </w:r>
      <w:ins w:id="417" w:author="Author">
        <w:r w:rsidRPr="00561DF9">
          <w:rPr>
            <w:rFonts w:ascii="Trebuchet MS" w:hAnsi="Trebuchet MS"/>
            <w:noProof/>
          </w:rPr>
          <w:t xml:space="preserve"> is quarantined</w:t>
        </w:r>
      </w:ins>
      <w:r w:rsidRPr="00561DF9">
        <w:rPr>
          <w:rFonts w:ascii="Trebuchet MS" w:hAnsi="Trebuchet MS"/>
          <w:noProof/>
        </w:rPr>
        <w:t xml:space="preserve"> will be unclean until the evening; </w:t>
      </w:r>
      <w:r w:rsidRPr="00561DF9">
        <w:rPr>
          <w:rFonts w:ascii="Trebuchet MS" w:hAnsi="Trebuchet MS"/>
          <w:b/>
          <w:noProof/>
        </w:rPr>
        <w:t xml:space="preserve">14:47 </w:t>
      </w:r>
      <w:r w:rsidRPr="00561DF9">
        <w:rPr>
          <w:rFonts w:ascii="Trebuchet MS" w:hAnsi="Trebuchet MS"/>
          <w:noProof/>
        </w:rPr>
        <w:t>and whoever lies down in the house should wash his garments, and whoever eats in the house should wash his garments.</w:t>
      </w:r>
    </w:p>
    <w:p w:rsidR="00E159E4" w:rsidRPr="00561DF9" w:rsidRDefault="00E159E4" w:rsidP="00E159E4">
      <w:pPr>
        <w:rPr>
          <w:rFonts w:ascii="Trebuchet MS" w:hAnsi="Trebuchet MS"/>
          <w:noProof/>
        </w:rPr>
      </w:pPr>
      <w:r w:rsidRPr="00561DF9">
        <w:rPr>
          <w:rFonts w:ascii="Trebuchet MS" w:hAnsi="Trebuchet MS"/>
          <w:b/>
        </w:rPr>
        <w:t xml:space="preserve">14:48 </w:t>
      </w:r>
      <w:r w:rsidRPr="00561DF9">
        <w:rPr>
          <w:rFonts w:ascii="Trebuchet MS" w:hAnsi="Trebuchet MS"/>
          <w:noProof/>
        </w:rPr>
        <w:t xml:space="preserve">“However, if the priest comes </w:t>
      </w:r>
      <w:del w:id="418" w:author="Author">
        <w:r w:rsidRPr="00561DF9">
          <w:rPr>
            <w:rFonts w:ascii="Trebuchet MS" w:hAnsi="Trebuchet MS"/>
            <w:noProof/>
          </w:rPr>
          <w:delText xml:space="preserve">at all </w:delText>
        </w:r>
      </w:del>
      <w:r w:rsidRPr="00561DF9">
        <w:rPr>
          <w:rFonts w:ascii="Trebuchet MS" w:hAnsi="Trebuchet MS"/>
          <w:noProof/>
        </w:rPr>
        <w:t xml:space="preserve">and </w:t>
      </w:r>
      <w:del w:id="419" w:author="Author">
        <w:r w:rsidRPr="00561DF9">
          <w:rPr>
            <w:rFonts w:ascii="Trebuchet MS" w:hAnsi="Trebuchet MS"/>
            <w:noProof/>
          </w:rPr>
          <w:delText>he does take a look, and, there now,</w:delText>
        </w:r>
      </w:del>
      <w:ins w:id="420" w:author="Author">
        <w:r w:rsidRPr="00561DF9">
          <w:rPr>
            <w:rFonts w:ascii="Trebuchet MS" w:hAnsi="Trebuchet MS"/>
            <w:noProof/>
          </w:rPr>
          <w:t>sees that</w:t>
        </w:r>
      </w:ins>
      <w:r w:rsidRPr="00561DF9">
        <w:rPr>
          <w:rFonts w:ascii="Trebuchet MS" w:hAnsi="Trebuchet MS"/>
          <w:noProof/>
        </w:rPr>
        <w:t xml:space="preserve"> the </w:t>
      </w:r>
      <w:del w:id="421" w:author="Author">
        <w:r w:rsidRPr="00561DF9">
          <w:rPr>
            <w:rFonts w:ascii="Trebuchet MS" w:hAnsi="Trebuchet MS"/>
            <w:noProof/>
          </w:rPr>
          <w:delText>plague</w:delText>
        </w:r>
      </w:del>
      <w:ins w:id="422" w:author="Author">
        <w:r w:rsidRPr="00561DF9">
          <w:rPr>
            <w:rFonts w:ascii="Trebuchet MS" w:hAnsi="Trebuchet MS"/>
            <w:noProof/>
          </w:rPr>
          <w:t>contamination</w:t>
        </w:r>
      </w:ins>
      <w:r w:rsidRPr="00561DF9">
        <w:rPr>
          <w:rFonts w:ascii="Trebuchet MS" w:hAnsi="Trebuchet MS"/>
          <w:noProof/>
        </w:rPr>
        <w:t xml:space="preserve"> has not spread in the house after </w:t>
      </w:r>
      <w:del w:id="423" w:author="Author">
        <w:r w:rsidRPr="00561DF9">
          <w:rPr>
            <w:rFonts w:ascii="Trebuchet MS" w:hAnsi="Trebuchet MS"/>
            <w:noProof/>
          </w:rPr>
          <w:delText xml:space="preserve">having plastered </w:delText>
        </w:r>
      </w:del>
      <w:r w:rsidRPr="00561DF9">
        <w:rPr>
          <w:rFonts w:ascii="Trebuchet MS" w:hAnsi="Trebuchet MS"/>
          <w:noProof/>
        </w:rPr>
        <w:t>the house</w:t>
      </w:r>
      <w:ins w:id="424" w:author="Author">
        <w:r w:rsidRPr="00561DF9">
          <w:rPr>
            <w:rFonts w:ascii="Trebuchet MS" w:hAnsi="Trebuchet MS"/>
            <w:noProof/>
          </w:rPr>
          <w:t xml:space="preserve"> was replastered</w:t>
        </w:r>
      </w:ins>
      <w:r w:rsidRPr="00561DF9">
        <w:rPr>
          <w:rFonts w:ascii="Trebuchet MS" w:hAnsi="Trebuchet MS"/>
          <w:noProof/>
        </w:rPr>
        <w:t xml:space="preserve">, the priest </w:t>
      </w:r>
      <w:del w:id="425" w:author="Author">
        <w:r w:rsidRPr="00561DF9">
          <w:rPr>
            <w:rFonts w:ascii="Trebuchet MS" w:hAnsi="Trebuchet MS"/>
            <w:noProof/>
          </w:rPr>
          <w:delText>must</w:delText>
        </w:r>
      </w:del>
      <w:ins w:id="426" w:author="Author">
        <w:r w:rsidRPr="00561DF9">
          <w:rPr>
            <w:rFonts w:ascii="Trebuchet MS" w:hAnsi="Trebuchet MS"/>
            <w:noProof/>
          </w:rPr>
          <w:t>will</w:t>
        </w:r>
      </w:ins>
      <w:r w:rsidRPr="00561DF9">
        <w:rPr>
          <w:rFonts w:ascii="Trebuchet MS" w:hAnsi="Trebuchet MS"/>
          <w:noProof/>
        </w:rPr>
        <w:t xml:space="preserve"> then </w:t>
      </w:r>
      <w:del w:id="427" w:author="Author">
        <w:r w:rsidRPr="00561DF9">
          <w:rPr>
            <w:rFonts w:ascii="Trebuchet MS" w:hAnsi="Trebuchet MS"/>
            <w:noProof/>
          </w:rPr>
          <w:delText>pronounce</w:delText>
        </w:r>
      </w:del>
      <w:ins w:id="428" w:author="Author">
        <w:r w:rsidRPr="00561DF9">
          <w:rPr>
            <w:rFonts w:ascii="Trebuchet MS" w:hAnsi="Trebuchet MS"/>
            <w:noProof/>
          </w:rPr>
          <w:t>declare</w:t>
        </w:r>
      </w:ins>
      <w:r w:rsidRPr="00561DF9">
        <w:rPr>
          <w:rFonts w:ascii="Trebuchet MS" w:hAnsi="Trebuchet MS"/>
          <w:noProof/>
        </w:rPr>
        <w:t xml:space="preserve"> the house clean, because the </w:t>
      </w:r>
      <w:del w:id="429" w:author="Author">
        <w:r w:rsidRPr="00561DF9">
          <w:rPr>
            <w:rFonts w:ascii="Trebuchet MS" w:hAnsi="Trebuchet MS"/>
            <w:noProof/>
          </w:rPr>
          <w:delText>plague</w:delText>
        </w:r>
      </w:del>
      <w:ins w:id="430" w:author="Author">
        <w:r w:rsidRPr="00561DF9">
          <w:rPr>
            <w:rFonts w:ascii="Trebuchet MS" w:hAnsi="Trebuchet MS"/>
            <w:noProof/>
          </w:rPr>
          <w:t>contamination</w:t>
        </w:r>
      </w:ins>
      <w:r w:rsidRPr="00561DF9">
        <w:rPr>
          <w:rFonts w:ascii="Trebuchet MS" w:hAnsi="Trebuchet MS"/>
          <w:noProof/>
        </w:rPr>
        <w:t xml:space="preserve"> has been healed. </w:t>
      </w:r>
      <w:r w:rsidRPr="00561DF9">
        <w:rPr>
          <w:rFonts w:ascii="Trebuchet MS" w:hAnsi="Trebuchet MS"/>
          <w:b/>
          <w:noProof/>
        </w:rPr>
        <w:t xml:space="preserve">14:49 </w:t>
      </w:r>
      <w:del w:id="431" w:author="Author">
        <w:r w:rsidRPr="00561DF9">
          <w:rPr>
            <w:rFonts w:ascii="Trebuchet MS" w:hAnsi="Trebuchet MS"/>
            <w:noProof/>
          </w:rPr>
          <w:delText>And</w:delText>
        </w:r>
      </w:del>
      <w:ins w:id="432" w:author="Author">
        <w:r w:rsidRPr="00561DF9">
          <w:rPr>
            <w:rFonts w:ascii="Trebuchet MS" w:hAnsi="Trebuchet MS"/>
            <w:noProof/>
          </w:rPr>
          <w:t>In order</w:t>
        </w:r>
      </w:ins>
      <w:r w:rsidRPr="00561DF9">
        <w:rPr>
          <w:rFonts w:ascii="Trebuchet MS" w:hAnsi="Trebuchet MS"/>
          <w:noProof/>
        </w:rPr>
        <w:t xml:space="preserve"> to purify the house from </w:t>
      </w:r>
      <w:del w:id="433" w:author="Author">
        <w:r w:rsidRPr="00561DF9">
          <w:rPr>
            <w:rFonts w:ascii="Trebuchet MS" w:hAnsi="Trebuchet MS"/>
            <w:noProof/>
          </w:rPr>
          <w:delText>sin</w:delText>
        </w:r>
      </w:del>
      <w:ins w:id="434" w:author="Author">
        <w:r w:rsidRPr="00561DF9">
          <w:rPr>
            <w:rFonts w:ascii="Trebuchet MS" w:hAnsi="Trebuchet MS"/>
            <w:noProof/>
          </w:rPr>
          <w:t>uncleanness,</w:t>
        </w:r>
        <w:r w:rsidRPr="00561DF9">
          <w:rPr>
            <w:rStyle w:val="FootnoteReference"/>
            <w:rFonts w:ascii="Trebuchet MS" w:hAnsi="Trebuchet MS"/>
            <w:noProof/>
          </w:rPr>
          <w:footnoteReference w:id="4"/>
        </w:r>
      </w:ins>
      <w:r w:rsidRPr="00561DF9">
        <w:rPr>
          <w:rFonts w:ascii="Trebuchet MS" w:hAnsi="Trebuchet MS"/>
          <w:noProof/>
        </w:rPr>
        <w:t xml:space="preserve"> he </w:t>
      </w:r>
      <w:del w:id="437" w:author="Author">
        <w:r w:rsidRPr="00561DF9">
          <w:rPr>
            <w:rFonts w:ascii="Trebuchet MS" w:hAnsi="Trebuchet MS"/>
            <w:noProof/>
          </w:rPr>
          <w:delText>must</w:delText>
        </w:r>
      </w:del>
      <w:ins w:id="438" w:author="Author">
        <w:r w:rsidRPr="00561DF9">
          <w:rPr>
            <w:rFonts w:ascii="Trebuchet MS" w:hAnsi="Trebuchet MS"/>
            <w:noProof/>
          </w:rPr>
          <w:t>will</w:t>
        </w:r>
      </w:ins>
      <w:r w:rsidRPr="00561DF9">
        <w:rPr>
          <w:rFonts w:ascii="Trebuchet MS" w:hAnsi="Trebuchet MS"/>
          <w:noProof/>
        </w:rPr>
        <w:t xml:space="preserve"> take two birds</w:t>
      </w:r>
      <w:del w:id="439" w:author="Author">
        <w:r w:rsidRPr="00561DF9">
          <w:rPr>
            <w:rFonts w:ascii="Trebuchet MS" w:hAnsi="Trebuchet MS"/>
            <w:noProof/>
          </w:rPr>
          <w:delText xml:space="preserve"> and</w:delText>
        </w:r>
      </w:del>
      <w:ins w:id="440" w:author="Author">
        <w:r w:rsidRPr="00561DF9">
          <w:rPr>
            <w:rFonts w:ascii="Trebuchet MS" w:hAnsi="Trebuchet MS"/>
            <w:noProof/>
          </w:rPr>
          <w:t>,</w:t>
        </w:r>
      </w:ins>
      <w:r w:rsidRPr="00561DF9">
        <w:rPr>
          <w:rFonts w:ascii="Trebuchet MS" w:hAnsi="Trebuchet MS"/>
          <w:noProof/>
        </w:rPr>
        <w:t xml:space="preserve"> cedarwood</w:t>
      </w:r>
      <w:del w:id="441" w:author="Author">
        <w:r w:rsidRPr="00561DF9">
          <w:rPr>
            <w:rFonts w:ascii="Trebuchet MS" w:hAnsi="Trebuchet MS"/>
            <w:noProof/>
          </w:rPr>
          <w:delText xml:space="preserve"> and coccus</w:delText>
        </w:r>
      </w:del>
      <w:ins w:id="442" w:author="Author">
        <w:r w:rsidRPr="00561DF9">
          <w:rPr>
            <w:rFonts w:ascii="Trebuchet MS" w:hAnsi="Trebuchet MS"/>
            <w:noProof/>
          </w:rPr>
          <w:t>,</w:t>
        </w:r>
      </w:ins>
      <w:r w:rsidRPr="00561DF9">
        <w:rPr>
          <w:rFonts w:ascii="Trebuchet MS" w:hAnsi="Trebuchet MS"/>
          <w:noProof/>
        </w:rPr>
        <w:t xml:space="preserve"> scarlet material</w:t>
      </w:r>
      <w:ins w:id="443" w:author="Author">
        <w:r w:rsidRPr="00561DF9">
          <w:rPr>
            <w:rFonts w:ascii="Trebuchet MS" w:hAnsi="Trebuchet MS"/>
            <w:noProof/>
          </w:rPr>
          <w:t>,</w:t>
        </w:r>
      </w:ins>
      <w:r w:rsidRPr="00561DF9">
        <w:rPr>
          <w:rFonts w:ascii="Trebuchet MS" w:hAnsi="Trebuchet MS"/>
          <w:noProof/>
        </w:rPr>
        <w:t xml:space="preserve"> and hyssop. </w:t>
      </w:r>
      <w:r w:rsidRPr="00561DF9">
        <w:rPr>
          <w:rFonts w:ascii="Trebuchet MS" w:hAnsi="Trebuchet MS"/>
          <w:b/>
          <w:noProof/>
        </w:rPr>
        <w:t xml:space="preserve">14:50 </w:t>
      </w:r>
      <w:del w:id="444" w:author="Author">
        <w:r w:rsidRPr="00561DF9">
          <w:rPr>
            <w:rFonts w:ascii="Trebuchet MS" w:hAnsi="Trebuchet MS"/>
            <w:noProof/>
          </w:rPr>
          <w:delText>And he must</w:delText>
        </w:r>
      </w:del>
      <w:ins w:id="445" w:author="Author">
        <w:r w:rsidRPr="00561DF9">
          <w:rPr>
            <w:rFonts w:ascii="Trebuchet MS" w:hAnsi="Trebuchet MS"/>
            <w:noProof/>
          </w:rPr>
          <w:t>He is to</w:t>
        </w:r>
      </w:ins>
      <w:r w:rsidRPr="00561DF9">
        <w:rPr>
          <w:rFonts w:ascii="Trebuchet MS" w:hAnsi="Trebuchet MS"/>
          <w:noProof/>
        </w:rPr>
        <w:t xml:space="preserve"> kill the one bird in an earthenware vessel over running water. </w:t>
      </w:r>
      <w:r w:rsidRPr="00561DF9">
        <w:rPr>
          <w:rFonts w:ascii="Trebuchet MS" w:hAnsi="Trebuchet MS"/>
          <w:b/>
          <w:noProof/>
        </w:rPr>
        <w:t xml:space="preserve">14:51 </w:t>
      </w:r>
      <w:del w:id="446" w:author="Author">
        <w:r w:rsidRPr="00561DF9">
          <w:rPr>
            <w:rFonts w:ascii="Trebuchet MS" w:hAnsi="Trebuchet MS"/>
            <w:noProof/>
          </w:rPr>
          <w:delText>And</w:delText>
        </w:r>
      </w:del>
      <w:ins w:id="447" w:author="Author">
        <w:r w:rsidRPr="00561DF9">
          <w:rPr>
            <w:rFonts w:ascii="Trebuchet MS" w:hAnsi="Trebuchet MS"/>
            <w:noProof/>
          </w:rPr>
          <w:t>Then</w:t>
        </w:r>
      </w:ins>
      <w:r w:rsidRPr="00561DF9">
        <w:rPr>
          <w:rFonts w:ascii="Trebuchet MS" w:hAnsi="Trebuchet MS"/>
          <w:noProof/>
        </w:rPr>
        <w:t xml:space="preserve"> he </w:t>
      </w:r>
      <w:del w:id="448" w:author="Author">
        <w:r w:rsidRPr="00561DF9">
          <w:rPr>
            <w:rFonts w:ascii="Trebuchet MS" w:hAnsi="Trebuchet MS"/>
            <w:noProof/>
          </w:rPr>
          <w:delText>must</w:delText>
        </w:r>
      </w:del>
      <w:ins w:id="449" w:author="Author">
        <w:r w:rsidRPr="00561DF9">
          <w:rPr>
            <w:rFonts w:ascii="Trebuchet MS" w:hAnsi="Trebuchet MS"/>
            <w:noProof/>
          </w:rPr>
          <w:t>will</w:t>
        </w:r>
      </w:ins>
      <w:r w:rsidRPr="00561DF9">
        <w:rPr>
          <w:rFonts w:ascii="Trebuchet MS" w:hAnsi="Trebuchet MS"/>
          <w:noProof/>
        </w:rPr>
        <w:t xml:space="preserve"> take the cedarwood</w:t>
      </w:r>
      <w:del w:id="450" w:author="Author">
        <w:r w:rsidRPr="00561DF9">
          <w:rPr>
            <w:rFonts w:ascii="Trebuchet MS" w:hAnsi="Trebuchet MS"/>
            <w:noProof/>
          </w:rPr>
          <w:delText xml:space="preserve"> and</w:delText>
        </w:r>
      </w:del>
      <w:ins w:id="451" w:author="Author">
        <w:r w:rsidRPr="00561DF9">
          <w:rPr>
            <w:rFonts w:ascii="Trebuchet MS" w:hAnsi="Trebuchet MS"/>
            <w:noProof/>
          </w:rPr>
          <w:t>,</w:t>
        </w:r>
      </w:ins>
      <w:r w:rsidRPr="00561DF9">
        <w:rPr>
          <w:rFonts w:ascii="Trebuchet MS" w:hAnsi="Trebuchet MS"/>
          <w:noProof/>
        </w:rPr>
        <w:t xml:space="preserve"> the hyssop</w:t>
      </w:r>
      <w:del w:id="452" w:author="Author">
        <w:r w:rsidRPr="00561DF9">
          <w:rPr>
            <w:rFonts w:ascii="Trebuchet MS" w:hAnsi="Trebuchet MS"/>
            <w:noProof/>
          </w:rPr>
          <w:delText xml:space="preserve"> and</w:delText>
        </w:r>
      </w:del>
      <w:ins w:id="453" w:author="Author">
        <w:r w:rsidRPr="00561DF9">
          <w:rPr>
            <w:rFonts w:ascii="Trebuchet MS" w:hAnsi="Trebuchet MS"/>
            <w:noProof/>
          </w:rPr>
          <w:t>,</w:t>
        </w:r>
      </w:ins>
      <w:r w:rsidRPr="00561DF9">
        <w:rPr>
          <w:rFonts w:ascii="Trebuchet MS" w:hAnsi="Trebuchet MS"/>
          <w:noProof/>
        </w:rPr>
        <w:t xml:space="preserve"> the </w:t>
      </w:r>
      <w:del w:id="454" w:author="Author">
        <w:r w:rsidRPr="00561DF9">
          <w:rPr>
            <w:rFonts w:ascii="Trebuchet MS" w:hAnsi="Trebuchet MS"/>
            <w:noProof/>
          </w:rPr>
          <w:delText xml:space="preserve">coccus </w:delText>
        </w:r>
      </w:del>
      <w:r w:rsidRPr="00561DF9">
        <w:rPr>
          <w:rFonts w:ascii="Trebuchet MS" w:hAnsi="Trebuchet MS"/>
          <w:noProof/>
        </w:rPr>
        <w:t>scarlet material</w:t>
      </w:r>
      <w:ins w:id="455" w:author="Author">
        <w:r w:rsidRPr="00561DF9">
          <w:rPr>
            <w:rFonts w:ascii="Trebuchet MS" w:hAnsi="Trebuchet MS"/>
            <w:noProof/>
          </w:rPr>
          <w:t>,</w:t>
        </w:r>
      </w:ins>
      <w:r w:rsidRPr="00561DF9">
        <w:rPr>
          <w:rFonts w:ascii="Trebuchet MS" w:hAnsi="Trebuchet MS"/>
          <w:noProof/>
        </w:rPr>
        <w:t xml:space="preserve"> and the live bird and dip them in the blood of the bird that was killed and in the running water, and he must spatter it toward the house seven times. </w:t>
      </w:r>
      <w:r w:rsidRPr="00561DF9">
        <w:rPr>
          <w:rFonts w:ascii="Trebuchet MS" w:hAnsi="Trebuchet MS"/>
          <w:b/>
          <w:noProof/>
        </w:rPr>
        <w:t xml:space="preserve">14:52 </w:t>
      </w:r>
      <w:r w:rsidRPr="00561DF9">
        <w:rPr>
          <w:rFonts w:ascii="Trebuchet MS" w:hAnsi="Trebuchet MS"/>
          <w:noProof/>
        </w:rPr>
        <w:t xml:space="preserve">And he </w:t>
      </w:r>
      <w:del w:id="456" w:author="Author">
        <w:r w:rsidRPr="00561DF9">
          <w:rPr>
            <w:rFonts w:ascii="Trebuchet MS" w:hAnsi="Trebuchet MS"/>
            <w:noProof/>
          </w:rPr>
          <w:delText>must</w:delText>
        </w:r>
      </w:del>
      <w:ins w:id="457" w:author="Author">
        <w:r w:rsidRPr="00561DF9">
          <w:rPr>
            <w:rFonts w:ascii="Trebuchet MS" w:hAnsi="Trebuchet MS"/>
            <w:noProof/>
          </w:rPr>
          <w:t>will</w:t>
        </w:r>
      </w:ins>
      <w:r w:rsidRPr="00561DF9">
        <w:rPr>
          <w:rFonts w:ascii="Trebuchet MS" w:hAnsi="Trebuchet MS"/>
          <w:noProof/>
        </w:rPr>
        <w:t xml:space="preserve"> purify the house from </w:t>
      </w:r>
      <w:del w:id="458" w:author="Author">
        <w:r w:rsidRPr="00561DF9">
          <w:rPr>
            <w:rFonts w:ascii="Trebuchet MS" w:hAnsi="Trebuchet MS"/>
            <w:noProof/>
          </w:rPr>
          <w:delText>sin</w:delText>
        </w:r>
      </w:del>
      <w:ins w:id="459" w:author="Author">
        <w:r w:rsidRPr="00561DF9">
          <w:rPr>
            <w:rFonts w:ascii="Trebuchet MS" w:hAnsi="Trebuchet MS"/>
            <w:noProof/>
          </w:rPr>
          <w:t>uncleanness</w:t>
        </w:r>
        <w:r w:rsidRPr="00561DF9">
          <w:rPr>
            <w:rStyle w:val="FootnoteReference"/>
            <w:rFonts w:ascii="Trebuchet MS" w:hAnsi="Trebuchet MS"/>
            <w:noProof/>
          </w:rPr>
          <w:footnoteReference w:id="5"/>
        </w:r>
      </w:ins>
      <w:r w:rsidRPr="00561DF9">
        <w:rPr>
          <w:rFonts w:ascii="Trebuchet MS" w:hAnsi="Trebuchet MS"/>
          <w:noProof/>
        </w:rPr>
        <w:t xml:space="preserve"> with the blood of the bird</w:t>
      </w:r>
      <w:del w:id="462" w:author="Author">
        <w:r w:rsidRPr="00561DF9">
          <w:rPr>
            <w:rFonts w:ascii="Trebuchet MS" w:hAnsi="Trebuchet MS"/>
            <w:noProof/>
          </w:rPr>
          <w:delText xml:space="preserve"> and</w:delText>
        </w:r>
      </w:del>
      <w:ins w:id="463" w:author="Author">
        <w:r w:rsidRPr="00561DF9">
          <w:rPr>
            <w:rFonts w:ascii="Trebuchet MS" w:hAnsi="Trebuchet MS"/>
            <w:noProof/>
          </w:rPr>
          <w:t>,</w:t>
        </w:r>
      </w:ins>
      <w:r w:rsidRPr="00561DF9">
        <w:rPr>
          <w:rFonts w:ascii="Trebuchet MS" w:hAnsi="Trebuchet MS"/>
          <w:noProof/>
        </w:rPr>
        <w:t xml:space="preserve"> the running water</w:t>
      </w:r>
      <w:del w:id="464" w:author="Author">
        <w:r w:rsidRPr="00561DF9">
          <w:rPr>
            <w:rFonts w:ascii="Trebuchet MS" w:hAnsi="Trebuchet MS"/>
            <w:noProof/>
          </w:rPr>
          <w:delText xml:space="preserve"> and</w:delText>
        </w:r>
      </w:del>
      <w:ins w:id="465" w:author="Author">
        <w:r w:rsidRPr="00561DF9">
          <w:rPr>
            <w:rFonts w:ascii="Trebuchet MS" w:hAnsi="Trebuchet MS"/>
            <w:noProof/>
          </w:rPr>
          <w:t>,</w:t>
        </w:r>
      </w:ins>
      <w:r w:rsidRPr="00561DF9">
        <w:rPr>
          <w:rFonts w:ascii="Trebuchet MS" w:hAnsi="Trebuchet MS"/>
          <w:noProof/>
        </w:rPr>
        <w:t xml:space="preserve"> the live bird</w:t>
      </w:r>
      <w:del w:id="466" w:author="Author">
        <w:r w:rsidRPr="00561DF9">
          <w:rPr>
            <w:rFonts w:ascii="Trebuchet MS" w:hAnsi="Trebuchet MS"/>
            <w:noProof/>
          </w:rPr>
          <w:delText xml:space="preserve"> and</w:delText>
        </w:r>
      </w:del>
      <w:ins w:id="467" w:author="Author">
        <w:r w:rsidRPr="00561DF9">
          <w:rPr>
            <w:rFonts w:ascii="Trebuchet MS" w:hAnsi="Trebuchet MS"/>
            <w:noProof/>
          </w:rPr>
          <w:t>,</w:t>
        </w:r>
      </w:ins>
      <w:r w:rsidRPr="00561DF9">
        <w:rPr>
          <w:rFonts w:ascii="Trebuchet MS" w:hAnsi="Trebuchet MS"/>
          <w:noProof/>
        </w:rPr>
        <w:t xml:space="preserve"> the cedarwood</w:t>
      </w:r>
      <w:del w:id="468" w:author="Author">
        <w:r w:rsidRPr="00561DF9">
          <w:rPr>
            <w:rFonts w:ascii="Trebuchet MS" w:hAnsi="Trebuchet MS"/>
            <w:noProof/>
          </w:rPr>
          <w:delText xml:space="preserve"> and</w:delText>
        </w:r>
      </w:del>
      <w:ins w:id="469" w:author="Author">
        <w:r w:rsidRPr="00561DF9">
          <w:rPr>
            <w:rFonts w:ascii="Trebuchet MS" w:hAnsi="Trebuchet MS"/>
            <w:noProof/>
          </w:rPr>
          <w:t>,</w:t>
        </w:r>
      </w:ins>
      <w:r w:rsidRPr="00561DF9">
        <w:rPr>
          <w:rFonts w:ascii="Trebuchet MS" w:hAnsi="Trebuchet MS"/>
          <w:noProof/>
        </w:rPr>
        <w:t xml:space="preserve"> the hyssop</w:t>
      </w:r>
      <w:ins w:id="470" w:author="Author">
        <w:r w:rsidRPr="00561DF9">
          <w:rPr>
            <w:rFonts w:ascii="Trebuchet MS" w:hAnsi="Trebuchet MS"/>
            <w:noProof/>
          </w:rPr>
          <w:t>,</w:t>
        </w:r>
      </w:ins>
      <w:r w:rsidRPr="00561DF9">
        <w:rPr>
          <w:rFonts w:ascii="Trebuchet MS" w:hAnsi="Trebuchet MS"/>
          <w:noProof/>
        </w:rPr>
        <w:t xml:space="preserve"> and the </w:t>
      </w:r>
      <w:del w:id="471" w:author="Author">
        <w:r w:rsidRPr="00561DF9">
          <w:rPr>
            <w:rFonts w:ascii="Trebuchet MS" w:hAnsi="Trebuchet MS"/>
            <w:noProof/>
          </w:rPr>
          <w:delText xml:space="preserve">coccus </w:delText>
        </w:r>
      </w:del>
      <w:r w:rsidRPr="00561DF9">
        <w:rPr>
          <w:rFonts w:ascii="Trebuchet MS" w:hAnsi="Trebuchet MS"/>
          <w:noProof/>
        </w:rPr>
        <w:t xml:space="preserve">scarlet material. </w:t>
      </w:r>
      <w:r w:rsidRPr="00561DF9">
        <w:rPr>
          <w:rFonts w:ascii="Trebuchet MS" w:hAnsi="Trebuchet MS"/>
          <w:b/>
          <w:noProof/>
        </w:rPr>
        <w:t xml:space="preserve">14:53 </w:t>
      </w:r>
      <w:del w:id="472" w:author="Author">
        <w:r w:rsidRPr="00561DF9">
          <w:rPr>
            <w:rFonts w:ascii="Trebuchet MS" w:hAnsi="Trebuchet MS"/>
            <w:noProof/>
          </w:rPr>
          <w:delText>And he must send</w:delText>
        </w:r>
      </w:del>
      <w:ins w:id="473" w:author="Author">
        <w:r w:rsidRPr="00561DF9">
          <w:rPr>
            <w:rFonts w:ascii="Trebuchet MS" w:hAnsi="Trebuchet MS"/>
            <w:noProof/>
          </w:rPr>
          <w:t>He will then set</w:t>
        </w:r>
      </w:ins>
      <w:r w:rsidRPr="00561DF9">
        <w:rPr>
          <w:rFonts w:ascii="Trebuchet MS" w:hAnsi="Trebuchet MS"/>
          <w:noProof/>
        </w:rPr>
        <w:t xml:space="preserve"> the live bird </w:t>
      </w:r>
      <w:del w:id="474" w:author="Author">
        <w:r w:rsidRPr="00561DF9">
          <w:rPr>
            <w:rFonts w:ascii="Trebuchet MS" w:hAnsi="Trebuchet MS"/>
            <w:noProof/>
          </w:rPr>
          <w:delText>away</w:delText>
        </w:r>
      </w:del>
      <w:ins w:id="475" w:author="Author">
        <w:r w:rsidRPr="00561DF9">
          <w:rPr>
            <w:rFonts w:ascii="Trebuchet MS" w:hAnsi="Trebuchet MS"/>
            <w:noProof/>
          </w:rPr>
          <w:t>free</w:t>
        </w:r>
      </w:ins>
      <w:r w:rsidRPr="00561DF9">
        <w:rPr>
          <w:rFonts w:ascii="Trebuchet MS" w:hAnsi="Trebuchet MS"/>
          <w:noProof/>
        </w:rPr>
        <w:t xml:space="preserve"> outside the city </w:t>
      </w:r>
      <w:del w:id="476" w:author="Author">
        <w:r w:rsidRPr="00561DF9">
          <w:rPr>
            <w:rFonts w:ascii="Trebuchet MS" w:hAnsi="Trebuchet MS"/>
            <w:noProof/>
          </w:rPr>
          <w:delText>into</w:delText>
        </w:r>
      </w:del>
      <w:ins w:id="477" w:author="Author">
        <w:r w:rsidRPr="00561DF9">
          <w:rPr>
            <w:rFonts w:ascii="Trebuchet MS" w:hAnsi="Trebuchet MS"/>
            <w:noProof/>
          </w:rPr>
          <w:t>in</w:t>
        </w:r>
      </w:ins>
      <w:r w:rsidRPr="00561DF9">
        <w:rPr>
          <w:rFonts w:ascii="Trebuchet MS" w:hAnsi="Trebuchet MS"/>
          <w:noProof/>
        </w:rPr>
        <w:t xml:space="preserve"> the open field and </w:t>
      </w:r>
      <w:del w:id="478" w:author="Author">
        <w:r w:rsidRPr="00561DF9">
          <w:rPr>
            <w:rFonts w:ascii="Trebuchet MS" w:hAnsi="Trebuchet MS"/>
            <w:noProof/>
          </w:rPr>
          <w:delText xml:space="preserve">must </w:delText>
        </w:r>
      </w:del>
      <w:r w:rsidRPr="00561DF9">
        <w:rPr>
          <w:rFonts w:ascii="Trebuchet MS" w:hAnsi="Trebuchet MS"/>
          <w:noProof/>
        </w:rPr>
        <w:t>make atonement for the house</w:t>
      </w:r>
      <w:del w:id="479" w:author="Author">
        <w:r w:rsidRPr="00561DF9">
          <w:rPr>
            <w:rFonts w:ascii="Trebuchet MS" w:hAnsi="Trebuchet MS"/>
            <w:noProof/>
          </w:rPr>
          <w:delText>;</w:delText>
        </w:r>
      </w:del>
      <w:ins w:id="480" w:author="Author">
        <w:r w:rsidRPr="00561DF9">
          <w:rPr>
            <w:rFonts w:ascii="Trebuchet MS" w:hAnsi="Trebuchet MS"/>
            <w:noProof/>
          </w:rPr>
          <w:t>,</w:t>
        </w:r>
      </w:ins>
      <w:r w:rsidRPr="00561DF9">
        <w:rPr>
          <w:rFonts w:ascii="Trebuchet MS" w:hAnsi="Trebuchet MS"/>
          <w:noProof/>
        </w:rPr>
        <w:t xml:space="preserve"> and it </w:t>
      </w:r>
      <w:del w:id="481" w:author="Author">
        <w:r w:rsidRPr="00561DF9">
          <w:rPr>
            <w:rFonts w:ascii="Trebuchet MS" w:hAnsi="Trebuchet MS"/>
            <w:noProof/>
          </w:rPr>
          <w:delText>must</w:delText>
        </w:r>
      </w:del>
      <w:ins w:id="482" w:author="Author">
        <w:r w:rsidRPr="00561DF9">
          <w:rPr>
            <w:rFonts w:ascii="Trebuchet MS" w:hAnsi="Trebuchet MS"/>
            <w:noProof/>
          </w:rPr>
          <w:t>will</w:t>
        </w:r>
      </w:ins>
      <w:r w:rsidRPr="00561DF9">
        <w:rPr>
          <w:rFonts w:ascii="Trebuchet MS" w:hAnsi="Trebuchet MS"/>
          <w:noProof/>
        </w:rPr>
        <w:t xml:space="preserve"> be clean.</w:t>
      </w:r>
    </w:p>
    <w:p w:rsidR="00E159E4" w:rsidRPr="00561DF9" w:rsidRDefault="00E159E4" w:rsidP="00E159E4">
      <w:pPr>
        <w:rPr>
          <w:rFonts w:ascii="Trebuchet MS" w:hAnsi="Trebuchet MS"/>
          <w:noProof/>
        </w:rPr>
      </w:pPr>
      <w:r w:rsidRPr="00561DF9">
        <w:rPr>
          <w:rFonts w:ascii="Trebuchet MS" w:hAnsi="Trebuchet MS"/>
          <w:b/>
        </w:rPr>
        <w:t xml:space="preserve">14:54 </w:t>
      </w:r>
      <w:r w:rsidRPr="00561DF9">
        <w:rPr>
          <w:rFonts w:ascii="Trebuchet MS" w:hAnsi="Trebuchet MS"/>
          <w:noProof/>
        </w:rPr>
        <w:t xml:space="preserve">“This is the law respecting any </w:t>
      </w:r>
      <w:del w:id="483" w:author="Author">
        <w:r w:rsidRPr="00561DF9">
          <w:rPr>
            <w:rFonts w:ascii="Trebuchet MS" w:hAnsi="Trebuchet MS"/>
            <w:noProof/>
          </w:rPr>
          <w:delText>plague</w:delText>
        </w:r>
      </w:del>
      <w:ins w:id="484" w:author="Author">
        <w:r w:rsidRPr="00561DF9">
          <w:rPr>
            <w:rFonts w:ascii="Trebuchet MS" w:hAnsi="Trebuchet MS"/>
            <w:noProof/>
          </w:rPr>
          <w:t>case</w:t>
        </w:r>
      </w:ins>
      <w:r w:rsidRPr="00561DF9">
        <w:rPr>
          <w:rFonts w:ascii="Trebuchet MS" w:hAnsi="Trebuchet MS"/>
          <w:noProof/>
        </w:rPr>
        <w:t xml:space="preserve"> of leprosy</w:t>
      </w:r>
      <w:del w:id="485" w:author="Author">
        <w:r w:rsidRPr="00561DF9">
          <w:rPr>
            <w:rFonts w:ascii="Trebuchet MS" w:hAnsi="Trebuchet MS"/>
            <w:noProof/>
          </w:rPr>
          <w:delText xml:space="preserve"> and respecting </w:delText>
        </w:r>
      </w:del>
      <w:ins w:id="486" w:author="Author">
        <w:r w:rsidRPr="00561DF9">
          <w:rPr>
            <w:rFonts w:ascii="Trebuchet MS" w:hAnsi="Trebuchet MS"/>
            <w:noProof/>
          </w:rPr>
          <w:t xml:space="preserve">, infection of </w:t>
        </w:r>
      </w:ins>
      <w:r w:rsidRPr="00561DF9">
        <w:rPr>
          <w:rFonts w:ascii="Trebuchet MS" w:hAnsi="Trebuchet MS"/>
          <w:noProof/>
        </w:rPr>
        <w:t xml:space="preserve">the </w:t>
      </w:r>
      <w:del w:id="487" w:author="Author">
        <w:r w:rsidRPr="00561DF9">
          <w:rPr>
            <w:rFonts w:ascii="Trebuchet MS" w:hAnsi="Trebuchet MS"/>
            <w:noProof/>
          </w:rPr>
          <w:delText>abnormal falling off of hair</w:delText>
        </w:r>
      </w:del>
      <w:ins w:id="488" w:author="Author">
        <w:r w:rsidRPr="00561DF9">
          <w:rPr>
            <w:rFonts w:ascii="Trebuchet MS" w:hAnsi="Trebuchet MS"/>
            <w:noProof/>
          </w:rPr>
          <w:t>scalp or the beard,</w:t>
        </w:r>
      </w:ins>
      <w:r w:rsidRPr="00561DF9">
        <w:rPr>
          <w:rFonts w:ascii="Trebuchet MS" w:hAnsi="Trebuchet MS"/>
          <w:noProof/>
        </w:rPr>
        <w:t xml:space="preserve"> </w:t>
      </w:r>
      <w:r w:rsidRPr="00561DF9">
        <w:rPr>
          <w:rFonts w:ascii="Trebuchet MS" w:hAnsi="Trebuchet MS"/>
          <w:b/>
          <w:noProof/>
        </w:rPr>
        <w:t xml:space="preserve">14:55 </w:t>
      </w:r>
      <w:del w:id="489" w:author="Author">
        <w:r w:rsidRPr="00561DF9">
          <w:rPr>
            <w:rFonts w:ascii="Trebuchet MS" w:hAnsi="Trebuchet MS"/>
            <w:noProof/>
          </w:rPr>
          <w:delText xml:space="preserve">and respecting the </w:delText>
        </w:r>
      </w:del>
      <w:r w:rsidRPr="00561DF9">
        <w:rPr>
          <w:rFonts w:ascii="Trebuchet MS" w:hAnsi="Trebuchet MS"/>
          <w:noProof/>
        </w:rPr>
        <w:t xml:space="preserve">leprosy of the garment </w:t>
      </w:r>
      <w:del w:id="490" w:author="Author">
        <w:r w:rsidRPr="00561DF9">
          <w:rPr>
            <w:rFonts w:ascii="Trebuchet MS" w:hAnsi="Trebuchet MS"/>
            <w:noProof/>
          </w:rPr>
          <w:delText>and in</w:delText>
        </w:r>
      </w:del>
      <w:ins w:id="491" w:author="Author">
        <w:r w:rsidRPr="00561DF9">
          <w:rPr>
            <w:rFonts w:ascii="Trebuchet MS" w:hAnsi="Trebuchet MS"/>
            <w:noProof/>
          </w:rPr>
          <w:t>or</w:t>
        </w:r>
      </w:ins>
      <w:r w:rsidRPr="00561DF9">
        <w:rPr>
          <w:rFonts w:ascii="Trebuchet MS" w:hAnsi="Trebuchet MS"/>
          <w:noProof/>
        </w:rPr>
        <w:t xml:space="preserve"> the house, </w:t>
      </w:r>
      <w:r w:rsidRPr="00561DF9">
        <w:rPr>
          <w:rFonts w:ascii="Trebuchet MS" w:hAnsi="Trebuchet MS"/>
          <w:b/>
          <w:noProof/>
        </w:rPr>
        <w:t xml:space="preserve">14:56 </w:t>
      </w:r>
      <w:r w:rsidRPr="00561DF9">
        <w:rPr>
          <w:rFonts w:ascii="Trebuchet MS" w:hAnsi="Trebuchet MS"/>
          <w:noProof/>
        </w:rPr>
        <w:t xml:space="preserve">and respecting </w:t>
      </w:r>
      <w:del w:id="492" w:author="Author">
        <w:r w:rsidRPr="00561DF9">
          <w:rPr>
            <w:rFonts w:ascii="Trebuchet MS" w:hAnsi="Trebuchet MS"/>
            <w:noProof/>
          </w:rPr>
          <w:delText>the eruption</w:delText>
        </w:r>
      </w:del>
      <w:ins w:id="493" w:author="Author">
        <w:r w:rsidRPr="00561DF9">
          <w:rPr>
            <w:rFonts w:ascii="Trebuchet MS" w:hAnsi="Trebuchet MS"/>
            <w:noProof/>
          </w:rPr>
          <w:t>swellings, scabs,</w:t>
        </w:r>
      </w:ins>
      <w:r w:rsidRPr="00561DF9">
        <w:rPr>
          <w:rFonts w:ascii="Trebuchet MS" w:hAnsi="Trebuchet MS"/>
          <w:noProof/>
        </w:rPr>
        <w:t xml:space="preserve"> and </w:t>
      </w:r>
      <w:del w:id="494" w:author="Author">
        <w:r w:rsidRPr="00561DF9">
          <w:rPr>
            <w:rFonts w:ascii="Trebuchet MS" w:hAnsi="Trebuchet MS"/>
            <w:noProof/>
          </w:rPr>
          <w:delText>the scab and the blotch</w:delText>
        </w:r>
      </w:del>
      <w:ins w:id="495" w:author="Author">
        <w:r w:rsidRPr="00561DF9">
          <w:rPr>
            <w:rFonts w:ascii="Trebuchet MS" w:hAnsi="Trebuchet MS"/>
            <w:noProof/>
          </w:rPr>
          <w:t>blotches</w:t>
        </w:r>
      </w:ins>
      <w:r w:rsidRPr="00561DF9">
        <w:rPr>
          <w:rFonts w:ascii="Trebuchet MS" w:hAnsi="Trebuchet MS"/>
          <w:noProof/>
        </w:rPr>
        <w:t xml:space="preserve">, </w:t>
      </w:r>
      <w:r w:rsidRPr="00561DF9">
        <w:rPr>
          <w:rFonts w:ascii="Trebuchet MS" w:hAnsi="Trebuchet MS"/>
          <w:b/>
          <w:noProof/>
        </w:rPr>
        <w:t xml:space="preserve">14:57 </w:t>
      </w:r>
      <w:r w:rsidRPr="00561DF9">
        <w:rPr>
          <w:rFonts w:ascii="Trebuchet MS" w:hAnsi="Trebuchet MS"/>
          <w:noProof/>
        </w:rPr>
        <w:t xml:space="preserve">in order to </w:t>
      </w:r>
      <w:del w:id="496" w:author="Author">
        <w:r w:rsidRPr="00561DF9">
          <w:rPr>
            <w:rFonts w:ascii="Trebuchet MS" w:hAnsi="Trebuchet MS"/>
            <w:noProof/>
          </w:rPr>
          <w:delText>give instructions</w:delText>
        </w:r>
      </w:del>
      <w:ins w:id="497" w:author="Author">
        <w:r w:rsidRPr="00561DF9">
          <w:rPr>
            <w:rFonts w:ascii="Trebuchet MS" w:hAnsi="Trebuchet MS"/>
            <w:noProof/>
          </w:rPr>
          <w:t>determine</w:t>
        </w:r>
      </w:ins>
      <w:r w:rsidRPr="00561DF9">
        <w:rPr>
          <w:rFonts w:ascii="Trebuchet MS" w:hAnsi="Trebuchet MS"/>
          <w:noProof/>
        </w:rPr>
        <w:t xml:space="preserve"> when something is unclean and when something is clean. This is the law about leprosy.”</w:t>
      </w:r>
    </w:p>
    <w:p w:rsidR="00E159E4" w:rsidRPr="00561DF9" w:rsidRDefault="00E159E4" w:rsidP="00E159E4">
      <w:pPr>
        <w:rPr>
          <w:rFonts w:ascii="Trebuchet MS" w:hAnsi="Trebuchet MS"/>
          <w:b/>
        </w:rPr>
      </w:pPr>
    </w:p>
    <w:p w:rsidR="00762BCB" w:rsidRPr="00E159E4" w:rsidRDefault="00762BCB" w:rsidP="00E159E4"/>
    <w:sectPr w:rsidR="00762BCB" w:rsidRPr="00E159E4"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46C6" w:rsidRDefault="00B746C6">
      <w:r>
        <w:separator/>
      </w:r>
    </w:p>
  </w:endnote>
  <w:endnote w:type="continuationSeparator" w:id="0">
    <w:p w:rsidR="00B746C6" w:rsidRDefault="00B74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46C6" w:rsidRDefault="00B746C6">
      <w:r>
        <w:separator/>
      </w:r>
    </w:p>
  </w:footnote>
  <w:footnote w:type="continuationSeparator" w:id="0">
    <w:p w:rsidR="00B746C6" w:rsidRDefault="00B746C6">
      <w:r>
        <w:continuationSeparator/>
      </w:r>
    </w:p>
  </w:footnote>
  <w:footnote w:id="1">
    <w:p w:rsidR="00E159E4" w:rsidRPr="00561DF9" w:rsidRDefault="00E159E4" w:rsidP="00561DF9">
      <w:pPr>
        <w:pStyle w:val="FootnoteText"/>
        <w:spacing w:after="96"/>
        <w:ind w:firstLine="288"/>
        <w:rPr>
          <w:ins w:id="99" w:author="Author"/>
        </w:rPr>
      </w:pPr>
      <w:ins w:id="100" w:author="Author">
        <w:r w:rsidRPr="00561DF9">
          <w:rPr>
            <w:rStyle w:val="FootnoteReference"/>
          </w:rPr>
          <w:footnoteRef/>
        </w:r>
        <w:r w:rsidRPr="00561DF9">
          <w:t xml:space="preserve"> </w:t>
        </w:r>
        <w:r w:rsidRPr="00561DF9">
          <w:rPr>
            <w:b/>
          </w:rPr>
          <w:t xml:space="preserve">14:10 </w:t>
        </w:r>
        <w:r w:rsidRPr="00561DF9">
          <w:t>Three tenths of an ephah equaled 6.6 L (6 dry qt). See App. B14.</w:t>
        </w:r>
      </w:ins>
    </w:p>
  </w:footnote>
  <w:footnote w:id="2">
    <w:p w:rsidR="00E159E4" w:rsidRPr="00561DF9" w:rsidRDefault="00E159E4" w:rsidP="00561DF9">
      <w:pPr>
        <w:pStyle w:val="FootnoteText"/>
        <w:spacing w:after="96"/>
        <w:ind w:firstLine="288"/>
        <w:rPr>
          <w:ins w:id="105" w:author="Author"/>
        </w:rPr>
      </w:pPr>
      <w:ins w:id="106" w:author="Author">
        <w:r w:rsidRPr="00561DF9">
          <w:rPr>
            <w:rStyle w:val="FootnoteReference"/>
          </w:rPr>
          <w:footnoteRef/>
        </w:r>
        <w:r w:rsidRPr="00561DF9">
          <w:t xml:space="preserve"> </w:t>
        </w:r>
        <w:r w:rsidRPr="00561DF9">
          <w:rPr>
            <w:b/>
          </w:rPr>
          <w:t xml:space="preserve">14:10 </w:t>
        </w:r>
        <w:r w:rsidRPr="00561DF9">
          <w:t>A log equaled 0.31 L (0.66 pt). See App. B14.</w:t>
        </w:r>
      </w:ins>
    </w:p>
  </w:footnote>
  <w:footnote w:id="3">
    <w:p w:rsidR="00E159E4" w:rsidRPr="00561DF9" w:rsidRDefault="00E159E4" w:rsidP="00561DF9">
      <w:pPr>
        <w:pStyle w:val="FootnoteText"/>
        <w:spacing w:after="96"/>
        <w:ind w:firstLine="288"/>
        <w:rPr>
          <w:ins w:id="201" w:author="Author"/>
        </w:rPr>
      </w:pPr>
      <w:ins w:id="202" w:author="Author">
        <w:r w:rsidRPr="00561DF9">
          <w:rPr>
            <w:rStyle w:val="FootnoteReference"/>
          </w:rPr>
          <w:footnoteRef/>
        </w:r>
        <w:r w:rsidRPr="00561DF9">
          <w:t xml:space="preserve"> </w:t>
        </w:r>
        <w:r w:rsidRPr="00561DF9">
          <w:rPr>
            <w:b/>
          </w:rPr>
          <w:t xml:space="preserve">14:21 </w:t>
        </w:r>
        <w:r w:rsidRPr="00561DF9">
          <w:t>A tenth of an ephah equaled 2.2 L (2 dry qt). See App. B14.</w:t>
        </w:r>
      </w:ins>
    </w:p>
  </w:footnote>
  <w:footnote w:id="4">
    <w:p w:rsidR="00E159E4" w:rsidRPr="00561DF9" w:rsidRDefault="00E159E4" w:rsidP="00561DF9">
      <w:pPr>
        <w:pStyle w:val="FootnoteText"/>
        <w:spacing w:after="96"/>
        <w:ind w:firstLine="288"/>
        <w:rPr>
          <w:ins w:id="435" w:author="Author"/>
        </w:rPr>
      </w:pPr>
      <w:ins w:id="436" w:author="Author">
        <w:r w:rsidRPr="00561DF9">
          <w:rPr>
            <w:rStyle w:val="FootnoteReference"/>
          </w:rPr>
          <w:footnoteRef/>
        </w:r>
        <w:r w:rsidRPr="00561DF9">
          <w:t xml:space="preserve"> </w:t>
        </w:r>
        <w:r w:rsidRPr="00561DF9">
          <w:rPr>
            <w:b/>
          </w:rPr>
          <w:t xml:space="preserve">14:49 </w:t>
        </w:r>
        <w:r w:rsidRPr="00561DF9">
          <w:t>Lit., “sin.”</w:t>
        </w:r>
      </w:ins>
    </w:p>
  </w:footnote>
  <w:footnote w:id="5">
    <w:p w:rsidR="00E159E4" w:rsidRPr="00561DF9" w:rsidRDefault="00E159E4" w:rsidP="00561DF9">
      <w:pPr>
        <w:pStyle w:val="FootnoteText"/>
        <w:spacing w:after="96"/>
        <w:ind w:firstLine="288"/>
        <w:rPr>
          <w:ins w:id="460" w:author="Author"/>
        </w:rPr>
      </w:pPr>
      <w:ins w:id="461" w:author="Author">
        <w:r w:rsidRPr="00561DF9">
          <w:rPr>
            <w:rStyle w:val="FootnoteReference"/>
          </w:rPr>
          <w:footnoteRef/>
        </w:r>
        <w:r w:rsidRPr="00561DF9">
          <w:t xml:space="preserve"> </w:t>
        </w:r>
        <w:r w:rsidRPr="00561DF9">
          <w:rPr>
            <w:b/>
          </w:rPr>
          <w:t xml:space="preserve">14:52 </w:t>
        </w:r>
        <w:r w:rsidRPr="00561DF9">
          <w:t>Lit., “sin.”</w:t>
        </w:r>
      </w:ins>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4D6D80">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4D6D80">
        <w:t>Leviticus Chapter 14</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4D6D80">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D6D80">
      <w:rPr>
        <w:noProof/>
        <w:snapToGrid w:val="0"/>
      </w:rPr>
      <w:t>Leviticus 14.Revised Text.Advisor.docx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4D6D80">
        <w:t>Leviticus Chapter 14</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4D6D80">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D6D80">
      <w:rPr>
        <w:noProof/>
        <w:snapToGrid w:val="0"/>
      </w:rPr>
      <w:t>Leviticus 14.Revised Text.Advisor.docx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4D6D80">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4D6D80">
      <w:t>&lt;not set&gt;</w:t>
    </w:r>
    <w:r>
      <w:fldChar w:fldCharType="end"/>
    </w:r>
    <w:r>
      <w:tab/>
      <w:t xml:space="preserve">Checker: </w:t>
    </w:r>
    <w:r>
      <w:fldChar w:fldCharType="begin"/>
    </w:r>
    <w:r>
      <w:instrText xml:space="preserve"> DOCPROPERTY "_RoleChecker" </w:instrText>
    </w:r>
    <w:r>
      <w:fldChar w:fldCharType="separate"/>
    </w:r>
    <w:r w:rsidR="004D6D80">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4D6D80">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46C6"/>
    <w:rsid w:val="00245EDD"/>
    <w:rsid w:val="0026230D"/>
    <w:rsid w:val="002B524D"/>
    <w:rsid w:val="002C00A8"/>
    <w:rsid w:val="00310508"/>
    <w:rsid w:val="003B380B"/>
    <w:rsid w:val="004500A2"/>
    <w:rsid w:val="004B7393"/>
    <w:rsid w:val="004C5EB7"/>
    <w:rsid w:val="004D6D80"/>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746C6"/>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159E4"/>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eeaa8f2495ca4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uiPriority w:val="99"/>
    <w:unhideWhenUsed/>
    <w:rsid w:val="00E159E4"/>
    <w:pPr>
      <w:spacing w:line="240" w:lineRule="auto"/>
      <w:ind w:firstLine="0"/>
    </w:pPr>
    <w:rPr>
      <w:rFonts w:ascii="Trebuchet MS" w:eastAsiaTheme="minorHAnsi" w:hAnsi="Trebuchet MS" w:cs="Trebuchet MS"/>
      <w:sz w:val="20"/>
      <w:szCs w:val="20"/>
      <w:lang w:bidi="ar-SA"/>
    </w:rPr>
  </w:style>
  <w:style w:type="character" w:customStyle="1" w:styleId="FootnoteTextChar">
    <w:name w:val="Footnote Text Char"/>
    <w:basedOn w:val="DefaultParagraphFont"/>
    <w:link w:val="FootnoteText"/>
    <w:uiPriority w:val="99"/>
    <w:rsid w:val="00E159E4"/>
    <w:rPr>
      <w:rFonts w:ascii="Trebuchet MS" w:eastAsiaTheme="minorHAnsi" w:hAnsi="Trebuchet MS" w:cs="Trebuchet MS"/>
      <w:lang w:val="en-US" w:eastAsia="en-US"/>
    </w:rPr>
  </w:style>
  <w:style w:type="character" w:styleId="FootnoteReference">
    <w:name w:val="footnote reference"/>
    <w:basedOn w:val="DefaultParagraphFont"/>
    <w:uiPriority w:val="99"/>
    <w:unhideWhenUsed/>
    <w:rsid w:val="00E159E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uiPriority w:val="99"/>
    <w:unhideWhenUsed/>
    <w:rsid w:val="00E159E4"/>
    <w:pPr>
      <w:spacing w:line="240" w:lineRule="auto"/>
      <w:ind w:firstLine="0"/>
    </w:pPr>
    <w:rPr>
      <w:rFonts w:ascii="Trebuchet MS" w:eastAsiaTheme="minorHAnsi" w:hAnsi="Trebuchet MS" w:cs="Trebuchet MS"/>
      <w:sz w:val="20"/>
      <w:szCs w:val="20"/>
      <w:lang w:bidi="ar-SA"/>
    </w:rPr>
  </w:style>
  <w:style w:type="character" w:customStyle="1" w:styleId="FootnoteTextChar">
    <w:name w:val="Footnote Text Char"/>
    <w:basedOn w:val="DefaultParagraphFont"/>
    <w:link w:val="FootnoteText"/>
    <w:uiPriority w:val="99"/>
    <w:rsid w:val="00E159E4"/>
    <w:rPr>
      <w:rFonts w:ascii="Trebuchet MS" w:eastAsiaTheme="minorHAnsi" w:hAnsi="Trebuchet MS" w:cs="Trebuchet MS"/>
      <w:lang w:val="en-US" w:eastAsia="en-US"/>
    </w:rPr>
  </w:style>
  <w:style w:type="character" w:styleId="FootnoteReference">
    <w:name w:val="footnote reference"/>
    <w:basedOn w:val="DefaultParagraphFont"/>
    <w:uiPriority w:val="99"/>
    <w:unhideWhenUsed/>
    <w:rsid w:val="00E159E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eeaa8f2495ca45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2053</ap:Words>
  <ap:Characters>8873</ap:Characters>
  <ap:Application>Microsoft Office Word</ap:Application>
  <ap:DocSecurity>0</ap:DocSecurity>
  <ap:Lines>145</ap:Lines>
  <ap:Paragraphs>21</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10905</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14</dc:title>
  <dc:subject/>
  <dc:creator>Ruth Farrugia</dc:creator>
  <cp:keywords/>
  <dc:description/>
  <cp:lastModifiedBy>Ruth Farrugia</cp:lastModifiedBy>
  <cp:revision>3</cp:revision>
  <dcterms:created xsi:type="dcterms:W3CDTF">2020-08-17T06:14:00Z</dcterms:created>
  <dcterms:modified xsi:type="dcterms:W3CDTF">2020-08-17T06:15:00Z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14.docx</vt:lpwstr>
  </property>
  <property fmtid="{D5CDD505-2E9C-101B-9397-08002B2CF9AE}" pid="9" name="_TranslationDocumentId">
    <vt:i4>19434</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3014</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14</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AdditionalAdvisor">
    <vt:bool>true</vt:bool>
  </property>
  <property fmtid="{D5CDD505-2E9C-101B-9397-08002B2CF9AE}" pid="25" name="_SignLanguage">
    <vt:bool>false</vt:bool>
  </property>
</Properties>
</file>