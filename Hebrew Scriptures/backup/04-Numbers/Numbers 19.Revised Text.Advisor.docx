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171" w:rsidRPr="000B10E6" w:rsidRDefault="002A0171" w:rsidP="002A0171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0B10E6">
        <w:rPr>
          <w:rFonts w:ascii="Trebuchet MS" w:hAnsi="Trebuchet MS"/>
          <w:b/>
          <w:sz w:val="24"/>
        </w:rPr>
        <w:t xml:space="preserve">19:1 </w:t>
      </w:r>
      <w:del w:id="1" w:author="Author">
        <w:r w:rsidRPr="000B10E6">
          <w:rPr>
            <w:rFonts w:ascii="Trebuchet MS" w:hAnsi="Trebuchet MS"/>
            <w:noProof/>
            <w:sz w:val="24"/>
          </w:rPr>
          <w:delText xml:space="preserve">And </w:delText>
        </w:r>
      </w:del>
      <w:r w:rsidRPr="000B10E6">
        <w:rPr>
          <w:rFonts w:ascii="Trebuchet MS" w:hAnsi="Trebuchet MS"/>
          <w:noProof/>
          <w:sz w:val="24"/>
        </w:rPr>
        <w:t xml:space="preserve">Jehovah </w:t>
      </w:r>
      <w:del w:id="2" w:author="Author">
        <w:r w:rsidRPr="000B10E6">
          <w:rPr>
            <w:rFonts w:ascii="Trebuchet MS" w:hAnsi="Trebuchet MS"/>
            <w:noProof/>
            <w:sz w:val="24"/>
          </w:rPr>
          <w:delText>proceeded to speak</w:delText>
        </w:r>
      </w:del>
      <w:ins w:id="3" w:author="Author">
        <w:r w:rsidRPr="000B10E6">
          <w:rPr>
            <w:rFonts w:ascii="Trebuchet MS" w:hAnsi="Trebuchet MS"/>
            <w:noProof/>
            <w:sz w:val="24"/>
          </w:rPr>
          <w:t>spoke again</w:t>
        </w:r>
      </w:ins>
      <w:r w:rsidRPr="000B10E6">
        <w:rPr>
          <w:rFonts w:ascii="Trebuchet MS" w:hAnsi="Trebuchet MS"/>
          <w:noProof/>
          <w:sz w:val="24"/>
        </w:rPr>
        <w:t xml:space="preserve"> to Moses and Aaron, saying: </w:t>
      </w:r>
      <w:r w:rsidRPr="000B10E6">
        <w:rPr>
          <w:rFonts w:ascii="Trebuchet MS" w:hAnsi="Trebuchet MS"/>
          <w:b/>
          <w:noProof/>
          <w:sz w:val="24"/>
        </w:rPr>
        <w:t xml:space="preserve">19:2 </w:t>
      </w:r>
      <w:r w:rsidRPr="000B10E6">
        <w:rPr>
          <w:rFonts w:ascii="Trebuchet MS" w:hAnsi="Trebuchet MS"/>
          <w:noProof/>
          <w:sz w:val="24"/>
        </w:rPr>
        <w:t xml:space="preserve">“This is a statute of the law that Jehovah has commanded, </w:t>
      </w:r>
      <w:del w:id="4" w:author="Author">
        <w:r w:rsidRPr="000B10E6">
          <w:rPr>
            <w:rFonts w:ascii="Trebuchet MS" w:hAnsi="Trebuchet MS"/>
            <w:noProof/>
            <w:sz w:val="24"/>
          </w:rPr>
          <w:delText>saying, ‘Speak to</w:delText>
        </w:r>
      </w:del>
      <w:ins w:id="5" w:author="Author">
        <w:r w:rsidRPr="000B10E6">
          <w:rPr>
            <w:rFonts w:ascii="Trebuchet MS" w:hAnsi="Trebuchet MS"/>
            <w:noProof/>
            <w:sz w:val="24"/>
          </w:rPr>
          <w:t>‘Tell</w:t>
        </w:r>
      </w:ins>
      <w:r w:rsidRPr="000B10E6">
        <w:rPr>
          <w:rFonts w:ascii="Trebuchet MS" w:hAnsi="Trebuchet MS"/>
          <w:noProof/>
          <w:sz w:val="24"/>
        </w:rPr>
        <w:t xml:space="preserve"> the </w:t>
      </w:r>
      <w:del w:id="6" w:author="Author">
        <w:r w:rsidRPr="000B10E6">
          <w:rPr>
            <w:rFonts w:ascii="Trebuchet MS" w:hAnsi="Trebuchet MS"/>
            <w:noProof/>
            <w:sz w:val="24"/>
          </w:rPr>
          <w:delText>sons of Israel</w:delText>
        </w:r>
      </w:del>
      <w:ins w:id="7" w:author="Author">
        <w:r w:rsidRPr="000B10E6">
          <w:rPr>
            <w:rFonts w:ascii="Trebuchet MS" w:hAnsi="Trebuchet MS"/>
            <w:noProof/>
            <w:sz w:val="24"/>
          </w:rPr>
          <w:t>Israelites</w:t>
        </w:r>
      </w:ins>
      <w:r w:rsidRPr="000B10E6">
        <w:rPr>
          <w:rFonts w:ascii="Trebuchet MS" w:hAnsi="Trebuchet MS"/>
          <w:noProof/>
          <w:sz w:val="24"/>
        </w:rPr>
        <w:t xml:space="preserve"> that they should take for you a sound red cow in which there is no defect and upon which no yoke has come. </w:t>
      </w:r>
      <w:r w:rsidRPr="000B10E6">
        <w:rPr>
          <w:rFonts w:ascii="Trebuchet MS" w:hAnsi="Trebuchet MS"/>
          <w:b/>
          <w:noProof/>
          <w:sz w:val="24"/>
        </w:rPr>
        <w:t xml:space="preserve">19:3 </w:t>
      </w:r>
      <w:del w:id="8" w:author="Author">
        <w:r w:rsidRPr="000B10E6">
          <w:rPr>
            <w:rFonts w:ascii="Trebuchet MS" w:hAnsi="Trebuchet MS"/>
            <w:noProof/>
            <w:sz w:val="24"/>
          </w:rPr>
          <w:delText xml:space="preserve">And </w:delText>
        </w:r>
        <w:r w:rsidRPr="000B10E6">
          <w:rPr>
            <w:rFonts w:ascii="Trebuchet MS" w:hAnsi="Trebuchet MS"/>
            <w:noProof/>
            <w:sz w:val="24"/>
            <w:u w:val="dotted"/>
          </w:rPr>
          <w:delText>YOU</w:delText>
        </w:r>
        <w:r w:rsidRPr="000B10E6">
          <w:rPr>
            <w:rFonts w:ascii="Trebuchet MS" w:hAnsi="Trebuchet MS"/>
            <w:noProof/>
            <w:sz w:val="24"/>
          </w:rPr>
          <w:delText xml:space="preserve"> must</w:delText>
        </w:r>
      </w:del>
      <w:ins w:id="9" w:author="Author">
        <w:r w:rsidRPr="000B10E6">
          <w:rPr>
            <w:rFonts w:ascii="Trebuchet MS" w:hAnsi="Trebuchet MS"/>
            <w:noProof/>
            <w:sz w:val="24"/>
          </w:rPr>
          <w:t>You are to</w:t>
        </w:r>
      </w:ins>
      <w:r w:rsidRPr="000B10E6">
        <w:rPr>
          <w:rFonts w:ascii="Trebuchet MS" w:hAnsi="Trebuchet MS"/>
          <w:noProof/>
          <w:sz w:val="24"/>
        </w:rPr>
        <w:t xml:space="preserve"> give it to El·e·a′zar the priest, and he </w:t>
      </w:r>
      <w:del w:id="10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11" w:author="Author">
        <w:r w:rsidRPr="000B10E6">
          <w:rPr>
            <w:rFonts w:ascii="Trebuchet MS" w:hAnsi="Trebuchet MS"/>
            <w:noProof/>
            <w:sz w:val="24"/>
          </w:rPr>
          <w:t>will</w:t>
        </w:r>
      </w:ins>
      <w:r w:rsidRPr="000B10E6">
        <w:rPr>
          <w:rFonts w:ascii="Trebuchet MS" w:hAnsi="Trebuchet MS"/>
          <w:noProof/>
          <w:sz w:val="24"/>
        </w:rPr>
        <w:t xml:space="preserve"> lead it </w:t>
      </w:r>
      <w:del w:id="12" w:author="Author">
        <w:r w:rsidRPr="000B10E6">
          <w:rPr>
            <w:rFonts w:ascii="Trebuchet MS" w:hAnsi="Trebuchet MS"/>
            <w:noProof/>
            <w:sz w:val="24"/>
          </w:rPr>
          <w:delText xml:space="preserve">forth </w:delText>
        </w:r>
      </w:del>
      <w:r w:rsidRPr="000B10E6">
        <w:rPr>
          <w:rFonts w:ascii="Trebuchet MS" w:hAnsi="Trebuchet MS"/>
          <w:noProof/>
          <w:sz w:val="24"/>
        </w:rPr>
        <w:t xml:space="preserve">outside the camp, and it </w:t>
      </w:r>
      <w:del w:id="13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14" w:author="Author">
        <w:r w:rsidRPr="000B10E6">
          <w:rPr>
            <w:rFonts w:ascii="Trebuchet MS" w:hAnsi="Trebuchet MS"/>
            <w:noProof/>
            <w:sz w:val="24"/>
          </w:rPr>
          <w:t>will</w:t>
        </w:r>
      </w:ins>
      <w:r w:rsidRPr="000B10E6">
        <w:rPr>
          <w:rFonts w:ascii="Trebuchet MS" w:hAnsi="Trebuchet MS"/>
          <w:noProof/>
          <w:sz w:val="24"/>
        </w:rPr>
        <w:t xml:space="preserve"> be slaughtered before him. </w:t>
      </w:r>
      <w:r w:rsidRPr="000B10E6">
        <w:rPr>
          <w:rFonts w:ascii="Trebuchet MS" w:hAnsi="Trebuchet MS"/>
          <w:b/>
          <w:noProof/>
          <w:sz w:val="24"/>
        </w:rPr>
        <w:t xml:space="preserve">19:4 </w:t>
      </w:r>
      <w:r w:rsidRPr="000B10E6">
        <w:rPr>
          <w:rFonts w:ascii="Trebuchet MS" w:hAnsi="Trebuchet MS"/>
          <w:noProof/>
          <w:sz w:val="24"/>
        </w:rPr>
        <w:t xml:space="preserve">Then El·e·a′zar the priest </w:t>
      </w:r>
      <w:del w:id="15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16" w:author="Author">
        <w:r w:rsidRPr="000B10E6">
          <w:rPr>
            <w:rFonts w:ascii="Trebuchet MS" w:hAnsi="Trebuchet MS"/>
            <w:noProof/>
            <w:sz w:val="24"/>
          </w:rPr>
          <w:t>will</w:t>
        </w:r>
      </w:ins>
      <w:r w:rsidRPr="000B10E6">
        <w:rPr>
          <w:rFonts w:ascii="Trebuchet MS" w:hAnsi="Trebuchet MS"/>
          <w:noProof/>
          <w:sz w:val="24"/>
        </w:rPr>
        <w:t xml:space="preserve"> take some of its blood with his finger and spatter </w:t>
      </w:r>
      <w:del w:id="17" w:author="Author">
        <w:r w:rsidRPr="000B10E6">
          <w:rPr>
            <w:rFonts w:ascii="Trebuchet MS" w:hAnsi="Trebuchet MS"/>
            <w:noProof/>
            <w:sz w:val="24"/>
          </w:rPr>
          <w:delText xml:space="preserve">some of </w:delText>
        </w:r>
      </w:del>
      <w:r w:rsidRPr="000B10E6">
        <w:rPr>
          <w:rFonts w:ascii="Trebuchet MS" w:hAnsi="Trebuchet MS"/>
          <w:noProof/>
          <w:sz w:val="24"/>
        </w:rPr>
        <w:t xml:space="preserve">its blood </w:t>
      </w:r>
      <w:ins w:id="18" w:author="Author">
        <w:r w:rsidRPr="000B10E6">
          <w:rPr>
            <w:rFonts w:ascii="Trebuchet MS" w:hAnsi="Trebuchet MS"/>
            <w:noProof/>
            <w:sz w:val="24"/>
          </w:rPr>
          <w:t xml:space="preserve">seven times </w:t>
        </w:r>
      </w:ins>
      <w:r w:rsidRPr="000B10E6">
        <w:rPr>
          <w:rFonts w:ascii="Trebuchet MS" w:hAnsi="Trebuchet MS"/>
          <w:noProof/>
          <w:sz w:val="24"/>
        </w:rPr>
        <w:t>straight toward the front of the tent of meeting</w:t>
      </w:r>
      <w:del w:id="19" w:author="Author">
        <w:r w:rsidRPr="000B10E6">
          <w:rPr>
            <w:rFonts w:ascii="Trebuchet MS" w:hAnsi="Trebuchet MS"/>
            <w:noProof/>
            <w:sz w:val="24"/>
          </w:rPr>
          <w:delText xml:space="preserve"> seven times</w:delText>
        </w:r>
      </w:del>
      <w:r w:rsidRPr="000B10E6">
        <w:rPr>
          <w:rFonts w:ascii="Trebuchet MS" w:hAnsi="Trebuchet MS"/>
          <w:noProof/>
          <w:sz w:val="24"/>
        </w:rPr>
        <w:t xml:space="preserve">. </w:t>
      </w:r>
      <w:r w:rsidRPr="000B10E6">
        <w:rPr>
          <w:rFonts w:ascii="Trebuchet MS" w:hAnsi="Trebuchet MS"/>
          <w:b/>
          <w:noProof/>
          <w:sz w:val="24"/>
        </w:rPr>
        <w:t xml:space="preserve">19:5 </w:t>
      </w:r>
      <w:del w:id="20" w:author="Author">
        <w:r w:rsidRPr="000B10E6">
          <w:rPr>
            <w:rFonts w:ascii="Trebuchet MS" w:hAnsi="Trebuchet MS"/>
            <w:noProof/>
            <w:sz w:val="24"/>
          </w:rPr>
          <w:delText>And the</w:delText>
        </w:r>
      </w:del>
      <w:ins w:id="21" w:author="Author">
        <w:r w:rsidRPr="000B10E6">
          <w:rPr>
            <w:rFonts w:ascii="Trebuchet MS" w:hAnsi="Trebuchet MS"/>
            <w:noProof/>
            <w:sz w:val="24"/>
          </w:rPr>
          <w:t>The</w:t>
        </w:r>
      </w:ins>
      <w:r w:rsidRPr="000B10E6">
        <w:rPr>
          <w:rFonts w:ascii="Trebuchet MS" w:hAnsi="Trebuchet MS"/>
          <w:noProof/>
          <w:sz w:val="24"/>
        </w:rPr>
        <w:t xml:space="preserve"> cow </w:t>
      </w:r>
      <w:del w:id="22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23" w:author="Author">
        <w:r w:rsidRPr="000B10E6">
          <w:rPr>
            <w:rFonts w:ascii="Trebuchet MS" w:hAnsi="Trebuchet MS"/>
            <w:noProof/>
            <w:sz w:val="24"/>
          </w:rPr>
          <w:t>will then</w:t>
        </w:r>
      </w:ins>
      <w:r w:rsidRPr="000B10E6">
        <w:rPr>
          <w:rFonts w:ascii="Trebuchet MS" w:hAnsi="Trebuchet MS"/>
          <w:noProof/>
          <w:sz w:val="24"/>
        </w:rPr>
        <w:t xml:space="preserve"> be burned </w:t>
      </w:r>
      <w:del w:id="24" w:author="Author">
        <w:r w:rsidRPr="000B10E6">
          <w:rPr>
            <w:rFonts w:ascii="Trebuchet MS" w:hAnsi="Trebuchet MS"/>
            <w:noProof/>
            <w:sz w:val="24"/>
          </w:rPr>
          <w:delText>under</w:delText>
        </w:r>
      </w:del>
      <w:ins w:id="25" w:author="Author">
        <w:r w:rsidRPr="000B10E6">
          <w:rPr>
            <w:rFonts w:ascii="Trebuchet MS" w:hAnsi="Trebuchet MS"/>
            <w:noProof/>
            <w:sz w:val="24"/>
          </w:rPr>
          <w:t>before</w:t>
        </w:r>
      </w:ins>
      <w:r w:rsidRPr="000B10E6">
        <w:rPr>
          <w:rFonts w:ascii="Trebuchet MS" w:hAnsi="Trebuchet MS"/>
          <w:noProof/>
          <w:sz w:val="24"/>
        </w:rPr>
        <w:t xml:space="preserve"> his eyes. Its skin and its flesh and its blood together with its dung will be burned. </w:t>
      </w:r>
      <w:r w:rsidRPr="000B10E6">
        <w:rPr>
          <w:rFonts w:ascii="Trebuchet MS" w:hAnsi="Trebuchet MS"/>
          <w:b/>
          <w:noProof/>
          <w:sz w:val="24"/>
        </w:rPr>
        <w:t xml:space="preserve">19:6 </w:t>
      </w:r>
      <w:r w:rsidRPr="000B10E6">
        <w:rPr>
          <w:rFonts w:ascii="Trebuchet MS" w:hAnsi="Trebuchet MS"/>
          <w:noProof/>
          <w:sz w:val="24"/>
        </w:rPr>
        <w:t xml:space="preserve">And the priest </w:t>
      </w:r>
      <w:del w:id="26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27" w:author="Author">
        <w:r w:rsidRPr="000B10E6">
          <w:rPr>
            <w:rFonts w:ascii="Trebuchet MS" w:hAnsi="Trebuchet MS"/>
            <w:noProof/>
            <w:sz w:val="24"/>
          </w:rPr>
          <w:t>will</w:t>
        </w:r>
      </w:ins>
      <w:r w:rsidRPr="000B10E6">
        <w:rPr>
          <w:rFonts w:ascii="Trebuchet MS" w:hAnsi="Trebuchet MS"/>
          <w:noProof/>
          <w:sz w:val="24"/>
        </w:rPr>
        <w:t xml:space="preserve"> take cedarwood</w:t>
      </w:r>
      <w:del w:id="28" w:author="Author">
        <w:r w:rsidRPr="000B10E6">
          <w:rPr>
            <w:rFonts w:ascii="Trebuchet MS" w:hAnsi="Trebuchet MS"/>
            <w:noProof/>
            <w:sz w:val="24"/>
          </w:rPr>
          <w:delText xml:space="preserve"> and</w:delText>
        </w:r>
      </w:del>
      <w:ins w:id="29" w:author="Author">
        <w:r w:rsidRPr="000B10E6">
          <w:rPr>
            <w:rFonts w:ascii="Trebuchet MS" w:hAnsi="Trebuchet MS"/>
            <w:noProof/>
            <w:sz w:val="24"/>
          </w:rPr>
          <w:t>,</w:t>
        </w:r>
      </w:ins>
      <w:r w:rsidRPr="000B10E6">
        <w:rPr>
          <w:rFonts w:ascii="Trebuchet MS" w:hAnsi="Trebuchet MS"/>
          <w:noProof/>
          <w:sz w:val="24"/>
        </w:rPr>
        <w:t xml:space="preserve"> hyssop</w:t>
      </w:r>
      <w:ins w:id="30" w:author="Author">
        <w:r w:rsidRPr="000B10E6">
          <w:rPr>
            <w:rFonts w:ascii="Trebuchet MS" w:hAnsi="Trebuchet MS"/>
            <w:noProof/>
            <w:sz w:val="24"/>
          </w:rPr>
          <w:t>,</w:t>
        </w:r>
      </w:ins>
      <w:r w:rsidRPr="000B10E6">
        <w:rPr>
          <w:rFonts w:ascii="Trebuchet MS" w:hAnsi="Trebuchet MS"/>
          <w:noProof/>
          <w:sz w:val="24"/>
        </w:rPr>
        <w:t xml:space="preserve"> and </w:t>
      </w:r>
      <w:del w:id="31" w:author="Author">
        <w:r w:rsidRPr="000B10E6">
          <w:rPr>
            <w:rFonts w:ascii="Trebuchet MS" w:hAnsi="Trebuchet MS"/>
            <w:noProof/>
            <w:sz w:val="24"/>
          </w:rPr>
          <w:delText xml:space="preserve">coccus </w:delText>
        </w:r>
      </w:del>
      <w:r w:rsidRPr="000B10E6">
        <w:rPr>
          <w:rFonts w:ascii="Trebuchet MS" w:hAnsi="Trebuchet MS"/>
          <w:noProof/>
          <w:sz w:val="24"/>
        </w:rPr>
        <w:t xml:space="preserve">scarlet material and throw </w:t>
      </w:r>
      <w:del w:id="32" w:author="Author">
        <w:r w:rsidRPr="000B10E6">
          <w:rPr>
            <w:rFonts w:ascii="Trebuchet MS" w:hAnsi="Trebuchet MS"/>
            <w:noProof/>
            <w:sz w:val="24"/>
          </w:rPr>
          <w:delText>it</w:delText>
        </w:r>
      </w:del>
      <w:ins w:id="33" w:author="Author">
        <w:r w:rsidRPr="000B10E6">
          <w:rPr>
            <w:rFonts w:ascii="Trebuchet MS" w:hAnsi="Trebuchet MS"/>
            <w:noProof/>
            <w:sz w:val="24"/>
          </w:rPr>
          <w:t>them</w:t>
        </w:r>
      </w:ins>
      <w:r w:rsidRPr="000B10E6">
        <w:rPr>
          <w:rFonts w:ascii="Trebuchet MS" w:hAnsi="Trebuchet MS"/>
          <w:noProof/>
          <w:sz w:val="24"/>
        </w:rPr>
        <w:t xml:space="preserve"> into the </w:t>
      </w:r>
      <w:del w:id="34" w:author="Author">
        <w:r w:rsidRPr="000B10E6">
          <w:rPr>
            <w:rFonts w:ascii="Trebuchet MS" w:hAnsi="Trebuchet MS"/>
            <w:noProof/>
            <w:sz w:val="24"/>
          </w:rPr>
          <w:delText>midst of the burning of</w:delText>
        </w:r>
      </w:del>
      <w:ins w:id="35" w:author="Author">
        <w:r w:rsidRPr="000B10E6">
          <w:rPr>
            <w:rFonts w:ascii="Trebuchet MS" w:hAnsi="Trebuchet MS"/>
            <w:noProof/>
            <w:sz w:val="24"/>
          </w:rPr>
          <w:t>fire where</w:t>
        </w:r>
      </w:ins>
      <w:r w:rsidRPr="000B10E6">
        <w:rPr>
          <w:rFonts w:ascii="Trebuchet MS" w:hAnsi="Trebuchet MS"/>
          <w:noProof/>
          <w:sz w:val="24"/>
        </w:rPr>
        <w:t xml:space="preserve"> the cow</w:t>
      </w:r>
      <w:ins w:id="36" w:author="Author">
        <w:r w:rsidRPr="000B10E6">
          <w:rPr>
            <w:rFonts w:ascii="Trebuchet MS" w:hAnsi="Trebuchet MS"/>
            <w:noProof/>
            <w:sz w:val="24"/>
          </w:rPr>
          <w:t xml:space="preserve"> is being burned</w:t>
        </w:r>
      </w:ins>
      <w:r w:rsidRPr="000B10E6">
        <w:rPr>
          <w:rFonts w:ascii="Trebuchet MS" w:hAnsi="Trebuchet MS"/>
          <w:noProof/>
          <w:sz w:val="24"/>
        </w:rPr>
        <w:t xml:space="preserve">. </w:t>
      </w:r>
      <w:r w:rsidRPr="000B10E6">
        <w:rPr>
          <w:rFonts w:ascii="Trebuchet MS" w:hAnsi="Trebuchet MS"/>
          <w:b/>
          <w:noProof/>
          <w:sz w:val="24"/>
        </w:rPr>
        <w:t xml:space="preserve">19:7 </w:t>
      </w:r>
      <w:del w:id="37" w:author="Author">
        <w:r w:rsidRPr="000B10E6">
          <w:rPr>
            <w:rFonts w:ascii="Trebuchet MS" w:hAnsi="Trebuchet MS"/>
            <w:noProof/>
            <w:sz w:val="24"/>
          </w:rPr>
          <w:delText>And the</w:delText>
        </w:r>
      </w:del>
      <w:ins w:id="38" w:author="Author">
        <w:r w:rsidRPr="000B10E6">
          <w:rPr>
            <w:rFonts w:ascii="Trebuchet MS" w:hAnsi="Trebuchet MS"/>
            <w:noProof/>
            <w:sz w:val="24"/>
          </w:rPr>
          <w:t>The</w:t>
        </w:r>
      </w:ins>
      <w:r w:rsidRPr="000B10E6">
        <w:rPr>
          <w:rFonts w:ascii="Trebuchet MS" w:hAnsi="Trebuchet MS"/>
          <w:noProof/>
          <w:sz w:val="24"/>
        </w:rPr>
        <w:t xml:space="preserve"> priest </w:t>
      </w:r>
      <w:del w:id="39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40" w:author="Author">
        <w:r w:rsidRPr="000B10E6">
          <w:rPr>
            <w:rFonts w:ascii="Trebuchet MS" w:hAnsi="Trebuchet MS"/>
            <w:noProof/>
            <w:sz w:val="24"/>
          </w:rPr>
          <w:t>will then</w:t>
        </w:r>
      </w:ins>
      <w:r w:rsidRPr="000B10E6">
        <w:rPr>
          <w:rFonts w:ascii="Trebuchet MS" w:hAnsi="Trebuchet MS"/>
          <w:noProof/>
          <w:sz w:val="24"/>
        </w:rPr>
        <w:t xml:space="preserve"> wash his garments and bathe </w:t>
      </w:r>
      <w:del w:id="41" w:author="Author">
        <w:r w:rsidRPr="000B10E6">
          <w:rPr>
            <w:rFonts w:ascii="Trebuchet MS" w:hAnsi="Trebuchet MS"/>
            <w:noProof/>
            <w:sz w:val="24"/>
          </w:rPr>
          <w:delText>his flesh</w:delText>
        </w:r>
      </w:del>
      <w:ins w:id="42" w:author="Author">
        <w:r w:rsidRPr="000B10E6">
          <w:rPr>
            <w:rFonts w:ascii="Trebuchet MS" w:hAnsi="Trebuchet MS"/>
            <w:noProof/>
            <w:sz w:val="24"/>
          </w:rPr>
          <w:t>himself</w:t>
        </w:r>
        <w:r w:rsidRPr="000B10E6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0B10E6">
        <w:rPr>
          <w:rFonts w:ascii="Trebuchet MS" w:hAnsi="Trebuchet MS"/>
          <w:noProof/>
          <w:sz w:val="24"/>
        </w:rPr>
        <w:t xml:space="preserve"> in water, and afterward he may come into the camp; but the priest </w:t>
      </w:r>
      <w:del w:id="45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46" w:author="Author">
        <w:r w:rsidRPr="000B10E6">
          <w:rPr>
            <w:rFonts w:ascii="Trebuchet MS" w:hAnsi="Trebuchet MS"/>
            <w:noProof/>
            <w:sz w:val="24"/>
          </w:rPr>
          <w:t>will</w:t>
        </w:r>
      </w:ins>
      <w:r w:rsidRPr="000B10E6">
        <w:rPr>
          <w:rFonts w:ascii="Trebuchet MS" w:hAnsi="Trebuchet MS"/>
          <w:noProof/>
          <w:sz w:val="24"/>
        </w:rPr>
        <w:t xml:space="preserve"> be unclean until the evening.</w:t>
      </w:r>
    </w:p>
    <w:p w:rsidR="002A0171" w:rsidRPr="000B10E6" w:rsidRDefault="002A0171" w:rsidP="002A0171">
      <w:pPr>
        <w:rPr>
          <w:rFonts w:ascii="Trebuchet MS" w:hAnsi="Trebuchet MS"/>
          <w:noProof/>
          <w:sz w:val="24"/>
        </w:rPr>
      </w:pPr>
      <w:r w:rsidRPr="000B10E6">
        <w:rPr>
          <w:rFonts w:ascii="Trebuchet MS" w:hAnsi="Trebuchet MS"/>
          <w:b/>
          <w:sz w:val="24"/>
        </w:rPr>
        <w:t xml:space="preserve">19:8 </w:t>
      </w:r>
      <w:r w:rsidRPr="000B10E6">
        <w:rPr>
          <w:rFonts w:ascii="Trebuchet MS" w:hAnsi="Trebuchet MS"/>
          <w:noProof/>
          <w:sz w:val="24"/>
        </w:rPr>
        <w:t>“‘</w:t>
      </w:r>
      <w:del w:id="47" w:author="Author">
        <w:r w:rsidRPr="000B10E6">
          <w:rPr>
            <w:rFonts w:ascii="Trebuchet MS" w:hAnsi="Trebuchet MS"/>
            <w:noProof/>
            <w:sz w:val="24"/>
          </w:rPr>
          <w:delText>And the</w:delText>
        </w:r>
      </w:del>
      <w:ins w:id="48" w:author="Author">
        <w:r w:rsidRPr="000B10E6">
          <w:rPr>
            <w:rFonts w:ascii="Trebuchet MS" w:hAnsi="Trebuchet MS"/>
            <w:noProof/>
            <w:sz w:val="24"/>
          </w:rPr>
          <w:t>The</w:t>
        </w:r>
      </w:ins>
      <w:r w:rsidRPr="000B10E6">
        <w:rPr>
          <w:rFonts w:ascii="Trebuchet MS" w:hAnsi="Trebuchet MS"/>
          <w:noProof/>
          <w:sz w:val="24"/>
        </w:rPr>
        <w:t xml:space="preserve"> one who burned </w:t>
      </w:r>
      <w:del w:id="49" w:author="Author">
        <w:r w:rsidRPr="000B10E6">
          <w:rPr>
            <w:rFonts w:ascii="Trebuchet MS" w:hAnsi="Trebuchet MS"/>
            <w:noProof/>
            <w:sz w:val="24"/>
          </w:rPr>
          <w:delText>it</w:delText>
        </w:r>
      </w:del>
      <w:ins w:id="50" w:author="Author">
        <w:r w:rsidRPr="000B10E6">
          <w:rPr>
            <w:rFonts w:ascii="Trebuchet MS" w:hAnsi="Trebuchet MS"/>
            <w:noProof/>
            <w:sz w:val="24"/>
          </w:rPr>
          <w:t>the cow</w:t>
        </w:r>
      </w:ins>
      <w:r w:rsidRPr="000B10E6">
        <w:rPr>
          <w:rFonts w:ascii="Trebuchet MS" w:hAnsi="Trebuchet MS"/>
          <w:noProof/>
          <w:sz w:val="24"/>
        </w:rPr>
        <w:t xml:space="preserve"> will wash his garments in water and </w:t>
      </w:r>
      <w:del w:id="51" w:author="Author">
        <w:r w:rsidRPr="000B10E6">
          <w:rPr>
            <w:rFonts w:ascii="Trebuchet MS" w:hAnsi="Trebuchet MS"/>
            <w:noProof/>
            <w:sz w:val="24"/>
          </w:rPr>
          <w:delText xml:space="preserve">must </w:delText>
        </w:r>
      </w:del>
      <w:r w:rsidRPr="000B10E6">
        <w:rPr>
          <w:rFonts w:ascii="Trebuchet MS" w:hAnsi="Trebuchet MS"/>
          <w:noProof/>
          <w:sz w:val="24"/>
        </w:rPr>
        <w:t xml:space="preserve">bathe </w:t>
      </w:r>
      <w:del w:id="52" w:author="Author">
        <w:r w:rsidRPr="000B10E6">
          <w:rPr>
            <w:rFonts w:ascii="Trebuchet MS" w:hAnsi="Trebuchet MS"/>
            <w:noProof/>
            <w:sz w:val="24"/>
          </w:rPr>
          <w:delText>his flesh</w:delText>
        </w:r>
      </w:del>
      <w:ins w:id="53" w:author="Author">
        <w:r w:rsidRPr="000B10E6">
          <w:rPr>
            <w:rFonts w:ascii="Trebuchet MS" w:hAnsi="Trebuchet MS"/>
            <w:noProof/>
            <w:sz w:val="24"/>
          </w:rPr>
          <w:t>himself</w:t>
        </w:r>
        <w:r w:rsidRPr="000B10E6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0B10E6">
        <w:rPr>
          <w:rFonts w:ascii="Trebuchet MS" w:hAnsi="Trebuchet MS"/>
          <w:noProof/>
          <w:sz w:val="24"/>
        </w:rPr>
        <w:t xml:space="preserve"> in water, and he </w:t>
      </w:r>
      <w:del w:id="56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57" w:author="Author">
        <w:r w:rsidRPr="000B10E6">
          <w:rPr>
            <w:rFonts w:ascii="Trebuchet MS" w:hAnsi="Trebuchet MS"/>
            <w:noProof/>
            <w:sz w:val="24"/>
          </w:rPr>
          <w:t>will</w:t>
        </w:r>
      </w:ins>
      <w:r w:rsidRPr="000B10E6">
        <w:rPr>
          <w:rFonts w:ascii="Trebuchet MS" w:hAnsi="Trebuchet MS"/>
          <w:noProof/>
          <w:sz w:val="24"/>
        </w:rPr>
        <w:t xml:space="preserve"> be unclean until the evening.</w:t>
      </w:r>
    </w:p>
    <w:p w:rsidR="002A0171" w:rsidRPr="000B10E6" w:rsidRDefault="002A0171" w:rsidP="002A0171">
      <w:pPr>
        <w:rPr>
          <w:rFonts w:ascii="Trebuchet MS" w:hAnsi="Trebuchet MS"/>
          <w:noProof/>
          <w:sz w:val="24"/>
        </w:rPr>
      </w:pPr>
      <w:r w:rsidRPr="000B10E6">
        <w:rPr>
          <w:rFonts w:ascii="Trebuchet MS" w:hAnsi="Trebuchet MS"/>
          <w:b/>
          <w:sz w:val="24"/>
        </w:rPr>
        <w:t xml:space="preserve">19:9 </w:t>
      </w:r>
      <w:r w:rsidRPr="000B10E6">
        <w:rPr>
          <w:rFonts w:ascii="Trebuchet MS" w:hAnsi="Trebuchet MS"/>
          <w:noProof/>
          <w:sz w:val="24"/>
        </w:rPr>
        <w:t>“‘</w:t>
      </w:r>
      <w:del w:id="58" w:author="Author">
        <w:r w:rsidRPr="000B10E6">
          <w:rPr>
            <w:rFonts w:ascii="Trebuchet MS" w:hAnsi="Trebuchet MS"/>
            <w:noProof/>
            <w:sz w:val="24"/>
          </w:rPr>
          <w:delText>And a</w:delText>
        </w:r>
      </w:del>
      <w:ins w:id="59" w:author="Author">
        <w:r w:rsidRPr="000B10E6">
          <w:rPr>
            <w:rFonts w:ascii="Trebuchet MS" w:hAnsi="Trebuchet MS"/>
            <w:noProof/>
            <w:sz w:val="24"/>
          </w:rPr>
          <w:t>A</w:t>
        </w:r>
      </w:ins>
      <w:r w:rsidRPr="000B10E6">
        <w:rPr>
          <w:rFonts w:ascii="Trebuchet MS" w:hAnsi="Trebuchet MS"/>
          <w:noProof/>
          <w:sz w:val="24"/>
        </w:rPr>
        <w:t xml:space="preserve"> clean man </w:t>
      </w:r>
      <w:del w:id="60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61" w:author="Author">
        <w:r w:rsidRPr="000B10E6">
          <w:rPr>
            <w:rFonts w:ascii="Trebuchet MS" w:hAnsi="Trebuchet MS"/>
            <w:noProof/>
            <w:sz w:val="24"/>
          </w:rPr>
          <w:t>will</w:t>
        </w:r>
      </w:ins>
      <w:r w:rsidRPr="000B10E6">
        <w:rPr>
          <w:rFonts w:ascii="Trebuchet MS" w:hAnsi="Trebuchet MS"/>
          <w:noProof/>
          <w:sz w:val="24"/>
        </w:rPr>
        <w:t xml:space="preserve"> gather up the ashes of the cow and deposit them outside the camp in a clean place</w:t>
      </w:r>
      <w:del w:id="62" w:author="Author">
        <w:r w:rsidRPr="000B10E6">
          <w:rPr>
            <w:rFonts w:ascii="Trebuchet MS" w:hAnsi="Trebuchet MS"/>
            <w:noProof/>
            <w:sz w:val="24"/>
          </w:rPr>
          <w:delText>;</w:delText>
        </w:r>
      </w:del>
      <w:ins w:id="63" w:author="Author">
        <w:r w:rsidRPr="000B10E6">
          <w:rPr>
            <w:rFonts w:ascii="Trebuchet MS" w:hAnsi="Trebuchet MS"/>
            <w:noProof/>
            <w:sz w:val="24"/>
          </w:rPr>
          <w:t>,</w:t>
        </w:r>
      </w:ins>
      <w:r w:rsidRPr="000B10E6">
        <w:rPr>
          <w:rFonts w:ascii="Trebuchet MS" w:hAnsi="Trebuchet MS"/>
          <w:noProof/>
          <w:sz w:val="24"/>
        </w:rPr>
        <w:t xml:space="preserve"> and they </w:t>
      </w:r>
      <w:del w:id="64" w:author="Author">
        <w:r w:rsidRPr="000B10E6">
          <w:rPr>
            <w:rFonts w:ascii="Trebuchet MS" w:hAnsi="Trebuchet MS"/>
            <w:noProof/>
            <w:sz w:val="24"/>
          </w:rPr>
          <w:delText>must serve</w:delText>
        </w:r>
      </w:del>
      <w:ins w:id="65" w:author="Author">
        <w:r w:rsidRPr="000B10E6">
          <w:rPr>
            <w:rFonts w:ascii="Trebuchet MS" w:hAnsi="Trebuchet MS"/>
            <w:noProof/>
            <w:sz w:val="24"/>
          </w:rPr>
          <w:t>should be kept by</w:t>
        </w:r>
      </w:ins>
      <w:r w:rsidRPr="000B10E6">
        <w:rPr>
          <w:rFonts w:ascii="Trebuchet MS" w:hAnsi="Trebuchet MS"/>
          <w:noProof/>
          <w:sz w:val="24"/>
        </w:rPr>
        <w:t xml:space="preserve"> the assembly of the </w:t>
      </w:r>
      <w:del w:id="66" w:author="Author">
        <w:r w:rsidRPr="000B10E6">
          <w:rPr>
            <w:rFonts w:ascii="Trebuchet MS" w:hAnsi="Trebuchet MS"/>
            <w:noProof/>
            <w:sz w:val="24"/>
          </w:rPr>
          <w:delText>sons of Israel as something</w:delText>
        </w:r>
      </w:del>
      <w:ins w:id="67" w:author="Author">
        <w:r w:rsidRPr="000B10E6">
          <w:rPr>
            <w:rFonts w:ascii="Trebuchet MS" w:hAnsi="Trebuchet MS"/>
            <w:noProof/>
            <w:sz w:val="24"/>
          </w:rPr>
          <w:t>Israelites</w:t>
        </w:r>
      </w:ins>
      <w:r w:rsidRPr="000B10E6">
        <w:rPr>
          <w:rFonts w:ascii="Trebuchet MS" w:hAnsi="Trebuchet MS"/>
          <w:noProof/>
          <w:sz w:val="24"/>
        </w:rPr>
        <w:t xml:space="preserve"> to </w:t>
      </w:r>
      <w:del w:id="68" w:author="Author">
        <w:r w:rsidRPr="000B10E6">
          <w:rPr>
            <w:rFonts w:ascii="Trebuchet MS" w:hAnsi="Trebuchet MS"/>
            <w:noProof/>
            <w:sz w:val="24"/>
          </w:rPr>
          <w:delText>be kept for the</w:delText>
        </w:r>
      </w:del>
      <w:ins w:id="69" w:author="Author">
        <w:r w:rsidRPr="000B10E6">
          <w:rPr>
            <w:rFonts w:ascii="Trebuchet MS" w:hAnsi="Trebuchet MS"/>
            <w:noProof/>
            <w:sz w:val="24"/>
          </w:rPr>
          <w:t>prepare</w:t>
        </w:r>
      </w:ins>
      <w:r w:rsidRPr="000B10E6">
        <w:rPr>
          <w:rFonts w:ascii="Trebuchet MS" w:hAnsi="Trebuchet MS"/>
          <w:noProof/>
          <w:sz w:val="24"/>
        </w:rPr>
        <w:t xml:space="preserve"> water </w:t>
      </w:r>
      <w:ins w:id="70" w:author="Author">
        <w:r w:rsidRPr="000B10E6">
          <w:rPr>
            <w:rFonts w:ascii="Trebuchet MS" w:hAnsi="Trebuchet MS"/>
            <w:noProof/>
            <w:sz w:val="24"/>
          </w:rPr>
          <w:t xml:space="preserve">that will be used </w:t>
        </w:r>
      </w:ins>
      <w:r w:rsidRPr="000B10E6">
        <w:rPr>
          <w:rFonts w:ascii="Trebuchet MS" w:hAnsi="Trebuchet MS"/>
          <w:noProof/>
          <w:sz w:val="24"/>
        </w:rPr>
        <w:t xml:space="preserve">for cleansing. It is a sin offering. </w:t>
      </w:r>
      <w:r w:rsidRPr="000B10E6">
        <w:rPr>
          <w:rFonts w:ascii="Trebuchet MS" w:hAnsi="Trebuchet MS"/>
          <w:b/>
          <w:noProof/>
          <w:sz w:val="24"/>
        </w:rPr>
        <w:t xml:space="preserve">19:10 </w:t>
      </w:r>
      <w:del w:id="71" w:author="Author">
        <w:r w:rsidRPr="000B10E6">
          <w:rPr>
            <w:rFonts w:ascii="Trebuchet MS" w:hAnsi="Trebuchet MS"/>
            <w:noProof/>
            <w:sz w:val="24"/>
          </w:rPr>
          <w:delText>And the</w:delText>
        </w:r>
      </w:del>
      <w:ins w:id="72" w:author="Author">
        <w:r w:rsidRPr="000B10E6">
          <w:rPr>
            <w:rFonts w:ascii="Trebuchet MS" w:hAnsi="Trebuchet MS"/>
            <w:noProof/>
            <w:sz w:val="24"/>
          </w:rPr>
          <w:t>The</w:t>
        </w:r>
      </w:ins>
      <w:r w:rsidRPr="000B10E6">
        <w:rPr>
          <w:rFonts w:ascii="Trebuchet MS" w:hAnsi="Trebuchet MS"/>
          <w:noProof/>
          <w:sz w:val="24"/>
        </w:rPr>
        <w:t xml:space="preserve"> one gathering the ashes of the cow </w:t>
      </w:r>
      <w:del w:id="73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74" w:author="Author">
        <w:r w:rsidRPr="000B10E6">
          <w:rPr>
            <w:rFonts w:ascii="Trebuchet MS" w:hAnsi="Trebuchet MS"/>
            <w:noProof/>
            <w:sz w:val="24"/>
          </w:rPr>
          <w:t>will</w:t>
        </w:r>
      </w:ins>
      <w:r w:rsidRPr="000B10E6">
        <w:rPr>
          <w:rFonts w:ascii="Trebuchet MS" w:hAnsi="Trebuchet MS"/>
          <w:noProof/>
          <w:sz w:val="24"/>
        </w:rPr>
        <w:t xml:space="preserve"> wash his garments and be unclean until the evening.</w:t>
      </w:r>
    </w:p>
    <w:p w:rsidR="002A0171" w:rsidRPr="000B10E6" w:rsidRDefault="002A0171" w:rsidP="002A0171">
      <w:pPr>
        <w:rPr>
          <w:rFonts w:ascii="Trebuchet MS" w:hAnsi="Trebuchet MS"/>
          <w:noProof/>
          <w:sz w:val="24"/>
        </w:rPr>
      </w:pPr>
      <w:r w:rsidRPr="000B10E6">
        <w:rPr>
          <w:rFonts w:ascii="Trebuchet MS" w:hAnsi="Trebuchet MS"/>
          <w:noProof/>
          <w:sz w:val="24"/>
        </w:rPr>
        <w:t>“‘</w:t>
      </w:r>
      <w:del w:id="75" w:author="Author">
        <w:r w:rsidRPr="000B10E6">
          <w:rPr>
            <w:rFonts w:ascii="Trebuchet MS" w:hAnsi="Trebuchet MS"/>
            <w:noProof/>
            <w:sz w:val="24"/>
          </w:rPr>
          <w:delText>And it must</w:delText>
        </w:r>
      </w:del>
      <w:ins w:id="76" w:author="Author">
        <w:r w:rsidRPr="000B10E6">
          <w:rPr>
            <w:rFonts w:ascii="Trebuchet MS" w:hAnsi="Trebuchet MS"/>
            <w:noProof/>
            <w:sz w:val="24"/>
          </w:rPr>
          <w:t>This will</w:t>
        </w:r>
      </w:ins>
      <w:r w:rsidRPr="000B10E6">
        <w:rPr>
          <w:rFonts w:ascii="Trebuchet MS" w:hAnsi="Trebuchet MS"/>
          <w:noProof/>
          <w:sz w:val="24"/>
        </w:rPr>
        <w:t xml:space="preserve"> serve the </w:t>
      </w:r>
      <w:del w:id="77" w:author="Author">
        <w:r w:rsidRPr="000B10E6">
          <w:rPr>
            <w:rFonts w:ascii="Trebuchet MS" w:hAnsi="Trebuchet MS"/>
            <w:noProof/>
            <w:sz w:val="24"/>
          </w:rPr>
          <w:delText>sons of Israel</w:delText>
        </w:r>
      </w:del>
      <w:ins w:id="78" w:author="Author">
        <w:r w:rsidRPr="000B10E6">
          <w:rPr>
            <w:rFonts w:ascii="Trebuchet MS" w:hAnsi="Trebuchet MS"/>
            <w:noProof/>
            <w:sz w:val="24"/>
          </w:rPr>
          <w:t>Israelites</w:t>
        </w:r>
      </w:ins>
      <w:r w:rsidRPr="000B10E6">
        <w:rPr>
          <w:rFonts w:ascii="Trebuchet MS" w:hAnsi="Trebuchet MS"/>
          <w:noProof/>
          <w:sz w:val="24"/>
        </w:rPr>
        <w:t xml:space="preserve"> and the </w:t>
      </w:r>
      <w:del w:id="79" w:author="Author">
        <w:r w:rsidRPr="000B10E6">
          <w:rPr>
            <w:rFonts w:ascii="Trebuchet MS" w:hAnsi="Trebuchet MS"/>
            <w:noProof/>
            <w:sz w:val="24"/>
          </w:rPr>
          <w:delText>alien resident</w:delText>
        </w:r>
      </w:del>
      <w:ins w:id="80" w:author="Author">
        <w:r w:rsidRPr="000B10E6">
          <w:rPr>
            <w:rFonts w:ascii="Trebuchet MS" w:hAnsi="Trebuchet MS"/>
            <w:noProof/>
            <w:sz w:val="24"/>
          </w:rPr>
          <w:t>foreigner</w:t>
        </w:r>
      </w:ins>
      <w:r w:rsidRPr="000B10E6">
        <w:rPr>
          <w:rFonts w:ascii="Trebuchet MS" w:hAnsi="Trebuchet MS"/>
          <w:noProof/>
          <w:sz w:val="24"/>
        </w:rPr>
        <w:t xml:space="preserve"> who is residing </w:t>
      </w:r>
      <w:del w:id="81" w:author="Author">
        <w:r w:rsidRPr="000B10E6">
          <w:rPr>
            <w:rFonts w:ascii="Trebuchet MS" w:hAnsi="Trebuchet MS"/>
            <w:noProof/>
            <w:sz w:val="24"/>
          </w:rPr>
          <w:delText xml:space="preserve">as an alien </w:delText>
        </w:r>
      </w:del>
      <w:r w:rsidRPr="000B10E6">
        <w:rPr>
          <w:rFonts w:ascii="Trebuchet MS" w:hAnsi="Trebuchet MS"/>
          <w:noProof/>
          <w:sz w:val="24"/>
        </w:rPr>
        <w:t xml:space="preserve">in their midst as a </w:t>
      </w:r>
      <w:ins w:id="82" w:author="Author">
        <w:r w:rsidRPr="000B10E6">
          <w:rPr>
            <w:rFonts w:ascii="Trebuchet MS" w:hAnsi="Trebuchet MS"/>
            <w:noProof/>
            <w:sz w:val="24"/>
          </w:rPr>
          <w:t xml:space="preserve">lasting </w:t>
        </w:r>
      </w:ins>
      <w:r w:rsidRPr="000B10E6">
        <w:rPr>
          <w:rFonts w:ascii="Trebuchet MS" w:hAnsi="Trebuchet MS"/>
          <w:noProof/>
          <w:sz w:val="24"/>
        </w:rPr>
        <w:t>statute</w:t>
      </w:r>
      <w:del w:id="83" w:author="Author">
        <w:r w:rsidRPr="000B10E6">
          <w:rPr>
            <w:rFonts w:ascii="Trebuchet MS" w:hAnsi="Trebuchet MS"/>
            <w:noProof/>
            <w:sz w:val="24"/>
          </w:rPr>
          <w:delText xml:space="preserve"> to time indefinite</w:delText>
        </w:r>
      </w:del>
      <w:r w:rsidRPr="000B10E6">
        <w:rPr>
          <w:rFonts w:ascii="Trebuchet MS" w:hAnsi="Trebuchet MS"/>
          <w:noProof/>
          <w:sz w:val="24"/>
        </w:rPr>
        <w:t xml:space="preserve">. </w:t>
      </w:r>
      <w:r w:rsidRPr="000B10E6">
        <w:rPr>
          <w:rFonts w:ascii="Trebuchet MS" w:hAnsi="Trebuchet MS"/>
          <w:b/>
          <w:noProof/>
          <w:sz w:val="24"/>
        </w:rPr>
        <w:t xml:space="preserve">19:11 </w:t>
      </w:r>
      <w:r w:rsidRPr="000B10E6">
        <w:rPr>
          <w:rFonts w:ascii="Trebuchet MS" w:hAnsi="Trebuchet MS"/>
          <w:noProof/>
          <w:sz w:val="24"/>
        </w:rPr>
        <w:t xml:space="preserve">Anyone touching </w:t>
      </w:r>
      <w:del w:id="84" w:author="Author">
        <w:r w:rsidRPr="000B10E6">
          <w:rPr>
            <w:rFonts w:ascii="Trebuchet MS" w:hAnsi="Trebuchet MS"/>
            <w:noProof/>
            <w:sz w:val="24"/>
          </w:rPr>
          <w:delText xml:space="preserve">the corpse of </w:delText>
        </w:r>
      </w:del>
      <w:r w:rsidRPr="000B10E6">
        <w:rPr>
          <w:rFonts w:ascii="Trebuchet MS" w:hAnsi="Trebuchet MS"/>
          <w:noProof/>
          <w:sz w:val="24"/>
        </w:rPr>
        <w:t xml:space="preserve">any </w:t>
      </w:r>
      <w:del w:id="85" w:author="Author">
        <w:r w:rsidRPr="000B10E6">
          <w:rPr>
            <w:rFonts w:ascii="Trebuchet MS" w:hAnsi="Trebuchet MS"/>
            <w:noProof/>
            <w:sz w:val="24"/>
          </w:rPr>
          <w:delText xml:space="preserve">human soul must </w:delText>
        </w:r>
        <w:r w:rsidRPr="000B10E6">
          <w:rPr>
            <w:rFonts w:ascii="Trebuchet MS" w:hAnsi="Trebuchet MS"/>
            <w:noProof/>
            <w:sz w:val="24"/>
          </w:rPr>
          <w:lastRenderedPageBreak/>
          <w:delText>also</w:delText>
        </w:r>
      </w:del>
      <w:ins w:id="86" w:author="Author">
        <w:r w:rsidRPr="000B10E6">
          <w:rPr>
            <w:rFonts w:ascii="Trebuchet MS" w:hAnsi="Trebuchet MS"/>
            <w:noProof/>
            <w:sz w:val="24"/>
          </w:rPr>
          <w:t>dead person</w:t>
        </w:r>
        <w:r w:rsidRPr="000B10E6">
          <w:rPr>
            <w:rStyle w:val="FootnoteReference"/>
            <w:rFonts w:ascii="Trebuchet MS" w:hAnsi="Trebuchet MS"/>
            <w:noProof/>
          </w:rPr>
          <w:footnoteReference w:id="3"/>
        </w:r>
        <w:r w:rsidRPr="000B10E6">
          <w:rPr>
            <w:rFonts w:ascii="Trebuchet MS" w:hAnsi="Trebuchet MS"/>
            <w:noProof/>
            <w:sz w:val="24"/>
          </w:rPr>
          <w:t xml:space="preserve"> will</w:t>
        </w:r>
      </w:ins>
      <w:r w:rsidRPr="000B10E6">
        <w:rPr>
          <w:rFonts w:ascii="Trebuchet MS" w:hAnsi="Trebuchet MS"/>
          <w:noProof/>
          <w:sz w:val="24"/>
        </w:rPr>
        <w:t xml:space="preserve"> be unclean </w:t>
      </w:r>
      <w:ins w:id="89" w:author="Author">
        <w:r w:rsidRPr="000B10E6">
          <w:rPr>
            <w:rFonts w:ascii="Trebuchet MS" w:hAnsi="Trebuchet MS"/>
            <w:noProof/>
            <w:sz w:val="24"/>
          </w:rPr>
          <w:t xml:space="preserve">for </w:t>
        </w:r>
      </w:ins>
      <w:r w:rsidRPr="000B10E6">
        <w:rPr>
          <w:rFonts w:ascii="Trebuchet MS" w:hAnsi="Trebuchet MS"/>
          <w:noProof/>
          <w:sz w:val="24"/>
        </w:rPr>
        <w:t xml:space="preserve">seven days. </w:t>
      </w:r>
      <w:r w:rsidRPr="000B10E6">
        <w:rPr>
          <w:rFonts w:ascii="Trebuchet MS" w:hAnsi="Trebuchet MS"/>
          <w:b/>
          <w:noProof/>
          <w:sz w:val="24"/>
        </w:rPr>
        <w:t xml:space="preserve">19:12 </w:t>
      </w:r>
      <w:r w:rsidRPr="000B10E6">
        <w:rPr>
          <w:rFonts w:ascii="Trebuchet MS" w:hAnsi="Trebuchet MS"/>
          <w:noProof/>
          <w:sz w:val="24"/>
        </w:rPr>
        <w:t xml:space="preserve">Such one should purify himself with </w:t>
      </w:r>
      <w:del w:id="90" w:author="Author">
        <w:r w:rsidRPr="000B10E6">
          <w:rPr>
            <w:rFonts w:ascii="Trebuchet MS" w:hAnsi="Trebuchet MS"/>
            <w:noProof/>
            <w:sz w:val="24"/>
          </w:rPr>
          <w:delText>it</w:delText>
        </w:r>
      </w:del>
      <w:ins w:id="91" w:author="Author">
        <w:r w:rsidRPr="000B10E6">
          <w:rPr>
            <w:rFonts w:ascii="Trebuchet MS" w:hAnsi="Trebuchet MS"/>
            <w:noProof/>
            <w:sz w:val="24"/>
          </w:rPr>
          <w:t>the water</w:t>
        </w:r>
        <w:r w:rsidRPr="000B10E6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0B10E6">
        <w:rPr>
          <w:rFonts w:ascii="Trebuchet MS" w:hAnsi="Trebuchet MS"/>
          <w:noProof/>
          <w:sz w:val="24"/>
        </w:rPr>
        <w:t xml:space="preserve"> on the third day, and on the seventh day he will be clean. But if he </w:t>
      </w:r>
      <w:del w:id="94" w:author="Author">
        <w:r w:rsidRPr="000B10E6">
          <w:rPr>
            <w:rFonts w:ascii="Trebuchet MS" w:hAnsi="Trebuchet MS"/>
            <w:noProof/>
            <w:sz w:val="24"/>
          </w:rPr>
          <w:delText>will</w:delText>
        </w:r>
      </w:del>
      <w:ins w:id="95" w:author="Author">
        <w:r w:rsidRPr="000B10E6">
          <w:rPr>
            <w:rFonts w:ascii="Trebuchet MS" w:hAnsi="Trebuchet MS"/>
            <w:noProof/>
            <w:sz w:val="24"/>
          </w:rPr>
          <w:t>does</w:t>
        </w:r>
      </w:ins>
      <w:r w:rsidRPr="000B10E6">
        <w:rPr>
          <w:rFonts w:ascii="Trebuchet MS" w:hAnsi="Trebuchet MS"/>
          <w:noProof/>
          <w:sz w:val="24"/>
        </w:rPr>
        <w:t xml:space="preserve"> not purify himself on the third day, </w:t>
      </w:r>
      <w:del w:id="96" w:author="Author">
        <w:r w:rsidRPr="000B10E6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0B10E6">
        <w:rPr>
          <w:rFonts w:ascii="Trebuchet MS" w:hAnsi="Trebuchet MS"/>
          <w:noProof/>
          <w:sz w:val="24"/>
        </w:rPr>
        <w:t xml:space="preserve">on the seventh day he will not be clean. </w:t>
      </w:r>
      <w:r w:rsidRPr="000B10E6">
        <w:rPr>
          <w:rFonts w:ascii="Trebuchet MS" w:hAnsi="Trebuchet MS"/>
          <w:b/>
          <w:noProof/>
          <w:sz w:val="24"/>
        </w:rPr>
        <w:t xml:space="preserve">19:13 </w:t>
      </w:r>
      <w:r w:rsidRPr="000B10E6">
        <w:rPr>
          <w:rFonts w:ascii="Trebuchet MS" w:hAnsi="Trebuchet MS"/>
          <w:noProof/>
          <w:sz w:val="24"/>
        </w:rPr>
        <w:t xml:space="preserve">Everyone </w:t>
      </w:r>
      <w:del w:id="97" w:author="Author">
        <w:r w:rsidRPr="000B10E6">
          <w:rPr>
            <w:rFonts w:ascii="Trebuchet MS" w:hAnsi="Trebuchet MS"/>
            <w:noProof/>
            <w:sz w:val="24"/>
          </w:rPr>
          <w:delText xml:space="preserve">touching a </w:delText>
        </w:r>
      </w:del>
      <w:ins w:id="98" w:author="Author">
        <w:r w:rsidRPr="000B10E6">
          <w:rPr>
            <w:rFonts w:ascii="Trebuchet MS" w:hAnsi="Trebuchet MS"/>
            <w:noProof/>
            <w:sz w:val="24"/>
          </w:rPr>
          <w:t xml:space="preserve">who touches the </w:t>
        </w:r>
      </w:ins>
      <w:r w:rsidRPr="000B10E6">
        <w:rPr>
          <w:rFonts w:ascii="Trebuchet MS" w:hAnsi="Trebuchet MS"/>
          <w:noProof/>
          <w:sz w:val="24"/>
        </w:rPr>
        <w:t>corpse</w:t>
      </w:r>
      <w:del w:id="99" w:author="Author">
        <w:r w:rsidRPr="000B10E6">
          <w:rPr>
            <w:rFonts w:ascii="Trebuchet MS" w:hAnsi="Trebuchet MS"/>
            <w:noProof/>
            <w:sz w:val="24"/>
          </w:rPr>
          <w:delText>, the soul</w:delText>
        </w:r>
      </w:del>
      <w:r w:rsidRPr="000B10E6">
        <w:rPr>
          <w:rFonts w:ascii="Trebuchet MS" w:hAnsi="Trebuchet MS"/>
          <w:noProof/>
          <w:sz w:val="24"/>
        </w:rPr>
        <w:t xml:space="preserve"> of </w:t>
      </w:r>
      <w:del w:id="100" w:author="Author">
        <w:r w:rsidRPr="000B10E6">
          <w:rPr>
            <w:rFonts w:ascii="Trebuchet MS" w:hAnsi="Trebuchet MS"/>
            <w:noProof/>
            <w:sz w:val="24"/>
          </w:rPr>
          <w:delText>whatever man may die,</w:delText>
        </w:r>
      </w:del>
      <w:ins w:id="101" w:author="Author">
        <w:r w:rsidRPr="000B10E6">
          <w:rPr>
            <w:rFonts w:ascii="Trebuchet MS" w:hAnsi="Trebuchet MS"/>
            <w:noProof/>
            <w:sz w:val="24"/>
          </w:rPr>
          <w:t>any dead person</w:t>
        </w:r>
        <w:r w:rsidRPr="000B10E6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0B10E6">
        <w:rPr>
          <w:rFonts w:ascii="Trebuchet MS" w:hAnsi="Trebuchet MS"/>
          <w:noProof/>
          <w:sz w:val="24"/>
        </w:rPr>
        <w:t xml:space="preserve"> and </w:t>
      </w:r>
      <w:del w:id="104" w:author="Author">
        <w:r w:rsidRPr="000B10E6">
          <w:rPr>
            <w:rFonts w:ascii="Trebuchet MS" w:hAnsi="Trebuchet MS"/>
            <w:noProof/>
            <w:sz w:val="24"/>
          </w:rPr>
          <w:delText>who will</w:delText>
        </w:r>
      </w:del>
      <w:ins w:id="105" w:author="Author">
        <w:r w:rsidRPr="000B10E6">
          <w:rPr>
            <w:rFonts w:ascii="Trebuchet MS" w:hAnsi="Trebuchet MS"/>
            <w:noProof/>
            <w:sz w:val="24"/>
          </w:rPr>
          <w:t>does</w:t>
        </w:r>
      </w:ins>
      <w:r w:rsidRPr="000B10E6">
        <w:rPr>
          <w:rFonts w:ascii="Trebuchet MS" w:hAnsi="Trebuchet MS"/>
          <w:noProof/>
          <w:sz w:val="24"/>
        </w:rPr>
        <w:t xml:space="preserve"> not purify himself</w:t>
      </w:r>
      <w:del w:id="106" w:author="Author">
        <w:r w:rsidRPr="000B10E6">
          <w:rPr>
            <w:rFonts w:ascii="Trebuchet MS" w:hAnsi="Trebuchet MS"/>
            <w:noProof/>
            <w:sz w:val="24"/>
          </w:rPr>
          <w:delText>,</w:delText>
        </w:r>
      </w:del>
      <w:r w:rsidRPr="000B10E6">
        <w:rPr>
          <w:rFonts w:ascii="Trebuchet MS" w:hAnsi="Trebuchet MS"/>
          <w:noProof/>
          <w:sz w:val="24"/>
        </w:rPr>
        <w:t xml:space="preserve"> has defiled Jehovah’s tabernacle, and that </w:t>
      </w:r>
      <w:del w:id="107" w:author="Author">
        <w:r w:rsidRPr="000B10E6">
          <w:rPr>
            <w:rFonts w:ascii="Trebuchet MS" w:hAnsi="Trebuchet MS"/>
            <w:noProof/>
            <w:sz w:val="24"/>
          </w:rPr>
          <w:delText>soul</w:delText>
        </w:r>
      </w:del>
      <w:ins w:id="108" w:author="Author">
        <w:r w:rsidRPr="000B10E6">
          <w:rPr>
            <w:rFonts w:ascii="Trebuchet MS" w:hAnsi="Trebuchet MS"/>
            <w:noProof/>
            <w:sz w:val="24"/>
          </w:rPr>
          <w:t>person</w:t>
        </w:r>
        <w:r w:rsidRPr="000B10E6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0B10E6">
        <w:rPr>
          <w:rFonts w:ascii="Trebuchet MS" w:hAnsi="Trebuchet MS"/>
          <w:noProof/>
          <w:sz w:val="24"/>
        </w:rPr>
        <w:t xml:space="preserve"> must be cut off</w:t>
      </w:r>
      <w:ins w:id="111" w:author="Author">
        <w:r w:rsidRPr="000B10E6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0B10E6">
        <w:rPr>
          <w:rFonts w:ascii="Trebuchet MS" w:hAnsi="Trebuchet MS"/>
          <w:noProof/>
          <w:sz w:val="24"/>
        </w:rPr>
        <w:t xml:space="preserve"> from Israel. Because the water for cleansing has not been sprinkled </w:t>
      </w:r>
      <w:del w:id="114" w:author="Author">
        <w:r w:rsidRPr="000B10E6">
          <w:rPr>
            <w:rFonts w:ascii="Trebuchet MS" w:hAnsi="Trebuchet MS"/>
            <w:noProof/>
            <w:sz w:val="24"/>
          </w:rPr>
          <w:delText>upon</w:delText>
        </w:r>
      </w:del>
      <w:ins w:id="115" w:author="Author">
        <w:r w:rsidRPr="000B10E6">
          <w:rPr>
            <w:rFonts w:ascii="Trebuchet MS" w:hAnsi="Trebuchet MS"/>
            <w:noProof/>
            <w:sz w:val="24"/>
          </w:rPr>
          <w:t>on</w:t>
        </w:r>
      </w:ins>
      <w:r w:rsidRPr="000B10E6">
        <w:rPr>
          <w:rFonts w:ascii="Trebuchet MS" w:hAnsi="Trebuchet MS"/>
          <w:noProof/>
          <w:sz w:val="24"/>
        </w:rPr>
        <w:t xml:space="preserve"> him, he continues unclean. His uncleanness </w:t>
      </w:r>
      <w:del w:id="116" w:author="Author">
        <w:r w:rsidRPr="000B10E6">
          <w:rPr>
            <w:rFonts w:ascii="Trebuchet MS" w:hAnsi="Trebuchet MS"/>
            <w:noProof/>
            <w:sz w:val="24"/>
          </w:rPr>
          <w:delText>is still</w:delText>
        </w:r>
      </w:del>
      <w:ins w:id="117" w:author="Author">
        <w:r w:rsidRPr="000B10E6">
          <w:rPr>
            <w:rFonts w:ascii="Trebuchet MS" w:hAnsi="Trebuchet MS"/>
            <w:noProof/>
            <w:sz w:val="24"/>
          </w:rPr>
          <w:t>remains</w:t>
        </w:r>
      </w:ins>
      <w:r w:rsidRPr="000B10E6">
        <w:rPr>
          <w:rFonts w:ascii="Trebuchet MS" w:hAnsi="Trebuchet MS"/>
          <w:noProof/>
          <w:sz w:val="24"/>
        </w:rPr>
        <w:t xml:space="preserve"> upon him.</w:t>
      </w:r>
    </w:p>
    <w:p w:rsidR="002A0171" w:rsidRPr="000B10E6" w:rsidRDefault="002A0171" w:rsidP="002A0171">
      <w:pPr>
        <w:rPr>
          <w:rFonts w:ascii="Trebuchet MS" w:hAnsi="Trebuchet MS"/>
          <w:noProof/>
          <w:sz w:val="24"/>
        </w:rPr>
      </w:pPr>
      <w:r w:rsidRPr="000B10E6">
        <w:rPr>
          <w:rFonts w:ascii="Trebuchet MS" w:hAnsi="Trebuchet MS"/>
          <w:b/>
          <w:sz w:val="24"/>
        </w:rPr>
        <w:t xml:space="preserve">19:14 </w:t>
      </w:r>
      <w:r w:rsidRPr="000B10E6">
        <w:rPr>
          <w:rFonts w:ascii="Trebuchet MS" w:hAnsi="Trebuchet MS"/>
          <w:noProof/>
          <w:sz w:val="24"/>
        </w:rPr>
        <w:t xml:space="preserve">“‘This is the law </w:t>
      </w:r>
      <w:del w:id="118" w:author="Author">
        <w:r w:rsidRPr="000B10E6">
          <w:rPr>
            <w:rFonts w:ascii="Trebuchet MS" w:hAnsi="Trebuchet MS"/>
            <w:noProof/>
            <w:sz w:val="24"/>
          </w:rPr>
          <w:delText>in case</w:delText>
        </w:r>
      </w:del>
      <w:ins w:id="119" w:author="Author">
        <w:r w:rsidRPr="000B10E6">
          <w:rPr>
            <w:rFonts w:ascii="Trebuchet MS" w:hAnsi="Trebuchet MS"/>
            <w:noProof/>
            <w:sz w:val="24"/>
          </w:rPr>
          <w:t>that applies when</w:t>
        </w:r>
      </w:ins>
      <w:r w:rsidRPr="000B10E6">
        <w:rPr>
          <w:rFonts w:ascii="Trebuchet MS" w:hAnsi="Trebuchet MS"/>
          <w:noProof/>
          <w:sz w:val="24"/>
        </w:rPr>
        <w:t xml:space="preserve"> a man </w:t>
      </w:r>
      <w:del w:id="120" w:author="Author">
        <w:r w:rsidRPr="000B10E6">
          <w:rPr>
            <w:rFonts w:ascii="Trebuchet MS" w:hAnsi="Trebuchet MS"/>
            <w:noProof/>
            <w:sz w:val="24"/>
          </w:rPr>
          <w:delText>should die</w:delText>
        </w:r>
      </w:del>
      <w:ins w:id="121" w:author="Author">
        <w:r w:rsidRPr="000B10E6">
          <w:rPr>
            <w:rFonts w:ascii="Trebuchet MS" w:hAnsi="Trebuchet MS"/>
            <w:noProof/>
            <w:sz w:val="24"/>
          </w:rPr>
          <w:t>dies</w:t>
        </w:r>
      </w:ins>
      <w:r w:rsidRPr="000B10E6">
        <w:rPr>
          <w:rFonts w:ascii="Trebuchet MS" w:hAnsi="Trebuchet MS"/>
          <w:noProof/>
          <w:sz w:val="24"/>
        </w:rPr>
        <w:t xml:space="preserve"> in a tent: Everyone </w:t>
      </w:r>
      <w:del w:id="122" w:author="Author">
        <w:r w:rsidRPr="000B10E6">
          <w:rPr>
            <w:rFonts w:ascii="Trebuchet MS" w:hAnsi="Trebuchet MS"/>
            <w:noProof/>
            <w:sz w:val="24"/>
          </w:rPr>
          <w:delText>coming into</w:delText>
        </w:r>
      </w:del>
      <w:ins w:id="123" w:author="Author">
        <w:r w:rsidRPr="000B10E6">
          <w:rPr>
            <w:rFonts w:ascii="Trebuchet MS" w:hAnsi="Trebuchet MS"/>
            <w:noProof/>
            <w:sz w:val="24"/>
          </w:rPr>
          <w:t>who enters</w:t>
        </w:r>
      </w:ins>
      <w:r w:rsidRPr="000B10E6">
        <w:rPr>
          <w:rFonts w:ascii="Trebuchet MS" w:hAnsi="Trebuchet MS"/>
          <w:noProof/>
          <w:sz w:val="24"/>
        </w:rPr>
        <w:t xml:space="preserve"> the tent</w:t>
      </w:r>
      <w:del w:id="124" w:author="Author">
        <w:r w:rsidRPr="000B10E6">
          <w:rPr>
            <w:rFonts w:ascii="Trebuchet MS" w:hAnsi="Trebuchet MS"/>
            <w:noProof/>
            <w:sz w:val="24"/>
          </w:rPr>
          <w:delText>,</w:delText>
        </w:r>
      </w:del>
      <w:r w:rsidRPr="000B10E6">
        <w:rPr>
          <w:rFonts w:ascii="Trebuchet MS" w:hAnsi="Trebuchet MS"/>
          <w:noProof/>
          <w:sz w:val="24"/>
        </w:rPr>
        <w:t xml:space="preserve"> and everyone who </w:t>
      </w:r>
      <w:del w:id="125" w:author="Author">
        <w:r w:rsidRPr="000B10E6">
          <w:rPr>
            <w:rFonts w:ascii="Trebuchet MS" w:hAnsi="Trebuchet MS"/>
            <w:noProof/>
            <w:sz w:val="24"/>
          </w:rPr>
          <w:delText>is</w:delText>
        </w:r>
      </w:del>
      <w:ins w:id="126" w:author="Author">
        <w:r w:rsidRPr="000B10E6">
          <w:rPr>
            <w:rFonts w:ascii="Trebuchet MS" w:hAnsi="Trebuchet MS"/>
            <w:noProof/>
            <w:sz w:val="24"/>
          </w:rPr>
          <w:t>was already</w:t>
        </w:r>
      </w:ins>
      <w:r w:rsidRPr="000B10E6">
        <w:rPr>
          <w:rFonts w:ascii="Trebuchet MS" w:hAnsi="Trebuchet MS"/>
          <w:noProof/>
          <w:sz w:val="24"/>
        </w:rPr>
        <w:t xml:space="preserve"> in the tent</w:t>
      </w:r>
      <w:del w:id="127" w:author="Author">
        <w:r w:rsidRPr="000B10E6">
          <w:rPr>
            <w:rFonts w:ascii="Trebuchet MS" w:hAnsi="Trebuchet MS"/>
            <w:noProof/>
            <w:sz w:val="24"/>
          </w:rPr>
          <w:delText>,</w:delText>
        </w:r>
      </w:del>
      <w:r w:rsidRPr="000B10E6">
        <w:rPr>
          <w:rFonts w:ascii="Trebuchet MS" w:hAnsi="Trebuchet MS"/>
          <w:noProof/>
          <w:sz w:val="24"/>
        </w:rPr>
        <w:t xml:space="preserve"> will be unclean </w:t>
      </w:r>
      <w:ins w:id="128" w:author="Author">
        <w:r w:rsidRPr="000B10E6">
          <w:rPr>
            <w:rFonts w:ascii="Trebuchet MS" w:hAnsi="Trebuchet MS"/>
            <w:noProof/>
            <w:sz w:val="24"/>
          </w:rPr>
          <w:t xml:space="preserve">for </w:t>
        </w:r>
      </w:ins>
      <w:r w:rsidRPr="000B10E6">
        <w:rPr>
          <w:rFonts w:ascii="Trebuchet MS" w:hAnsi="Trebuchet MS"/>
          <w:noProof/>
          <w:sz w:val="24"/>
        </w:rPr>
        <w:t xml:space="preserve">seven days. </w:t>
      </w:r>
      <w:r w:rsidRPr="000B10E6">
        <w:rPr>
          <w:rFonts w:ascii="Trebuchet MS" w:hAnsi="Trebuchet MS"/>
          <w:b/>
          <w:noProof/>
          <w:sz w:val="24"/>
        </w:rPr>
        <w:t xml:space="preserve">19:15 </w:t>
      </w:r>
      <w:del w:id="129" w:author="Author">
        <w:r w:rsidRPr="000B10E6">
          <w:rPr>
            <w:rFonts w:ascii="Trebuchet MS" w:hAnsi="Trebuchet MS"/>
            <w:noProof/>
            <w:sz w:val="24"/>
          </w:rPr>
          <w:delText>And every</w:delText>
        </w:r>
      </w:del>
      <w:ins w:id="130" w:author="Author">
        <w:r w:rsidRPr="000B10E6">
          <w:rPr>
            <w:rFonts w:ascii="Trebuchet MS" w:hAnsi="Trebuchet MS"/>
            <w:noProof/>
            <w:sz w:val="24"/>
          </w:rPr>
          <w:t>Every</w:t>
        </w:r>
      </w:ins>
      <w:r w:rsidRPr="000B10E6">
        <w:rPr>
          <w:rFonts w:ascii="Trebuchet MS" w:hAnsi="Trebuchet MS"/>
          <w:noProof/>
          <w:sz w:val="24"/>
        </w:rPr>
        <w:t xml:space="preserve"> opened </w:t>
      </w:r>
      <w:del w:id="131" w:author="Author">
        <w:r w:rsidRPr="000B10E6">
          <w:rPr>
            <w:rFonts w:ascii="Trebuchet MS" w:hAnsi="Trebuchet MS"/>
            <w:noProof/>
            <w:sz w:val="24"/>
          </w:rPr>
          <w:delText>vessel upon which there is</w:delText>
        </w:r>
      </w:del>
      <w:ins w:id="132" w:author="Author">
        <w:r w:rsidRPr="000B10E6">
          <w:rPr>
            <w:rFonts w:ascii="Trebuchet MS" w:hAnsi="Trebuchet MS"/>
            <w:noProof/>
            <w:sz w:val="24"/>
          </w:rPr>
          <w:t>container with</w:t>
        </w:r>
      </w:ins>
      <w:r w:rsidRPr="000B10E6">
        <w:rPr>
          <w:rFonts w:ascii="Trebuchet MS" w:hAnsi="Trebuchet MS"/>
          <w:noProof/>
          <w:sz w:val="24"/>
        </w:rPr>
        <w:t xml:space="preserve"> no lid tied </w:t>
      </w:r>
      <w:del w:id="133" w:author="Author">
        <w:r w:rsidRPr="000B10E6">
          <w:rPr>
            <w:rFonts w:ascii="Trebuchet MS" w:hAnsi="Trebuchet MS"/>
            <w:noProof/>
            <w:sz w:val="24"/>
          </w:rPr>
          <w:delText>down</w:delText>
        </w:r>
      </w:del>
      <w:ins w:id="134" w:author="Author">
        <w:r w:rsidRPr="000B10E6">
          <w:rPr>
            <w:rFonts w:ascii="Trebuchet MS" w:hAnsi="Trebuchet MS"/>
            <w:noProof/>
            <w:sz w:val="24"/>
          </w:rPr>
          <w:t>on it</w:t>
        </w:r>
      </w:ins>
      <w:r w:rsidRPr="000B10E6">
        <w:rPr>
          <w:rFonts w:ascii="Trebuchet MS" w:hAnsi="Trebuchet MS"/>
          <w:noProof/>
          <w:sz w:val="24"/>
        </w:rPr>
        <w:t xml:space="preserve"> is unclean. </w:t>
      </w:r>
      <w:r w:rsidRPr="000B10E6">
        <w:rPr>
          <w:rFonts w:ascii="Trebuchet MS" w:hAnsi="Trebuchet MS"/>
          <w:b/>
          <w:noProof/>
          <w:sz w:val="24"/>
        </w:rPr>
        <w:t xml:space="preserve">19:16 </w:t>
      </w:r>
      <w:del w:id="135" w:author="Author">
        <w:r w:rsidRPr="000B10E6">
          <w:rPr>
            <w:rFonts w:ascii="Trebuchet MS" w:hAnsi="Trebuchet MS"/>
            <w:noProof/>
            <w:sz w:val="24"/>
          </w:rPr>
          <w:delText>And everyone who on</w:delText>
        </w:r>
      </w:del>
      <w:ins w:id="136" w:author="Author">
        <w:r w:rsidRPr="000B10E6">
          <w:rPr>
            <w:rFonts w:ascii="Trebuchet MS" w:hAnsi="Trebuchet MS"/>
            <w:noProof/>
            <w:sz w:val="24"/>
          </w:rPr>
          <w:t>Everyone in</w:t>
        </w:r>
      </w:ins>
      <w:r w:rsidRPr="000B10E6">
        <w:rPr>
          <w:rFonts w:ascii="Trebuchet MS" w:hAnsi="Trebuchet MS"/>
          <w:noProof/>
          <w:sz w:val="24"/>
        </w:rPr>
        <w:t xml:space="preserve"> the open field </w:t>
      </w:r>
      <w:del w:id="137" w:author="Author">
        <w:r w:rsidRPr="000B10E6">
          <w:rPr>
            <w:rFonts w:ascii="Trebuchet MS" w:hAnsi="Trebuchet MS"/>
            <w:noProof/>
            <w:sz w:val="24"/>
          </w:rPr>
          <w:delText>may touch</w:delText>
        </w:r>
      </w:del>
      <w:ins w:id="138" w:author="Author">
        <w:r w:rsidRPr="000B10E6">
          <w:rPr>
            <w:rFonts w:ascii="Trebuchet MS" w:hAnsi="Trebuchet MS"/>
            <w:noProof/>
            <w:sz w:val="24"/>
          </w:rPr>
          <w:t>who touches</w:t>
        </w:r>
      </w:ins>
      <w:r w:rsidRPr="000B10E6">
        <w:rPr>
          <w:rFonts w:ascii="Trebuchet MS" w:hAnsi="Trebuchet MS"/>
          <w:noProof/>
          <w:sz w:val="24"/>
        </w:rPr>
        <w:t xml:space="preserve"> someone </w:t>
      </w:r>
      <w:del w:id="139" w:author="Author">
        <w:r w:rsidRPr="000B10E6">
          <w:rPr>
            <w:rFonts w:ascii="Trebuchet MS" w:hAnsi="Trebuchet MS"/>
            <w:noProof/>
            <w:sz w:val="24"/>
          </w:rPr>
          <w:delText>slain</w:delText>
        </w:r>
      </w:del>
      <w:ins w:id="140" w:author="Author">
        <w:r w:rsidRPr="000B10E6">
          <w:rPr>
            <w:rFonts w:ascii="Trebuchet MS" w:hAnsi="Trebuchet MS"/>
            <w:noProof/>
            <w:sz w:val="24"/>
          </w:rPr>
          <w:t>killed</w:t>
        </w:r>
      </w:ins>
      <w:r w:rsidRPr="000B10E6">
        <w:rPr>
          <w:rFonts w:ascii="Trebuchet MS" w:hAnsi="Trebuchet MS"/>
          <w:noProof/>
          <w:sz w:val="24"/>
        </w:rPr>
        <w:t xml:space="preserve"> with the sword or a corpse or </w:t>
      </w:r>
      <w:del w:id="141" w:author="Author">
        <w:r w:rsidRPr="000B10E6">
          <w:rPr>
            <w:rFonts w:ascii="Trebuchet MS" w:hAnsi="Trebuchet MS"/>
            <w:noProof/>
            <w:sz w:val="24"/>
          </w:rPr>
          <w:delText>a</w:delText>
        </w:r>
      </w:del>
      <w:ins w:id="142" w:author="Author">
        <w:r w:rsidRPr="000B10E6">
          <w:rPr>
            <w:rFonts w:ascii="Trebuchet MS" w:hAnsi="Trebuchet MS"/>
            <w:noProof/>
            <w:sz w:val="24"/>
          </w:rPr>
          <w:t>the</w:t>
        </w:r>
      </w:ins>
      <w:r w:rsidRPr="000B10E6">
        <w:rPr>
          <w:rFonts w:ascii="Trebuchet MS" w:hAnsi="Trebuchet MS"/>
          <w:noProof/>
          <w:sz w:val="24"/>
        </w:rPr>
        <w:t xml:space="preserve"> bone of a man or a burial place will be unclean </w:t>
      </w:r>
      <w:ins w:id="143" w:author="Author">
        <w:r w:rsidRPr="000B10E6">
          <w:rPr>
            <w:rFonts w:ascii="Trebuchet MS" w:hAnsi="Trebuchet MS"/>
            <w:noProof/>
            <w:sz w:val="24"/>
          </w:rPr>
          <w:t xml:space="preserve">for </w:t>
        </w:r>
      </w:ins>
      <w:r w:rsidRPr="000B10E6">
        <w:rPr>
          <w:rFonts w:ascii="Trebuchet MS" w:hAnsi="Trebuchet MS"/>
          <w:noProof/>
          <w:sz w:val="24"/>
        </w:rPr>
        <w:t xml:space="preserve">seven days. </w:t>
      </w:r>
      <w:r w:rsidRPr="000B10E6">
        <w:rPr>
          <w:rFonts w:ascii="Trebuchet MS" w:hAnsi="Trebuchet MS"/>
          <w:b/>
          <w:noProof/>
          <w:sz w:val="24"/>
        </w:rPr>
        <w:t xml:space="preserve">19:17 </w:t>
      </w:r>
      <w:del w:id="144" w:author="Author">
        <w:r w:rsidRPr="000B10E6">
          <w:rPr>
            <w:rFonts w:ascii="Trebuchet MS" w:hAnsi="Trebuchet MS"/>
            <w:noProof/>
            <w:sz w:val="24"/>
          </w:rPr>
          <w:delText>And they must</w:delText>
        </w:r>
      </w:del>
      <w:ins w:id="145" w:author="Author">
        <w:r w:rsidRPr="000B10E6">
          <w:rPr>
            <w:rFonts w:ascii="Trebuchet MS" w:hAnsi="Trebuchet MS"/>
            <w:noProof/>
            <w:sz w:val="24"/>
          </w:rPr>
          <w:t>They should</w:t>
        </w:r>
      </w:ins>
      <w:r w:rsidRPr="000B10E6">
        <w:rPr>
          <w:rFonts w:ascii="Trebuchet MS" w:hAnsi="Trebuchet MS"/>
          <w:noProof/>
          <w:sz w:val="24"/>
        </w:rPr>
        <w:t xml:space="preserve"> take for the unclean one some of the </w:t>
      </w:r>
      <w:del w:id="146" w:author="Author">
        <w:r w:rsidRPr="000B10E6">
          <w:rPr>
            <w:rFonts w:ascii="Trebuchet MS" w:hAnsi="Trebuchet MS"/>
            <w:noProof/>
            <w:sz w:val="24"/>
          </w:rPr>
          <w:delText>dust of the burning</w:delText>
        </w:r>
      </w:del>
      <w:ins w:id="147" w:author="Author">
        <w:r w:rsidRPr="000B10E6">
          <w:rPr>
            <w:rFonts w:ascii="Trebuchet MS" w:hAnsi="Trebuchet MS"/>
            <w:noProof/>
            <w:sz w:val="24"/>
          </w:rPr>
          <w:t>ashes</w:t>
        </w:r>
      </w:ins>
      <w:r w:rsidRPr="000B10E6">
        <w:rPr>
          <w:rFonts w:ascii="Trebuchet MS" w:hAnsi="Trebuchet MS"/>
          <w:noProof/>
          <w:sz w:val="24"/>
        </w:rPr>
        <w:t xml:space="preserve"> of the sin offering </w:t>
      </w:r>
      <w:ins w:id="148" w:author="Author">
        <w:r w:rsidRPr="000B10E6">
          <w:rPr>
            <w:rFonts w:ascii="Trebuchet MS" w:hAnsi="Trebuchet MS"/>
            <w:noProof/>
            <w:sz w:val="24"/>
          </w:rPr>
          <w:t xml:space="preserve">that was burned </w:t>
        </w:r>
      </w:ins>
      <w:r w:rsidRPr="000B10E6">
        <w:rPr>
          <w:rFonts w:ascii="Trebuchet MS" w:hAnsi="Trebuchet MS"/>
          <w:noProof/>
          <w:sz w:val="24"/>
        </w:rPr>
        <w:t xml:space="preserve">and </w:t>
      </w:r>
      <w:del w:id="149" w:author="Author">
        <w:r w:rsidRPr="000B10E6">
          <w:rPr>
            <w:rFonts w:ascii="Trebuchet MS" w:hAnsi="Trebuchet MS"/>
            <w:noProof/>
            <w:sz w:val="24"/>
          </w:rPr>
          <w:delText>put</w:delText>
        </w:r>
      </w:del>
      <w:ins w:id="150" w:author="Author">
        <w:r w:rsidRPr="000B10E6">
          <w:rPr>
            <w:rFonts w:ascii="Trebuchet MS" w:hAnsi="Trebuchet MS"/>
            <w:noProof/>
            <w:sz w:val="24"/>
          </w:rPr>
          <w:t>pour</w:t>
        </w:r>
      </w:ins>
      <w:r w:rsidRPr="000B10E6">
        <w:rPr>
          <w:rFonts w:ascii="Trebuchet MS" w:hAnsi="Trebuchet MS"/>
          <w:noProof/>
          <w:sz w:val="24"/>
        </w:rPr>
        <w:t xml:space="preserve"> running water </w:t>
      </w:r>
      <w:del w:id="151" w:author="Author">
        <w:r w:rsidRPr="000B10E6">
          <w:rPr>
            <w:rFonts w:ascii="Trebuchet MS" w:hAnsi="Trebuchet MS"/>
            <w:noProof/>
            <w:sz w:val="24"/>
          </w:rPr>
          <w:delText>upon it</w:delText>
        </w:r>
      </w:del>
      <w:ins w:id="152" w:author="Author">
        <w:r w:rsidRPr="000B10E6">
          <w:rPr>
            <w:rFonts w:ascii="Trebuchet MS" w:hAnsi="Trebuchet MS"/>
            <w:noProof/>
            <w:sz w:val="24"/>
          </w:rPr>
          <w:t>on them</w:t>
        </w:r>
      </w:ins>
      <w:r w:rsidRPr="000B10E6">
        <w:rPr>
          <w:rFonts w:ascii="Trebuchet MS" w:hAnsi="Trebuchet MS"/>
          <w:noProof/>
          <w:sz w:val="24"/>
        </w:rPr>
        <w:t xml:space="preserve"> in a </w:t>
      </w:r>
      <w:del w:id="153" w:author="Author">
        <w:r w:rsidRPr="000B10E6">
          <w:rPr>
            <w:rFonts w:ascii="Trebuchet MS" w:hAnsi="Trebuchet MS"/>
            <w:noProof/>
            <w:sz w:val="24"/>
          </w:rPr>
          <w:delText>vessel</w:delText>
        </w:r>
      </w:del>
      <w:ins w:id="154" w:author="Author">
        <w:r w:rsidRPr="000B10E6">
          <w:rPr>
            <w:rFonts w:ascii="Trebuchet MS" w:hAnsi="Trebuchet MS"/>
            <w:noProof/>
            <w:sz w:val="24"/>
          </w:rPr>
          <w:t>container</w:t>
        </w:r>
      </w:ins>
      <w:r w:rsidRPr="000B10E6">
        <w:rPr>
          <w:rFonts w:ascii="Trebuchet MS" w:hAnsi="Trebuchet MS"/>
          <w:noProof/>
          <w:sz w:val="24"/>
        </w:rPr>
        <w:t xml:space="preserve">. </w:t>
      </w:r>
      <w:r w:rsidRPr="000B10E6">
        <w:rPr>
          <w:rFonts w:ascii="Trebuchet MS" w:hAnsi="Trebuchet MS"/>
          <w:b/>
          <w:noProof/>
          <w:sz w:val="24"/>
        </w:rPr>
        <w:t xml:space="preserve">19:18 </w:t>
      </w:r>
      <w:r w:rsidRPr="000B10E6">
        <w:rPr>
          <w:rFonts w:ascii="Trebuchet MS" w:hAnsi="Trebuchet MS"/>
          <w:noProof/>
          <w:sz w:val="24"/>
        </w:rPr>
        <w:t xml:space="preserve">Then a clean man </w:t>
      </w:r>
      <w:del w:id="155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156" w:author="Author">
        <w:r w:rsidRPr="000B10E6">
          <w:rPr>
            <w:rFonts w:ascii="Trebuchet MS" w:hAnsi="Trebuchet MS"/>
            <w:noProof/>
            <w:sz w:val="24"/>
          </w:rPr>
          <w:t>will</w:t>
        </w:r>
      </w:ins>
      <w:r w:rsidRPr="000B10E6">
        <w:rPr>
          <w:rFonts w:ascii="Trebuchet MS" w:hAnsi="Trebuchet MS"/>
          <w:noProof/>
          <w:sz w:val="24"/>
        </w:rPr>
        <w:t xml:space="preserve"> take hyssop and dip it into the water and spatter it </w:t>
      </w:r>
      <w:del w:id="157" w:author="Author">
        <w:r w:rsidRPr="000B10E6">
          <w:rPr>
            <w:rFonts w:ascii="Trebuchet MS" w:hAnsi="Trebuchet MS"/>
            <w:noProof/>
            <w:sz w:val="24"/>
          </w:rPr>
          <w:delText>upon</w:delText>
        </w:r>
      </w:del>
      <w:ins w:id="158" w:author="Author">
        <w:r w:rsidRPr="000B10E6">
          <w:rPr>
            <w:rFonts w:ascii="Trebuchet MS" w:hAnsi="Trebuchet MS"/>
            <w:noProof/>
            <w:sz w:val="24"/>
          </w:rPr>
          <w:t>on</w:t>
        </w:r>
      </w:ins>
      <w:r w:rsidRPr="000B10E6">
        <w:rPr>
          <w:rFonts w:ascii="Trebuchet MS" w:hAnsi="Trebuchet MS"/>
          <w:noProof/>
          <w:sz w:val="24"/>
        </w:rPr>
        <w:t xml:space="preserve"> the tent and </w:t>
      </w:r>
      <w:ins w:id="159" w:author="Author">
        <w:r w:rsidRPr="000B10E6">
          <w:rPr>
            <w:rFonts w:ascii="Trebuchet MS" w:hAnsi="Trebuchet MS"/>
            <w:noProof/>
            <w:sz w:val="24"/>
          </w:rPr>
          <w:t xml:space="preserve">on </w:t>
        </w:r>
      </w:ins>
      <w:r w:rsidRPr="000B10E6">
        <w:rPr>
          <w:rFonts w:ascii="Trebuchet MS" w:hAnsi="Trebuchet MS"/>
          <w:noProof/>
          <w:sz w:val="24"/>
        </w:rPr>
        <w:t xml:space="preserve">all the </w:t>
      </w:r>
      <w:del w:id="160" w:author="Author">
        <w:r w:rsidRPr="000B10E6">
          <w:rPr>
            <w:rFonts w:ascii="Trebuchet MS" w:hAnsi="Trebuchet MS"/>
            <w:noProof/>
            <w:sz w:val="24"/>
          </w:rPr>
          <w:delText>vessels</w:delText>
        </w:r>
      </w:del>
      <w:ins w:id="161" w:author="Author">
        <w:r w:rsidRPr="000B10E6">
          <w:rPr>
            <w:rFonts w:ascii="Trebuchet MS" w:hAnsi="Trebuchet MS"/>
            <w:noProof/>
            <w:sz w:val="24"/>
          </w:rPr>
          <w:t>containers</w:t>
        </w:r>
      </w:ins>
      <w:r w:rsidRPr="000B10E6">
        <w:rPr>
          <w:rFonts w:ascii="Trebuchet MS" w:hAnsi="Trebuchet MS"/>
          <w:noProof/>
          <w:sz w:val="24"/>
        </w:rPr>
        <w:t xml:space="preserve"> and </w:t>
      </w:r>
      <w:ins w:id="162" w:author="Author">
        <w:r w:rsidRPr="000B10E6">
          <w:rPr>
            <w:rFonts w:ascii="Trebuchet MS" w:hAnsi="Trebuchet MS"/>
            <w:noProof/>
            <w:sz w:val="24"/>
          </w:rPr>
          <w:t xml:space="preserve">on </w:t>
        </w:r>
      </w:ins>
      <w:r w:rsidRPr="000B10E6">
        <w:rPr>
          <w:rFonts w:ascii="Trebuchet MS" w:hAnsi="Trebuchet MS"/>
          <w:noProof/>
          <w:sz w:val="24"/>
        </w:rPr>
        <w:t xml:space="preserve">the </w:t>
      </w:r>
      <w:del w:id="163" w:author="Author">
        <w:r w:rsidRPr="000B10E6">
          <w:rPr>
            <w:rFonts w:ascii="Trebuchet MS" w:hAnsi="Trebuchet MS"/>
            <w:noProof/>
            <w:sz w:val="24"/>
          </w:rPr>
          <w:delText>souls that happened to be</w:delText>
        </w:r>
      </w:del>
      <w:ins w:id="164" w:author="Author">
        <w:r w:rsidRPr="000B10E6">
          <w:rPr>
            <w:rFonts w:ascii="Trebuchet MS" w:hAnsi="Trebuchet MS"/>
            <w:noProof/>
            <w:sz w:val="24"/>
          </w:rPr>
          <w:t>people</w:t>
        </w:r>
        <w:r w:rsidRPr="000B10E6">
          <w:rPr>
            <w:rStyle w:val="FootnoteReference"/>
            <w:rFonts w:ascii="Trebuchet MS" w:hAnsi="Trebuchet MS"/>
            <w:noProof/>
          </w:rPr>
          <w:footnoteReference w:id="8"/>
        </w:r>
        <w:r w:rsidRPr="000B10E6">
          <w:rPr>
            <w:rFonts w:ascii="Trebuchet MS" w:hAnsi="Trebuchet MS"/>
            <w:noProof/>
            <w:sz w:val="24"/>
          </w:rPr>
          <w:t xml:space="preserve"> who were</w:t>
        </w:r>
      </w:ins>
      <w:r w:rsidRPr="000B10E6">
        <w:rPr>
          <w:rFonts w:ascii="Trebuchet MS" w:hAnsi="Trebuchet MS"/>
          <w:noProof/>
          <w:sz w:val="24"/>
        </w:rPr>
        <w:t xml:space="preserve"> there and </w:t>
      </w:r>
      <w:del w:id="167" w:author="Author">
        <w:r w:rsidRPr="000B10E6">
          <w:rPr>
            <w:rFonts w:ascii="Trebuchet MS" w:hAnsi="Trebuchet MS"/>
            <w:noProof/>
            <w:sz w:val="24"/>
          </w:rPr>
          <w:delText>upon</w:delText>
        </w:r>
      </w:del>
      <w:ins w:id="168" w:author="Author">
        <w:r w:rsidRPr="000B10E6">
          <w:rPr>
            <w:rFonts w:ascii="Trebuchet MS" w:hAnsi="Trebuchet MS"/>
            <w:noProof/>
            <w:sz w:val="24"/>
          </w:rPr>
          <w:t>on</w:t>
        </w:r>
      </w:ins>
      <w:r w:rsidRPr="000B10E6">
        <w:rPr>
          <w:rFonts w:ascii="Trebuchet MS" w:hAnsi="Trebuchet MS"/>
          <w:noProof/>
          <w:sz w:val="24"/>
        </w:rPr>
        <w:t xml:space="preserve"> the one who touched the bone or the slain one or the corpse or the burial place. </w:t>
      </w:r>
      <w:r w:rsidRPr="000B10E6">
        <w:rPr>
          <w:rFonts w:ascii="Trebuchet MS" w:hAnsi="Trebuchet MS"/>
          <w:b/>
          <w:noProof/>
          <w:sz w:val="24"/>
        </w:rPr>
        <w:t xml:space="preserve">19:19 </w:t>
      </w:r>
      <w:del w:id="169" w:author="Author">
        <w:r w:rsidRPr="000B10E6">
          <w:rPr>
            <w:rFonts w:ascii="Trebuchet MS" w:hAnsi="Trebuchet MS"/>
            <w:noProof/>
            <w:sz w:val="24"/>
          </w:rPr>
          <w:delText>And the</w:delText>
        </w:r>
      </w:del>
      <w:ins w:id="170" w:author="Author">
        <w:r w:rsidRPr="000B10E6">
          <w:rPr>
            <w:rFonts w:ascii="Trebuchet MS" w:hAnsi="Trebuchet MS"/>
            <w:noProof/>
            <w:sz w:val="24"/>
          </w:rPr>
          <w:t>The</w:t>
        </w:r>
      </w:ins>
      <w:r w:rsidRPr="000B10E6">
        <w:rPr>
          <w:rFonts w:ascii="Trebuchet MS" w:hAnsi="Trebuchet MS"/>
          <w:noProof/>
          <w:sz w:val="24"/>
        </w:rPr>
        <w:t xml:space="preserve"> clean person </w:t>
      </w:r>
      <w:del w:id="171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172" w:author="Author">
        <w:r w:rsidRPr="000B10E6">
          <w:rPr>
            <w:rFonts w:ascii="Trebuchet MS" w:hAnsi="Trebuchet MS"/>
            <w:noProof/>
            <w:sz w:val="24"/>
          </w:rPr>
          <w:t>will</w:t>
        </w:r>
      </w:ins>
      <w:r w:rsidRPr="000B10E6">
        <w:rPr>
          <w:rFonts w:ascii="Trebuchet MS" w:hAnsi="Trebuchet MS"/>
          <w:noProof/>
          <w:sz w:val="24"/>
        </w:rPr>
        <w:t xml:space="preserve"> spatter it </w:t>
      </w:r>
      <w:del w:id="173" w:author="Author">
        <w:r w:rsidRPr="000B10E6">
          <w:rPr>
            <w:rFonts w:ascii="Trebuchet MS" w:hAnsi="Trebuchet MS"/>
            <w:noProof/>
            <w:sz w:val="24"/>
          </w:rPr>
          <w:delText>upon</w:delText>
        </w:r>
      </w:del>
      <w:ins w:id="174" w:author="Author">
        <w:r w:rsidRPr="000B10E6">
          <w:rPr>
            <w:rFonts w:ascii="Trebuchet MS" w:hAnsi="Trebuchet MS"/>
            <w:noProof/>
            <w:sz w:val="24"/>
          </w:rPr>
          <w:t>on</w:t>
        </w:r>
      </w:ins>
      <w:r w:rsidRPr="000B10E6">
        <w:rPr>
          <w:rFonts w:ascii="Trebuchet MS" w:hAnsi="Trebuchet MS"/>
          <w:noProof/>
          <w:sz w:val="24"/>
        </w:rPr>
        <w:t xml:space="preserve"> the unclean one on the third day and on the seventh day</w:t>
      </w:r>
      <w:ins w:id="175" w:author="Author">
        <w:r w:rsidRPr="000B10E6">
          <w:rPr>
            <w:rFonts w:ascii="Trebuchet MS" w:hAnsi="Trebuchet MS"/>
            <w:noProof/>
            <w:sz w:val="24"/>
          </w:rPr>
          <w:t>,</w:t>
        </w:r>
      </w:ins>
      <w:r w:rsidRPr="000B10E6">
        <w:rPr>
          <w:rFonts w:ascii="Trebuchet MS" w:hAnsi="Trebuchet MS"/>
          <w:noProof/>
          <w:sz w:val="24"/>
        </w:rPr>
        <w:t xml:space="preserve"> and </w:t>
      </w:r>
      <w:del w:id="176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177" w:author="Author">
        <w:r w:rsidRPr="000B10E6">
          <w:rPr>
            <w:rFonts w:ascii="Trebuchet MS" w:hAnsi="Trebuchet MS"/>
            <w:noProof/>
            <w:sz w:val="24"/>
          </w:rPr>
          <w:t>he will</w:t>
        </w:r>
      </w:ins>
      <w:r w:rsidRPr="000B10E6">
        <w:rPr>
          <w:rFonts w:ascii="Trebuchet MS" w:hAnsi="Trebuchet MS"/>
          <w:noProof/>
          <w:sz w:val="24"/>
        </w:rPr>
        <w:t xml:space="preserve"> purify him from sin on the seventh day; </w:t>
      </w:r>
      <w:del w:id="178" w:author="Author">
        <w:r w:rsidRPr="000B10E6">
          <w:rPr>
            <w:rFonts w:ascii="Trebuchet MS" w:hAnsi="Trebuchet MS"/>
            <w:noProof/>
            <w:sz w:val="24"/>
          </w:rPr>
          <w:delText>and</w:delText>
        </w:r>
      </w:del>
      <w:ins w:id="179" w:author="Author">
        <w:r w:rsidRPr="000B10E6">
          <w:rPr>
            <w:rFonts w:ascii="Trebuchet MS" w:hAnsi="Trebuchet MS"/>
            <w:noProof/>
            <w:sz w:val="24"/>
          </w:rPr>
          <w:t>then</w:t>
        </w:r>
      </w:ins>
      <w:r w:rsidRPr="000B10E6">
        <w:rPr>
          <w:rFonts w:ascii="Trebuchet MS" w:hAnsi="Trebuchet MS"/>
          <w:noProof/>
          <w:sz w:val="24"/>
        </w:rPr>
        <w:t xml:space="preserve"> he </w:t>
      </w:r>
      <w:del w:id="180" w:author="Author">
        <w:r w:rsidRPr="000B10E6">
          <w:rPr>
            <w:rFonts w:ascii="Trebuchet MS" w:hAnsi="Trebuchet MS"/>
            <w:noProof/>
            <w:sz w:val="24"/>
          </w:rPr>
          <w:delText>must</w:delText>
        </w:r>
      </w:del>
      <w:ins w:id="181" w:author="Author">
        <w:r w:rsidRPr="000B10E6">
          <w:rPr>
            <w:rFonts w:ascii="Trebuchet MS" w:hAnsi="Trebuchet MS"/>
            <w:noProof/>
            <w:sz w:val="24"/>
          </w:rPr>
          <w:t>should</w:t>
        </w:r>
      </w:ins>
      <w:r w:rsidRPr="000B10E6">
        <w:rPr>
          <w:rFonts w:ascii="Trebuchet MS" w:hAnsi="Trebuchet MS"/>
          <w:noProof/>
          <w:sz w:val="24"/>
        </w:rPr>
        <w:t xml:space="preserve"> wash his garments and bathe in water, and he </w:t>
      </w:r>
      <w:del w:id="182" w:author="Author">
        <w:r w:rsidRPr="000B10E6">
          <w:rPr>
            <w:rFonts w:ascii="Trebuchet MS" w:hAnsi="Trebuchet MS"/>
            <w:noProof/>
            <w:sz w:val="24"/>
          </w:rPr>
          <w:delText>must be</w:delText>
        </w:r>
      </w:del>
      <w:ins w:id="183" w:author="Author">
        <w:r w:rsidRPr="000B10E6">
          <w:rPr>
            <w:rFonts w:ascii="Trebuchet MS" w:hAnsi="Trebuchet MS"/>
            <w:noProof/>
            <w:sz w:val="24"/>
          </w:rPr>
          <w:t>will become</w:t>
        </w:r>
      </w:ins>
      <w:r w:rsidRPr="000B10E6">
        <w:rPr>
          <w:rFonts w:ascii="Trebuchet MS" w:hAnsi="Trebuchet MS"/>
          <w:noProof/>
          <w:sz w:val="24"/>
        </w:rPr>
        <w:t xml:space="preserve"> clean in the evening.</w:t>
      </w:r>
    </w:p>
    <w:p w:rsidR="002A0171" w:rsidRPr="000B10E6" w:rsidRDefault="002A0171" w:rsidP="002A0171">
      <w:pPr>
        <w:rPr>
          <w:rFonts w:ascii="Trebuchet MS" w:hAnsi="Trebuchet MS"/>
          <w:noProof/>
          <w:sz w:val="24"/>
        </w:rPr>
      </w:pPr>
      <w:r w:rsidRPr="000B10E6">
        <w:rPr>
          <w:rFonts w:ascii="Trebuchet MS" w:hAnsi="Trebuchet MS"/>
          <w:b/>
          <w:sz w:val="24"/>
        </w:rPr>
        <w:lastRenderedPageBreak/>
        <w:t xml:space="preserve">19:20 </w:t>
      </w:r>
      <w:r w:rsidRPr="000B10E6">
        <w:rPr>
          <w:rFonts w:ascii="Trebuchet MS" w:hAnsi="Trebuchet MS"/>
          <w:noProof/>
          <w:sz w:val="24"/>
        </w:rPr>
        <w:t xml:space="preserve">“‘But the man who </w:t>
      </w:r>
      <w:del w:id="184" w:author="Author">
        <w:r w:rsidRPr="000B10E6">
          <w:rPr>
            <w:rFonts w:ascii="Trebuchet MS" w:hAnsi="Trebuchet MS"/>
            <w:noProof/>
            <w:sz w:val="24"/>
          </w:rPr>
          <w:delText>may be</w:delText>
        </w:r>
      </w:del>
      <w:ins w:id="185" w:author="Author">
        <w:r w:rsidRPr="000B10E6">
          <w:rPr>
            <w:rFonts w:ascii="Trebuchet MS" w:hAnsi="Trebuchet MS"/>
            <w:noProof/>
            <w:sz w:val="24"/>
          </w:rPr>
          <w:t>is</w:t>
        </w:r>
      </w:ins>
      <w:r w:rsidRPr="000B10E6">
        <w:rPr>
          <w:rFonts w:ascii="Trebuchet MS" w:hAnsi="Trebuchet MS"/>
          <w:noProof/>
          <w:sz w:val="24"/>
        </w:rPr>
        <w:t xml:space="preserve"> unclean and who will not purify himself, </w:t>
      </w:r>
      <w:del w:id="186" w:author="Author">
        <w:r w:rsidRPr="000B10E6">
          <w:rPr>
            <w:rFonts w:ascii="Trebuchet MS" w:hAnsi="Trebuchet MS"/>
            <w:noProof/>
            <w:sz w:val="24"/>
          </w:rPr>
          <w:delText xml:space="preserve">well, </w:delText>
        </w:r>
      </w:del>
      <w:r w:rsidRPr="000B10E6">
        <w:rPr>
          <w:rFonts w:ascii="Trebuchet MS" w:hAnsi="Trebuchet MS"/>
          <w:noProof/>
          <w:sz w:val="24"/>
        </w:rPr>
        <w:t xml:space="preserve">that </w:t>
      </w:r>
      <w:del w:id="187" w:author="Author">
        <w:r w:rsidRPr="000B10E6">
          <w:rPr>
            <w:rFonts w:ascii="Trebuchet MS" w:hAnsi="Trebuchet MS"/>
            <w:noProof/>
            <w:sz w:val="24"/>
          </w:rPr>
          <w:delText>soul</w:delText>
        </w:r>
      </w:del>
      <w:ins w:id="188" w:author="Author">
        <w:r w:rsidRPr="000B10E6">
          <w:rPr>
            <w:rFonts w:ascii="Trebuchet MS" w:hAnsi="Trebuchet MS"/>
            <w:noProof/>
            <w:sz w:val="24"/>
          </w:rPr>
          <w:t>person</w:t>
        </w:r>
        <w:r w:rsidRPr="000B10E6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0B10E6">
        <w:rPr>
          <w:rFonts w:ascii="Trebuchet MS" w:hAnsi="Trebuchet MS"/>
          <w:noProof/>
          <w:sz w:val="24"/>
        </w:rPr>
        <w:t xml:space="preserve"> must be cut off</w:t>
      </w:r>
      <w:ins w:id="191" w:author="Author">
        <w:r w:rsidRPr="000B10E6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0B10E6">
        <w:rPr>
          <w:rFonts w:ascii="Trebuchet MS" w:hAnsi="Trebuchet MS"/>
          <w:noProof/>
          <w:sz w:val="24"/>
        </w:rPr>
        <w:t xml:space="preserve"> from the </w:t>
      </w:r>
      <w:del w:id="194" w:author="Author">
        <w:r w:rsidRPr="000B10E6">
          <w:rPr>
            <w:rFonts w:ascii="Trebuchet MS" w:hAnsi="Trebuchet MS"/>
            <w:noProof/>
            <w:sz w:val="24"/>
          </w:rPr>
          <w:delText xml:space="preserve">midst of the </w:delText>
        </w:r>
      </w:del>
      <w:r w:rsidRPr="000B10E6">
        <w:rPr>
          <w:rFonts w:ascii="Trebuchet MS" w:hAnsi="Trebuchet MS"/>
          <w:noProof/>
          <w:sz w:val="24"/>
        </w:rPr>
        <w:t xml:space="preserve">congregation, because </w:t>
      </w:r>
      <w:del w:id="195" w:author="Author">
        <w:r w:rsidRPr="000B10E6">
          <w:rPr>
            <w:rFonts w:ascii="Trebuchet MS" w:hAnsi="Trebuchet MS"/>
            <w:noProof/>
            <w:sz w:val="24"/>
          </w:rPr>
          <w:delText>it is</w:delText>
        </w:r>
      </w:del>
      <w:ins w:id="196" w:author="Author">
        <w:r w:rsidRPr="000B10E6">
          <w:rPr>
            <w:rFonts w:ascii="Trebuchet MS" w:hAnsi="Trebuchet MS"/>
            <w:noProof/>
            <w:sz w:val="24"/>
          </w:rPr>
          <w:t>he has defiled</w:t>
        </w:r>
      </w:ins>
      <w:r w:rsidRPr="000B10E6">
        <w:rPr>
          <w:rFonts w:ascii="Trebuchet MS" w:hAnsi="Trebuchet MS"/>
          <w:noProof/>
          <w:sz w:val="24"/>
        </w:rPr>
        <w:t xml:space="preserve"> Jehovah’s sanctuary</w:t>
      </w:r>
      <w:del w:id="197" w:author="Author">
        <w:r w:rsidRPr="000B10E6">
          <w:rPr>
            <w:rFonts w:ascii="Trebuchet MS" w:hAnsi="Trebuchet MS"/>
            <w:noProof/>
            <w:sz w:val="24"/>
          </w:rPr>
          <w:delText xml:space="preserve"> that he has defiled</w:delText>
        </w:r>
      </w:del>
      <w:r w:rsidRPr="000B10E6">
        <w:rPr>
          <w:rFonts w:ascii="Trebuchet MS" w:hAnsi="Trebuchet MS"/>
          <w:noProof/>
          <w:sz w:val="24"/>
        </w:rPr>
        <w:t xml:space="preserve">. The water for cleansing was not sprinkled </w:t>
      </w:r>
      <w:del w:id="198" w:author="Author">
        <w:r w:rsidRPr="000B10E6">
          <w:rPr>
            <w:rFonts w:ascii="Trebuchet MS" w:hAnsi="Trebuchet MS"/>
            <w:noProof/>
            <w:sz w:val="24"/>
          </w:rPr>
          <w:delText>upon</w:delText>
        </w:r>
      </w:del>
      <w:ins w:id="199" w:author="Author">
        <w:r w:rsidRPr="000B10E6">
          <w:rPr>
            <w:rFonts w:ascii="Trebuchet MS" w:hAnsi="Trebuchet MS"/>
            <w:noProof/>
            <w:sz w:val="24"/>
          </w:rPr>
          <w:t>on</w:t>
        </w:r>
      </w:ins>
      <w:r w:rsidRPr="000B10E6">
        <w:rPr>
          <w:rFonts w:ascii="Trebuchet MS" w:hAnsi="Trebuchet MS"/>
          <w:noProof/>
          <w:sz w:val="24"/>
        </w:rPr>
        <w:t xml:space="preserve"> him</w:t>
      </w:r>
      <w:del w:id="200" w:author="Author">
        <w:r w:rsidRPr="000B10E6">
          <w:rPr>
            <w:rFonts w:ascii="Trebuchet MS" w:hAnsi="Trebuchet MS"/>
            <w:noProof/>
            <w:sz w:val="24"/>
          </w:rPr>
          <w:delText>. He</w:delText>
        </w:r>
      </w:del>
      <w:ins w:id="201" w:author="Author">
        <w:r w:rsidRPr="000B10E6">
          <w:rPr>
            <w:rFonts w:ascii="Trebuchet MS" w:hAnsi="Trebuchet MS"/>
            <w:noProof/>
            <w:sz w:val="24"/>
          </w:rPr>
          <w:t>, so he</w:t>
        </w:r>
      </w:ins>
      <w:r w:rsidRPr="000B10E6">
        <w:rPr>
          <w:rFonts w:ascii="Trebuchet MS" w:hAnsi="Trebuchet MS"/>
          <w:noProof/>
          <w:sz w:val="24"/>
        </w:rPr>
        <w:t xml:space="preserve"> is unclean.</w:t>
      </w:r>
    </w:p>
    <w:p w:rsidR="002A0171" w:rsidRPr="000B10E6" w:rsidRDefault="002A0171" w:rsidP="002A0171">
      <w:pPr>
        <w:rPr>
          <w:rFonts w:ascii="Trebuchet MS" w:hAnsi="Trebuchet MS"/>
          <w:noProof/>
          <w:sz w:val="24"/>
        </w:rPr>
      </w:pPr>
      <w:r w:rsidRPr="000B10E6">
        <w:rPr>
          <w:rFonts w:ascii="Trebuchet MS" w:hAnsi="Trebuchet MS"/>
          <w:b/>
          <w:sz w:val="24"/>
        </w:rPr>
        <w:t xml:space="preserve">19:21 </w:t>
      </w:r>
      <w:r w:rsidRPr="000B10E6">
        <w:rPr>
          <w:rFonts w:ascii="Trebuchet MS" w:hAnsi="Trebuchet MS"/>
          <w:noProof/>
          <w:sz w:val="24"/>
        </w:rPr>
        <w:t>“‘</w:t>
      </w:r>
      <w:del w:id="202" w:author="Author">
        <w:r w:rsidRPr="000B10E6">
          <w:rPr>
            <w:rFonts w:ascii="Trebuchet MS" w:hAnsi="Trebuchet MS"/>
            <w:noProof/>
            <w:sz w:val="24"/>
          </w:rPr>
          <w:delText>And it must</w:delText>
        </w:r>
      </w:del>
      <w:ins w:id="203" w:author="Author">
        <w:r w:rsidRPr="000B10E6">
          <w:rPr>
            <w:rFonts w:ascii="Trebuchet MS" w:hAnsi="Trebuchet MS"/>
            <w:noProof/>
            <w:sz w:val="24"/>
          </w:rPr>
          <w:t>This will</w:t>
        </w:r>
      </w:ins>
      <w:r w:rsidRPr="000B10E6">
        <w:rPr>
          <w:rFonts w:ascii="Trebuchet MS" w:hAnsi="Trebuchet MS"/>
          <w:noProof/>
          <w:sz w:val="24"/>
        </w:rPr>
        <w:t xml:space="preserve"> serve as a </w:t>
      </w:r>
      <w:ins w:id="204" w:author="Author">
        <w:r w:rsidRPr="000B10E6">
          <w:rPr>
            <w:rFonts w:ascii="Trebuchet MS" w:hAnsi="Trebuchet MS"/>
            <w:noProof/>
            <w:sz w:val="24"/>
          </w:rPr>
          <w:t xml:space="preserve">lasting </w:t>
        </w:r>
      </w:ins>
      <w:r w:rsidRPr="000B10E6">
        <w:rPr>
          <w:rFonts w:ascii="Trebuchet MS" w:hAnsi="Trebuchet MS"/>
          <w:noProof/>
          <w:sz w:val="24"/>
        </w:rPr>
        <w:t xml:space="preserve">statute </w:t>
      </w:r>
      <w:del w:id="205" w:author="Author">
        <w:r w:rsidRPr="000B10E6">
          <w:rPr>
            <w:rFonts w:ascii="Trebuchet MS" w:hAnsi="Trebuchet MS"/>
            <w:noProof/>
            <w:sz w:val="24"/>
          </w:rPr>
          <w:delText xml:space="preserve">to time indefinite </w:delText>
        </w:r>
      </w:del>
      <w:r w:rsidRPr="000B10E6">
        <w:rPr>
          <w:rFonts w:ascii="Trebuchet MS" w:hAnsi="Trebuchet MS"/>
          <w:noProof/>
          <w:sz w:val="24"/>
        </w:rPr>
        <w:t>for them</w:t>
      </w:r>
      <w:del w:id="206" w:author="Author">
        <w:r w:rsidRPr="000B10E6">
          <w:rPr>
            <w:rFonts w:ascii="Trebuchet MS" w:hAnsi="Trebuchet MS"/>
            <w:noProof/>
            <w:sz w:val="24"/>
          </w:rPr>
          <w:delText>, that the</w:delText>
        </w:r>
      </w:del>
      <w:ins w:id="207" w:author="Author">
        <w:r w:rsidRPr="000B10E6">
          <w:rPr>
            <w:rFonts w:ascii="Trebuchet MS" w:hAnsi="Trebuchet MS"/>
            <w:noProof/>
            <w:sz w:val="24"/>
          </w:rPr>
          <w:t>: The</w:t>
        </w:r>
      </w:ins>
      <w:r w:rsidRPr="000B10E6">
        <w:rPr>
          <w:rFonts w:ascii="Trebuchet MS" w:hAnsi="Trebuchet MS"/>
          <w:noProof/>
          <w:sz w:val="24"/>
        </w:rPr>
        <w:t xml:space="preserve"> one spattering the water for cleansing should wash his garments, </w:t>
      </w:r>
      <w:del w:id="208" w:author="Author">
        <w:r w:rsidRPr="000B10E6">
          <w:rPr>
            <w:rFonts w:ascii="Trebuchet MS" w:hAnsi="Trebuchet MS"/>
            <w:noProof/>
            <w:sz w:val="24"/>
          </w:rPr>
          <w:delText>also</w:delText>
        </w:r>
      </w:del>
      <w:ins w:id="209" w:author="Author">
        <w:r w:rsidRPr="000B10E6">
          <w:rPr>
            <w:rFonts w:ascii="Trebuchet MS" w:hAnsi="Trebuchet MS"/>
            <w:noProof/>
            <w:sz w:val="24"/>
          </w:rPr>
          <w:t>and</w:t>
        </w:r>
      </w:ins>
      <w:r w:rsidRPr="000B10E6">
        <w:rPr>
          <w:rFonts w:ascii="Trebuchet MS" w:hAnsi="Trebuchet MS"/>
          <w:noProof/>
          <w:sz w:val="24"/>
        </w:rPr>
        <w:t xml:space="preserve"> the one touching the water for cleansing</w:t>
      </w:r>
      <w:del w:id="210" w:author="Author">
        <w:r w:rsidRPr="000B10E6">
          <w:rPr>
            <w:rFonts w:ascii="Trebuchet MS" w:hAnsi="Trebuchet MS"/>
            <w:noProof/>
            <w:sz w:val="24"/>
          </w:rPr>
          <w:delText>. He</w:delText>
        </w:r>
      </w:del>
      <w:r w:rsidRPr="000B10E6">
        <w:rPr>
          <w:rFonts w:ascii="Trebuchet MS" w:hAnsi="Trebuchet MS"/>
          <w:noProof/>
          <w:sz w:val="24"/>
        </w:rPr>
        <w:t xml:space="preserve"> will be unclean until the evening. </w:t>
      </w:r>
      <w:r w:rsidRPr="000B10E6">
        <w:rPr>
          <w:rFonts w:ascii="Trebuchet MS" w:hAnsi="Trebuchet MS"/>
          <w:b/>
          <w:noProof/>
          <w:sz w:val="24"/>
        </w:rPr>
        <w:t xml:space="preserve">19:22 </w:t>
      </w:r>
      <w:del w:id="211" w:author="Author">
        <w:r w:rsidRPr="000B10E6">
          <w:rPr>
            <w:rFonts w:ascii="Trebuchet MS" w:hAnsi="Trebuchet MS"/>
            <w:noProof/>
            <w:sz w:val="24"/>
          </w:rPr>
          <w:delText>And anything</w:delText>
        </w:r>
      </w:del>
      <w:ins w:id="212" w:author="Author">
        <w:r w:rsidRPr="000B10E6">
          <w:rPr>
            <w:rFonts w:ascii="Trebuchet MS" w:hAnsi="Trebuchet MS"/>
            <w:noProof/>
            <w:sz w:val="24"/>
          </w:rPr>
          <w:t>Anything</w:t>
        </w:r>
      </w:ins>
      <w:r w:rsidRPr="000B10E6">
        <w:rPr>
          <w:rFonts w:ascii="Trebuchet MS" w:hAnsi="Trebuchet MS"/>
          <w:noProof/>
          <w:sz w:val="24"/>
        </w:rPr>
        <w:t xml:space="preserve"> the unclean one </w:t>
      </w:r>
      <w:del w:id="213" w:author="Author">
        <w:r w:rsidRPr="000B10E6">
          <w:rPr>
            <w:rFonts w:ascii="Trebuchet MS" w:hAnsi="Trebuchet MS"/>
            <w:noProof/>
            <w:sz w:val="24"/>
          </w:rPr>
          <w:delText>may touch</w:delText>
        </w:r>
      </w:del>
      <w:ins w:id="214" w:author="Author">
        <w:r w:rsidRPr="000B10E6">
          <w:rPr>
            <w:rFonts w:ascii="Trebuchet MS" w:hAnsi="Trebuchet MS"/>
            <w:noProof/>
            <w:sz w:val="24"/>
          </w:rPr>
          <w:t>touches</w:t>
        </w:r>
      </w:ins>
      <w:r w:rsidRPr="000B10E6">
        <w:rPr>
          <w:rFonts w:ascii="Trebuchet MS" w:hAnsi="Trebuchet MS"/>
          <w:noProof/>
          <w:sz w:val="24"/>
        </w:rPr>
        <w:t xml:space="preserve"> will be unclean, and the </w:t>
      </w:r>
      <w:del w:id="215" w:author="Author">
        <w:r w:rsidRPr="000B10E6">
          <w:rPr>
            <w:rFonts w:ascii="Trebuchet MS" w:hAnsi="Trebuchet MS"/>
            <w:noProof/>
            <w:sz w:val="24"/>
          </w:rPr>
          <w:delText>soul</w:delText>
        </w:r>
      </w:del>
      <w:ins w:id="216" w:author="Author">
        <w:r w:rsidRPr="000B10E6">
          <w:rPr>
            <w:rFonts w:ascii="Trebuchet MS" w:hAnsi="Trebuchet MS"/>
            <w:noProof/>
            <w:sz w:val="24"/>
          </w:rPr>
          <w:t>person</w:t>
        </w:r>
        <w:r w:rsidRPr="000B10E6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0B10E6">
        <w:rPr>
          <w:rFonts w:ascii="Trebuchet MS" w:hAnsi="Trebuchet MS"/>
          <w:noProof/>
          <w:sz w:val="24"/>
        </w:rPr>
        <w:t xml:space="preserve"> who touches it will be unclean until the evening.’”</w:t>
      </w:r>
    </w:p>
    <w:p w:rsidR="002A0171" w:rsidRPr="000B10E6" w:rsidRDefault="002A0171" w:rsidP="002A0171">
      <w:pPr>
        <w:rPr>
          <w:rFonts w:ascii="Trebuchet MS" w:hAnsi="Trebuchet MS"/>
          <w:b/>
          <w:sz w:val="24"/>
        </w:rPr>
      </w:pPr>
    </w:p>
    <w:p w:rsidR="00762BCB" w:rsidRPr="002A0171" w:rsidRDefault="00762BCB" w:rsidP="002A0171"/>
    <w:sectPr w:rsidR="00762BCB" w:rsidRPr="002A0171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7F48" w:rsidRDefault="00F77F48">
      <w:r>
        <w:separator/>
      </w:r>
    </w:p>
  </w:endnote>
  <w:endnote w:type="continuationSeparator" w:id="0">
    <w:p w:rsidR="00F77F48" w:rsidRDefault="00F77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7F48" w:rsidRDefault="00F77F48">
      <w:r>
        <w:separator/>
      </w:r>
    </w:p>
  </w:footnote>
  <w:footnote w:type="continuationSeparator" w:id="0">
    <w:p w:rsidR="00F77F48" w:rsidRDefault="00F77F48">
      <w:r>
        <w:continuationSeparator/>
      </w:r>
    </w:p>
  </w:footnote>
  <w:footnote w:id="1">
    <w:p w:rsidR="002A0171" w:rsidRPr="000B10E6" w:rsidRDefault="002A0171" w:rsidP="000B10E6">
      <w:pPr>
        <w:pStyle w:val="FootnoteText"/>
        <w:spacing w:after="96"/>
        <w:ind w:firstLine="288"/>
        <w:rPr>
          <w:ins w:id="43" w:author="Author"/>
        </w:rPr>
      </w:pPr>
      <w:ins w:id="44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19:7 </w:t>
        </w:r>
        <w:r w:rsidRPr="000B10E6">
          <w:t>Lit., “his flesh.”</w:t>
        </w:r>
      </w:ins>
    </w:p>
  </w:footnote>
  <w:footnote w:id="2">
    <w:p w:rsidR="002A0171" w:rsidRPr="000B10E6" w:rsidRDefault="002A0171" w:rsidP="000B10E6">
      <w:pPr>
        <w:pStyle w:val="FootnoteText"/>
        <w:spacing w:after="96"/>
        <w:ind w:firstLine="288"/>
        <w:rPr>
          <w:ins w:id="54" w:author="Author"/>
        </w:rPr>
      </w:pPr>
      <w:ins w:id="55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19:8 </w:t>
        </w:r>
        <w:r w:rsidRPr="000B10E6">
          <w:t>Lit., “his flesh.”</w:t>
        </w:r>
      </w:ins>
    </w:p>
  </w:footnote>
  <w:footnote w:id="3">
    <w:p w:rsidR="002A0171" w:rsidRPr="000B10E6" w:rsidRDefault="002A0171" w:rsidP="000B10E6">
      <w:pPr>
        <w:pStyle w:val="FootnoteText"/>
        <w:spacing w:after="96"/>
        <w:ind w:firstLine="288"/>
        <w:rPr>
          <w:ins w:id="87" w:author="Author"/>
        </w:rPr>
      </w:pPr>
      <w:ins w:id="88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19:11 </w:t>
        </w:r>
        <w:r w:rsidRPr="000B10E6">
          <w:t>Or “the corpse of any human soul.” See Glossary.</w:t>
        </w:r>
      </w:ins>
    </w:p>
  </w:footnote>
  <w:footnote w:id="4">
    <w:p w:rsidR="002A0171" w:rsidRPr="000B10E6" w:rsidRDefault="002A0171" w:rsidP="000B10E6">
      <w:pPr>
        <w:pStyle w:val="FootnoteText"/>
        <w:spacing w:after="96"/>
        <w:ind w:firstLine="288"/>
        <w:rPr>
          <w:ins w:id="92" w:author="Author"/>
        </w:rPr>
      </w:pPr>
      <w:ins w:id="93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19:12 </w:t>
        </w:r>
        <w:r w:rsidRPr="000B10E6">
          <w:t>Lit., “it.”</w:t>
        </w:r>
      </w:ins>
    </w:p>
  </w:footnote>
  <w:footnote w:id="5">
    <w:p w:rsidR="002A0171" w:rsidRPr="000B10E6" w:rsidRDefault="002A0171" w:rsidP="000B10E6">
      <w:pPr>
        <w:pStyle w:val="FootnoteText"/>
        <w:spacing w:after="96"/>
        <w:ind w:firstLine="288"/>
        <w:rPr>
          <w:ins w:id="102" w:author="Author"/>
        </w:rPr>
      </w:pPr>
      <w:ins w:id="103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19:13 </w:t>
        </w:r>
        <w:r w:rsidRPr="000B10E6">
          <w:t>Or “a corpse, the soul of any human who has died.” See Glossary.</w:t>
        </w:r>
      </w:ins>
    </w:p>
  </w:footnote>
  <w:footnote w:id="6">
    <w:p w:rsidR="002A0171" w:rsidRPr="000B10E6" w:rsidRDefault="002A0171" w:rsidP="000B10E6">
      <w:pPr>
        <w:pStyle w:val="FootnoteText"/>
        <w:spacing w:after="96"/>
        <w:ind w:firstLine="288"/>
        <w:rPr>
          <w:ins w:id="109" w:author="Author"/>
        </w:rPr>
      </w:pPr>
      <w:ins w:id="110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19:13 </w:t>
        </w:r>
        <w:r w:rsidRPr="000B10E6">
          <w:t>Or “soul.”</w:t>
        </w:r>
      </w:ins>
    </w:p>
  </w:footnote>
  <w:footnote w:id="7">
    <w:p w:rsidR="002A0171" w:rsidRPr="000B10E6" w:rsidRDefault="002A0171" w:rsidP="000B10E6">
      <w:pPr>
        <w:pStyle w:val="FootnoteText"/>
        <w:spacing w:after="96"/>
        <w:ind w:firstLine="288"/>
        <w:rPr>
          <w:ins w:id="112" w:author="Author"/>
        </w:rPr>
      </w:pPr>
      <w:ins w:id="113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19:13 </w:t>
        </w:r>
        <w:r w:rsidRPr="000B10E6">
          <w:t>Or “put to death.”</w:t>
        </w:r>
      </w:ins>
    </w:p>
  </w:footnote>
  <w:footnote w:id="8">
    <w:p w:rsidR="002A0171" w:rsidRPr="000B10E6" w:rsidRDefault="002A0171" w:rsidP="000B10E6">
      <w:pPr>
        <w:pStyle w:val="FootnoteText"/>
        <w:spacing w:after="96"/>
        <w:ind w:firstLine="288"/>
        <w:rPr>
          <w:ins w:id="165" w:author="Author"/>
        </w:rPr>
      </w:pPr>
      <w:ins w:id="166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19:18 </w:t>
        </w:r>
        <w:r w:rsidRPr="000B10E6">
          <w:t>Or “souls.”</w:t>
        </w:r>
      </w:ins>
    </w:p>
  </w:footnote>
  <w:footnote w:id="9">
    <w:p w:rsidR="002A0171" w:rsidRPr="000B10E6" w:rsidRDefault="002A0171" w:rsidP="000B10E6">
      <w:pPr>
        <w:pStyle w:val="FootnoteText"/>
        <w:spacing w:after="96"/>
        <w:ind w:firstLine="288"/>
        <w:rPr>
          <w:ins w:id="189" w:author="Author"/>
        </w:rPr>
      </w:pPr>
      <w:ins w:id="190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19:20 </w:t>
        </w:r>
        <w:r w:rsidRPr="000B10E6">
          <w:t>Or “soul.”</w:t>
        </w:r>
      </w:ins>
    </w:p>
  </w:footnote>
  <w:footnote w:id="10">
    <w:p w:rsidR="002A0171" w:rsidRPr="000B10E6" w:rsidRDefault="002A0171" w:rsidP="000B10E6">
      <w:pPr>
        <w:pStyle w:val="FootnoteText"/>
        <w:spacing w:after="96"/>
        <w:ind w:firstLine="288"/>
        <w:rPr>
          <w:ins w:id="192" w:author="Author"/>
        </w:rPr>
      </w:pPr>
      <w:ins w:id="193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19:20 </w:t>
        </w:r>
        <w:r w:rsidRPr="000B10E6">
          <w:t>Or “put to death.”</w:t>
        </w:r>
      </w:ins>
    </w:p>
  </w:footnote>
  <w:footnote w:id="11">
    <w:p w:rsidR="002A0171" w:rsidRPr="000B10E6" w:rsidRDefault="002A0171" w:rsidP="000B10E6">
      <w:pPr>
        <w:pStyle w:val="FootnoteText"/>
        <w:spacing w:after="96"/>
        <w:ind w:firstLine="288"/>
        <w:rPr>
          <w:ins w:id="217" w:author="Author"/>
        </w:rPr>
      </w:pPr>
      <w:ins w:id="218" w:author="Author">
        <w:r w:rsidRPr="000B10E6">
          <w:rPr>
            <w:rStyle w:val="FootnoteReference"/>
          </w:rPr>
          <w:footnoteRef/>
        </w:r>
        <w:r w:rsidRPr="000B10E6">
          <w:t xml:space="preserve"> </w:t>
        </w:r>
        <w:r w:rsidRPr="000B10E6">
          <w:rPr>
            <w:b/>
          </w:rPr>
          <w:t xml:space="preserve">19:22 </w:t>
        </w:r>
        <w:r w:rsidRPr="000B10E6">
          <w:t>Or “soul.”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011E0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011E0">
        <w:t>Numbers Chapter 19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011E0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011E0">
      <w:rPr>
        <w:noProof/>
        <w:snapToGrid w:val="0"/>
      </w:rPr>
      <w:t>Numbers 19.Revised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011E0">
        <w:t>Numbers Chapter 19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011E0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011E0">
      <w:rPr>
        <w:noProof/>
        <w:snapToGrid w:val="0"/>
      </w:rPr>
      <w:t>Numbers 19.Revised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011E0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011E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011E0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011E0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F48"/>
    <w:rsid w:val="00245EDD"/>
    <w:rsid w:val="0026230D"/>
    <w:rsid w:val="002A0171"/>
    <w:rsid w:val="002B524D"/>
    <w:rsid w:val="002C00A8"/>
    <w:rsid w:val="00310508"/>
    <w:rsid w:val="003B380B"/>
    <w:rsid w:val="004011E0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77F48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547457460b5540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2A0171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A0171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2A017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2A0171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A0171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2A01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47457460b5540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849</ap:Words>
  <ap:Characters>3655</ap:Characters>
  <ap:Application>Microsoft Office Word</ap:Application>
  <ap:DocSecurity>0</ap:DocSecurity>
  <ap:Lines>61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4494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19</dc:title>
  <dc:subject/>
  <dc:creator>Ruth Farrugia</dc:creator>
  <cp:keywords/>
  <dc:description/>
  <cp:lastModifiedBy>Ruth Farrugia</cp:lastModifiedBy>
  <cp:revision>3</cp:revision>
  <dcterms:created xsi:type="dcterms:W3CDTF">2020-09-21T11:30:00Z</dcterms:created>
  <dcterms:modified xsi:type="dcterms:W3CDTF">2020-09-21T11:30:00Z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19.docx</vt:lpwstr>
  </property>
  <property fmtid="{D5CDD505-2E9C-101B-9397-08002B2CF9AE}" pid="9" name="_TranslationDocumentId">
    <vt:i4>19466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