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7207" w:rsidRPr="000E380A" w:rsidRDefault="00167207" w:rsidP="00167207">
      <w:pPr>
        <w:rPr>
          <w:rFonts w:ascii="Trebuchet MS" w:hAnsi="Trebuchet MS"/>
          <w:noProof/>
        </w:rPr>
      </w:pPr>
      <w:bookmarkStart w:id="0" w:name="_GoBack"/>
      <w:bookmarkEnd w:id="0"/>
      <w:r w:rsidRPr="000E380A">
        <w:rPr>
          <w:rFonts w:ascii="Trebuchet MS" w:hAnsi="Trebuchet MS"/>
          <w:b/>
        </w:rPr>
        <w:t xml:space="preserve">25:1 </w:t>
      </w:r>
      <w:del w:id="1" w:author="Author">
        <w:r w:rsidRPr="000E380A">
          <w:rPr>
            <w:rFonts w:ascii="Trebuchet MS" w:hAnsi="Trebuchet MS"/>
            <w:noProof/>
          </w:rPr>
          <w:delText>Now</w:delText>
        </w:r>
      </w:del>
      <w:ins w:id="2" w:author="Author">
        <w:r w:rsidRPr="000E380A">
          <w:rPr>
            <w:rFonts w:ascii="Trebuchet MS" w:hAnsi="Trebuchet MS"/>
            <w:noProof/>
          </w:rPr>
          <w:t>When</w:t>
        </w:r>
      </w:ins>
      <w:r w:rsidRPr="000E380A">
        <w:rPr>
          <w:rFonts w:ascii="Trebuchet MS" w:hAnsi="Trebuchet MS"/>
          <w:noProof/>
        </w:rPr>
        <w:t xml:space="preserve"> Israel was dwelling in Shit′tim</w:t>
      </w:r>
      <w:del w:id="3" w:author="Author">
        <w:r w:rsidRPr="000E380A">
          <w:rPr>
            <w:rFonts w:ascii="Trebuchet MS" w:hAnsi="Trebuchet MS"/>
            <w:noProof/>
          </w:rPr>
          <w:delText>. Then</w:delText>
        </w:r>
      </w:del>
      <w:ins w:id="4" w:author="Author">
        <w:r w:rsidRPr="000E380A">
          <w:rPr>
            <w:rFonts w:ascii="Trebuchet MS" w:hAnsi="Trebuchet MS"/>
            <w:noProof/>
          </w:rPr>
          <w:t>,</w:t>
        </w:r>
      </w:ins>
      <w:r w:rsidRPr="000E380A">
        <w:rPr>
          <w:rFonts w:ascii="Trebuchet MS" w:hAnsi="Trebuchet MS"/>
          <w:noProof/>
        </w:rPr>
        <w:t xml:space="preserve"> the people started to </w:t>
      </w:r>
      <w:del w:id="5" w:author="Author">
        <w:r w:rsidRPr="000E380A">
          <w:rPr>
            <w:rFonts w:ascii="Trebuchet MS" w:hAnsi="Trebuchet MS"/>
            <w:noProof/>
          </w:rPr>
          <w:delText>have immoral relations</w:delText>
        </w:r>
      </w:del>
      <w:ins w:id="6" w:author="Author">
        <w:r w:rsidRPr="000E380A">
          <w:rPr>
            <w:rFonts w:ascii="Trebuchet MS" w:hAnsi="Trebuchet MS"/>
            <w:noProof/>
          </w:rPr>
          <w:t>commit sexual immorality</w:t>
        </w:r>
      </w:ins>
      <w:r w:rsidRPr="000E380A">
        <w:rPr>
          <w:rFonts w:ascii="Trebuchet MS" w:hAnsi="Trebuchet MS"/>
          <w:noProof/>
        </w:rPr>
        <w:t xml:space="preserve"> with the daughters of Mo′ab. </w:t>
      </w:r>
      <w:r w:rsidRPr="000E380A">
        <w:rPr>
          <w:rFonts w:ascii="Trebuchet MS" w:hAnsi="Trebuchet MS"/>
          <w:b/>
          <w:noProof/>
        </w:rPr>
        <w:t xml:space="preserve">25:2 </w:t>
      </w:r>
      <w:del w:id="7" w:author="Author">
        <w:r w:rsidRPr="000E380A">
          <w:rPr>
            <w:rFonts w:ascii="Trebuchet MS" w:hAnsi="Trebuchet MS"/>
            <w:noProof/>
          </w:rPr>
          <w:delText>And the</w:delText>
        </w:r>
      </w:del>
      <w:ins w:id="8" w:author="Author">
        <w:r w:rsidRPr="000E380A">
          <w:rPr>
            <w:rFonts w:ascii="Trebuchet MS" w:hAnsi="Trebuchet MS"/>
            <w:noProof/>
          </w:rPr>
          <w:t>The</w:t>
        </w:r>
      </w:ins>
      <w:r w:rsidRPr="000E380A">
        <w:rPr>
          <w:rFonts w:ascii="Trebuchet MS" w:hAnsi="Trebuchet MS"/>
          <w:noProof/>
        </w:rPr>
        <w:t xml:space="preserve"> women </w:t>
      </w:r>
      <w:del w:id="9" w:author="Author">
        <w:r w:rsidRPr="000E380A">
          <w:rPr>
            <w:rFonts w:ascii="Trebuchet MS" w:hAnsi="Trebuchet MS"/>
            <w:noProof/>
          </w:rPr>
          <w:delText>came calling</w:delText>
        </w:r>
      </w:del>
      <w:ins w:id="10" w:author="Author">
        <w:r w:rsidRPr="000E380A">
          <w:rPr>
            <w:rFonts w:ascii="Trebuchet MS" w:hAnsi="Trebuchet MS"/>
            <w:noProof/>
          </w:rPr>
          <w:t>invited</w:t>
        </w:r>
      </w:ins>
      <w:r w:rsidRPr="000E380A">
        <w:rPr>
          <w:rFonts w:ascii="Trebuchet MS" w:hAnsi="Trebuchet MS"/>
          <w:noProof/>
        </w:rPr>
        <w:t xml:space="preserve"> the people to the sacrifices of their gods, and the people began to eat and to bow down to their gods. </w:t>
      </w:r>
      <w:r w:rsidRPr="000E380A">
        <w:rPr>
          <w:rFonts w:ascii="Trebuchet MS" w:hAnsi="Trebuchet MS"/>
          <w:b/>
          <w:noProof/>
        </w:rPr>
        <w:t xml:space="preserve">25:3 </w:t>
      </w:r>
      <w:r w:rsidRPr="000E380A">
        <w:rPr>
          <w:rFonts w:ascii="Trebuchet MS" w:hAnsi="Trebuchet MS"/>
          <w:noProof/>
        </w:rPr>
        <w:t xml:space="preserve">So Israel </w:t>
      </w:r>
      <w:del w:id="11" w:author="Author">
        <w:r w:rsidRPr="000E380A">
          <w:rPr>
            <w:rFonts w:ascii="Trebuchet MS" w:hAnsi="Trebuchet MS"/>
            <w:noProof/>
          </w:rPr>
          <w:delText>attached itself to</w:delText>
        </w:r>
      </w:del>
      <w:ins w:id="12" w:author="Author">
        <w:r w:rsidRPr="000E380A">
          <w:rPr>
            <w:rFonts w:ascii="Trebuchet MS" w:hAnsi="Trebuchet MS"/>
            <w:noProof/>
          </w:rPr>
          <w:t>joined in worship of</w:t>
        </w:r>
        <w:r w:rsidRPr="000E380A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0E380A">
        <w:rPr>
          <w:rFonts w:ascii="Trebuchet MS" w:hAnsi="Trebuchet MS"/>
          <w:noProof/>
        </w:rPr>
        <w:t xml:space="preserve"> the Ba′al of Pe′or</w:t>
      </w:r>
      <w:del w:id="15" w:author="Author">
        <w:r w:rsidRPr="000E380A">
          <w:rPr>
            <w:rFonts w:ascii="Trebuchet MS" w:hAnsi="Trebuchet MS"/>
            <w:noProof/>
          </w:rPr>
          <w:delText>;</w:delText>
        </w:r>
      </w:del>
      <w:ins w:id="16" w:author="Author">
        <w:r w:rsidRPr="000E380A">
          <w:rPr>
            <w:rFonts w:ascii="Trebuchet MS" w:hAnsi="Trebuchet MS"/>
            <w:noProof/>
          </w:rPr>
          <w:t>,</w:t>
        </w:r>
      </w:ins>
      <w:r w:rsidRPr="000E380A">
        <w:rPr>
          <w:rFonts w:ascii="Trebuchet MS" w:hAnsi="Trebuchet MS"/>
          <w:noProof/>
        </w:rPr>
        <w:t xml:space="preserve"> and </w:t>
      </w:r>
      <w:del w:id="17" w:author="Author">
        <w:r w:rsidRPr="000E380A">
          <w:rPr>
            <w:rFonts w:ascii="Trebuchet MS" w:hAnsi="Trebuchet MS"/>
            <w:noProof/>
          </w:rPr>
          <w:delText xml:space="preserve">the anger of </w:delText>
        </w:r>
      </w:del>
      <w:r w:rsidRPr="000E380A">
        <w:rPr>
          <w:rFonts w:ascii="Trebuchet MS" w:hAnsi="Trebuchet MS"/>
          <w:noProof/>
        </w:rPr>
        <w:t xml:space="preserve">Jehovah </w:t>
      </w:r>
      <w:del w:id="18" w:author="Author">
        <w:r w:rsidRPr="000E380A">
          <w:rPr>
            <w:rFonts w:ascii="Trebuchet MS" w:hAnsi="Trebuchet MS"/>
            <w:noProof/>
          </w:rPr>
          <w:delText>began to blaze against</w:delText>
        </w:r>
      </w:del>
      <w:ins w:id="19" w:author="Author">
        <w:r w:rsidRPr="000E380A">
          <w:rPr>
            <w:rFonts w:ascii="Trebuchet MS" w:hAnsi="Trebuchet MS"/>
            <w:noProof/>
          </w:rPr>
          <w:t>became enraged with</w:t>
        </w:r>
      </w:ins>
      <w:r w:rsidRPr="000E380A">
        <w:rPr>
          <w:rFonts w:ascii="Trebuchet MS" w:hAnsi="Trebuchet MS"/>
          <w:noProof/>
        </w:rPr>
        <w:t xml:space="preserve"> Israel. </w:t>
      </w:r>
      <w:r w:rsidRPr="000E380A">
        <w:rPr>
          <w:rFonts w:ascii="Trebuchet MS" w:hAnsi="Trebuchet MS"/>
          <w:b/>
          <w:noProof/>
        </w:rPr>
        <w:t xml:space="preserve">25:4 </w:t>
      </w:r>
      <w:del w:id="20" w:author="Author">
        <w:r w:rsidRPr="000E380A">
          <w:rPr>
            <w:rFonts w:ascii="Trebuchet MS" w:hAnsi="Trebuchet MS"/>
            <w:noProof/>
          </w:rPr>
          <w:delText xml:space="preserve">Hence </w:delText>
        </w:r>
      </w:del>
      <w:r w:rsidRPr="000E380A">
        <w:rPr>
          <w:rFonts w:ascii="Trebuchet MS" w:hAnsi="Trebuchet MS"/>
          <w:noProof/>
        </w:rPr>
        <w:t xml:space="preserve">Jehovah said to Moses: “Take all the </w:t>
      </w:r>
      <w:del w:id="21" w:author="Author">
        <w:r w:rsidRPr="000E380A">
          <w:rPr>
            <w:rFonts w:ascii="Trebuchet MS" w:hAnsi="Trebuchet MS"/>
            <w:noProof/>
          </w:rPr>
          <w:delText>head ones</w:delText>
        </w:r>
      </w:del>
      <w:ins w:id="22" w:author="Author">
        <w:r w:rsidRPr="000E380A">
          <w:rPr>
            <w:rFonts w:ascii="Trebuchet MS" w:hAnsi="Trebuchet MS"/>
            <w:noProof/>
          </w:rPr>
          <w:t>leaders</w:t>
        </w:r>
        <w:r w:rsidRPr="000E380A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0E380A">
        <w:rPr>
          <w:rFonts w:ascii="Trebuchet MS" w:hAnsi="Trebuchet MS"/>
          <w:noProof/>
        </w:rPr>
        <w:t xml:space="preserve"> of </w:t>
      </w:r>
      <w:del w:id="25" w:author="Author">
        <w:r w:rsidRPr="000E380A">
          <w:rPr>
            <w:rFonts w:ascii="Trebuchet MS" w:hAnsi="Trebuchet MS"/>
            <w:noProof/>
          </w:rPr>
          <w:delText>the</w:delText>
        </w:r>
      </w:del>
      <w:ins w:id="26" w:author="Author">
        <w:r w:rsidRPr="000E380A">
          <w:rPr>
            <w:rFonts w:ascii="Trebuchet MS" w:hAnsi="Trebuchet MS"/>
            <w:noProof/>
          </w:rPr>
          <w:t>these</w:t>
        </w:r>
      </w:ins>
      <w:r w:rsidRPr="000E380A">
        <w:rPr>
          <w:rFonts w:ascii="Trebuchet MS" w:hAnsi="Trebuchet MS"/>
          <w:noProof/>
        </w:rPr>
        <w:t xml:space="preserve"> people and </w:t>
      </w:r>
      <w:del w:id="27" w:author="Author">
        <w:r w:rsidRPr="000E380A">
          <w:rPr>
            <w:rFonts w:ascii="Trebuchet MS" w:hAnsi="Trebuchet MS"/>
            <w:noProof/>
          </w:rPr>
          <w:delText>expose</w:delText>
        </w:r>
      </w:del>
      <w:ins w:id="28" w:author="Author">
        <w:r w:rsidRPr="000E380A">
          <w:rPr>
            <w:rFonts w:ascii="Trebuchet MS" w:hAnsi="Trebuchet MS"/>
            <w:noProof/>
          </w:rPr>
          <w:t>hang</w:t>
        </w:r>
      </w:ins>
      <w:r w:rsidRPr="000E380A">
        <w:rPr>
          <w:rFonts w:ascii="Trebuchet MS" w:hAnsi="Trebuchet MS"/>
          <w:noProof/>
        </w:rPr>
        <w:t xml:space="preserve"> them </w:t>
      </w:r>
      <w:del w:id="29" w:author="Author">
        <w:r w:rsidRPr="000E380A">
          <w:rPr>
            <w:rFonts w:ascii="Trebuchet MS" w:hAnsi="Trebuchet MS"/>
            <w:noProof/>
          </w:rPr>
          <w:delText>to</w:delText>
        </w:r>
      </w:del>
      <w:ins w:id="30" w:author="Author">
        <w:r w:rsidRPr="000E380A">
          <w:rPr>
            <w:rFonts w:ascii="Trebuchet MS" w:hAnsi="Trebuchet MS"/>
            <w:noProof/>
          </w:rPr>
          <w:t>up before</w:t>
        </w:r>
      </w:ins>
      <w:r w:rsidRPr="000E380A">
        <w:rPr>
          <w:rFonts w:ascii="Trebuchet MS" w:hAnsi="Trebuchet MS"/>
          <w:noProof/>
        </w:rPr>
        <w:t xml:space="preserve"> Jehovah </w:t>
      </w:r>
      <w:del w:id="31" w:author="Author">
        <w:r w:rsidRPr="000E380A">
          <w:rPr>
            <w:rFonts w:ascii="Trebuchet MS" w:hAnsi="Trebuchet MS"/>
            <w:noProof/>
          </w:rPr>
          <w:delText>toward the sun,</w:delText>
        </w:r>
      </w:del>
      <w:ins w:id="32" w:author="Author">
        <w:r w:rsidRPr="000E380A">
          <w:rPr>
            <w:rFonts w:ascii="Trebuchet MS" w:hAnsi="Trebuchet MS"/>
            <w:noProof/>
          </w:rPr>
          <w:t>in broad daylight,</w:t>
        </w:r>
        <w:r w:rsidRPr="000E380A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0E380A">
        <w:rPr>
          <w:rFonts w:ascii="Trebuchet MS" w:hAnsi="Trebuchet MS"/>
          <w:noProof/>
        </w:rPr>
        <w:t xml:space="preserve"> that the burning anger of Jehovah may turn back from Israel.” </w:t>
      </w:r>
      <w:r w:rsidRPr="000E380A">
        <w:rPr>
          <w:rFonts w:ascii="Trebuchet MS" w:hAnsi="Trebuchet MS"/>
          <w:b/>
          <w:noProof/>
        </w:rPr>
        <w:t xml:space="preserve">25:5 </w:t>
      </w:r>
      <w:r w:rsidRPr="000E380A">
        <w:rPr>
          <w:rFonts w:ascii="Trebuchet MS" w:hAnsi="Trebuchet MS"/>
          <w:noProof/>
        </w:rPr>
        <w:t xml:space="preserve">Then Moses said to the judges of Israel: “Each one of </w:t>
      </w:r>
      <w:del w:id="35" w:author="Author">
        <w:r w:rsidRPr="000E380A">
          <w:rPr>
            <w:rFonts w:ascii="Trebuchet MS" w:hAnsi="Trebuchet MS"/>
            <w:noProof/>
            <w:u w:val="dotted"/>
          </w:rPr>
          <w:delText>YOU</w:delText>
        </w:r>
      </w:del>
      <w:ins w:id="36" w:author="Author">
        <w:r w:rsidRPr="000E380A">
          <w:rPr>
            <w:rFonts w:ascii="Trebuchet MS" w:hAnsi="Trebuchet MS"/>
            <w:noProof/>
          </w:rPr>
          <w:t>you should</w:t>
        </w:r>
      </w:ins>
      <w:r w:rsidRPr="000E380A">
        <w:rPr>
          <w:rFonts w:ascii="Trebuchet MS" w:hAnsi="Trebuchet MS"/>
          <w:noProof/>
        </w:rPr>
        <w:t xml:space="preserve"> kill his men who </w:t>
      </w:r>
      <w:del w:id="37" w:author="Author">
        <w:r w:rsidRPr="000E380A">
          <w:rPr>
            <w:rFonts w:ascii="Trebuchet MS" w:hAnsi="Trebuchet MS"/>
            <w:noProof/>
          </w:rPr>
          <w:delText>have an attachment with</w:delText>
        </w:r>
      </w:del>
      <w:ins w:id="38" w:author="Author">
        <w:r w:rsidRPr="000E380A">
          <w:rPr>
            <w:rFonts w:ascii="Trebuchet MS" w:hAnsi="Trebuchet MS"/>
            <w:noProof/>
          </w:rPr>
          <w:t>joined in worship of</w:t>
        </w:r>
        <w:r w:rsidRPr="000E380A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0E380A">
        <w:rPr>
          <w:rFonts w:ascii="Trebuchet MS" w:hAnsi="Trebuchet MS"/>
          <w:noProof/>
        </w:rPr>
        <w:t xml:space="preserve"> the Ba′al of Pe′or.”</w:t>
      </w:r>
    </w:p>
    <w:p w:rsidR="00167207" w:rsidRPr="000E380A" w:rsidRDefault="00167207" w:rsidP="00167207">
      <w:pPr>
        <w:rPr>
          <w:rFonts w:ascii="Trebuchet MS" w:hAnsi="Trebuchet MS"/>
          <w:noProof/>
        </w:rPr>
      </w:pPr>
      <w:r w:rsidRPr="000E380A">
        <w:rPr>
          <w:rFonts w:ascii="Trebuchet MS" w:hAnsi="Trebuchet MS"/>
          <w:b/>
        </w:rPr>
        <w:t xml:space="preserve">25:6 </w:t>
      </w:r>
      <w:r w:rsidRPr="000E380A">
        <w:rPr>
          <w:rFonts w:ascii="Trebuchet MS" w:hAnsi="Trebuchet MS"/>
          <w:noProof/>
        </w:rPr>
        <w:t>But</w:t>
      </w:r>
      <w:del w:id="41" w:author="Author">
        <w:r w:rsidRPr="000E380A">
          <w:rPr>
            <w:rFonts w:ascii="Trebuchet MS" w:hAnsi="Trebuchet MS"/>
            <w:noProof/>
          </w:rPr>
          <w:delText>, look! a man</w:delText>
        </w:r>
      </w:del>
      <w:ins w:id="42" w:author="Author">
        <w:r w:rsidRPr="000E380A">
          <w:rPr>
            <w:rFonts w:ascii="Trebuchet MS" w:hAnsi="Trebuchet MS"/>
            <w:noProof/>
          </w:rPr>
          <w:t xml:space="preserve"> just then, there came one</w:t>
        </w:r>
      </w:ins>
      <w:r w:rsidRPr="000E380A">
        <w:rPr>
          <w:rFonts w:ascii="Trebuchet MS" w:hAnsi="Trebuchet MS"/>
          <w:noProof/>
        </w:rPr>
        <w:t xml:space="preserve"> of the </w:t>
      </w:r>
      <w:del w:id="43" w:author="Author">
        <w:r w:rsidRPr="000E380A">
          <w:rPr>
            <w:rFonts w:ascii="Trebuchet MS" w:hAnsi="Trebuchet MS"/>
            <w:noProof/>
          </w:rPr>
          <w:delText>sons of Israel came, and he was</w:delText>
        </w:r>
      </w:del>
      <w:ins w:id="44" w:author="Author">
        <w:r w:rsidRPr="000E380A">
          <w:rPr>
            <w:rFonts w:ascii="Trebuchet MS" w:hAnsi="Trebuchet MS"/>
            <w:noProof/>
          </w:rPr>
          <w:t>Israelites</w:t>
        </w:r>
      </w:ins>
      <w:r w:rsidRPr="000E380A">
        <w:rPr>
          <w:rFonts w:ascii="Trebuchet MS" w:hAnsi="Trebuchet MS"/>
          <w:noProof/>
        </w:rPr>
        <w:t xml:space="preserve"> bringing near to his brothers a Mid′i·an·ite woman before </w:t>
      </w:r>
      <w:del w:id="45" w:author="Author">
        <w:r w:rsidRPr="000E380A">
          <w:rPr>
            <w:rFonts w:ascii="Trebuchet MS" w:hAnsi="Trebuchet MS"/>
            <w:noProof/>
          </w:rPr>
          <w:delText xml:space="preserve">Moses’ eyes and before </w:delText>
        </w:r>
      </w:del>
      <w:r w:rsidRPr="000E380A">
        <w:rPr>
          <w:rFonts w:ascii="Trebuchet MS" w:hAnsi="Trebuchet MS"/>
          <w:noProof/>
        </w:rPr>
        <w:t xml:space="preserve">the eyes of </w:t>
      </w:r>
      <w:ins w:id="46" w:author="Author">
        <w:r w:rsidRPr="000E380A">
          <w:rPr>
            <w:rFonts w:ascii="Trebuchet MS" w:hAnsi="Trebuchet MS"/>
            <w:noProof/>
          </w:rPr>
          <w:t xml:space="preserve">Moses and of </w:t>
        </w:r>
      </w:ins>
      <w:r w:rsidRPr="000E380A">
        <w:rPr>
          <w:rFonts w:ascii="Trebuchet MS" w:hAnsi="Trebuchet MS"/>
          <w:noProof/>
        </w:rPr>
        <w:t xml:space="preserve">all the assembly of the </w:t>
      </w:r>
      <w:del w:id="47" w:author="Author">
        <w:r w:rsidRPr="000E380A">
          <w:rPr>
            <w:rFonts w:ascii="Trebuchet MS" w:hAnsi="Trebuchet MS"/>
            <w:noProof/>
          </w:rPr>
          <w:delText>sons of Israel</w:delText>
        </w:r>
      </w:del>
      <w:ins w:id="48" w:author="Author">
        <w:r w:rsidRPr="000E380A">
          <w:rPr>
            <w:rFonts w:ascii="Trebuchet MS" w:hAnsi="Trebuchet MS"/>
            <w:noProof/>
          </w:rPr>
          <w:t>Israelites</w:t>
        </w:r>
      </w:ins>
      <w:r w:rsidRPr="000E380A">
        <w:rPr>
          <w:rFonts w:ascii="Trebuchet MS" w:hAnsi="Trebuchet MS"/>
          <w:noProof/>
        </w:rPr>
        <w:t xml:space="preserve">, while they were weeping at the entrance of the tent of meeting. </w:t>
      </w:r>
      <w:r w:rsidRPr="000E380A">
        <w:rPr>
          <w:rFonts w:ascii="Trebuchet MS" w:hAnsi="Trebuchet MS"/>
          <w:b/>
          <w:noProof/>
        </w:rPr>
        <w:t xml:space="preserve">25:7 </w:t>
      </w:r>
      <w:r w:rsidRPr="000E380A">
        <w:rPr>
          <w:rFonts w:ascii="Trebuchet MS" w:hAnsi="Trebuchet MS"/>
          <w:noProof/>
        </w:rPr>
        <w:t xml:space="preserve">When Phin′e·has the son of El·e·a′zar the son of Aaron the priest </w:t>
      </w:r>
      <w:del w:id="49" w:author="Author">
        <w:r w:rsidRPr="000E380A">
          <w:rPr>
            <w:rFonts w:ascii="Trebuchet MS" w:hAnsi="Trebuchet MS"/>
            <w:noProof/>
          </w:rPr>
          <w:delText>caught sight of</w:delText>
        </w:r>
      </w:del>
      <w:ins w:id="50" w:author="Author">
        <w:r w:rsidRPr="000E380A">
          <w:rPr>
            <w:rFonts w:ascii="Trebuchet MS" w:hAnsi="Trebuchet MS"/>
            <w:noProof/>
          </w:rPr>
          <w:t>saw</w:t>
        </w:r>
      </w:ins>
      <w:r w:rsidRPr="000E380A">
        <w:rPr>
          <w:rFonts w:ascii="Trebuchet MS" w:hAnsi="Trebuchet MS"/>
          <w:noProof/>
        </w:rPr>
        <w:t xml:space="preserve"> it, he </w:t>
      </w:r>
      <w:del w:id="51" w:author="Author">
        <w:r w:rsidRPr="000E380A">
          <w:rPr>
            <w:rFonts w:ascii="Trebuchet MS" w:hAnsi="Trebuchet MS"/>
            <w:noProof/>
          </w:rPr>
          <w:delText>at once got</w:delText>
        </w:r>
      </w:del>
      <w:ins w:id="52" w:author="Author">
        <w:r w:rsidRPr="000E380A">
          <w:rPr>
            <w:rFonts w:ascii="Trebuchet MS" w:hAnsi="Trebuchet MS"/>
            <w:noProof/>
          </w:rPr>
          <w:t>immediately rose</w:t>
        </w:r>
      </w:ins>
      <w:r w:rsidRPr="000E380A">
        <w:rPr>
          <w:rFonts w:ascii="Trebuchet MS" w:hAnsi="Trebuchet MS"/>
          <w:noProof/>
        </w:rPr>
        <w:t xml:space="preserve"> up from the midst of the assembly and took a </w:t>
      </w:r>
      <w:del w:id="53" w:author="Author">
        <w:r w:rsidRPr="000E380A">
          <w:rPr>
            <w:rFonts w:ascii="Trebuchet MS" w:hAnsi="Trebuchet MS"/>
            <w:noProof/>
          </w:rPr>
          <w:delText>lance</w:delText>
        </w:r>
      </w:del>
      <w:ins w:id="54" w:author="Author">
        <w:r w:rsidRPr="000E380A">
          <w:rPr>
            <w:rFonts w:ascii="Trebuchet MS" w:hAnsi="Trebuchet MS"/>
            <w:noProof/>
          </w:rPr>
          <w:t>spear</w:t>
        </w:r>
        <w:r w:rsidRPr="000E380A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0E380A">
        <w:rPr>
          <w:rFonts w:ascii="Trebuchet MS" w:hAnsi="Trebuchet MS"/>
          <w:noProof/>
        </w:rPr>
        <w:t xml:space="preserve"> in his hand. </w:t>
      </w:r>
      <w:r w:rsidRPr="000E380A">
        <w:rPr>
          <w:rFonts w:ascii="Trebuchet MS" w:hAnsi="Trebuchet MS"/>
          <w:b/>
          <w:noProof/>
        </w:rPr>
        <w:t xml:space="preserve">25:8 </w:t>
      </w:r>
      <w:r w:rsidRPr="000E380A">
        <w:rPr>
          <w:rFonts w:ascii="Trebuchet MS" w:hAnsi="Trebuchet MS"/>
          <w:noProof/>
        </w:rPr>
        <w:t>Then he went after the man of Israel into the</w:t>
      </w:r>
      <w:del w:id="57" w:author="Author">
        <w:r w:rsidRPr="000E380A">
          <w:rPr>
            <w:rFonts w:ascii="Trebuchet MS" w:hAnsi="Trebuchet MS"/>
            <w:noProof/>
          </w:rPr>
          <w:delText xml:space="preserve"> vaulted</w:delText>
        </w:r>
      </w:del>
      <w:r w:rsidRPr="000E380A">
        <w:rPr>
          <w:rFonts w:ascii="Trebuchet MS" w:hAnsi="Trebuchet MS"/>
          <w:noProof/>
        </w:rPr>
        <w:t xml:space="preserve"> tent and pierced both of them through, the man of Israel and the woman through her genital parts. At that the scourge </w:t>
      </w:r>
      <w:ins w:id="58" w:author="Author">
        <w:r w:rsidRPr="000E380A">
          <w:rPr>
            <w:rFonts w:ascii="Trebuchet MS" w:hAnsi="Trebuchet MS"/>
            <w:noProof/>
          </w:rPr>
          <w:t xml:space="preserve">on the Israelites </w:t>
        </w:r>
      </w:ins>
      <w:r w:rsidRPr="000E380A">
        <w:rPr>
          <w:rFonts w:ascii="Trebuchet MS" w:hAnsi="Trebuchet MS"/>
          <w:noProof/>
        </w:rPr>
        <w:t>was halted</w:t>
      </w:r>
      <w:del w:id="59" w:author="Author">
        <w:r w:rsidRPr="000E380A">
          <w:rPr>
            <w:rFonts w:ascii="Trebuchet MS" w:hAnsi="Trebuchet MS"/>
            <w:noProof/>
          </w:rPr>
          <w:delText xml:space="preserve"> from upon the sons of Israel</w:delText>
        </w:r>
      </w:del>
      <w:r w:rsidRPr="000E380A">
        <w:rPr>
          <w:rFonts w:ascii="Trebuchet MS" w:hAnsi="Trebuchet MS"/>
          <w:noProof/>
        </w:rPr>
        <w:t xml:space="preserve">. </w:t>
      </w:r>
      <w:r w:rsidRPr="000E380A">
        <w:rPr>
          <w:rFonts w:ascii="Trebuchet MS" w:hAnsi="Trebuchet MS"/>
          <w:b/>
          <w:noProof/>
        </w:rPr>
        <w:t xml:space="preserve">25:9 </w:t>
      </w:r>
      <w:del w:id="60" w:author="Author">
        <w:r w:rsidRPr="000E380A">
          <w:rPr>
            <w:rFonts w:ascii="Trebuchet MS" w:hAnsi="Trebuchet MS"/>
            <w:noProof/>
          </w:rPr>
          <w:delText>And those</w:delText>
        </w:r>
      </w:del>
      <w:ins w:id="61" w:author="Author">
        <w:r w:rsidRPr="000E380A">
          <w:rPr>
            <w:rFonts w:ascii="Trebuchet MS" w:hAnsi="Trebuchet MS"/>
            <w:noProof/>
          </w:rPr>
          <w:t>Those</w:t>
        </w:r>
      </w:ins>
      <w:r w:rsidRPr="000E380A">
        <w:rPr>
          <w:rFonts w:ascii="Trebuchet MS" w:hAnsi="Trebuchet MS"/>
          <w:noProof/>
        </w:rPr>
        <w:t xml:space="preserve"> who died from the scourge amounted to </w:t>
      </w:r>
      <w:del w:id="62" w:author="Author">
        <w:r w:rsidRPr="000E380A">
          <w:rPr>
            <w:rFonts w:ascii="Trebuchet MS" w:hAnsi="Trebuchet MS"/>
            <w:noProof/>
          </w:rPr>
          <w:delText>twenty-four thousand</w:delText>
        </w:r>
      </w:del>
      <w:ins w:id="63" w:author="Author">
        <w:r w:rsidRPr="000E380A">
          <w:rPr>
            <w:rFonts w:ascii="Trebuchet MS" w:hAnsi="Trebuchet MS"/>
            <w:noProof/>
          </w:rPr>
          <w:t>24,000</w:t>
        </w:r>
      </w:ins>
      <w:r w:rsidRPr="000E380A">
        <w:rPr>
          <w:rFonts w:ascii="Trebuchet MS" w:hAnsi="Trebuchet MS"/>
          <w:noProof/>
        </w:rPr>
        <w:t>.</w:t>
      </w:r>
    </w:p>
    <w:p w:rsidR="00167207" w:rsidRPr="000E380A" w:rsidRDefault="00167207" w:rsidP="00167207">
      <w:pPr>
        <w:rPr>
          <w:rFonts w:ascii="Trebuchet MS" w:hAnsi="Trebuchet MS"/>
          <w:noProof/>
        </w:rPr>
      </w:pPr>
      <w:r w:rsidRPr="000E380A">
        <w:rPr>
          <w:rFonts w:ascii="Trebuchet MS" w:hAnsi="Trebuchet MS"/>
          <w:b/>
        </w:rPr>
        <w:t xml:space="preserve">25:10 </w:t>
      </w:r>
      <w:r w:rsidRPr="000E380A">
        <w:rPr>
          <w:rFonts w:ascii="Trebuchet MS" w:hAnsi="Trebuchet MS"/>
          <w:noProof/>
        </w:rPr>
        <w:t xml:space="preserve">Then Jehovah </w:t>
      </w:r>
      <w:del w:id="64" w:author="Author">
        <w:r w:rsidRPr="000E380A">
          <w:rPr>
            <w:rFonts w:ascii="Trebuchet MS" w:hAnsi="Trebuchet MS"/>
            <w:noProof/>
          </w:rPr>
          <w:delText>spoke</w:delText>
        </w:r>
      </w:del>
      <w:ins w:id="65" w:author="Author">
        <w:r w:rsidRPr="000E380A">
          <w:rPr>
            <w:rFonts w:ascii="Trebuchet MS" w:hAnsi="Trebuchet MS"/>
            <w:noProof/>
          </w:rPr>
          <w:t>said</w:t>
        </w:r>
      </w:ins>
      <w:r w:rsidRPr="000E380A">
        <w:rPr>
          <w:rFonts w:ascii="Trebuchet MS" w:hAnsi="Trebuchet MS"/>
          <w:noProof/>
        </w:rPr>
        <w:t xml:space="preserve"> to Moses</w:t>
      </w:r>
      <w:del w:id="66" w:author="Author">
        <w:r w:rsidRPr="000E380A">
          <w:rPr>
            <w:rFonts w:ascii="Trebuchet MS" w:hAnsi="Trebuchet MS"/>
            <w:noProof/>
          </w:rPr>
          <w:delText>, saying</w:delText>
        </w:r>
      </w:del>
      <w:r w:rsidRPr="000E380A">
        <w:rPr>
          <w:rFonts w:ascii="Trebuchet MS" w:hAnsi="Trebuchet MS"/>
          <w:noProof/>
        </w:rPr>
        <w:t xml:space="preserve">: </w:t>
      </w:r>
      <w:r w:rsidRPr="000E380A">
        <w:rPr>
          <w:rFonts w:ascii="Trebuchet MS" w:hAnsi="Trebuchet MS"/>
          <w:b/>
          <w:noProof/>
        </w:rPr>
        <w:t xml:space="preserve">25:11 </w:t>
      </w:r>
      <w:r w:rsidRPr="000E380A">
        <w:rPr>
          <w:rFonts w:ascii="Trebuchet MS" w:hAnsi="Trebuchet MS"/>
          <w:noProof/>
        </w:rPr>
        <w:t xml:space="preserve">“Phin′e·has the son of El·e·a′zar the son of Aaron the priest has turned </w:t>
      </w:r>
      <w:del w:id="67" w:author="Author">
        <w:r w:rsidRPr="000E380A">
          <w:rPr>
            <w:rFonts w:ascii="Trebuchet MS" w:hAnsi="Trebuchet MS"/>
            <w:noProof/>
          </w:rPr>
          <w:delText xml:space="preserve">back </w:delText>
        </w:r>
      </w:del>
      <w:r w:rsidRPr="000E380A">
        <w:rPr>
          <w:rFonts w:ascii="Trebuchet MS" w:hAnsi="Trebuchet MS"/>
          <w:noProof/>
        </w:rPr>
        <w:t xml:space="preserve">my wrath </w:t>
      </w:r>
      <w:ins w:id="68" w:author="Author">
        <w:r w:rsidRPr="000E380A">
          <w:rPr>
            <w:rFonts w:ascii="Trebuchet MS" w:hAnsi="Trebuchet MS"/>
            <w:noProof/>
          </w:rPr>
          <w:t xml:space="preserve">away </w:t>
        </w:r>
      </w:ins>
      <w:r w:rsidRPr="000E380A">
        <w:rPr>
          <w:rFonts w:ascii="Trebuchet MS" w:hAnsi="Trebuchet MS"/>
          <w:noProof/>
        </w:rPr>
        <w:t xml:space="preserve">from </w:t>
      </w:r>
      <w:del w:id="69" w:author="Author">
        <w:r w:rsidRPr="000E380A">
          <w:rPr>
            <w:rFonts w:ascii="Trebuchet MS" w:hAnsi="Trebuchet MS"/>
            <w:noProof/>
          </w:rPr>
          <w:delText xml:space="preserve">upon </w:delText>
        </w:r>
      </w:del>
      <w:r w:rsidRPr="000E380A">
        <w:rPr>
          <w:rFonts w:ascii="Trebuchet MS" w:hAnsi="Trebuchet MS"/>
          <w:noProof/>
        </w:rPr>
        <w:t xml:space="preserve">the </w:t>
      </w:r>
      <w:del w:id="70" w:author="Author">
        <w:r w:rsidRPr="000E380A">
          <w:rPr>
            <w:rFonts w:ascii="Trebuchet MS" w:hAnsi="Trebuchet MS"/>
            <w:noProof/>
          </w:rPr>
          <w:delText>sons</w:delText>
        </w:r>
      </w:del>
      <w:ins w:id="71" w:author="Author">
        <w:r w:rsidRPr="000E380A">
          <w:rPr>
            <w:rFonts w:ascii="Trebuchet MS" w:hAnsi="Trebuchet MS"/>
            <w:noProof/>
          </w:rPr>
          <w:t>people</w:t>
        </w:r>
      </w:ins>
      <w:r w:rsidRPr="000E380A">
        <w:rPr>
          <w:rFonts w:ascii="Trebuchet MS" w:hAnsi="Trebuchet MS"/>
          <w:noProof/>
        </w:rPr>
        <w:t xml:space="preserve"> of Israel </w:t>
      </w:r>
      <w:del w:id="72" w:author="Author">
        <w:r w:rsidRPr="000E380A">
          <w:rPr>
            <w:rFonts w:ascii="Trebuchet MS" w:hAnsi="Trebuchet MS"/>
            <w:noProof/>
          </w:rPr>
          <w:delText>by his tolerating</w:delText>
        </w:r>
      </w:del>
      <w:ins w:id="73" w:author="Author">
        <w:r w:rsidRPr="000E380A">
          <w:rPr>
            <w:rFonts w:ascii="Trebuchet MS" w:hAnsi="Trebuchet MS"/>
            <w:noProof/>
          </w:rPr>
          <w:t>because he tolerated</w:t>
        </w:r>
      </w:ins>
      <w:r w:rsidRPr="000E380A">
        <w:rPr>
          <w:rFonts w:ascii="Trebuchet MS" w:hAnsi="Trebuchet MS"/>
          <w:noProof/>
        </w:rPr>
        <w:t xml:space="preserve"> no rivalry at all toward me </w:t>
      </w:r>
      <w:del w:id="74" w:author="Author">
        <w:r w:rsidRPr="000E380A">
          <w:rPr>
            <w:rFonts w:ascii="Trebuchet MS" w:hAnsi="Trebuchet MS"/>
            <w:noProof/>
          </w:rPr>
          <w:delText>in the midst of</w:delText>
        </w:r>
      </w:del>
      <w:ins w:id="75" w:author="Author">
        <w:r w:rsidRPr="000E380A">
          <w:rPr>
            <w:rFonts w:ascii="Trebuchet MS" w:hAnsi="Trebuchet MS"/>
            <w:noProof/>
          </w:rPr>
          <w:t>among</w:t>
        </w:r>
      </w:ins>
      <w:r w:rsidRPr="000E380A">
        <w:rPr>
          <w:rFonts w:ascii="Trebuchet MS" w:hAnsi="Trebuchet MS"/>
          <w:noProof/>
        </w:rPr>
        <w:t xml:space="preserve"> them</w:t>
      </w:r>
      <w:del w:id="76" w:author="Author">
        <w:r w:rsidRPr="000E380A">
          <w:rPr>
            <w:rFonts w:ascii="Trebuchet MS" w:hAnsi="Trebuchet MS"/>
            <w:noProof/>
          </w:rPr>
          <w:delText>, so that</w:delText>
        </w:r>
      </w:del>
      <w:ins w:id="77" w:author="Author">
        <w:r w:rsidRPr="000E380A">
          <w:rPr>
            <w:rFonts w:ascii="Trebuchet MS" w:hAnsi="Trebuchet MS"/>
            <w:noProof/>
          </w:rPr>
          <w:t>. So</w:t>
        </w:r>
      </w:ins>
      <w:r w:rsidRPr="000E380A">
        <w:rPr>
          <w:rFonts w:ascii="Trebuchet MS" w:hAnsi="Trebuchet MS"/>
          <w:noProof/>
        </w:rPr>
        <w:t xml:space="preserve"> I have not exterminated the </w:t>
      </w:r>
      <w:del w:id="78" w:author="Author">
        <w:r w:rsidRPr="000E380A">
          <w:rPr>
            <w:rFonts w:ascii="Trebuchet MS" w:hAnsi="Trebuchet MS"/>
            <w:noProof/>
          </w:rPr>
          <w:delText>sons of Israel</w:delText>
        </w:r>
      </w:del>
      <w:ins w:id="79" w:author="Author">
        <w:r w:rsidRPr="000E380A">
          <w:rPr>
            <w:rFonts w:ascii="Trebuchet MS" w:hAnsi="Trebuchet MS"/>
            <w:noProof/>
          </w:rPr>
          <w:t>Israelites</w:t>
        </w:r>
      </w:ins>
      <w:r w:rsidRPr="000E380A">
        <w:rPr>
          <w:rFonts w:ascii="Trebuchet MS" w:hAnsi="Trebuchet MS"/>
          <w:noProof/>
        </w:rPr>
        <w:t xml:space="preserve"> in my insistence on exclusive devotion. </w:t>
      </w:r>
      <w:r w:rsidRPr="000E380A">
        <w:rPr>
          <w:rFonts w:ascii="Trebuchet MS" w:hAnsi="Trebuchet MS"/>
          <w:b/>
          <w:noProof/>
        </w:rPr>
        <w:t xml:space="preserve">25:12 </w:t>
      </w:r>
      <w:del w:id="80" w:author="Author">
        <w:r w:rsidRPr="000E380A">
          <w:rPr>
            <w:rFonts w:ascii="Trebuchet MS" w:hAnsi="Trebuchet MS"/>
            <w:noProof/>
          </w:rPr>
          <w:delText>For that reason</w:delText>
        </w:r>
      </w:del>
      <w:ins w:id="81" w:author="Author">
        <w:r w:rsidRPr="000E380A">
          <w:rPr>
            <w:rFonts w:ascii="Trebuchet MS" w:hAnsi="Trebuchet MS"/>
            <w:noProof/>
          </w:rPr>
          <w:t>Therefore,</w:t>
        </w:r>
      </w:ins>
      <w:r w:rsidRPr="000E380A">
        <w:rPr>
          <w:rFonts w:ascii="Trebuchet MS" w:hAnsi="Trebuchet MS"/>
          <w:noProof/>
        </w:rPr>
        <w:t xml:space="preserve"> say, ‘</w:t>
      </w:r>
      <w:del w:id="82" w:author="Author">
        <w:r w:rsidRPr="000E380A">
          <w:rPr>
            <w:rFonts w:ascii="Trebuchet MS" w:hAnsi="Trebuchet MS"/>
            <w:noProof/>
          </w:rPr>
          <w:delText xml:space="preserve">Here </w:delText>
        </w:r>
      </w:del>
      <w:r w:rsidRPr="000E380A">
        <w:rPr>
          <w:rFonts w:ascii="Trebuchet MS" w:hAnsi="Trebuchet MS"/>
          <w:noProof/>
        </w:rPr>
        <w:t xml:space="preserve">I am giving him my covenant of peace. </w:t>
      </w:r>
      <w:r w:rsidRPr="000E380A">
        <w:rPr>
          <w:rFonts w:ascii="Trebuchet MS" w:hAnsi="Trebuchet MS"/>
          <w:b/>
          <w:noProof/>
        </w:rPr>
        <w:t xml:space="preserve">25:13 </w:t>
      </w:r>
      <w:r w:rsidRPr="000E380A">
        <w:rPr>
          <w:rFonts w:ascii="Trebuchet MS" w:hAnsi="Trebuchet MS"/>
          <w:noProof/>
        </w:rPr>
        <w:t xml:space="preserve">And it </w:t>
      </w:r>
      <w:del w:id="83" w:author="Author">
        <w:r w:rsidRPr="000E380A">
          <w:rPr>
            <w:rFonts w:ascii="Trebuchet MS" w:hAnsi="Trebuchet MS"/>
            <w:noProof/>
          </w:rPr>
          <w:delText>must</w:delText>
        </w:r>
      </w:del>
      <w:ins w:id="84" w:author="Author">
        <w:r w:rsidRPr="000E380A">
          <w:rPr>
            <w:rFonts w:ascii="Trebuchet MS" w:hAnsi="Trebuchet MS"/>
            <w:noProof/>
          </w:rPr>
          <w:t>will</w:t>
        </w:r>
      </w:ins>
      <w:r w:rsidRPr="000E380A">
        <w:rPr>
          <w:rFonts w:ascii="Trebuchet MS" w:hAnsi="Trebuchet MS"/>
          <w:noProof/>
        </w:rPr>
        <w:t xml:space="preserve"> serve as the covenant of a </w:t>
      </w:r>
      <w:ins w:id="85" w:author="Author">
        <w:r w:rsidRPr="000E380A">
          <w:rPr>
            <w:rFonts w:ascii="Trebuchet MS" w:hAnsi="Trebuchet MS"/>
            <w:noProof/>
          </w:rPr>
          <w:t xml:space="preserve">lasting </w:t>
        </w:r>
      </w:ins>
      <w:r w:rsidRPr="000E380A">
        <w:rPr>
          <w:rFonts w:ascii="Trebuchet MS" w:hAnsi="Trebuchet MS"/>
          <w:noProof/>
        </w:rPr>
        <w:t xml:space="preserve">priesthood </w:t>
      </w:r>
      <w:del w:id="86" w:author="Author">
        <w:r w:rsidRPr="000E380A">
          <w:rPr>
            <w:rFonts w:ascii="Trebuchet MS" w:hAnsi="Trebuchet MS"/>
            <w:noProof/>
          </w:rPr>
          <w:delText xml:space="preserve">to time indefinite </w:delText>
        </w:r>
      </w:del>
      <w:r w:rsidRPr="000E380A">
        <w:rPr>
          <w:rFonts w:ascii="Trebuchet MS" w:hAnsi="Trebuchet MS"/>
          <w:noProof/>
        </w:rPr>
        <w:t xml:space="preserve">for him and his offspring after him, </w:t>
      </w:r>
      <w:del w:id="87" w:author="Author">
        <w:r w:rsidRPr="000E380A">
          <w:rPr>
            <w:rFonts w:ascii="Trebuchet MS" w:hAnsi="Trebuchet MS"/>
            <w:noProof/>
          </w:rPr>
          <w:delText>due to the fact that</w:delText>
        </w:r>
      </w:del>
      <w:ins w:id="88" w:author="Author">
        <w:r w:rsidRPr="000E380A">
          <w:rPr>
            <w:rFonts w:ascii="Trebuchet MS" w:hAnsi="Trebuchet MS"/>
            <w:noProof/>
          </w:rPr>
          <w:t>because</w:t>
        </w:r>
      </w:ins>
      <w:r w:rsidRPr="000E380A">
        <w:rPr>
          <w:rFonts w:ascii="Trebuchet MS" w:hAnsi="Trebuchet MS"/>
          <w:noProof/>
        </w:rPr>
        <w:t xml:space="preserve"> he tolerated no rivalry toward his God and </w:t>
      </w:r>
      <w:del w:id="89" w:author="Author">
        <w:r w:rsidRPr="000E380A">
          <w:rPr>
            <w:rFonts w:ascii="Trebuchet MS" w:hAnsi="Trebuchet MS"/>
            <w:noProof/>
          </w:rPr>
          <w:delText>proceeded to make</w:delText>
        </w:r>
      </w:del>
      <w:ins w:id="90" w:author="Author">
        <w:r w:rsidRPr="000E380A">
          <w:rPr>
            <w:rFonts w:ascii="Trebuchet MS" w:hAnsi="Trebuchet MS"/>
            <w:noProof/>
          </w:rPr>
          <w:t>he made</w:t>
        </w:r>
      </w:ins>
      <w:r w:rsidRPr="000E380A">
        <w:rPr>
          <w:rFonts w:ascii="Trebuchet MS" w:hAnsi="Trebuchet MS"/>
          <w:noProof/>
        </w:rPr>
        <w:t xml:space="preserve"> atonement for the </w:t>
      </w:r>
      <w:del w:id="91" w:author="Author">
        <w:r w:rsidRPr="000E380A">
          <w:rPr>
            <w:rFonts w:ascii="Trebuchet MS" w:hAnsi="Trebuchet MS"/>
            <w:noProof/>
          </w:rPr>
          <w:delText>sons</w:delText>
        </w:r>
      </w:del>
      <w:ins w:id="92" w:author="Author">
        <w:r w:rsidRPr="000E380A">
          <w:rPr>
            <w:rFonts w:ascii="Trebuchet MS" w:hAnsi="Trebuchet MS"/>
            <w:noProof/>
          </w:rPr>
          <w:t>people</w:t>
        </w:r>
      </w:ins>
      <w:r w:rsidRPr="000E380A">
        <w:rPr>
          <w:rFonts w:ascii="Trebuchet MS" w:hAnsi="Trebuchet MS"/>
          <w:noProof/>
        </w:rPr>
        <w:t xml:space="preserve"> of Israel.’”</w:t>
      </w:r>
    </w:p>
    <w:p w:rsidR="00167207" w:rsidRPr="000E380A" w:rsidRDefault="00167207" w:rsidP="00167207">
      <w:pPr>
        <w:rPr>
          <w:rFonts w:ascii="Trebuchet MS" w:hAnsi="Trebuchet MS"/>
          <w:noProof/>
        </w:rPr>
      </w:pPr>
      <w:r w:rsidRPr="000E380A">
        <w:rPr>
          <w:rFonts w:ascii="Trebuchet MS" w:hAnsi="Trebuchet MS"/>
          <w:b/>
        </w:rPr>
        <w:t xml:space="preserve">25:14 </w:t>
      </w:r>
      <w:r w:rsidRPr="000E380A">
        <w:rPr>
          <w:rFonts w:ascii="Trebuchet MS" w:hAnsi="Trebuchet MS"/>
          <w:noProof/>
        </w:rPr>
        <w:t>Incidentally</w:t>
      </w:r>
      <w:ins w:id="93" w:author="Author">
        <w:r w:rsidRPr="000E380A">
          <w:rPr>
            <w:rFonts w:ascii="Trebuchet MS" w:hAnsi="Trebuchet MS"/>
            <w:noProof/>
          </w:rPr>
          <w:t>,</w:t>
        </w:r>
      </w:ins>
      <w:r w:rsidRPr="000E380A">
        <w:rPr>
          <w:rFonts w:ascii="Trebuchet MS" w:hAnsi="Trebuchet MS"/>
          <w:noProof/>
        </w:rPr>
        <w:t xml:space="preserve"> the name of the </w:t>
      </w:r>
      <w:del w:id="94" w:author="Author">
        <w:r w:rsidRPr="000E380A">
          <w:rPr>
            <w:rFonts w:ascii="Trebuchet MS" w:hAnsi="Trebuchet MS"/>
            <w:noProof/>
          </w:rPr>
          <w:delText xml:space="preserve">fatally struck </w:delText>
        </w:r>
      </w:del>
      <w:r w:rsidRPr="000E380A">
        <w:rPr>
          <w:rFonts w:ascii="Trebuchet MS" w:hAnsi="Trebuchet MS"/>
          <w:noProof/>
        </w:rPr>
        <w:t xml:space="preserve">Israelite man who was </w:t>
      </w:r>
      <w:del w:id="95" w:author="Author">
        <w:r w:rsidRPr="000E380A">
          <w:rPr>
            <w:rFonts w:ascii="Trebuchet MS" w:hAnsi="Trebuchet MS"/>
            <w:noProof/>
          </w:rPr>
          <w:delText>fatally struck</w:delText>
        </w:r>
      </w:del>
      <w:ins w:id="96" w:author="Author">
        <w:r w:rsidRPr="000E380A">
          <w:rPr>
            <w:rFonts w:ascii="Trebuchet MS" w:hAnsi="Trebuchet MS"/>
            <w:noProof/>
          </w:rPr>
          <w:t>put to death along</w:t>
        </w:r>
      </w:ins>
      <w:r w:rsidRPr="000E380A">
        <w:rPr>
          <w:rFonts w:ascii="Trebuchet MS" w:hAnsi="Trebuchet MS"/>
          <w:noProof/>
        </w:rPr>
        <w:t xml:space="preserve"> with the Mid′i·an·i·tess was Zim′ri the son of Sa′lu, a chieftain of a paternal house of the Sim′e·on·ites. </w:t>
      </w:r>
      <w:r w:rsidRPr="000E380A">
        <w:rPr>
          <w:rFonts w:ascii="Trebuchet MS" w:hAnsi="Trebuchet MS"/>
          <w:b/>
          <w:noProof/>
        </w:rPr>
        <w:t xml:space="preserve">25:15 </w:t>
      </w:r>
      <w:del w:id="97" w:author="Author">
        <w:r w:rsidRPr="000E380A">
          <w:rPr>
            <w:rFonts w:ascii="Trebuchet MS" w:hAnsi="Trebuchet MS"/>
            <w:noProof/>
          </w:rPr>
          <w:delText>And the</w:delText>
        </w:r>
      </w:del>
      <w:ins w:id="98" w:author="Author">
        <w:r w:rsidRPr="000E380A">
          <w:rPr>
            <w:rFonts w:ascii="Trebuchet MS" w:hAnsi="Trebuchet MS"/>
            <w:noProof/>
          </w:rPr>
          <w:t>The</w:t>
        </w:r>
      </w:ins>
      <w:r w:rsidRPr="000E380A">
        <w:rPr>
          <w:rFonts w:ascii="Trebuchet MS" w:hAnsi="Trebuchet MS"/>
          <w:noProof/>
        </w:rPr>
        <w:t xml:space="preserve"> name of the Mid′i·an·ite woman </w:t>
      </w:r>
      <w:del w:id="99" w:author="Author">
        <w:r w:rsidRPr="000E380A">
          <w:rPr>
            <w:rFonts w:ascii="Trebuchet MS" w:hAnsi="Trebuchet MS"/>
            <w:noProof/>
          </w:rPr>
          <w:delText>fatally struck</w:delText>
        </w:r>
      </w:del>
      <w:ins w:id="100" w:author="Author">
        <w:r w:rsidRPr="000E380A">
          <w:rPr>
            <w:rFonts w:ascii="Trebuchet MS" w:hAnsi="Trebuchet MS"/>
            <w:noProof/>
          </w:rPr>
          <w:t>who was put to death</w:t>
        </w:r>
      </w:ins>
      <w:r w:rsidRPr="000E380A">
        <w:rPr>
          <w:rFonts w:ascii="Trebuchet MS" w:hAnsi="Trebuchet MS"/>
          <w:noProof/>
        </w:rPr>
        <w:t xml:space="preserve"> was Coz′bi the daughter of Zur; he was a </w:t>
      </w:r>
      <w:del w:id="101" w:author="Author">
        <w:r w:rsidRPr="000E380A">
          <w:rPr>
            <w:rFonts w:ascii="Trebuchet MS" w:hAnsi="Trebuchet MS"/>
            <w:noProof/>
          </w:rPr>
          <w:delText>head one</w:delText>
        </w:r>
      </w:del>
      <w:ins w:id="102" w:author="Author">
        <w:r w:rsidRPr="000E380A">
          <w:rPr>
            <w:rFonts w:ascii="Trebuchet MS" w:hAnsi="Trebuchet MS"/>
            <w:noProof/>
          </w:rPr>
          <w:t>leader</w:t>
        </w:r>
      </w:ins>
      <w:r w:rsidRPr="000E380A">
        <w:rPr>
          <w:rFonts w:ascii="Trebuchet MS" w:hAnsi="Trebuchet MS"/>
          <w:noProof/>
        </w:rPr>
        <w:t xml:space="preserve"> of the clans of a paternal house in Mid′i·an.</w:t>
      </w:r>
    </w:p>
    <w:p w:rsidR="00167207" w:rsidRPr="000E380A" w:rsidRDefault="00167207" w:rsidP="00167207">
      <w:pPr>
        <w:rPr>
          <w:rFonts w:ascii="Trebuchet MS" w:hAnsi="Trebuchet MS"/>
          <w:noProof/>
        </w:rPr>
      </w:pPr>
      <w:r w:rsidRPr="000E380A">
        <w:rPr>
          <w:rFonts w:ascii="Trebuchet MS" w:hAnsi="Trebuchet MS"/>
          <w:b/>
        </w:rPr>
        <w:t xml:space="preserve">25:16 </w:t>
      </w:r>
      <w:del w:id="103" w:author="Author">
        <w:r w:rsidRPr="000E380A">
          <w:rPr>
            <w:rFonts w:ascii="Trebuchet MS" w:hAnsi="Trebuchet MS"/>
            <w:noProof/>
          </w:rPr>
          <w:delText xml:space="preserve">Later </w:delText>
        </w:r>
      </w:del>
      <w:r w:rsidRPr="000E380A">
        <w:rPr>
          <w:rFonts w:ascii="Trebuchet MS" w:hAnsi="Trebuchet MS"/>
          <w:noProof/>
        </w:rPr>
        <w:t xml:space="preserve">Jehovah </w:t>
      </w:r>
      <w:del w:id="104" w:author="Author">
        <w:r w:rsidRPr="000E380A">
          <w:rPr>
            <w:rFonts w:ascii="Trebuchet MS" w:hAnsi="Trebuchet MS"/>
            <w:noProof/>
          </w:rPr>
          <w:delText>spoke</w:delText>
        </w:r>
      </w:del>
      <w:ins w:id="105" w:author="Author">
        <w:r w:rsidRPr="000E380A">
          <w:rPr>
            <w:rFonts w:ascii="Trebuchet MS" w:hAnsi="Trebuchet MS"/>
            <w:noProof/>
          </w:rPr>
          <w:t>later said</w:t>
        </w:r>
      </w:ins>
      <w:r w:rsidRPr="000E380A">
        <w:rPr>
          <w:rFonts w:ascii="Trebuchet MS" w:hAnsi="Trebuchet MS"/>
          <w:noProof/>
        </w:rPr>
        <w:t xml:space="preserve"> to Moses</w:t>
      </w:r>
      <w:del w:id="106" w:author="Author">
        <w:r w:rsidRPr="000E380A">
          <w:rPr>
            <w:rFonts w:ascii="Trebuchet MS" w:hAnsi="Trebuchet MS"/>
            <w:noProof/>
          </w:rPr>
          <w:delText>, saying</w:delText>
        </w:r>
      </w:del>
      <w:r w:rsidRPr="000E380A">
        <w:rPr>
          <w:rFonts w:ascii="Trebuchet MS" w:hAnsi="Trebuchet MS"/>
          <w:noProof/>
        </w:rPr>
        <w:t xml:space="preserve">: </w:t>
      </w:r>
      <w:r w:rsidRPr="000E380A">
        <w:rPr>
          <w:rFonts w:ascii="Trebuchet MS" w:hAnsi="Trebuchet MS"/>
          <w:b/>
          <w:noProof/>
        </w:rPr>
        <w:t xml:space="preserve">25:17 </w:t>
      </w:r>
      <w:r w:rsidRPr="000E380A">
        <w:rPr>
          <w:rFonts w:ascii="Trebuchet MS" w:hAnsi="Trebuchet MS"/>
          <w:noProof/>
        </w:rPr>
        <w:t>“</w:t>
      </w:r>
      <w:del w:id="107" w:author="Author">
        <w:r w:rsidRPr="000E380A">
          <w:rPr>
            <w:rFonts w:ascii="Trebuchet MS" w:hAnsi="Trebuchet MS"/>
            <w:noProof/>
          </w:rPr>
          <w:delText>Let there be a harassing of</w:delText>
        </w:r>
      </w:del>
      <w:ins w:id="108" w:author="Author">
        <w:r w:rsidRPr="000E380A">
          <w:rPr>
            <w:rFonts w:ascii="Trebuchet MS" w:hAnsi="Trebuchet MS"/>
            <w:noProof/>
          </w:rPr>
          <w:t>Harass</w:t>
        </w:r>
      </w:ins>
      <w:r w:rsidRPr="000E380A">
        <w:rPr>
          <w:rFonts w:ascii="Trebuchet MS" w:hAnsi="Trebuchet MS"/>
          <w:noProof/>
        </w:rPr>
        <w:t xml:space="preserve"> the Mid′i·an·ites</w:t>
      </w:r>
      <w:del w:id="109" w:author="Author">
        <w:r w:rsidRPr="000E380A">
          <w:rPr>
            <w:rFonts w:ascii="Trebuchet MS" w:hAnsi="Trebuchet MS"/>
            <w:noProof/>
          </w:rPr>
          <w:delText>,</w:delText>
        </w:r>
      </w:del>
      <w:r w:rsidRPr="000E380A">
        <w:rPr>
          <w:rFonts w:ascii="Trebuchet MS" w:hAnsi="Trebuchet MS"/>
          <w:noProof/>
        </w:rPr>
        <w:t xml:space="preserve"> and </w:t>
      </w:r>
      <w:del w:id="110" w:author="Author">
        <w:r w:rsidRPr="000E380A">
          <w:rPr>
            <w:rFonts w:ascii="Trebuchet MS" w:hAnsi="Trebuchet MS"/>
            <w:noProof/>
            <w:u w:val="dotted"/>
          </w:rPr>
          <w:delText>YOU</w:delText>
        </w:r>
        <w:r w:rsidRPr="000E380A">
          <w:rPr>
            <w:rFonts w:ascii="Trebuchet MS" w:hAnsi="Trebuchet MS"/>
            <w:noProof/>
          </w:rPr>
          <w:delText xml:space="preserve"> men must </w:delText>
        </w:r>
      </w:del>
      <w:r w:rsidRPr="000E380A">
        <w:rPr>
          <w:rFonts w:ascii="Trebuchet MS" w:hAnsi="Trebuchet MS"/>
          <w:noProof/>
        </w:rPr>
        <w:t>strike them</w:t>
      </w:r>
      <w:ins w:id="111" w:author="Author">
        <w:r w:rsidRPr="000E380A">
          <w:rPr>
            <w:rFonts w:ascii="Trebuchet MS" w:hAnsi="Trebuchet MS"/>
            <w:noProof/>
          </w:rPr>
          <w:t xml:space="preserve"> down</w:t>
        </w:r>
      </w:ins>
      <w:r w:rsidRPr="000E380A">
        <w:rPr>
          <w:rFonts w:ascii="Trebuchet MS" w:hAnsi="Trebuchet MS"/>
          <w:noProof/>
        </w:rPr>
        <w:t xml:space="preserve">, </w:t>
      </w:r>
      <w:r w:rsidRPr="000E380A">
        <w:rPr>
          <w:rFonts w:ascii="Trebuchet MS" w:hAnsi="Trebuchet MS"/>
          <w:b/>
          <w:noProof/>
        </w:rPr>
        <w:t xml:space="preserve">25:18 </w:t>
      </w:r>
      <w:r w:rsidRPr="000E380A">
        <w:rPr>
          <w:rFonts w:ascii="Trebuchet MS" w:hAnsi="Trebuchet MS"/>
          <w:noProof/>
        </w:rPr>
        <w:t xml:space="preserve">because they </w:t>
      </w:r>
      <w:del w:id="112" w:author="Author">
        <w:r w:rsidRPr="000E380A">
          <w:rPr>
            <w:rFonts w:ascii="Trebuchet MS" w:hAnsi="Trebuchet MS"/>
            <w:noProof/>
          </w:rPr>
          <w:delText>are</w:delText>
        </w:r>
      </w:del>
      <w:ins w:id="113" w:author="Author">
        <w:r w:rsidRPr="000E380A">
          <w:rPr>
            <w:rFonts w:ascii="Trebuchet MS" w:hAnsi="Trebuchet MS"/>
            <w:noProof/>
          </w:rPr>
          <w:t>have been</w:t>
        </w:r>
      </w:ins>
      <w:r w:rsidRPr="000E380A">
        <w:rPr>
          <w:rFonts w:ascii="Trebuchet MS" w:hAnsi="Trebuchet MS"/>
          <w:noProof/>
        </w:rPr>
        <w:t xml:space="preserve"> harassing </w:t>
      </w:r>
      <w:del w:id="114" w:author="Author">
        <w:r w:rsidRPr="000E380A">
          <w:rPr>
            <w:rFonts w:ascii="Trebuchet MS" w:hAnsi="Trebuchet MS"/>
            <w:noProof/>
            <w:u w:val="dotted"/>
          </w:rPr>
          <w:delText>YOU</w:delText>
        </w:r>
      </w:del>
      <w:ins w:id="115" w:author="Author">
        <w:r w:rsidRPr="000E380A">
          <w:rPr>
            <w:rFonts w:ascii="Trebuchet MS" w:hAnsi="Trebuchet MS"/>
            <w:noProof/>
          </w:rPr>
          <w:t>you</w:t>
        </w:r>
      </w:ins>
      <w:r w:rsidRPr="000E380A">
        <w:rPr>
          <w:rFonts w:ascii="Trebuchet MS" w:hAnsi="Trebuchet MS"/>
          <w:noProof/>
        </w:rPr>
        <w:t xml:space="preserve"> with their </w:t>
      </w:r>
      <w:del w:id="116" w:author="Author">
        <w:r w:rsidRPr="000E380A">
          <w:rPr>
            <w:rFonts w:ascii="Trebuchet MS" w:hAnsi="Trebuchet MS"/>
            <w:noProof/>
          </w:rPr>
          <w:delText xml:space="preserve">deeds of </w:delText>
        </w:r>
      </w:del>
      <w:r w:rsidRPr="000E380A">
        <w:rPr>
          <w:rFonts w:ascii="Trebuchet MS" w:hAnsi="Trebuchet MS"/>
          <w:noProof/>
        </w:rPr>
        <w:t xml:space="preserve">cunning </w:t>
      </w:r>
      <w:del w:id="117" w:author="Author">
        <w:r w:rsidRPr="000E380A">
          <w:rPr>
            <w:rFonts w:ascii="Trebuchet MS" w:hAnsi="Trebuchet MS"/>
            <w:noProof/>
          </w:rPr>
          <w:delText>that they committed</w:delText>
        </w:r>
      </w:del>
      <w:ins w:id="118" w:author="Author">
        <w:r w:rsidRPr="000E380A">
          <w:rPr>
            <w:rFonts w:ascii="Trebuchet MS" w:hAnsi="Trebuchet MS"/>
            <w:noProof/>
          </w:rPr>
          <w:t>dealings</w:t>
        </w:r>
      </w:ins>
      <w:r w:rsidRPr="000E380A">
        <w:rPr>
          <w:rFonts w:ascii="Trebuchet MS" w:hAnsi="Trebuchet MS"/>
          <w:noProof/>
        </w:rPr>
        <w:t xml:space="preserve"> against </w:t>
      </w:r>
      <w:del w:id="119" w:author="Author">
        <w:r w:rsidRPr="000E380A">
          <w:rPr>
            <w:rFonts w:ascii="Trebuchet MS" w:hAnsi="Trebuchet MS"/>
            <w:noProof/>
            <w:u w:val="dotted"/>
          </w:rPr>
          <w:delText>YOU</w:delText>
        </w:r>
        <w:r w:rsidRPr="000E380A">
          <w:rPr>
            <w:rFonts w:ascii="Trebuchet MS" w:hAnsi="Trebuchet MS"/>
            <w:noProof/>
          </w:rPr>
          <w:delText xml:space="preserve"> cunningly</w:delText>
        </w:r>
      </w:del>
      <w:ins w:id="120" w:author="Author">
        <w:r w:rsidRPr="000E380A">
          <w:rPr>
            <w:rFonts w:ascii="Trebuchet MS" w:hAnsi="Trebuchet MS"/>
            <w:noProof/>
          </w:rPr>
          <w:t>you</w:t>
        </w:r>
      </w:ins>
      <w:r w:rsidRPr="000E380A">
        <w:rPr>
          <w:rFonts w:ascii="Trebuchet MS" w:hAnsi="Trebuchet MS"/>
          <w:noProof/>
        </w:rPr>
        <w:t xml:space="preserve"> in the affair of Pe′or and </w:t>
      </w:r>
      <w:del w:id="121" w:author="Author">
        <w:r w:rsidRPr="000E380A">
          <w:rPr>
            <w:rFonts w:ascii="Trebuchet MS" w:hAnsi="Trebuchet MS"/>
            <w:noProof/>
          </w:rPr>
          <w:delText xml:space="preserve">in the affair </w:delText>
        </w:r>
      </w:del>
      <w:r w:rsidRPr="000E380A">
        <w:rPr>
          <w:rFonts w:ascii="Trebuchet MS" w:hAnsi="Trebuchet MS"/>
          <w:noProof/>
        </w:rPr>
        <w:t xml:space="preserve">of Coz′bi the daughter of a chieftain of Mid′i·an, their sister who was </w:t>
      </w:r>
      <w:del w:id="122" w:author="Author">
        <w:r w:rsidRPr="000E380A">
          <w:rPr>
            <w:rFonts w:ascii="Trebuchet MS" w:hAnsi="Trebuchet MS"/>
            <w:noProof/>
          </w:rPr>
          <w:delText>fatally struck</w:delText>
        </w:r>
      </w:del>
      <w:ins w:id="123" w:author="Author">
        <w:r w:rsidRPr="000E380A">
          <w:rPr>
            <w:rFonts w:ascii="Trebuchet MS" w:hAnsi="Trebuchet MS"/>
            <w:noProof/>
          </w:rPr>
          <w:t>put to death</w:t>
        </w:r>
      </w:ins>
      <w:r w:rsidRPr="000E380A">
        <w:rPr>
          <w:rFonts w:ascii="Trebuchet MS" w:hAnsi="Trebuchet MS"/>
          <w:noProof/>
        </w:rPr>
        <w:t xml:space="preserve"> in the day of the scourge over the affair of Pe′or.”</w:t>
      </w:r>
    </w:p>
    <w:p w:rsidR="00167207" w:rsidRPr="000E380A" w:rsidRDefault="00167207" w:rsidP="00167207">
      <w:pPr>
        <w:rPr>
          <w:rFonts w:ascii="Trebuchet MS" w:hAnsi="Trebuchet MS"/>
          <w:b/>
        </w:rPr>
      </w:pPr>
    </w:p>
    <w:p w:rsidR="00762BCB" w:rsidRPr="00167207" w:rsidRDefault="00762BCB" w:rsidP="00167207"/>
    <w:sectPr w:rsidR="00762BCB" w:rsidRPr="00167207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51406" w:rsidRDefault="00751406">
      <w:r>
        <w:separator/>
      </w:r>
    </w:p>
  </w:endnote>
  <w:endnote w:type="continuationSeparator" w:id="0">
    <w:p w:rsidR="00751406" w:rsidRDefault="00751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51406" w:rsidRDefault="00751406">
      <w:r>
        <w:separator/>
      </w:r>
    </w:p>
  </w:footnote>
  <w:footnote w:type="continuationSeparator" w:id="0">
    <w:p w:rsidR="00751406" w:rsidRDefault="00751406">
      <w:r>
        <w:continuationSeparator/>
      </w:r>
    </w:p>
  </w:footnote>
  <w:footnote w:id="1">
    <w:p w:rsidR="00167207" w:rsidRPr="000E380A" w:rsidRDefault="00167207" w:rsidP="000E380A">
      <w:pPr>
        <w:pStyle w:val="FootnoteText"/>
        <w:spacing w:after="96"/>
        <w:ind w:firstLine="288"/>
        <w:rPr>
          <w:ins w:id="13" w:author="Author"/>
        </w:rPr>
      </w:pPr>
      <w:ins w:id="14" w:author="Author">
        <w:r w:rsidRPr="000E380A">
          <w:rPr>
            <w:rStyle w:val="FootnoteReference"/>
          </w:rPr>
          <w:footnoteRef/>
        </w:r>
        <w:r w:rsidRPr="000E380A">
          <w:t xml:space="preserve"> </w:t>
        </w:r>
        <w:r w:rsidRPr="000E380A">
          <w:rPr>
            <w:b/>
          </w:rPr>
          <w:t xml:space="preserve">25:3 </w:t>
        </w:r>
        <w:r w:rsidRPr="000E380A">
          <w:t>Or “attached itself to.”</w:t>
        </w:r>
      </w:ins>
    </w:p>
  </w:footnote>
  <w:footnote w:id="2">
    <w:p w:rsidR="00167207" w:rsidRPr="000E380A" w:rsidRDefault="00167207" w:rsidP="000E380A">
      <w:pPr>
        <w:pStyle w:val="FootnoteText"/>
        <w:spacing w:after="96"/>
        <w:ind w:firstLine="288"/>
        <w:rPr>
          <w:ins w:id="23" w:author="Author"/>
        </w:rPr>
      </w:pPr>
      <w:ins w:id="24" w:author="Author">
        <w:r w:rsidRPr="000E380A">
          <w:rPr>
            <w:rStyle w:val="FootnoteReference"/>
          </w:rPr>
          <w:footnoteRef/>
        </w:r>
        <w:r w:rsidRPr="000E380A">
          <w:t xml:space="preserve"> </w:t>
        </w:r>
        <w:r w:rsidRPr="000E380A">
          <w:rPr>
            <w:b/>
          </w:rPr>
          <w:t xml:space="preserve">25:4 </w:t>
        </w:r>
        <w:r w:rsidRPr="000E380A">
          <w:t>Lit., “heads.”</w:t>
        </w:r>
      </w:ins>
    </w:p>
  </w:footnote>
  <w:footnote w:id="3">
    <w:p w:rsidR="00167207" w:rsidRPr="000E380A" w:rsidRDefault="00167207" w:rsidP="000E380A">
      <w:pPr>
        <w:pStyle w:val="FootnoteText"/>
        <w:spacing w:after="96"/>
        <w:ind w:firstLine="288"/>
        <w:rPr>
          <w:ins w:id="33" w:author="Author"/>
        </w:rPr>
      </w:pPr>
      <w:ins w:id="34" w:author="Author">
        <w:r w:rsidRPr="000E380A">
          <w:rPr>
            <w:rStyle w:val="FootnoteReference"/>
          </w:rPr>
          <w:footnoteRef/>
        </w:r>
        <w:r w:rsidRPr="000E380A">
          <w:t xml:space="preserve"> </w:t>
        </w:r>
        <w:r w:rsidRPr="000E380A">
          <w:rPr>
            <w:b/>
          </w:rPr>
          <w:t xml:space="preserve">25:4 </w:t>
        </w:r>
        <w:r w:rsidRPr="000E380A">
          <w:t>Lit., “in front of the sun.”</w:t>
        </w:r>
      </w:ins>
    </w:p>
  </w:footnote>
  <w:footnote w:id="4">
    <w:p w:rsidR="00167207" w:rsidRPr="000E380A" w:rsidRDefault="00167207" w:rsidP="000E380A">
      <w:pPr>
        <w:pStyle w:val="FootnoteText"/>
        <w:spacing w:after="96"/>
        <w:ind w:firstLine="288"/>
        <w:rPr>
          <w:ins w:id="39" w:author="Author"/>
        </w:rPr>
      </w:pPr>
      <w:ins w:id="40" w:author="Author">
        <w:r w:rsidRPr="000E380A">
          <w:rPr>
            <w:rStyle w:val="FootnoteReference"/>
          </w:rPr>
          <w:footnoteRef/>
        </w:r>
        <w:r w:rsidRPr="000E380A">
          <w:t xml:space="preserve"> </w:t>
        </w:r>
        <w:r w:rsidRPr="000E380A">
          <w:rPr>
            <w:b/>
          </w:rPr>
          <w:t xml:space="preserve">25:5 </w:t>
        </w:r>
        <w:r w:rsidRPr="000E380A">
          <w:t>Or “attached themselves to.”</w:t>
        </w:r>
      </w:ins>
    </w:p>
  </w:footnote>
  <w:footnote w:id="5">
    <w:p w:rsidR="00167207" w:rsidRPr="000E380A" w:rsidRDefault="00167207" w:rsidP="000E380A">
      <w:pPr>
        <w:pStyle w:val="FootnoteText"/>
        <w:spacing w:after="96"/>
        <w:ind w:firstLine="288"/>
        <w:rPr>
          <w:ins w:id="55" w:author="Author"/>
        </w:rPr>
      </w:pPr>
      <w:ins w:id="56" w:author="Author">
        <w:r w:rsidRPr="000E380A">
          <w:rPr>
            <w:rStyle w:val="FootnoteReference"/>
          </w:rPr>
          <w:footnoteRef/>
        </w:r>
        <w:r w:rsidRPr="000E380A">
          <w:t xml:space="preserve"> </w:t>
        </w:r>
        <w:r w:rsidRPr="000E380A">
          <w:rPr>
            <w:b/>
          </w:rPr>
          <w:t xml:space="preserve">25:7 </w:t>
        </w:r>
        <w:r w:rsidRPr="000E380A">
          <w:t>Or “lance.”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320A86">
        <w:t>Numbers Chapter 25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320A86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20A86">
      <w:rPr>
        <w:noProof/>
        <w:snapToGrid w:val="0"/>
      </w:rPr>
      <w:t>Numbers 25.Revised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320A86">
        <w:t>Numbers Chapter 25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320A86">
      <w:t>04-Numbers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20A86">
      <w:rPr>
        <w:noProof/>
        <w:snapToGrid w:val="0"/>
      </w:rPr>
      <w:t>Numbers 25.Revised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320A86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320A86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320A86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320A86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51406"/>
    <w:rsid w:val="00167207"/>
    <w:rsid w:val="00245EDD"/>
    <w:rsid w:val="0026230D"/>
    <w:rsid w:val="002B524D"/>
    <w:rsid w:val="002C00A8"/>
    <w:rsid w:val="00310508"/>
    <w:rsid w:val="00320A86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51406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787D5159-3037-487E-8FAD-91F17E9C1B5D}"/>
  <w:attachedTemplate r:id="Rbc99889217b34e7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167207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67207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16720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bc99889217b34e7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594</ap:Words>
  <ap:Characters>2658</ap:Characters>
  <ap:Application>Microsoft Office Word</ap:Application>
  <ap:DocSecurity>0</ap:DocSecurity>
  <ap:Lines>47</ap:Lines>
  <ap:Paragraphs>7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3245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25</dc:title>
  <dc:subject/>
  <dc:creator>Matthew Calleja</dc:creator>
  <cp:keywords/>
  <dc:description/>
  <cp:lastModifiedBy>Calleja, Matthew</cp:lastModifiedBy>
  <cp:revision>3</cp:revision>
  <dcterms:created xsi:type="dcterms:W3CDTF">2020-10-16T06:11:00Z</dcterms:created>
  <dcterms:modified xsi:type="dcterms:W3CDTF">2020-10-16T06:12:00Z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25.docx</vt:lpwstr>
  </property>
  <property fmtid="{D5CDD505-2E9C-101B-9397-08002B2CF9AE}" pid="9" name="_TranslationDocumentId">
    <vt:i4>19472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4025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25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