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604A5" w:rsidRPr="00EB29A0" w:rsidRDefault="005604A5" w:rsidP="005604A5">
      <w:pPr>
        <w:rPr>
          <w:rFonts w:ascii="Trebuchet MS" w:hAnsi="Trebuchet MS"/>
          <w:noProof/>
          <w:sz w:val="24"/>
        </w:rPr>
      </w:pPr>
      <w:bookmarkStart w:id="0" w:name="_GoBack"/>
      <w:bookmarkEnd w:id="0"/>
      <w:r w:rsidRPr="00EB29A0">
        <w:rPr>
          <w:rFonts w:ascii="Trebuchet MS" w:hAnsi="Trebuchet MS"/>
          <w:b/>
          <w:sz w:val="24"/>
        </w:rPr>
        <w:t xml:space="preserve">6:1 </w:t>
      </w:r>
      <w:del w:id="1" w:author="Author">
        <w:r w:rsidRPr="00EB29A0">
          <w:rPr>
            <w:rFonts w:ascii="Trebuchet MS" w:hAnsi="Trebuchet MS"/>
            <w:noProof/>
            <w:sz w:val="24"/>
          </w:rPr>
          <w:delText xml:space="preserve">And </w:delText>
        </w:r>
      </w:del>
      <w:r w:rsidRPr="00EB29A0">
        <w:rPr>
          <w:rFonts w:ascii="Trebuchet MS" w:hAnsi="Trebuchet MS"/>
          <w:noProof/>
          <w:sz w:val="24"/>
        </w:rPr>
        <w:t>Jehovah spoke further to Moses</w:t>
      </w:r>
      <w:del w:id="2" w:author="Author">
        <w:r w:rsidRPr="00EB29A0">
          <w:rPr>
            <w:rFonts w:ascii="Trebuchet MS" w:hAnsi="Trebuchet MS"/>
            <w:noProof/>
            <w:sz w:val="24"/>
          </w:rPr>
          <w:delText>, saying</w:delText>
        </w:r>
      </w:del>
      <w:ins w:id="3" w:author="Author">
        <w:r w:rsidRPr="00EB29A0">
          <w:rPr>
            <w:rFonts w:ascii="Trebuchet MS" w:hAnsi="Trebuchet MS"/>
            <w:noProof/>
            <w:sz w:val="24"/>
          </w:rPr>
          <w:t xml:space="preserve"> and said</w:t>
        </w:r>
      </w:ins>
      <w:r w:rsidRPr="00EB29A0">
        <w:rPr>
          <w:rFonts w:ascii="Trebuchet MS" w:hAnsi="Trebuchet MS"/>
          <w:noProof/>
          <w:sz w:val="24"/>
        </w:rPr>
        <w:t xml:space="preserve">: </w:t>
      </w:r>
      <w:r w:rsidRPr="00EB29A0">
        <w:rPr>
          <w:rFonts w:ascii="Trebuchet MS" w:hAnsi="Trebuchet MS"/>
          <w:b/>
          <w:noProof/>
          <w:sz w:val="24"/>
        </w:rPr>
        <w:t xml:space="preserve">6:2 </w:t>
      </w:r>
      <w:r w:rsidRPr="00EB29A0">
        <w:rPr>
          <w:rFonts w:ascii="Trebuchet MS" w:hAnsi="Trebuchet MS"/>
          <w:noProof/>
          <w:sz w:val="24"/>
        </w:rPr>
        <w:t xml:space="preserve">“Speak to the </w:t>
      </w:r>
      <w:del w:id="4" w:author="Author">
        <w:r w:rsidRPr="00EB29A0">
          <w:rPr>
            <w:rFonts w:ascii="Trebuchet MS" w:hAnsi="Trebuchet MS"/>
            <w:noProof/>
            <w:sz w:val="24"/>
          </w:rPr>
          <w:delText>sons of Israel</w:delText>
        </w:r>
      </w:del>
      <w:ins w:id="5" w:author="Author">
        <w:r w:rsidRPr="00EB29A0">
          <w:rPr>
            <w:rFonts w:ascii="Trebuchet MS" w:hAnsi="Trebuchet MS"/>
            <w:noProof/>
            <w:sz w:val="24"/>
          </w:rPr>
          <w:t>Israelites</w:t>
        </w:r>
      </w:ins>
      <w:r w:rsidRPr="00EB29A0">
        <w:rPr>
          <w:rFonts w:ascii="Trebuchet MS" w:hAnsi="Trebuchet MS"/>
          <w:noProof/>
          <w:sz w:val="24"/>
        </w:rPr>
        <w:t xml:space="preserve"> and </w:t>
      </w:r>
      <w:del w:id="6" w:author="Author">
        <w:r w:rsidRPr="00EB29A0">
          <w:rPr>
            <w:rFonts w:ascii="Trebuchet MS" w:hAnsi="Trebuchet MS"/>
            <w:noProof/>
            <w:sz w:val="24"/>
          </w:rPr>
          <w:delText>you must say to</w:delText>
        </w:r>
      </w:del>
      <w:ins w:id="7" w:author="Author">
        <w:r w:rsidRPr="00EB29A0">
          <w:rPr>
            <w:rFonts w:ascii="Trebuchet MS" w:hAnsi="Trebuchet MS"/>
            <w:noProof/>
            <w:sz w:val="24"/>
          </w:rPr>
          <w:t>tell</w:t>
        </w:r>
      </w:ins>
      <w:r w:rsidRPr="00EB29A0">
        <w:rPr>
          <w:rFonts w:ascii="Trebuchet MS" w:hAnsi="Trebuchet MS"/>
          <w:noProof/>
          <w:sz w:val="24"/>
        </w:rPr>
        <w:t xml:space="preserve"> them, ‘</w:t>
      </w:r>
      <w:del w:id="8" w:author="Author">
        <w:r w:rsidRPr="00EB29A0">
          <w:rPr>
            <w:rFonts w:ascii="Trebuchet MS" w:hAnsi="Trebuchet MS"/>
            <w:noProof/>
            <w:sz w:val="24"/>
          </w:rPr>
          <w:delText>In case</w:delText>
        </w:r>
      </w:del>
      <w:ins w:id="9" w:author="Author">
        <w:r w:rsidRPr="00EB29A0">
          <w:rPr>
            <w:rFonts w:ascii="Trebuchet MS" w:hAnsi="Trebuchet MS"/>
            <w:noProof/>
            <w:sz w:val="24"/>
          </w:rPr>
          <w:t>If</w:t>
        </w:r>
      </w:ins>
      <w:r w:rsidRPr="00EB29A0">
        <w:rPr>
          <w:rFonts w:ascii="Trebuchet MS" w:hAnsi="Trebuchet MS"/>
          <w:noProof/>
          <w:sz w:val="24"/>
        </w:rPr>
        <w:t xml:space="preserve"> a man or a woman takes a special vow to live as a Naz′i·rite</w:t>
      </w:r>
      <w:ins w:id="10" w:author="Author">
        <w:r w:rsidRPr="00EB29A0">
          <w:rPr>
            <w:rStyle w:val="FootnoteReference"/>
            <w:rFonts w:ascii="Trebuchet MS" w:hAnsi="Trebuchet MS"/>
            <w:noProof/>
          </w:rPr>
          <w:footnoteReference w:id="1"/>
        </w:r>
      </w:ins>
      <w:r w:rsidRPr="00EB29A0">
        <w:rPr>
          <w:rFonts w:ascii="Trebuchet MS" w:hAnsi="Trebuchet MS"/>
          <w:noProof/>
          <w:sz w:val="24"/>
        </w:rPr>
        <w:t xml:space="preserve"> to Jehovah, </w:t>
      </w:r>
      <w:r w:rsidRPr="00EB29A0">
        <w:rPr>
          <w:rFonts w:ascii="Trebuchet MS" w:hAnsi="Trebuchet MS"/>
          <w:b/>
          <w:noProof/>
          <w:sz w:val="24"/>
        </w:rPr>
        <w:t xml:space="preserve">6:3 </w:t>
      </w:r>
      <w:r w:rsidRPr="00EB29A0">
        <w:rPr>
          <w:rFonts w:ascii="Trebuchet MS" w:hAnsi="Trebuchet MS"/>
          <w:noProof/>
          <w:sz w:val="24"/>
        </w:rPr>
        <w:t xml:space="preserve">he should keep away from wine and </w:t>
      </w:r>
      <w:del w:id="13" w:author="Author">
        <w:r w:rsidRPr="00EB29A0">
          <w:rPr>
            <w:rFonts w:ascii="Trebuchet MS" w:hAnsi="Trebuchet MS"/>
            <w:noProof/>
            <w:sz w:val="24"/>
          </w:rPr>
          <w:delText>intoxicating liquor.</w:delText>
        </w:r>
      </w:del>
      <w:ins w:id="14" w:author="Author">
        <w:r w:rsidRPr="00EB29A0">
          <w:rPr>
            <w:rFonts w:ascii="Trebuchet MS" w:hAnsi="Trebuchet MS"/>
            <w:noProof/>
            <w:sz w:val="24"/>
          </w:rPr>
          <w:t>other alcoholic beverages.</w:t>
        </w:r>
      </w:ins>
      <w:r w:rsidRPr="00EB29A0">
        <w:rPr>
          <w:rFonts w:ascii="Trebuchet MS" w:hAnsi="Trebuchet MS"/>
          <w:noProof/>
          <w:sz w:val="24"/>
        </w:rPr>
        <w:t xml:space="preserve"> He should not drink the vinegar of wine or the vinegar of </w:t>
      </w:r>
      <w:del w:id="15" w:author="Author">
        <w:r w:rsidRPr="00EB29A0">
          <w:rPr>
            <w:rFonts w:ascii="Trebuchet MS" w:hAnsi="Trebuchet MS"/>
            <w:noProof/>
            <w:sz w:val="24"/>
          </w:rPr>
          <w:delText>intoxicating liquor, nor</w:delText>
        </w:r>
      </w:del>
      <w:ins w:id="16" w:author="Author">
        <w:r w:rsidRPr="00EB29A0">
          <w:rPr>
            <w:rFonts w:ascii="Trebuchet MS" w:hAnsi="Trebuchet MS"/>
            <w:noProof/>
            <w:sz w:val="24"/>
          </w:rPr>
          <w:t>anything alcoholic. He should not</w:t>
        </w:r>
      </w:ins>
      <w:r w:rsidRPr="00EB29A0">
        <w:rPr>
          <w:rFonts w:ascii="Trebuchet MS" w:hAnsi="Trebuchet MS"/>
          <w:noProof/>
          <w:sz w:val="24"/>
        </w:rPr>
        <w:t xml:space="preserve"> drink any liquid made from grapes, nor eat grapes</w:t>
      </w:r>
      <w:del w:id="17" w:author="Author">
        <w:r w:rsidRPr="00EB29A0">
          <w:rPr>
            <w:rFonts w:ascii="Trebuchet MS" w:hAnsi="Trebuchet MS"/>
            <w:noProof/>
            <w:sz w:val="24"/>
          </w:rPr>
          <w:delText xml:space="preserve"> either</w:delText>
        </w:r>
      </w:del>
      <w:ins w:id="18" w:author="Author">
        <w:r w:rsidRPr="00EB29A0">
          <w:rPr>
            <w:rFonts w:ascii="Trebuchet MS" w:hAnsi="Trebuchet MS"/>
            <w:noProof/>
            <w:sz w:val="24"/>
          </w:rPr>
          <w:t>, whether</w:t>
        </w:r>
      </w:ins>
      <w:r w:rsidRPr="00EB29A0">
        <w:rPr>
          <w:rFonts w:ascii="Trebuchet MS" w:hAnsi="Trebuchet MS"/>
          <w:noProof/>
          <w:sz w:val="24"/>
        </w:rPr>
        <w:t xml:space="preserve"> fresh or dried. </w:t>
      </w:r>
      <w:r w:rsidRPr="00EB29A0">
        <w:rPr>
          <w:rFonts w:ascii="Trebuchet MS" w:hAnsi="Trebuchet MS"/>
          <w:b/>
          <w:noProof/>
          <w:sz w:val="24"/>
        </w:rPr>
        <w:t xml:space="preserve">6:4 </w:t>
      </w:r>
      <w:r w:rsidRPr="00EB29A0">
        <w:rPr>
          <w:rFonts w:ascii="Trebuchet MS" w:hAnsi="Trebuchet MS"/>
          <w:noProof/>
          <w:sz w:val="24"/>
        </w:rPr>
        <w:t xml:space="preserve">All the days of his Naziriteship he should not eat anything </w:t>
      </w:r>
      <w:del w:id="19" w:author="Author">
        <w:r w:rsidRPr="00EB29A0">
          <w:rPr>
            <w:rFonts w:ascii="Trebuchet MS" w:hAnsi="Trebuchet MS"/>
            <w:noProof/>
            <w:sz w:val="24"/>
          </w:rPr>
          <w:delText xml:space="preserve">at all that is </w:delText>
        </w:r>
      </w:del>
      <w:r w:rsidRPr="00EB29A0">
        <w:rPr>
          <w:rFonts w:ascii="Trebuchet MS" w:hAnsi="Trebuchet MS"/>
          <w:noProof/>
          <w:sz w:val="24"/>
        </w:rPr>
        <w:t xml:space="preserve">made from the </w:t>
      </w:r>
      <w:del w:id="20" w:author="Author">
        <w:r w:rsidRPr="00EB29A0">
          <w:rPr>
            <w:rFonts w:ascii="Trebuchet MS" w:hAnsi="Trebuchet MS"/>
            <w:noProof/>
            <w:sz w:val="24"/>
          </w:rPr>
          <w:delText>wine vine</w:delText>
        </w:r>
      </w:del>
      <w:ins w:id="21" w:author="Author">
        <w:r w:rsidRPr="00EB29A0">
          <w:rPr>
            <w:rFonts w:ascii="Trebuchet MS" w:hAnsi="Trebuchet MS"/>
            <w:noProof/>
            <w:sz w:val="24"/>
          </w:rPr>
          <w:t>grapevine</w:t>
        </w:r>
      </w:ins>
      <w:r w:rsidRPr="00EB29A0">
        <w:rPr>
          <w:rFonts w:ascii="Trebuchet MS" w:hAnsi="Trebuchet MS"/>
          <w:noProof/>
          <w:sz w:val="24"/>
        </w:rPr>
        <w:t>, from the unripe grapes to the skins.</w:t>
      </w:r>
    </w:p>
    <w:p w:rsidR="005604A5" w:rsidRPr="00EB29A0" w:rsidRDefault="005604A5" w:rsidP="005604A5">
      <w:pPr>
        <w:rPr>
          <w:rFonts w:ascii="Trebuchet MS" w:hAnsi="Trebuchet MS"/>
          <w:noProof/>
          <w:sz w:val="24"/>
        </w:rPr>
      </w:pPr>
      <w:r w:rsidRPr="00EB29A0">
        <w:rPr>
          <w:rFonts w:ascii="Trebuchet MS" w:hAnsi="Trebuchet MS"/>
          <w:b/>
          <w:sz w:val="24"/>
        </w:rPr>
        <w:t xml:space="preserve">6:5 </w:t>
      </w:r>
      <w:r w:rsidRPr="00EB29A0">
        <w:rPr>
          <w:rFonts w:ascii="Trebuchet MS" w:hAnsi="Trebuchet MS"/>
          <w:noProof/>
          <w:sz w:val="24"/>
        </w:rPr>
        <w:t>“‘All the days of the vow of his Naziriteship no razor should pass over his head</w:t>
      </w:r>
      <w:del w:id="22" w:author="Author">
        <w:r w:rsidRPr="00EB29A0">
          <w:rPr>
            <w:rFonts w:ascii="Trebuchet MS" w:hAnsi="Trebuchet MS"/>
            <w:noProof/>
            <w:sz w:val="24"/>
          </w:rPr>
          <w:delText>; until the days that he should be separated to Jehovah come to the full, he should prove</w:delText>
        </w:r>
      </w:del>
      <w:ins w:id="23" w:author="Author">
        <w:r w:rsidRPr="00EB29A0">
          <w:rPr>
            <w:rFonts w:ascii="Trebuchet MS" w:hAnsi="Trebuchet MS"/>
            <w:noProof/>
            <w:sz w:val="24"/>
          </w:rPr>
          <w:t>. He is to remain</w:t>
        </w:r>
      </w:ins>
      <w:r w:rsidRPr="00EB29A0">
        <w:rPr>
          <w:rFonts w:ascii="Trebuchet MS" w:hAnsi="Trebuchet MS"/>
          <w:noProof/>
          <w:sz w:val="24"/>
        </w:rPr>
        <w:t xml:space="preserve"> holy by letting the </w:t>
      </w:r>
      <w:del w:id="24" w:author="Author">
        <w:r w:rsidRPr="00EB29A0">
          <w:rPr>
            <w:rFonts w:ascii="Trebuchet MS" w:hAnsi="Trebuchet MS"/>
            <w:noProof/>
            <w:sz w:val="24"/>
          </w:rPr>
          <w:delText xml:space="preserve">locks of the </w:delText>
        </w:r>
      </w:del>
      <w:r w:rsidRPr="00EB29A0">
        <w:rPr>
          <w:rFonts w:ascii="Trebuchet MS" w:hAnsi="Trebuchet MS"/>
          <w:noProof/>
          <w:sz w:val="24"/>
        </w:rPr>
        <w:t>hair of his head grow</w:t>
      </w:r>
      <w:ins w:id="25" w:author="Author">
        <w:r w:rsidRPr="00EB29A0">
          <w:rPr>
            <w:rFonts w:ascii="Trebuchet MS" w:hAnsi="Trebuchet MS"/>
            <w:noProof/>
            <w:sz w:val="24"/>
          </w:rPr>
          <w:t xml:space="preserve"> until the days of his being set apart to Jehovah are completed</w:t>
        </w:r>
      </w:ins>
      <w:r w:rsidRPr="00EB29A0">
        <w:rPr>
          <w:rFonts w:ascii="Trebuchet MS" w:hAnsi="Trebuchet MS"/>
          <w:noProof/>
          <w:sz w:val="24"/>
        </w:rPr>
        <w:t xml:space="preserve">. </w:t>
      </w:r>
      <w:r w:rsidRPr="00EB29A0">
        <w:rPr>
          <w:rFonts w:ascii="Trebuchet MS" w:hAnsi="Trebuchet MS"/>
          <w:b/>
          <w:noProof/>
          <w:sz w:val="24"/>
        </w:rPr>
        <w:t xml:space="preserve">6:6 </w:t>
      </w:r>
      <w:del w:id="26" w:author="Author">
        <w:r w:rsidRPr="00EB29A0">
          <w:rPr>
            <w:rFonts w:ascii="Trebuchet MS" w:hAnsi="Trebuchet MS"/>
            <w:noProof/>
            <w:sz w:val="24"/>
          </w:rPr>
          <w:delText>All</w:delText>
        </w:r>
      </w:del>
      <w:ins w:id="27" w:author="Author">
        <w:r w:rsidRPr="00EB29A0">
          <w:rPr>
            <w:rFonts w:ascii="Trebuchet MS" w:hAnsi="Trebuchet MS"/>
            <w:noProof/>
            <w:sz w:val="24"/>
          </w:rPr>
          <w:t>He should not approach</w:t>
        </w:r>
        <w:r w:rsidRPr="00EB29A0">
          <w:rPr>
            <w:rStyle w:val="FootnoteReference"/>
            <w:rFonts w:ascii="Trebuchet MS" w:hAnsi="Trebuchet MS"/>
            <w:noProof/>
          </w:rPr>
          <w:footnoteReference w:id="2"/>
        </w:r>
        <w:r w:rsidRPr="00EB29A0">
          <w:rPr>
            <w:rFonts w:ascii="Trebuchet MS" w:hAnsi="Trebuchet MS"/>
            <w:noProof/>
            <w:sz w:val="24"/>
          </w:rPr>
          <w:t xml:space="preserve"> a dead person</w:t>
        </w:r>
        <w:r w:rsidRPr="00EB29A0">
          <w:rPr>
            <w:rStyle w:val="FootnoteReference"/>
            <w:rFonts w:ascii="Trebuchet MS" w:hAnsi="Trebuchet MS"/>
            <w:noProof/>
          </w:rPr>
          <w:footnoteReference w:id="3"/>
        </w:r>
        <w:r w:rsidRPr="00EB29A0">
          <w:rPr>
            <w:rFonts w:ascii="Trebuchet MS" w:hAnsi="Trebuchet MS"/>
            <w:noProof/>
            <w:sz w:val="24"/>
          </w:rPr>
          <w:t xml:space="preserve"> during all</w:t>
        </w:r>
      </w:ins>
      <w:r w:rsidRPr="00EB29A0">
        <w:rPr>
          <w:rFonts w:ascii="Trebuchet MS" w:hAnsi="Trebuchet MS"/>
          <w:noProof/>
          <w:sz w:val="24"/>
        </w:rPr>
        <w:t xml:space="preserve"> the days </w:t>
      </w:r>
      <w:del w:id="32" w:author="Author">
        <w:r w:rsidRPr="00EB29A0">
          <w:rPr>
            <w:rFonts w:ascii="Trebuchet MS" w:hAnsi="Trebuchet MS"/>
            <w:noProof/>
            <w:sz w:val="24"/>
          </w:rPr>
          <w:delText>of his keeping separate</w:delText>
        </w:r>
      </w:del>
      <w:ins w:id="33" w:author="Author">
        <w:r w:rsidRPr="00EB29A0">
          <w:rPr>
            <w:rFonts w:ascii="Trebuchet MS" w:hAnsi="Trebuchet MS"/>
            <w:noProof/>
            <w:sz w:val="24"/>
          </w:rPr>
          <w:t>he remains separated</w:t>
        </w:r>
      </w:ins>
      <w:r w:rsidRPr="00EB29A0">
        <w:rPr>
          <w:rFonts w:ascii="Trebuchet MS" w:hAnsi="Trebuchet MS"/>
          <w:noProof/>
          <w:sz w:val="24"/>
        </w:rPr>
        <w:t xml:space="preserve"> to Jehovah</w:t>
      </w:r>
      <w:del w:id="34" w:author="Author">
        <w:r w:rsidRPr="00EB29A0">
          <w:rPr>
            <w:rFonts w:ascii="Trebuchet MS" w:hAnsi="Trebuchet MS"/>
            <w:noProof/>
            <w:sz w:val="24"/>
          </w:rPr>
          <w:delText xml:space="preserve"> he may not come toward any dead soul</w:delText>
        </w:r>
      </w:del>
      <w:r w:rsidRPr="00EB29A0">
        <w:rPr>
          <w:rFonts w:ascii="Trebuchet MS" w:hAnsi="Trebuchet MS"/>
          <w:noProof/>
          <w:sz w:val="24"/>
        </w:rPr>
        <w:t xml:space="preserve">. </w:t>
      </w:r>
      <w:r w:rsidRPr="00EB29A0">
        <w:rPr>
          <w:rFonts w:ascii="Trebuchet MS" w:hAnsi="Trebuchet MS"/>
          <w:b/>
          <w:noProof/>
          <w:sz w:val="24"/>
        </w:rPr>
        <w:t xml:space="preserve">6:7 </w:t>
      </w:r>
      <w:del w:id="35" w:author="Author">
        <w:r w:rsidRPr="00EB29A0">
          <w:rPr>
            <w:rFonts w:ascii="Trebuchet MS" w:hAnsi="Trebuchet MS"/>
            <w:noProof/>
            <w:sz w:val="24"/>
          </w:rPr>
          <w:delText>Not even for</w:delText>
        </w:r>
      </w:del>
      <w:ins w:id="36" w:author="Author">
        <w:r w:rsidRPr="00EB29A0">
          <w:rPr>
            <w:rFonts w:ascii="Trebuchet MS" w:hAnsi="Trebuchet MS"/>
            <w:noProof/>
            <w:sz w:val="24"/>
          </w:rPr>
          <w:t>Even if</w:t>
        </w:r>
      </w:ins>
      <w:r w:rsidRPr="00EB29A0">
        <w:rPr>
          <w:rFonts w:ascii="Trebuchet MS" w:hAnsi="Trebuchet MS"/>
          <w:noProof/>
          <w:sz w:val="24"/>
        </w:rPr>
        <w:t xml:space="preserve"> his father or his mother or his brother or his sister </w:t>
      </w:r>
      <w:ins w:id="37" w:author="Author">
        <w:r w:rsidRPr="00EB29A0">
          <w:rPr>
            <w:rFonts w:ascii="Trebuchet MS" w:hAnsi="Trebuchet MS"/>
            <w:noProof/>
            <w:sz w:val="24"/>
          </w:rPr>
          <w:t xml:space="preserve">should die, he </w:t>
        </w:r>
      </w:ins>
      <w:r w:rsidRPr="00EB29A0">
        <w:rPr>
          <w:rFonts w:ascii="Trebuchet MS" w:hAnsi="Trebuchet MS"/>
          <w:noProof/>
          <w:sz w:val="24"/>
        </w:rPr>
        <w:t xml:space="preserve">may </w:t>
      </w:r>
      <w:del w:id="38" w:author="Author">
        <w:r w:rsidRPr="00EB29A0">
          <w:rPr>
            <w:rFonts w:ascii="Trebuchet MS" w:hAnsi="Trebuchet MS"/>
            <w:noProof/>
            <w:sz w:val="24"/>
          </w:rPr>
          <w:delText>he</w:delText>
        </w:r>
      </w:del>
      <w:ins w:id="39" w:author="Author">
        <w:r w:rsidRPr="00EB29A0">
          <w:rPr>
            <w:rFonts w:ascii="Trebuchet MS" w:hAnsi="Trebuchet MS"/>
            <w:noProof/>
            <w:sz w:val="24"/>
          </w:rPr>
          <w:t>not</w:t>
        </w:r>
      </w:ins>
      <w:r w:rsidRPr="00EB29A0">
        <w:rPr>
          <w:rFonts w:ascii="Trebuchet MS" w:hAnsi="Trebuchet MS"/>
          <w:noProof/>
          <w:sz w:val="24"/>
        </w:rPr>
        <w:t xml:space="preserve"> defile himself</w:t>
      </w:r>
      <w:del w:id="40" w:author="Author">
        <w:r w:rsidRPr="00EB29A0">
          <w:rPr>
            <w:rFonts w:ascii="Trebuchet MS" w:hAnsi="Trebuchet MS"/>
            <w:noProof/>
            <w:sz w:val="24"/>
          </w:rPr>
          <w:delText xml:space="preserve"> when they die</w:delText>
        </w:r>
      </w:del>
      <w:r w:rsidRPr="00EB29A0">
        <w:rPr>
          <w:rFonts w:ascii="Trebuchet MS" w:hAnsi="Trebuchet MS"/>
          <w:noProof/>
          <w:sz w:val="24"/>
        </w:rPr>
        <w:t>, because the sign of his Naziriteship to his God is upon his head.</w:t>
      </w:r>
    </w:p>
    <w:p w:rsidR="005604A5" w:rsidRPr="00EB29A0" w:rsidRDefault="005604A5" w:rsidP="005604A5">
      <w:pPr>
        <w:rPr>
          <w:rFonts w:ascii="Trebuchet MS" w:hAnsi="Trebuchet MS"/>
          <w:noProof/>
          <w:sz w:val="24"/>
        </w:rPr>
      </w:pPr>
      <w:r w:rsidRPr="00EB29A0">
        <w:rPr>
          <w:rFonts w:ascii="Trebuchet MS" w:hAnsi="Trebuchet MS"/>
          <w:b/>
          <w:sz w:val="24"/>
        </w:rPr>
        <w:t xml:space="preserve">6:8 </w:t>
      </w:r>
      <w:r w:rsidRPr="00EB29A0">
        <w:rPr>
          <w:rFonts w:ascii="Trebuchet MS" w:hAnsi="Trebuchet MS"/>
          <w:noProof/>
          <w:sz w:val="24"/>
        </w:rPr>
        <w:t>“‘</w:t>
      </w:r>
      <w:del w:id="41" w:author="Author">
        <w:r w:rsidRPr="00EB29A0">
          <w:rPr>
            <w:rFonts w:ascii="Trebuchet MS" w:hAnsi="Trebuchet MS"/>
            <w:noProof/>
            <w:sz w:val="24"/>
          </w:rPr>
          <w:delText>All</w:delText>
        </w:r>
      </w:del>
      <w:ins w:id="42" w:author="Author">
        <w:r w:rsidRPr="00EB29A0">
          <w:rPr>
            <w:rFonts w:ascii="Trebuchet MS" w:hAnsi="Trebuchet MS"/>
            <w:noProof/>
            <w:sz w:val="24"/>
          </w:rPr>
          <w:t>He is holy to Jehovah all</w:t>
        </w:r>
      </w:ins>
      <w:r w:rsidRPr="00EB29A0">
        <w:rPr>
          <w:rFonts w:ascii="Trebuchet MS" w:hAnsi="Trebuchet MS"/>
          <w:noProof/>
          <w:sz w:val="24"/>
        </w:rPr>
        <w:t xml:space="preserve"> the days of his Naziriteship</w:t>
      </w:r>
      <w:del w:id="43" w:author="Author">
        <w:r w:rsidRPr="00EB29A0">
          <w:rPr>
            <w:rFonts w:ascii="Trebuchet MS" w:hAnsi="Trebuchet MS"/>
            <w:noProof/>
            <w:sz w:val="24"/>
          </w:rPr>
          <w:delText xml:space="preserve"> he is holy to Jehovah</w:delText>
        </w:r>
      </w:del>
      <w:r w:rsidRPr="00EB29A0">
        <w:rPr>
          <w:rFonts w:ascii="Trebuchet MS" w:hAnsi="Trebuchet MS"/>
          <w:noProof/>
          <w:sz w:val="24"/>
        </w:rPr>
        <w:t xml:space="preserve">. </w:t>
      </w:r>
      <w:r w:rsidRPr="00EB29A0">
        <w:rPr>
          <w:rFonts w:ascii="Trebuchet MS" w:hAnsi="Trebuchet MS"/>
          <w:b/>
          <w:noProof/>
          <w:sz w:val="24"/>
        </w:rPr>
        <w:t xml:space="preserve">6:9 </w:t>
      </w:r>
      <w:r w:rsidRPr="00EB29A0">
        <w:rPr>
          <w:rFonts w:ascii="Trebuchet MS" w:hAnsi="Trebuchet MS"/>
          <w:noProof/>
          <w:sz w:val="24"/>
        </w:rPr>
        <w:t xml:space="preserve">But </w:t>
      </w:r>
      <w:del w:id="44" w:author="Author">
        <w:r w:rsidRPr="00EB29A0">
          <w:rPr>
            <w:rFonts w:ascii="Trebuchet MS" w:hAnsi="Trebuchet MS"/>
            <w:noProof/>
            <w:sz w:val="24"/>
          </w:rPr>
          <w:delText>in case anyone dying</w:delText>
        </w:r>
      </w:del>
      <w:ins w:id="45" w:author="Author">
        <w:r w:rsidRPr="00EB29A0">
          <w:rPr>
            <w:rFonts w:ascii="Trebuchet MS" w:hAnsi="Trebuchet MS"/>
            <w:noProof/>
            <w:sz w:val="24"/>
          </w:rPr>
          <w:t>if someone</w:t>
        </w:r>
      </w:ins>
      <w:r w:rsidRPr="00EB29A0">
        <w:rPr>
          <w:rFonts w:ascii="Trebuchet MS" w:hAnsi="Trebuchet MS"/>
          <w:noProof/>
          <w:sz w:val="24"/>
        </w:rPr>
        <w:t xml:space="preserve"> should </w:t>
      </w:r>
      <w:del w:id="46" w:author="Author">
        <w:r w:rsidRPr="00EB29A0">
          <w:rPr>
            <w:rFonts w:ascii="Trebuchet MS" w:hAnsi="Trebuchet MS"/>
            <w:noProof/>
            <w:sz w:val="24"/>
          </w:rPr>
          <w:delText xml:space="preserve">die quite </w:delText>
        </w:r>
      </w:del>
      <w:r w:rsidRPr="00EB29A0">
        <w:rPr>
          <w:rFonts w:ascii="Trebuchet MS" w:hAnsi="Trebuchet MS"/>
          <w:noProof/>
          <w:sz w:val="24"/>
        </w:rPr>
        <w:t xml:space="preserve">suddenly </w:t>
      </w:r>
      <w:ins w:id="47" w:author="Author">
        <w:r w:rsidRPr="00EB29A0">
          <w:rPr>
            <w:rFonts w:ascii="Trebuchet MS" w:hAnsi="Trebuchet MS"/>
            <w:noProof/>
            <w:sz w:val="24"/>
          </w:rPr>
          <w:t xml:space="preserve">die </w:t>
        </w:r>
      </w:ins>
      <w:r w:rsidRPr="00EB29A0">
        <w:rPr>
          <w:rFonts w:ascii="Trebuchet MS" w:hAnsi="Trebuchet MS"/>
          <w:noProof/>
          <w:sz w:val="24"/>
        </w:rPr>
        <w:t xml:space="preserve">alongside him </w:t>
      </w:r>
      <w:del w:id="48" w:author="Author">
        <w:r w:rsidRPr="00EB29A0">
          <w:rPr>
            <w:rFonts w:ascii="Trebuchet MS" w:hAnsi="Trebuchet MS"/>
            <w:noProof/>
            <w:sz w:val="24"/>
          </w:rPr>
          <w:delText>so that</w:delText>
        </w:r>
      </w:del>
      <w:ins w:id="49" w:author="Author">
        <w:r w:rsidRPr="00EB29A0">
          <w:rPr>
            <w:rFonts w:ascii="Trebuchet MS" w:hAnsi="Trebuchet MS"/>
            <w:noProof/>
            <w:sz w:val="24"/>
          </w:rPr>
          <w:t>and</w:t>
        </w:r>
      </w:ins>
      <w:r w:rsidRPr="00EB29A0">
        <w:rPr>
          <w:rFonts w:ascii="Trebuchet MS" w:hAnsi="Trebuchet MS"/>
          <w:noProof/>
          <w:sz w:val="24"/>
        </w:rPr>
        <w:t xml:space="preserve"> he </w:t>
      </w:r>
      <w:del w:id="50" w:author="Author">
        <w:r w:rsidRPr="00EB29A0">
          <w:rPr>
            <w:rFonts w:ascii="Trebuchet MS" w:hAnsi="Trebuchet MS"/>
            <w:noProof/>
            <w:sz w:val="24"/>
          </w:rPr>
          <w:delText>has defiled</w:delText>
        </w:r>
      </w:del>
      <w:ins w:id="51" w:author="Author">
        <w:r w:rsidRPr="00EB29A0">
          <w:rPr>
            <w:rFonts w:ascii="Trebuchet MS" w:hAnsi="Trebuchet MS"/>
            <w:noProof/>
            <w:sz w:val="24"/>
          </w:rPr>
          <w:t>defiles</w:t>
        </w:r>
      </w:ins>
      <w:r w:rsidRPr="00EB29A0">
        <w:rPr>
          <w:rFonts w:ascii="Trebuchet MS" w:hAnsi="Trebuchet MS"/>
          <w:noProof/>
          <w:sz w:val="24"/>
        </w:rPr>
        <w:t xml:space="preserve"> the </w:t>
      </w:r>
      <w:del w:id="52" w:author="Author">
        <w:r w:rsidRPr="00EB29A0">
          <w:rPr>
            <w:rFonts w:ascii="Trebuchet MS" w:hAnsi="Trebuchet MS"/>
            <w:noProof/>
            <w:sz w:val="24"/>
          </w:rPr>
          <w:delText>head of</w:delText>
        </w:r>
      </w:del>
      <w:ins w:id="53" w:author="Author">
        <w:r w:rsidRPr="00EB29A0">
          <w:rPr>
            <w:rFonts w:ascii="Trebuchet MS" w:hAnsi="Trebuchet MS"/>
            <w:noProof/>
            <w:sz w:val="24"/>
          </w:rPr>
          <w:t>hair symbolizing</w:t>
        </w:r>
      </w:ins>
      <w:r w:rsidRPr="00EB29A0">
        <w:rPr>
          <w:rFonts w:ascii="Trebuchet MS" w:hAnsi="Trebuchet MS"/>
          <w:noProof/>
          <w:sz w:val="24"/>
        </w:rPr>
        <w:t xml:space="preserve"> his </w:t>
      </w:r>
      <w:del w:id="54" w:author="Author">
        <w:r w:rsidRPr="00EB29A0">
          <w:rPr>
            <w:rFonts w:ascii="Trebuchet MS" w:hAnsi="Trebuchet MS"/>
            <w:noProof/>
            <w:sz w:val="24"/>
          </w:rPr>
          <w:delText>Naziriteship,</w:delText>
        </w:r>
      </w:del>
      <w:ins w:id="55" w:author="Author">
        <w:r w:rsidRPr="00EB29A0">
          <w:rPr>
            <w:rFonts w:ascii="Trebuchet MS" w:hAnsi="Trebuchet MS"/>
            <w:noProof/>
            <w:sz w:val="24"/>
          </w:rPr>
          <w:t>separation to God,</w:t>
        </w:r>
        <w:r w:rsidRPr="00EB29A0">
          <w:rPr>
            <w:rStyle w:val="FootnoteReference"/>
            <w:rFonts w:ascii="Trebuchet MS" w:hAnsi="Trebuchet MS"/>
            <w:noProof/>
          </w:rPr>
          <w:footnoteReference w:id="4"/>
        </w:r>
      </w:ins>
      <w:r w:rsidRPr="00EB29A0">
        <w:rPr>
          <w:rFonts w:ascii="Trebuchet MS" w:hAnsi="Trebuchet MS"/>
          <w:noProof/>
          <w:sz w:val="24"/>
        </w:rPr>
        <w:t xml:space="preserve"> he must </w:t>
      </w:r>
      <w:del w:id="58" w:author="Author">
        <w:r w:rsidRPr="00EB29A0">
          <w:rPr>
            <w:rFonts w:ascii="Trebuchet MS" w:hAnsi="Trebuchet MS"/>
            <w:noProof/>
            <w:sz w:val="24"/>
          </w:rPr>
          <w:delText xml:space="preserve">then </w:delText>
        </w:r>
      </w:del>
      <w:r w:rsidRPr="00EB29A0">
        <w:rPr>
          <w:rFonts w:ascii="Trebuchet MS" w:hAnsi="Trebuchet MS"/>
          <w:noProof/>
          <w:sz w:val="24"/>
        </w:rPr>
        <w:t xml:space="preserve">shave his head </w:t>
      </w:r>
      <w:del w:id="59" w:author="Author">
        <w:r w:rsidRPr="00EB29A0">
          <w:rPr>
            <w:rFonts w:ascii="Trebuchet MS" w:hAnsi="Trebuchet MS"/>
            <w:noProof/>
            <w:sz w:val="24"/>
          </w:rPr>
          <w:delText>in</w:delText>
        </w:r>
      </w:del>
      <w:ins w:id="60" w:author="Author">
        <w:r w:rsidRPr="00EB29A0">
          <w:rPr>
            <w:rFonts w:ascii="Trebuchet MS" w:hAnsi="Trebuchet MS"/>
            <w:noProof/>
            <w:sz w:val="24"/>
          </w:rPr>
          <w:t>on</w:t>
        </w:r>
      </w:ins>
      <w:r w:rsidRPr="00EB29A0">
        <w:rPr>
          <w:rFonts w:ascii="Trebuchet MS" w:hAnsi="Trebuchet MS"/>
          <w:noProof/>
          <w:sz w:val="24"/>
        </w:rPr>
        <w:t xml:space="preserve"> the day </w:t>
      </w:r>
      <w:del w:id="61" w:author="Author">
        <w:r w:rsidRPr="00EB29A0">
          <w:rPr>
            <w:rFonts w:ascii="Trebuchet MS" w:hAnsi="Trebuchet MS"/>
            <w:noProof/>
            <w:sz w:val="24"/>
          </w:rPr>
          <w:delText>of establishing</w:delText>
        </w:r>
      </w:del>
      <w:ins w:id="62" w:author="Author">
        <w:r w:rsidRPr="00EB29A0">
          <w:rPr>
            <w:rFonts w:ascii="Trebuchet MS" w:hAnsi="Trebuchet MS"/>
            <w:noProof/>
            <w:sz w:val="24"/>
          </w:rPr>
          <w:t>he establishes</w:t>
        </w:r>
      </w:ins>
      <w:r w:rsidRPr="00EB29A0">
        <w:rPr>
          <w:rFonts w:ascii="Trebuchet MS" w:hAnsi="Trebuchet MS"/>
          <w:noProof/>
          <w:sz w:val="24"/>
        </w:rPr>
        <w:t xml:space="preserve"> his purification. </w:t>
      </w:r>
      <w:del w:id="63" w:author="Author">
        <w:r w:rsidRPr="00EB29A0">
          <w:rPr>
            <w:rFonts w:ascii="Trebuchet MS" w:hAnsi="Trebuchet MS"/>
            <w:noProof/>
            <w:sz w:val="24"/>
          </w:rPr>
          <w:delText>On</w:delText>
        </w:r>
      </w:del>
      <w:ins w:id="64" w:author="Author">
        <w:r w:rsidRPr="00EB29A0">
          <w:rPr>
            <w:rFonts w:ascii="Trebuchet MS" w:hAnsi="Trebuchet MS"/>
            <w:noProof/>
            <w:sz w:val="24"/>
          </w:rPr>
          <w:t>He should shave it on</w:t>
        </w:r>
      </w:ins>
      <w:r w:rsidRPr="00EB29A0">
        <w:rPr>
          <w:rFonts w:ascii="Trebuchet MS" w:hAnsi="Trebuchet MS"/>
          <w:noProof/>
          <w:sz w:val="24"/>
        </w:rPr>
        <w:t xml:space="preserve"> the seventh day</w:t>
      </w:r>
      <w:del w:id="65" w:author="Author">
        <w:r w:rsidRPr="00EB29A0">
          <w:rPr>
            <w:rFonts w:ascii="Trebuchet MS" w:hAnsi="Trebuchet MS"/>
            <w:noProof/>
            <w:sz w:val="24"/>
          </w:rPr>
          <w:delText xml:space="preserve"> he should shave it</w:delText>
        </w:r>
      </w:del>
      <w:r w:rsidRPr="00EB29A0">
        <w:rPr>
          <w:rFonts w:ascii="Trebuchet MS" w:hAnsi="Trebuchet MS"/>
          <w:noProof/>
          <w:sz w:val="24"/>
        </w:rPr>
        <w:t xml:space="preserve">. </w:t>
      </w:r>
      <w:r w:rsidRPr="00EB29A0">
        <w:rPr>
          <w:rFonts w:ascii="Trebuchet MS" w:hAnsi="Trebuchet MS"/>
          <w:b/>
          <w:noProof/>
          <w:sz w:val="24"/>
        </w:rPr>
        <w:t xml:space="preserve">6:10 </w:t>
      </w:r>
      <w:r w:rsidRPr="00EB29A0">
        <w:rPr>
          <w:rFonts w:ascii="Trebuchet MS" w:hAnsi="Trebuchet MS"/>
          <w:noProof/>
          <w:sz w:val="24"/>
        </w:rPr>
        <w:t>And on the eighth day</w:t>
      </w:r>
      <w:ins w:id="66" w:author="Author">
        <w:r w:rsidRPr="00EB29A0">
          <w:rPr>
            <w:rFonts w:ascii="Trebuchet MS" w:hAnsi="Trebuchet MS"/>
            <w:noProof/>
            <w:sz w:val="24"/>
          </w:rPr>
          <w:t>,</w:t>
        </w:r>
      </w:ins>
      <w:r w:rsidRPr="00EB29A0">
        <w:rPr>
          <w:rFonts w:ascii="Trebuchet MS" w:hAnsi="Trebuchet MS"/>
          <w:noProof/>
          <w:sz w:val="24"/>
        </w:rPr>
        <w:t xml:space="preserve"> he should bring two turtledoves or two young pigeons to the priest </w:t>
      </w:r>
      <w:del w:id="67" w:author="Author">
        <w:r w:rsidRPr="00EB29A0">
          <w:rPr>
            <w:rFonts w:ascii="Trebuchet MS" w:hAnsi="Trebuchet MS"/>
            <w:noProof/>
            <w:sz w:val="24"/>
          </w:rPr>
          <w:delText>to</w:delText>
        </w:r>
      </w:del>
      <w:ins w:id="68" w:author="Author">
        <w:r w:rsidRPr="00EB29A0">
          <w:rPr>
            <w:rFonts w:ascii="Trebuchet MS" w:hAnsi="Trebuchet MS"/>
            <w:noProof/>
            <w:sz w:val="24"/>
          </w:rPr>
          <w:t>at</w:t>
        </w:r>
      </w:ins>
      <w:r w:rsidRPr="00EB29A0">
        <w:rPr>
          <w:rFonts w:ascii="Trebuchet MS" w:hAnsi="Trebuchet MS"/>
          <w:noProof/>
          <w:sz w:val="24"/>
        </w:rPr>
        <w:t xml:space="preserve"> the entrance of the tent of meeting. </w:t>
      </w:r>
      <w:r w:rsidRPr="00EB29A0">
        <w:rPr>
          <w:rFonts w:ascii="Trebuchet MS" w:hAnsi="Trebuchet MS"/>
          <w:b/>
          <w:noProof/>
          <w:sz w:val="24"/>
        </w:rPr>
        <w:t xml:space="preserve">6:11 </w:t>
      </w:r>
      <w:del w:id="69" w:author="Author">
        <w:r w:rsidRPr="00EB29A0">
          <w:rPr>
            <w:rFonts w:ascii="Trebuchet MS" w:hAnsi="Trebuchet MS"/>
            <w:noProof/>
            <w:sz w:val="24"/>
          </w:rPr>
          <w:delText>And the</w:delText>
        </w:r>
      </w:del>
      <w:ins w:id="70" w:author="Author">
        <w:r w:rsidRPr="00EB29A0">
          <w:rPr>
            <w:rFonts w:ascii="Trebuchet MS" w:hAnsi="Trebuchet MS"/>
            <w:noProof/>
            <w:sz w:val="24"/>
          </w:rPr>
          <w:t>The</w:t>
        </w:r>
      </w:ins>
      <w:r w:rsidRPr="00EB29A0">
        <w:rPr>
          <w:rFonts w:ascii="Trebuchet MS" w:hAnsi="Trebuchet MS"/>
          <w:noProof/>
          <w:sz w:val="24"/>
        </w:rPr>
        <w:t xml:space="preserve"> priest </w:t>
      </w:r>
      <w:del w:id="71" w:author="Author">
        <w:r w:rsidRPr="00EB29A0">
          <w:rPr>
            <w:rFonts w:ascii="Trebuchet MS" w:hAnsi="Trebuchet MS"/>
            <w:noProof/>
            <w:sz w:val="24"/>
          </w:rPr>
          <w:delText>must handle</w:delText>
        </w:r>
      </w:del>
      <w:ins w:id="72" w:author="Author">
        <w:r w:rsidRPr="00EB29A0">
          <w:rPr>
            <w:rFonts w:ascii="Trebuchet MS" w:hAnsi="Trebuchet MS"/>
            <w:noProof/>
            <w:sz w:val="24"/>
          </w:rPr>
          <w:t>will prepare</w:t>
        </w:r>
      </w:ins>
      <w:r w:rsidRPr="00EB29A0">
        <w:rPr>
          <w:rFonts w:ascii="Trebuchet MS" w:hAnsi="Trebuchet MS"/>
          <w:noProof/>
          <w:sz w:val="24"/>
        </w:rPr>
        <w:t xml:space="preserve"> one as a sin offering and the other as a </w:t>
      </w:r>
      <w:r w:rsidRPr="00EB29A0">
        <w:rPr>
          <w:rFonts w:ascii="Trebuchet MS" w:hAnsi="Trebuchet MS"/>
          <w:noProof/>
          <w:sz w:val="24"/>
        </w:rPr>
        <w:lastRenderedPageBreak/>
        <w:t>burnt offering and make atonement for him</w:t>
      </w:r>
      <w:del w:id="73" w:author="Author">
        <w:r w:rsidRPr="00EB29A0">
          <w:rPr>
            <w:rFonts w:ascii="Trebuchet MS" w:hAnsi="Trebuchet MS"/>
            <w:noProof/>
            <w:sz w:val="24"/>
          </w:rPr>
          <w:delText>, since he has sinned because of</w:delText>
        </w:r>
      </w:del>
      <w:ins w:id="74" w:author="Author">
        <w:r w:rsidRPr="00EB29A0">
          <w:rPr>
            <w:rFonts w:ascii="Trebuchet MS" w:hAnsi="Trebuchet MS"/>
            <w:noProof/>
            <w:sz w:val="24"/>
          </w:rPr>
          <w:t xml:space="preserve"> for his sin in connection with</w:t>
        </w:r>
      </w:ins>
      <w:r w:rsidRPr="00EB29A0">
        <w:rPr>
          <w:rFonts w:ascii="Trebuchet MS" w:hAnsi="Trebuchet MS"/>
          <w:noProof/>
          <w:sz w:val="24"/>
        </w:rPr>
        <w:t xml:space="preserve"> the dead </w:t>
      </w:r>
      <w:del w:id="75" w:author="Author">
        <w:r w:rsidRPr="00EB29A0">
          <w:rPr>
            <w:rFonts w:ascii="Trebuchet MS" w:hAnsi="Trebuchet MS"/>
            <w:noProof/>
            <w:sz w:val="24"/>
          </w:rPr>
          <w:delText>soul.</w:delText>
        </w:r>
      </w:del>
      <w:ins w:id="76" w:author="Author">
        <w:r w:rsidRPr="00EB29A0">
          <w:rPr>
            <w:rFonts w:ascii="Trebuchet MS" w:hAnsi="Trebuchet MS"/>
            <w:noProof/>
            <w:sz w:val="24"/>
          </w:rPr>
          <w:t>person.</w:t>
        </w:r>
        <w:r w:rsidRPr="00EB29A0">
          <w:rPr>
            <w:rStyle w:val="FootnoteReference"/>
            <w:rFonts w:ascii="Trebuchet MS" w:hAnsi="Trebuchet MS"/>
            <w:noProof/>
          </w:rPr>
          <w:footnoteReference w:id="5"/>
        </w:r>
      </w:ins>
      <w:r w:rsidRPr="00EB29A0">
        <w:rPr>
          <w:rFonts w:ascii="Trebuchet MS" w:hAnsi="Trebuchet MS"/>
          <w:noProof/>
          <w:sz w:val="24"/>
        </w:rPr>
        <w:t xml:space="preserve"> Then he must sanctify his head on that day. </w:t>
      </w:r>
      <w:r w:rsidRPr="00EB29A0">
        <w:rPr>
          <w:rFonts w:ascii="Trebuchet MS" w:hAnsi="Trebuchet MS"/>
          <w:b/>
          <w:noProof/>
          <w:sz w:val="24"/>
        </w:rPr>
        <w:t xml:space="preserve">6:12 </w:t>
      </w:r>
      <w:r w:rsidRPr="00EB29A0">
        <w:rPr>
          <w:rFonts w:ascii="Trebuchet MS" w:hAnsi="Trebuchet MS"/>
          <w:noProof/>
          <w:sz w:val="24"/>
        </w:rPr>
        <w:t xml:space="preserve">And he must </w:t>
      </w:r>
      <w:del w:id="79" w:author="Author">
        <w:r w:rsidRPr="00EB29A0">
          <w:rPr>
            <w:rFonts w:ascii="Trebuchet MS" w:hAnsi="Trebuchet MS"/>
            <w:noProof/>
            <w:sz w:val="24"/>
          </w:rPr>
          <w:delText>live as a Naz′i·rite</w:delText>
        </w:r>
      </w:del>
      <w:ins w:id="80" w:author="Author">
        <w:r w:rsidRPr="00EB29A0">
          <w:rPr>
            <w:rFonts w:ascii="Trebuchet MS" w:hAnsi="Trebuchet MS"/>
            <w:noProof/>
            <w:sz w:val="24"/>
          </w:rPr>
          <w:t>separate himself again</w:t>
        </w:r>
      </w:ins>
      <w:r w:rsidRPr="00EB29A0">
        <w:rPr>
          <w:rFonts w:ascii="Trebuchet MS" w:hAnsi="Trebuchet MS"/>
          <w:noProof/>
          <w:sz w:val="24"/>
        </w:rPr>
        <w:t xml:space="preserve"> to Jehovah for the days of his Naziriteship, and he </w:t>
      </w:r>
      <w:del w:id="81" w:author="Author">
        <w:r w:rsidRPr="00EB29A0">
          <w:rPr>
            <w:rFonts w:ascii="Trebuchet MS" w:hAnsi="Trebuchet MS"/>
            <w:noProof/>
            <w:sz w:val="24"/>
          </w:rPr>
          <w:delText>must</w:delText>
        </w:r>
      </w:del>
      <w:ins w:id="82" w:author="Author">
        <w:r w:rsidRPr="00EB29A0">
          <w:rPr>
            <w:rFonts w:ascii="Trebuchet MS" w:hAnsi="Trebuchet MS"/>
            <w:noProof/>
            <w:sz w:val="24"/>
          </w:rPr>
          <w:t>will</w:t>
        </w:r>
      </w:ins>
      <w:r w:rsidRPr="00EB29A0">
        <w:rPr>
          <w:rFonts w:ascii="Trebuchet MS" w:hAnsi="Trebuchet MS"/>
          <w:noProof/>
          <w:sz w:val="24"/>
        </w:rPr>
        <w:t xml:space="preserve"> bring a young ram in its first year as a guilt offering</w:t>
      </w:r>
      <w:del w:id="83" w:author="Author">
        <w:r w:rsidRPr="00EB29A0">
          <w:rPr>
            <w:rFonts w:ascii="Trebuchet MS" w:hAnsi="Trebuchet MS"/>
            <w:noProof/>
            <w:sz w:val="24"/>
          </w:rPr>
          <w:delText>; and</w:delText>
        </w:r>
      </w:del>
      <w:ins w:id="84" w:author="Author">
        <w:r w:rsidRPr="00EB29A0">
          <w:rPr>
            <w:rFonts w:ascii="Trebuchet MS" w:hAnsi="Trebuchet MS"/>
            <w:noProof/>
            <w:sz w:val="24"/>
          </w:rPr>
          <w:t>. However,</w:t>
        </w:r>
      </w:ins>
      <w:r w:rsidRPr="00EB29A0">
        <w:rPr>
          <w:rFonts w:ascii="Trebuchet MS" w:hAnsi="Trebuchet MS"/>
          <w:noProof/>
          <w:sz w:val="24"/>
        </w:rPr>
        <w:t xml:space="preserve"> the former days will go uncounted because he defiled his Naziriteship.</w:t>
      </w:r>
    </w:p>
    <w:p w:rsidR="005604A5" w:rsidRPr="00EB29A0" w:rsidRDefault="005604A5" w:rsidP="005604A5">
      <w:pPr>
        <w:rPr>
          <w:rFonts w:ascii="Trebuchet MS" w:hAnsi="Trebuchet MS"/>
          <w:noProof/>
          <w:sz w:val="24"/>
        </w:rPr>
      </w:pPr>
      <w:r w:rsidRPr="00EB29A0">
        <w:rPr>
          <w:rFonts w:ascii="Trebuchet MS" w:hAnsi="Trebuchet MS"/>
          <w:b/>
          <w:sz w:val="24"/>
        </w:rPr>
        <w:t xml:space="preserve">6:13 </w:t>
      </w:r>
      <w:r w:rsidRPr="00EB29A0">
        <w:rPr>
          <w:rFonts w:ascii="Trebuchet MS" w:hAnsi="Trebuchet MS"/>
          <w:noProof/>
          <w:sz w:val="24"/>
        </w:rPr>
        <w:t xml:space="preserve">“‘Now this is the law about the Naz′i·rite: </w:t>
      </w:r>
      <w:del w:id="85" w:author="Author">
        <w:r w:rsidRPr="00EB29A0">
          <w:rPr>
            <w:rFonts w:ascii="Trebuchet MS" w:hAnsi="Trebuchet MS"/>
            <w:noProof/>
            <w:sz w:val="24"/>
          </w:rPr>
          <w:delText>On the day that</w:delText>
        </w:r>
      </w:del>
      <w:ins w:id="86" w:author="Author">
        <w:r w:rsidRPr="00EB29A0">
          <w:rPr>
            <w:rFonts w:ascii="Trebuchet MS" w:hAnsi="Trebuchet MS"/>
            <w:noProof/>
            <w:sz w:val="24"/>
          </w:rPr>
          <w:t>When he completes</w:t>
        </w:r>
      </w:ins>
      <w:r w:rsidRPr="00EB29A0">
        <w:rPr>
          <w:rFonts w:ascii="Trebuchet MS" w:hAnsi="Trebuchet MS"/>
          <w:noProof/>
          <w:sz w:val="24"/>
        </w:rPr>
        <w:t xml:space="preserve"> the days of his Naziriteship</w:t>
      </w:r>
      <w:del w:id="87" w:author="Author">
        <w:r w:rsidRPr="00EB29A0">
          <w:rPr>
            <w:rFonts w:ascii="Trebuchet MS" w:hAnsi="Trebuchet MS"/>
            <w:noProof/>
            <w:sz w:val="24"/>
          </w:rPr>
          <w:delText xml:space="preserve"> come to the full</w:delText>
        </w:r>
      </w:del>
      <w:r w:rsidRPr="00EB29A0">
        <w:rPr>
          <w:rFonts w:ascii="Trebuchet MS" w:hAnsi="Trebuchet MS"/>
          <w:noProof/>
          <w:sz w:val="24"/>
        </w:rPr>
        <w:t xml:space="preserve">, he will be brought to the entrance of the tent of meeting. </w:t>
      </w:r>
      <w:r w:rsidRPr="00EB29A0">
        <w:rPr>
          <w:rFonts w:ascii="Trebuchet MS" w:hAnsi="Trebuchet MS"/>
          <w:b/>
          <w:noProof/>
          <w:sz w:val="24"/>
        </w:rPr>
        <w:t xml:space="preserve">6:14 </w:t>
      </w:r>
      <w:del w:id="88" w:author="Author">
        <w:r w:rsidRPr="00EB29A0">
          <w:rPr>
            <w:rFonts w:ascii="Trebuchet MS" w:hAnsi="Trebuchet MS"/>
            <w:noProof/>
            <w:sz w:val="24"/>
          </w:rPr>
          <w:delText>And</w:delText>
        </w:r>
      </w:del>
      <w:ins w:id="89" w:author="Author">
        <w:r w:rsidRPr="00EB29A0">
          <w:rPr>
            <w:rFonts w:ascii="Trebuchet MS" w:hAnsi="Trebuchet MS"/>
            <w:noProof/>
            <w:sz w:val="24"/>
          </w:rPr>
          <w:t>There</w:t>
        </w:r>
      </w:ins>
      <w:r w:rsidRPr="00EB29A0">
        <w:rPr>
          <w:rFonts w:ascii="Trebuchet MS" w:hAnsi="Trebuchet MS"/>
          <w:noProof/>
          <w:sz w:val="24"/>
        </w:rPr>
        <w:t xml:space="preserve"> he must present </w:t>
      </w:r>
      <w:del w:id="90" w:author="Author">
        <w:r w:rsidRPr="00EB29A0">
          <w:rPr>
            <w:rFonts w:ascii="Trebuchet MS" w:hAnsi="Trebuchet MS"/>
            <w:noProof/>
            <w:sz w:val="24"/>
          </w:rPr>
          <w:delText xml:space="preserve">as </w:delText>
        </w:r>
      </w:del>
      <w:r w:rsidRPr="00EB29A0">
        <w:rPr>
          <w:rFonts w:ascii="Trebuchet MS" w:hAnsi="Trebuchet MS"/>
          <w:noProof/>
          <w:sz w:val="24"/>
        </w:rPr>
        <w:t>his offering to Jehovah</w:t>
      </w:r>
      <w:ins w:id="91" w:author="Author">
        <w:r w:rsidRPr="00EB29A0">
          <w:rPr>
            <w:rFonts w:ascii="Trebuchet MS" w:hAnsi="Trebuchet MS"/>
            <w:noProof/>
            <w:sz w:val="24"/>
          </w:rPr>
          <w:t>:</w:t>
        </w:r>
      </w:ins>
      <w:r w:rsidRPr="00EB29A0">
        <w:rPr>
          <w:rFonts w:ascii="Trebuchet MS" w:hAnsi="Trebuchet MS"/>
          <w:noProof/>
          <w:sz w:val="24"/>
        </w:rPr>
        <w:t xml:space="preserve"> one sound young ram in its first year as a burnt offering</w:t>
      </w:r>
      <w:del w:id="92" w:author="Author">
        <w:r w:rsidRPr="00EB29A0">
          <w:rPr>
            <w:rFonts w:ascii="Trebuchet MS" w:hAnsi="Trebuchet MS"/>
            <w:noProof/>
            <w:sz w:val="24"/>
          </w:rPr>
          <w:delText xml:space="preserve"> and</w:delText>
        </w:r>
      </w:del>
      <w:ins w:id="93" w:author="Author">
        <w:r w:rsidRPr="00EB29A0">
          <w:rPr>
            <w:rFonts w:ascii="Trebuchet MS" w:hAnsi="Trebuchet MS"/>
            <w:noProof/>
            <w:sz w:val="24"/>
          </w:rPr>
          <w:t>,</w:t>
        </w:r>
      </w:ins>
      <w:r w:rsidRPr="00EB29A0">
        <w:rPr>
          <w:rFonts w:ascii="Trebuchet MS" w:hAnsi="Trebuchet MS"/>
          <w:noProof/>
          <w:sz w:val="24"/>
        </w:rPr>
        <w:t xml:space="preserve"> one sound female lamb in its first year as a sin offering</w:t>
      </w:r>
      <w:del w:id="94" w:author="Author">
        <w:r w:rsidRPr="00EB29A0">
          <w:rPr>
            <w:rFonts w:ascii="Trebuchet MS" w:hAnsi="Trebuchet MS"/>
            <w:noProof/>
            <w:sz w:val="24"/>
          </w:rPr>
          <w:delText xml:space="preserve"> and</w:delText>
        </w:r>
      </w:del>
      <w:ins w:id="95" w:author="Author">
        <w:r w:rsidRPr="00EB29A0">
          <w:rPr>
            <w:rFonts w:ascii="Trebuchet MS" w:hAnsi="Trebuchet MS"/>
            <w:noProof/>
            <w:sz w:val="24"/>
          </w:rPr>
          <w:t>,</w:t>
        </w:r>
      </w:ins>
      <w:r w:rsidRPr="00EB29A0">
        <w:rPr>
          <w:rFonts w:ascii="Trebuchet MS" w:hAnsi="Trebuchet MS"/>
          <w:noProof/>
          <w:sz w:val="24"/>
        </w:rPr>
        <w:t xml:space="preserve"> one sound ram as a communion sacrifice, </w:t>
      </w:r>
      <w:r w:rsidRPr="00EB29A0">
        <w:rPr>
          <w:rFonts w:ascii="Trebuchet MS" w:hAnsi="Trebuchet MS"/>
          <w:b/>
          <w:noProof/>
          <w:sz w:val="24"/>
        </w:rPr>
        <w:t xml:space="preserve">6:15 </w:t>
      </w:r>
      <w:del w:id="96" w:author="Author">
        <w:r w:rsidRPr="00EB29A0">
          <w:rPr>
            <w:rFonts w:ascii="Trebuchet MS" w:hAnsi="Trebuchet MS"/>
            <w:noProof/>
            <w:sz w:val="24"/>
          </w:rPr>
          <w:delText xml:space="preserve">and </w:delText>
        </w:r>
      </w:del>
      <w:r w:rsidRPr="00EB29A0">
        <w:rPr>
          <w:rFonts w:ascii="Trebuchet MS" w:hAnsi="Trebuchet MS"/>
          <w:noProof/>
          <w:sz w:val="24"/>
        </w:rPr>
        <w:t xml:space="preserve">a basket of </w:t>
      </w:r>
      <w:del w:id="97" w:author="Author">
        <w:r w:rsidRPr="00EB29A0">
          <w:rPr>
            <w:rFonts w:ascii="Trebuchet MS" w:hAnsi="Trebuchet MS"/>
            <w:noProof/>
            <w:sz w:val="24"/>
          </w:rPr>
          <w:delText>unfermented</w:delText>
        </w:r>
      </w:del>
      <w:ins w:id="98" w:author="Author">
        <w:r w:rsidRPr="00EB29A0">
          <w:rPr>
            <w:rFonts w:ascii="Trebuchet MS" w:hAnsi="Trebuchet MS"/>
            <w:noProof/>
            <w:sz w:val="24"/>
          </w:rPr>
          <w:t>unleavened</w:t>
        </w:r>
      </w:ins>
      <w:r w:rsidRPr="00EB29A0">
        <w:rPr>
          <w:rFonts w:ascii="Trebuchet MS" w:hAnsi="Trebuchet MS"/>
          <w:noProof/>
          <w:sz w:val="24"/>
        </w:rPr>
        <w:t xml:space="preserve"> ring-shaped </w:t>
      </w:r>
      <w:del w:id="99" w:author="Author">
        <w:r w:rsidRPr="00EB29A0">
          <w:rPr>
            <w:rFonts w:ascii="Trebuchet MS" w:hAnsi="Trebuchet MS"/>
            <w:noProof/>
            <w:sz w:val="24"/>
          </w:rPr>
          <w:delText>cakes</w:delText>
        </w:r>
      </w:del>
      <w:ins w:id="100" w:author="Author">
        <w:r w:rsidRPr="00EB29A0">
          <w:rPr>
            <w:rFonts w:ascii="Trebuchet MS" w:hAnsi="Trebuchet MS"/>
            <w:noProof/>
            <w:sz w:val="24"/>
          </w:rPr>
          <w:t>loaves</w:t>
        </w:r>
      </w:ins>
      <w:r w:rsidRPr="00EB29A0">
        <w:rPr>
          <w:rFonts w:ascii="Trebuchet MS" w:hAnsi="Trebuchet MS"/>
          <w:noProof/>
          <w:sz w:val="24"/>
        </w:rPr>
        <w:t xml:space="preserve"> of fine flour</w:t>
      </w:r>
      <w:del w:id="101" w:author="Author">
        <w:r w:rsidRPr="00EB29A0">
          <w:rPr>
            <w:rFonts w:ascii="Trebuchet MS" w:hAnsi="Trebuchet MS"/>
            <w:noProof/>
            <w:sz w:val="24"/>
          </w:rPr>
          <w:delText>, moistened</w:delText>
        </w:r>
      </w:del>
      <w:ins w:id="102" w:author="Author">
        <w:r w:rsidRPr="00EB29A0">
          <w:rPr>
            <w:rFonts w:ascii="Trebuchet MS" w:hAnsi="Trebuchet MS"/>
            <w:noProof/>
            <w:sz w:val="24"/>
          </w:rPr>
          <w:t xml:space="preserve"> mixed</w:t>
        </w:r>
      </w:ins>
      <w:r w:rsidRPr="00EB29A0">
        <w:rPr>
          <w:rFonts w:ascii="Trebuchet MS" w:hAnsi="Trebuchet MS"/>
          <w:noProof/>
          <w:sz w:val="24"/>
        </w:rPr>
        <w:t xml:space="preserve"> with oil, </w:t>
      </w:r>
      <w:del w:id="103" w:author="Author">
        <w:r w:rsidRPr="00EB29A0">
          <w:rPr>
            <w:rFonts w:ascii="Trebuchet MS" w:hAnsi="Trebuchet MS"/>
            <w:noProof/>
            <w:sz w:val="24"/>
          </w:rPr>
          <w:delText>and unfermented</w:delText>
        </w:r>
      </w:del>
      <w:ins w:id="104" w:author="Author">
        <w:r w:rsidRPr="00EB29A0">
          <w:rPr>
            <w:rFonts w:ascii="Trebuchet MS" w:hAnsi="Trebuchet MS"/>
            <w:noProof/>
            <w:sz w:val="24"/>
          </w:rPr>
          <w:t>unleavened</w:t>
        </w:r>
      </w:ins>
      <w:r w:rsidRPr="00EB29A0">
        <w:rPr>
          <w:rFonts w:ascii="Trebuchet MS" w:hAnsi="Trebuchet MS"/>
          <w:noProof/>
          <w:sz w:val="24"/>
        </w:rPr>
        <w:t xml:space="preserve"> wafers smeared with oil, and their grain offering and their drink offerings. </w:t>
      </w:r>
      <w:r w:rsidRPr="00EB29A0">
        <w:rPr>
          <w:rFonts w:ascii="Trebuchet MS" w:hAnsi="Trebuchet MS"/>
          <w:b/>
          <w:noProof/>
          <w:sz w:val="24"/>
        </w:rPr>
        <w:t xml:space="preserve">6:16 </w:t>
      </w:r>
      <w:del w:id="105" w:author="Author">
        <w:r w:rsidRPr="00EB29A0">
          <w:rPr>
            <w:rFonts w:ascii="Trebuchet MS" w:hAnsi="Trebuchet MS"/>
            <w:noProof/>
            <w:sz w:val="24"/>
          </w:rPr>
          <w:delText>And the</w:delText>
        </w:r>
      </w:del>
      <w:ins w:id="106" w:author="Author">
        <w:r w:rsidRPr="00EB29A0">
          <w:rPr>
            <w:rFonts w:ascii="Trebuchet MS" w:hAnsi="Trebuchet MS"/>
            <w:noProof/>
            <w:sz w:val="24"/>
          </w:rPr>
          <w:t>The</w:t>
        </w:r>
      </w:ins>
      <w:r w:rsidRPr="00EB29A0">
        <w:rPr>
          <w:rFonts w:ascii="Trebuchet MS" w:hAnsi="Trebuchet MS"/>
          <w:noProof/>
          <w:sz w:val="24"/>
        </w:rPr>
        <w:t xml:space="preserve"> priest </w:t>
      </w:r>
      <w:del w:id="107" w:author="Author">
        <w:r w:rsidRPr="00EB29A0">
          <w:rPr>
            <w:rFonts w:ascii="Trebuchet MS" w:hAnsi="Trebuchet MS"/>
            <w:noProof/>
            <w:sz w:val="24"/>
          </w:rPr>
          <w:delText>must</w:delText>
        </w:r>
      </w:del>
      <w:ins w:id="108" w:author="Author">
        <w:r w:rsidRPr="00EB29A0">
          <w:rPr>
            <w:rFonts w:ascii="Trebuchet MS" w:hAnsi="Trebuchet MS"/>
            <w:noProof/>
            <w:sz w:val="24"/>
          </w:rPr>
          <w:t>will</w:t>
        </w:r>
      </w:ins>
      <w:r w:rsidRPr="00EB29A0">
        <w:rPr>
          <w:rFonts w:ascii="Trebuchet MS" w:hAnsi="Trebuchet MS"/>
          <w:noProof/>
          <w:sz w:val="24"/>
        </w:rPr>
        <w:t xml:space="preserve"> present them before Jehovah and </w:t>
      </w:r>
      <w:del w:id="109" w:author="Author">
        <w:r w:rsidRPr="00EB29A0">
          <w:rPr>
            <w:rFonts w:ascii="Trebuchet MS" w:hAnsi="Trebuchet MS"/>
            <w:noProof/>
            <w:sz w:val="24"/>
          </w:rPr>
          <w:delText>render</w:delText>
        </w:r>
      </w:del>
      <w:ins w:id="110" w:author="Author">
        <w:r w:rsidRPr="00EB29A0">
          <w:rPr>
            <w:rFonts w:ascii="Trebuchet MS" w:hAnsi="Trebuchet MS"/>
            <w:noProof/>
            <w:sz w:val="24"/>
          </w:rPr>
          <w:t>will offer</w:t>
        </w:r>
      </w:ins>
      <w:r w:rsidRPr="00EB29A0">
        <w:rPr>
          <w:rFonts w:ascii="Trebuchet MS" w:hAnsi="Trebuchet MS"/>
          <w:noProof/>
          <w:sz w:val="24"/>
        </w:rPr>
        <w:t xml:space="preserve"> up his sin offering and his burnt offering. </w:t>
      </w:r>
      <w:r w:rsidRPr="00EB29A0">
        <w:rPr>
          <w:rFonts w:ascii="Trebuchet MS" w:hAnsi="Trebuchet MS"/>
          <w:b/>
          <w:noProof/>
          <w:sz w:val="24"/>
        </w:rPr>
        <w:t xml:space="preserve">6:17 </w:t>
      </w:r>
      <w:del w:id="111" w:author="Author">
        <w:r w:rsidRPr="00EB29A0">
          <w:rPr>
            <w:rFonts w:ascii="Trebuchet MS" w:hAnsi="Trebuchet MS"/>
            <w:noProof/>
            <w:sz w:val="24"/>
          </w:rPr>
          <w:delText>And he</w:delText>
        </w:r>
      </w:del>
      <w:ins w:id="112" w:author="Author">
        <w:r w:rsidRPr="00EB29A0">
          <w:rPr>
            <w:rFonts w:ascii="Trebuchet MS" w:hAnsi="Trebuchet MS"/>
            <w:noProof/>
            <w:sz w:val="24"/>
          </w:rPr>
          <w:t>He</w:t>
        </w:r>
      </w:ins>
      <w:r w:rsidRPr="00EB29A0">
        <w:rPr>
          <w:rFonts w:ascii="Trebuchet MS" w:hAnsi="Trebuchet MS"/>
          <w:noProof/>
          <w:sz w:val="24"/>
        </w:rPr>
        <w:t xml:space="preserve"> will </w:t>
      </w:r>
      <w:del w:id="113" w:author="Author">
        <w:r w:rsidRPr="00EB29A0">
          <w:rPr>
            <w:rFonts w:ascii="Trebuchet MS" w:hAnsi="Trebuchet MS"/>
            <w:noProof/>
            <w:sz w:val="24"/>
          </w:rPr>
          <w:delText>render up</w:delText>
        </w:r>
      </w:del>
      <w:ins w:id="114" w:author="Author">
        <w:r w:rsidRPr="00EB29A0">
          <w:rPr>
            <w:rFonts w:ascii="Trebuchet MS" w:hAnsi="Trebuchet MS"/>
            <w:noProof/>
            <w:sz w:val="24"/>
          </w:rPr>
          <w:t>offer</w:t>
        </w:r>
      </w:ins>
      <w:r w:rsidRPr="00EB29A0">
        <w:rPr>
          <w:rFonts w:ascii="Trebuchet MS" w:hAnsi="Trebuchet MS"/>
          <w:noProof/>
          <w:sz w:val="24"/>
        </w:rPr>
        <w:t xml:space="preserve"> the ram as a communion sacrifice to Jehovah along with the basket of </w:t>
      </w:r>
      <w:del w:id="115" w:author="Author">
        <w:r w:rsidRPr="00EB29A0">
          <w:rPr>
            <w:rFonts w:ascii="Trebuchet MS" w:hAnsi="Trebuchet MS"/>
            <w:noProof/>
            <w:sz w:val="24"/>
          </w:rPr>
          <w:delText>unfermented cakes;</w:delText>
        </w:r>
      </w:del>
      <w:ins w:id="116" w:author="Author">
        <w:r w:rsidRPr="00EB29A0">
          <w:rPr>
            <w:rFonts w:ascii="Trebuchet MS" w:hAnsi="Trebuchet MS"/>
            <w:noProof/>
            <w:sz w:val="24"/>
          </w:rPr>
          <w:t>unleavened loaves,</w:t>
        </w:r>
      </w:ins>
      <w:r w:rsidRPr="00EB29A0">
        <w:rPr>
          <w:rFonts w:ascii="Trebuchet MS" w:hAnsi="Trebuchet MS"/>
          <w:noProof/>
          <w:sz w:val="24"/>
        </w:rPr>
        <w:t xml:space="preserve"> and the priest </w:t>
      </w:r>
      <w:del w:id="117" w:author="Author">
        <w:r w:rsidRPr="00EB29A0">
          <w:rPr>
            <w:rFonts w:ascii="Trebuchet MS" w:hAnsi="Trebuchet MS"/>
            <w:noProof/>
            <w:sz w:val="24"/>
          </w:rPr>
          <w:delText>must render up</w:delText>
        </w:r>
      </w:del>
      <w:ins w:id="118" w:author="Author">
        <w:r w:rsidRPr="00EB29A0">
          <w:rPr>
            <w:rFonts w:ascii="Trebuchet MS" w:hAnsi="Trebuchet MS"/>
            <w:noProof/>
            <w:sz w:val="24"/>
          </w:rPr>
          <w:t>will present</w:t>
        </w:r>
      </w:ins>
      <w:r w:rsidRPr="00EB29A0">
        <w:rPr>
          <w:rFonts w:ascii="Trebuchet MS" w:hAnsi="Trebuchet MS"/>
          <w:noProof/>
          <w:sz w:val="24"/>
        </w:rPr>
        <w:t xml:space="preserve"> its grain offering and its drink offering.</w:t>
      </w:r>
    </w:p>
    <w:p w:rsidR="005604A5" w:rsidRPr="00EB29A0" w:rsidRDefault="005604A5" w:rsidP="005604A5">
      <w:pPr>
        <w:rPr>
          <w:rFonts w:ascii="Trebuchet MS" w:hAnsi="Trebuchet MS"/>
          <w:noProof/>
          <w:sz w:val="24"/>
        </w:rPr>
      </w:pPr>
      <w:r w:rsidRPr="00EB29A0">
        <w:rPr>
          <w:rFonts w:ascii="Trebuchet MS" w:hAnsi="Trebuchet MS"/>
          <w:b/>
          <w:sz w:val="24"/>
        </w:rPr>
        <w:t xml:space="preserve">6:18 </w:t>
      </w:r>
      <w:r w:rsidRPr="00EB29A0">
        <w:rPr>
          <w:rFonts w:ascii="Trebuchet MS" w:hAnsi="Trebuchet MS"/>
          <w:noProof/>
          <w:sz w:val="24"/>
        </w:rPr>
        <w:t>“‘</w:t>
      </w:r>
      <w:del w:id="119" w:author="Author">
        <w:r w:rsidRPr="00EB29A0">
          <w:rPr>
            <w:rFonts w:ascii="Trebuchet MS" w:hAnsi="Trebuchet MS"/>
            <w:noProof/>
            <w:sz w:val="24"/>
          </w:rPr>
          <w:delText>And the</w:delText>
        </w:r>
      </w:del>
      <w:ins w:id="120" w:author="Author">
        <w:r w:rsidRPr="00EB29A0">
          <w:rPr>
            <w:rFonts w:ascii="Trebuchet MS" w:hAnsi="Trebuchet MS"/>
            <w:noProof/>
            <w:sz w:val="24"/>
          </w:rPr>
          <w:t>The</w:t>
        </w:r>
      </w:ins>
      <w:r w:rsidRPr="00EB29A0">
        <w:rPr>
          <w:rFonts w:ascii="Trebuchet MS" w:hAnsi="Trebuchet MS"/>
          <w:noProof/>
          <w:sz w:val="24"/>
        </w:rPr>
        <w:t xml:space="preserve"> Naz′i·rite must </w:t>
      </w:r>
      <w:ins w:id="121" w:author="Author">
        <w:r w:rsidRPr="00EB29A0">
          <w:rPr>
            <w:rFonts w:ascii="Trebuchet MS" w:hAnsi="Trebuchet MS"/>
            <w:noProof/>
            <w:sz w:val="24"/>
          </w:rPr>
          <w:t xml:space="preserve">then </w:t>
        </w:r>
      </w:ins>
      <w:r w:rsidRPr="00EB29A0">
        <w:rPr>
          <w:rFonts w:ascii="Trebuchet MS" w:hAnsi="Trebuchet MS"/>
          <w:noProof/>
          <w:sz w:val="24"/>
        </w:rPr>
        <w:t xml:space="preserve">shave the </w:t>
      </w:r>
      <w:ins w:id="122" w:author="Author">
        <w:r w:rsidRPr="00EB29A0">
          <w:rPr>
            <w:rFonts w:ascii="Trebuchet MS" w:hAnsi="Trebuchet MS"/>
            <w:noProof/>
            <w:sz w:val="24"/>
          </w:rPr>
          <w:t xml:space="preserve">uncut hair of his </w:t>
        </w:r>
      </w:ins>
      <w:r w:rsidRPr="00EB29A0">
        <w:rPr>
          <w:rFonts w:ascii="Trebuchet MS" w:hAnsi="Trebuchet MS"/>
          <w:noProof/>
          <w:sz w:val="24"/>
        </w:rPr>
        <w:t>head</w:t>
      </w:r>
      <w:del w:id="123" w:author="Author">
        <w:r w:rsidRPr="00EB29A0">
          <w:rPr>
            <w:rFonts w:ascii="Trebuchet MS" w:hAnsi="Trebuchet MS"/>
            <w:noProof/>
            <w:sz w:val="24"/>
          </w:rPr>
          <w:delText xml:space="preserve"> of his Naziriteship</w:delText>
        </w:r>
      </w:del>
      <w:ins w:id="124" w:author="Author">
        <w:r w:rsidRPr="00EB29A0">
          <w:rPr>
            <w:rStyle w:val="FootnoteReference"/>
            <w:rFonts w:ascii="Trebuchet MS" w:hAnsi="Trebuchet MS"/>
            <w:noProof/>
          </w:rPr>
          <w:footnoteReference w:id="6"/>
        </w:r>
      </w:ins>
      <w:r w:rsidRPr="00EB29A0">
        <w:rPr>
          <w:rFonts w:ascii="Trebuchet MS" w:hAnsi="Trebuchet MS"/>
          <w:noProof/>
          <w:sz w:val="24"/>
        </w:rPr>
        <w:t xml:space="preserve"> at the entrance of the tent of meeting, and he </w:t>
      </w:r>
      <w:del w:id="127" w:author="Author">
        <w:r w:rsidRPr="00EB29A0">
          <w:rPr>
            <w:rFonts w:ascii="Trebuchet MS" w:hAnsi="Trebuchet MS"/>
            <w:noProof/>
            <w:sz w:val="24"/>
          </w:rPr>
          <w:delText>must</w:delText>
        </w:r>
      </w:del>
      <w:ins w:id="128" w:author="Author">
        <w:r w:rsidRPr="00EB29A0">
          <w:rPr>
            <w:rFonts w:ascii="Trebuchet MS" w:hAnsi="Trebuchet MS"/>
            <w:noProof/>
            <w:sz w:val="24"/>
          </w:rPr>
          <w:t>will</w:t>
        </w:r>
      </w:ins>
      <w:r w:rsidRPr="00EB29A0">
        <w:rPr>
          <w:rFonts w:ascii="Trebuchet MS" w:hAnsi="Trebuchet MS"/>
          <w:noProof/>
          <w:sz w:val="24"/>
        </w:rPr>
        <w:t xml:space="preserve"> take the hair of </w:t>
      </w:r>
      <w:del w:id="129" w:author="Author">
        <w:r w:rsidRPr="00EB29A0">
          <w:rPr>
            <w:rFonts w:ascii="Trebuchet MS" w:hAnsi="Trebuchet MS"/>
            <w:noProof/>
            <w:sz w:val="24"/>
          </w:rPr>
          <w:delText>the</w:delText>
        </w:r>
      </w:del>
      <w:ins w:id="130" w:author="Author">
        <w:r w:rsidRPr="00EB29A0">
          <w:rPr>
            <w:rFonts w:ascii="Trebuchet MS" w:hAnsi="Trebuchet MS"/>
            <w:noProof/>
            <w:sz w:val="24"/>
          </w:rPr>
          <w:t>his</w:t>
        </w:r>
      </w:ins>
      <w:r w:rsidRPr="00EB29A0">
        <w:rPr>
          <w:rFonts w:ascii="Trebuchet MS" w:hAnsi="Trebuchet MS"/>
          <w:noProof/>
          <w:sz w:val="24"/>
        </w:rPr>
        <w:t xml:space="preserve"> head </w:t>
      </w:r>
      <w:del w:id="131" w:author="Author">
        <w:r w:rsidRPr="00EB29A0">
          <w:rPr>
            <w:rFonts w:ascii="Trebuchet MS" w:hAnsi="Trebuchet MS"/>
            <w:noProof/>
            <w:sz w:val="24"/>
          </w:rPr>
          <w:delText>of</w:delText>
        </w:r>
      </w:del>
      <w:ins w:id="132" w:author="Author">
        <w:r w:rsidRPr="00EB29A0">
          <w:rPr>
            <w:rFonts w:ascii="Trebuchet MS" w:hAnsi="Trebuchet MS"/>
            <w:noProof/>
            <w:sz w:val="24"/>
          </w:rPr>
          <w:t>grown during</w:t>
        </w:r>
      </w:ins>
      <w:r w:rsidRPr="00EB29A0">
        <w:rPr>
          <w:rFonts w:ascii="Trebuchet MS" w:hAnsi="Trebuchet MS"/>
          <w:noProof/>
          <w:sz w:val="24"/>
        </w:rPr>
        <w:t xml:space="preserve"> his Naziriteship and put it </w:t>
      </w:r>
      <w:del w:id="133" w:author="Author">
        <w:r w:rsidRPr="00EB29A0">
          <w:rPr>
            <w:rFonts w:ascii="Trebuchet MS" w:hAnsi="Trebuchet MS"/>
            <w:noProof/>
            <w:sz w:val="24"/>
          </w:rPr>
          <w:delText>upon</w:delText>
        </w:r>
      </w:del>
      <w:ins w:id="134" w:author="Author">
        <w:r w:rsidRPr="00EB29A0">
          <w:rPr>
            <w:rFonts w:ascii="Trebuchet MS" w:hAnsi="Trebuchet MS"/>
            <w:noProof/>
            <w:sz w:val="24"/>
          </w:rPr>
          <w:t>on</w:t>
        </w:r>
      </w:ins>
      <w:r w:rsidRPr="00EB29A0">
        <w:rPr>
          <w:rFonts w:ascii="Trebuchet MS" w:hAnsi="Trebuchet MS"/>
          <w:noProof/>
          <w:sz w:val="24"/>
        </w:rPr>
        <w:t xml:space="preserve"> the fire that is under the communion sacrifice. </w:t>
      </w:r>
      <w:r w:rsidRPr="00EB29A0">
        <w:rPr>
          <w:rFonts w:ascii="Trebuchet MS" w:hAnsi="Trebuchet MS"/>
          <w:b/>
          <w:noProof/>
          <w:sz w:val="24"/>
        </w:rPr>
        <w:t xml:space="preserve">6:19 </w:t>
      </w:r>
      <w:r w:rsidRPr="00EB29A0">
        <w:rPr>
          <w:rFonts w:ascii="Trebuchet MS" w:hAnsi="Trebuchet MS"/>
          <w:noProof/>
          <w:sz w:val="24"/>
        </w:rPr>
        <w:t>And the priest must take a boiled shoulder from the ram</w:t>
      </w:r>
      <w:del w:id="135" w:author="Author">
        <w:r w:rsidRPr="00EB29A0">
          <w:rPr>
            <w:rFonts w:ascii="Trebuchet MS" w:hAnsi="Trebuchet MS"/>
            <w:noProof/>
            <w:sz w:val="24"/>
          </w:rPr>
          <w:delText xml:space="preserve"> and</w:delText>
        </w:r>
      </w:del>
      <w:ins w:id="136" w:author="Author">
        <w:r w:rsidRPr="00EB29A0">
          <w:rPr>
            <w:rFonts w:ascii="Trebuchet MS" w:hAnsi="Trebuchet MS"/>
            <w:noProof/>
            <w:sz w:val="24"/>
          </w:rPr>
          <w:t>,</w:t>
        </w:r>
      </w:ins>
      <w:r w:rsidRPr="00EB29A0">
        <w:rPr>
          <w:rFonts w:ascii="Trebuchet MS" w:hAnsi="Trebuchet MS"/>
          <w:noProof/>
          <w:sz w:val="24"/>
        </w:rPr>
        <w:t xml:space="preserve"> one </w:t>
      </w:r>
      <w:del w:id="137" w:author="Author">
        <w:r w:rsidRPr="00EB29A0">
          <w:rPr>
            <w:rFonts w:ascii="Trebuchet MS" w:hAnsi="Trebuchet MS"/>
            <w:noProof/>
            <w:sz w:val="24"/>
          </w:rPr>
          <w:delText>unfermented</w:delText>
        </w:r>
      </w:del>
      <w:ins w:id="138" w:author="Author">
        <w:r w:rsidRPr="00EB29A0">
          <w:rPr>
            <w:rFonts w:ascii="Trebuchet MS" w:hAnsi="Trebuchet MS"/>
            <w:noProof/>
            <w:sz w:val="24"/>
          </w:rPr>
          <w:t>unleavened</w:t>
        </w:r>
      </w:ins>
      <w:r w:rsidRPr="00EB29A0">
        <w:rPr>
          <w:rFonts w:ascii="Trebuchet MS" w:hAnsi="Trebuchet MS"/>
          <w:noProof/>
          <w:sz w:val="24"/>
        </w:rPr>
        <w:t xml:space="preserve"> ring-shaped </w:t>
      </w:r>
      <w:del w:id="139" w:author="Author">
        <w:r w:rsidRPr="00EB29A0">
          <w:rPr>
            <w:rFonts w:ascii="Trebuchet MS" w:hAnsi="Trebuchet MS"/>
            <w:noProof/>
            <w:sz w:val="24"/>
          </w:rPr>
          <w:delText>cake out of</w:delText>
        </w:r>
      </w:del>
      <w:ins w:id="140" w:author="Author">
        <w:r w:rsidRPr="00EB29A0">
          <w:rPr>
            <w:rFonts w:ascii="Trebuchet MS" w:hAnsi="Trebuchet MS"/>
            <w:noProof/>
            <w:sz w:val="24"/>
          </w:rPr>
          <w:t>loaf from</w:t>
        </w:r>
      </w:ins>
      <w:r w:rsidRPr="00EB29A0">
        <w:rPr>
          <w:rFonts w:ascii="Trebuchet MS" w:hAnsi="Trebuchet MS"/>
          <w:noProof/>
          <w:sz w:val="24"/>
        </w:rPr>
        <w:t xml:space="preserve"> the basket, and one </w:t>
      </w:r>
      <w:del w:id="141" w:author="Author">
        <w:r w:rsidRPr="00EB29A0">
          <w:rPr>
            <w:rFonts w:ascii="Trebuchet MS" w:hAnsi="Trebuchet MS"/>
            <w:noProof/>
            <w:sz w:val="24"/>
          </w:rPr>
          <w:delText>unfermented</w:delText>
        </w:r>
      </w:del>
      <w:ins w:id="142" w:author="Author">
        <w:r w:rsidRPr="00EB29A0">
          <w:rPr>
            <w:rFonts w:ascii="Trebuchet MS" w:hAnsi="Trebuchet MS"/>
            <w:noProof/>
            <w:sz w:val="24"/>
          </w:rPr>
          <w:t>unleavened</w:t>
        </w:r>
      </w:ins>
      <w:r w:rsidRPr="00EB29A0">
        <w:rPr>
          <w:rFonts w:ascii="Trebuchet MS" w:hAnsi="Trebuchet MS"/>
          <w:noProof/>
          <w:sz w:val="24"/>
        </w:rPr>
        <w:t xml:space="preserve"> wafer, and put them </w:t>
      </w:r>
      <w:del w:id="143" w:author="Author">
        <w:r w:rsidRPr="00EB29A0">
          <w:rPr>
            <w:rFonts w:ascii="Trebuchet MS" w:hAnsi="Trebuchet MS"/>
            <w:noProof/>
            <w:sz w:val="24"/>
          </w:rPr>
          <w:delText>upon</w:delText>
        </w:r>
      </w:del>
      <w:ins w:id="144" w:author="Author">
        <w:r w:rsidRPr="00EB29A0">
          <w:rPr>
            <w:rFonts w:ascii="Trebuchet MS" w:hAnsi="Trebuchet MS"/>
            <w:noProof/>
            <w:sz w:val="24"/>
          </w:rPr>
          <w:t>on</w:t>
        </w:r>
      </w:ins>
      <w:r w:rsidRPr="00EB29A0">
        <w:rPr>
          <w:rFonts w:ascii="Trebuchet MS" w:hAnsi="Trebuchet MS"/>
          <w:noProof/>
          <w:sz w:val="24"/>
        </w:rPr>
        <w:t xml:space="preserve"> the palms of the Naz′i·rite after he has had the sign of his Naziriteship shaved off. </w:t>
      </w:r>
      <w:r w:rsidRPr="00EB29A0">
        <w:rPr>
          <w:rFonts w:ascii="Trebuchet MS" w:hAnsi="Trebuchet MS"/>
          <w:b/>
          <w:noProof/>
          <w:sz w:val="24"/>
        </w:rPr>
        <w:t xml:space="preserve">6:20 </w:t>
      </w:r>
      <w:r w:rsidRPr="00EB29A0">
        <w:rPr>
          <w:rFonts w:ascii="Trebuchet MS" w:hAnsi="Trebuchet MS"/>
          <w:noProof/>
          <w:sz w:val="24"/>
        </w:rPr>
        <w:t xml:space="preserve">And the priest must wave them </w:t>
      </w:r>
      <w:del w:id="145" w:author="Author">
        <w:r w:rsidRPr="00EB29A0">
          <w:rPr>
            <w:rFonts w:ascii="Trebuchet MS" w:hAnsi="Trebuchet MS"/>
            <w:noProof/>
            <w:sz w:val="24"/>
          </w:rPr>
          <w:delText>to</w:delText>
        </w:r>
      </w:del>
      <w:ins w:id="146" w:author="Author">
        <w:r w:rsidRPr="00EB29A0">
          <w:rPr>
            <w:rFonts w:ascii="Trebuchet MS" w:hAnsi="Trebuchet MS"/>
            <w:noProof/>
            <w:sz w:val="24"/>
          </w:rPr>
          <w:t>back</w:t>
        </w:r>
      </w:ins>
      <w:r w:rsidRPr="00EB29A0">
        <w:rPr>
          <w:rFonts w:ascii="Trebuchet MS" w:hAnsi="Trebuchet MS"/>
          <w:noProof/>
          <w:sz w:val="24"/>
        </w:rPr>
        <w:t xml:space="preserve"> and </w:t>
      </w:r>
      <w:del w:id="147" w:author="Author">
        <w:r w:rsidRPr="00EB29A0">
          <w:rPr>
            <w:rFonts w:ascii="Trebuchet MS" w:hAnsi="Trebuchet MS"/>
            <w:noProof/>
            <w:sz w:val="24"/>
          </w:rPr>
          <w:delText>fro</w:delText>
        </w:r>
      </w:del>
      <w:ins w:id="148" w:author="Author">
        <w:r w:rsidRPr="00EB29A0">
          <w:rPr>
            <w:rFonts w:ascii="Trebuchet MS" w:hAnsi="Trebuchet MS"/>
            <w:noProof/>
            <w:sz w:val="24"/>
          </w:rPr>
          <w:t>forth</w:t>
        </w:r>
      </w:ins>
      <w:r w:rsidRPr="00EB29A0">
        <w:rPr>
          <w:rFonts w:ascii="Trebuchet MS" w:hAnsi="Trebuchet MS"/>
          <w:noProof/>
          <w:sz w:val="24"/>
        </w:rPr>
        <w:t xml:space="preserve"> as a wave offering before Jehovah. It is something holy for the priest, along with the breast of the wave offering and the leg of the contribution. </w:t>
      </w:r>
      <w:del w:id="149" w:author="Author">
        <w:r w:rsidRPr="00EB29A0">
          <w:rPr>
            <w:rFonts w:ascii="Trebuchet MS" w:hAnsi="Trebuchet MS"/>
            <w:noProof/>
            <w:sz w:val="24"/>
          </w:rPr>
          <w:delText>And afterward</w:delText>
        </w:r>
      </w:del>
      <w:ins w:id="150" w:author="Author">
        <w:r w:rsidRPr="00EB29A0">
          <w:rPr>
            <w:rFonts w:ascii="Trebuchet MS" w:hAnsi="Trebuchet MS"/>
            <w:noProof/>
            <w:sz w:val="24"/>
          </w:rPr>
          <w:t>Afterward,</w:t>
        </w:r>
      </w:ins>
      <w:r w:rsidRPr="00EB29A0">
        <w:rPr>
          <w:rFonts w:ascii="Trebuchet MS" w:hAnsi="Trebuchet MS"/>
          <w:noProof/>
          <w:sz w:val="24"/>
        </w:rPr>
        <w:t xml:space="preserve"> the Naz′i·rite may drink wine.</w:t>
      </w:r>
    </w:p>
    <w:p w:rsidR="005604A5" w:rsidRPr="00EB29A0" w:rsidRDefault="005604A5" w:rsidP="005604A5">
      <w:pPr>
        <w:rPr>
          <w:rFonts w:ascii="Trebuchet MS" w:hAnsi="Trebuchet MS"/>
          <w:noProof/>
          <w:sz w:val="24"/>
        </w:rPr>
      </w:pPr>
      <w:r w:rsidRPr="00EB29A0">
        <w:rPr>
          <w:rFonts w:ascii="Trebuchet MS" w:hAnsi="Trebuchet MS"/>
          <w:b/>
          <w:sz w:val="24"/>
        </w:rPr>
        <w:lastRenderedPageBreak/>
        <w:t xml:space="preserve">6:21 </w:t>
      </w:r>
      <w:r w:rsidRPr="00EB29A0">
        <w:rPr>
          <w:rFonts w:ascii="Trebuchet MS" w:hAnsi="Trebuchet MS"/>
          <w:noProof/>
          <w:sz w:val="24"/>
        </w:rPr>
        <w:t xml:space="preserve">“‘This is the law about the Naz′i·rite who </w:t>
      </w:r>
      <w:ins w:id="151" w:author="Author">
        <w:r w:rsidRPr="00EB29A0">
          <w:rPr>
            <w:rFonts w:ascii="Trebuchet MS" w:hAnsi="Trebuchet MS"/>
            <w:noProof/>
            <w:sz w:val="24"/>
          </w:rPr>
          <w:t xml:space="preserve">makes a vow: If he </w:t>
        </w:r>
      </w:ins>
      <w:r w:rsidRPr="00EB29A0">
        <w:rPr>
          <w:rFonts w:ascii="Trebuchet MS" w:hAnsi="Trebuchet MS"/>
          <w:noProof/>
          <w:sz w:val="24"/>
        </w:rPr>
        <w:t>vows</w:t>
      </w:r>
      <w:del w:id="152" w:author="Author">
        <w:r w:rsidRPr="00EB29A0">
          <w:rPr>
            <w:rFonts w:ascii="Trebuchet MS" w:hAnsi="Trebuchet MS"/>
            <w:noProof/>
            <w:sz w:val="24"/>
          </w:rPr>
          <w:delText>—his</w:delText>
        </w:r>
      </w:del>
      <w:ins w:id="153" w:author="Author">
        <w:r w:rsidRPr="00EB29A0">
          <w:rPr>
            <w:rFonts w:ascii="Trebuchet MS" w:hAnsi="Trebuchet MS"/>
            <w:noProof/>
            <w:sz w:val="24"/>
          </w:rPr>
          <w:t xml:space="preserve"> and can afford to make an</w:t>
        </w:r>
      </w:ins>
      <w:r w:rsidRPr="00EB29A0">
        <w:rPr>
          <w:rFonts w:ascii="Trebuchet MS" w:hAnsi="Trebuchet MS"/>
          <w:noProof/>
          <w:sz w:val="24"/>
        </w:rPr>
        <w:t xml:space="preserve"> offering to Jehovah </w:t>
      </w:r>
      <w:del w:id="154" w:author="Author">
        <w:r w:rsidRPr="00EB29A0">
          <w:rPr>
            <w:rFonts w:ascii="Trebuchet MS" w:hAnsi="Trebuchet MS"/>
            <w:noProof/>
            <w:sz w:val="24"/>
          </w:rPr>
          <w:delText>over</w:delText>
        </w:r>
      </w:del>
      <w:ins w:id="155" w:author="Author">
        <w:r w:rsidRPr="00EB29A0">
          <w:rPr>
            <w:rFonts w:ascii="Trebuchet MS" w:hAnsi="Trebuchet MS"/>
            <w:noProof/>
            <w:sz w:val="24"/>
          </w:rPr>
          <w:t>that is beyond the requirements of</w:t>
        </w:r>
      </w:ins>
      <w:r w:rsidRPr="00EB29A0">
        <w:rPr>
          <w:rFonts w:ascii="Trebuchet MS" w:hAnsi="Trebuchet MS"/>
          <w:noProof/>
          <w:sz w:val="24"/>
        </w:rPr>
        <w:t xml:space="preserve"> his Naziriteship, </w:t>
      </w:r>
      <w:del w:id="156" w:author="Author">
        <w:r w:rsidRPr="00EB29A0">
          <w:rPr>
            <w:rFonts w:ascii="Trebuchet MS" w:hAnsi="Trebuchet MS"/>
            <w:noProof/>
            <w:sz w:val="24"/>
          </w:rPr>
          <w:delText xml:space="preserve">besides that which he can afford. According to his vow that </w:delText>
        </w:r>
      </w:del>
      <w:r w:rsidRPr="00EB29A0">
        <w:rPr>
          <w:rFonts w:ascii="Trebuchet MS" w:hAnsi="Trebuchet MS"/>
          <w:noProof/>
          <w:sz w:val="24"/>
        </w:rPr>
        <w:t xml:space="preserve">he </w:t>
      </w:r>
      <w:del w:id="157" w:author="Author">
        <w:r w:rsidRPr="00EB29A0">
          <w:rPr>
            <w:rFonts w:ascii="Trebuchet MS" w:hAnsi="Trebuchet MS"/>
            <w:noProof/>
            <w:sz w:val="24"/>
          </w:rPr>
          <w:delText xml:space="preserve">may make, so he should do because of </w:delText>
        </w:r>
      </w:del>
      <w:ins w:id="158" w:author="Author">
        <w:r w:rsidRPr="00EB29A0">
          <w:rPr>
            <w:rFonts w:ascii="Trebuchet MS" w:hAnsi="Trebuchet MS"/>
            <w:noProof/>
            <w:sz w:val="24"/>
          </w:rPr>
          <w:t xml:space="preserve">must then carry out his vow out of regard for </w:t>
        </w:r>
      </w:ins>
      <w:r w:rsidRPr="00EB29A0">
        <w:rPr>
          <w:rFonts w:ascii="Trebuchet MS" w:hAnsi="Trebuchet MS"/>
          <w:noProof/>
          <w:sz w:val="24"/>
        </w:rPr>
        <w:t>the law of his Naziriteship.’”</w:t>
      </w:r>
    </w:p>
    <w:p w:rsidR="005604A5" w:rsidRPr="00EB29A0" w:rsidRDefault="005604A5" w:rsidP="005604A5">
      <w:pPr>
        <w:rPr>
          <w:rFonts w:ascii="Trebuchet MS" w:hAnsi="Trebuchet MS"/>
          <w:noProof/>
          <w:sz w:val="24"/>
        </w:rPr>
      </w:pPr>
      <w:r w:rsidRPr="00EB29A0">
        <w:rPr>
          <w:rFonts w:ascii="Trebuchet MS" w:hAnsi="Trebuchet MS"/>
          <w:b/>
          <w:sz w:val="24"/>
        </w:rPr>
        <w:t xml:space="preserve">6:22 </w:t>
      </w:r>
      <w:r w:rsidRPr="00EB29A0">
        <w:rPr>
          <w:rFonts w:ascii="Trebuchet MS" w:hAnsi="Trebuchet MS"/>
          <w:noProof/>
          <w:sz w:val="24"/>
        </w:rPr>
        <w:t xml:space="preserve">Then Jehovah </w:t>
      </w:r>
      <w:del w:id="159" w:author="Author">
        <w:r w:rsidRPr="00EB29A0">
          <w:rPr>
            <w:rFonts w:ascii="Trebuchet MS" w:hAnsi="Trebuchet MS"/>
            <w:noProof/>
            <w:sz w:val="24"/>
          </w:rPr>
          <w:delText>spoke</w:delText>
        </w:r>
      </w:del>
      <w:ins w:id="160" w:author="Author">
        <w:r w:rsidRPr="00EB29A0">
          <w:rPr>
            <w:rFonts w:ascii="Trebuchet MS" w:hAnsi="Trebuchet MS"/>
            <w:noProof/>
            <w:sz w:val="24"/>
          </w:rPr>
          <w:t>said</w:t>
        </w:r>
      </w:ins>
      <w:r w:rsidRPr="00EB29A0">
        <w:rPr>
          <w:rFonts w:ascii="Trebuchet MS" w:hAnsi="Trebuchet MS"/>
          <w:noProof/>
          <w:sz w:val="24"/>
        </w:rPr>
        <w:t xml:space="preserve"> to Moses</w:t>
      </w:r>
      <w:del w:id="161" w:author="Author">
        <w:r w:rsidRPr="00EB29A0">
          <w:rPr>
            <w:rFonts w:ascii="Trebuchet MS" w:hAnsi="Trebuchet MS"/>
            <w:noProof/>
            <w:sz w:val="24"/>
          </w:rPr>
          <w:delText>, saying</w:delText>
        </w:r>
      </w:del>
      <w:r w:rsidRPr="00EB29A0">
        <w:rPr>
          <w:rFonts w:ascii="Trebuchet MS" w:hAnsi="Trebuchet MS"/>
          <w:noProof/>
          <w:sz w:val="24"/>
        </w:rPr>
        <w:t xml:space="preserve">: </w:t>
      </w:r>
      <w:r w:rsidRPr="00EB29A0">
        <w:rPr>
          <w:rFonts w:ascii="Trebuchet MS" w:hAnsi="Trebuchet MS"/>
          <w:b/>
          <w:noProof/>
          <w:sz w:val="24"/>
        </w:rPr>
        <w:t xml:space="preserve">6:23 </w:t>
      </w:r>
      <w:r w:rsidRPr="00EB29A0">
        <w:rPr>
          <w:rFonts w:ascii="Trebuchet MS" w:hAnsi="Trebuchet MS"/>
          <w:noProof/>
          <w:sz w:val="24"/>
        </w:rPr>
        <w:t>“</w:t>
      </w:r>
      <w:del w:id="162" w:author="Author">
        <w:r w:rsidRPr="00EB29A0">
          <w:rPr>
            <w:rFonts w:ascii="Trebuchet MS" w:hAnsi="Trebuchet MS"/>
            <w:noProof/>
            <w:sz w:val="24"/>
          </w:rPr>
          <w:delText>Speak to</w:delText>
        </w:r>
      </w:del>
      <w:ins w:id="163" w:author="Author">
        <w:r w:rsidRPr="00EB29A0">
          <w:rPr>
            <w:rFonts w:ascii="Trebuchet MS" w:hAnsi="Trebuchet MS"/>
            <w:noProof/>
            <w:sz w:val="24"/>
          </w:rPr>
          <w:t>Tell</w:t>
        </w:r>
      </w:ins>
      <w:r w:rsidRPr="00EB29A0">
        <w:rPr>
          <w:rFonts w:ascii="Trebuchet MS" w:hAnsi="Trebuchet MS"/>
          <w:noProof/>
          <w:sz w:val="24"/>
        </w:rPr>
        <w:t xml:space="preserve"> Aaron and his sons, </w:t>
      </w:r>
      <w:del w:id="164" w:author="Author">
        <w:r w:rsidRPr="00EB29A0">
          <w:rPr>
            <w:rFonts w:ascii="Trebuchet MS" w:hAnsi="Trebuchet MS"/>
            <w:noProof/>
            <w:sz w:val="24"/>
          </w:rPr>
          <w:delText xml:space="preserve">saying, </w:delText>
        </w:r>
      </w:del>
      <w:r w:rsidRPr="00EB29A0">
        <w:rPr>
          <w:rFonts w:ascii="Trebuchet MS" w:hAnsi="Trebuchet MS"/>
          <w:noProof/>
          <w:sz w:val="24"/>
        </w:rPr>
        <w:t xml:space="preserve">‘This is the way </w:t>
      </w:r>
      <w:del w:id="165" w:author="Author">
        <w:r w:rsidRPr="00EB29A0">
          <w:rPr>
            <w:rFonts w:ascii="Trebuchet MS" w:hAnsi="Trebuchet MS"/>
            <w:noProof/>
            <w:sz w:val="24"/>
            <w:u w:val="dotted"/>
          </w:rPr>
          <w:delText>YOU</w:delText>
        </w:r>
      </w:del>
      <w:ins w:id="166" w:author="Author">
        <w:r w:rsidRPr="00EB29A0">
          <w:rPr>
            <w:rFonts w:ascii="Trebuchet MS" w:hAnsi="Trebuchet MS"/>
            <w:noProof/>
            <w:sz w:val="24"/>
          </w:rPr>
          <w:t>you</w:t>
        </w:r>
      </w:ins>
      <w:r w:rsidRPr="00EB29A0">
        <w:rPr>
          <w:rFonts w:ascii="Trebuchet MS" w:hAnsi="Trebuchet MS"/>
          <w:noProof/>
          <w:sz w:val="24"/>
        </w:rPr>
        <w:t xml:space="preserve"> should bless the </w:t>
      </w:r>
      <w:del w:id="167" w:author="Author">
        <w:r w:rsidRPr="00EB29A0">
          <w:rPr>
            <w:rFonts w:ascii="Trebuchet MS" w:hAnsi="Trebuchet MS"/>
            <w:noProof/>
            <w:sz w:val="24"/>
          </w:rPr>
          <w:delText>sons</w:delText>
        </w:r>
      </w:del>
      <w:ins w:id="168" w:author="Author">
        <w:r w:rsidRPr="00EB29A0">
          <w:rPr>
            <w:rFonts w:ascii="Trebuchet MS" w:hAnsi="Trebuchet MS"/>
            <w:noProof/>
            <w:sz w:val="24"/>
          </w:rPr>
          <w:t>people</w:t>
        </w:r>
      </w:ins>
      <w:r w:rsidRPr="00EB29A0">
        <w:rPr>
          <w:rFonts w:ascii="Trebuchet MS" w:hAnsi="Trebuchet MS"/>
          <w:noProof/>
          <w:sz w:val="24"/>
        </w:rPr>
        <w:t xml:space="preserve"> of Israel</w:t>
      </w:r>
      <w:del w:id="169" w:author="Author">
        <w:r w:rsidRPr="00EB29A0">
          <w:rPr>
            <w:rFonts w:ascii="Trebuchet MS" w:hAnsi="Trebuchet MS"/>
            <w:noProof/>
            <w:sz w:val="24"/>
          </w:rPr>
          <w:delText>, saying</w:delText>
        </w:r>
      </w:del>
      <w:ins w:id="170" w:author="Author">
        <w:r w:rsidRPr="00EB29A0">
          <w:rPr>
            <w:rFonts w:ascii="Trebuchet MS" w:hAnsi="Trebuchet MS"/>
            <w:noProof/>
            <w:sz w:val="24"/>
          </w:rPr>
          <w:t>. Say</w:t>
        </w:r>
      </w:ins>
      <w:r w:rsidRPr="00EB29A0">
        <w:rPr>
          <w:rFonts w:ascii="Trebuchet MS" w:hAnsi="Trebuchet MS"/>
          <w:noProof/>
          <w:sz w:val="24"/>
        </w:rPr>
        <w:t xml:space="preserve"> to them:</w:t>
      </w:r>
    </w:p>
    <w:p w:rsidR="005604A5" w:rsidRPr="00EB29A0" w:rsidRDefault="005604A5" w:rsidP="005604A5">
      <w:pPr>
        <w:rPr>
          <w:rFonts w:ascii="Trebuchet MS" w:hAnsi="Trebuchet MS"/>
          <w:noProof/>
          <w:sz w:val="24"/>
        </w:rPr>
      </w:pPr>
      <w:r w:rsidRPr="00EB29A0">
        <w:rPr>
          <w:rFonts w:ascii="Trebuchet MS" w:hAnsi="Trebuchet MS"/>
          <w:b/>
          <w:sz w:val="24"/>
        </w:rPr>
        <w:t xml:space="preserve">6:24 </w:t>
      </w:r>
      <w:r w:rsidRPr="00EB29A0">
        <w:rPr>
          <w:rFonts w:ascii="Trebuchet MS" w:hAnsi="Trebuchet MS"/>
          <w:noProof/>
          <w:sz w:val="24"/>
        </w:rPr>
        <w:t xml:space="preserve">“May Jehovah bless you and </w:t>
      </w:r>
      <w:del w:id="171" w:author="Author">
        <w:r w:rsidRPr="00EB29A0">
          <w:rPr>
            <w:rFonts w:ascii="Trebuchet MS" w:hAnsi="Trebuchet MS"/>
            <w:noProof/>
            <w:sz w:val="24"/>
          </w:rPr>
          <w:delText>keep</w:delText>
        </w:r>
      </w:del>
      <w:ins w:id="172" w:author="Author">
        <w:r w:rsidRPr="00EB29A0">
          <w:rPr>
            <w:rFonts w:ascii="Trebuchet MS" w:hAnsi="Trebuchet MS"/>
            <w:noProof/>
            <w:sz w:val="24"/>
          </w:rPr>
          <w:t>safeguard</w:t>
        </w:r>
      </w:ins>
      <w:r w:rsidRPr="00EB29A0">
        <w:rPr>
          <w:rFonts w:ascii="Trebuchet MS" w:hAnsi="Trebuchet MS"/>
          <w:noProof/>
          <w:sz w:val="24"/>
        </w:rPr>
        <w:t xml:space="preserve"> you.</w:t>
      </w:r>
    </w:p>
    <w:p w:rsidR="005604A5" w:rsidRPr="00EB29A0" w:rsidRDefault="005604A5" w:rsidP="005604A5">
      <w:pPr>
        <w:rPr>
          <w:rFonts w:ascii="Trebuchet MS" w:hAnsi="Trebuchet MS"/>
          <w:noProof/>
          <w:sz w:val="24"/>
        </w:rPr>
      </w:pPr>
      <w:r w:rsidRPr="00EB29A0">
        <w:rPr>
          <w:rFonts w:ascii="Trebuchet MS" w:hAnsi="Trebuchet MS"/>
          <w:b/>
          <w:sz w:val="24"/>
        </w:rPr>
        <w:t xml:space="preserve">6:25 </w:t>
      </w:r>
      <w:r w:rsidRPr="00EB29A0">
        <w:rPr>
          <w:rFonts w:ascii="Trebuchet MS" w:hAnsi="Trebuchet MS"/>
          <w:noProof/>
          <w:sz w:val="24"/>
        </w:rPr>
        <w:t xml:space="preserve">May Jehovah make his face shine </w:t>
      </w:r>
      <w:del w:id="173" w:author="Author">
        <w:r w:rsidRPr="00EB29A0">
          <w:rPr>
            <w:rFonts w:ascii="Trebuchet MS" w:hAnsi="Trebuchet MS"/>
            <w:noProof/>
            <w:sz w:val="24"/>
          </w:rPr>
          <w:delText>toward</w:delText>
        </w:r>
      </w:del>
      <w:ins w:id="174" w:author="Author">
        <w:r w:rsidRPr="00EB29A0">
          <w:rPr>
            <w:rFonts w:ascii="Trebuchet MS" w:hAnsi="Trebuchet MS"/>
            <w:noProof/>
            <w:sz w:val="24"/>
          </w:rPr>
          <w:t>upon</w:t>
        </w:r>
      </w:ins>
      <w:r w:rsidRPr="00EB29A0">
        <w:rPr>
          <w:rFonts w:ascii="Trebuchet MS" w:hAnsi="Trebuchet MS"/>
          <w:noProof/>
          <w:sz w:val="24"/>
        </w:rPr>
        <w:t xml:space="preserve"> you, and may he favor you.</w:t>
      </w:r>
    </w:p>
    <w:p w:rsidR="005604A5" w:rsidRPr="00EB29A0" w:rsidRDefault="005604A5" w:rsidP="005604A5">
      <w:pPr>
        <w:rPr>
          <w:rFonts w:ascii="Trebuchet MS" w:hAnsi="Trebuchet MS"/>
          <w:noProof/>
          <w:sz w:val="24"/>
        </w:rPr>
      </w:pPr>
      <w:r w:rsidRPr="00EB29A0">
        <w:rPr>
          <w:rFonts w:ascii="Trebuchet MS" w:hAnsi="Trebuchet MS"/>
          <w:b/>
          <w:sz w:val="24"/>
        </w:rPr>
        <w:t xml:space="preserve">6:26 </w:t>
      </w:r>
      <w:r w:rsidRPr="00EB29A0">
        <w:rPr>
          <w:rFonts w:ascii="Trebuchet MS" w:hAnsi="Trebuchet MS"/>
          <w:noProof/>
          <w:sz w:val="24"/>
        </w:rPr>
        <w:t xml:space="preserve">May Jehovah lift up his face toward you and </w:t>
      </w:r>
      <w:del w:id="175" w:author="Author">
        <w:r w:rsidRPr="00EB29A0">
          <w:rPr>
            <w:rFonts w:ascii="Trebuchet MS" w:hAnsi="Trebuchet MS"/>
            <w:noProof/>
            <w:sz w:val="24"/>
          </w:rPr>
          <w:delText>assign</w:delText>
        </w:r>
      </w:del>
      <w:ins w:id="176" w:author="Author">
        <w:r w:rsidRPr="00EB29A0">
          <w:rPr>
            <w:rFonts w:ascii="Trebuchet MS" w:hAnsi="Trebuchet MS"/>
            <w:noProof/>
            <w:sz w:val="24"/>
          </w:rPr>
          <w:t>grant you</w:t>
        </w:r>
      </w:ins>
      <w:r w:rsidRPr="00EB29A0">
        <w:rPr>
          <w:rFonts w:ascii="Trebuchet MS" w:hAnsi="Trebuchet MS"/>
          <w:noProof/>
          <w:sz w:val="24"/>
        </w:rPr>
        <w:t xml:space="preserve"> peace</w:t>
      </w:r>
      <w:del w:id="177" w:author="Author">
        <w:r w:rsidRPr="00EB29A0">
          <w:rPr>
            <w:rFonts w:ascii="Trebuchet MS" w:hAnsi="Trebuchet MS"/>
            <w:noProof/>
            <w:sz w:val="24"/>
          </w:rPr>
          <w:delText xml:space="preserve"> to you</w:delText>
        </w:r>
      </w:del>
      <w:r w:rsidRPr="00EB29A0">
        <w:rPr>
          <w:rFonts w:ascii="Trebuchet MS" w:hAnsi="Trebuchet MS"/>
          <w:noProof/>
          <w:sz w:val="24"/>
        </w:rPr>
        <w:t>.”’</w:t>
      </w:r>
    </w:p>
    <w:p w:rsidR="005604A5" w:rsidRPr="00EB29A0" w:rsidRDefault="005604A5" w:rsidP="005604A5">
      <w:pPr>
        <w:rPr>
          <w:rFonts w:ascii="Trebuchet MS" w:hAnsi="Trebuchet MS"/>
          <w:noProof/>
          <w:sz w:val="24"/>
        </w:rPr>
      </w:pPr>
      <w:r w:rsidRPr="00EB29A0">
        <w:rPr>
          <w:rFonts w:ascii="Trebuchet MS" w:hAnsi="Trebuchet MS"/>
          <w:b/>
          <w:sz w:val="24"/>
        </w:rPr>
        <w:t xml:space="preserve">6:27 </w:t>
      </w:r>
      <w:r w:rsidRPr="00EB29A0">
        <w:rPr>
          <w:rFonts w:ascii="Trebuchet MS" w:hAnsi="Trebuchet MS"/>
          <w:noProof/>
          <w:sz w:val="24"/>
        </w:rPr>
        <w:t xml:space="preserve">And they must place my name upon the </w:t>
      </w:r>
      <w:del w:id="178" w:author="Author">
        <w:r w:rsidRPr="00EB29A0">
          <w:rPr>
            <w:rFonts w:ascii="Trebuchet MS" w:hAnsi="Trebuchet MS"/>
            <w:noProof/>
            <w:sz w:val="24"/>
          </w:rPr>
          <w:delText>sons</w:delText>
        </w:r>
      </w:del>
      <w:ins w:id="179" w:author="Author">
        <w:r w:rsidRPr="00EB29A0">
          <w:rPr>
            <w:rFonts w:ascii="Trebuchet MS" w:hAnsi="Trebuchet MS"/>
            <w:noProof/>
            <w:sz w:val="24"/>
          </w:rPr>
          <w:t>people</w:t>
        </w:r>
      </w:ins>
      <w:r w:rsidRPr="00EB29A0">
        <w:rPr>
          <w:rFonts w:ascii="Trebuchet MS" w:hAnsi="Trebuchet MS"/>
          <w:noProof/>
          <w:sz w:val="24"/>
        </w:rPr>
        <w:t xml:space="preserve"> of Israel, that I </w:t>
      </w:r>
      <w:del w:id="180" w:author="Author">
        <w:r w:rsidRPr="00EB29A0">
          <w:rPr>
            <w:rFonts w:ascii="Trebuchet MS" w:hAnsi="Trebuchet MS"/>
            <w:noProof/>
            <w:sz w:val="24"/>
          </w:rPr>
          <w:delText xml:space="preserve">myself </w:delText>
        </w:r>
      </w:del>
      <w:r w:rsidRPr="00EB29A0">
        <w:rPr>
          <w:rFonts w:ascii="Trebuchet MS" w:hAnsi="Trebuchet MS"/>
          <w:noProof/>
          <w:sz w:val="24"/>
        </w:rPr>
        <w:t>may bless them.”</w:t>
      </w:r>
    </w:p>
    <w:p w:rsidR="005604A5" w:rsidRPr="00EB29A0" w:rsidRDefault="005604A5" w:rsidP="005604A5">
      <w:pPr>
        <w:rPr>
          <w:rFonts w:ascii="Trebuchet MS" w:hAnsi="Trebuchet MS"/>
          <w:b/>
          <w:sz w:val="24"/>
        </w:rPr>
      </w:pPr>
    </w:p>
    <w:p w:rsidR="00762BCB" w:rsidRPr="005604A5" w:rsidRDefault="00762BCB" w:rsidP="005604A5"/>
    <w:sectPr w:rsidR="00762BCB" w:rsidRPr="005604A5" w:rsidSect="00CA2E7C">
      <w:headerReference w:type="default" r:id="rId8"/>
      <w:headerReference w:type="first" r:id="rId9"/>
      <w:pgSz w:w="11907" w:h="16840" w:code="9"/>
      <w:pgMar w:top="1134" w:right="1418" w:bottom="1134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F2085" w:rsidRDefault="001F2085">
      <w:r>
        <w:separator/>
      </w:r>
    </w:p>
  </w:endnote>
  <w:endnote w:type="continuationSeparator" w:id="0">
    <w:p w:rsidR="001F2085" w:rsidRDefault="001F20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Latha">
    <w:panose1 w:val="020B0604020202020204"/>
    <w:charset w:val="01"/>
    <w:family w:val="roman"/>
    <w:notTrueType/>
    <w:pitch w:val="variable"/>
    <w:sig w:usb0="00040000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F2085" w:rsidRDefault="001F2085">
      <w:r>
        <w:separator/>
      </w:r>
    </w:p>
  </w:footnote>
  <w:footnote w:type="continuationSeparator" w:id="0">
    <w:p w:rsidR="001F2085" w:rsidRDefault="001F2085">
      <w:r>
        <w:continuationSeparator/>
      </w:r>
    </w:p>
  </w:footnote>
  <w:footnote w:id="1">
    <w:p w:rsidR="005604A5" w:rsidRPr="00EB29A0" w:rsidRDefault="005604A5" w:rsidP="00EB29A0">
      <w:pPr>
        <w:pStyle w:val="FootnoteText"/>
        <w:spacing w:after="96"/>
        <w:ind w:firstLine="288"/>
        <w:rPr>
          <w:ins w:id="11" w:author="Author"/>
        </w:rPr>
      </w:pPr>
      <w:ins w:id="12" w:author="Author">
        <w:r w:rsidRPr="00EB29A0">
          <w:rPr>
            <w:rStyle w:val="FootnoteReference"/>
          </w:rPr>
          <w:footnoteRef/>
        </w:r>
        <w:r w:rsidRPr="00EB29A0">
          <w:t xml:space="preserve"> </w:t>
        </w:r>
        <w:r w:rsidRPr="00EB29A0">
          <w:rPr>
            <w:b/>
          </w:rPr>
          <w:t xml:space="preserve">6:2 </w:t>
        </w:r>
        <w:r w:rsidRPr="00EB29A0">
          <w:t xml:space="preserve">Hebrew, </w:t>
        </w:r>
        <w:r w:rsidRPr="00EB29A0">
          <w:rPr>
            <w:i/>
          </w:rPr>
          <w:t>na·zir′,</w:t>
        </w:r>
        <w:r w:rsidRPr="00EB29A0">
          <w:t xml:space="preserve"> meaning “One Singled Out; Dedicated One; Separated One.”</w:t>
        </w:r>
      </w:ins>
    </w:p>
  </w:footnote>
  <w:footnote w:id="2">
    <w:p w:rsidR="005604A5" w:rsidRPr="00EB29A0" w:rsidRDefault="005604A5" w:rsidP="00EB29A0">
      <w:pPr>
        <w:pStyle w:val="FootnoteText"/>
        <w:spacing w:after="96"/>
        <w:ind w:firstLine="288"/>
        <w:rPr>
          <w:ins w:id="28" w:author="Author"/>
        </w:rPr>
      </w:pPr>
      <w:ins w:id="29" w:author="Author">
        <w:r w:rsidRPr="00EB29A0">
          <w:rPr>
            <w:rStyle w:val="FootnoteReference"/>
          </w:rPr>
          <w:footnoteRef/>
        </w:r>
        <w:r w:rsidRPr="00EB29A0">
          <w:t xml:space="preserve"> </w:t>
        </w:r>
        <w:r w:rsidRPr="00EB29A0">
          <w:rPr>
            <w:b/>
          </w:rPr>
          <w:t xml:space="preserve">6:6 </w:t>
        </w:r>
        <w:r w:rsidRPr="00EB29A0">
          <w:t>Or “come anywhere near.”</w:t>
        </w:r>
      </w:ins>
    </w:p>
  </w:footnote>
  <w:footnote w:id="3">
    <w:p w:rsidR="005604A5" w:rsidRPr="00EB29A0" w:rsidRDefault="005604A5" w:rsidP="00EB29A0">
      <w:pPr>
        <w:pStyle w:val="FootnoteText"/>
        <w:spacing w:after="96"/>
        <w:ind w:firstLine="288"/>
        <w:rPr>
          <w:ins w:id="30" w:author="Author"/>
        </w:rPr>
      </w:pPr>
      <w:ins w:id="31" w:author="Author">
        <w:r w:rsidRPr="00EB29A0">
          <w:rPr>
            <w:rStyle w:val="FootnoteReference"/>
          </w:rPr>
          <w:footnoteRef/>
        </w:r>
        <w:r w:rsidRPr="00EB29A0">
          <w:t xml:space="preserve"> </w:t>
        </w:r>
        <w:r w:rsidRPr="00EB29A0">
          <w:rPr>
            <w:b/>
          </w:rPr>
          <w:t xml:space="preserve">6:6 </w:t>
        </w:r>
        <w:r w:rsidRPr="00EB29A0">
          <w:t>Or “soul.” See Glossary.</w:t>
        </w:r>
      </w:ins>
    </w:p>
  </w:footnote>
  <w:footnote w:id="4">
    <w:p w:rsidR="005604A5" w:rsidRPr="00EB29A0" w:rsidRDefault="005604A5" w:rsidP="00EB29A0">
      <w:pPr>
        <w:pStyle w:val="FootnoteText"/>
        <w:spacing w:after="96"/>
        <w:ind w:firstLine="288"/>
        <w:rPr>
          <w:ins w:id="56" w:author="Author"/>
        </w:rPr>
      </w:pPr>
      <w:ins w:id="57" w:author="Author">
        <w:r w:rsidRPr="00EB29A0">
          <w:rPr>
            <w:rStyle w:val="FootnoteReference"/>
          </w:rPr>
          <w:footnoteRef/>
        </w:r>
        <w:r w:rsidRPr="00EB29A0">
          <w:t xml:space="preserve"> </w:t>
        </w:r>
        <w:r w:rsidRPr="00EB29A0">
          <w:rPr>
            <w:b/>
          </w:rPr>
          <w:t xml:space="preserve">6:9 </w:t>
        </w:r>
        <w:r w:rsidRPr="00EB29A0">
          <w:t>Or “defiles the head of his Naziriteship.”</w:t>
        </w:r>
      </w:ins>
    </w:p>
  </w:footnote>
  <w:footnote w:id="5">
    <w:p w:rsidR="005604A5" w:rsidRPr="00EB29A0" w:rsidRDefault="005604A5" w:rsidP="00EB29A0">
      <w:pPr>
        <w:pStyle w:val="FootnoteText"/>
        <w:spacing w:after="96"/>
        <w:ind w:firstLine="288"/>
        <w:rPr>
          <w:ins w:id="77" w:author="Author"/>
        </w:rPr>
      </w:pPr>
      <w:ins w:id="78" w:author="Author">
        <w:r w:rsidRPr="00EB29A0">
          <w:rPr>
            <w:rStyle w:val="FootnoteReference"/>
          </w:rPr>
          <w:footnoteRef/>
        </w:r>
        <w:r w:rsidRPr="00EB29A0">
          <w:t xml:space="preserve"> </w:t>
        </w:r>
        <w:r w:rsidRPr="00EB29A0">
          <w:rPr>
            <w:b/>
          </w:rPr>
          <w:t xml:space="preserve">6:11 </w:t>
        </w:r>
        <w:r w:rsidRPr="00EB29A0">
          <w:t>Or “with a soul.” See Glossary.</w:t>
        </w:r>
      </w:ins>
    </w:p>
  </w:footnote>
  <w:footnote w:id="6">
    <w:p w:rsidR="005604A5" w:rsidRPr="00EB29A0" w:rsidRDefault="005604A5" w:rsidP="00EB29A0">
      <w:pPr>
        <w:pStyle w:val="FootnoteText"/>
        <w:spacing w:after="96"/>
        <w:ind w:firstLine="288"/>
        <w:rPr>
          <w:ins w:id="125" w:author="Author"/>
        </w:rPr>
      </w:pPr>
      <w:ins w:id="126" w:author="Author">
        <w:r w:rsidRPr="00EB29A0">
          <w:rPr>
            <w:rStyle w:val="FootnoteReference"/>
          </w:rPr>
          <w:footnoteRef/>
        </w:r>
        <w:r w:rsidRPr="00EB29A0">
          <w:t xml:space="preserve"> </w:t>
        </w:r>
        <w:r w:rsidRPr="00EB29A0">
          <w:rPr>
            <w:b/>
          </w:rPr>
          <w:t xml:space="preserve">6:18 </w:t>
        </w:r>
        <w:r w:rsidRPr="00EB29A0">
          <w:t>Or “the head of his Naziriteship.”</w:t>
        </w:r>
      </w:ins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B77E99">
      <w:rPr>
        <w:rStyle w:val="PageNumber"/>
        <w:noProof/>
      </w:rPr>
      <w:t>3</w:t>
    </w:r>
    <w:r>
      <w:rPr>
        <w:rStyle w:val="PageNumber"/>
      </w:rP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B77E99">
        <w:t>Numbers Chapter 6</w:t>
      </w:r>
    </w:fldSimple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B77E99">
      <w:t>04-Numbers</w:t>
    </w:r>
    <w:r>
      <w:fldChar w:fldCharType="end"/>
    </w:r>
  </w:p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77E99">
      <w:rPr>
        <w:noProof/>
        <w:snapToGrid w:val="0"/>
      </w:rPr>
      <w:t>Numbers 06.Revised Text.Advisor.docx</w:t>
    </w:r>
    <w:r>
      <w:rPr>
        <w:snapToGrid w:val="0"/>
      </w:rPr>
      <w:fldChar w:fldCharType="end"/>
    </w:r>
    <w:r>
      <w:rPr>
        <w:snapToGrid w:val="0"/>
      </w:rPr>
      <w:tab/>
    </w:r>
  </w:p>
  <w:p w:rsidR="00FB6530" w:rsidRPr="00875211" w:rsidRDefault="00FB6530" w:rsidP="00875211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English Title: </w:t>
    </w:r>
    <w:fldSimple w:instr=" TITLE  \* MERGEFORMAT ">
      <w:r w:rsidR="00B77E99">
        <w:t>Numbers Chapter 6</w:t>
      </w:r>
    </w:fldSimple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Publication: </w:t>
    </w:r>
    <w:r>
      <w:fldChar w:fldCharType="begin"/>
    </w:r>
    <w:r>
      <w:instrText xml:space="preserve"> DOCPROPERTY "_ParentPublicationName"</w:instrText>
    </w:r>
    <w:r>
      <w:fldChar w:fldCharType="separate"/>
    </w:r>
    <w:r w:rsidR="00B77E99">
      <w:t>04-Numbers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B77E99">
      <w:rPr>
        <w:noProof/>
        <w:snapToGrid w:val="0"/>
      </w:rPr>
      <w:t>Numbers 06.Revised Text.Advisor.docx</w:t>
    </w:r>
    <w:r>
      <w:rPr>
        <w:snapToGrid w:val="0"/>
      </w:rPr>
      <w:fldChar w:fldCharType="end"/>
    </w:r>
    <w:r>
      <w:rPr>
        <w:snapToGrid w:val="0"/>
      </w:rPr>
      <w:tab/>
    </w:r>
    <w:r>
      <w:t xml:space="preserve">Activity: </w:t>
    </w:r>
    <w:r>
      <w:fldChar w:fldCharType="begin"/>
    </w:r>
    <w:r>
      <w:instrText xml:space="preserve"> DOCPROPERTY "_CurrentActivityName" </w:instrText>
    </w:r>
    <w:r>
      <w:fldChar w:fldCharType="separate"/>
    </w:r>
    <w:r w:rsidR="00B77E99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Translator: </w:t>
    </w:r>
    <w:r>
      <w:fldChar w:fldCharType="begin"/>
    </w:r>
    <w:r>
      <w:instrText xml:space="preserve"> DOCPROPERTY "_RoleTranslator"</w:instrText>
    </w:r>
    <w:r>
      <w:fldChar w:fldCharType="separate"/>
    </w:r>
    <w:r w:rsidR="00B77E99">
      <w:t>&lt;not set&gt;</w:t>
    </w:r>
    <w:r>
      <w:fldChar w:fldCharType="end"/>
    </w:r>
    <w:r>
      <w:tab/>
      <w:t xml:space="preserve">Checker: </w:t>
    </w:r>
    <w:r>
      <w:fldChar w:fldCharType="begin"/>
    </w:r>
    <w:r>
      <w:instrText xml:space="preserve"> DOCPROPERTY "_RoleChecker" </w:instrText>
    </w:r>
    <w:r>
      <w:fldChar w:fldCharType="separate"/>
    </w:r>
    <w:r w:rsidR="00B77E99">
      <w:t>&lt;not set&gt;</w:t>
    </w:r>
    <w:r>
      <w:fldChar w:fldCharType="end"/>
    </w:r>
  </w:p>
  <w:p w:rsidR="00FB6530" w:rsidRDefault="00FB6530" w:rsidP="00875211">
    <w:pPr>
      <w:pStyle w:val="Header"/>
      <w:tabs>
        <w:tab w:val="left" w:pos="4200"/>
        <w:tab w:val="right" w:pos="8280"/>
      </w:tabs>
    </w:pPr>
    <w:r>
      <w:t xml:space="preserve">Proofreader: </w:t>
    </w:r>
    <w:r>
      <w:fldChar w:fldCharType="begin"/>
    </w:r>
    <w:r>
      <w:instrText xml:space="preserve"> DOCPROPERTY "_RoleProofreader"</w:instrText>
    </w:r>
    <w:r>
      <w:fldChar w:fldCharType="separate"/>
    </w:r>
    <w:r w:rsidR="00B77E99">
      <w:t>&lt;not set&gt;</w:t>
    </w:r>
    <w:r>
      <w:fldChar w:fldCharType="end"/>
    </w:r>
  </w:p>
  <w:p w:rsidR="00FB6530" w:rsidRPr="00875211" w:rsidRDefault="00FB6530" w:rsidP="0087521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4912B6C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8DC2C6E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8D22D9B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66EC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FFCAAE3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77EE76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A0509E4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50B21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02025B7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3492427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F2085"/>
    <w:rsid w:val="001F2085"/>
    <w:rsid w:val="00245EDD"/>
    <w:rsid w:val="0026230D"/>
    <w:rsid w:val="002B524D"/>
    <w:rsid w:val="002C00A8"/>
    <w:rsid w:val="00310508"/>
    <w:rsid w:val="003B380B"/>
    <w:rsid w:val="004500A2"/>
    <w:rsid w:val="004B7393"/>
    <w:rsid w:val="004C5EB7"/>
    <w:rsid w:val="005604A5"/>
    <w:rsid w:val="005D4494"/>
    <w:rsid w:val="005F29B7"/>
    <w:rsid w:val="006634F9"/>
    <w:rsid w:val="00683A19"/>
    <w:rsid w:val="006B2E68"/>
    <w:rsid w:val="006D0A9F"/>
    <w:rsid w:val="006E0169"/>
    <w:rsid w:val="0075006C"/>
    <w:rsid w:val="00762BCB"/>
    <w:rsid w:val="00796D66"/>
    <w:rsid w:val="007A584B"/>
    <w:rsid w:val="0085190A"/>
    <w:rsid w:val="00875211"/>
    <w:rsid w:val="008F667F"/>
    <w:rsid w:val="00980020"/>
    <w:rsid w:val="0098685D"/>
    <w:rsid w:val="009C7D92"/>
    <w:rsid w:val="00A13B03"/>
    <w:rsid w:val="00A73FF6"/>
    <w:rsid w:val="00A86CA5"/>
    <w:rsid w:val="00AA09DB"/>
    <w:rsid w:val="00B77E99"/>
    <w:rsid w:val="00B87B77"/>
    <w:rsid w:val="00BC4A6C"/>
    <w:rsid w:val="00BD6AB0"/>
    <w:rsid w:val="00C37E6E"/>
    <w:rsid w:val="00C810DC"/>
    <w:rsid w:val="00C92D5F"/>
    <w:rsid w:val="00CA2E7C"/>
    <w:rsid w:val="00D066FD"/>
    <w:rsid w:val="00D36E44"/>
    <w:rsid w:val="00D41195"/>
    <w:rsid w:val="00D67FE7"/>
    <w:rsid w:val="00D75449"/>
    <w:rsid w:val="00DA0FE2"/>
    <w:rsid w:val="00DE253C"/>
    <w:rsid w:val="00EA2DE5"/>
    <w:rsid w:val="00F63146"/>
    <w:rsid w:val="00F66502"/>
    <w:rsid w:val="00F935DB"/>
    <w:rsid w:val="00F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:attachedTemplate r:id="R0280545775904d5b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5604A5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604A5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5604A5"/>
    <w:rPr>
      <w:vertAlign w:val="superscript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note text" w:uiPriority="99"/>
    <w:lsdException w:name="caption" w:semiHidden="1" w:unhideWhenUsed="1" w:qFormat="1"/>
    <w:lsdException w:name="footnote reference" w:uiPriority="99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85190A"/>
    <w:pPr>
      <w:spacing w:line="360" w:lineRule="auto"/>
      <w:ind w:firstLine="720"/>
    </w:pPr>
    <w:rPr>
      <w:rFonts w:ascii="Verdana" w:eastAsia="Times New Roman" w:hAnsi="Verdana" w:cs="Latha"/>
      <w:sz w:val="28"/>
      <w:szCs w:val="24"/>
      <w:lang w:val="en-US" w:eastAsia="en-US"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4B7393"/>
    <w:rPr>
      <w:rFonts w:ascii="Arial" w:hAnsi="Arial"/>
      <w:sz w:val="24"/>
    </w:rPr>
  </w:style>
  <w:style w:type="character" w:styleId="LineNumber">
    <w:name w:val="line number"/>
    <w:basedOn w:val="DefaultParagraphFont"/>
    <w:rsid w:val="004B7393"/>
    <w:rPr>
      <w:rFonts w:ascii="Arial" w:hAnsi="Arial"/>
      <w:sz w:val="24"/>
    </w:rPr>
  </w:style>
  <w:style w:type="paragraph" w:styleId="FootnoteText">
    <w:name w:val="footnote text"/>
    <w:basedOn w:val="Normal"/>
    <w:link w:val="FootnoteTextChar"/>
    <w:uiPriority w:val="99"/>
    <w:unhideWhenUsed/>
    <w:rsid w:val="005604A5"/>
    <w:pPr>
      <w:spacing w:line="240" w:lineRule="auto"/>
      <w:ind w:firstLine="0"/>
    </w:pPr>
    <w:rPr>
      <w:rFonts w:ascii="Trebuchet MS" w:eastAsiaTheme="minorHAnsi" w:hAnsi="Trebuchet MS" w:cs="Trebuchet MS"/>
      <w:sz w:val="20"/>
      <w:szCs w:val="20"/>
      <w:lang w:bidi="ar-SA"/>
    </w:rPr>
  </w:style>
  <w:style w:type="character" w:customStyle="1" w:styleId="FootnoteTextChar">
    <w:name w:val="Footnote Text Char"/>
    <w:basedOn w:val="DefaultParagraphFont"/>
    <w:link w:val="FootnoteText"/>
    <w:uiPriority w:val="99"/>
    <w:rsid w:val="005604A5"/>
    <w:rPr>
      <w:rFonts w:ascii="Trebuchet MS" w:eastAsiaTheme="minorHAnsi" w:hAnsi="Trebuchet MS" w:cs="Trebuchet MS"/>
      <w:lang w:val="en-US" w:eastAsia="en-US"/>
    </w:rPr>
  </w:style>
  <w:style w:type="character" w:styleId="FootnoteReference">
    <w:name w:val="footnote reference"/>
    <w:basedOn w:val="DefaultParagraphFont"/>
    <w:uiPriority w:val="99"/>
    <w:unhideWhenUsed/>
    <w:rsid w:val="005604A5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AdvisorDocument.dotm" TargetMode="External" Id="R0280545775904d5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3</ap:Pages>
  <ap:Words>934</ap:Words>
  <ap:Characters>4083</ap:Characters>
  <ap:Application>Microsoft Office Word</ap:Application>
  <ap:DocSecurity>0</ap:DocSecurity>
  <ap:Lines>69</ap:Lines>
  <ap:Paragraphs>16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Watchtower</ap:Company>
  <ap:LinksUpToDate>false</ap:LinksUpToDate>
  <ap:CharactersWithSpaces>5001</ap:CharactersWithSpaces>
  <ap:SharedDoc>false</ap:SharedDoc>
  <ap:HyperlinksChanged>false</ap:HyperlinksChanged>
  <ap:AppVersion>14.0000</ap:AppVersion>
  <ap:Template>BibleAdvisorDocument.dotm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Numbers Chapter 6</dc:title>
  <dc:subject/>
  <dc:creator>Ruth Farrugia</dc:creator>
  <cp:keywords/>
  <dc:description/>
  <cp:lastModifiedBy>Ruth Farrugia</cp:lastModifiedBy>
  <cp:revision>3</cp:revision>
  <dcterms:created xsi:type="dcterms:W3CDTF">2020-09-21T11:10:00Z</dcterms:created>
  <dcterms:modified xsi:type="dcterms:W3CDTF">2020-09-21T11:10:00Z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Numbers 06.docx</vt:lpwstr>
  </property>
  <property fmtid="{D5CDD505-2E9C-101B-9397-08002B2CF9AE}" pid="9" name="_TranslationDocumentId">
    <vt:i4>19453</vt:i4>
  </property>
  <property fmtid="{D5CDD505-2E9C-101B-9397-08002B2CF9AE}" pid="10" name="_ParentPublicationName">
    <vt:lpwstr>04-Numbers</vt:lpwstr>
  </property>
  <property fmtid="{D5CDD505-2E9C-101B-9397-08002B2CF9AE}" pid="11" name="_TranslationDocumentType">
    <vt:i4>8193</vt:i4>
  </property>
  <property fmtid="{D5CDD505-2E9C-101B-9397-08002B2CF9AE}" pid="12" name="_StudyBible">
    <vt:bool>false</vt:bool>
  </property>
  <property fmtid="{D5CDD505-2E9C-101B-9397-08002B2CF9AE}" pid="13" name="_MepsLanguageNumber">
    <vt:i4>0</vt:i4>
  </property>
  <property fmtid="{D5CDD505-2E9C-101B-9397-08002B2CF9AE}" pid="14" name="_ResearchArticleNumber">
    <vt:i4>4006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4</vt:i4>
  </property>
  <property fmtid="{D5CDD505-2E9C-101B-9397-08002B2CF9AE}" pid="18" name="_ChapterNumber">
    <vt:i4>6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1</vt:i4>
  </property>
  <property fmtid="{D5CDD505-2E9C-101B-9397-08002B2CF9AE}" pid="23" name="_TrackRevisions">
    <vt:bool>true</vt:bool>
  </property>
  <property fmtid="{D5CDD505-2E9C-101B-9397-08002B2CF9AE}" pid="24" name="_AdditionalAdvisor">
    <vt:bool>true</vt:bool>
  </property>
  <property fmtid="{D5CDD505-2E9C-101B-9397-08002B2CF9AE}" pid="25" name="_SignLanguage">
    <vt:bool>false</vt:bool>
  </property>
</Properties>
</file>