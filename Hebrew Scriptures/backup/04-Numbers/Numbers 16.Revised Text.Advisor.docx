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901CCE">
        <w:rPr>
          <w:rFonts w:ascii="Trebuchet MS" w:hAnsi="Trebuchet MS"/>
          <w:b/>
          <w:sz w:val="24"/>
        </w:rPr>
        <w:t xml:space="preserve">16:1 </w:t>
      </w:r>
      <w:del w:id="1" w:author="Author">
        <w:r w:rsidRPr="00901CCE">
          <w:rPr>
            <w:rFonts w:ascii="Trebuchet MS" w:hAnsi="Trebuchet MS"/>
            <w:noProof/>
            <w:sz w:val="24"/>
          </w:rPr>
          <w:delText>And Ko′rah</w:delText>
        </w:r>
      </w:del>
      <w:ins w:id="2" w:author="Author">
        <w:r w:rsidRPr="00901CCE">
          <w:rPr>
            <w:rFonts w:ascii="Trebuchet MS" w:hAnsi="Trebuchet MS"/>
            <w:noProof/>
            <w:sz w:val="24"/>
          </w:rPr>
          <w:t>Then Kor′ah</w:t>
        </w:r>
      </w:ins>
      <w:r w:rsidRPr="00901CCE">
        <w:rPr>
          <w:rFonts w:ascii="Trebuchet MS" w:hAnsi="Trebuchet MS"/>
          <w:noProof/>
          <w:sz w:val="24"/>
        </w:rPr>
        <w:t xml:space="preserve"> the son of Iz′har, the son of Ko′hath, the son of Le′vi, </w:t>
      </w:r>
      <w:del w:id="3" w:author="Author">
        <w:r w:rsidRPr="00901CCE">
          <w:rPr>
            <w:rFonts w:ascii="Trebuchet MS" w:hAnsi="Trebuchet MS"/>
            <w:noProof/>
            <w:sz w:val="24"/>
          </w:rPr>
          <w:delText>proceeded to get</w:delText>
        </w:r>
      </w:del>
      <w:ins w:id="4" w:author="Author">
        <w:r w:rsidRPr="00901CCE">
          <w:rPr>
            <w:rFonts w:ascii="Trebuchet MS" w:hAnsi="Trebuchet MS"/>
            <w:noProof/>
            <w:sz w:val="24"/>
          </w:rPr>
          <w:t>got</w:t>
        </w:r>
      </w:ins>
      <w:r w:rsidRPr="00901CCE">
        <w:rPr>
          <w:rFonts w:ascii="Trebuchet MS" w:hAnsi="Trebuchet MS"/>
          <w:noProof/>
          <w:sz w:val="24"/>
        </w:rPr>
        <w:t xml:space="preserve"> up</w:t>
      </w:r>
      <w:del w:id="5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r w:rsidRPr="00901CCE">
        <w:rPr>
          <w:rFonts w:ascii="Trebuchet MS" w:hAnsi="Trebuchet MS"/>
          <w:noProof/>
          <w:sz w:val="24"/>
        </w:rPr>
        <w:t xml:space="preserve"> together with Da′than and A·bi′ram the sons of E·li′ab, and On the son of Pe′leth, </w:t>
      </w:r>
      <w:ins w:id="6" w:author="Author">
        <w:r w:rsidRPr="00901CCE">
          <w:rPr>
            <w:rFonts w:ascii="Trebuchet MS" w:hAnsi="Trebuchet MS"/>
            <w:noProof/>
            <w:sz w:val="24"/>
          </w:rPr>
          <w:t xml:space="preserve">of </w:t>
        </w:r>
      </w:ins>
      <w:r w:rsidRPr="00901CCE">
        <w:rPr>
          <w:rFonts w:ascii="Trebuchet MS" w:hAnsi="Trebuchet MS"/>
          <w:noProof/>
          <w:sz w:val="24"/>
        </w:rPr>
        <w:t xml:space="preserve">the sons of Reu′ben. </w:t>
      </w:r>
      <w:r w:rsidRPr="00901CCE">
        <w:rPr>
          <w:rFonts w:ascii="Trebuchet MS" w:hAnsi="Trebuchet MS"/>
          <w:b/>
          <w:noProof/>
          <w:sz w:val="24"/>
        </w:rPr>
        <w:t xml:space="preserve">16:2 </w:t>
      </w:r>
      <w:del w:id="7" w:author="Author">
        <w:r w:rsidRPr="00901CCE">
          <w:rPr>
            <w:rFonts w:ascii="Trebuchet MS" w:hAnsi="Trebuchet MS"/>
            <w:noProof/>
            <w:sz w:val="24"/>
          </w:rPr>
          <w:delText>And they proceeded to rise</w:delText>
        </w:r>
      </w:del>
      <w:ins w:id="8" w:author="Author">
        <w:r w:rsidRPr="00901CCE">
          <w:rPr>
            <w:rFonts w:ascii="Trebuchet MS" w:hAnsi="Trebuchet MS"/>
            <w:noProof/>
            <w:sz w:val="24"/>
          </w:rPr>
          <w:t>They rose</w:t>
        </w:r>
      </w:ins>
      <w:r w:rsidRPr="00901CCE">
        <w:rPr>
          <w:rFonts w:ascii="Trebuchet MS" w:hAnsi="Trebuchet MS"/>
          <w:noProof/>
          <w:sz w:val="24"/>
        </w:rPr>
        <w:t xml:space="preserve"> up </w:t>
      </w:r>
      <w:del w:id="9" w:author="Author">
        <w:r w:rsidRPr="00901CCE">
          <w:rPr>
            <w:rFonts w:ascii="Trebuchet MS" w:hAnsi="Trebuchet MS"/>
            <w:noProof/>
            <w:sz w:val="24"/>
          </w:rPr>
          <w:delText>before</w:delText>
        </w:r>
      </w:del>
      <w:ins w:id="10" w:author="Author">
        <w:r w:rsidRPr="00901CCE">
          <w:rPr>
            <w:rFonts w:ascii="Trebuchet MS" w:hAnsi="Trebuchet MS"/>
            <w:noProof/>
            <w:sz w:val="24"/>
          </w:rPr>
          <w:t>against</w:t>
        </w:r>
      </w:ins>
      <w:r w:rsidRPr="00901CCE">
        <w:rPr>
          <w:rFonts w:ascii="Trebuchet MS" w:hAnsi="Trebuchet MS"/>
          <w:noProof/>
          <w:sz w:val="24"/>
        </w:rPr>
        <w:t xml:space="preserve"> Moses</w:t>
      </w:r>
      <w:del w:id="11" w:author="Author">
        <w:r w:rsidRPr="00901CCE">
          <w:rPr>
            <w:rFonts w:ascii="Trebuchet MS" w:hAnsi="Trebuchet MS"/>
            <w:noProof/>
            <w:sz w:val="24"/>
          </w:rPr>
          <w:delText>, they and two hundred and fifty</w:delText>
        </w:r>
      </w:del>
      <w:ins w:id="12" w:author="Author">
        <w:r w:rsidRPr="00901CCE">
          <w:rPr>
            <w:rFonts w:ascii="Trebuchet MS" w:hAnsi="Trebuchet MS"/>
            <w:noProof/>
            <w:sz w:val="24"/>
          </w:rPr>
          <w:t xml:space="preserve"> along with 250 Israelite</w:t>
        </w:r>
      </w:ins>
      <w:r w:rsidRPr="00901CCE">
        <w:rPr>
          <w:rFonts w:ascii="Trebuchet MS" w:hAnsi="Trebuchet MS"/>
          <w:noProof/>
          <w:sz w:val="24"/>
        </w:rPr>
        <w:t xml:space="preserve"> men</w:t>
      </w:r>
      <w:del w:id="13" w:author="Author">
        <w:r w:rsidRPr="00901CCE">
          <w:rPr>
            <w:rFonts w:ascii="Trebuchet MS" w:hAnsi="Trebuchet MS"/>
            <w:noProof/>
            <w:sz w:val="24"/>
          </w:rPr>
          <w:delText xml:space="preserve"> of the sons of Israel</w:delText>
        </w:r>
      </w:del>
      <w:r w:rsidRPr="00901CCE">
        <w:rPr>
          <w:rFonts w:ascii="Trebuchet MS" w:hAnsi="Trebuchet MS"/>
          <w:noProof/>
          <w:sz w:val="24"/>
        </w:rPr>
        <w:t xml:space="preserve">, chieftains of the assembly, </w:t>
      </w:r>
      <w:del w:id="14" w:author="Author">
        <w:r w:rsidRPr="00901CCE">
          <w:rPr>
            <w:rFonts w:ascii="Trebuchet MS" w:hAnsi="Trebuchet MS"/>
            <w:noProof/>
            <w:sz w:val="24"/>
          </w:rPr>
          <w:delText>summoned</w:delText>
        </w:r>
      </w:del>
      <w:ins w:id="15" w:author="Author">
        <w:r w:rsidRPr="00901CCE">
          <w:rPr>
            <w:rFonts w:ascii="Trebuchet MS" w:hAnsi="Trebuchet MS"/>
            <w:noProof/>
            <w:sz w:val="24"/>
          </w:rPr>
          <w:t>chosen</w:t>
        </w:r>
      </w:ins>
      <w:r w:rsidRPr="00901CCE">
        <w:rPr>
          <w:rFonts w:ascii="Trebuchet MS" w:hAnsi="Trebuchet MS"/>
          <w:noProof/>
          <w:sz w:val="24"/>
        </w:rPr>
        <w:t xml:space="preserve"> ones of the </w:t>
      </w:r>
      <w:del w:id="16" w:author="Author">
        <w:r w:rsidRPr="00901CCE">
          <w:rPr>
            <w:rFonts w:ascii="Trebuchet MS" w:hAnsi="Trebuchet MS"/>
            <w:noProof/>
            <w:sz w:val="24"/>
          </w:rPr>
          <w:delText>meeting,</w:delText>
        </w:r>
      </w:del>
      <w:ins w:id="17" w:author="Author">
        <w:r w:rsidRPr="00901CCE">
          <w:rPr>
            <w:rFonts w:ascii="Trebuchet MS" w:hAnsi="Trebuchet MS"/>
            <w:noProof/>
            <w:sz w:val="24"/>
          </w:rPr>
          <w:t>congregation, prominent</w:t>
        </w:r>
      </w:ins>
      <w:r w:rsidRPr="00901CCE">
        <w:rPr>
          <w:rFonts w:ascii="Trebuchet MS" w:hAnsi="Trebuchet MS"/>
          <w:noProof/>
          <w:sz w:val="24"/>
        </w:rPr>
        <w:t xml:space="preserve"> men</w:t>
      </w:r>
      <w:del w:id="18" w:author="Author">
        <w:r w:rsidRPr="00901CCE">
          <w:rPr>
            <w:rFonts w:ascii="Trebuchet MS" w:hAnsi="Trebuchet MS"/>
            <w:noProof/>
            <w:sz w:val="24"/>
          </w:rPr>
          <w:delText xml:space="preserve"> of fame</w:delText>
        </w:r>
      </w:del>
      <w:r w:rsidRPr="00901CCE">
        <w:rPr>
          <w:rFonts w:ascii="Trebuchet MS" w:hAnsi="Trebuchet MS"/>
          <w:noProof/>
          <w:sz w:val="24"/>
        </w:rPr>
        <w:t xml:space="preserve">. </w:t>
      </w:r>
      <w:r w:rsidRPr="00901CCE">
        <w:rPr>
          <w:rFonts w:ascii="Trebuchet MS" w:hAnsi="Trebuchet MS"/>
          <w:b/>
          <w:noProof/>
          <w:sz w:val="24"/>
        </w:rPr>
        <w:t xml:space="preserve">16:3 </w:t>
      </w:r>
      <w:r w:rsidRPr="00901CCE">
        <w:rPr>
          <w:rFonts w:ascii="Trebuchet MS" w:hAnsi="Trebuchet MS"/>
          <w:noProof/>
          <w:sz w:val="24"/>
        </w:rPr>
        <w:t xml:space="preserve">So they </w:t>
      </w:r>
      <w:del w:id="19" w:author="Author">
        <w:r w:rsidRPr="00901CCE">
          <w:rPr>
            <w:rFonts w:ascii="Trebuchet MS" w:hAnsi="Trebuchet MS"/>
            <w:noProof/>
            <w:sz w:val="24"/>
          </w:rPr>
          <w:delText>congregated themselves</w:delText>
        </w:r>
      </w:del>
      <w:ins w:id="20" w:author="Author">
        <w:r w:rsidRPr="00901CCE">
          <w:rPr>
            <w:rFonts w:ascii="Trebuchet MS" w:hAnsi="Trebuchet MS"/>
            <w:noProof/>
            <w:sz w:val="24"/>
          </w:rPr>
          <w:t>gathered together</w:t>
        </w:r>
      </w:ins>
      <w:r w:rsidRPr="00901CCE">
        <w:rPr>
          <w:rFonts w:ascii="Trebuchet MS" w:hAnsi="Trebuchet MS"/>
          <w:noProof/>
          <w:sz w:val="24"/>
        </w:rPr>
        <w:t xml:space="preserve"> against Moses and Aaron and said to them: “</w:t>
      </w:r>
      <w:del w:id="21" w:author="Author">
        <w:r w:rsidRPr="00901CCE">
          <w:rPr>
            <w:rFonts w:ascii="Trebuchet MS" w:hAnsi="Trebuchet MS"/>
            <w:noProof/>
            <w:sz w:val="24"/>
          </w:rPr>
          <w:delText>That is</w:delText>
        </w:r>
      </w:del>
      <w:ins w:id="22" w:author="Author">
        <w:r w:rsidRPr="00901CCE">
          <w:rPr>
            <w:rFonts w:ascii="Trebuchet MS" w:hAnsi="Trebuchet MS"/>
            <w:noProof/>
            <w:sz w:val="24"/>
          </w:rPr>
          <w:t>We have had</w:t>
        </w:r>
      </w:ins>
      <w:r w:rsidRPr="00901CCE">
        <w:rPr>
          <w:rFonts w:ascii="Trebuchet MS" w:hAnsi="Trebuchet MS"/>
          <w:noProof/>
          <w:sz w:val="24"/>
        </w:rPr>
        <w:t xml:space="preserve"> enough of </w:t>
      </w:r>
      <w:del w:id="23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>, because the</w:delText>
        </w:r>
      </w:del>
      <w:ins w:id="24" w:author="Author">
        <w:r w:rsidRPr="00901CCE">
          <w:rPr>
            <w:rFonts w:ascii="Trebuchet MS" w:hAnsi="Trebuchet MS"/>
            <w:noProof/>
            <w:sz w:val="24"/>
          </w:rPr>
          <w:t>you! The</w:t>
        </w:r>
      </w:ins>
      <w:r w:rsidRPr="00901CCE">
        <w:rPr>
          <w:rFonts w:ascii="Trebuchet MS" w:hAnsi="Trebuchet MS"/>
          <w:noProof/>
          <w:sz w:val="24"/>
        </w:rPr>
        <w:t xml:space="preserve"> whole assembly </w:t>
      </w:r>
      <w:del w:id="25" w:author="Author">
        <w:r w:rsidRPr="00901CCE">
          <w:rPr>
            <w:rFonts w:ascii="Trebuchet MS" w:hAnsi="Trebuchet MS"/>
            <w:noProof/>
            <w:sz w:val="24"/>
          </w:rPr>
          <w:delText>are</w:delText>
        </w:r>
      </w:del>
      <w:ins w:id="26" w:author="Author">
        <w:r w:rsidRPr="00901CCE">
          <w:rPr>
            <w:rFonts w:ascii="Trebuchet MS" w:hAnsi="Trebuchet MS"/>
            <w:noProof/>
            <w:sz w:val="24"/>
          </w:rPr>
          <w:t>is holy,</w:t>
        </w:r>
      </w:ins>
      <w:r w:rsidRPr="00901CCE">
        <w:rPr>
          <w:rFonts w:ascii="Trebuchet MS" w:hAnsi="Trebuchet MS"/>
          <w:noProof/>
          <w:sz w:val="24"/>
        </w:rPr>
        <w:t xml:space="preserve"> all of them</w:t>
      </w:r>
      <w:del w:id="27" w:author="Author">
        <w:r w:rsidRPr="00901CCE">
          <w:rPr>
            <w:rFonts w:ascii="Trebuchet MS" w:hAnsi="Trebuchet MS"/>
            <w:noProof/>
            <w:sz w:val="24"/>
          </w:rPr>
          <w:delText xml:space="preserve"> holy</w:delText>
        </w:r>
      </w:del>
      <w:ins w:id="28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 Jehovah is in their midst. Why, then, should </w:t>
      </w:r>
      <w:del w:id="29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lift</w:delText>
        </w:r>
      </w:del>
      <w:ins w:id="30" w:author="Author">
        <w:r w:rsidRPr="00901CCE">
          <w:rPr>
            <w:rFonts w:ascii="Trebuchet MS" w:hAnsi="Trebuchet MS"/>
            <w:noProof/>
            <w:sz w:val="24"/>
          </w:rPr>
          <w:t>you exalt</w:t>
        </w:r>
      </w:ins>
      <w:r w:rsidRPr="00901CCE">
        <w:rPr>
          <w:rFonts w:ascii="Trebuchet MS" w:hAnsi="Trebuchet MS"/>
          <w:noProof/>
          <w:sz w:val="24"/>
        </w:rPr>
        <w:t xml:space="preserve"> yourselves </w:t>
      </w:r>
      <w:del w:id="31" w:author="Author">
        <w:r w:rsidRPr="00901CCE">
          <w:rPr>
            <w:rFonts w:ascii="Trebuchet MS" w:hAnsi="Trebuchet MS"/>
            <w:noProof/>
            <w:sz w:val="24"/>
          </w:rPr>
          <w:delText xml:space="preserve">up </w:delText>
        </w:r>
      </w:del>
      <w:r w:rsidRPr="00901CCE">
        <w:rPr>
          <w:rFonts w:ascii="Trebuchet MS" w:hAnsi="Trebuchet MS"/>
          <w:noProof/>
          <w:sz w:val="24"/>
        </w:rPr>
        <w:t>above the congregation of Jehovah?”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16:4 </w:t>
      </w:r>
      <w:r w:rsidRPr="00901CCE">
        <w:rPr>
          <w:rFonts w:ascii="Trebuchet MS" w:hAnsi="Trebuchet MS"/>
          <w:noProof/>
          <w:sz w:val="24"/>
        </w:rPr>
        <w:t xml:space="preserve">When Moses </w:t>
      </w:r>
      <w:del w:id="32" w:author="Author">
        <w:r w:rsidRPr="00901CCE">
          <w:rPr>
            <w:rFonts w:ascii="Trebuchet MS" w:hAnsi="Trebuchet MS"/>
            <w:noProof/>
            <w:sz w:val="24"/>
          </w:rPr>
          <w:delText>got to hear it</w:delText>
        </w:r>
      </w:del>
      <w:ins w:id="33" w:author="Author">
        <w:r w:rsidRPr="00901CCE">
          <w:rPr>
            <w:rFonts w:ascii="Trebuchet MS" w:hAnsi="Trebuchet MS"/>
            <w:noProof/>
            <w:sz w:val="24"/>
          </w:rPr>
          <w:t>heard this,</w:t>
        </w:r>
      </w:ins>
      <w:r w:rsidRPr="00901CCE">
        <w:rPr>
          <w:rFonts w:ascii="Trebuchet MS" w:hAnsi="Trebuchet MS"/>
          <w:noProof/>
          <w:sz w:val="24"/>
        </w:rPr>
        <w:t xml:space="preserve"> he at once fell </w:t>
      </w:r>
      <w:del w:id="34" w:author="Author">
        <w:r w:rsidRPr="00901CCE">
          <w:rPr>
            <w:rFonts w:ascii="Trebuchet MS" w:hAnsi="Trebuchet MS"/>
            <w:noProof/>
            <w:sz w:val="24"/>
          </w:rPr>
          <w:delText>upon his face</w:delText>
        </w:r>
      </w:del>
      <w:ins w:id="35" w:author="Author">
        <w:r w:rsidRPr="00901CCE">
          <w:rPr>
            <w:rFonts w:ascii="Trebuchet MS" w:hAnsi="Trebuchet MS"/>
            <w:noProof/>
            <w:sz w:val="24"/>
          </w:rPr>
          <w:t>facedown</w:t>
        </w:r>
      </w:ins>
      <w:r w:rsidRPr="00901CCE">
        <w:rPr>
          <w:rFonts w:ascii="Trebuchet MS" w:hAnsi="Trebuchet MS"/>
          <w:noProof/>
          <w:sz w:val="24"/>
        </w:rPr>
        <w:t xml:space="preserve">. </w:t>
      </w:r>
      <w:r w:rsidRPr="00901CCE">
        <w:rPr>
          <w:rFonts w:ascii="Trebuchet MS" w:hAnsi="Trebuchet MS"/>
          <w:b/>
          <w:noProof/>
          <w:sz w:val="24"/>
        </w:rPr>
        <w:t xml:space="preserve">16:5 </w:t>
      </w:r>
      <w:r w:rsidRPr="00901CCE">
        <w:rPr>
          <w:rFonts w:ascii="Trebuchet MS" w:hAnsi="Trebuchet MS"/>
          <w:noProof/>
          <w:sz w:val="24"/>
        </w:rPr>
        <w:t xml:space="preserve">Then he </w:t>
      </w:r>
      <w:del w:id="36" w:author="Author">
        <w:r w:rsidRPr="00901CCE">
          <w:rPr>
            <w:rFonts w:ascii="Trebuchet MS" w:hAnsi="Trebuchet MS"/>
            <w:noProof/>
            <w:sz w:val="24"/>
          </w:rPr>
          <w:delText>spoke</w:delText>
        </w:r>
      </w:del>
      <w:ins w:id="37" w:author="Author">
        <w:r w:rsidRPr="00901CCE">
          <w:rPr>
            <w:rFonts w:ascii="Trebuchet MS" w:hAnsi="Trebuchet MS"/>
            <w:noProof/>
            <w:sz w:val="24"/>
          </w:rPr>
          <w:t>said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38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39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 xml:space="preserve"> and to </w:t>
      </w:r>
      <w:ins w:id="40" w:author="Author">
        <w:r w:rsidRPr="00901CCE">
          <w:rPr>
            <w:rFonts w:ascii="Trebuchet MS" w:hAnsi="Trebuchet MS"/>
            <w:noProof/>
            <w:sz w:val="24"/>
          </w:rPr>
          <w:t xml:space="preserve">all </w:t>
        </w:r>
      </w:ins>
      <w:r w:rsidRPr="00901CCE">
        <w:rPr>
          <w:rFonts w:ascii="Trebuchet MS" w:hAnsi="Trebuchet MS"/>
          <w:noProof/>
          <w:sz w:val="24"/>
        </w:rPr>
        <w:t xml:space="preserve">his </w:t>
      </w:r>
      <w:del w:id="41" w:author="Author">
        <w:r w:rsidRPr="00901CCE">
          <w:rPr>
            <w:rFonts w:ascii="Trebuchet MS" w:hAnsi="Trebuchet MS"/>
            <w:noProof/>
            <w:sz w:val="24"/>
          </w:rPr>
          <w:delText>entire assembly, saying</w:delText>
        </w:r>
      </w:del>
      <w:ins w:id="42" w:author="Author">
        <w:r w:rsidRPr="00901CCE">
          <w:rPr>
            <w:rFonts w:ascii="Trebuchet MS" w:hAnsi="Trebuchet MS"/>
            <w:noProof/>
            <w:sz w:val="24"/>
          </w:rPr>
          <w:t>supporters</w:t>
        </w:r>
      </w:ins>
      <w:r w:rsidRPr="00901CCE">
        <w:rPr>
          <w:rFonts w:ascii="Trebuchet MS" w:hAnsi="Trebuchet MS"/>
          <w:noProof/>
          <w:sz w:val="24"/>
        </w:rPr>
        <w:t xml:space="preserve">: “In the morning Jehovah will make known who belongs to him and who is holy and who </w:t>
      </w:r>
      <w:del w:id="43" w:author="Author">
        <w:r w:rsidRPr="00901CCE">
          <w:rPr>
            <w:rFonts w:ascii="Trebuchet MS" w:hAnsi="Trebuchet MS"/>
            <w:noProof/>
            <w:sz w:val="24"/>
          </w:rPr>
          <w:delText>must come near to</w:delText>
        </w:r>
      </w:del>
      <w:ins w:id="44" w:author="Author">
        <w:r w:rsidRPr="00901CCE">
          <w:rPr>
            <w:rFonts w:ascii="Trebuchet MS" w:hAnsi="Trebuchet MS"/>
            <w:noProof/>
            <w:sz w:val="24"/>
          </w:rPr>
          <w:t>should approach</w:t>
        </w:r>
      </w:ins>
      <w:r w:rsidRPr="00901CCE">
        <w:rPr>
          <w:rFonts w:ascii="Trebuchet MS" w:hAnsi="Trebuchet MS"/>
          <w:noProof/>
          <w:sz w:val="24"/>
        </w:rPr>
        <w:t xml:space="preserve"> him, and </w:t>
      </w:r>
      <w:del w:id="45" w:author="Author">
        <w:r w:rsidRPr="00901CCE">
          <w:rPr>
            <w:rFonts w:ascii="Trebuchet MS" w:hAnsi="Trebuchet MS"/>
            <w:noProof/>
            <w:sz w:val="24"/>
          </w:rPr>
          <w:delText>whoever</w:delText>
        </w:r>
      </w:del>
      <w:ins w:id="46" w:author="Author">
        <w:r w:rsidRPr="00901CCE">
          <w:rPr>
            <w:rFonts w:ascii="Trebuchet MS" w:hAnsi="Trebuchet MS"/>
            <w:noProof/>
            <w:sz w:val="24"/>
          </w:rPr>
          <w:t>whomever</w:t>
        </w:r>
      </w:ins>
      <w:r w:rsidRPr="00901CCE">
        <w:rPr>
          <w:rFonts w:ascii="Trebuchet MS" w:hAnsi="Trebuchet MS"/>
          <w:noProof/>
          <w:sz w:val="24"/>
        </w:rPr>
        <w:t xml:space="preserve"> he may choose will </w:t>
      </w:r>
      <w:del w:id="47" w:author="Author">
        <w:r w:rsidRPr="00901CCE">
          <w:rPr>
            <w:rFonts w:ascii="Trebuchet MS" w:hAnsi="Trebuchet MS"/>
            <w:noProof/>
            <w:sz w:val="24"/>
          </w:rPr>
          <w:delText>come near to</w:delText>
        </w:r>
      </w:del>
      <w:ins w:id="48" w:author="Author">
        <w:r w:rsidRPr="00901CCE">
          <w:rPr>
            <w:rFonts w:ascii="Trebuchet MS" w:hAnsi="Trebuchet MS"/>
            <w:noProof/>
            <w:sz w:val="24"/>
          </w:rPr>
          <w:t>approach</w:t>
        </w:r>
      </w:ins>
      <w:r w:rsidRPr="00901CCE">
        <w:rPr>
          <w:rFonts w:ascii="Trebuchet MS" w:hAnsi="Trebuchet MS"/>
          <w:noProof/>
          <w:sz w:val="24"/>
        </w:rPr>
        <w:t xml:space="preserve"> him. </w:t>
      </w:r>
      <w:r w:rsidRPr="00901CCE">
        <w:rPr>
          <w:rFonts w:ascii="Trebuchet MS" w:hAnsi="Trebuchet MS"/>
          <w:b/>
          <w:noProof/>
          <w:sz w:val="24"/>
        </w:rPr>
        <w:t xml:space="preserve">16:6 </w:t>
      </w:r>
      <w:r w:rsidRPr="00901CCE">
        <w:rPr>
          <w:rFonts w:ascii="Trebuchet MS" w:hAnsi="Trebuchet MS"/>
          <w:noProof/>
          <w:sz w:val="24"/>
        </w:rPr>
        <w:t>Do this: Take fire holders</w:t>
      </w:r>
      <w:del w:id="49" w:author="Author">
        <w:r w:rsidRPr="00901CCE">
          <w:rPr>
            <w:rFonts w:ascii="Trebuchet MS" w:hAnsi="Trebuchet MS"/>
            <w:noProof/>
            <w:sz w:val="24"/>
          </w:rPr>
          <w:delText xml:space="preserve"> for yourselves, Ko′rah</w:delText>
        </w:r>
      </w:del>
      <w:ins w:id="50" w:author="Author">
        <w:r w:rsidRPr="00901CCE">
          <w:rPr>
            <w:rFonts w:ascii="Trebuchet MS" w:hAnsi="Trebuchet MS"/>
            <w:noProof/>
            <w:sz w:val="24"/>
          </w:rPr>
          <w:t>, Kor′ah</w:t>
        </w:r>
      </w:ins>
      <w:r w:rsidRPr="00901CCE">
        <w:rPr>
          <w:rFonts w:ascii="Trebuchet MS" w:hAnsi="Trebuchet MS"/>
          <w:noProof/>
          <w:sz w:val="24"/>
        </w:rPr>
        <w:t xml:space="preserve"> and </w:t>
      </w:r>
      <w:del w:id="51" w:author="Author">
        <w:r w:rsidRPr="00901CCE">
          <w:rPr>
            <w:rFonts w:ascii="Trebuchet MS" w:hAnsi="Trebuchet MS"/>
            <w:noProof/>
            <w:sz w:val="24"/>
          </w:rPr>
          <w:delText>his entire assembly</w:delText>
        </w:r>
      </w:del>
      <w:ins w:id="52" w:author="Author">
        <w:r w:rsidRPr="00901CCE">
          <w:rPr>
            <w:rFonts w:ascii="Trebuchet MS" w:hAnsi="Trebuchet MS"/>
            <w:noProof/>
            <w:sz w:val="24"/>
          </w:rPr>
          <w:t>all your supporters</w:t>
        </w:r>
      </w:ins>
      <w:r w:rsidRPr="00901CCE">
        <w:rPr>
          <w:rFonts w:ascii="Trebuchet MS" w:hAnsi="Trebuchet MS"/>
          <w:noProof/>
          <w:sz w:val="24"/>
        </w:rPr>
        <w:t xml:space="preserve">, </w:t>
      </w:r>
      <w:r w:rsidRPr="00901CCE">
        <w:rPr>
          <w:rFonts w:ascii="Trebuchet MS" w:hAnsi="Trebuchet MS"/>
          <w:b/>
          <w:noProof/>
          <w:sz w:val="24"/>
        </w:rPr>
        <w:t xml:space="preserve">16:7 </w:t>
      </w:r>
      <w:r w:rsidRPr="00901CCE">
        <w:rPr>
          <w:rFonts w:ascii="Trebuchet MS" w:hAnsi="Trebuchet MS"/>
          <w:noProof/>
          <w:sz w:val="24"/>
        </w:rPr>
        <w:t xml:space="preserve">and put fire in them and place incense </w:t>
      </w:r>
      <w:del w:id="53" w:author="Author">
        <w:r w:rsidRPr="00901CCE">
          <w:rPr>
            <w:rFonts w:ascii="Trebuchet MS" w:hAnsi="Trebuchet MS"/>
            <w:noProof/>
            <w:sz w:val="24"/>
          </w:rPr>
          <w:delText>upon</w:delText>
        </w:r>
      </w:del>
      <w:ins w:id="54" w:author="Author">
        <w:r w:rsidRPr="00901CCE">
          <w:rPr>
            <w:rFonts w:ascii="Trebuchet MS" w:hAnsi="Trebuchet MS"/>
            <w:noProof/>
            <w:sz w:val="24"/>
          </w:rPr>
          <w:t>on</w:t>
        </w:r>
      </w:ins>
      <w:r w:rsidRPr="00901CCE">
        <w:rPr>
          <w:rFonts w:ascii="Trebuchet MS" w:hAnsi="Trebuchet MS"/>
          <w:noProof/>
          <w:sz w:val="24"/>
        </w:rPr>
        <w:t xml:space="preserve"> them before Jehovah tomorrow, and </w:t>
      </w:r>
      <w:del w:id="55" w:author="Author">
        <w:r w:rsidRPr="00901CCE">
          <w:rPr>
            <w:rFonts w:ascii="Trebuchet MS" w:hAnsi="Trebuchet MS"/>
            <w:noProof/>
            <w:sz w:val="24"/>
          </w:rPr>
          <w:delText xml:space="preserve">it must occur that </w:delText>
        </w:r>
      </w:del>
      <w:r w:rsidRPr="00901CCE">
        <w:rPr>
          <w:rFonts w:ascii="Trebuchet MS" w:hAnsi="Trebuchet MS"/>
          <w:noProof/>
          <w:sz w:val="24"/>
        </w:rPr>
        <w:t xml:space="preserve">the man whom Jehovah will choose, he is the holy one. </w:t>
      </w:r>
      <w:del w:id="56" w:author="Author">
        <w:r w:rsidRPr="00901CCE">
          <w:rPr>
            <w:rFonts w:ascii="Trebuchet MS" w:hAnsi="Trebuchet MS"/>
            <w:noProof/>
            <w:sz w:val="24"/>
          </w:rPr>
          <w:delText xml:space="preserve">That is enough of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,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57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sons of Le′vi</w:t>
      </w:r>
      <w:ins w:id="58" w:author="Author">
        <w:r w:rsidRPr="00901CCE">
          <w:rPr>
            <w:rFonts w:ascii="Trebuchet MS" w:hAnsi="Trebuchet MS"/>
            <w:noProof/>
            <w:sz w:val="24"/>
          </w:rPr>
          <w:t xml:space="preserve"> have gone far enough</w:t>
        </w:r>
      </w:ins>
      <w:r w:rsidRPr="00901CCE">
        <w:rPr>
          <w:rFonts w:ascii="Trebuchet MS" w:hAnsi="Trebuchet MS"/>
          <w:noProof/>
          <w:sz w:val="24"/>
        </w:rPr>
        <w:t>!”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16:8 </w:t>
      </w:r>
      <w:del w:id="59" w:author="Author">
        <w:r w:rsidRPr="00901CCE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01CCE">
        <w:rPr>
          <w:rFonts w:ascii="Trebuchet MS" w:hAnsi="Trebuchet MS"/>
          <w:noProof/>
          <w:sz w:val="24"/>
        </w:rPr>
        <w:t xml:space="preserve">Moses </w:t>
      </w:r>
      <w:del w:id="60" w:author="Author">
        <w:r w:rsidRPr="00901CCE">
          <w:rPr>
            <w:rFonts w:ascii="Trebuchet MS" w:hAnsi="Trebuchet MS"/>
            <w:noProof/>
            <w:sz w:val="24"/>
          </w:rPr>
          <w:delText>went on</w:delText>
        </w:r>
      </w:del>
      <w:ins w:id="61" w:author="Author">
        <w:r w:rsidRPr="00901CCE">
          <w:rPr>
            <w:rFonts w:ascii="Trebuchet MS" w:hAnsi="Trebuchet MS"/>
            <w:noProof/>
            <w:sz w:val="24"/>
          </w:rPr>
          <w:t>then said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62" w:author="Author">
        <w:r w:rsidRPr="00901CCE">
          <w:rPr>
            <w:rFonts w:ascii="Trebuchet MS" w:hAnsi="Trebuchet MS"/>
            <w:noProof/>
            <w:sz w:val="24"/>
          </w:rPr>
          <w:delText>say to Ko′rah</w:delText>
        </w:r>
      </w:del>
      <w:ins w:id="63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 xml:space="preserve">: “Listen, please, </w:t>
      </w:r>
      <w:del w:id="64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65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sons of Le′vi. </w:t>
      </w:r>
      <w:r w:rsidRPr="00901CCE">
        <w:rPr>
          <w:rFonts w:ascii="Trebuchet MS" w:hAnsi="Trebuchet MS"/>
          <w:b/>
          <w:noProof/>
          <w:sz w:val="24"/>
        </w:rPr>
        <w:t xml:space="preserve">16:9 </w:t>
      </w:r>
      <w:del w:id="66" w:author="Author">
        <w:r w:rsidRPr="00901CCE">
          <w:rPr>
            <w:rFonts w:ascii="Trebuchet MS" w:hAnsi="Trebuchet MS"/>
            <w:noProof/>
            <w:sz w:val="24"/>
          </w:rPr>
          <w:delText>Is</w:delText>
        </w:r>
      </w:del>
      <w:ins w:id="67" w:author="Author">
        <w:r w:rsidRPr="00901CCE">
          <w:rPr>
            <w:rFonts w:ascii="Trebuchet MS" w:hAnsi="Trebuchet MS"/>
            <w:noProof/>
            <w:sz w:val="24"/>
          </w:rPr>
          <w:t>Does</w:t>
        </w:r>
      </w:ins>
      <w:r w:rsidRPr="00901CCE">
        <w:rPr>
          <w:rFonts w:ascii="Trebuchet MS" w:hAnsi="Trebuchet MS"/>
          <w:noProof/>
          <w:sz w:val="24"/>
        </w:rPr>
        <w:t xml:space="preserve"> it </w:t>
      </w:r>
      <w:ins w:id="68" w:author="Author">
        <w:r w:rsidRPr="00901CCE">
          <w:rPr>
            <w:rFonts w:ascii="Trebuchet MS" w:hAnsi="Trebuchet MS"/>
            <w:noProof/>
            <w:sz w:val="24"/>
          </w:rPr>
          <w:t xml:space="preserve">seem to you </w:t>
        </w:r>
      </w:ins>
      <w:r w:rsidRPr="00901CCE">
        <w:rPr>
          <w:rFonts w:ascii="Trebuchet MS" w:hAnsi="Trebuchet MS"/>
          <w:noProof/>
          <w:sz w:val="24"/>
        </w:rPr>
        <w:t xml:space="preserve">such a little thing </w:t>
      </w:r>
      <w:del w:id="69" w:author="Author">
        <w:r w:rsidRPr="00901CCE">
          <w:rPr>
            <w:rFonts w:ascii="Trebuchet MS" w:hAnsi="Trebuchet MS"/>
            <w:noProof/>
            <w:sz w:val="24"/>
          </w:rPr>
          <w:delText xml:space="preserve">for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men </w:delText>
        </w:r>
      </w:del>
      <w:r w:rsidRPr="00901CCE">
        <w:rPr>
          <w:rFonts w:ascii="Trebuchet MS" w:hAnsi="Trebuchet MS"/>
          <w:noProof/>
          <w:sz w:val="24"/>
        </w:rPr>
        <w:t xml:space="preserve">that the God of Israel has separated </w:t>
      </w:r>
      <w:del w:id="70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men</w:delText>
        </w:r>
      </w:del>
      <w:ins w:id="71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from the assembly of Israel </w:t>
      </w:r>
      <w:del w:id="72" w:author="Author">
        <w:r w:rsidRPr="00901CCE">
          <w:rPr>
            <w:rFonts w:ascii="Trebuchet MS" w:hAnsi="Trebuchet MS"/>
            <w:noProof/>
            <w:sz w:val="24"/>
          </w:rPr>
          <w:delText xml:space="preserve">to present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73" w:author="Author">
        <w:r w:rsidRPr="00901CCE">
          <w:rPr>
            <w:rFonts w:ascii="Trebuchet MS" w:hAnsi="Trebuchet MS"/>
            <w:noProof/>
            <w:sz w:val="24"/>
          </w:rPr>
          <w:t>and allowed you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74" w:author="Author">
        <w:r w:rsidRPr="00901CCE">
          <w:rPr>
            <w:rFonts w:ascii="Trebuchet MS" w:hAnsi="Trebuchet MS"/>
            <w:noProof/>
            <w:sz w:val="24"/>
          </w:rPr>
          <w:delText>himself</w:delText>
        </w:r>
      </w:del>
      <w:ins w:id="75" w:author="Author">
        <w:r w:rsidRPr="00901CCE">
          <w:rPr>
            <w:rFonts w:ascii="Trebuchet MS" w:hAnsi="Trebuchet MS"/>
            <w:noProof/>
            <w:sz w:val="24"/>
          </w:rPr>
          <w:t>approach him in order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76" w:author="Author">
        <w:r w:rsidRPr="00901CCE">
          <w:rPr>
            <w:rFonts w:ascii="Trebuchet MS" w:hAnsi="Trebuchet MS"/>
            <w:noProof/>
            <w:sz w:val="24"/>
          </w:rPr>
          <w:delText>carry on</w:delText>
        </w:r>
      </w:del>
      <w:ins w:id="77" w:author="Author">
        <w:r w:rsidRPr="00901CCE">
          <w:rPr>
            <w:rFonts w:ascii="Trebuchet MS" w:hAnsi="Trebuchet MS"/>
            <w:noProof/>
            <w:sz w:val="24"/>
          </w:rPr>
          <w:t>perform</w:t>
        </w:r>
      </w:ins>
      <w:r w:rsidRPr="00901CCE">
        <w:rPr>
          <w:rFonts w:ascii="Trebuchet MS" w:hAnsi="Trebuchet MS"/>
          <w:noProof/>
          <w:sz w:val="24"/>
        </w:rPr>
        <w:t xml:space="preserve"> the service of Jehovah’s tabernacle and to stand before the assembly to minister to them, </w:t>
      </w:r>
      <w:r w:rsidRPr="00901CCE">
        <w:rPr>
          <w:rFonts w:ascii="Trebuchet MS" w:hAnsi="Trebuchet MS"/>
          <w:b/>
          <w:noProof/>
          <w:sz w:val="24"/>
        </w:rPr>
        <w:t xml:space="preserve">16:10 </w:t>
      </w:r>
      <w:r w:rsidRPr="00901CCE">
        <w:rPr>
          <w:rFonts w:ascii="Trebuchet MS" w:hAnsi="Trebuchet MS"/>
          <w:noProof/>
          <w:sz w:val="24"/>
        </w:rPr>
        <w:t xml:space="preserve">and that he </w:t>
      </w:r>
      <w:del w:id="78" w:author="Author">
        <w:r w:rsidRPr="00901CCE">
          <w:rPr>
            <w:rFonts w:ascii="Trebuchet MS" w:hAnsi="Trebuchet MS"/>
            <w:noProof/>
            <w:sz w:val="24"/>
          </w:rPr>
          <w:delText>should bring</w:delText>
        </w:r>
      </w:del>
      <w:ins w:id="79" w:author="Author">
        <w:r w:rsidRPr="00901CCE">
          <w:rPr>
            <w:rFonts w:ascii="Trebuchet MS" w:hAnsi="Trebuchet MS"/>
            <w:noProof/>
            <w:sz w:val="24"/>
          </w:rPr>
          <w:t>brought</w:t>
        </w:r>
      </w:ins>
      <w:r w:rsidRPr="00901CCE">
        <w:rPr>
          <w:rFonts w:ascii="Trebuchet MS" w:hAnsi="Trebuchet MS"/>
          <w:noProof/>
          <w:sz w:val="24"/>
        </w:rPr>
        <w:t xml:space="preserve"> you </w:t>
      </w:r>
      <w:del w:id="80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81" w:author="Author">
        <w:r w:rsidRPr="00901CCE">
          <w:rPr>
            <w:rFonts w:ascii="Trebuchet MS" w:hAnsi="Trebuchet MS"/>
            <w:noProof/>
            <w:sz w:val="24"/>
          </w:rPr>
          <w:t>near to him along with</w:t>
        </w:r>
      </w:ins>
      <w:r w:rsidRPr="00901CCE">
        <w:rPr>
          <w:rFonts w:ascii="Trebuchet MS" w:hAnsi="Trebuchet MS"/>
          <w:noProof/>
          <w:sz w:val="24"/>
        </w:rPr>
        <w:t xml:space="preserve"> all your brothers</w:t>
      </w:r>
      <w:ins w:id="82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the sons of Le′vi</w:t>
      </w:r>
      <w:del w:id="83" w:author="Author">
        <w:r w:rsidRPr="00901CCE">
          <w:rPr>
            <w:rFonts w:ascii="Trebuchet MS" w:hAnsi="Trebuchet MS"/>
            <w:noProof/>
            <w:sz w:val="24"/>
          </w:rPr>
          <w:delText xml:space="preserve"> with</w:delText>
        </w:r>
      </w:del>
      <w:ins w:id="84" w:author="Author">
        <w:r w:rsidRPr="00901CCE">
          <w:rPr>
            <w:rFonts w:ascii="Trebuchet MS" w:hAnsi="Trebuchet MS"/>
            <w:noProof/>
            <w:sz w:val="24"/>
          </w:rPr>
          <w:t>? Must</w:t>
        </w:r>
      </w:ins>
      <w:r w:rsidRPr="00901CCE">
        <w:rPr>
          <w:rFonts w:ascii="Trebuchet MS" w:hAnsi="Trebuchet MS"/>
          <w:noProof/>
          <w:sz w:val="24"/>
        </w:rPr>
        <w:t xml:space="preserve"> you </w:t>
      </w:r>
      <w:del w:id="85" w:author="Author">
        <w:r w:rsidRPr="00901CCE">
          <w:rPr>
            <w:rFonts w:ascii="Trebuchet MS" w:hAnsi="Trebuchet MS"/>
            <w:noProof/>
            <w:sz w:val="24"/>
          </w:rPr>
          <w:delText xml:space="preserve">near? So must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men </w:delText>
        </w:r>
      </w:del>
      <w:r w:rsidRPr="00901CCE">
        <w:rPr>
          <w:rFonts w:ascii="Trebuchet MS" w:hAnsi="Trebuchet MS"/>
          <w:noProof/>
          <w:sz w:val="24"/>
        </w:rPr>
        <w:t xml:space="preserve">also try to secure the priesthood? </w:t>
      </w:r>
      <w:r w:rsidRPr="00901CCE">
        <w:rPr>
          <w:rFonts w:ascii="Trebuchet MS" w:hAnsi="Trebuchet MS"/>
          <w:b/>
          <w:noProof/>
          <w:sz w:val="24"/>
        </w:rPr>
        <w:t xml:space="preserve">16:11 </w:t>
      </w:r>
      <w:r w:rsidRPr="00901CCE">
        <w:rPr>
          <w:rFonts w:ascii="Trebuchet MS" w:hAnsi="Trebuchet MS"/>
          <w:noProof/>
          <w:sz w:val="24"/>
        </w:rPr>
        <w:t xml:space="preserve">For </w:t>
      </w:r>
      <w:del w:id="86" w:author="Author">
        <w:r w:rsidRPr="00901CCE">
          <w:rPr>
            <w:rFonts w:ascii="Trebuchet MS" w:hAnsi="Trebuchet MS"/>
            <w:noProof/>
            <w:sz w:val="24"/>
          </w:rPr>
          <w:delText>that</w:delText>
        </w:r>
      </w:del>
      <w:ins w:id="87" w:author="Author">
        <w:r w:rsidRPr="00901CCE">
          <w:rPr>
            <w:rFonts w:ascii="Trebuchet MS" w:hAnsi="Trebuchet MS"/>
            <w:noProof/>
            <w:sz w:val="24"/>
          </w:rPr>
          <w:t>this</w:t>
        </w:r>
      </w:ins>
      <w:r w:rsidRPr="00901CCE">
        <w:rPr>
          <w:rFonts w:ascii="Trebuchet MS" w:hAnsi="Trebuchet MS"/>
          <w:noProof/>
          <w:sz w:val="24"/>
        </w:rPr>
        <w:t xml:space="preserve"> reason</w:t>
      </w:r>
      <w:ins w:id="88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you and all your </w:t>
      </w:r>
      <w:del w:id="89" w:author="Author">
        <w:r w:rsidRPr="00901CCE">
          <w:rPr>
            <w:rFonts w:ascii="Trebuchet MS" w:hAnsi="Trebuchet MS"/>
            <w:noProof/>
            <w:sz w:val="24"/>
          </w:rPr>
          <w:delText>assembly</w:delText>
        </w:r>
      </w:del>
      <w:ins w:id="90" w:author="Author">
        <w:r w:rsidRPr="00901CCE">
          <w:rPr>
            <w:rFonts w:ascii="Trebuchet MS" w:hAnsi="Trebuchet MS"/>
            <w:noProof/>
            <w:sz w:val="24"/>
          </w:rPr>
          <w:t>supporters</w:t>
        </w:r>
      </w:ins>
      <w:r w:rsidRPr="00901CCE">
        <w:rPr>
          <w:rFonts w:ascii="Trebuchet MS" w:hAnsi="Trebuchet MS"/>
          <w:noProof/>
          <w:sz w:val="24"/>
        </w:rPr>
        <w:t xml:space="preserve"> who are gathering together are against Jehovah. As for Aaron, </w:t>
      </w:r>
      <w:del w:id="91" w:author="Author">
        <w:r w:rsidRPr="00901CCE">
          <w:rPr>
            <w:rFonts w:ascii="Trebuchet MS" w:hAnsi="Trebuchet MS"/>
            <w:noProof/>
            <w:sz w:val="24"/>
          </w:rPr>
          <w:delText>what</w:delText>
        </w:r>
      </w:del>
      <w:ins w:id="92" w:author="Author">
        <w:r w:rsidRPr="00901CCE">
          <w:rPr>
            <w:rFonts w:ascii="Trebuchet MS" w:hAnsi="Trebuchet MS"/>
            <w:noProof/>
            <w:sz w:val="24"/>
          </w:rPr>
          <w:t>who</w:t>
        </w:r>
      </w:ins>
      <w:r w:rsidRPr="00901CCE">
        <w:rPr>
          <w:rFonts w:ascii="Trebuchet MS" w:hAnsi="Trebuchet MS"/>
          <w:noProof/>
          <w:sz w:val="24"/>
        </w:rPr>
        <w:t xml:space="preserve"> is he that </w:t>
      </w:r>
      <w:del w:id="93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men</w:delText>
        </w:r>
      </w:del>
      <w:ins w:id="94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should murmur against him?”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lastRenderedPageBreak/>
        <w:t xml:space="preserve">16:12 </w:t>
      </w:r>
      <w:del w:id="95" w:author="Author">
        <w:r w:rsidRPr="00901CCE">
          <w:rPr>
            <w:rFonts w:ascii="Trebuchet MS" w:hAnsi="Trebuchet MS"/>
            <w:noProof/>
            <w:sz w:val="24"/>
          </w:rPr>
          <w:delText xml:space="preserve">Later </w:delText>
        </w:r>
      </w:del>
      <w:r w:rsidRPr="00901CCE">
        <w:rPr>
          <w:rFonts w:ascii="Trebuchet MS" w:hAnsi="Trebuchet MS"/>
          <w:noProof/>
          <w:sz w:val="24"/>
        </w:rPr>
        <w:t xml:space="preserve">Moses </w:t>
      </w:r>
      <w:ins w:id="96" w:author="Author">
        <w:r w:rsidRPr="00901CCE">
          <w:rPr>
            <w:rFonts w:ascii="Trebuchet MS" w:hAnsi="Trebuchet MS"/>
            <w:noProof/>
            <w:sz w:val="24"/>
          </w:rPr>
          <w:t xml:space="preserve">later </w:t>
        </w:r>
      </w:ins>
      <w:r w:rsidRPr="00901CCE">
        <w:rPr>
          <w:rFonts w:ascii="Trebuchet MS" w:hAnsi="Trebuchet MS"/>
          <w:noProof/>
          <w:sz w:val="24"/>
        </w:rPr>
        <w:t xml:space="preserve">sent </w:t>
      </w:r>
      <w:del w:id="97" w:author="Author">
        <w:r w:rsidRPr="00901CCE">
          <w:rPr>
            <w:rFonts w:ascii="Trebuchet MS" w:hAnsi="Trebuchet MS"/>
            <w:noProof/>
            <w:sz w:val="24"/>
          </w:rPr>
          <w:delText>to call</w:delText>
        </w:r>
      </w:del>
      <w:ins w:id="98" w:author="Author">
        <w:r w:rsidRPr="00901CCE">
          <w:rPr>
            <w:rFonts w:ascii="Trebuchet MS" w:hAnsi="Trebuchet MS"/>
            <w:noProof/>
            <w:sz w:val="24"/>
          </w:rPr>
          <w:t>for</w:t>
        </w:r>
      </w:ins>
      <w:r w:rsidRPr="00901CCE">
        <w:rPr>
          <w:rFonts w:ascii="Trebuchet MS" w:hAnsi="Trebuchet MS"/>
          <w:noProof/>
          <w:sz w:val="24"/>
        </w:rPr>
        <w:t xml:space="preserve"> Da′than and A·bi′ram the sons of E·li′ab, but they said: “We are not going to come</w:t>
      </w:r>
      <w:del w:id="99" w:author="Author">
        <w:r w:rsidRPr="00901CCE">
          <w:rPr>
            <w:rFonts w:ascii="Trebuchet MS" w:hAnsi="Trebuchet MS"/>
            <w:noProof/>
            <w:sz w:val="24"/>
          </w:rPr>
          <w:delText xml:space="preserve"> up</w:delText>
        </w:r>
      </w:del>
      <w:r w:rsidRPr="00901CCE">
        <w:rPr>
          <w:rFonts w:ascii="Trebuchet MS" w:hAnsi="Trebuchet MS"/>
          <w:noProof/>
          <w:sz w:val="24"/>
        </w:rPr>
        <w:t xml:space="preserve">! </w:t>
      </w:r>
      <w:r w:rsidRPr="00901CCE">
        <w:rPr>
          <w:rFonts w:ascii="Trebuchet MS" w:hAnsi="Trebuchet MS"/>
          <w:b/>
          <w:noProof/>
          <w:sz w:val="24"/>
        </w:rPr>
        <w:t xml:space="preserve">16:13 </w:t>
      </w:r>
      <w:r w:rsidRPr="00901CCE">
        <w:rPr>
          <w:rFonts w:ascii="Trebuchet MS" w:hAnsi="Trebuchet MS"/>
          <w:noProof/>
          <w:sz w:val="24"/>
        </w:rPr>
        <w:t>Is it so little a thing that you have brought us up out of a land flowing with milk and honey to put us to death in the wilderness</w:t>
      </w:r>
      <w:del w:id="100" w:author="Author">
        <w:r w:rsidRPr="00901CCE">
          <w:rPr>
            <w:rFonts w:ascii="Trebuchet MS" w:hAnsi="Trebuchet MS"/>
            <w:noProof/>
            <w:sz w:val="24"/>
          </w:rPr>
          <w:delText>, that</w:delText>
        </w:r>
      </w:del>
      <w:ins w:id="101" w:author="Author">
        <w:r w:rsidRPr="00901CCE">
          <w:rPr>
            <w:rFonts w:ascii="Trebuchet MS" w:hAnsi="Trebuchet MS"/>
            <w:noProof/>
            <w:sz w:val="24"/>
          </w:rPr>
          <w:t>? Now do</w:t>
        </w:r>
      </w:ins>
      <w:r w:rsidRPr="00901CCE">
        <w:rPr>
          <w:rFonts w:ascii="Trebuchet MS" w:hAnsi="Trebuchet MS"/>
          <w:noProof/>
          <w:sz w:val="24"/>
        </w:rPr>
        <w:t xml:space="preserve"> you </w:t>
      </w:r>
      <w:del w:id="102" w:author="Author">
        <w:r w:rsidRPr="00901CCE">
          <w:rPr>
            <w:rFonts w:ascii="Trebuchet MS" w:hAnsi="Trebuchet MS"/>
            <w:noProof/>
            <w:sz w:val="24"/>
          </w:rPr>
          <w:delText xml:space="preserve">should </w:delText>
        </w:r>
      </w:del>
      <w:r w:rsidRPr="00901CCE">
        <w:rPr>
          <w:rFonts w:ascii="Trebuchet MS" w:hAnsi="Trebuchet MS"/>
          <w:noProof/>
          <w:sz w:val="24"/>
        </w:rPr>
        <w:t xml:space="preserve">also </w:t>
      </w:r>
      <w:del w:id="103" w:author="Author">
        <w:r w:rsidRPr="00901CCE">
          <w:rPr>
            <w:rFonts w:ascii="Trebuchet MS" w:hAnsi="Trebuchet MS"/>
            <w:noProof/>
            <w:sz w:val="24"/>
          </w:rPr>
          <w:delText>try</w:delText>
        </w:r>
      </w:del>
      <w:ins w:id="104" w:author="Author">
        <w:r w:rsidRPr="00901CCE">
          <w:rPr>
            <w:rFonts w:ascii="Trebuchet MS" w:hAnsi="Trebuchet MS"/>
            <w:noProof/>
            <w:sz w:val="24"/>
          </w:rPr>
          <w:t>want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105" w:author="Author">
        <w:r w:rsidRPr="00901CCE">
          <w:rPr>
            <w:rFonts w:ascii="Trebuchet MS" w:hAnsi="Trebuchet MS"/>
            <w:noProof/>
            <w:sz w:val="24"/>
          </w:rPr>
          <w:delText>play the prince</w:delText>
        </w:r>
      </w:del>
      <w:ins w:id="106" w:author="Author">
        <w:r w:rsidRPr="00901CCE">
          <w:rPr>
            <w:rFonts w:ascii="Trebuchet MS" w:hAnsi="Trebuchet MS"/>
            <w:noProof/>
            <w:sz w:val="24"/>
          </w:rPr>
          <w:t>make yourself an absolute ruler</w:t>
        </w:r>
      </w:ins>
      <w:r w:rsidRPr="00901CCE">
        <w:rPr>
          <w:rFonts w:ascii="Trebuchet MS" w:hAnsi="Trebuchet MS"/>
          <w:noProof/>
          <w:sz w:val="24"/>
        </w:rPr>
        <w:t xml:space="preserve"> over us</w:t>
      </w:r>
      <w:del w:id="107" w:author="Author">
        <w:r w:rsidRPr="00901CCE">
          <w:rPr>
            <w:rFonts w:ascii="Trebuchet MS" w:hAnsi="Trebuchet MS"/>
            <w:noProof/>
            <w:sz w:val="24"/>
          </w:rPr>
          <w:delText xml:space="preserve"> to the limit</w:delText>
        </w:r>
      </w:del>
      <w:r w:rsidRPr="00901CCE">
        <w:rPr>
          <w:rFonts w:ascii="Trebuchet MS" w:hAnsi="Trebuchet MS"/>
          <w:noProof/>
          <w:sz w:val="24"/>
        </w:rPr>
        <w:t>?</w:t>
      </w:r>
      <w:ins w:id="108" w:author="Author">
        <w:r w:rsidRPr="00901CC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01CCE">
        <w:rPr>
          <w:rFonts w:ascii="Trebuchet MS" w:hAnsi="Trebuchet MS"/>
          <w:noProof/>
          <w:sz w:val="24"/>
        </w:rPr>
        <w:t xml:space="preserve"> </w:t>
      </w:r>
      <w:r w:rsidRPr="00901CCE">
        <w:rPr>
          <w:rFonts w:ascii="Trebuchet MS" w:hAnsi="Trebuchet MS"/>
          <w:b/>
          <w:noProof/>
          <w:sz w:val="24"/>
        </w:rPr>
        <w:t xml:space="preserve">16:14 </w:t>
      </w:r>
      <w:r w:rsidRPr="00901CCE">
        <w:rPr>
          <w:rFonts w:ascii="Trebuchet MS" w:hAnsi="Trebuchet MS"/>
          <w:noProof/>
          <w:sz w:val="24"/>
        </w:rPr>
        <w:t>As it is, you have not brought us into any land flowing with milk and honey</w:t>
      </w:r>
      <w:del w:id="111" w:author="Author">
        <w:r w:rsidRPr="00901CCE">
          <w:rPr>
            <w:rFonts w:ascii="Trebuchet MS" w:hAnsi="Trebuchet MS"/>
            <w:noProof/>
            <w:sz w:val="24"/>
          </w:rPr>
          <w:delText>, that you may give</w:delText>
        </w:r>
      </w:del>
      <w:ins w:id="112" w:author="Author">
        <w:r w:rsidRPr="00901CCE">
          <w:rPr>
            <w:rFonts w:ascii="Trebuchet MS" w:hAnsi="Trebuchet MS"/>
            <w:noProof/>
            <w:sz w:val="24"/>
          </w:rPr>
          <w:t xml:space="preserve"> or given</w:t>
        </w:r>
      </w:ins>
      <w:r w:rsidRPr="00901CCE">
        <w:rPr>
          <w:rFonts w:ascii="Trebuchet MS" w:hAnsi="Trebuchet MS"/>
          <w:noProof/>
          <w:sz w:val="24"/>
        </w:rPr>
        <w:t xml:space="preserve"> us an inheritance of field and vineyard. </w:t>
      </w:r>
      <w:del w:id="113" w:author="Author">
        <w:r w:rsidRPr="00901CCE">
          <w:rPr>
            <w:rFonts w:ascii="Trebuchet MS" w:hAnsi="Trebuchet MS"/>
            <w:noProof/>
            <w:sz w:val="24"/>
          </w:rPr>
          <w:delText>Is it</w:delText>
        </w:r>
      </w:del>
      <w:ins w:id="114" w:author="Author">
        <w:r w:rsidRPr="00901CCE">
          <w:rPr>
            <w:rFonts w:ascii="Trebuchet MS" w:hAnsi="Trebuchet MS"/>
            <w:noProof/>
            <w:sz w:val="24"/>
          </w:rPr>
          <w:t>Would you bore out</w:t>
        </w:r>
      </w:ins>
      <w:r w:rsidRPr="00901CCE">
        <w:rPr>
          <w:rFonts w:ascii="Trebuchet MS" w:hAnsi="Trebuchet MS"/>
          <w:noProof/>
          <w:sz w:val="24"/>
        </w:rPr>
        <w:t xml:space="preserve"> the eyes of those men</w:t>
      </w:r>
      <w:del w:id="115" w:author="Author">
        <w:r w:rsidRPr="00901CCE">
          <w:rPr>
            <w:rFonts w:ascii="Trebuchet MS" w:hAnsi="Trebuchet MS"/>
            <w:noProof/>
            <w:sz w:val="24"/>
          </w:rPr>
          <w:delText xml:space="preserve"> that you want to bore out</w:delText>
        </w:r>
      </w:del>
      <w:r w:rsidRPr="00901CCE">
        <w:rPr>
          <w:rFonts w:ascii="Trebuchet MS" w:hAnsi="Trebuchet MS"/>
          <w:noProof/>
          <w:sz w:val="24"/>
        </w:rPr>
        <w:t>? We are not going to come</w:t>
      </w:r>
      <w:del w:id="116" w:author="Author">
        <w:r w:rsidRPr="00901CCE">
          <w:rPr>
            <w:rFonts w:ascii="Trebuchet MS" w:hAnsi="Trebuchet MS"/>
            <w:noProof/>
            <w:sz w:val="24"/>
          </w:rPr>
          <w:delText xml:space="preserve"> up</w:delText>
        </w:r>
      </w:del>
      <w:r w:rsidRPr="00901CCE">
        <w:rPr>
          <w:rFonts w:ascii="Trebuchet MS" w:hAnsi="Trebuchet MS"/>
          <w:noProof/>
          <w:sz w:val="24"/>
        </w:rPr>
        <w:t>!”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16:15 </w:t>
      </w:r>
      <w:del w:id="117" w:author="Author">
        <w:r w:rsidRPr="00901CCE">
          <w:rPr>
            <w:rFonts w:ascii="Trebuchet MS" w:hAnsi="Trebuchet MS"/>
            <w:noProof/>
            <w:sz w:val="24"/>
          </w:rPr>
          <w:delText>At this</w:delText>
        </w:r>
      </w:del>
      <w:ins w:id="118" w:author="Author">
        <w:r w:rsidRPr="00901CCE">
          <w:rPr>
            <w:rFonts w:ascii="Trebuchet MS" w:hAnsi="Trebuchet MS"/>
            <w:noProof/>
            <w:sz w:val="24"/>
          </w:rPr>
          <w:t>So</w:t>
        </w:r>
      </w:ins>
      <w:r w:rsidRPr="00901CCE">
        <w:rPr>
          <w:rFonts w:ascii="Trebuchet MS" w:hAnsi="Trebuchet MS"/>
          <w:noProof/>
          <w:sz w:val="24"/>
        </w:rPr>
        <w:t xml:space="preserve"> Moses became very angry and said to Jehovah: “Do not turn to look at their grain offering. Not one </w:t>
      </w:r>
      <w:del w:id="119" w:author="Author">
        <w:r w:rsidRPr="00901CCE">
          <w:rPr>
            <w:rFonts w:ascii="Trebuchet MS" w:hAnsi="Trebuchet MS"/>
            <w:noProof/>
            <w:sz w:val="24"/>
          </w:rPr>
          <w:delText>male ass</w:delText>
        </w:r>
      </w:del>
      <w:ins w:id="120" w:author="Author">
        <w:r w:rsidRPr="00901CCE">
          <w:rPr>
            <w:rFonts w:ascii="Trebuchet MS" w:hAnsi="Trebuchet MS"/>
            <w:noProof/>
            <w:sz w:val="24"/>
          </w:rPr>
          <w:t>donkey</w:t>
        </w:r>
      </w:ins>
      <w:r w:rsidRPr="00901CCE">
        <w:rPr>
          <w:rFonts w:ascii="Trebuchet MS" w:hAnsi="Trebuchet MS"/>
          <w:noProof/>
          <w:sz w:val="24"/>
        </w:rPr>
        <w:t xml:space="preserve"> have I taken away from them, nor have I harmed one of them.”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16:16 </w:t>
      </w:r>
      <w:r w:rsidRPr="00901CCE">
        <w:rPr>
          <w:rFonts w:ascii="Trebuchet MS" w:hAnsi="Trebuchet MS"/>
          <w:noProof/>
          <w:sz w:val="24"/>
        </w:rPr>
        <w:t xml:space="preserve">Then Moses said to </w:t>
      </w:r>
      <w:del w:id="121" w:author="Author">
        <w:r w:rsidRPr="00901CCE">
          <w:rPr>
            <w:rFonts w:ascii="Trebuchet MS" w:hAnsi="Trebuchet MS"/>
            <w:noProof/>
            <w:sz w:val="24"/>
          </w:rPr>
          <w:delText>Ko′rah: “You and</w:delText>
        </w:r>
      </w:del>
      <w:ins w:id="122" w:author="Author">
        <w:r w:rsidRPr="00901CCE">
          <w:rPr>
            <w:rFonts w:ascii="Trebuchet MS" w:hAnsi="Trebuchet MS"/>
            <w:noProof/>
            <w:sz w:val="24"/>
          </w:rPr>
          <w:t>Kor′ah: “Present yourself with</w:t>
        </w:r>
      </w:ins>
      <w:r w:rsidRPr="00901CCE">
        <w:rPr>
          <w:rFonts w:ascii="Trebuchet MS" w:hAnsi="Trebuchet MS"/>
          <w:noProof/>
          <w:sz w:val="24"/>
        </w:rPr>
        <w:t xml:space="preserve"> all your </w:t>
      </w:r>
      <w:del w:id="123" w:author="Author">
        <w:r w:rsidRPr="00901CCE">
          <w:rPr>
            <w:rFonts w:ascii="Trebuchet MS" w:hAnsi="Trebuchet MS"/>
            <w:noProof/>
            <w:sz w:val="24"/>
          </w:rPr>
          <w:delText>assembly, be present</w:delText>
        </w:r>
      </w:del>
      <w:ins w:id="124" w:author="Author">
        <w:r w:rsidRPr="00901CCE">
          <w:rPr>
            <w:rFonts w:ascii="Trebuchet MS" w:hAnsi="Trebuchet MS"/>
            <w:noProof/>
            <w:sz w:val="24"/>
          </w:rPr>
          <w:t>supporters</w:t>
        </w:r>
      </w:ins>
      <w:r w:rsidRPr="00901CCE">
        <w:rPr>
          <w:rFonts w:ascii="Trebuchet MS" w:hAnsi="Trebuchet MS"/>
          <w:noProof/>
          <w:sz w:val="24"/>
        </w:rPr>
        <w:t xml:space="preserve"> before Jehovah</w:t>
      </w:r>
      <w:ins w:id="125" w:author="Author">
        <w:r w:rsidRPr="00901CCE">
          <w:rPr>
            <w:rFonts w:ascii="Trebuchet MS" w:hAnsi="Trebuchet MS"/>
            <w:noProof/>
            <w:sz w:val="24"/>
          </w:rPr>
          <w:t xml:space="preserve"> tomorrow</w:t>
        </w:r>
      </w:ins>
      <w:r w:rsidRPr="00901CCE">
        <w:rPr>
          <w:rFonts w:ascii="Trebuchet MS" w:hAnsi="Trebuchet MS"/>
          <w:noProof/>
          <w:sz w:val="24"/>
        </w:rPr>
        <w:t>, you and they and Aaron</w:t>
      </w:r>
      <w:del w:id="126" w:author="Author">
        <w:r w:rsidRPr="00901CCE">
          <w:rPr>
            <w:rFonts w:ascii="Trebuchet MS" w:hAnsi="Trebuchet MS"/>
            <w:noProof/>
            <w:sz w:val="24"/>
          </w:rPr>
          <w:delText>, tomorrow</w:delText>
        </w:r>
      </w:del>
      <w:r w:rsidRPr="00901CCE">
        <w:rPr>
          <w:rFonts w:ascii="Trebuchet MS" w:hAnsi="Trebuchet MS"/>
          <w:noProof/>
          <w:sz w:val="24"/>
        </w:rPr>
        <w:t xml:space="preserve">. </w:t>
      </w:r>
      <w:r w:rsidRPr="00901CCE">
        <w:rPr>
          <w:rFonts w:ascii="Trebuchet MS" w:hAnsi="Trebuchet MS"/>
          <w:b/>
          <w:noProof/>
          <w:sz w:val="24"/>
        </w:rPr>
        <w:t xml:space="preserve">16:17 </w:t>
      </w:r>
      <w:del w:id="127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128" w:author="Author">
        <w:r w:rsidRPr="00901CCE">
          <w:rPr>
            <w:rFonts w:ascii="Trebuchet MS" w:hAnsi="Trebuchet MS"/>
            <w:noProof/>
            <w:sz w:val="24"/>
          </w:rPr>
          <w:t>Each one should</w:t>
        </w:r>
      </w:ins>
      <w:r w:rsidRPr="00901CCE">
        <w:rPr>
          <w:rFonts w:ascii="Trebuchet MS" w:hAnsi="Trebuchet MS"/>
          <w:noProof/>
          <w:sz w:val="24"/>
        </w:rPr>
        <w:t xml:space="preserve"> take </w:t>
      </w:r>
      <w:del w:id="129" w:author="Author">
        <w:r w:rsidRPr="00901CCE">
          <w:rPr>
            <w:rFonts w:ascii="Trebuchet MS" w:hAnsi="Trebuchet MS"/>
            <w:noProof/>
            <w:sz w:val="24"/>
          </w:rPr>
          <w:delText xml:space="preserve">each one </w:delText>
        </w:r>
      </w:del>
      <w:r w:rsidRPr="00901CCE">
        <w:rPr>
          <w:rFonts w:ascii="Trebuchet MS" w:hAnsi="Trebuchet MS"/>
          <w:noProof/>
          <w:sz w:val="24"/>
        </w:rPr>
        <w:t>his fire holder</w:t>
      </w:r>
      <w:del w:id="130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r w:rsidRPr="00901CCE">
        <w:rPr>
          <w:rFonts w:ascii="Trebuchet MS" w:hAnsi="Trebuchet MS"/>
          <w:noProof/>
          <w:sz w:val="24"/>
        </w:rPr>
        <w:t xml:space="preserve"> and </w:t>
      </w:r>
      <w:del w:id="131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1CCE">
          <w:rPr>
            <w:rFonts w:ascii="Trebuchet MS" w:hAnsi="Trebuchet MS"/>
            <w:noProof/>
            <w:sz w:val="24"/>
          </w:rPr>
          <w:delText xml:space="preserve"> men must </w:delText>
        </w:r>
      </w:del>
      <w:r w:rsidRPr="00901CCE">
        <w:rPr>
          <w:rFonts w:ascii="Trebuchet MS" w:hAnsi="Trebuchet MS"/>
          <w:noProof/>
          <w:sz w:val="24"/>
        </w:rPr>
        <w:t xml:space="preserve">put incense </w:t>
      </w:r>
      <w:del w:id="132" w:author="Author">
        <w:r w:rsidRPr="00901CCE">
          <w:rPr>
            <w:rFonts w:ascii="Trebuchet MS" w:hAnsi="Trebuchet MS"/>
            <w:noProof/>
            <w:sz w:val="24"/>
          </w:rPr>
          <w:delText>upon them</w:delText>
        </w:r>
      </w:del>
      <w:ins w:id="133" w:author="Author">
        <w:r w:rsidRPr="00901CCE">
          <w:rPr>
            <w:rFonts w:ascii="Trebuchet MS" w:hAnsi="Trebuchet MS"/>
            <w:noProof/>
            <w:sz w:val="24"/>
          </w:rPr>
          <w:t>on it,</w:t>
        </w:r>
      </w:ins>
      <w:r w:rsidRPr="00901CCE">
        <w:rPr>
          <w:rFonts w:ascii="Trebuchet MS" w:hAnsi="Trebuchet MS"/>
          <w:noProof/>
          <w:sz w:val="24"/>
        </w:rPr>
        <w:t xml:space="preserve"> and </w:t>
      </w:r>
      <w:ins w:id="134" w:author="Author">
        <w:r w:rsidRPr="00901CCE">
          <w:rPr>
            <w:rFonts w:ascii="Trebuchet MS" w:hAnsi="Trebuchet MS"/>
            <w:noProof/>
            <w:sz w:val="24"/>
          </w:rPr>
          <w:t xml:space="preserve">each will </w:t>
        </w:r>
      </w:ins>
      <w:r w:rsidRPr="00901CCE">
        <w:rPr>
          <w:rFonts w:ascii="Trebuchet MS" w:hAnsi="Trebuchet MS"/>
          <w:noProof/>
          <w:sz w:val="24"/>
        </w:rPr>
        <w:t xml:space="preserve">present </w:t>
      </w:r>
      <w:del w:id="135" w:author="Author">
        <w:r w:rsidRPr="00901CCE">
          <w:rPr>
            <w:rFonts w:ascii="Trebuchet MS" w:hAnsi="Trebuchet MS"/>
            <w:noProof/>
            <w:sz w:val="24"/>
          </w:rPr>
          <w:delText xml:space="preserve">each one </w:delText>
        </w:r>
      </w:del>
      <w:r w:rsidRPr="00901CCE">
        <w:rPr>
          <w:rFonts w:ascii="Trebuchet MS" w:hAnsi="Trebuchet MS"/>
          <w:noProof/>
          <w:sz w:val="24"/>
        </w:rPr>
        <w:t xml:space="preserve">his fire holder before Jehovah, </w:t>
      </w:r>
      <w:del w:id="136" w:author="Author">
        <w:r w:rsidRPr="00901CCE">
          <w:rPr>
            <w:rFonts w:ascii="Trebuchet MS" w:hAnsi="Trebuchet MS"/>
            <w:noProof/>
            <w:sz w:val="24"/>
          </w:rPr>
          <w:delText>two hundred and fifty</w:delText>
        </w:r>
      </w:del>
      <w:ins w:id="137" w:author="Author">
        <w:r w:rsidRPr="00901CCE">
          <w:rPr>
            <w:rFonts w:ascii="Trebuchet MS" w:hAnsi="Trebuchet MS"/>
            <w:noProof/>
            <w:sz w:val="24"/>
          </w:rPr>
          <w:t>250</w:t>
        </w:r>
      </w:ins>
      <w:r w:rsidRPr="00901CCE">
        <w:rPr>
          <w:rFonts w:ascii="Trebuchet MS" w:hAnsi="Trebuchet MS"/>
          <w:noProof/>
          <w:sz w:val="24"/>
        </w:rPr>
        <w:t xml:space="preserve"> fire holders, </w:t>
      </w:r>
      <w:del w:id="138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139" w:author="Author">
        <w:r w:rsidRPr="00901CCE">
          <w:rPr>
            <w:rFonts w:ascii="Trebuchet MS" w:hAnsi="Trebuchet MS"/>
            <w:noProof/>
            <w:sz w:val="24"/>
          </w:rPr>
          <w:t>together with</w:t>
        </w:r>
      </w:ins>
      <w:r w:rsidRPr="00901CCE">
        <w:rPr>
          <w:rFonts w:ascii="Trebuchet MS" w:hAnsi="Trebuchet MS"/>
          <w:noProof/>
          <w:sz w:val="24"/>
        </w:rPr>
        <w:t xml:space="preserve"> you and Aaron</w:t>
      </w:r>
      <w:ins w:id="140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each</w:t>
      </w:r>
      <w:ins w:id="141" w:author="Author">
        <w:r w:rsidRPr="00901CCE">
          <w:rPr>
            <w:rFonts w:ascii="Trebuchet MS" w:hAnsi="Trebuchet MS"/>
            <w:noProof/>
            <w:sz w:val="24"/>
          </w:rPr>
          <w:t xml:space="preserve"> with</w:t>
        </w:r>
      </w:ins>
      <w:r w:rsidRPr="00901CCE">
        <w:rPr>
          <w:rFonts w:ascii="Trebuchet MS" w:hAnsi="Trebuchet MS"/>
          <w:noProof/>
          <w:sz w:val="24"/>
        </w:rPr>
        <w:t xml:space="preserve"> his fire holder.” </w:t>
      </w:r>
      <w:r w:rsidRPr="00901CCE">
        <w:rPr>
          <w:rFonts w:ascii="Trebuchet MS" w:hAnsi="Trebuchet MS"/>
          <w:b/>
          <w:noProof/>
          <w:sz w:val="24"/>
        </w:rPr>
        <w:t xml:space="preserve">16:18 </w:t>
      </w:r>
      <w:r w:rsidRPr="00901CCE">
        <w:rPr>
          <w:rFonts w:ascii="Trebuchet MS" w:hAnsi="Trebuchet MS"/>
          <w:noProof/>
          <w:sz w:val="24"/>
        </w:rPr>
        <w:t xml:space="preserve">So </w:t>
      </w:r>
      <w:del w:id="142" w:author="Author">
        <w:r w:rsidRPr="00901CCE">
          <w:rPr>
            <w:rFonts w:ascii="Trebuchet MS" w:hAnsi="Trebuchet MS"/>
            <w:noProof/>
            <w:sz w:val="24"/>
          </w:rPr>
          <w:delText xml:space="preserve">they took </w:delText>
        </w:r>
      </w:del>
      <w:r w:rsidRPr="00901CCE">
        <w:rPr>
          <w:rFonts w:ascii="Trebuchet MS" w:hAnsi="Trebuchet MS"/>
          <w:noProof/>
          <w:sz w:val="24"/>
        </w:rPr>
        <w:t xml:space="preserve">each </w:t>
      </w:r>
      <w:del w:id="143" w:author="Author">
        <w:r w:rsidRPr="00901CCE">
          <w:rPr>
            <w:rFonts w:ascii="Trebuchet MS" w:hAnsi="Trebuchet MS"/>
            <w:noProof/>
            <w:sz w:val="24"/>
          </w:rPr>
          <w:delText>one</w:delText>
        </w:r>
      </w:del>
      <w:ins w:id="144" w:author="Author">
        <w:r w:rsidRPr="00901CCE">
          <w:rPr>
            <w:rFonts w:ascii="Trebuchet MS" w:hAnsi="Trebuchet MS"/>
            <w:noProof/>
            <w:sz w:val="24"/>
          </w:rPr>
          <w:t>of them took</w:t>
        </w:r>
      </w:ins>
      <w:r w:rsidRPr="00901CCE">
        <w:rPr>
          <w:rFonts w:ascii="Trebuchet MS" w:hAnsi="Trebuchet MS"/>
          <w:noProof/>
          <w:sz w:val="24"/>
        </w:rPr>
        <w:t xml:space="preserve"> his fire holder</w:t>
      </w:r>
      <w:ins w:id="145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 </w:t>
      </w:r>
      <w:ins w:id="146" w:author="Author">
        <w:r w:rsidRPr="00901CCE">
          <w:rPr>
            <w:rFonts w:ascii="Trebuchet MS" w:hAnsi="Trebuchet MS"/>
            <w:noProof/>
            <w:sz w:val="24"/>
          </w:rPr>
          <w:t xml:space="preserve">they </w:t>
        </w:r>
      </w:ins>
      <w:r w:rsidRPr="00901CCE">
        <w:rPr>
          <w:rFonts w:ascii="Trebuchet MS" w:hAnsi="Trebuchet MS"/>
          <w:noProof/>
          <w:sz w:val="24"/>
        </w:rPr>
        <w:t xml:space="preserve">put fire </w:t>
      </w:r>
      <w:del w:id="147" w:author="Author">
        <w:r w:rsidRPr="00901CCE">
          <w:rPr>
            <w:rFonts w:ascii="Trebuchet MS" w:hAnsi="Trebuchet MS"/>
            <w:noProof/>
            <w:sz w:val="24"/>
          </w:rPr>
          <w:delText xml:space="preserve">upon them </w:delText>
        </w:r>
      </w:del>
      <w:r w:rsidRPr="00901CCE">
        <w:rPr>
          <w:rFonts w:ascii="Trebuchet MS" w:hAnsi="Trebuchet MS"/>
          <w:noProof/>
          <w:sz w:val="24"/>
        </w:rPr>
        <w:t xml:space="preserve">and </w:t>
      </w:r>
      <w:del w:id="148" w:author="Author">
        <w:r w:rsidRPr="00901CCE">
          <w:rPr>
            <w:rFonts w:ascii="Trebuchet MS" w:hAnsi="Trebuchet MS"/>
            <w:noProof/>
            <w:sz w:val="24"/>
          </w:rPr>
          <w:delText xml:space="preserve">placed </w:delText>
        </w:r>
      </w:del>
      <w:r w:rsidRPr="00901CCE">
        <w:rPr>
          <w:rFonts w:ascii="Trebuchet MS" w:hAnsi="Trebuchet MS"/>
          <w:noProof/>
          <w:sz w:val="24"/>
        </w:rPr>
        <w:t xml:space="preserve">incense </w:t>
      </w:r>
      <w:del w:id="149" w:author="Author">
        <w:r w:rsidRPr="00901CCE">
          <w:rPr>
            <w:rFonts w:ascii="Trebuchet MS" w:hAnsi="Trebuchet MS"/>
            <w:noProof/>
            <w:sz w:val="24"/>
          </w:rPr>
          <w:delText>upon</w:delText>
        </w:r>
      </w:del>
      <w:ins w:id="150" w:author="Author">
        <w:r w:rsidRPr="00901CCE">
          <w:rPr>
            <w:rFonts w:ascii="Trebuchet MS" w:hAnsi="Trebuchet MS"/>
            <w:noProof/>
            <w:sz w:val="24"/>
          </w:rPr>
          <w:t>on</w:t>
        </w:r>
      </w:ins>
      <w:r w:rsidRPr="00901CCE">
        <w:rPr>
          <w:rFonts w:ascii="Trebuchet MS" w:hAnsi="Trebuchet MS"/>
          <w:noProof/>
          <w:sz w:val="24"/>
        </w:rPr>
        <w:t xml:space="preserve"> them and stood at the entrance of the tent of meeting together with Moses and Aaron. </w:t>
      </w:r>
      <w:r w:rsidRPr="00901CCE">
        <w:rPr>
          <w:rFonts w:ascii="Trebuchet MS" w:hAnsi="Trebuchet MS"/>
          <w:b/>
          <w:noProof/>
          <w:sz w:val="24"/>
        </w:rPr>
        <w:t xml:space="preserve">16:19 </w:t>
      </w:r>
      <w:r w:rsidRPr="00901CCE">
        <w:rPr>
          <w:rFonts w:ascii="Trebuchet MS" w:hAnsi="Trebuchet MS"/>
          <w:noProof/>
          <w:sz w:val="24"/>
        </w:rPr>
        <w:t xml:space="preserve">When </w:t>
      </w:r>
      <w:del w:id="151" w:author="Author">
        <w:r w:rsidRPr="00901CCE">
          <w:rPr>
            <w:rFonts w:ascii="Trebuchet MS" w:hAnsi="Trebuchet MS"/>
            <w:noProof/>
            <w:sz w:val="24"/>
          </w:rPr>
          <w:delText>Ko′rah got all the assembly together</w:delText>
        </w:r>
      </w:del>
      <w:ins w:id="152" w:author="Author">
        <w:r w:rsidRPr="00901CCE">
          <w:rPr>
            <w:rFonts w:ascii="Trebuchet MS" w:hAnsi="Trebuchet MS"/>
            <w:noProof/>
            <w:sz w:val="24"/>
          </w:rPr>
          <w:t>Kor′ah had gathered his supporters</w:t>
        </w:r>
      </w:ins>
      <w:r w:rsidRPr="00901CCE">
        <w:rPr>
          <w:rFonts w:ascii="Trebuchet MS" w:hAnsi="Trebuchet MS"/>
          <w:noProof/>
          <w:sz w:val="24"/>
        </w:rPr>
        <w:t xml:space="preserve"> against them at the entrance of the tent of meeting, </w:t>
      </w:r>
      <w:del w:id="153" w:author="Author">
        <w:r w:rsidRPr="00901CCE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901CCE">
        <w:rPr>
          <w:rFonts w:ascii="Trebuchet MS" w:hAnsi="Trebuchet MS"/>
          <w:noProof/>
          <w:sz w:val="24"/>
        </w:rPr>
        <w:t>Jehovah’s glory appeared to all the assembly.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16:20 </w:t>
      </w:r>
      <w:r w:rsidRPr="00901CCE">
        <w:rPr>
          <w:rFonts w:ascii="Trebuchet MS" w:hAnsi="Trebuchet MS"/>
          <w:noProof/>
          <w:sz w:val="24"/>
        </w:rPr>
        <w:t xml:space="preserve">Jehovah now </w:t>
      </w:r>
      <w:del w:id="154" w:author="Author">
        <w:r w:rsidRPr="00901CCE">
          <w:rPr>
            <w:rFonts w:ascii="Trebuchet MS" w:hAnsi="Trebuchet MS"/>
            <w:noProof/>
            <w:sz w:val="24"/>
          </w:rPr>
          <w:delText>spoke to</w:delText>
        </w:r>
      </w:del>
      <w:ins w:id="155" w:author="Author">
        <w:r w:rsidRPr="00901CCE">
          <w:rPr>
            <w:rFonts w:ascii="Trebuchet MS" w:hAnsi="Trebuchet MS"/>
            <w:noProof/>
            <w:sz w:val="24"/>
          </w:rPr>
          <w:t>told</w:t>
        </w:r>
      </w:ins>
      <w:r w:rsidRPr="00901CCE">
        <w:rPr>
          <w:rFonts w:ascii="Trebuchet MS" w:hAnsi="Trebuchet MS"/>
          <w:noProof/>
          <w:sz w:val="24"/>
        </w:rPr>
        <w:t xml:space="preserve"> Moses and Aaron</w:t>
      </w:r>
      <w:del w:id="156" w:author="Author">
        <w:r w:rsidRPr="00901CCE">
          <w:rPr>
            <w:rFonts w:ascii="Trebuchet MS" w:hAnsi="Trebuchet MS"/>
            <w:noProof/>
            <w:sz w:val="24"/>
          </w:rPr>
          <w:delText>, saying</w:delText>
        </w:r>
      </w:del>
      <w:r w:rsidRPr="00901CCE">
        <w:rPr>
          <w:rFonts w:ascii="Trebuchet MS" w:hAnsi="Trebuchet MS"/>
          <w:noProof/>
          <w:sz w:val="24"/>
        </w:rPr>
        <w:t xml:space="preserve">: </w:t>
      </w:r>
      <w:r w:rsidRPr="00901CCE">
        <w:rPr>
          <w:rFonts w:ascii="Trebuchet MS" w:hAnsi="Trebuchet MS"/>
          <w:b/>
          <w:noProof/>
          <w:sz w:val="24"/>
        </w:rPr>
        <w:t xml:space="preserve">16:21 </w:t>
      </w:r>
      <w:r w:rsidRPr="00901CCE">
        <w:rPr>
          <w:rFonts w:ascii="Trebuchet MS" w:hAnsi="Trebuchet MS"/>
          <w:noProof/>
          <w:sz w:val="24"/>
        </w:rPr>
        <w:t xml:space="preserve">“Separate yourselves from </w:t>
      </w:r>
      <w:del w:id="157" w:author="Author">
        <w:r w:rsidRPr="00901CCE">
          <w:rPr>
            <w:rFonts w:ascii="Trebuchet MS" w:hAnsi="Trebuchet MS"/>
            <w:noProof/>
            <w:sz w:val="24"/>
          </w:rPr>
          <w:delText>the midst of</w:delText>
        </w:r>
      </w:del>
      <w:ins w:id="158" w:author="Author">
        <w:r w:rsidRPr="00901CCE">
          <w:rPr>
            <w:rFonts w:ascii="Trebuchet MS" w:hAnsi="Trebuchet MS"/>
            <w:noProof/>
            <w:sz w:val="24"/>
          </w:rPr>
          <w:t>among</w:t>
        </w:r>
      </w:ins>
      <w:r w:rsidRPr="00901CCE">
        <w:rPr>
          <w:rFonts w:ascii="Trebuchet MS" w:hAnsi="Trebuchet MS"/>
          <w:noProof/>
          <w:sz w:val="24"/>
        </w:rPr>
        <w:t xml:space="preserve"> this </w:t>
      </w:r>
      <w:del w:id="159" w:author="Author">
        <w:r w:rsidRPr="00901CCE">
          <w:rPr>
            <w:rFonts w:ascii="Trebuchet MS" w:hAnsi="Trebuchet MS"/>
            <w:noProof/>
            <w:sz w:val="24"/>
          </w:rPr>
          <w:delText>assembly,</w:delText>
        </w:r>
      </w:del>
      <w:ins w:id="160" w:author="Author">
        <w:r w:rsidRPr="00901CCE">
          <w:rPr>
            <w:rFonts w:ascii="Trebuchet MS" w:hAnsi="Trebuchet MS"/>
            <w:noProof/>
            <w:sz w:val="24"/>
          </w:rPr>
          <w:t>group, so</w:t>
        </w:r>
      </w:ins>
      <w:r w:rsidRPr="00901CCE">
        <w:rPr>
          <w:rFonts w:ascii="Trebuchet MS" w:hAnsi="Trebuchet MS"/>
          <w:noProof/>
          <w:sz w:val="24"/>
        </w:rPr>
        <w:t xml:space="preserve"> that I may exterminate them in an instant.” </w:t>
      </w:r>
      <w:r w:rsidRPr="00901CCE">
        <w:rPr>
          <w:rFonts w:ascii="Trebuchet MS" w:hAnsi="Trebuchet MS"/>
          <w:b/>
          <w:noProof/>
          <w:sz w:val="24"/>
        </w:rPr>
        <w:t xml:space="preserve">16:22 </w:t>
      </w:r>
      <w:r w:rsidRPr="00901CCE">
        <w:rPr>
          <w:rFonts w:ascii="Trebuchet MS" w:hAnsi="Trebuchet MS"/>
          <w:noProof/>
          <w:sz w:val="24"/>
        </w:rPr>
        <w:t>At this</w:t>
      </w:r>
      <w:ins w:id="161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they fell </w:t>
      </w:r>
      <w:del w:id="162" w:author="Author">
        <w:r w:rsidRPr="00901CCE">
          <w:rPr>
            <w:rFonts w:ascii="Trebuchet MS" w:hAnsi="Trebuchet MS"/>
            <w:noProof/>
            <w:sz w:val="24"/>
          </w:rPr>
          <w:delText>upon</w:delText>
        </w:r>
      </w:del>
      <w:ins w:id="163" w:author="Author">
        <w:r w:rsidRPr="00901CCE">
          <w:rPr>
            <w:rFonts w:ascii="Trebuchet MS" w:hAnsi="Trebuchet MS"/>
            <w:noProof/>
            <w:sz w:val="24"/>
          </w:rPr>
          <w:t>with</w:t>
        </w:r>
      </w:ins>
      <w:r w:rsidRPr="00901CCE">
        <w:rPr>
          <w:rFonts w:ascii="Trebuchet MS" w:hAnsi="Trebuchet MS"/>
          <w:noProof/>
          <w:sz w:val="24"/>
        </w:rPr>
        <w:t xml:space="preserve"> their faces </w:t>
      </w:r>
      <w:ins w:id="164" w:author="Author">
        <w:r w:rsidRPr="00901CCE">
          <w:rPr>
            <w:rFonts w:ascii="Trebuchet MS" w:hAnsi="Trebuchet MS"/>
            <w:noProof/>
            <w:sz w:val="24"/>
          </w:rPr>
          <w:t xml:space="preserve">to the ground </w:t>
        </w:r>
      </w:ins>
      <w:r w:rsidRPr="00901CCE">
        <w:rPr>
          <w:rFonts w:ascii="Trebuchet MS" w:hAnsi="Trebuchet MS"/>
          <w:noProof/>
          <w:sz w:val="24"/>
        </w:rPr>
        <w:t xml:space="preserve">and said: “O God, the God of the </w:t>
      </w:r>
      <w:del w:id="165" w:author="Author">
        <w:r w:rsidRPr="00901CCE">
          <w:rPr>
            <w:rFonts w:ascii="Trebuchet MS" w:hAnsi="Trebuchet MS"/>
            <w:noProof/>
            <w:sz w:val="24"/>
          </w:rPr>
          <w:delText>spirits</w:delText>
        </w:r>
      </w:del>
      <w:ins w:id="166" w:author="Author">
        <w:r w:rsidRPr="00901CCE">
          <w:rPr>
            <w:rFonts w:ascii="Trebuchet MS" w:hAnsi="Trebuchet MS"/>
            <w:noProof/>
            <w:sz w:val="24"/>
          </w:rPr>
          <w:t>spirit</w:t>
        </w:r>
      </w:ins>
      <w:r w:rsidRPr="00901CCE">
        <w:rPr>
          <w:rFonts w:ascii="Trebuchet MS" w:hAnsi="Trebuchet MS"/>
          <w:noProof/>
          <w:sz w:val="24"/>
        </w:rPr>
        <w:t xml:space="preserve"> of </w:t>
      </w:r>
      <w:del w:id="167" w:author="Author">
        <w:r w:rsidRPr="00901CCE">
          <w:rPr>
            <w:rFonts w:ascii="Trebuchet MS" w:hAnsi="Trebuchet MS"/>
            <w:noProof/>
            <w:sz w:val="24"/>
          </w:rPr>
          <w:delText>every sort of flesh,</w:delText>
        </w:r>
      </w:del>
      <w:ins w:id="168" w:author="Author">
        <w:r w:rsidRPr="00901CCE">
          <w:rPr>
            <w:rFonts w:ascii="Trebuchet MS" w:hAnsi="Trebuchet MS"/>
            <w:noProof/>
            <w:sz w:val="24"/>
          </w:rPr>
          <w:t>all people,</w:t>
        </w:r>
        <w:r w:rsidRPr="00901CC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901CCE">
        <w:rPr>
          <w:rFonts w:ascii="Trebuchet MS" w:hAnsi="Trebuchet MS"/>
          <w:noProof/>
          <w:sz w:val="24"/>
        </w:rPr>
        <w:t xml:space="preserve"> will </w:t>
      </w:r>
      <w:del w:id="171" w:author="Author">
        <w:r w:rsidRPr="00901CCE">
          <w:rPr>
            <w:rFonts w:ascii="Trebuchet MS" w:hAnsi="Trebuchet MS"/>
            <w:noProof/>
            <w:sz w:val="24"/>
          </w:rPr>
          <w:delText xml:space="preserve">just </w:delText>
        </w:r>
      </w:del>
      <w:r w:rsidRPr="00901CCE">
        <w:rPr>
          <w:rFonts w:ascii="Trebuchet MS" w:hAnsi="Trebuchet MS"/>
          <w:noProof/>
          <w:sz w:val="24"/>
        </w:rPr>
        <w:t xml:space="preserve">one </w:t>
      </w:r>
      <w:del w:id="172" w:author="Author">
        <w:r w:rsidRPr="00901CCE">
          <w:rPr>
            <w:rFonts w:ascii="Trebuchet MS" w:hAnsi="Trebuchet MS"/>
            <w:noProof/>
            <w:sz w:val="24"/>
          </w:rPr>
          <w:delText>man</w:delText>
        </w:r>
      </w:del>
      <w:ins w:id="173" w:author="Author">
        <w:r w:rsidRPr="00901CCE">
          <w:rPr>
            <w:rFonts w:ascii="Trebuchet MS" w:hAnsi="Trebuchet MS"/>
            <w:noProof/>
            <w:sz w:val="24"/>
          </w:rPr>
          <w:t>man’s</w:t>
        </w:r>
      </w:ins>
      <w:r w:rsidRPr="00901CCE">
        <w:rPr>
          <w:rFonts w:ascii="Trebuchet MS" w:hAnsi="Trebuchet MS"/>
          <w:noProof/>
          <w:sz w:val="24"/>
        </w:rPr>
        <w:t xml:space="preserve"> sin </w:t>
      </w:r>
      <w:del w:id="174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175" w:author="Author">
        <w:r w:rsidRPr="00901CCE">
          <w:rPr>
            <w:rFonts w:ascii="Trebuchet MS" w:hAnsi="Trebuchet MS"/>
            <w:noProof/>
            <w:sz w:val="24"/>
          </w:rPr>
          <w:t>cause</w:t>
        </w:r>
      </w:ins>
      <w:r w:rsidRPr="00901CCE">
        <w:rPr>
          <w:rFonts w:ascii="Trebuchet MS" w:hAnsi="Trebuchet MS"/>
          <w:noProof/>
          <w:sz w:val="24"/>
        </w:rPr>
        <w:t xml:space="preserve"> you </w:t>
      </w:r>
      <w:ins w:id="176" w:author="Author">
        <w:r w:rsidRPr="00901CCE">
          <w:rPr>
            <w:rFonts w:ascii="Trebuchet MS" w:hAnsi="Trebuchet MS"/>
            <w:noProof/>
            <w:sz w:val="24"/>
          </w:rPr>
          <w:t xml:space="preserve">to </w:t>
        </w:r>
      </w:ins>
      <w:r w:rsidRPr="00901CCE">
        <w:rPr>
          <w:rFonts w:ascii="Trebuchet MS" w:hAnsi="Trebuchet MS"/>
          <w:noProof/>
          <w:sz w:val="24"/>
        </w:rPr>
        <w:t>become indignant against the entire assembly?”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lastRenderedPageBreak/>
        <w:t xml:space="preserve">16:23 </w:t>
      </w:r>
      <w:del w:id="177" w:author="Author">
        <w:r w:rsidRPr="00901CCE">
          <w:rPr>
            <w:rFonts w:ascii="Trebuchet MS" w:hAnsi="Trebuchet MS"/>
            <w:noProof/>
            <w:sz w:val="24"/>
          </w:rPr>
          <w:delText xml:space="preserve">In turn </w:delText>
        </w:r>
      </w:del>
      <w:r w:rsidRPr="00901CCE">
        <w:rPr>
          <w:rFonts w:ascii="Trebuchet MS" w:hAnsi="Trebuchet MS"/>
          <w:noProof/>
          <w:sz w:val="24"/>
        </w:rPr>
        <w:t xml:space="preserve">Jehovah </w:t>
      </w:r>
      <w:del w:id="178" w:author="Author">
        <w:r w:rsidRPr="00901CCE">
          <w:rPr>
            <w:rFonts w:ascii="Trebuchet MS" w:hAnsi="Trebuchet MS"/>
            <w:noProof/>
            <w:sz w:val="24"/>
          </w:rPr>
          <w:delText>spoke</w:delText>
        </w:r>
      </w:del>
      <w:ins w:id="179" w:author="Author">
        <w:r w:rsidRPr="00901CCE">
          <w:rPr>
            <w:rFonts w:ascii="Trebuchet MS" w:hAnsi="Trebuchet MS"/>
            <w:noProof/>
            <w:sz w:val="24"/>
          </w:rPr>
          <w:t>then said</w:t>
        </w:r>
      </w:ins>
      <w:r w:rsidRPr="00901CCE">
        <w:rPr>
          <w:rFonts w:ascii="Trebuchet MS" w:hAnsi="Trebuchet MS"/>
          <w:noProof/>
          <w:sz w:val="24"/>
        </w:rPr>
        <w:t xml:space="preserve"> to Moses</w:t>
      </w:r>
      <w:del w:id="180" w:author="Author">
        <w:r w:rsidRPr="00901CCE">
          <w:rPr>
            <w:rFonts w:ascii="Trebuchet MS" w:hAnsi="Trebuchet MS"/>
            <w:noProof/>
            <w:sz w:val="24"/>
          </w:rPr>
          <w:delText>, saying</w:delText>
        </w:r>
      </w:del>
      <w:r w:rsidRPr="00901CCE">
        <w:rPr>
          <w:rFonts w:ascii="Trebuchet MS" w:hAnsi="Trebuchet MS"/>
          <w:noProof/>
          <w:sz w:val="24"/>
        </w:rPr>
        <w:t xml:space="preserve">: </w:t>
      </w:r>
      <w:r w:rsidRPr="00901CCE">
        <w:rPr>
          <w:rFonts w:ascii="Trebuchet MS" w:hAnsi="Trebuchet MS"/>
          <w:b/>
          <w:noProof/>
          <w:sz w:val="24"/>
        </w:rPr>
        <w:t xml:space="preserve">16:24 </w:t>
      </w:r>
      <w:r w:rsidRPr="00901CCE">
        <w:rPr>
          <w:rFonts w:ascii="Trebuchet MS" w:hAnsi="Trebuchet MS"/>
          <w:noProof/>
          <w:sz w:val="24"/>
        </w:rPr>
        <w:t>“Speak to the assembly</w:t>
      </w:r>
      <w:del w:id="181" w:author="Author">
        <w:r w:rsidRPr="00901CCE">
          <w:rPr>
            <w:rFonts w:ascii="Trebuchet MS" w:hAnsi="Trebuchet MS"/>
            <w:noProof/>
            <w:sz w:val="24"/>
          </w:rPr>
          <w:delText>, saying</w:delText>
        </w:r>
      </w:del>
      <w:ins w:id="182" w:author="Author">
        <w:r w:rsidRPr="00901CCE">
          <w:rPr>
            <w:rFonts w:ascii="Trebuchet MS" w:hAnsi="Trebuchet MS"/>
            <w:noProof/>
            <w:sz w:val="24"/>
          </w:rPr>
          <w:t xml:space="preserve"> and tell them</w:t>
        </w:r>
      </w:ins>
      <w:r w:rsidRPr="00901CCE">
        <w:rPr>
          <w:rFonts w:ascii="Trebuchet MS" w:hAnsi="Trebuchet MS"/>
          <w:noProof/>
          <w:sz w:val="24"/>
        </w:rPr>
        <w:t xml:space="preserve">, ‘Get away from around the </w:t>
      </w:r>
      <w:del w:id="183" w:author="Author">
        <w:r w:rsidRPr="00901CCE">
          <w:rPr>
            <w:rFonts w:ascii="Trebuchet MS" w:hAnsi="Trebuchet MS"/>
            <w:noProof/>
            <w:sz w:val="24"/>
          </w:rPr>
          <w:delText>tabernacles</w:delText>
        </w:r>
      </w:del>
      <w:ins w:id="184" w:author="Author">
        <w:r w:rsidRPr="00901CCE">
          <w:rPr>
            <w:rFonts w:ascii="Trebuchet MS" w:hAnsi="Trebuchet MS"/>
            <w:noProof/>
            <w:sz w:val="24"/>
          </w:rPr>
          <w:t>tents</w:t>
        </w:r>
      </w:ins>
      <w:r w:rsidRPr="00901CCE">
        <w:rPr>
          <w:rFonts w:ascii="Trebuchet MS" w:hAnsi="Trebuchet MS"/>
          <w:noProof/>
          <w:sz w:val="24"/>
        </w:rPr>
        <w:t xml:space="preserve"> of </w:t>
      </w:r>
      <w:del w:id="185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186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>, Da′than</w:t>
      </w:r>
      <w:ins w:id="187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 A·bi′ram!’”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16:25 </w:t>
      </w:r>
      <w:del w:id="188" w:author="Author">
        <w:r w:rsidRPr="00901CCE">
          <w:rPr>
            <w:rFonts w:ascii="Trebuchet MS" w:hAnsi="Trebuchet MS"/>
            <w:noProof/>
            <w:sz w:val="24"/>
          </w:rPr>
          <w:delText>After that</w:delText>
        </w:r>
      </w:del>
      <w:ins w:id="189" w:author="Author">
        <w:r w:rsidRPr="00901CCE">
          <w:rPr>
            <w:rFonts w:ascii="Trebuchet MS" w:hAnsi="Trebuchet MS"/>
            <w:noProof/>
            <w:sz w:val="24"/>
          </w:rPr>
          <w:t>Then</w:t>
        </w:r>
      </w:ins>
      <w:r w:rsidRPr="00901CCE">
        <w:rPr>
          <w:rFonts w:ascii="Trebuchet MS" w:hAnsi="Trebuchet MS"/>
          <w:noProof/>
          <w:sz w:val="24"/>
        </w:rPr>
        <w:t xml:space="preserve"> Moses got up and went to Da′than and A·bi′ram, and the </w:t>
      </w:r>
      <w:del w:id="190" w:author="Author">
        <w:r w:rsidRPr="00901CCE">
          <w:rPr>
            <w:rFonts w:ascii="Trebuchet MS" w:hAnsi="Trebuchet MS"/>
            <w:noProof/>
            <w:sz w:val="24"/>
          </w:rPr>
          <w:delText>older men</w:delText>
        </w:r>
      </w:del>
      <w:ins w:id="191" w:author="Author">
        <w:r w:rsidRPr="00901CCE">
          <w:rPr>
            <w:rFonts w:ascii="Trebuchet MS" w:hAnsi="Trebuchet MS"/>
            <w:noProof/>
            <w:sz w:val="24"/>
          </w:rPr>
          <w:t>elders</w:t>
        </w:r>
      </w:ins>
      <w:r w:rsidRPr="00901CCE">
        <w:rPr>
          <w:rFonts w:ascii="Trebuchet MS" w:hAnsi="Trebuchet MS"/>
          <w:noProof/>
          <w:sz w:val="24"/>
        </w:rPr>
        <w:t xml:space="preserve"> of Israel went with him. </w:t>
      </w:r>
      <w:r w:rsidRPr="00901CCE">
        <w:rPr>
          <w:rFonts w:ascii="Trebuchet MS" w:hAnsi="Trebuchet MS"/>
          <w:b/>
          <w:noProof/>
          <w:sz w:val="24"/>
        </w:rPr>
        <w:t xml:space="preserve">16:26 </w:t>
      </w:r>
      <w:del w:id="192" w:author="Author">
        <w:r w:rsidRPr="00901CCE">
          <w:rPr>
            <w:rFonts w:ascii="Trebuchet MS" w:hAnsi="Trebuchet MS"/>
            <w:noProof/>
            <w:sz w:val="24"/>
          </w:rPr>
          <w:delText>Then he spoke to</w:delText>
        </w:r>
      </w:del>
      <w:ins w:id="193" w:author="Author">
        <w:r w:rsidRPr="00901CCE">
          <w:rPr>
            <w:rFonts w:ascii="Trebuchet MS" w:hAnsi="Trebuchet MS"/>
            <w:noProof/>
            <w:sz w:val="24"/>
          </w:rPr>
          <w:t>He told</w:t>
        </w:r>
      </w:ins>
      <w:r w:rsidRPr="00901CCE">
        <w:rPr>
          <w:rFonts w:ascii="Trebuchet MS" w:hAnsi="Trebuchet MS"/>
          <w:noProof/>
          <w:sz w:val="24"/>
        </w:rPr>
        <w:t xml:space="preserve"> the assembly</w:t>
      </w:r>
      <w:del w:id="194" w:author="Author">
        <w:r w:rsidRPr="00901CCE">
          <w:rPr>
            <w:rFonts w:ascii="Trebuchet MS" w:hAnsi="Trebuchet MS"/>
            <w:noProof/>
            <w:sz w:val="24"/>
          </w:rPr>
          <w:delText>, saying: “Turn aside</w:delText>
        </w:r>
      </w:del>
      <w:ins w:id="195" w:author="Author">
        <w:r w:rsidRPr="00901CCE">
          <w:rPr>
            <w:rFonts w:ascii="Trebuchet MS" w:hAnsi="Trebuchet MS"/>
            <w:noProof/>
            <w:sz w:val="24"/>
          </w:rPr>
          <w:t>: “Move away</w:t>
        </w:r>
      </w:ins>
      <w:r w:rsidRPr="00901CCE">
        <w:rPr>
          <w:rFonts w:ascii="Trebuchet MS" w:hAnsi="Trebuchet MS"/>
          <w:noProof/>
          <w:sz w:val="24"/>
        </w:rPr>
        <w:t xml:space="preserve">, please, from </w:t>
      </w:r>
      <w:del w:id="196" w:author="Author">
        <w:r w:rsidRPr="00901CCE">
          <w:rPr>
            <w:rFonts w:ascii="Trebuchet MS" w:hAnsi="Trebuchet MS"/>
            <w:noProof/>
            <w:sz w:val="24"/>
          </w:rPr>
          <w:delText xml:space="preserve">before </w:delText>
        </w:r>
      </w:del>
      <w:r w:rsidRPr="00901CCE">
        <w:rPr>
          <w:rFonts w:ascii="Trebuchet MS" w:hAnsi="Trebuchet MS"/>
          <w:noProof/>
          <w:sz w:val="24"/>
        </w:rPr>
        <w:t xml:space="preserve">the tents of these wicked men and do not touch anything that belongs to them, </w:t>
      </w:r>
      <w:ins w:id="197" w:author="Author">
        <w:r w:rsidRPr="00901CCE">
          <w:rPr>
            <w:rFonts w:ascii="Trebuchet MS" w:hAnsi="Trebuchet MS"/>
            <w:noProof/>
            <w:sz w:val="24"/>
          </w:rPr>
          <w:t xml:space="preserve">so </w:t>
        </w:r>
      </w:ins>
      <w:r w:rsidRPr="00901CCE">
        <w:rPr>
          <w:rFonts w:ascii="Trebuchet MS" w:hAnsi="Trebuchet MS"/>
          <w:noProof/>
          <w:sz w:val="24"/>
        </w:rPr>
        <w:t xml:space="preserve">that </w:t>
      </w:r>
      <w:del w:id="198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99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may not be swept away in all their sin.” </w:t>
      </w:r>
      <w:r w:rsidRPr="00901CCE">
        <w:rPr>
          <w:rFonts w:ascii="Trebuchet MS" w:hAnsi="Trebuchet MS"/>
          <w:b/>
          <w:noProof/>
          <w:sz w:val="24"/>
        </w:rPr>
        <w:t xml:space="preserve">16:27 </w:t>
      </w:r>
      <w:del w:id="200" w:author="Author">
        <w:r w:rsidRPr="00901CCE">
          <w:rPr>
            <w:rFonts w:ascii="Trebuchet MS" w:hAnsi="Trebuchet MS"/>
            <w:noProof/>
            <w:sz w:val="24"/>
          </w:rPr>
          <w:delText>Immediately they got</w:delText>
        </w:r>
      </w:del>
      <w:ins w:id="201" w:author="Author">
        <w:r w:rsidRPr="00901CCE">
          <w:rPr>
            <w:rFonts w:ascii="Trebuchet MS" w:hAnsi="Trebuchet MS"/>
            <w:noProof/>
            <w:sz w:val="24"/>
          </w:rPr>
          <w:t>They immediately moved</w:t>
        </w:r>
      </w:ins>
      <w:r w:rsidRPr="00901CCE">
        <w:rPr>
          <w:rFonts w:ascii="Trebuchet MS" w:hAnsi="Trebuchet MS"/>
          <w:noProof/>
          <w:sz w:val="24"/>
        </w:rPr>
        <w:t xml:space="preserve"> away from </w:t>
      </w:r>
      <w:del w:id="202" w:author="Author">
        <w:r w:rsidRPr="00901CCE">
          <w:rPr>
            <w:rFonts w:ascii="Trebuchet MS" w:hAnsi="Trebuchet MS"/>
            <w:noProof/>
            <w:sz w:val="24"/>
          </w:rPr>
          <w:delText xml:space="preserve">before </w:delText>
        </w:r>
      </w:del>
      <w:r w:rsidRPr="00901CCE">
        <w:rPr>
          <w:rFonts w:ascii="Trebuchet MS" w:hAnsi="Trebuchet MS"/>
          <w:noProof/>
          <w:sz w:val="24"/>
        </w:rPr>
        <w:t xml:space="preserve">the </w:t>
      </w:r>
      <w:del w:id="203" w:author="Author">
        <w:r w:rsidRPr="00901CCE">
          <w:rPr>
            <w:rFonts w:ascii="Trebuchet MS" w:hAnsi="Trebuchet MS"/>
            <w:noProof/>
            <w:sz w:val="24"/>
          </w:rPr>
          <w:delText>tabernacle</w:delText>
        </w:r>
      </w:del>
      <w:ins w:id="204" w:author="Author">
        <w:r w:rsidRPr="00901CCE">
          <w:rPr>
            <w:rFonts w:ascii="Trebuchet MS" w:hAnsi="Trebuchet MS"/>
            <w:noProof/>
            <w:sz w:val="24"/>
          </w:rPr>
          <w:t>tents</w:t>
        </w:r>
      </w:ins>
      <w:r w:rsidRPr="00901CCE">
        <w:rPr>
          <w:rFonts w:ascii="Trebuchet MS" w:hAnsi="Trebuchet MS"/>
          <w:noProof/>
          <w:sz w:val="24"/>
        </w:rPr>
        <w:t xml:space="preserve"> of </w:t>
      </w:r>
      <w:del w:id="205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206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>, Da′than</w:t>
      </w:r>
      <w:ins w:id="207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 A·bi′ram, from every side, and Da′than and A·bi′ram came out, taking their stand at the entrance of their tents, together with their wives, </w:t>
      </w:r>
      <w:del w:id="208" w:author="Author">
        <w:r w:rsidRPr="00901CCE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01CCE">
        <w:rPr>
          <w:rFonts w:ascii="Trebuchet MS" w:hAnsi="Trebuchet MS"/>
          <w:noProof/>
          <w:sz w:val="24"/>
        </w:rPr>
        <w:t>their sons</w:t>
      </w:r>
      <w:ins w:id="209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 their little </w:t>
      </w:r>
      <w:del w:id="210" w:author="Author">
        <w:r w:rsidRPr="00901CCE">
          <w:rPr>
            <w:rFonts w:ascii="Trebuchet MS" w:hAnsi="Trebuchet MS"/>
            <w:noProof/>
            <w:sz w:val="24"/>
          </w:rPr>
          <w:delText>ones</w:delText>
        </w:r>
      </w:del>
      <w:ins w:id="211" w:author="Author">
        <w:r w:rsidRPr="00901CCE">
          <w:rPr>
            <w:rFonts w:ascii="Trebuchet MS" w:hAnsi="Trebuchet MS"/>
            <w:noProof/>
            <w:sz w:val="24"/>
          </w:rPr>
          <w:t>children</w:t>
        </w:r>
      </w:ins>
      <w:r w:rsidRPr="00901CCE">
        <w:rPr>
          <w:rFonts w:ascii="Trebuchet MS" w:hAnsi="Trebuchet MS"/>
          <w:noProof/>
          <w:sz w:val="24"/>
        </w:rPr>
        <w:t>.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16:28 </w:t>
      </w:r>
      <w:r w:rsidRPr="00901CCE">
        <w:rPr>
          <w:rFonts w:ascii="Trebuchet MS" w:hAnsi="Trebuchet MS"/>
          <w:noProof/>
          <w:sz w:val="24"/>
        </w:rPr>
        <w:t xml:space="preserve">Then Moses said: “By this </w:t>
      </w:r>
      <w:del w:id="212" w:author="Author"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13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will know that Jehovah has sent me to do all these </w:t>
      </w:r>
      <w:del w:id="214" w:author="Author">
        <w:r w:rsidRPr="00901CCE">
          <w:rPr>
            <w:rFonts w:ascii="Trebuchet MS" w:hAnsi="Trebuchet MS"/>
            <w:noProof/>
            <w:sz w:val="24"/>
          </w:rPr>
          <w:delText>deeds</w:delText>
        </w:r>
      </w:del>
      <w:ins w:id="215" w:author="Author">
        <w:r w:rsidRPr="00901CCE">
          <w:rPr>
            <w:rFonts w:ascii="Trebuchet MS" w:hAnsi="Trebuchet MS"/>
            <w:noProof/>
            <w:sz w:val="24"/>
          </w:rPr>
          <w:t>things</w:t>
        </w:r>
      </w:ins>
      <w:r w:rsidRPr="00901CCE">
        <w:rPr>
          <w:rFonts w:ascii="Trebuchet MS" w:hAnsi="Trebuchet MS"/>
          <w:noProof/>
          <w:sz w:val="24"/>
        </w:rPr>
        <w:t>, that it is not of my own heart:</w:t>
      </w:r>
      <w:ins w:id="216" w:author="Author">
        <w:r w:rsidRPr="00901CC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01CCE">
        <w:rPr>
          <w:rFonts w:ascii="Trebuchet MS" w:hAnsi="Trebuchet MS"/>
          <w:noProof/>
          <w:sz w:val="24"/>
        </w:rPr>
        <w:t xml:space="preserve"> </w:t>
      </w:r>
      <w:r w:rsidRPr="00901CCE">
        <w:rPr>
          <w:rFonts w:ascii="Trebuchet MS" w:hAnsi="Trebuchet MS"/>
          <w:b/>
          <w:noProof/>
          <w:sz w:val="24"/>
        </w:rPr>
        <w:t xml:space="preserve">16:29 </w:t>
      </w:r>
      <w:r w:rsidRPr="00901CCE">
        <w:rPr>
          <w:rFonts w:ascii="Trebuchet MS" w:hAnsi="Trebuchet MS"/>
          <w:noProof/>
          <w:sz w:val="24"/>
        </w:rPr>
        <w:t xml:space="preserve">If </w:t>
      </w:r>
      <w:del w:id="219" w:author="Author">
        <w:r w:rsidRPr="00901CCE">
          <w:rPr>
            <w:rFonts w:ascii="Trebuchet MS" w:hAnsi="Trebuchet MS"/>
            <w:noProof/>
            <w:sz w:val="24"/>
          </w:rPr>
          <w:delText xml:space="preserve">it is according to the death of all mankind that </w:delText>
        </w:r>
      </w:del>
      <w:r w:rsidRPr="00901CCE">
        <w:rPr>
          <w:rFonts w:ascii="Trebuchet MS" w:hAnsi="Trebuchet MS"/>
          <w:noProof/>
          <w:sz w:val="24"/>
        </w:rPr>
        <w:t xml:space="preserve">these people </w:t>
      </w:r>
      <w:del w:id="220" w:author="Author">
        <w:r w:rsidRPr="00901CCE">
          <w:rPr>
            <w:rFonts w:ascii="Trebuchet MS" w:hAnsi="Trebuchet MS"/>
            <w:noProof/>
            <w:sz w:val="24"/>
          </w:rPr>
          <w:delText xml:space="preserve">will </w:delText>
        </w:r>
      </w:del>
      <w:r w:rsidRPr="00901CCE">
        <w:rPr>
          <w:rFonts w:ascii="Trebuchet MS" w:hAnsi="Trebuchet MS"/>
          <w:noProof/>
          <w:sz w:val="24"/>
        </w:rPr>
        <w:t xml:space="preserve">die </w:t>
      </w:r>
      <w:ins w:id="221" w:author="Author">
        <w:r w:rsidRPr="00901CCE">
          <w:rPr>
            <w:rFonts w:ascii="Trebuchet MS" w:hAnsi="Trebuchet MS"/>
            <w:noProof/>
            <w:sz w:val="24"/>
          </w:rPr>
          <w:t xml:space="preserve">a natural death as all men do </w:t>
        </w:r>
      </w:ins>
      <w:r w:rsidRPr="00901CCE">
        <w:rPr>
          <w:rFonts w:ascii="Trebuchet MS" w:hAnsi="Trebuchet MS"/>
          <w:noProof/>
          <w:sz w:val="24"/>
        </w:rPr>
        <w:t xml:space="preserve">and </w:t>
      </w:r>
      <w:del w:id="222" w:author="Author">
        <w:r w:rsidRPr="00901CCE">
          <w:rPr>
            <w:rFonts w:ascii="Trebuchet MS" w:hAnsi="Trebuchet MS"/>
            <w:noProof/>
            <w:sz w:val="24"/>
          </w:rPr>
          <w:delText>with the</w:delText>
        </w:r>
      </w:del>
      <w:ins w:id="223" w:author="Author">
        <w:r w:rsidRPr="00901CCE">
          <w:rPr>
            <w:rFonts w:ascii="Trebuchet MS" w:hAnsi="Trebuchet MS"/>
            <w:noProof/>
            <w:sz w:val="24"/>
          </w:rPr>
          <w:t>if their</w:t>
        </w:r>
      </w:ins>
      <w:r w:rsidRPr="00901CCE">
        <w:rPr>
          <w:rFonts w:ascii="Trebuchet MS" w:hAnsi="Trebuchet MS"/>
          <w:noProof/>
          <w:sz w:val="24"/>
        </w:rPr>
        <w:t xml:space="preserve"> punishment </w:t>
      </w:r>
      <w:ins w:id="224" w:author="Author">
        <w:r w:rsidRPr="00901CCE">
          <w:rPr>
            <w:rFonts w:ascii="Trebuchet MS" w:hAnsi="Trebuchet MS"/>
            <w:noProof/>
            <w:sz w:val="24"/>
          </w:rPr>
          <w:t xml:space="preserve">is the same as that </w:t>
        </w:r>
      </w:ins>
      <w:r w:rsidRPr="00901CCE">
        <w:rPr>
          <w:rFonts w:ascii="Trebuchet MS" w:hAnsi="Trebuchet MS"/>
          <w:noProof/>
          <w:sz w:val="24"/>
        </w:rPr>
        <w:t>of all mankind</w:t>
      </w:r>
      <w:del w:id="225" w:author="Author">
        <w:r w:rsidRPr="00901CCE">
          <w:rPr>
            <w:rFonts w:ascii="Trebuchet MS" w:hAnsi="Trebuchet MS"/>
            <w:noProof/>
            <w:sz w:val="24"/>
          </w:rPr>
          <w:delText xml:space="preserve"> that punishment will be brought upon them</w:delText>
        </w:r>
      </w:del>
      <w:r w:rsidRPr="00901CCE">
        <w:rPr>
          <w:rFonts w:ascii="Trebuchet MS" w:hAnsi="Trebuchet MS"/>
          <w:noProof/>
          <w:sz w:val="24"/>
        </w:rPr>
        <w:t xml:space="preserve">, then </w:t>
      </w:r>
      <w:del w:id="226" w:author="Author">
        <w:r w:rsidRPr="00901CCE">
          <w:rPr>
            <w:rFonts w:ascii="Trebuchet MS" w:hAnsi="Trebuchet MS"/>
            <w:noProof/>
            <w:sz w:val="24"/>
          </w:rPr>
          <w:delText xml:space="preserve">it is not </w:delText>
        </w:r>
      </w:del>
      <w:r w:rsidRPr="00901CCE">
        <w:rPr>
          <w:rFonts w:ascii="Trebuchet MS" w:hAnsi="Trebuchet MS"/>
          <w:noProof/>
          <w:sz w:val="24"/>
        </w:rPr>
        <w:t xml:space="preserve">Jehovah </w:t>
      </w:r>
      <w:del w:id="227" w:author="Author">
        <w:r w:rsidRPr="00901CCE">
          <w:rPr>
            <w:rFonts w:ascii="Trebuchet MS" w:hAnsi="Trebuchet MS"/>
            <w:noProof/>
            <w:sz w:val="24"/>
          </w:rPr>
          <w:delText xml:space="preserve">that </w:delText>
        </w:r>
      </w:del>
      <w:r w:rsidRPr="00901CCE">
        <w:rPr>
          <w:rFonts w:ascii="Trebuchet MS" w:hAnsi="Trebuchet MS"/>
          <w:noProof/>
          <w:sz w:val="24"/>
        </w:rPr>
        <w:t xml:space="preserve">has </w:t>
      </w:r>
      <w:ins w:id="228" w:author="Author">
        <w:r w:rsidRPr="00901CCE">
          <w:rPr>
            <w:rFonts w:ascii="Trebuchet MS" w:hAnsi="Trebuchet MS"/>
            <w:noProof/>
            <w:sz w:val="24"/>
          </w:rPr>
          <w:t xml:space="preserve">not </w:t>
        </w:r>
      </w:ins>
      <w:r w:rsidRPr="00901CCE">
        <w:rPr>
          <w:rFonts w:ascii="Trebuchet MS" w:hAnsi="Trebuchet MS"/>
          <w:noProof/>
          <w:sz w:val="24"/>
        </w:rPr>
        <w:t xml:space="preserve">sent me. </w:t>
      </w:r>
      <w:r w:rsidRPr="00901CCE">
        <w:rPr>
          <w:rFonts w:ascii="Trebuchet MS" w:hAnsi="Trebuchet MS"/>
          <w:b/>
          <w:noProof/>
          <w:sz w:val="24"/>
        </w:rPr>
        <w:t xml:space="preserve">16:30 </w:t>
      </w:r>
      <w:r w:rsidRPr="00901CCE">
        <w:rPr>
          <w:rFonts w:ascii="Trebuchet MS" w:hAnsi="Trebuchet MS"/>
          <w:noProof/>
          <w:sz w:val="24"/>
        </w:rPr>
        <w:t xml:space="preserve">But if </w:t>
      </w:r>
      <w:del w:id="229" w:author="Author">
        <w:r w:rsidRPr="00901CCE">
          <w:rPr>
            <w:rFonts w:ascii="Trebuchet MS" w:hAnsi="Trebuchet MS"/>
            <w:noProof/>
            <w:sz w:val="24"/>
          </w:rPr>
          <w:delText>it is</w:delText>
        </w:r>
      </w:del>
      <w:ins w:id="230" w:author="Author">
        <w:r w:rsidRPr="00901CCE">
          <w:rPr>
            <w:rFonts w:ascii="Trebuchet MS" w:hAnsi="Trebuchet MS"/>
            <w:noProof/>
            <w:sz w:val="24"/>
          </w:rPr>
          <w:t>Jehovah does</w:t>
        </w:r>
      </w:ins>
      <w:r w:rsidRPr="00901CCE">
        <w:rPr>
          <w:rFonts w:ascii="Trebuchet MS" w:hAnsi="Trebuchet MS"/>
          <w:noProof/>
          <w:sz w:val="24"/>
        </w:rPr>
        <w:t xml:space="preserve"> something </w:t>
      </w:r>
      <w:del w:id="231" w:author="Author">
        <w:r w:rsidRPr="00901CCE">
          <w:rPr>
            <w:rFonts w:ascii="Trebuchet MS" w:hAnsi="Trebuchet MS"/>
            <w:noProof/>
            <w:sz w:val="24"/>
          </w:rPr>
          <w:delText>created that Jehovah will create,</w:delText>
        </w:r>
      </w:del>
      <w:ins w:id="232" w:author="Author">
        <w:r w:rsidRPr="00901CCE">
          <w:rPr>
            <w:rFonts w:ascii="Trebuchet MS" w:hAnsi="Trebuchet MS"/>
            <w:noProof/>
            <w:sz w:val="24"/>
          </w:rPr>
          <w:t>extraordinary with them</w:t>
        </w:r>
      </w:ins>
      <w:r w:rsidRPr="00901CCE">
        <w:rPr>
          <w:rFonts w:ascii="Trebuchet MS" w:hAnsi="Trebuchet MS"/>
          <w:noProof/>
          <w:sz w:val="24"/>
        </w:rPr>
        <w:t xml:space="preserve"> and the ground </w:t>
      </w:r>
      <w:del w:id="233" w:author="Author">
        <w:r w:rsidRPr="00901CCE">
          <w:rPr>
            <w:rFonts w:ascii="Trebuchet MS" w:hAnsi="Trebuchet MS"/>
            <w:noProof/>
            <w:sz w:val="24"/>
          </w:rPr>
          <w:delText>has to open its mouth</w:delText>
        </w:r>
      </w:del>
      <w:ins w:id="234" w:author="Author">
        <w:r w:rsidRPr="00901CCE">
          <w:rPr>
            <w:rFonts w:ascii="Trebuchet MS" w:hAnsi="Trebuchet MS"/>
            <w:noProof/>
            <w:sz w:val="24"/>
          </w:rPr>
          <w:t>opens</w:t>
        </w:r>
        <w:r w:rsidRPr="00901CC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901CCE">
        <w:rPr>
          <w:rFonts w:ascii="Trebuchet MS" w:hAnsi="Trebuchet MS"/>
          <w:noProof/>
          <w:sz w:val="24"/>
        </w:rPr>
        <w:t xml:space="preserve"> and </w:t>
      </w:r>
      <w:del w:id="237" w:author="Author">
        <w:r w:rsidRPr="00901CCE">
          <w:rPr>
            <w:rFonts w:ascii="Trebuchet MS" w:hAnsi="Trebuchet MS"/>
            <w:noProof/>
            <w:sz w:val="24"/>
          </w:rPr>
          <w:delText>swallow up</w:delText>
        </w:r>
      </w:del>
      <w:ins w:id="238" w:author="Author">
        <w:r w:rsidRPr="00901CCE">
          <w:rPr>
            <w:rFonts w:ascii="Trebuchet MS" w:hAnsi="Trebuchet MS"/>
            <w:noProof/>
            <w:sz w:val="24"/>
          </w:rPr>
          <w:t>swallows</w:t>
        </w:r>
      </w:ins>
      <w:r w:rsidRPr="00901CCE">
        <w:rPr>
          <w:rFonts w:ascii="Trebuchet MS" w:hAnsi="Trebuchet MS"/>
          <w:noProof/>
          <w:sz w:val="24"/>
        </w:rPr>
        <w:t xml:space="preserve"> them and everything that belongs to them and they </w:t>
      </w:r>
      <w:del w:id="239" w:author="Author">
        <w:r w:rsidRPr="00901CCE">
          <w:rPr>
            <w:rFonts w:ascii="Trebuchet MS" w:hAnsi="Trebuchet MS"/>
            <w:noProof/>
            <w:sz w:val="24"/>
          </w:rPr>
          <w:delText xml:space="preserve">have to </w:delText>
        </w:r>
      </w:del>
      <w:r w:rsidRPr="00901CCE">
        <w:rPr>
          <w:rFonts w:ascii="Trebuchet MS" w:hAnsi="Trebuchet MS"/>
          <w:noProof/>
          <w:sz w:val="24"/>
        </w:rPr>
        <w:t xml:space="preserve">go down alive into </w:t>
      </w:r>
      <w:del w:id="240" w:author="Author">
        <w:r w:rsidRPr="00901CCE">
          <w:rPr>
            <w:rFonts w:ascii="Trebuchet MS" w:hAnsi="Trebuchet MS"/>
            <w:noProof/>
            <w:sz w:val="24"/>
          </w:rPr>
          <w:delText xml:space="preserve">She′ol,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41" w:author="Author">
        <w:r w:rsidRPr="00901CCE">
          <w:rPr>
            <w:rFonts w:ascii="Trebuchet MS" w:hAnsi="Trebuchet MS"/>
            <w:noProof/>
            <w:sz w:val="24"/>
          </w:rPr>
          <w:t>the Grave,</w:t>
        </w:r>
        <w:r w:rsidRPr="00901CCE">
          <w:rPr>
            <w:rStyle w:val="FootnoteReference"/>
            <w:rFonts w:ascii="Trebuchet MS" w:hAnsi="Trebuchet MS"/>
            <w:noProof/>
          </w:rPr>
          <w:footnoteReference w:id="5"/>
        </w:r>
        <w:r w:rsidRPr="00901CCE">
          <w:rPr>
            <w:rFonts w:ascii="Trebuchet MS" w:hAnsi="Trebuchet MS"/>
            <w:noProof/>
            <w:sz w:val="24"/>
          </w:rPr>
          <w:t xml:space="preserve"> you</w:t>
        </w:r>
      </w:ins>
      <w:r w:rsidRPr="00901CCE">
        <w:rPr>
          <w:rFonts w:ascii="Trebuchet MS" w:hAnsi="Trebuchet MS"/>
          <w:noProof/>
          <w:sz w:val="24"/>
        </w:rPr>
        <w:t xml:space="preserve"> will </w:t>
      </w:r>
      <w:del w:id="244" w:author="Author">
        <w:r w:rsidRPr="00901CCE">
          <w:rPr>
            <w:rFonts w:ascii="Trebuchet MS" w:hAnsi="Trebuchet MS"/>
            <w:noProof/>
            <w:sz w:val="24"/>
          </w:rPr>
          <w:delText>then</w:delText>
        </w:r>
      </w:del>
      <w:ins w:id="245" w:author="Author">
        <w:r w:rsidRPr="00901CCE">
          <w:rPr>
            <w:rFonts w:ascii="Trebuchet MS" w:hAnsi="Trebuchet MS"/>
            <w:noProof/>
            <w:sz w:val="24"/>
          </w:rPr>
          <w:t>certainly</w:t>
        </w:r>
      </w:ins>
      <w:r w:rsidRPr="00901CCE">
        <w:rPr>
          <w:rFonts w:ascii="Trebuchet MS" w:hAnsi="Trebuchet MS"/>
          <w:noProof/>
          <w:sz w:val="24"/>
        </w:rPr>
        <w:t xml:space="preserve"> know </w:t>
      </w:r>
      <w:del w:id="246" w:author="Author">
        <w:r w:rsidRPr="00901CCE">
          <w:rPr>
            <w:rFonts w:ascii="Trebuchet MS" w:hAnsi="Trebuchet MS"/>
            <w:noProof/>
            <w:sz w:val="24"/>
          </w:rPr>
          <w:delText xml:space="preserve">for certain </w:delText>
        </w:r>
      </w:del>
      <w:r w:rsidRPr="00901CCE">
        <w:rPr>
          <w:rFonts w:ascii="Trebuchet MS" w:hAnsi="Trebuchet MS"/>
          <w:noProof/>
          <w:sz w:val="24"/>
        </w:rPr>
        <w:t>that these men have treated Jehovah disrespectfully.”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16:31 </w:t>
      </w:r>
      <w:del w:id="247" w:author="Author">
        <w:r w:rsidRPr="00901CCE">
          <w:rPr>
            <w:rFonts w:ascii="Trebuchet MS" w:hAnsi="Trebuchet MS"/>
            <w:noProof/>
            <w:sz w:val="24"/>
          </w:rPr>
          <w:delText>And it came about that as</w:delText>
        </w:r>
      </w:del>
      <w:ins w:id="248" w:author="Author">
        <w:r w:rsidRPr="00901CCE">
          <w:rPr>
            <w:rFonts w:ascii="Trebuchet MS" w:hAnsi="Trebuchet MS"/>
            <w:noProof/>
            <w:sz w:val="24"/>
          </w:rPr>
          <w:t>As</w:t>
        </w:r>
      </w:ins>
      <w:r w:rsidRPr="00901CCE">
        <w:rPr>
          <w:rFonts w:ascii="Trebuchet MS" w:hAnsi="Trebuchet MS"/>
          <w:noProof/>
          <w:sz w:val="24"/>
        </w:rPr>
        <w:t xml:space="preserve"> soon as he </w:t>
      </w:r>
      <w:del w:id="249" w:author="Author">
        <w:r w:rsidRPr="00901CCE">
          <w:rPr>
            <w:rFonts w:ascii="Trebuchet MS" w:hAnsi="Trebuchet MS"/>
            <w:noProof/>
            <w:sz w:val="24"/>
          </w:rPr>
          <w:delText xml:space="preserve">had </w:delText>
        </w:r>
      </w:del>
      <w:r w:rsidRPr="00901CCE">
        <w:rPr>
          <w:rFonts w:ascii="Trebuchet MS" w:hAnsi="Trebuchet MS"/>
          <w:noProof/>
          <w:sz w:val="24"/>
        </w:rPr>
        <w:t xml:space="preserve">finished speaking all these words, the ground </w:t>
      </w:r>
      <w:del w:id="250" w:author="Author">
        <w:r w:rsidRPr="00901CCE">
          <w:rPr>
            <w:rFonts w:ascii="Trebuchet MS" w:hAnsi="Trebuchet MS"/>
            <w:noProof/>
            <w:sz w:val="24"/>
          </w:rPr>
          <w:delText>that was under</w:delText>
        </w:r>
      </w:del>
      <w:ins w:id="251" w:author="Author">
        <w:r w:rsidRPr="00901CCE">
          <w:rPr>
            <w:rFonts w:ascii="Trebuchet MS" w:hAnsi="Trebuchet MS"/>
            <w:noProof/>
            <w:sz w:val="24"/>
          </w:rPr>
          <w:t>beneath</w:t>
        </w:r>
      </w:ins>
      <w:r w:rsidRPr="00901CCE">
        <w:rPr>
          <w:rFonts w:ascii="Trebuchet MS" w:hAnsi="Trebuchet MS"/>
          <w:noProof/>
          <w:sz w:val="24"/>
        </w:rPr>
        <w:t xml:space="preserve"> them </w:t>
      </w:r>
      <w:del w:id="252" w:author="Author">
        <w:r w:rsidRPr="00901CCE">
          <w:rPr>
            <w:rFonts w:ascii="Trebuchet MS" w:hAnsi="Trebuchet MS"/>
            <w:noProof/>
            <w:sz w:val="24"/>
          </w:rPr>
          <w:delText xml:space="preserve">began to be </w:delText>
        </w:r>
      </w:del>
      <w:r w:rsidRPr="00901CCE">
        <w:rPr>
          <w:rFonts w:ascii="Trebuchet MS" w:hAnsi="Trebuchet MS"/>
          <w:noProof/>
          <w:sz w:val="24"/>
        </w:rPr>
        <w:t xml:space="preserve">split apart. </w:t>
      </w:r>
      <w:r w:rsidRPr="00901CCE">
        <w:rPr>
          <w:rFonts w:ascii="Trebuchet MS" w:hAnsi="Trebuchet MS"/>
          <w:b/>
          <w:noProof/>
          <w:sz w:val="24"/>
        </w:rPr>
        <w:t xml:space="preserve">16:32 </w:t>
      </w:r>
      <w:r w:rsidRPr="00901CCE">
        <w:rPr>
          <w:rFonts w:ascii="Trebuchet MS" w:hAnsi="Trebuchet MS"/>
          <w:noProof/>
          <w:sz w:val="24"/>
        </w:rPr>
        <w:t xml:space="preserve">And the earth </w:t>
      </w:r>
      <w:del w:id="253" w:author="Author">
        <w:r w:rsidRPr="00901CCE">
          <w:rPr>
            <w:rFonts w:ascii="Trebuchet MS" w:hAnsi="Trebuchet MS"/>
            <w:noProof/>
            <w:sz w:val="24"/>
          </w:rPr>
          <w:delText>proceeded to open its mouth</w:delText>
        </w:r>
      </w:del>
      <w:ins w:id="254" w:author="Author">
        <w:r w:rsidRPr="00901CCE">
          <w:rPr>
            <w:rFonts w:ascii="Trebuchet MS" w:hAnsi="Trebuchet MS"/>
            <w:noProof/>
            <w:sz w:val="24"/>
          </w:rPr>
          <w:t>opened</w:t>
        </w:r>
        <w:r w:rsidRPr="00901CCE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901CCE">
        <w:rPr>
          <w:rFonts w:ascii="Trebuchet MS" w:hAnsi="Trebuchet MS"/>
          <w:noProof/>
          <w:sz w:val="24"/>
        </w:rPr>
        <w:t xml:space="preserve"> and </w:t>
      </w:r>
      <w:del w:id="257" w:author="Author">
        <w:r w:rsidRPr="00901CCE">
          <w:rPr>
            <w:rFonts w:ascii="Trebuchet MS" w:hAnsi="Trebuchet MS"/>
            <w:noProof/>
            <w:sz w:val="24"/>
          </w:rPr>
          <w:delText>to swallow up</w:delText>
        </w:r>
      </w:del>
      <w:ins w:id="258" w:author="Author">
        <w:r w:rsidRPr="00901CCE">
          <w:rPr>
            <w:rFonts w:ascii="Trebuchet MS" w:hAnsi="Trebuchet MS"/>
            <w:noProof/>
            <w:sz w:val="24"/>
          </w:rPr>
          <w:t>swallowed</w:t>
        </w:r>
      </w:ins>
      <w:r w:rsidRPr="00901CCE">
        <w:rPr>
          <w:rFonts w:ascii="Trebuchet MS" w:hAnsi="Trebuchet MS"/>
          <w:noProof/>
          <w:sz w:val="24"/>
        </w:rPr>
        <w:t xml:space="preserve"> them </w:t>
      </w:r>
      <w:del w:id="259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260" w:author="Author">
        <w:r w:rsidRPr="00901CCE">
          <w:rPr>
            <w:rFonts w:ascii="Trebuchet MS" w:hAnsi="Trebuchet MS"/>
            <w:noProof/>
            <w:sz w:val="24"/>
          </w:rPr>
          <w:t>up, along with</w:t>
        </w:r>
      </w:ins>
      <w:r w:rsidRPr="00901CCE">
        <w:rPr>
          <w:rFonts w:ascii="Trebuchet MS" w:hAnsi="Trebuchet MS"/>
          <w:noProof/>
          <w:sz w:val="24"/>
        </w:rPr>
        <w:t xml:space="preserve"> their households and </w:t>
      </w:r>
      <w:del w:id="261" w:author="Author">
        <w:r w:rsidRPr="00901CCE">
          <w:rPr>
            <w:rFonts w:ascii="Trebuchet MS" w:hAnsi="Trebuchet MS"/>
            <w:noProof/>
            <w:sz w:val="24"/>
          </w:rPr>
          <w:delText>all humankind that</w:delText>
        </w:r>
      </w:del>
      <w:ins w:id="262" w:author="Author">
        <w:r w:rsidRPr="00901CCE">
          <w:rPr>
            <w:rFonts w:ascii="Trebuchet MS" w:hAnsi="Trebuchet MS"/>
            <w:noProof/>
            <w:sz w:val="24"/>
          </w:rPr>
          <w:t>everyone who</w:t>
        </w:r>
      </w:ins>
      <w:r w:rsidRPr="00901CCE">
        <w:rPr>
          <w:rFonts w:ascii="Trebuchet MS" w:hAnsi="Trebuchet MS"/>
          <w:noProof/>
          <w:sz w:val="24"/>
        </w:rPr>
        <w:t xml:space="preserve"> belonged to </w:t>
      </w:r>
      <w:del w:id="263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264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 xml:space="preserve"> and all </w:t>
      </w:r>
      <w:del w:id="265" w:author="Author">
        <w:r w:rsidRPr="00901CCE">
          <w:rPr>
            <w:rFonts w:ascii="Trebuchet MS" w:hAnsi="Trebuchet MS"/>
            <w:noProof/>
            <w:sz w:val="24"/>
          </w:rPr>
          <w:delText>the</w:delText>
        </w:r>
      </w:del>
      <w:ins w:id="266" w:author="Author">
        <w:r w:rsidRPr="00901CCE">
          <w:rPr>
            <w:rFonts w:ascii="Trebuchet MS" w:hAnsi="Trebuchet MS"/>
            <w:noProof/>
            <w:sz w:val="24"/>
          </w:rPr>
          <w:t>their</w:t>
        </w:r>
      </w:ins>
      <w:r w:rsidRPr="00901CCE">
        <w:rPr>
          <w:rFonts w:ascii="Trebuchet MS" w:hAnsi="Trebuchet MS"/>
          <w:noProof/>
          <w:sz w:val="24"/>
        </w:rPr>
        <w:t xml:space="preserve"> goods. </w:t>
      </w:r>
      <w:r w:rsidRPr="00901CCE">
        <w:rPr>
          <w:rFonts w:ascii="Trebuchet MS" w:hAnsi="Trebuchet MS"/>
          <w:b/>
          <w:noProof/>
          <w:sz w:val="24"/>
        </w:rPr>
        <w:t xml:space="preserve">16:33 </w:t>
      </w:r>
      <w:r w:rsidRPr="00901CCE">
        <w:rPr>
          <w:rFonts w:ascii="Trebuchet MS" w:hAnsi="Trebuchet MS"/>
          <w:noProof/>
          <w:sz w:val="24"/>
        </w:rPr>
        <w:t xml:space="preserve">So </w:t>
      </w:r>
      <w:del w:id="267" w:author="Author">
        <w:r w:rsidRPr="00901CCE">
          <w:rPr>
            <w:rFonts w:ascii="Trebuchet MS" w:hAnsi="Trebuchet MS"/>
            <w:noProof/>
            <w:sz w:val="24"/>
          </w:rPr>
          <w:delText xml:space="preserve">down </w:delText>
        </w:r>
      </w:del>
      <w:r w:rsidRPr="00901CCE">
        <w:rPr>
          <w:rFonts w:ascii="Trebuchet MS" w:hAnsi="Trebuchet MS"/>
          <w:noProof/>
          <w:sz w:val="24"/>
        </w:rPr>
        <w:t xml:space="preserve">they </w:t>
      </w:r>
      <w:del w:id="268" w:author="Author">
        <w:r w:rsidRPr="00901CCE">
          <w:rPr>
            <w:rFonts w:ascii="Trebuchet MS" w:hAnsi="Trebuchet MS"/>
            <w:noProof/>
            <w:sz w:val="24"/>
          </w:rPr>
          <w:delText xml:space="preserve">went, </w:delText>
        </w:r>
      </w:del>
      <w:r w:rsidRPr="00901CCE">
        <w:rPr>
          <w:rFonts w:ascii="Trebuchet MS" w:hAnsi="Trebuchet MS"/>
          <w:noProof/>
          <w:sz w:val="24"/>
        </w:rPr>
        <w:t>and all who belonged to them</w:t>
      </w:r>
      <w:del w:id="269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ins w:id="270" w:author="Author">
        <w:r w:rsidRPr="00901CCE">
          <w:rPr>
            <w:rFonts w:ascii="Trebuchet MS" w:hAnsi="Trebuchet MS"/>
            <w:noProof/>
            <w:sz w:val="24"/>
          </w:rPr>
          <w:t xml:space="preserve"> went down</w:t>
        </w:r>
      </w:ins>
      <w:r w:rsidRPr="00901CCE">
        <w:rPr>
          <w:rFonts w:ascii="Trebuchet MS" w:hAnsi="Trebuchet MS"/>
          <w:noProof/>
          <w:sz w:val="24"/>
        </w:rPr>
        <w:t xml:space="preserve"> alive into </w:t>
      </w:r>
      <w:del w:id="271" w:author="Author">
        <w:r w:rsidRPr="00901CCE">
          <w:rPr>
            <w:rFonts w:ascii="Trebuchet MS" w:hAnsi="Trebuchet MS"/>
            <w:noProof/>
            <w:sz w:val="24"/>
          </w:rPr>
          <w:delText>She′ol,</w:delText>
        </w:r>
      </w:del>
      <w:ins w:id="272" w:author="Author">
        <w:r w:rsidRPr="00901CCE">
          <w:rPr>
            <w:rFonts w:ascii="Trebuchet MS" w:hAnsi="Trebuchet MS"/>
            <w:noProof/>
            <w:sz w:val="24"/>
          </w:rPr>
          <w:t>the Grave,</w:t>
        </w:r>
        <w:r w:rsidRPr="00901CCE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901CCE">
        <w:rPr>
          <w:rFonts w:ascii="Trebuchet MS" w:hAnsi="Trebuchet MS"/>
          <w:noProof/>
          <w:sz w:val="24"/>
        </w:rPr>
        <w:t xml:space="preserve"> and the earth </w:t>
      </w:r>
      <w:del w:id="275" w:author="Author">
        <w:r w:rsidRPr="00901CCE">
          <w:rPr>
            <w:rFonts w:ascii="Trebuchet MS" w:hAnsi="Trebuchet MS"/>
            <w:noProof/>
            <w:sz w:val="24"/>
          </w:rPr>
          <w:delText>went covering</w:delText>
        </w:r>
      </w:del>
      <w:ins w:id="276" w:author="Author">
        <w:r w:rsidRPr="00901CCE">
          <w:rPr>
            <w:rFonts w:ascii="Trebuchet MS" w:hAnsi="Trebuchet MS"/>
            <w:noProof/>
            <w:sz w:val="24"/>
          </w:rPr>
          <w:t>covered</w:t>
        </w:r>
      </w:ins>
      <w:r w:rsidRPr="00901CCE">
        <w:rPr>
          <w:rFonts w:ascii="Trebuchet MS" w:hAnsi="Trebuchet MS"/>
          <w:noProof/>
          <w:sz w:val="24"/>
        </w:rPr>
        <w:t xml:space="preserve"> them over, so that they perished from the midst of the congregation. </w:t>
      </w:r>
      <w:r w:rsidRPr="00901CCE">
        <w:rPr>
          <w:rFonts w:ascii="Trebuchet MS" w:hAnsi="Trebuchet MS"/>
          <w:b/>
          <w:noProof/>
          <w:sz w:val="24"/>
        </w:rPr>
        <w:t xml:space="preserve">16:34 </w:t>
      </w:r>
      <w:del w:id="277" w:author="Author">
        <w:r w:rsidRPr="00901CCE">
          <w:rPr>
            <w:rFonts w:ascii="Trebuchet MS" w:hAnsi="Trebuchet MS"/>
            <w:noProof/>
            <w:sz w:val="24"/>
          </w:rPr>
          <w:delText>And all</w:delText>
        </w:r>
      </w:del>
      <w:ins w:id="278" w:author="Author">
        <w:r w:rsidRPr="00901CCE">
          <w:rPr>
            <w:rFonts w:ascii="Trebuchet MS" w:hAnsi="Trebuchet MS"/>
            <w:noProof/>
            <w:sz w:val="24"/>
          </w:rPr>
          <w:t>All</w:t>
        </w:r>
      </w:ins>
      <w:r w:rsidRPr="00901CCE">
        <w:rPr>
          <w:rFonts w:ascii="Trebuchet MS" w:hAnsi="Trebuchet MS"/>
          <w:noProof/>
          <w:sz w:val="24"/>
        </w:rPr>
        <w:t xml:space="preserve"> the Israelites who were </w:t>
      </w:r>
      <w:del w:id="279" w:author="Author">
        <w:r w:rsidRPr="00901CCE">
          <w:rPr>
            <w:rFonts w:ascii="Trebuchet MS" w:hAnsi="Trebuchet MS"/>
            <w:noProof/>
            <w:sz w:val="24"/>
          </w:rPr>
          <w:delText>round about</w:delText>
        </w:r>
      </w:del>
      <w:ins w:id="280" w:author="Author">
        <w:r w:rsidRPr="00901CCE">
          <w:rPr>
            <w:rFonts w:ascii="Trebuchet MS" w:hAnsi="Trebuchet MS"/>
            <w:noProof/>
            <w:sz w:val="24"/>
          </w:rPr>
          <w:t>around</w:t>
        </w:r>
      </w:ins>
      <w:r w:rsidRPr="00901CCE">
        <w:rPr>
          <w:rFonts w:ascii="Trebuchet MS" w:hAnsi="Trebuchet MS"/>
          <w:noProof/>
          <w:sz w:val="24"/>
        </w:rPr>
        <w:t xml:space="preserve"> them fled at </w:t>
      </w:r>
      <w:del w:id="281" w:author="Author">
        <w:r w:rsidRPr="00901CCE">
          <w:rPr>
            <w:rFonts w:ascii="Trebuchet MS" w:hAnsi="Trebuchet MS"/>
            <w:noProof/>
            <w:sz w:val="24"/>
          </w:rPr>
          <w:delText>the</w:delText>
        </w:r>
      </w:del>
      <w:ins w:id="282" w:author="Author">
        <w:r w:rsidRPr="00901CCE">
          <w:rPr>
            <w:rFonts w:ascii="Trebuchet MS" w:hAnsi="Trebuchet MS"/>
            <w:noProof/>
            <w:sz w:val="24"/>
          </w:rPr>
          <w:t>their</w:t>
        </w:r>
      </w:ins>
      <w:r w:rsidRPr="00901CCE">
        <w:rPr>
          <w:rFonts w:ascii="Trebuchet MS" w:hAnsi="Trebuchet MS"/>
          <w:noProof/>
          <w:sz w:val="24"/>
        </w:rPr>
        <w:t xml:space="preserve"> screaming</w:t>
      </w:r>
      <w:del w:id="283" w:author="Author">
        <w:r w:rsidRPr="00901CCE">
          <w:rPr>
            <w:rFonts w:ascii="Trebuchet MS" w:hAnsi="Trebuchet MS"/>
            <w:noProof/>
            <w:sz w:val="24"/>
          </w:rPr>
          <w:delText xml:space="preserve"> of them</w:delText>
        </w:r>
      </w:del>
      <w:r w:rsidRPr="00901CCE">
        <w:rPr>
          <w:rFonts w:ascii="Trebuchet MS" w:hAnsi="Trebuchet MS"/>
          <w:noProof/>
          <w:sz w:val="24"/>
        </w:rPr>
        <w:t xml:space="preserve">, for they </w:t>
      </w:r>
      <w:del w:id="284" w:author="Author">
        <w:r w:rsidRPr="00901CCE">
          <w:rPr>
            <w:rFonts w:ascii="Trebuchet MS" w:hAnsi="Trebuchet MS"/>
            <w:noProof/>
            <w:sz w:val="24"/>
          </w:rPr>
          <w:delText>began to say</w:delText>
        </w:r>
      </w:del>
      <w:ins w:id="285" w:author="Author">
        <w:r w:rsidRPr="00901CCE">
          <w:rPr>
            <w:rFonts w:ascii="Trebuchet MS" w:hAnsi="Trebuchet MS"/>
            <w:noProof/>
            <w:sz w:val="24"/>
          </w:rPr>
          <w:t>said</w:t>
        </w:r>
      </w:ins>
      <w:r w:rsidRPr="00901CCE">
        <w:rPr>
          <w:rFonts w:ascii="Trebuchet MS" w:hAnsi="Trebuchet MS"/>
          <w:noProof/>
          <w:sz w:val="24"/>
        </w:rPr>
        <w:t xml:space="preserve">: “We are afraid that the earth may swallow us up!” </w:t>
      </w:r>
      <w:r w:rsidRPr="00901CCE">
        <w:rPr>
          <w:rFonts w:ascii="Trebuchet MS" w:hAnsi="Trebuchet MS"/>
          <w:b/>
          <w:noProof/>
          <w:sz w:val="24"/>
        </w:rPr>
        <w:t xml:space="preserve">16:35 </w:t>
      </w:r>
      <w:del w:id="286" w:author="Author">
        <w:r w:rsidRPr="00901CCE">
          <w:rPr>
            <w:rFonts w:ascii="Trebuchet MS" w:hAnsi="Trebuchet MS"/>
            <w:noProof/>
            <w:sz w:val="24"/>
          </w:rPr>
          <w:delText>And</w:delText>
        </w:r>
      </w:del>
      <w:ins w:id="287" w:author="Author">
        <w:r w:rsidRPr="00901CCE">
          <w:rPr>
            <w:rFonts w:ascii="Trebuchet MS" w:hAnsi="Trebuchet MS"/>
            <w:noProof/>
            <w:sz w:val="24"/>
          </w:rPr>
          <w:t>Then</w:t>
        </w:r>
      </w:ins>
      <w:r w:rsidRPr="00901CCE">
        <w:rPr>
          <w:rFonts w:ascii="Trebuchet MS" w:hAnsi="Trebuchet MS"/>
          <w:noProof/>
          <w:sz w:val="24"/>
        </w:rPr>
        <w:t xml:space="preserve"> a fire came out from Jehovah and </w:t>
      </w:r>
      <w:del w:id="288" w:author="Author">
        <w:r w:rsidRPr="00901CCE">
          <w:rPr>
            <w:rFonts w:ascii="Trebuchet MS" w:hAnsi="Trebuchet MS"/>
            <w:noProof/>
            <w:sz w:val="24"/>
          </w:rPr>
          <w:delText>proceeded to consume</w:delText>
        </w:r>
      </w:del>
      <w:ins w:id="289" w:author="Author">
        <w:r w:rsidRPr="00901CCE">
          <w:rPr>
            <w:rFonts w:ascii="Trebuchet MS" w:hAnsi="Trebuchet MS"/>
            <w:noProof/>
            <w:sz w:val="24"/>
          </w:rPr>
          <w:t>consumed</w:t>
        </w:r>
      </w:ins>
      <w:r w:rsidRPr="00901CCE">
        <w:rPr>
          <w:rFonts w:ascii="Trebuchet MS" w:hAnsi="Trebuchet MS"/>
          <w:noProof/>
          <w:sz w:val="24"/>
        </w:rPr>
        <w:t xml:space="preserve"> the </w:t>
      </w:r>
      <w:del w:id="290" w:author="Author">
        <w:r w:rsidRPr="00901CCE">
          <w:rPr>
            <w:rFonts w:ascii="Trebuchet MS" w:hAnsi="Trebuchet MS"/>
            <w:noProof/>
            <w:sz w:val="24"/>
          </w:rPr>
          <w:delText>two hundred and fifty</w:delText>
        </w:r>
      </w:del>
      <w:ins w:id="291" w:author="Author">
        <w:r w:rsidRPr="00901CCE">
          <w:rPr>
            <w:rFonts w:ascii="Trebuchet MS" w:hAnsi="Trebuchet MS"/>
            <w:noProof/>
            <w:sz w:val="24"/>
          </w:rPr>
          <w:t>250</w:t>
        </w:r>
      </w:ins>
      <w:r w:rsidRPr="00901CCE">
        <w:rPr>
          <w:rFonts w:ascii="Trebuchet MS" w:hAnsi="Trebuchet MS"/>
          <w:noProof/>
          <w:sz w:val="24"/>
        </w:rPr>
        <w:t xml:space="preserve"> men offering the incense.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16:36 </w:t>
      </w:r>
      <w:r w:rsidRPr="00901CCE">
        <w:rPr>
          <w:rFonts w:ascii="Trebuchet MS" w:hAnsi="Trebuchet MS"/>
          <w:noProof/>
          <w:sz w:val="24"/>
        </w:rPr>
        <w:t xml:space="preserve">Jehovah now </w:t>
      </w:r>
      <w:del w:id="292" w:author="Author">
        <w:r w:rsidRPr="00901CCE">
          <w:rPr>
            <w:rFonts w:ascii="Trebuchet MS" w:hAnsi="Trebuchet MS"/>
            <w:noProof/>
            <w:sz w:val="24"/>
          </w:rPr>
          <w:delText>spoke</w:delText>
        </w:r>
      </w:del>
      <w:ins w:id="293" w:author="Author">
        <w:r w:rsidRPr="00901CCE">
          <w:rPr>
            <w:rFonts w:ascii="Trebuchet MS" w:hAnsi="Trebuchet MS"/>
            <w:noProof/>
            <w:sz w:val="24"/>
          </w:rPr>
          <w:t>said</w:t>
        </w:r>
      </w:ins>
      <w:r w:rsidRPr="00901CCE">
        <w:rPr>
          <w:rFonts w:ascii="Trebuchet MS" w:hAnsi="Trebuchet MS"/>
          <w:noProof/>
          <w:sz w:val="24"/>
        </w:rPr>
        <w:t xml:space="preserve"> to Moses</w:t>
      </w:r>
      <w:del w:id="294" w:author="Author">
        <w:r w:rsidRPr="00901CCE">
          <w:rPr>
            <w:rFonts w:ascii="Trebuchet MS" w:hAnsi="Trebuchet MS"/>
            <w:noProof/>
            <w:sz w:val="24"/>
          </w:rPr>
          <w:delText>, saying</w:delText>
        </w:r>
      </w:del>
      <w:r w:rsidRPr="00901CCE">
        <w:rPr>
          <w:rFonts w:ascii="Trebuchet MS" w:hAnsi="Trebuchet MS"/>
          <w:noProof/>
          <w:sz w:val="24"/>
        </w:rPr>
        <w:t xml:space="preserve">: </w:t>
      </w:r>
      <w:r w:rsidRPr="00901CCE">
        <w:rPr>
          <w:rFonts w:ascii="Trebuchet MS" w:hAnsi="Trebuchet MS"/>
          <w:b/>
          <w:noProof/>
          <w:sz w:val="24"/>
        </w:rPr>
        <w:t xml:space="preserve">16:37 </w:t>
      </w:r>
      <w:r w:rsidRPr="00901CCE">
        <w:rPr>
          <w:rFonts w:ascii="Trebuchet MS" w:hAnsi="Trebuchet MS"/>
          <w:noProof/>
          <w:sz w:val="24"/>
        </w:rPr>
        <w:t>“</w:t>
      </w:r>
      <w:del w:id="295" w:author="Author">
        <w:r w:rsidRPr="00901CCE">
          <w:rPr>
            <w:rFonts w:ascii="Trebuchet MS" w:hAnsi="Trebuchet MS"/>
            <w:noProof/>
            <w:sz w:val="24"/>
          </w:rPr>
          <w:delText>Say to</w:delText>
        </w:r>
      </w:del>
      <w:ins w:id="296" w:author="Author">
        <w:r w:rsidRPr="00901CCE">
          <w:rPr>
            <w:rFonts w:ascii="Trebuchet MS" w:hAnsi="Trebuchet MS"/>
            <w:noProof/>
            <w:sz w:val="24"/>
          </w:rPr>
          <w:t>Tell</w:t>
        </w:r>
      </w:ins>
      <w:r w:rsidRPr="00901CCE">
        <w:rPr>
          <w:rFonts w:ascii="Trebuchet MS" w:hAnsi="Trebuchet MS"/>
          <w:noProof/>
          <w:sz w:val="24"/>
        </w:rPr>
        <w:t xml:space="preserve"> El·e·a′zar the son of Aaron the priest </w:t>
      </w:r>
      <w:del w:id="297" w:author="Author">
        <w:r w:rsidRPr="00901CCE">
          <w:rPr>
            <w:rFonts w:ascii="Trebuchet MS" w:hAnsi="Trebuchet MS"/>
            <w:noProof/>
            <w:sz w:val="24"/>
          </w:rPr>
          <w:delText xml:space="preserve">that he should </w:delText>
        </w:r>
      </w:del>
      <w:ins w:id="298" w:author="Author">
        <w:r w:rsidRPr="00901CCE">
          <w:rPr>
            <w:rFonts w:ascii="Trebuchet MS" w:hAnsi="Trebuchet MS"/>
            <w:noProof/>
            <w:sz w:val="24"/>
          </w:rPr>
          <w:t xml:space="preserve">to </w:t>
        </w:r>
      </w:ins>
      <w:r w:rsidRPr="00901CCE">
        <w:rPr>
          <w:rFonts w:ascii="Trebuchet MS" w:hAnsi="Trebuchet MS"/>
          <w:noProof/>
          <w:sz w:val="24"/>
        </w:rPr>
        <w:t xml:space="preserve">take </w:t>
      </w:r>
      <w:del w:id="299" w:author="Author">
        <w:r w:rsidRPr="00901CCE">
          <w:rPr>
            <w:rFonts w:ascii="Trebuchet MS" w:hAnsi="Trebuchet MS"/>
            <w:noProof/>
            <w:sz w:val="24"/>
          </w:rPr>
          <w:delText xml:space="preserve">up </w:delText>
        </w:r>
      </w:del>
      <w:r w:rsidRPr="00901CCE">
        <w:rPr>
          <w:rFonts w:ascii="Trebuchet MS" w:hAnsi="Trebuchet MS"/>
          <w:noProof/>
          <w:sz w:val="24"/>
        </w:rPr>
        <w:t xml:space="preserve">the fire holders </w:t>
      </w:r>
      <w:del w:id="300" w:author="Author">
        <w:r w:rsidRPr="00901CCE">
          <w:rPr>
            <w:rFonts w:ascii="Trebuchet MS" w:hAnsi="Trebuchet MS"/>
            <w:noProof/>
            <w:sz w:val="24"/>
          </w:rPr>
          <w:delText>from within the conflagration, ‘And you</w:delText>
        </w:r>
      </w:del>
      <w:ins w:id="301" w:author="Author">
        <w:r w:rsidRPr="00901CCE">
          <w:rPr>
            <w:rFonts w:ascii="Trebuchet MS" w:hAnsi="Trebuchet MS"/>
            <w:noProof/>
            <w:sz w:val="24"/>
          </w:rPr>
          <w:t>out of the fire, for they are holy. Also tell him to</w:t>
        </w:r>
      </w:ins>
      <w:r w:rsidRPr="00901CCE">
        <w:rPr>
          <w:rFonts w:ascii="Trebuchet MS" w:hAnsi="Trebuchet MS"/>
          <w:noProof/>
          <w:sz w:val="24"/>
        </w:rPr>
        <w:t xml:space="preserve"> scatter the fire </w:t>
      </w:r>
      <w:del w:id="302" w:author="Author">
        <w:r w:rsidRPr="00901CCE">
          <w:rPr>
            <w:rFonts w:ascii="Trebuchet MS" w:hAnsi="Trebuchet MS"/>
            <w:noProof/>
            <w:sz w:val="24"/>
          </w:rPr>
          <w:delText>over there; for they are holy,</w:delText>
        </w:r>
      </w:del>
      <w:ins w:id="303" w:author="Author">
        <w:r w:rsidRPr="00901CCE">
          <w:rPr>
            <w:rFonts w:ascii="Trebuchet MS" w:hAnsi="Trebuchet MS"/>
            <w:noProof/>
            <w:sz w:val="24"/>
          </w:rPr>
          <w:t>some distance away.</w:t>
        </w:r>
      </w:ins>
      <w:r w:rsidRPr="00901CCE">
        <w:rPr>
          <w:rFonts w:ascii="Trebuchet MS" w:hAnsi="Trebuchet MS"/>
          <w:noProof/>
          <w:sz w:val="24"/>
        </w:rPr>
        <w:t xml:space="preserve"> </w:t>
      </w:r>
      <w:r w:rsidRPr="00901CCE">
        <w:rPr>
          <w:rFonts w:ascii="Trebuchet MS" w:hAnsi="Trebuchet MS"/>
          <w:b/>
          <w:noProof/>
          <w:sz w:val="24"/>
        </w:rPr>
        <w:t xml:space="preserve">16:38 </w:t>
      </w:r>
      <w:del w:id="304" w:author="Author">
        <w:r w:rsidRPr="00901CCE">
          <w:rPr>
            <w:rFonts w:ascii="Trebuchet MS" w:hAnsi="Trebuchet MS"/>
            <w:noProof/>
            <w:sz w:val="24"/>
          </w:rPr>
          <w:delText>even the</w:delText>
        </w:r>
      </w:del>
      <w:ins w:id="305" w:author="Author">
        <w:r w:rsidRPr="00901CCE">
          <w:rPr>
            <w:rFonts w:ascii="Trebuchet MS" w:hAnsi="Trebuchet MS"/>
            <w:noProof/>
            <w:sz w:val="24"/>
          </w:rPr>
          <w:t>The</w:t>
        </w:r>
      </w:ins>
      <w:r w:rsidRPr="00901CCE">
        <w:rPr>
          <w:rFonts w:ascii="Trebuchet MS" w:hAnsi="Trebuchet MS"/>
          <w:noProof/>
          <w:sz w:val="24"/>
        </w:rPr>
        <w:t xml:space="preserve"> fire holders of </w:t>
      </w:r>
      <w:del w:id="306" w:author="Author">
        <w:r w:rsidRPr="00901CCE">
          <w:rPr>
            <w:rFonts w:ascii="Trebuchet MS" w:hAnsi="Trebuchet MS"/>
            <w:noProof/>
            <w:sz w:val="24"/>
          </w:rPr>
          <w:delText>these</w:delText>
        </w:r>
      </w:del>
      <w:ins w:id="307" w:author="Author">
        <w:r w:rsidRPr="00901CCE">
          <w:rPr>
            <w:rFonts w:ascii="Trebuchet MS" w:hAnsi="Trebuchet MS"/>
            <w:noProof/>
            <w:sz w:val="24"/>
          </w:rPr>
          <w:t>the</w:t>
        </w:r>
      </w:ins>
      <w:r w:rsidRPr="00901CCE">
        <w:rPr>
          <w:rFonts w:ascii="Trebuchet MS" w:hAnsi="Trebuchet MS"/>
          <w:noProof/>
          <w:sz w:val="24"/>
        </w:rPr>
        <w:t xml:space="preserve"> men who sinned </w:t>
      </w:r>
      <w:del w:id="308" w:author="Author">
        <w:r w:rsidRPr="00901CCE">
          <w:rPr>
            <w:rFonts w:ascii="Trebuchet MS" w:hAnsi="Trebuchet MS"/>
            <w:noProof/>
            <w:sz w:val="24"/>
          </w:rPr>
          <w:delText xml:space="preserve">against </w:delText>
        </w:r>
      </w:del>
      <w:ins w:id="309" w:author="Author">
        <w:r w:rsidRPr="00901CCE">
          <w:rPr>
            <w:rFonts w:ascii="Trebuchet MS" w:hAnsi="Trebuchet MS"/>
            <w:noProof/>
            <w:sz w:val="24"/>
          </w:rPr>
          <w:t xml:space="preserve">at the cost of </w:t>
        </w:r>
      </w:ins>
      <w:r w:rsidRPr="00901CCE">
        <w:rPr>
          <w:rFonts w:ascii="Trebuchet MS" w:hAnsi="Trebuchet MS"/>
          <w:noProof/>
          <w:sz w:val="24"/>
        </w:rPr>
        <w:t xml:space="preserve">their </w:t>
      </w:r>
      <w:del w:id="310" w:author="Author">
        <w:r w:rsidRPr="00901CCE">
          <w:rPr>
            <w:rFonts w:ascii="Trebuchet MS" w:hAnsi="Trebuchet MS"/>
            <w:noProof/>
            <w:sz w:val="24"/>
          </w:rPr>
          <w:delText>own souls. And they must make them</w:delText>
        </w:r>
      </w:del>
      <w:ins w:id="311" w:author="Author">
        <w:r w:rsidRPr="00901CCE">
          <w:rPr>
            <w:rFonts w:ascii="Trebuchet MS" w:hAnsi="Trebuchet MS"/>
            <w:noProof/>
            <w:sz w:val="24"/>
          </w:rPr>
          <w:t>lives</w:t>
        </w:r>
        <w:r w:rsidRPr="00901CCE">
          <w:rPr>
            <w:rStyle w:val="FootnoteReference"/>
            <w:rFonts w:ascii="Trebuchet MS" w:hAnsi="Trebuchet MS"/>
            <w:noProof/>
          </w:rPr>
          <w:footnoteReference w:id="8"/>
        </w:r>
        <w:r w:rsidRPr="00901CCE">
          <w:rPr>
            <w:rFonts w:ascii="Trebuchet MS" w:hAnsi="Trebuchet MS"/>
            <w:noProof/>
            <w:sz w:val="24"/>
          </w:rPr>
          <w:t xml:space="preserve"> should be made</w:t>
        </w:r>
      </w:ins>
      <w:r w:rsidRPr="00901CCE">
        <w:rPr>
          <w:rFonts w:ascii="Trebuchet MS" w:hAnsi="Trebuchet MS"/>
          <w:noProof/>
          <w:sz w:val="24"/>
        </w:rPr>
        <w:t xml:space="preserve"> into thin metal plates </w:t>
      </w:r>
      <w:del w:id="314" w:author="Author">
        <w:r w:rsidRPr="00901CCE">
          <w:rPr>
            <w:rFonts w:ascii="Trebuchet MS" w:hAnsi="Trebuchet MS"/>
            <w:noProof/>
            <w:sz w:val="24"/>
          </w:rPr>
          <w:delText>as an overlaying for</w:delText>
        </w:r>
      </w:del>
      <w:ins w:id="315" w:author="Author">
        <w:r w:rsidRPr="00901CCE">
          <w:rPr>
            <w:rFonts w:ascii="Trebuchet MS" w:hAnsi="Trebuchet MS"/>
            <w:noProof/>
            <w:sz w:val="24"/>
          </w:rPr>
          <w:t>to overlay</w:t>
        </w:r>
      </w:ins>
      <w:r w:rsidRPr="00901CCE">
        <w:rPr>
          <w:rFonts w:ascii="Trebuchet MS" w:hAnsi="Trebuchet MS"/>
          <w:noProof/>
          <w:sz w:val="24"/>
        </w:rPr>
        <w:t xml:space="preserve"> the altar, because they presented them before Jehovah, </w:t>
      </w:r>
      <w:del w:id="316" w:author="Author">
        <w:r w:rsidRPr="00901CCE">
          <w:rPr>
            <w:rFonts w:ascii="Trebuchet MS" w:hAnsi="Trebuchet MS"/>
            <w:noProof/>
            <w:sz w:val="24"/>
          </w:rPr>
          <w:delText>so that</w:delText>
        </w:r>
      </w:del>
      <w:ins w:id="317" w:author="Author">
        <w:r w:rsidRPr="00901CCE">
          <w:rPr>
            <w:rFonts w:ascii="Trebuchet MS" w:hAnsi="Trebuchet MS"/>
            <w:noProof/>
            <w:sz w:val="24"/>
          </w:rPr>
          <w:t>and</w:t>
        </w:r>
      </w:ins>
      <w:r w:rsidRPr="00901CCE">
        <w:rPr>
          <w:rFonts w:ascii="Trebuchet MS" w:hAnsi="Trebuchet MS"/>
          <w:noProof/>
          <w:sz w:val="24"/>
        </w:rPr>
        <w:t xml:space="preserve"> they became holy</w:t>
      </w:r>
      <w:del w:id="318" w:author="Author">
        <w:r w:rsidRPr="00901CCE">
          <w:rPr>
            <w:rFonts w:ascii="Trebuchet MS" w:hAnsi="Trebuchet MS"/>
            <w:noProof/>
            <w:sz w:val="24"/>
          </w:rPr>
          <w:delText>; and they</w:delText>
        </w:r>
      </w:del>
      <w:ins w:id="319" w:author="Author">
        <w:r w:rsidRPr="00901CCE">
          <w:rPr>
            <w:rFonts w:ascii="Trebuchet MS" w:hAnsi="Trebuchet MS"/>
            <w:noProof/>
            <w:sz w:val="24"/>
          </w:rPr>
          <w:t>. They</w:t>
        </w:r>
      </w:ins>
      <w:r w:rsidRPr="00901CCE">
        <w:rPr>
          <w:rFonts w:ascii="Trebuchet MS" w:hAnsi="Trebuchet MS"/>
          <w:noProof/>
          <w:sz w:val="24"/>
        </w:rPr>
        <w:t xml:space="preserve"> should serve as a sign to the </w:t>
      </w:r>
      <w:del w:id="320" w:author="Author">
        <w:r w:rsidRPr="00901CCE">
          <w:rPr>
            <w:rFonts w:ascii="Trebuchet MS" w:hAnsi="Trebuchet MS"/>
            <w:noProof/>
            <w:sz w:val="24"/>
          </w:rPr>
          <w:delText>sons of Israel.’”</w:delText>
        </w:r>
      </w:del>
      <w:ins w:id="321" w:author="Author">
        <w:r w:rsidRPr="00901CCE">
          <w:rPr>
            <w:rFonts w:ascii="Trebuchet MS" w:hAnsi="Trebuchet MS"/>
            <w:noProof/>
            <w:sz w:val="24"/>
          </w:rPr>
          <w:t>Israelites.”</w:t>
        </w:r>
      </w:ins>
      <w:r w:rsidRPr="00901CCE">
        <w:rPr>
          <w:rFonts w:ascii="Trebuchet MS" w:hAnsi="Trebuchet MS"/>
          <w:noProof/>
          <w:sz w:val="24"/>
        </w:rPr>
        <w:t xml:space="preserve"> </w:t>
      </w:r>
      <w:r w:rsidRPr="00901CCE">
        <w:rPr>
          <w:rFonts w:ascii="Trebuchet MS" w:hAnsi="Trebuchet MS"/>
          <w:b/>
          <w:noProof/>
          <w:sz w:val="24"/>
        </w:rPr>
        <w:t xml:space="preserve">16:39 </w:t>
      </w:r>
      <w:del w:id="322" w:author="Author">
        <w:r w:rsidRPr="00901CCE">
          <w:rPr>
            <w:rFonts w:ascii="Trebuchet MS" w:hAnsi="Trebuchet MS"/>
            <w:noProof/>
            <w:sz w:val="24"/>
          </w:rPr>
          <w:delText>Accordingly</w:delText>
        </w:r>
      </w:del>
      <w:ins w:id="323" w:author="Author">
        <w:r w:rsidRPr="00901CCE">
          <w:rPr>
            <w:rFonts w:ascii="Trebuchet MS" w:hAnsi="Trebuchet MS"/>
            <w:noProof/>
            <w:sz w:val="24"/>
          </w:rPr>
          <w:t>So</w:t>
        </w:r>
      </w:ins>
      <w:r w:rsidRPr="00901CCE">
        <w:rPr>
          <w:rFonts w:ascii="Trebuchet MS" w:hAnsi="Trebuchet MS"/>
          <w:noProof/>
          <w:sz w:val="24"/>
        </w:rPr>
        <w:t xml:space="preserve"> El·e·a′zar the priest took the copper fire holders</w:t>
      </w:r>
      <w:del w:id="324" w:author="Author">
        <w:r w:rsidRPr="00901CCE">
          <w:rPr>
            <w:rFonts w:ascii="Trebuchet MS" w:hAnsi="Trebuchet MS"/>
            <w:noProof/>
            <w:sz w:val="24"/>
          </w:rPr>
          <w:delText>, which</w:delText>
        </w:r>
      </w:del>
      <w:ins w:id="325" w:author="Author">
        <w:r w:rsidRPr="00901CCE">
          <w:rPr>
            <w:rFonts w:ascii="Trebuchet MS" w:hAnsi="Trebuchet MS"/>
            <w:noProof/>
            <w:sz w:val="24"/>
          </w:rPr>
          <w:t xml:space="preserve"> that had been presented by</w:t>
        </w:r>
      </w:ins>
      <w:r w:rsidRPr="00901CCE">
        <w:rPr>
          <w:rFonts w:ascii="Trebuchet MS" w:hAnsi="Trebuchet MS"/>
          <w:noProof/>
          <w:sz w:val="24"/>
        </w:rPr>
        <w:t xml:space="preserve"> those who </w:t>
      </w:r>
      <w:del w:id="326" w:author="Author">
        <w:r w:rsidRPr="00901CCE">
          <w:rPr>
            <w:rFonts w:ascii="Trebuchet MS" w:hAnsi="Trebuchet MS"/>
            <w:noProof/>
            <w:sz w:val="24"/>
          </w:rPr>
          <w:delText>had been</w:delText>
        </w:r>
      </w:del>
      <w:ins w:id="327" w:author="Author">
        <w:r w:rsidRPr="00901CCE">
          <w:rPr>
            <w:rFonts w:ascii="Trebuchet MS" w:hAnsi="Trebuchet MS"/>
            <w:noProof/>
            <w:sz w:val="24"/>
          </w:rPr>
          <w:t>were</w:t>
        </w:r>
      </w:ins>
      <w:r w:rsidRPr="00901CCE">
        <w:rPr>
          <w:rFonts w:ascii="Trebuchet MS" w:hAnsi="Trebuchet MS"/>
          <w:noProof/>
          <w:sz w:val="24"/>
        </w:rPr>
        <w:t xml:space="preserve"> burned up</w:t>
      </w:r>
      <w:del w:id="328" w:author="Author">
        <w:r w:rsidRPr="00901CCE">
          <w:rPr>
            <w:rFonts w:ascii="Trebuchet MS" w:hAnsi="Trebuchet MS"/>
            <w:noProof/>
            <w:sz w:val="24"/>
          </w:rPr>
          <w:delText xml:space="preserve"> had presented</w:delText>
        </w:r>
      </w:del>
      <w:r w:rsidRPr="00901CCE">
        <w:rPr>
          <w:rFonts w:ascii="Trebuchet MS" w:hAnsi="Trebuchet MS"/>
          <w:noProof/>
          <w:sz w:val="24"/>
        </w:rPr>
        <w:t xml:space="preserve">, and </w:t>
      </w:r>
      <w:del w:id="329" w:author="Author">
        <w:r w:rsidRPr="00901CCE">
          <w:rPr>
            <w:rFonts w:ascii="Trebuchet MS" w:hAnsi="Trebuchet MS"/>
            <w:noProof/>
            <w:sz w:val="24"/>
          </w:rPr>
          <w:delText xml:space="preserve">they proceeded to </w:delText>
        </w:r>
      </w:del>
      <w:r w:rsidRPr="00901CCE">
        <w:rPr>
          <w:rFonts w:ascii="Trebuchet MS" w:hAnsi="Trebuchet MS"/>
          <w:noProof/>
          <w:sz w:val="24"/>
        </w:rPr>
        <w:t xml:space="preserve">beat them </w:t>
      </w:r>
      <w:del w:id="330" w:author="Author">
        <w:r w:rsidRPr="00901CCE">
          <w:rPr>
            <w:rFonts w:ascii="Trebuchet MS" w:hAnsi="Trebuchet MS"/>
            <w:noProof/>
            <w:sz w:val="24"/>
          </w:rPr>
          <w:delText>out into an overlaying for</w:delText>
        </w:r>
      </w:del>
      <w:ins w:id="331" w:author="Author">
        <w:r w:rsidRPr="00901CCE">
          <w:rPr>
            <w:rFonts w:ascii="Trebuchet MS" w:hAnsi="Trebuchet MS"/>
            <w:noProof/>
            <w:sz w:val="24"/>
          </w:rPr>
          <w:t>to overlay</w:t>
        </w:r>
      </w:ins>
      <w:r w:rsidRPr="00901CCE">
        <w:rPr>
          <w:rFonts w:ascii="Trebuchet MS" w:hAnsi="Trebuchet MS"/>
          <w:noProof/>
          <w:sz w:val="24"/>
        </w:rPr>
        <w:t xml:space="preserve"> the altar, </w:t>
      </w:r>
      <w:r w:rsidRPr="00901CCE">
        <w:rPr>
          <w:rFonts w:ascii="Trebuchet MS" w:hAnsi="Trebuchet MS"/>
          <w:b/>
          <w:noProof/>
          <w:sz w:val="24"/>
        </w:rPr>
        <w:t xml:space="preserve">16:40 </w:t>
      </w:r>
      <w:ins w:id="332" w:author="Author">
        <w:r w:rsidRPr="00901CCE">
          <w:rPr>
            <w:rFonts w:ascii="Trebuchet MS" w:hAnsi="Trebuchet MS"/>
            <w:noProof/>
            <w:sz w:val="24"/>
          </w:rPr>
          <w:t>just as Jehovah had told him through Moses. It w</w:t>
        </w:r>
      </w:ins>
      <w:r w:rsidRPr="00901CCE">
        <w:rPr>
          <w:rFonts w:ascii="Trebuchet MS" w:hAnsi="Trebuchet MS"/>
          <w:noProof/>
          <w:sz w:val="24"/>
        </w:rPr>
        <w:t xml:space="preserve">as a </w:t>
      </w:r>
      <w:del w:id="333" w:author="Author">
        <w:r w:rsidRPr="00901CCE">
          <w:rPr>
            <w:rFonts w:ascii="Trebuchet MS" w:hAnsi="Trebuchet MS"/>
            <w:noProof/>
            <w:sz w:val="24"/>
          </w:rPr>
          <w:delText>memorial</w:delText>
        </w:r>
      </w:del>
      <w:ins w:id="334" w:author="Author">
        <w:r w:rsidRPr="00901CCE">
          <w:rPr>
            <w:rFonts w:ascii="Trebuchet MS" w:hAnsi="Trebuchet MS"/>
            <w:noProof/>
            <w:sz w:val="24"/>
          </w:rPr>
          <w:t>reminder</w:t>
        </w:r>
      </w:ins>
      <w:r w:rsidRPr="00901CCE">
        <w:rPr>
          <w:rFonts w:ascii="Trebuchet MS" w:hAnsi="Trebuchet MS"/>
          <w:noProof/>
          <w:sz w:val="24"/>
        </w:rPr>
        <w:t xml:space="preserve"> for the </w:t>
      </w:r>
      <w:del w:id="335" w:author="Author">
        <w:r w:rsidRPr="00901CCE">
          <w:rPr>
            <w:rFonts w:ascii="Trebuchet MS" w:hAnsi="Trebuchet MS"/>
            <w:noProof/>
            <w:sz w:val="24"/>
          </w:rPr>
          <w:delText>sons of Israel, to the end</w:delText>
        </w:r>
      </w:del>
      <w:ins w:id="336" w:author="Author">
        <w:r w:rsidRPr="00901CCE">
          <w:rPr>
            <w:rFonts w:ascii="Trebuchet MS" w:hAnsi="Trebuchet MS"/>
            <w:noProof/>
            <w:sz w:val="24"/>
          </w:rPr>
          <w:t>Israelites</w:t>
        </w:r>
      </w:ins>
      <w:r w:rsidRPr="00901CCE">
        <w:rPr>
          <w:rFonts w:ascii="Trebuchet MS" w:hAnsi="Trebuchet MS"/>
          <w:noProof/>
          <w:sz w:val="24"/>
        </w:rPr>
        <w:t xml:space="preserve"> that no </w:t>
      </w:r>
      <w:del w:id="337" w:author="Author">
        <w:r w:rsidRPr="00901CCE">
          <w:rPr>
            <w:rFonts w:ascii="Trebuchet MS" w:hAnsi="Trebuchet MS"/>
            <w:noProof/>
            <w:sz w:val="24"/>
          </w:rPr>
          <w:delText>strange man</w:delText>
        </w:r>
      </w:del>
      <w:ins w:id="338" w:author="Author">
        <w:r w:rsidRPr="00901CCE">
          <w:rPr>
            <w:rFonts w:ascii="Trebuchet MS" w:hAnsi="Trebuchet MS"/>
            <w:noProof/>
            <w:sz w:val="24"/>
          </w:rPr>
          <w:t>unauthorized person</w:t>
        </w:r>
        <w:r w:rsidRPr="00901CCE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901CCE">
        <w:rPr>
          <w:rFonts w:ascii="Trebuchet MS" w:hAnsi="Trebuchet MS"/>
          <w:noProof/>
          <w:sz w:val="24"/>
        </w:rPr>
        <w:t xml:space="preserve"> who is not of the offspring of Aaron should </w:t>
      </w:r>
      <w:del w:id="341" w:author="Author">
        <w:r w:rsidRPr="00901CCE">
          <w:rPr>
            <w:rFonts w:ascii="Trebuchet MS" w:hAnsi="Trebuchet MS"/>
            <w:noProof/>
            <w:sz w:val="24"/>
          </w:rPr>
          <w:delText>come near</w:delText>
        </w:r>
      </w:del>
      <w:ins w:id="342" w:author="Author">
        <w:r w:rsidRPr="00901CCE">
          <w:rPr>
            <w:rFonts w:ascii="Trebuchet MS" w:hAnsi="Trebuchet MS"/>
            <w:noProof/>
            <w:sz w:val="24"/>
          </w:rPr>
          <w:t>approach</w:t>
        </w:r>
      </w:ins>
      <w:r w:rsidRPr="00901CCE">
        <w:rPr>
          <w:rFonts w:ascii="Trebuchet MS" w:hAnsi="Trebuchet MS"/>
          <w:noProof/>
          <w:sz w:val="24"/>
        </w:rPr>
        <w:t xml:space="preserve"> to </w:t>
      </w:r>
      <w:del w:id="343" w:author="Author">
        <w:r w:rsidRPr="00901CCE">
          <w:rPr>
            <w:rFonts w:ascii="Trebuchet MS" w:hAnsi="Trebuchet MS"/>
            <w:noProof/>
            <w:sz w:val="24"/>
          </w:rPr>
          <w:delText>make</w:delText>
        </w:r>
      </w:del>
      <w:ins w:id="344" w:author="Author">
        <w:r w:rsidRPr="00901CCE">
          <w:rPr>
            <w:rFonts w:ascii="Trebuchet MS" w:hAnsi="Trebuchet MS"/>
            <w:noProof/>
            <w:sz w:val="24"/>
          </w:rPr>
          <w:t>burn</w:t>
        </w:r>
      </w:ins>
      <w:r w:rsidRPr="00901CCE">
        <w:rPr>
          <w:rFonts w:ascii="Trebuchet MS" w:hAnsi="Trebuchet MS"/>
          <w:noProof/>
          <w:sz w:val="24"/>
        </w:rPr>
        <w:t xml:space="preserve"> incense </w:t>
      </w:r>
      <w:del w:id="345" w:author="Author">
        <w:r w:rsidRPr="00901CCE">
          <w:rPr>
            <w:rFonts w:ascii="Trebuchet MS" w:hAnsi="Trebuchet MS"/>
            <w:noProof/>
            <w:sz w:val="24"/>
          </w:rPr>
          <w:delText xml:space="preserve">smoke </w:delText>
        </w:r>
      </w:del>
      <w:r w:rsidRPr="00901CCE">
        <w:rPr>
          <w:rFonts w:ascii="Trebuchet MS" w:hAnsi="Trebuchet MS"/>
          <w:noProof/>
          <w:sz w:val="24"/>
        </w:rPr>
        <w:t>before Jehovah</w:t>
      </w:r>
      <w:del w:id="346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r w:rsidRPr="00901CCE">
        <w:rPr>
          <w:rFonts w:ascii="Trebuchet MS" w:hAnsi="Trebuchet MS"/>
          <w:noProof/>
          <w:sz w:val="24"/>
        </w:rPr>
        <w:t xml:space="preserve"> and </w:t>
      </w:r>
      <w:ins w:id="347" w:author="Author">
        <w:r w:rsidRPr="00901CCE">
          <w:rPr>
            <w:rFonts w:ascii="Trebuchet MS" w:hAnsi="Trebuchet MS"/>
            <w:noProof/>
            <w:sz w:val="24"/>
          </w:rPr>
          <w:t xml:space="preserve">that </w:t>
        </w:r>
      </w:ins>
      <w:r w:rsidRPr="00901CCE">
        <w:rPr>
          <w:rFonts w:ascii="Trebuchet MS" w:hAnsi="Trebuchet MS"/>
          <w:noProof/>
          <w:sz w:val="24"/>
        </w:rPr>
        <w:t xml:space="preserve">no one </w:t>
      </w:r>
      <w:del w:id="348" w:author="Author">
        <w:r w:rsidRPr="00901CCE">
          <w:rPr>
            <w:rFonts w:ascii="Trebuchet MS" w:hAnsi="Trebuchet MS"/>
            <w:noProof/>
            <w:sz w:val="24"/>
          </w:rPr>
          <w:delText>might</w:delText>
        </w:r>
      </w:del>
      <w:ins w:id="349" w:author="Author">
        <w:r w:rsidRPr="00901CCE">
          <w:rPr>
            <w:rFonts w:ascii="Trebuchet MS" w:hAnsi="Trebuchet MS"/>
            <w:noProof/>
            <w:sz w:val="24"/>
          </w:rPr>
          <w:t>should</w:t>
        </w:r>
      </w:ins>
      <w:r w:rsidRPr="00901CCE">
        <w:rPr>
          <w:rFonts w:ascii="Trebuchet MS" w:hAnsi="Trebuchet MS"/>
          <w:noProof/>
          <w:sz w:val="24"/>
        </w:rPr>
        <w:t xml:space="preserve"> become like </w:t>
      </w:r>
      <w:del w:id="350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351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 xml:space="preserve"> and his </w:t>
      </w:r>
      <w:del w:id="352" w:author="Author">
        <w:r w:rsidRPr="00901CCE">
          <w:rPr>
            <w:rFonts w:ascii="Trebuchet MS" w:hAnsi="Trebuchet MS"/>
            <w:noProof/>
            <w:sz w:val="24"/>
          </w:rPr>
          <w:delText>assembly, just as Jehovah had spoken to him by means of Moses.</w:delText>
        </w:r>
      </w:del>
      <w:ins w:id="353" w:author="Author">
        <w:r w:rsidRPr="00901CCE">
          <w:rPr>
            <w:rFonts w:ascii="Trebuchet MS" w:hAnsi="Trebuchet MS"/>
            <w:noProof/>
            <w:sz w:val="24"/>
          </w:rPr>
          <w:t>supporters.</w:t>
        </w:r>
      </w:ins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16:41 </w:t>
      </w:r>
      <w:del w:id="354" w:author="Author">
        <w:r w:rsidRPr="00901CCE">
          <w:rPr>
            <w:rFonts w:ascii="Trebuchet MS" w:hAnsi="Trebuchet MS"/>
            <w:noProof/>
            <w:sz w:val="24"/>
          </w:rPr>
          <w:delText>And directly</w:delText>
        </w:r>
      </w:del>
      <w:ins w:id="355" w:author="Author">
        <w:r w:rsidRPr="00901CCE">
          <w:rPr>
            <w:rFonts w:ascii="Trebuchet MS" w:hAnsi="Trebuchet MS"/>
            <w:noProof/>
            <w:sz w:val="24"/>
          </w:rPr>
          <w:t>On</w:t>
        </w:r>
      </w:ins>
      <w:r w:rsidRPr="00901CCE">
        <w:rPr>
          <w:rFonts w:ascii="Trebuchet MS" w:hAnsi="Trebuchet MS"/>
          <w:noProof/>
          <w:sz w:val="24"/>
        </w:rPr>
        <w:t xml:space="preserve"> the </w:t>
      </w:r>
      <w:ins w:id="356" w:author="Author">
        <w:r w:rsidRPr="00901CCE">
          <w:rPr>
            <w:rFonts w:ascii="Trebuchet MS" w:hAnsi="Trebuchet MS"/>
            <w:noProof/>
            <w:sz w:val="24"/>
          </w:rPr>
          <w:t xml:space="preserve">very </w:t>
        </w:r>
      </w:ins>
      <w:r w:rsidRPr="00901CCE">
        <w:rPr>
          <w:rFonts w:ascii="Trebuchet MS" w:hAnsi="Trebuchet MS"/>
          <w:noProof/>
          <w:sz w:val="24"/>
        </w:rPr>
        <w:t>next day</w:t>
      </w:r>
      <w:ins w:id="357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the whole assembly of the </w:t>
      </w:r>
      <w:del w:id="358" w:author="Author">
        <w:r w:rsidRPr="00901CCE">
          <w:rPr>
            <w:rFonts w:ascii="Trebuchet MS" w:hAnsi="Trebuchet MS"/>
            <w:noProof/>
            <w:sz w:val="24"/>
          </w:rPr>
          <w:delText>sons of Israel</w:delText>
        </w:r>
      </w:del>
      <w:ins w:id="359" w:author="Author">
        <w:r w:rsidRPr="00901CCE">
          <w:rPr>
            <w:rFonts w:ascii="Trebuchet MS" w:hAnsi="Trebuchet MS"/>
            <w:noProof/>
            <w:sz w:val="24"/>
          </w:rPr>
          <w:t>Israelites</w:t>
        </w:r>
      </w:ins>
      <w:r w:rsidRPr="00901CCE">
        <w:rPr>
          <w:rFonts w:ascii="Trebuchet MS" w:hAnsi="Trebuchet MS"/>
          <w:noProof/>
          <w:sz w:val="24"/>
        </w:rPr>
        <w:t xml:space="preserve"> began to murmur against Moses and Aaron, saying: “</w:t>
      </w:r>
      <w:del w:id="360" w:author="Author">
        <w:r w:rsidRPr="00901CCE">
          <w:rPr>
            <w:rFonts w:ascii="Trebuchet MS" w:hAnsi="Trebuchet MS"/>
            <w:noProof/>
            <w:sz w:val="24"/>
          </w:rPr>
          <w:delText>Y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OU</w:delText>
        </w:r>
        <w:r w:rsidRPr="00901CCE">
          <w:rPr>
            <w:rFonts w:ascii="Trebuchet MS" w:hAnsi="Trebuchet MS"/>
            <w:noProof/>
            <w:sz w:val="24"/>
          </w:rPr>
          <w:delText xml:space="preserve"> men, 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361" w:author="Author">
        <w:r w:rsidRPr="00901CCE">
          <w:rPr>
            <w:rFonts w:ascii="Trebuchet MS" w:hAnsi="Trebuchet MS"/>
            <w:noProof/>
            <w:sz w:val="24"/>
          </w:rPr>
          <w:t>You two</w:t>
        </w:r>
      </w:ins>
      <w:r w:rsidRPr="00901CCE">
        <w:rPr>
          <w:rFonts w:ascii="Trebuchet MS" w:hAnsi="Trebuchet MS"/>
          <w:noProof/>
          <w:sz w:val="24"/>
        </w:rPr>
        <w:t xml:space="preserve"> have put Jehovah’s people to death.” </w:t>
      </w:r>
      <w:r w:rsidRPr="00901CCE">
        <w:rPr>
          <w:rFonts w:ascii="Trebuchet MS" w:hAnsi="Trebuchet MS"/>
          <w:b/>
          <w:noProof/>
          <w:sz w:val="24"/>
        </w:rPr>
        <w:t xml:space="preserve">16:42 </w:t>
      </w:r>
      <w:del w:id="362" w:author="Author">
        <w:r w:rsidRPr="00901CCE">
          <w:rPr>
            <w:rFonts w:ascii="Trebuchet MS" w:hAnsi="Trebuchet MS"/>
            <w:noProof/>
            <w:sz w:val="24"/>
          </w:rPr>
          <w:delText>And it came about that when</w:delText>
        </w:r>
      </w:del>
      <w:ins w:id="363" w:author="Author">
        <w:r w:rsidRPr="00901CCE">
          <w:rPr>
            <w:rFonts w:ascii="Trebuchet MS" w:hAnsi="Trebuchet MS"/>
            <w:noProof/>
            <w:sz w:val="24"/>
          </w:rPr>
          <w:t>When</w:t>
        </w:r>
      </w:ins>
      <w:r w:rsidRPr="00901CCE">
        <w:rPr>
          <w:rFonts w:ascii="Trebuchet MS" w:hAnsi="Trebuchet MS"/>
          <w:noProof/>
          <w:sz w:val="24"/>
        </w:rPr>
        <w:t xml:space="preserve"> the assembly had </w:t>
      </w:r>
      <w:del w:id="364" w:author="Author">
        <w:r w:rsidRPr="00901CCE">
          <w:rPr>
            <w:rFonts w:ascii="Trebuchet MS" w:hAnsi="Trebuchet MS"/>
            <w:noProof/>
            <w:sz w:val="24"/>
          </w:rPr>
          <w:delText>congregated themselves</w:delText>
        </w:r>
      </w:del>
      <w:ins w:id="365" w:author="Author">
        <w:r w:rsidRPr="00901CCE">
          <w:rPr>
            <w:rFonts w:ascii="Trebuchet MS" w:hAnsi="Trebuchet MS"/>
            <w:noProof/>
            <w:sz w:val="24"/>
          </w:rPr>
          <w:t>gathered</w:t>
        </w:r>
      </w:ins>
      <w:r w:rsidRPr="00901CCE">
        <w:rPr>
          <w:rFonts w:ascii="Trebuchet MS" w:hAnsi="Trebuchet MS"/>
          <w:noProof/>
          <w:sz w:val="24"/>
        </w:rPr>
        <w:t xml:space="preserve"> together against Moses and Aaron, they then turned toward the tent of meeting</w:t>
      </w:r>
      <w:del w:id="366" w:author="Author">
        <w:r w:rsidRPr="00901CCE">
          <w:rPr>
            <w:rFonts w:ascii="Trebuchet MS" w:hAnsi="Trebuchet MS"/>
            <w:noProof/>
            <w:sz w:val="24"/>
          </w:rPr>
          <w:delText>;</w:delText>
        </w:r>
      </w:del>
      <w:ins w:id="367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</w:t>
      </w:r>
      <w:del w:id="368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r w:rsidRPr="00901CCE">
        <w:rPr>
          <w:rFonts w:ascii="Trebuchet MS" w:hAnsi="Trebuchet MS"/>
          <w:noProof/>
          <w:sz w:val="24"/>
        </w:rPr>
        <w:t xml:space="preserve"> look! the cloud covered it, and Jehovah’s glory began to appear.</w:t>
      </w:r>
    </w:p>
    <w:p w:rsidR="00782137" w:rsidRPr="00901CCE" w:rsidRDefault="00782137" w:rsidP="00782137">
      <w:pPr>
        <w:rPr>
          <w:rFonts w:ascii="Trebuchet MS" w:hAnsi="Trebuchet MS"/>
          <w:noProof/>
          <w:sz w:val="24"/>
        </w:rPr>
      </w:pPr>
      <w:r w:rsidRPr="00901CCE">
        <w:rPr>
          <w:rFonts w:ascii="Trebuchet MS" w:hAnsi="Trebuchet MS"/>
          <w:b/>
          <w:sz w:val="24"/>
        </w:rPr>
        <w:t xml:space="preserve">16:43 </w:t>
      </w:r>
      <w:del w:id="369" w:author="Author">
        <w:r w:rsidRPr="00901CCE">
          <w:rPr>
            <w:rFonts w:ascii="Trebuchet MS" w:hAnsi="Trebuchet MS"/>
            <w:noProof/>
            <w:sz w:val="24"/>
          </w:rPr>
          <w:delText xml:space="preserve">And </w:delText>
        </w:r>
      </w:del>
      <w:r w:rsidRPr="00901CCE">
        <w:rPr>
          <w:rFonts w:ascii="Trebuchet MS" w:hAnsi="Trebuchet MS"/>
          <w:noProof/>
          <w:sz w:val="24"/>
        </w:rPr>
        <w:t xml:space="preserve">Moses and Aaron </w:t>
      </w:r>
      <w:del w:id="370" w:author="Author">
        <w:r w:rsidRPr="00901CCE">
          <w:rPr>
            <w:rFonts w:ascii="Trebuchet MS" w:hAnsi="Trebuchet MS"/>
            <w:noProof/>
            <w:sz w:val="24"/>
          </w:rPr>
          <w:delText>proceeded to come</w:delText>
        </w:r>
      </w:del>
      <w:ins w:id="371" w:author="Author">
        <w:r w:rsidRPr="00901CCE">
          <w:rPr>
            <w:rFonts w:ascii="Trebuchet MS" w:hAnsi="Trebuchet MS"/>
            <w:noProof/>
            <w:sz w:val="24"/>
          </w:rPr>
          <w:t>went</w:t>
        </w:r>
      </w:ins>
      <w:r w:rsidRPr="00901CCE">
        <w:rPr>
          <w:rFonts w:ascii="Trebuchet MS" w:hAnsi="Trebuchet MS"/>
          <w:noProof/>
          <w:sz w:val="24"/>
        </w:rPr>
        <w:t xml:space="preserve"> before the tent of meeting</w:t>
      </w:r>
      <w:del w:id="372" w:author="Author">
        <w:r w:rsidRPr="00901CCE">
          <w:rPr>
            <w:rFonts w:ascii="Trebuchet MS" w:hAnsi="Trebuchet MS"/>
            <w:noProof/>
            <w:sz w:val="24"/>
          </w:rPr>
          <w:delText>.</w:delText>
        </w:r>
      </w:del>
      <w:ins w:id="373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</w:t>
      </w:r>
      <w:r w:rsidRPr="00901CCE">
        <w:rPr>
          <w:rFonts w:ascii="Trebuchet MS" w:hAnsi="Trebuchet MS"/>
          <w:b/>
          <w:noProof/>
          <w:sz w:val="24"/>
        </w:rPr>
        <w:t xml:space="preserve">16:44 </w:t>
      </w:r>
      <w:del w:id="374" w:author="Author">
        <w:r w:rsidRPr="00901CCE">
          <w:rPr>
            <w:rFonts w:ascii="Trebuchet MS" w:hAnsi="Trebuchet MS"/>
            <w:noProof/>
            <w:sz w:val="24"/>
          </w:rPr>
          <w:delText>Then</w:delText>
        </w:r>
      </w:del>
      <w:ins w:id="375" w:author="Author">
        <w:r w:rsidRPr="00901CCE">
          <w:rPr>
            <w:rFonts w:ascii="Trebuchet MS" w:hAnsi="Trebuchet MS"/>
            <w:noProof/>
            <w:sz w:val="24"/>
          </w:rPr>
          <w:t>and</w:t>
        </w:r>
      </w:ins>
      <w:r w:rsidRPr="00901CCE">
        <w:rPr>
          <w:rFonts w:ascii="Trebuchet MS" w:hAnsi="Trebuchet MS"/>
          <w:noProof/>
          <w:sz w:val="24"/>
        </w:rPr>
        <w:t xml:space="preserve"> Jehovah </w:t>
      </w:r>
      <w:del w:id="376" w:author="Author">
        <w:r w:rsidRPr="00901CCE">
          <w:rPr>
            <w:rFonts w:ascii="Trebuchet MS" w:hAnsi="Trebuchet MS"/>
            <w:noProof/>
            <w:sz w:val="24"/>
          </w:rPr>
          <w:delText>spoke</w:delText>
        </w:r>
      </w:del>
      <w:ins w:id="377" w:author="Author">
        <w:r w:rsidRPr="00901CCE">
          <w:rPr>
            <w:rFonts w:ascii="Trebuchet MS" w:hAnsi="Trebuchet MS"/>
            <w:noProof/>
            <w:sz w:val="24"/>
          </w:rPr>
          <w:t>said</w:t>
        </w:r>
      </w:ins>
      <w:r w:rsidRPr="00901CCE">
        <w:rPr>
          <w:rFonts w:ascii="Trebuchet MS" w:hAnsi="Trebuchet MS"/>
          <w:noProof/>
          <w:sz w:val="24"/>
        </w:rPr>
        <w:t xml:space="preserve"> to Moses</w:t>
      </w:r>
      <w:del w:id="378" w:author="Author">
        <w:r w:rsidRPr="00901CCE">
          <w:rPr>
            <w:rFonts w:ascii="Trebuchet MS" w:hAnsi="Trebuchet MS"/>
            <w:noProof/>
            <w:sz w:val="24"/>
          </w:rPr>
          <w:delText>, saying</w:delText>
        </w:r>
      </w:del>
      <w:r w:rsidRPr="00901CCE">
        <w:rPr>
          <w:rFonts w:ascii="Trebuchet MS" w:hAnsi="Trebuchet MS"/>
          <w:noProof/>
          <w:sz w:val="24"/>
        </w:rPr>
        <w:t xml:space="preserve">: </w:t>
      </w:r>
      <w:r w:rsidRPr="00901CCE">
        <w:rPr>
          <w:rFonts w:ascii="Trebuchet MS" w:hAnsi="Trebuchet MS"/>
          <w:b/>
          <w:noProof/>
          <w:sz w:val="24"/>
        </w:rPr>
        <w:t xml:space="preserve">16:45 </w:t>
      </w:r>
      <w:r w:rsidRPr="00901CCE">
        <w:rPr>
          <w:rFonts w:ascii="Trebuchet MS" w:hAnsi="Trebuchet MS"/>
          <w:noProof/>
          <w:sz w:val="24"/>
        </w:rPr>
        <w:t>“</w:t>
      </w:r>
      <w:del w:id="379" w:author="Author">
        <w:r w:rsidRPr="00901CCE">
          <w:rPr>
            <w:rFonts w:ascii="Trebuchet MS" w:hAnsi="Trebuchet MS"/>
            <w:noProof/>
            <w:sz w:val="24"/>
          </w:rPr>
          <w:delText>Y</w:delText>
        </w:r>
        <w:r w:rsidRPr="00901CCE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380" w:author="Author">
        <w:r w:rsidRPr="00901CCE">
          <w:rPr>
            <w:rFonts w:ascii="Trebuchet MS" w:hAnsi="Trebuchet MS"/>
            <w:noProof/>
            <w:sz w:val="24"/>
          </w:rPr>
          <w:t>You</w:t>
        </w:r>
      </w:ins>
      <w:r w:rsidRPr="00901CCE">
        <w:rPr>
          <w:rFonts w:ascii="Trebuchet MS" w:hAnsi="Trebuchet MS"/>
          <w:noProof/>
          <w:sz w:val="24"/>
        </w:rPr>
        <w:t xml:space="preserve"> men, </w:t>
      </w:r>
      <w:del w:id="381" w:author="Author">
        <w:r w:rsidRPr="00901CCE">
          <w:rPr>
            <w:rFonts w:ascii="Trebuchet MS" w:hAnsi="Trebuchet MS"/>
            <w:noProof/>
            <w:sz w:val="24"/>
          </w:rPr>
          <w:delText>rise up</w:delText>
        </w:r>
      </w:del>
      <w:ins w:id="382" w:author="Author">
        <w:r w:rsidRPr="00901CCE">
          <w:rPr>
            <w:rFonts w:ascii="Trebuchet MS" w:hAnsi="Trebuchet MS"/>
            <w:noProof/>
            <w:sz w:val="24"/>
          </w:rPr>
          <w:t>remove yourselves</w:t>
        </w:r>
      </w:ins>
      <w:r w:rsidRPr="00901CCE">
        <w:rPr>
          <w:rFonts w:ascii="Trebuchet MS" w:hAnsi="Trebuchet MS"/>
          <w:noProof/>
          <w:sz w:val="24"/>
        </w:rPr>
        <w:t xml:space="preserve"> from </w:t>
      </w:r>
      <w:del w:id="383" w:author="Author">
        <w:r w:rsidRPr="00901CCE">
          <w:rPr>
            <w:rFonts w:ascii="Trebuchet MS" w:hAnsi="Trebuchet MS"/>
            <w:noProof/>
            <w:sz w:val="24"/>
          </w:rPr>
          <w:delText>the midst of</w:delText>
        </w:r>
      </w:del>
      <w:ins w:id="384" w:author="Author">
        <w:r w:rsidRPr="00901CCE">
          <w:rPr>
            <w:rFonts w:ascii="Trebuchet MS" w:hAnsi="Trebuchet MS"/>
            <w:noProof/>
            <w:sz w:val="24"/>
          </w:rPr>
          <w:t>among</w:t>
        </w:r>
      </w:ins>
      <w:r w:rsidRPr="00901CCE">
        <w:rPr>
          <w:rFonts w:ascii="Trebuchet MS" w:hAnsi="Trebuchet MS"/>
          <w:noProof/>
          <w:sz w:val="24"/>
        </w:rPr>
        <w:t xml:space="preserve"> this assembly, </w:t>
      </w:r>
      <w:ins w:id="385" w:author="Author">
        <w:r w:rsidRPr="00901CCE">
          <w:rPr>
            <w:rFonts w:ascii="Trebuchet MS" w:hAnsi="Trebuchet MS"/>
            <w:noProof/>
            <w:sz w:val="24"/>
          </w:rPr>
          <w:t xml:space="preserve">so </w:t>
        </w:r>
      </w:ins>
      <w:r w:rsidRPr="00901CCE">
        <w:rPr>
          <w:rFonts w:ascii="Trebuchet MS" w:hAnsi="Trebuchet MS"/>
          <w:noProof/>
          <w:sz w:val="24"/>
        </w:rPr>
        <w:t xml:space="preserve">that I may exterminate them in an instant.” At this they fell </w:t>
      </w:r>
      <w:del w:id="386" w:author="Author">
        <w:r w:rsidRPr="00901CCE">
          <w:rPr>
            <w:rFonts w:ascii="Trebuchet MS" w:hAnsi="Trebuchet MS"/>
            <w:noProof/>
            <w:sz w:val="24"/>
          </w:rPr>
          <w:delText>upon</w:delText>
        </w:r>
      </w:del>
      <w:ins w:id="387" w:author="Author">
        <w:r w:rsidRPr="00901CCE">
          <w:rPr>
            <w:rFonts w:ascii="Trebuchet MS" w:hAnsi="Trebuchet MS"/>
            <w:noProof/>
            <w:sz w:val="24"/>
          </w:rPr>
          <w:t>with</w:t>
        </w:r>
      </w:ins>
      <w:r w:rsidRPr="00901CCE">
        <w:rPr>
          <w:rFonts w:ascii="Trebuchet MS" w:hAnsi="Trebuchet MS"/>
          <w:noProof/>
          <w:sz w:val="24"/>
        </w:rPr>
        <w:t xml:space="preserve"> their faces</w:t>
      </w:r>
      <w:ins w:id="388" w:author="Author">
        <w:r w:rsidRPr="00901CCE">
          <w:rPr>
            <w:rFonts w:ascii="Trebuchet MS" w:hAnsi="Trebuchet MS"/>
            <w:noProof/>
            <w:sz w:val="24"/>
          </w:rPr>
          <w:t xml:space="preserve"> to the ground</w:t>
        </w:r>
      </w:ins>
      <w:r w:rsidRPr="00901CCE">
        <w:rPr>
          <w:rFonts w:ascii="Trebuchet MS" w:hAnsi="Trebuchet MS"/>
          <w:noProof/>
          <w:sz w:val="24"/>
        </w:rPr>
        <w:t xml:space="preserve">. </w:t>
      </w:r>
      <w:r w:rsidRPr="00901CCE">
        <w:rPr>
          <w:rFonts w:ascii="Trebuchet MS" w:hAnsi="Trebuchet MS"/>
          <w:b/>
          <w:noProof/>
          <w:sz w:val="24"/>
        </w:rPr>
        <w:t xml:space="preserve">16:46 </w:t>
      </w:r>
      <w:del w:id="389" w:author="Author">
        <w:r w:rsidRPr="00901CCE">
          <w:rPr>
            <w:rFonts w:ascii="Trebuchet MS" w:hAnsi="Trebuchet MS"/>
            <w:noProof/>
            <w:sz w:val="24"/>
          </w:rPr>
          <w:delText xml:space="preserve">After that </w:delText>
        </w:r>
      </w:del>
      <w:r w:rsidRPr="00901CCE">
        <w:rPr>
          <w:rFonts w:ascii="Trebuchet MS" w:hAnsi="Trebuchet MS"/>
          <w:noProof/>
          <w:sz w:val="24"/>
        </w:rPr>
        <w:t xml:space="preserve">Moses </w:t>
      </w:r>
      <w:ins w:id="390" w:author="Author">
        <w:r w:rsidRPr="00901CCE">
          <w:rPr>
            <w:rFonts w:ascii="Trebuchet MS" w:hAnsi="Trebuchet MS"/>
            <w:noProof/>
            <w:sz w:val="24"/>
          </w:rPr>
          <w:t xml:space="preserve">then </w:t>
        </w:r>
      </w:ins>
      <w:r w:rsidRPr="00901CCE">
        <w:rPr>
          <w:rFonts w:ascii="Trebuchet MS" w:hAnsi="Trebuchet MS"/>
          <w:noProof/>
          <w:sz w:val="24"/>
        </w:rPr>
        <w:t xml:space="preserve">said to Aaron: “Take the fire holder and put fire from </w:t>
      </w:r>
      <w:del w:id="391" w:author="Author">
        <w:r w:rsidRPr="00901CCE">
          <w:rPr>
            <w:rFonts w:ascii="Trebuchet MS" w:hAnsi="Trebuchet MS"/>
            <w:noProof/>
            <w:sz w:val="24"/>
          </w:rPr>
          <w:delText xml:space="preserve">upon </w:delText>
        </w:r>
      </w:del>
      <w:r w:rsidRPr="00901CCE">
        <w:rPr>
          <w:rFonts w:ascii="Trebuchet MS" w:hAnsi="Trebuchet MS"/>
          <w:noProof/>
          <w:sz w:val="24"/>
        </w:rPr>
        <w:t xml:space="preserve">the altar in it and put </w:t>
      </w:r>
      <w:del w:id="392" w:author="Author">
        <w:r w:rsidRPr="00901CCE">
          <w:rPr>
            <w:rFonts w:ascii="Trebuchet MS" w:hAnsi="Trebuchet MS"/>
            <w:noProof/>
            <w:sz w:val="24"/>
          </w:rPr>
          <w:delText xml:space="preserve">on </w:delText>
        </w:r>
      </w:del>
      <w:r w:rsidRPr="00901CCE">
        <w:rPr>
          <w:rFonts w:ascii="Trebuchet MS" w:hAnsi="Trebuchet MS"/>
          <w:noProof/>
          <w:sz w:val="24"/>
        </w:rPr>
        <w:t xml:space="preserve">incense </w:t>
      </w:r>
      <w:ins w:id="393" w:author="Author">
        <w:r w:rsidRPr="00901CCE">
          <w:rPr>
            <w:rFonts w:ascii="Trebuchet MS" w:hAnsi="Trebuchet MS"/>
            <w:noProof/>
            <w:sz w:val="24"/>
          </w:rPr>
          <w:t xml:space="preserve">on it </w:t>
        </w:r>
      </w:ins>
      <w:r w:rsidRPr="00901CCE">
        <w:rPr>
          <w:rFonts w:ascii="Trebuchet MS" w:hAnsi="Trebuchet MS"/>
          <w:noProof/>
          <w:sz w:val="24"/>
        </w:rPr>
        <w:t xml:space="preserve">and go </w:t>
      </w:r>
      <w:ins w:id="394" w:author="Author">
        <w:r w:rsidRPr="00901CCE">
          <w:rPr>
            <w:rFonts w:ascii="Trebuchet MS" w:hAnsi="Trebuchet MS"/>
            <w:noProof/>
            <w:sz w:val="24"/>
          </w:rPr>
          <w:t xml:space="preserve">quickly </w:t>
        </w:r>
      </w:ins>
      <w:r w:rsidRPr="00901CCE">
        <w:rPr>
          <w:rFonts w:ascii="Trebuchet MS" w:hAnsi="Trebuchet MS"/>
          <w:noProof/>
          <w:sz w:val="24"/>
        </w:rPr>
        <w:t xml:space="preserve">to the assembly </w:t>
      </w:r>
      <w:del w:id="395" w:author="Author">
        <w:r w:rsidRPr="00901CCE">
          <w:rPr>
            <w:rFonts w:ascii="Trebuchet MS" w:hAnsi="Trebuchet MS"/>
            <w:noProof/>
            <w:sz w:val="24"/>
          </w:rPr>
          <w:delText xml:space="preserve">in a hurry </w:delText>
        </w:r>
      </w:del>
      <w:r w:rsidRPr="00901CCE">
        <w:rPr>
          <w:rFonts w:ascii="Trebuchet MS" w:hAnsi="Trebuchet MS"/>
          <w:noProof/>
          <w:sz w:val="24"/>
        </w:rPr>
        <w:t xml:space="preserve">and make atonement for them, because </w:t>
      </w:r>
      <w:del w:id="396" w:author="Author">
        <w:r w:rsidRPr="00901CCE">
          <w:rPr>
            <w:rFonts w:ascii="Trebuchet MS" w:hAnsi="Trebuchet MS"/>
            <w:noProof/>
            <w:sz w:val="24"/>
          </w:rPr>
          <w:delText xml:space="preserve">the </w:delText>
        </w:r>
      </w:del>
      <w:r w:rsidRPr="00901CCE">
        <w:rPr>
          <w:rFonts w:ascii="Trebuchet MS" w:hAnsi="Trebuchet MS"/>
          <w:noProof/>
          <w:sz w:val="24"/>
        </w:rPr>
        <w:t xml:space="preserve">indignation has gone out from </w:t>
      </w:r>
      <w:del w:id="397" w:author="Author">
        <w:r w:rsidRPr="00901CCE">
          <w:rPr>
            <w:rFonts w:ascii="Trebuchet MS" w:hAnsi="Trebuchet MS"/>
            <w:noProof/>
            <w:sz w:val="24"/>
          </w:rPr>
          <w:delText xml:space="preserve">the face of </w:delText>
        </w:r>
      </w:del>
      <w:r w:rsidRPr="00901CCE">
        <w:rPr>
          <w:rFonts w:ascii="Trebuchet MS" w:hAnsi="Trebuchet MS"/>
          <w:noProof/>
          <w:sz w:val="24"/>
        </w:rPr>
        <w:t xml:space="preserve">Jehovah. The plague has started!” </w:t>
      </w:r>
      <w:r w:rsidRPr="00901CCE">
        <w:rPr>
          <w:rFonts w:ascii="Trebuchet MS" w:hAnsi="Trebuchet MS"/>
          <w:b/>
          <w:noProof/>
          <w:sz w:val="24"/>
        </w:rPr>
        <w:t xml:space="preserve">16:47 </w:t>
      </w:r>
      <w:r w:rsidRPr="00901CCE">
        <w:rPr>
          <w:rFonts w:ascii="Trebuchet MS" w:hAnsi="Trebuchet MS"/>
          <w:noProof/>
          <w:sz w:val="24"/>
        </w:rPr>
        <w:t xml:space="preserve">Aaron at once took it, just as Moses had </w:t>
      </w:r>
      <w:del w:id="398" w:author="Author">
        <w:r w:rsidRPr="00901CCE">
          <w:rPr>
            <w:rFonts w:ascii="Trebuchet MS" w:hAnsi="Trebuchet MS"/>
            <w:noProof/>
            <w:sz w:val="24"/>
          </w:rPr>
          <w:delText>spoken</w:delText>
        </w:r>
      </w:del>
      <w:ins w:id="399" w:author="Author">
        <w:r w:rsidRPr="00901CCE">
          <w:rPr>
            <w:rFonts w:ascii="Trebuchet MS" w:hAnsi="Trebuchet MS"/>
            <w:noProof/>
            <w:sz w:val="24"/>
          </w:rPr>
          <w:t>said</w:t>
        </w:r>
      </w:ins>
      <w:r w:rsidRPr="00901CCE">
        <w:rPr>
          <w:rFonts w:ascii="Trebuchet MS" w:hAnsi="Trebuchet MS"/>
          <w:noProof/>
          <w:sz w:val="24"/>
        </w:rPr>
        <w:t xml:space="preserve">, and </w:t>
      </w:r>
      <w:del w:id="400" w:author="Author">
        <w:r w:rsidRPr="00901CCE">
          <w:rPr>
            <w:rFonts w:ascii="Trebuchet MS" w:hAnsi="Trebuchet MS"/>
            <w:noProof/>
            <w:sz w:val="24"/>
          </w:rPr>
          <w:delText>went running</w:delText>
        </w:r>
      </w:del>
      <w:ins w:id="401" w:author="Author">
        <w:r w:rsidRPr="00901CCE">
          <w:rPr>
            <w:rFonts w:ascii="Trebuchet MS" w:hAnsi="Trebuchet MS"/>
            <w:noProof/>
            <w:sz w:val="24"/>
          </w:rPr>
          <w:t>ran</w:t>
        </w:r>
      </w:ins>
      <w:r w:rsidRPr="00901CCE">
        <w:rPr>
          <w:rFonts w:ascii="Trebuchet MS" w:hAnsi="Trebuchet MS"/>
          <w:noProof/>
          <w:sz w:val="24"/>
        </w:rPr>
        <w:t xml:space="preserve"> into the midst of the congregation</w:t>
      </w:r>
      <w:del w:id="402" w:author="Author">
        <w:r w:rsidRPr="00901CCE">
          <w:rPr>
            <w:rFonts w:ascii="Trebuchet MS" w:hAnsi="Trebuchet MS"/>
            <w:noProof/>
            <w:sz w:val="24"/>
          </w:rPr>
          <w:delText>;</w:delText>
        </w:r>
      </w:del>
      <w:ins w:id="403" w:author="Author">
        <w:r w:rsidRPr="00901CCE">
          <w:rPr>
            <w:rFonts w:ascii="Trebuchet MS" w:hAnsi="Trebuchet MS"/>
            <w:noProof/>
            <w:sz w:val="24"/>
          </w:rPr>
          <w:t>,</w:t>
        </w:r>
      </w:ins>
      <w:r w:rsidRPr="00901CCE">
        <w:rPr>
          <w:rFonts w:ascii="Trebuchet MS" w:hAnsi="Trebuchet MS"/>
          <w:noProof/>
          <w:sz w:val="24"/>
        </w:rPr>
        <w:t xml:space="preserve"> and</w:t>
      </w:r>
      <w:del w:id="404" w:author="Author">
        <w:r w:rsidRPr="00901CCE">
          <w:rPr>
            <w:rFonts w:ascii="Trebuchet MS" w:hAnsi="Trebuchet MS"/>
            <w:noProof/>
            <w:sz w:val="24"/>
          </w:rPr>
          <w:delText>,</w:delText>
        </w:r>
      </w:del>
      <w:r w:rsidRPr="00901CCE">
        <w:rPr>
          <w:rFonts w:ascii="Trebuchet MS" w:hAnsi="Trebuchet MS"/>
          <w:noProof/>
          <w:sz w:val="24"/>
        </w:rPr>
        <w:t xml:space="preserve"> look! the plague had started among the people. So he put the incense on </w:t>
      </w:r>
      <w:ins w:id="405" w:author="Author">
        <w:r w:rsidRPr="00901CCE">
          <w:rPr>
            <w:rFonts w:ascii="Trebuchet MS" w:hAnsi="Trebuchet MS"/>
            <w:noProof/>
            <w:sz w:val="24"/>
          </w:rPr>
          <w:t xml:space="preserve">the fire holder </w:t>
        </w:r>
      </w:ins>
      <w:r w:rsidRPr="00901CCE">
        <w:rPr>
          <w:rFonts w:ascii="Trebuchet MS" w:hAnsi="Trebuchet MS"/>
          <w:noProof/>
          <w:sz w:val="24"/>
        </w:rPr>
        <w:t xml:space="preserve">and began making atonement for the people. </w:t>
      </w:r>
      <w:r w:rsidRPr="00901CCE">
        <w:rPr>
          <w:rFonts w:ascii="Trebuchet MS" w:hAnsi="Trebuchet MS"/>
          <w:b/>
          <w:noProof/>
          <w:sz w:val="24"/>
        </w:rPr>
        <w:t xml:space="preserve">16:48 </w:t>
      </w:r>
      <w:del w:id="406" w:author="Author">
        <w:r w:rsidRPr="00901CCE">
          <w:rPr>
            <w:rFonts w:ascii="Trebuchet MS" w:hAnsi="Trebuchet MS"/>
            <w:noProof/>
            <w:sz w:val="24"/>
          </w:rPr>
          <w:delText>And he</w:delText>
        </w:r>
      </w:del>
      <w:ins w:id="407" w:author="Author">
        <w:r w:rsidRPr="00901CCE">
          <w:rPr>
            <w:rFonts w:ascii="Trebuchet MS" w:hAnsi="Trebuchet MS"/>
            <w:noProof/>
            <w:sz w:val="24"/>
          </w:rPr>
          <w:t>He</w:t>
        </w:r>
      </w:ins>
      <w:r w:rsidRPr="00901CCE">
        <w:rPr>
          <w:rFonts w:ascii="Trebuchet MS" w:hAnsi="Trebuchet MS"/>
          <w:noProof/>
          <w:sz w:val="24"/>
        </w:rPr>
        <w:t xml:space="preserve"> kept standing between the dead and the living</w:t>
      </w:r>
      <w:del w:id="408" w:author="Author">
        <w:r w:rsidRPr="00901CCE">
          <w:rPr>
            <w:rFonts w:ascii="Trebuchet MS" w:hAnsi="Trebuchet MS"/>
            <w:noProof/>
            <w:sz w:val="24"/>
          </w:rPr>
          <w:delText>. Eventually</w:delText>
        </w:r>
      </w:del>
      <w:ins w:id="409" w:author="Author">
        <w:r w:rsidRPr="00901CCE">
          <w:rPr>
            <w:rFonts w:ascii="Trebuchet MS" w:hAnsi="Trebuchet MS"/>
            <w:noProof/>
            <w:sz w:val="24"/>
          </w:rPr>
          <w:t>, and</w:t>
        </w:r>
      </w:ins>
      <w:r w:rsidRPr="00901CCE">
        <w:rPr>
          <w:rFonts w:ascii="Trebuchet MS" w:hAnsi="Trebuchet MS"/>
          <w:noProof/>
          <w:sz w:val="24"/>
        </w:rPr>
        <w:t xml:space="preserve"> the scourge </w:t>
      </w:r>
      <w:del w:id="410" w:author="Author">
        <w:r w:rsidRPr="00901CCE">
          <w:rPr>
            <w:rFonts w:ascii="Trebuchet MS" w:hAnsi="Trebuchet MS"/>
            <w:noProof/>
            <w:sz w:val="24"/>
          </w:rPr>
          <w:delText>was</w:delText>
        </w:r>
      </w:del>
      <w:ins w:id="411" w:author="Author">
        <w:r w:rsidRPr="00901CCE">
          <w:rPr>
            <w:rFonts w:ascii="Trebuchet MS" w:hAnsi="Trebuchet MS"/>
            <w:noProof/>
            <w:sz w:val="24"/>
          </w:rPr>
          <w:t>eventually</w:t>
        </w:r>
      </w:ins>
      <w:r w:rsidRPr="00901CCE">
        <w:rPr>
          <w:rFonts w:ascii="Trebuchet MS" w:hAnsi="Trebuchet MS"/>
          <w:noProof/>
          <w:sz w:val="24"/>
        </w:rPr>
        <w:t xml:space="preserve"> stopped. </w:t>
      </w:r>
      <w:r w:rsidRPr="00901CCE">
        <w:rPr>
          <w:rFonts w:ascii="Trebuchet MS" w:hAnsi="Trebuchet MS"/>
          <w:b/>
          <w:noProof/>
          <w:sz w:val="24"/>
        </w:rPr>
        <w:t xml:space="preserve">16:49 </w:t>
      </w:r>
      <w:del w:id="412" w:author="Author">
        <w:r w:rsidRPr="00901CCE">
          <w:rPr>
            <w:rFonts w:ascii="Trebuchet MS" w:hAnsi="Trebuchet MS"/>
            <w:noProof/>
            <w:sz w:val="24"/>
          </w:rPr>
          <w:delText>And those dead</w:delText>
        </w:r>
      </w:del>
      <w:ins w:id="413" w:author="Author">
        <w:r w:rsidRPr="00901CCE">
          <w:rPr>
            <w:rFonts w:ascii="Trebuchet MS" w:hAnsi="Trebuchet MS"/>
            <w:noProof/>
            <w:sz w:val="24"/>
          </w:rPr>
          <w:t>Those who died</w:t>
        </w:r>
      </w:ins>
      <w:r w:rsidRPr="00901CCE">
        <w:rPr>
          <w:rFonts w:ascii="Trebuchet MS" w:hAnsi="Trebuchet MS"/>
          <w:noProof/>
          <w:sz w:val="24"/>
        </w:rPr>
        <w:t xml:space="preserve"> from the scourge amounted to </w:t>
      </w:r>
      <w:del w:id="414" w:author="Author">
        <w:r w:rsidRPr="00901CCE">
          <w:rPr>
            <w:rFonts w:ascii="Trebuchet MS" w:hAnsi="Trebuchet MS"/>
            <w:noProof/>
            <w:sz w:val="24"/>
          </w:rPr>
          <w:delText>fourteen thousand seven hundred, aside from</w:delText>
        </w:r>
      </w:del>
      <w:ins w:id="415" w:author="Author">
        <w:r w:rsidRPr="00901CCE">
          <w:rPr>
            <w:rFonts w:ascii="Trebuchet MS" w:hAnsi="Trebuchet MS"/>
            <w:noProof/>
            <w:sz w:val="24"/>
          </w:rPr>
          <w:t>14,700, besides</w:t>
        </w:r>
      </w:ins>
      <w:r w:rsidRPr="00901CCE">
        <w:rPr>
          <w:rFonts w:ascii="Trebuchet MS" w:hAnsi="Trebuchet MS"/>
          <w:noProof/>
          <w:sz w:val="24"/>
        </w:rPr>
        <w:t xml:space="preserve"> those dead on account of </w:t>
      </w:r>
      <w:del w:id="416" w:author="Author">
        <w:r w:rsidRPr="00901CCE">
          <w:rPr>
            <w:rFonts w:ascii="Trebuchet MS" w:hAnsi="Trebuchet MS"/>
            <w:noProof/>
            <w:sz w:val="24"/>
          </w:rPr>
          <w:delText>Ko′rah</w:delText>
        </w:r>
      </w:del>
      <w:ins w:id="417" w:author="Author">
        <w:r w:rsidRPr="00901CCE">
          <w:rPr>
            <w:rFonts w:ascii="Trebuchet MS" w:hAnsi="Trebuchet MS"/>
            <w:noProof/>
            <w:sz w:val="24"/>
          </w:rPr>
          <w:t>Kor′ah</w:t>
        </w:r>
      </w:ins>
      <w:r w:rsidRPr="00901CCE">
        <w:rPr>
          <w:rFonts w:ascii="Trebuchet MS" w:hAnsi="Trebuchet MS"/>
          <w:noProof/>
          <w:sz w:val="24"/>
        </w:rPr>
        <w:t xml:space="preserve">. </w:t>
      </w:r>
      <w:r w:rsidRPr="00901CCE">
        <w:rPr>
          <w:rFonts w:ascii="Trebuchet MS" w:hAnsi="Trebuchet MS"/>
          <w:b/>
          <w:noProof/>
          <w:sz w:val="24"/>
        </w:rPr>
        <w:t xml:space="preserve">16:50 </w:t>
      </w:r>
      <w:r w:rsidRPr="00901CCE">
        <w:rPr>
          <w:rFonts w:ascii="Trebuchet MS" w:hAnsi="Trebuchet MS"/>
          <w:noProof/>
          <w:sz w:val="24"/>
        </w:rPr>
        <w:t>When at last Aaron returned to Moses at the entrance of the tent of meeting, the scourge had been stopped.</w:t>
      </w:r>
    </w:p>
    <w:p w:rsidR="00782137" w:rsidRPr="00901CCE" w:rsidRDefault="00782137" w:rsidP="00782137">
      <w:pPr>
        <w:rPr>
          <w:rFonts w:ascii="Trebuchet MS" w:hAnsi="Trebuchet MS"/>
          <w:b/>
          <w:sz w:val="24"/>
        </w:rPr>
      </w:pPr>
    </w:p>
    <w:p w:rsidR="00762BCB" w:rsidRPr="00782137" w:rsidRDefault="00762BCB" w:rsidP="00782137"/>
    <w:sectPr w:rsidR="00762BCB" w:rsidRPr="00782137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0FC" w:rsidRDefault="00DE50FC">
      <w:r>
        <w:separator/>
      </w:r>
    </w:p>
  </w:endnote>
  <w:endnote w:type="continuationSeparator" w:id="0">
    <w:p w:rsidR="00DE50FC" w:rsidRDefault="00DE5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0FC" w:rsidRDefault="00DE50FC">
      <w:r>
        <w:separator/>
      </w:r>
    </w:p>
  </w:footnote>
  <w:footnote w:type="continuationSeparator" w:id="0">
    <w:p w:rsidR="00DE50FC" w:rsidRDefault="00DE50FC">
      <w:r>
        <w:continuationSeparator/>
      </w:r>
    </w:p>
  </w:footnote>
  <w:footnote w:id="1">
    <w:p w:rsidR="00782137" w:rsidRPr="00901CCE" w:rsidRDefault="00782137" w:rsidP="00901CCE">
      <w:pPr>
        <w:pStyle w:val="FootnoteText"/>
        <w:spacing w:after="96"/>
        <w:ind w:firstLine="288"/>
        <w:rPr>
          <w:ins w:id="109" w:author="Author"/>
        </w:rPr>
      </w:pPr>
      <w:ins w:id="110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16:13 </w:t>
        </w:r>
        <w:r w:rsidRPr="00901CCE">
          <w:t>Or “to lord it over us?”</w:t>
        </w:r>
      </w:ins>
    </w:p>
  </w:footnote>
  <w:footnote w:id="2">
    <w:p w:rsidR="00782137" w:rsidRPr="00901CCE" w:rsidRDefault="00782137" w:rsidP="00901CCE">
      <w:pPr>
        <w:pStyle w:val="FootnoteText"/>
        <w:spacing w:after="96"/>
        <w:ind w:firstLine="288"/>
        <w:rPr>
          <w:ins w:id="169" w:author="Author"/>
        </w:rPr>
      </w:pPr>
      <w:ins w:id="170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16:22 </w:t>
        </w:r>
        <w:r w:rsidRPr="00901CCE">
          <w:t>Lit., “the spirits of all flesh.”</w:t>
        </w:r>
      </w:ins>
    </w:p>
  </w:footnote>
  <w:footnote w:id="3">
    <w:p w:rsidR="00782137" w:rsidRPr="00901CCE" w:rsidRDefault="00782137" w:rsidP="00901CCE">
      <w:pPr>
        <w:pStyle w:val="FootnoteText"/>
        <w:spacing w:after="96"/>
        <w:ind w:firstLine="288"/>
        <w:rPr>
          <w:ins w:id="217" w:author="Author"/>
        </w:rPr>
      </w:pPr>
      <w:ins w:id="218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16:28 </w:t>
        </w:r>
        <w:r w:rsidRPr="00901CCE">
          <w:t>Or “my own accord.”</w:t>
        </w:r>
      </w:ins>
    </w:p>
  </w:footnote>
  <w:footnote w:id="4">
    <w:p w:rsidR="00782137" w:rsidRPr="00901CCE" w:rsidRDefault="00782137" w:rsidP="00901CCE">
      <w:pPr>
        <w:pStyle w:val="FootnoteText"/>
        <w:spacing w:after="96"/>
        <w:ind w:firstLine="288"/>
        <w:rPr>
          <w:ins w:id="235" w:author="Author"/>
        </w:rPr>
      </w:pPr>
      <w:ins w:id="236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16:30 </w:t>
        </w:r>
        <w:r w:rsidRPr="00901CCE">
          <w:t>Lit., “opens its mouth.”</w:t>
        </w:r>
      </w:ins>
    </w:p>
  </w:footnote>
  <w:footnote w:id="5">
    <w:p w:rsidR="00782137" w:rsidRPr="00901CCE" w:rsidRDefault="00782137" w:rsidP="00901CCE">
      <w:pPr>
        <w:pStyle w:val="FootnoteText"/>
        <w:spacing w:after="96"/>
        <w:ind w:firstLine="288"/>
        <w:rPr>
          <w:ins w:id="242" w:author="Author"/>
        </w:rPr>
      </w:pPr>
      <w:ins w:id="243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16:30 </w:t>
        </w:r>
        <w:r w:rsidRPr="00901CCE">
          <w:t>Or “Sheol,” that is, the common grave of mankind. See Glossary.</w:t>
        </w:r>
      </w:ins>
    </w:p>
  </w:footnote>
  <w:footnote w:id="6">
    <w:p w:rsidR="00782137" w:rsidRPr="00901CCE" w:rsidRDefault="00782137" w:rsidP="00901CCE">
      <w:pPr>
        <w:pStyle w:val="FootnoteText"/>
        <w:spacing w:after="96"/>
        <w:ind w:firstLine="288"/>
        <w:rPr>
          <w:ins w:id="255" w:author="Author"/>
        </w:rPr>
      </w:pPr>
      <w:ins w:id="256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16:32 </w:t>
        </w:r>
        <w:r w:rsidRPr="00901CCE">
          <w:t>Lit., “opened its mouth.”</w:t>
        </w:r>
      </w:ins>
    </w:p>
  </w:footnote>
  <w:footnote w:id="7">
    <w:p w:rsidR="00782137" w:rsidRPr="00901CCE" w:rsidRDefault="00782137" w:rsidP="00901CCE">
      <w:pPr>
        <w:pStyle w:val="FootnoteText"/>
        <w:spacing w:after="96"/>
        <w:ind w:firstLine="288"/>
        <w:rPr>
          <w:ins w:id="273" w:author="Author"/>
        </w:rPr>
      </w:pPr>
      <w:ins w:id="274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16:33 </w:t>
        </w:r>
        <w:r w:rsidRPr="00901CCE">
          <w:t>Or “Sheol,” that is, the common grave of mankind. See Glossary.</w:t>
        </w:r>
      </w:ins>
    </w:p>
  </w:footnote>
  <w:footnote w:id="8">
    <w:p w:rsidR="00782137" w:rsidRPr="00901CCE" w:rsidRDefault="00782137" w:rsidP="00901CCE">
      <w:pPr>
        <w:pStyle w:val="FootnoteText"/>
        <w:spacing w:after="96"/>
        <w:ind w:firstLine="288"/>
        <w:rPr>
          <w:ins w:id="312" w:author="Author"/>
        </w:rPr>
      </w:pPr>
      <w:ins w:id="313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16:38 </w:t>
        </w:r>
        <w:r w:rsidRPr="00901CCE">
          <w:t>Or “sinned against their own souls.”</w:t>
        </w:r>
      </w:ins>
    </w:p>
  </w:footnote>
  <w:footnote w:id="9">
    <w:p w:rsidR="00782137" w:rsidRPr="00901CCE" w:rsidRDefault="00782137" w:rsidP="00901CCE">
      <w:pPr>
        <w:pStyle w:val="FootnoteText"/>
        <w:spacing w:after="96"/>
        <w:ind w:firstLine="288"/>
        <w:rPr>
          <w:ins w:id="339" w:author="Author"/>
        </w:rPr>
      </w:pPr>
      <w:ins w:id="340" w:author="Author">
        <w:r w:rsidRPr="00901CCE">
          <w:rPr>
            <w:rStyle w:val="FootnoteReference"/>
          </w:rPr>
          <w:footnoteRef/>
        </w:r>
        <w:r w:rsidRPr="00901CCE">
          <w:t xml:space="preserve"> </w:t>
        </w:r>
        <w:r w:rsidRPr="00901CCE">
          <w:rPr>
            <w:b/>
          </w:rPr>
          <w:t xml:space="preserve">16:40 </w:t>
        </w:r>
        <w:r w:rsidRPr="00901CCE">
          <w:t>Lit., “no stranger.”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E5C0C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E5C0C">
        <w:t>Numbers Chapter 16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E5C0C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E5C0C">
      <w:rPr>
        <w:noProof/>
        <w:snapToGrid w:val="0"/>
      </w:rPr>
      <w:t>Numbers 16.Revised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3E5C0C">
        <w:t>Numbers Chapter 16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3E5C0C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E5C0C">
      <w:rPr>
        <w:noProof/>
        <w:snapToGrid w:val="0"/>
      </w:rPr>
      <w:t>Numbers 16.Revised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3E5C0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3E5C0C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3E5C0C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3E5C0C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0FC"/>
    <w:rsid w:val="00245EDD"/>
    <w:rsid w:val="0026230D"/>
    <w:rsid w:val="002B524D"/>
    <w:rsid w:val="002C00A8"/>
    <w:rsid w:val="00310508"/>
    <w:rsid w:val="003B380B"/>
    <w:rsid w:val="003E5C0C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82137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DE50F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94a4165e747c4f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8213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213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8213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782137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2137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7821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4a4165e747c4f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1776</ap:Words>
  <ap:Characters>7921</ap:Characters>
  <ap:Application>Microsoft Office Word</ap:Application>
  <ap:DocSecurity>0</ap:DocSecurity>
  <ap:Lines>132</ap:Lines>
  <ap:Paragraphs>22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9675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16</dc:title>
  <dc:subject/>
  <dc:creator>Ruth Farrugia</dc:creator>
  <cp:keywords/>
  <dc:description/>
  <cp:lastModifiedBy>Ruth Farrugia</cp:lastModifiedBy>
  <cp:revision>3</cp:revision>
  <dcterms:created xsi:type="dcterms:W3CDTF">2020-09-21T11:25:00Z</dcterms:created>
  <dcterms:modified xsi:type="dcterms:W3CDTF">2020-09-21T11:25:00Z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16.docx</vt:lpwstr>
  </property>
  <property fmtid="{D5CDD505-2E9C-101B-9397-08002B2CF9AE}" pid="9" name="_TranslationDocumentId">
    <vt:i4>19463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4016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