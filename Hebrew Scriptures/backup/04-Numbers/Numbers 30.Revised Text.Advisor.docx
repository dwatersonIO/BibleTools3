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D509B0">
        <w:rPr>
          <w:rFonts w:ascii="Trebuchet MS" w:hAnsi="Trebuchet MS"/>
          <w:b/>
          <w:sz w:val="24"/>
        </w:rPr>
        <w:t xml:space="preserve">30:1 </w:t>
      </w:r>
      <w:r w:rsidRPr="00D509B0">
        <w:rPr>
          <w:rFonts w:ascii="Trebuchet MS" w:hAnsi="Trebuchet MS"/>
          <w:noProof/>
          <w:sz w:val="24"/>
        </w:rPr>
        <w:t xml:space="preserve">Then Moses spoke to the heads of the tribes of </w:t>
      </w:r>
      <w:del w:id="1" w:author="Author">
        <w:r w:rsidRPr="00D509B0">
          <w:rPr>
            <w:rFonts w:ascii="Trebuchet MS" w:hAnsi="Trebuchet MS"/>
            <w:noProof/>
            <w:sz w:val="24"/>
          </w:rPr>
          <w:delText xml:space="preserve">the sons of </w:delText>
        </w:r>
      </w:del>
      <w:r w:rsidRPr="00D509B0">
        <w:rPr>
          <w:rFonts w:ascii="Trebuchet MS" w:hAnsi="Trebuchet MS"/>
          <w:noProof/>
          <w:sz w:val="24"/>
        </w:rPr>
        <w:t xml:space="preserve">Israel, saying: “This is the word that Jehovah has commanded: </w:t>
      </w:r>
      <w:r w:rsidRPr="00D509B0">
        <w:rPr>
          <w:rFonts w:ascii="Trebuchet MS" w:hAnsi="Trebuchet MS"/>
          <w:b/>
          <w:noProof/>
          <w:sz w:val="24"/>
        </w:rPr>
        <w:t xml:space="preserve">30:2 </w:t>
      </w:r>
      <w:del w:id="2" w:author="Author">
        <w:r w:rsidRPr="00D509B0">
          <w:rPr>
            <w:rFonts w:ascii="Trebuchet MS" w:hAnsi="Trebuchet MS"/>
            <w:noProof/>
            <w:sz w:val="24"/>
          </w:rPr>
          <w:delText>In case</w:delText>
        </w:r>
      </w:del>
      <w:ins w:id="3" w:author="Author">
        <w:r w:rsidRPr="00D509B0">
          <w:rPr>
            <w:rFonts w:ascii="Trebuchet MS" w:hAnsi="Trebuchet MS"/>
            <w:noProof/>
            <w:sz w:val="24"/>
          </w:rPr>
          <w:t>If</w:t>
        </w:r>
      </w:ins>
      <w:r w:rsidRPr="00D509B0">
        <w:rPr>
          <w:rFonts w:ascii="Trebuchet MS" w:hAnsi="Trebuchet MS"/>
          <w:noProof/>
          <w:sz w:val="24"/>
        </w:rPr>
        <w:t xml:space="preserve"> a man makes a vow to Jehovah or swears an oath to </w:t>
      </w:r>
      <w:del w:id="4" w:author="Author">
        <w:r w:rsidRPr="00D509B0">
          <w:rPr>
            <w:rFonts w:ascii="Trebuchet MS" w:hAnsi="Trebuchet MS"/>
            <w:noProof/>
            <w:sz w:val="24"/>
          </w:rPr>
          <w:delText>bind</w:delText>
        </w:r>
      </w:del>
      <w:ins w:id="5" w:author="Author">
        <w:r w:rsidRPr="00D509B0">
          <w:rPr>
            <w:rFonts w:ascii="Trebuchet MS" w:hAnsi="Trebuchet MS"/>
            <w:noProof/>
            <w:sz w:val="24"/>
          </w:rPr>
          <w:t>impose on himself</w:t>
        </w:r>
        <w:r w:rsidRPr="00D509B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D509B0">
        <w:rPr>
          <w:rFonts w:ascii="Trebuchet MS" w:hAnsi="Trebuchet MS"/>
          <w:noProof/>
          <w:sz w:val="24"/>
        </w:rPr>
        <w:t xml:space="preserve"> a vow of abstinence</w:t>
      </w:r>
      <w:del w:id="8" w:author="Author">
        <w:r w:rsidRPr="00D509B0">
          <w:rPr>
            <w:rFonts w:ascii="Trebuchet MS" w:hAnsi="Trebuchet MS"/>
            <w:noProof/>
            <w:sz w:val="24"/>
          </w:rPr>
          <w:delText xml:space="preserve"> upon his soul</w:delText>
        </w:r>
      </w:del>
      <w:r w:rsidRPr="00D509B0">
        <w:rPr>
          <w:rFonts w:ascii="Trebuchet MS" w:hAnsi="Trebuchet MS"/>
          <w:noProof/>
          <w:sz w:val="24"/>
        </w:rPr>
        <w:t xml:space="preserve">, he must not violate his word. </w:t>
      </w:r>
      <w:del w:id="9" w:author="Author">
        <w:r w:rsidRPr="00D509B0">
          <w:rPr>
            <w:rFonts w:ascii="Trebuchet MS" w:hAnsi="Trebuchet MS"/>
            <w:noProof/>
            <w:sz w:val="24"/>
          </w:rPr>
          <w:delText xml:space="preserve">According to all that has gone out of his mouth he </w:delText>
        </w:r>
      </w:del>
      <w:ins w:id="10" w:author="Author">
        <w:r w:rsidRPr="00D509B0">
          <w:rPr>
            <w:rFonts w:ascii="Trebuchet MS" w:hAnsi="Trebuchet MS"/>
            <w:noProof/>
            <w:sz w:val="24"/>
          </w:rPr>
          <w:t xml:space="preserve">He </w:t>
        </w:r>
      </w:ins>
      <w:r w:rsidRPr="00D509B0">
        <w:rPr>
          <w:rFonts w:ascii="Trebuchet MS" w:hAnsi="Trebuchet MS"/>
          <w:noProof/>
          <w:sz w:val="24"/>
        </w:rPr>
        <w:t>should do</w:t>
      </w:r>
      <w:ins w:id="11" w:author="Author">
        <w:r w:rsidRPr="00D509B0">
          <w:rPr>
            <w:rFonts w:ascii="Trebuchet MS" w:hAnsi="Trebuchet MS"/>
            <w:noProof/>
            <w:sz w:val="24"/>
          </w:rPr>
          <w:t xml:space="preserve"> everything he vowed he would do</w:t>
        </w:r>
      </w:ins>
      <w:r w:rsidRPr="00D509B0">
        <w:rPr>
          <w:rFonts w:ascii="Trebuchet MS" w:hAnsi="Trebuchet MS"/>
          <w:noProof/>
          <w:sz w:val="24"/>
        </w:rPr>
        <w:t>.</w:t>
      </w:r>
    </w:p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r w:rsidRPr="00D509B0">
        <w:rPr>
          <w:rFonts w:ascii="Trebuchet MS" w:hAnsi="Trebuchet MS"/>
          <w:b/>
          <w:sz w:val="24"/>
        </w:rPr>
        <w:t xml:space="preserve">30:3 </w:t>
      </w:r>
      <w:r w:rsidRPr="00D509B0">
        <w:rPr>
          <w:rFonts w:ascii="Trebuchet MS" w:hAnsi="Trebuchet MS"/>
          <w:noProof/>
          <w:sz w:val="24"/>
        </w:rPr>
        <w:t xml:space="preserve">“And </w:t>
      </w:r>
      <w:del w:id="12" w:author="Author">
        <w:r w:rsidRPr="00D509B0">
          <w:rPr>
            <w:rFonts w:ascii="Trebuchet MS" w:hAnsi="Trebuchet MS"/>
            <w:noProof/>
            <w:sz w:val="24"/>
          </w:rPr>
          <w:delText>in case</w:delText>
        </w:r>
      </w:del>
      <w:ins w:id="13" w:author="Author">
        <w:r w:rsidRPr="00D509B0">
          <w:rPr>
            <w:rFonts w:ascii="Trebuchet MS" w:hAnsi="Trebuchet MS"/>
            <w:noProof/>
            <w:sz w:val="24"/>
          </w:rPr>
          <w:t>if</w:t>
        </w:r>
      </w:ins>
      <w:r w:rsidRPr="00D509B0">
        <w:rPr>
          <w:rFonts w:ascii="Trebuchet MS" w:hAnsi="Trebuchet MS"/>
          <w:noProof/>
          <w:sz w:val="24"/>
        </w:rPr>
        <w:t xml:space="preserve"> a woman makes a vow to Jehovah or she </w:t>
      </w:r>
      <w:del w:id="14" w:author="Author">
        <w:r w:rsidRPr="00D509B0">
          <w:rPr>
            <w:rFonts w:ascii="Trebuchet MS" w:hAnsi="Trebuchet MS"/>
            <w:noProof/>
            <w:sz w:val="24"/>
          </w:rPr>
          <w:delText>does bind herself with</w:delText>
        </w:r>
      </w:del>
      <w:ins w:id="15" w:author="Author">
        <w:r w:rsidRPr="00D509B0">
          <w:rPr>
            <w:rFonts w:ascii="Trebuchet MS" w:hAnsi="Trebuchet MS"/>
            <w:noProof/>
            <w:sz w:val="24"/>
          </w:rPr>
          <w:t>imposes</w:t>
        </w:r>
      </w:ins>
      <w:r w:rsidRPr="00D509B0">
        <w:rPr>
          <w:rFonts w:ascii="Trebuchet MS" w:hAnsi="Trebuchet MS"/>
          <w:noProof/>
          <w:sz w:val="24"/>
        </w:rPr>
        <w:t xml:space="preserve"> a vow of abstinence </w:t>
      </w:r>
      <w:ins w:id="16" w:author="Author">
        <w:r w:rsidRPr="00D509B0">
          <w:rPr>
            <w:rFonts w:ascii="Trebuchet MS" w:hAnsi="Trebuchet MS"/>
            <w:noProof/>
            <w:sz w:val="24"/>
          </w:rPr>
          <w:t xml:space="preserve">on herself when she is young and living </w:t>
        </w:r>
      </w:ins>
      <w:r w:rsidRPr="00D509B0">
        <w:rPr>
          <w:rFonts w:ascii="Trebuchet MS" w:hAnsi="Trebuchet MS"/>
          <w:noProof/>
          <w:sz w:val="24"/>
        </w:rPr>
        <w:t xml:space="preserve">in the house of her father </w:t>
      </w:r>
      <w:del w:id="17" w:author="Author">
        <w:r w:rsidRPr="00D509B0">
          <w:rPr>
            <w:rFonts w:ascii="Trebuchet MS" w:hAnsi="Trebuchet MS"/>
            <w:noProof/>
            <w:sz w:val="24"/>
          </w:rPr>
          <w:delText xml:space="preserve">in her youth, </w:delText>
        </w:r>
      </w:del>
      <w:r w:rsidRPr="00D509B0">
        <w:rPr>
          <w:rFonts w:ascii="Trebuchet MS" w:hAnsi="Trebuchet MS"/>
          <w:b/>
          <w:noProof/>
          <w:sz w:val="24"/>
        </w:rPr>
        <w:t xml:space="preserve">30:4 </w:t>
      </w:r>
      <w:r w:rsidRPr="00D509B0">
        <w:rPr>
          <w:rFonts w:ascii="Trebuchet MS" w:hAnsi="Trebuchet MS"/>
          <w:noProof/>
          <w:sz w:val="24"/>
        </w:rPr>
        <w:t xml:space="preserve">and her father </w:t>
      </w:r>
      <w:del w:id="18" w:author="Author">
        <w:r w:rsidRPr="00D509B0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D509B0">
        <w:rPr>
          <w:rFonts w:ascii="Trebuchet MS" w:hAnsi="Trebuchet MS"/>
          <w:noProof/>
          <w:sz w:val="24"/>
        </w:rPr>
        <w:t xml:space="preserve">hears her vow or her abstinence vow that she has </w:t>
      </w:r>
      <w:del w:id="19" w:author="Author">
        <w:r w:rsidRPr="00D509B0">
          <w:rPr>
            <w:rFonts w:ascii="Trebuchet MS" w:hAnsi="Trebuchet MS"/>
            <w:noProof/>
            <w:sz w:val="24"/>
          </w:rPr>
          <w:delText>bound upon her soul</w:delText>
        </w:r>
      </w:del>
      <w:ins w:id="20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  <w:r w:rsidRPr="00D509B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D509B0">
        <w:rPr>
          <w:rFonts w:ascii="Trebuchet MS" w:hAnsi="Trebuchet MS"/>
          <w:noProof/>
          <w:sz w:val="24"/>
        </w:rPr>
        <w:t xml:space="preserve"> and her father </w:t>
      </w:r>
      <w:del w:id="23" w:author="Author">
        <w:r w:rsidRPr="00D509B0">
          <w:rPr>
            <w:rFonts w:ascii="Trebuchet MS" w:hAnsi="Trebuchet MS"/>
            <w:noProof/>
            <w:sz w:val="24"/>
          </w:rPr>
          <w:delText>does keep silent toward her</w:delText>
        </w:r>
      </w:del>
      <w:ins w:id="24" w:author="Author">
        <w:r w:rsidRPr="00D509B0">
          <w:rPr>
            <w:rFonts w:ascii="Trebuchet MS" w:hAnsi="Trebuchet MS"/>
            <w:noProof/>
            <w:sz w:val="24"/>
          </w:rPr>
          <w:t>offers no objection</w:t>
        </w:r>
      </w:ins>
      <w:r w:rsidRPr="00D509B0">
        <w:rPr>
          <w:rFonts w:ascii="Trebuchet MS" w:hAnsi="Trebuchet MS"/>
          <w:noProof/>
          <w:sz w:val="24"/>
        </w:rPr>
        <w:t xml:space="preserve">, all her vows </w:t>
      </w:r>
      <w:del w:id="25" w:author="Author">
        <w:r w:rsidRPr="00D509B0">
          <w:rPr>
            <w:rFonts w:ascii="Trebuchet MS" w:hAnsi="Trebuchet MS"/>
            <w:noProof/>
            <w:sz w:val="24"/>
          </w:rPr>
          <w:delText>must also</w:delText>
        </w:r>
      </w:del>
      <w:ins w:id="26" w:author="Author">
        <w:r w:rsidRPr="00D509B0">
          <w:rPr>
            <w:rFonts w:ascii="Trebuchet MS" w:hAnsi="Trebuchet MS"/>
            <w:noProof/>
            <w:sz w:val="24"/>
          </w:rPr>
          <w:t>will</w:t>
        </w:r>
      </w:ins>
      <w:r w:rsidRPr="00D509B0">
        <w:rPr>
          <w:rFonts w:ascii="Trebuchet MS" w:hAnsi="Trebuchet MS"/>
          <w:noProof/>
          <w:sz w:val="24"/>
        </w:rPr>
        <w:t xml:space="preserve"> stand, and every abstinence vow that she has </w:t>
      </w:r>
      <w:del w:id="27" w:author="Author">
        <w:r w:rsidRPr="00D509B0">
          <w:rPr>
            <w:rFonts w:ascii="Trebuchet MS" w:hAnsi="Trebuchet MS"/>
            <w:noProof/>
            <w:sz w:val="24"/>
          </w:rPr>
          <w:delText>bound upon her soul</w:delText>
        </w:r>
      </w:del>
      <w:ins w:id="28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 xml:space="preserve"> will stand. </w:t>
      </w:r>
      <w:r w:rsidRPr="00D509B0">
        <w:rPr>
          <w:rFonts w:ascii="Trebuchet MS" w:hAnsi="Trebuchet MS"/>
          <w:b/>
          <w:noProof/>
          <w:sz w:val="24"/>
        </w:rPr>
        <w:t xml:space="preserve">30:5 </w:t>
      </w:r>
      <w:r w:rsidRPr="00D509B0">
        <w:rPr>
          <w:rFonts w:ascii="Trebuchet MS" w:hAnsi="Trebuchet MS"/>
          <w:noProof/>
          <w:sz w:val="24"/>
        </w:rPr>
        <w:t xml:space="preserve">But if her father </w:t>
      </w:r>
      <w:del w:id="29" w:author="Author">
        <w:r w:rsidRPr="00D509B0">
          <w:rPr>
            <w:rFonts w:ascii="Trebuchet MS" w:hAnsi="Trebuchet MS"/>
            <w:noProof/>
            <w:sz w:val="24"/>
          </w:rPr>
          <w:delText>has forbidden</w:delText>
        </w:r>
      </w:del>
      <w:ins w:id="30" w:author="Author">
        <w:r w:rsidRPr="00D509B0">
          <w:rPr>
            <w:rFonts w:ascii="Trebuchet MS" w:hAnsi="Trebuchet MS"/>
            <w:noProof/>
            <w:sz w:val="24"/>
          </w:rPr>
          <w:t>forbids</w:t>
        </w:r>
      </w:ins>
      <w:r w:rsidRPr="00D509B0">
        <w:rPr>
          <w:rFonts w:ascii="Trebuchet MS" w:hAnsi="Trebuchet MS"/>
          <w:noProof/>
          <w:sz w:val="24"/>
        </w:rPr>
        <w:t xml:space="preserve"> her </w:t>
      </w:r>
      <w:del w:id="31" w:author="Author">
        <w:r w:rsidRPr="00D509B0">
          <w:rPr>
            <w:rFonts w:ascii="Trebuchet MS" w:hAnsi="Trebuchet MS"/>
            <w:noProof/>
            <w:sz w:val="24"/>
          </w:rPr>
          <w:delText>on the day of his hearing all her</w:delText>
        </w:r>
      </w:del>
      <w:ins w:id="32" w:author="Author">
        <w:r w:rsidRPr="00D509B0">
          <w:rPr>
            <w:rFonts w:ascii="Trebuchet MS" w:hAnsi="Trebuchet MS"/>
            <w:noProof/>
            <w:sz w:val="24"/>
          </w:rPr>
          <w:t>when he hears that she has imposed</w:t>
        </w:r>
      </w:ins>
      <w:r w:rsidRPr="00D509B0">
        <w:rPr>
          <w:rFonts w:ascii="Trebuchet MS" w:hAnsi="Trebuchet MS"/>
          <w:noProof/>
          <w:sz w:val="24"/>
        </w:rPr>
        <w:t xml:space="preserve"> vows or </w:t>
      </w:r>
      <w:del w:id="33" w:author="Author">
        <w:r w:rsidRPr="00D509B0">
          <w:rPr>
            <w:rFonts w:ascii="Trebuchet MS" w:hAnsi="Trebuchet MS"/>
            <w:noProof/>
            <w:sz w:val="24"/>
          </w:rPr>
          <w:delText xml:space="preserve">her </w:delText>
        </w:r>
      </w:del>
      <w:r w:rsidRPr="00D509B0">
        <w:rPr>
          <w:rFonts w:ascii="Trebuchet MS" w:hAnsi="Trebuchet MS"/>
          <w:noProof/>
          <w:sz w:val="24"/>
        </w:rPr>
        <w:t xml:space="preserve">abstinence vows </w:t>
      </w:r>
      <w:del w:id="34" w:author="Author">
        <w:r w:rsidRPr="00D509B0">
          <w:rPr>
            <w:rFonts w:ascii="Trebuchet MS" w:hAnsi="Trebuchet MS"/>
            <w:noProof/>
            <w:sz w:val="24"/>
          </w:rPr>
          <w:delText>that she has bound upon her soul</w:delText>
        </w:r>
      </w:del>
      <w:ins w:id="35" w:author="Author">
        <w:r w:rsidRPr="00D509B0">
          <w:rPr>
            <w:rFonts w:ascii="Trebuchet MS" w:hAnsi="Trebuchet MS"/>
            <w:noProof/>
            <w:sz w:val="24"/>
          </w:rPr>
          <w:t>on herself</w:t>
        </w:r>
      </w:ins>
      <w:r w:rsidRPr="00D509B0">
        <w:rPr>
          <w:rFonts w:ascii="Trebuchet MS" w:hAnsi="Trebuchet MS"/>
          <w:noProof/>
          <w:sz w:val="24"/>
        </w:rPr>
        <w:t>, it will not stand</w:t>
      </w:r>
      <w:del w:id="36" w:author="Author">
        <w:r w:rsidRPr="00D509B0">
          <w:rPr>
            <w:rFonts w:ascii="Trebuchet MS" w:hAnsi="Trebuchet MS"/>
            <w:noProof/>
            <w:sz w:val="24"/>
          </w:rPr>
          <w:delText>, but</w:delText>
        </w:r>
      </w:del>
      <w:ins w:id="37" w:author="Author">
        <w:r w:rsidRPr="00D509B0">
          <w:rPr>
            <w:rFonts w:ascii="Trebuchet MS" w:hAnsi="Trebuchet MS"/>
            <w:noProof/>
            <w:sz w:val="24"/>
          </w:rPr>
          <w:t>.</w:t>
        </w:r>
      </w:ins>
      <w:r w:rsidRPr="00D509B0">
        <w:rPr>
          <w:rFonts w:ascii="Trebuchet MS" w:hAnsi="Trebuchet MS"/>
          <w:noProof/>
          <w:sz w:val="24"/>
        </w:rPr>
        <w:t xml:space="preserve"> Jehovah will forgive her</w:t>
      </w:r>
      <w:del w:id="38" w:author="Author">
        <w:r w:rsidRPr="00D509B0">
          <w:rPr>
            <w:rFonts w:ascii="Trebuchet MS" w:hAnsi="Trebuchet MS"/>
            <w:noProof/>
            <w:sz w:val="24"/>
          </w:rPr>
          <w:delText>,</w:delText>
        </w:r>
      </w:del>
      <w:r w:rsidRPr="00D509B0">
        <w:rPr>
          <w:rFonts w:ascii="Trebuchet MS" w:hAnsi="Trebuchet MS"/>
          <w:noProof/>
          <w:sz w:val="24"/>
        </w:rPr>
        <w:t xml:space="preserve"> because her father forbade her.</w:t>
      </w:r>
    </w:p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r w:rsidRPr="00D509B0">
        <w:rPr>
          <w:rFonts w:ascii="Trebuchet MS" w:hAnsi="Trebuchet MS"/>
          <w:b/>
          <w:sz w:val="24"/>
        </w:rPr>
        <w:t xml:space="preserve">30:6 </w:t>
      </w:r>
      <w:r w:rsidRPr="00D509B0">
        <w:rPr>
          <w:rFonts w:ascii="Trebuchet MS" w:hAnsi="Trebuchet MS"/>
          <w:noProof/>
          <w:sz w:val="24"/>
        </w:rPr>
        <w:t xml:space="preserve">“However, if she </w:t>
      </w:r>
      <w:del w:id="39" w:author="Author">
        <w:r w:rsidRPr="00D509B0">
          <w:rPr>
            <w:rFonts w:ascii="Trebuchet MS" w:hAnsi="Trebuchet MS"/>
            <w:noProof/>
            <w:sz w:val="24"/>
          </w:rPr>
          <w:delText>at all happens to belong to</w:delText>
        </w:r>
      </w:del>
      <w:ins w:id="40" w:author="Author">
        <w:r w:rsidRPr="00D509B0">
          <w:rPr>
            <w:rFonts w:ascii="Trebuchet MS" w:hAnsi="Trebuchet MS"/>
            <w:noProof/>
            <w:sz w:val="24"/>
          </w:rPr>
          <w:t>should marry</w:t>
        </w:r>
      </w:ins>
      <w:r w:rsidRPr="00D509B0">
        <w:rPr>
          <w:rFonts w:ascii="Trebuchet MS" w:hAnsi="Trebuchet MS"/>
          <w:noProof/>
          <w:sz w:val="24"/>
        </w:rPr>
        <w:t xml:space="preserve"> a husband</w:t>
      </w:r>
      <w:del w:id="41" w:author="Author">
        <w:r w:rsidRPr="00D509B0">
          <w:rPr>
            <w:rFonts w:ascii="Trebuchet MS" w:hAnsi="Trebuchet MS"/>
            <w:noProof/>
            <w:sz w:val="24"/>
          </w:rPr>
          <w:delText>, and</w:delText>
        </w:r>
      </w:del>
      <w:ins w:id="42" w:author="Author">
        <w:r w:rsidRPr="00D509B0">
          <w:rPr>
            <w:rFonts w:ascii="Trebuchet MS" w:hAnsi="Trebuchet MS"/>
            <w:noProof/>
            <w:sz w:val="24"/>
          </w:rPr>
          <w:t xml:space="preserve"> while under</w:t>
        </w:r>
      </w:ins>
      <w:r w:rsidRPr="00D509B0">
        <w:rPr>
          <w:rFonts w:ascii="Trebuchet MS" w:hAnsi="Trebuchet MS"/>
          <w:noProof/>
          <w:sz w:val="24"/>
        </w:rPr>
        <w:t xml:space="preserve"> her vow </w:t>
      </w:r>
      <w:del w:id="43" w:author="Author">
        <w:r w:rsidRPr="00D509B0">
          <w:rPr>
            <w:rFonts w:ascii="Trebuchet MS" w:hAnsi="Trebuchet MS"/>
            <w:noProof/>
            <w:sz w:val="24"/>
          </w:rPr>
          <w:delText xml:space="preserve">is upon her </w:delText>
        </w:r>
      </w:del>
      <w:r w:rsidRPr="00D509B0">
        <w:rPr>
          <w:rFonts w:ascii="Trebuchet MS" w:hAnsi="Trebuchet MS"/>
          <w:noProof/>
          <w:sz w:val="24"/>
        </w:rPr>
        <w:t xml:space="preserve">or the </w:t>
      </w:r>
      <w:del w:id="44" w:author="Author">
        <w:r w:rsidRPr="00D509B0">
          <w:rPr>
            <w:rFonts w:ascii="Trebuchet MS" w:hAnsi="Trebuchet MS"/>
            <w:noProof/>
            <w:sz w:val="24"/>
          </w:rPr>
          <w:delText>thoughtless</w:delText>
        </w:r>
      </w:del>
      <w:ins w:id="45" w:author="Author">
        <w:r w:rsidRPr="00D509B0">
          <w:rPr>
            <w:rFonts w:ascii="Trebuchet MS" w:hAnsi="Trebuchet MS"/>
            <w:noProof/>
            <w:sz w:val="24"/>
          </w:rPr>
          <w:t>rash</w:t>
        </w:r>
      </w:ins>
      <w:r w:rsidRPr="00D509B0">
        <w:rPr>
          <w:rFonts w:ascii="Trebuchet MS" w:hAnsi="Trebuchet MS"/>
          <w:noProof/>
          <w:sz w:val="24"/>
        </w:rPr>
        <w:t xml:space="preserve"> promise </w:t>
      </w:r>
      <w:del w:id="46" w:author="Author">
        <w:r w:rsidRPr="00D509B0">
          <w:rPr>
            <w:rFonts w:ascii="Trebuchet MS" w:hAnsi="Trebuchet MS"/>
            <w:noProof/>
            <w:sz w:val="24"/>
          </w:rPr>
          <w:delText xml:space="preserve">of her lips </w:delText>
        </w:r>
      </w:del>
      <w:r w:rsidRPr="00D509B0">
        <w:rPr>
          <w:rFonts w:ascii="Trebuchet MS" w:hAnsi="Trebuchet MS"/>
          <w:noProof/>
          <w:sz w:val="24"/>
        </w:rPr>
        <w:t xml:space="preserve">that she has </w:t>
      </w:r>
      <w:del w:id="47" w:author="Author">
        <w:r w:rsidRPr="00D509B0">
          <w:rPr>
            <w:rFonts w:ascii="Trebuchet MS" w:hAnsi="Trebuchet MS"/>
            <w:noProof/>
            <w:sz w:val="24"/>
          </w:rPr>
          <w:delText>bound upon her soul,</w:delText>
        </w:r>
      </w:del>
      <w:ins w:id="48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 xml:space="preserve"> </w:t>
      </w:r>
      <w:r w:rsidRPr="00D509B0">
        <w:rPr>
          <w:rFonts w:ascii="Trebuchet MS" w:hAnsi="Trebuchet MS"/>
          <w:b/>
          <w:noProof/>
          <w:sz w:val="24"/>
        </w:rPr>
        <w:t xml:space="preserve">30:7 </w:t>
      </w:r>
      <w:r w:rsidRPr="00D509B0">
        <w:rPr>
          <w:rFonts w:ascii="Trebuchet MS" w:hAnsi="Trebuchet MS"/>
          <w:noProof/>
          <w:sz w:val="24"/>
        </w:rPr>
        <w:t xml:space="preserve">and her husband </w:t>
      </w:r>
      <w:del w:id="49" w:author="Author">
        <w:r w:rsidRPr="00D509B0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D509B0">
        <w:rPr>
          <w:rFonts w:ascii="Trebuchet MS" w:hAnsi="Trebuchet MS"/>
          <w:noProof/>
          <w:sz w:val="24"/>
        </w:rPr>
        <w:t xml:space="preserve">hears </w:t>
      </w:r>
      <w:ins w:id="50" w:author="Author">
        <w:r w:rsidRPr="00D509B0">
          <w:rPr>
            <w:rFonts w:ascii="Trebuchet MS" w:hAnsi="Trebuchet MS"/>
            <w:noProof/>
            <w:sz w:val="24"/>
          </w:rPr>
          <w:t xml:space="preserve">of </w:t>
        </w:r>
      </w:ins>
      <w:r w:rsidRPr="00D509B0">
        <w:rPr>
          <w:rFonts w:ascii="Trebuchet MS" w:hAnsi="Trebuchet MS"/>
          <w:noProof/>
          <w:sz w:val="24"/>
        </w:rPr>
        <w:t xml:space="preserve">it and </w:t>
      </w:r>
      <w:del w:id="51" w:author="Author">
        <w:r w:rsidRPr="00D509B0">
          <w:rPr>
            <w:rFonts w:ascii="Trebuchet MS" w:hAnsi="Trebuchet MS"/>
            <w:noProof/>
            <w:sz w:val="24"/>
          </w:rPr>
          <w:delText>keeps silent toward her</w:delText>
        </w:r>
      </w:del>
      <w:ins w:id="52" w:author="Author">
        <w:r w:rsidRPr="00D509B0">
          <w:rPr>
            <w:rFonts w:ascii="Trebuchet MS" w:hAnsi="Trebuchet MS"/>
            <w:noProof/>
            <w:sz w:val="24"/>
          </w:rPr>
          <w:t>offers no objection</w:t>
        </w:r>
      </w:ins>
      <w:r w:rsidRPr="00D509B0">
        <w:rPr>
          <w:rFonts w:ascii="Trebuchet MS" w:hAnsi="Trebuchet MS"/>
          <w:noProof/>
          <w:sz w:val="24"/>
        </w:rPr>
        <w:t xml:space="preserve"> on the day </w:t>
      </w:r>
      <w:ins w:id="53" w:author="Author">
        <w:r w:rsidRPr="00D509B0">
          <w:rPr>
            <w:rFonts w:ascii="Trebuchet MS" w:hAnsi="Trebuchet MS"/>
            <w:noProof/>
            <w:sz w:val="24"/>
          </w:rPr>
          <w:t xml:space="preserve">he hears </w:t>
        </w:r>
      </w:ins>
      <w:r w:rsidRPr="00D509B0">
        <w:rPr>
          <w:rFonts w:ascii="Trebuchet MS" w:hAnsi="Trebuchet MS"/>
          <w:noProof/>
          <w:sz w:val="24"/>
        </w:rPr>
        <w:t>of</w:t>
      </w:r>
      <w:del w:id="54" w:author="Author">
        <w:r w:rsidRPr="00D509B0">
          <w:rPr>
            <w:rFonts w:ascii="Trebuchet MS" w:hAnsi="Trebuchet MS"/>
            <w:noProof/>
            <w:sz w:val="24"/>
          </w:rPr>
          <w:delText xml:space="preserve"> his hearing</w:delText>
        </w:r>
      </w:del>
      <w:r w:rsidRPr="00D509B0">
        <w:rPr>
          <w:rFonts w:ascii="Trebuchet MS" w:hAnsi="Trebuchet MS"/>
          <w:noProof/>
          <w:sz w:val="24"/>
        </w:rPr>
        <w:t xml:space="preserve"> it, her vows </w:t>
      </w:r>
      <w:del w:id="55" w:author="Author">
        <w:r w:rsidRPr="00D509B0">
          <w:rPr>
            <w:rFonts w:ascii="Trebuchet MS" w:hAnsi="Trebuchet MS"/>
            <w:noProof/>
            <w:sz w:val="24"/>
          </w:rPr>
          <w:delText xml:space="preserve">must also stand </w:delText>
        </w:r>
      </w:del>
      <w:r w:rsidRPr="00D509B0">
        <w:rPr>
          <w:rFonts w:ascii="Trebuchet MS" w:hAnsi="Trebuchet MS"/>
          <w:noProof/>
          <w:sz w:val="24"/>
        </w:rPr>
        <w:t xml:space="preserve">or her abstinence vows that she has </w:t>
      </w:r>
      <w:del w:id="56" w:author="Author">
        <w:r w:rsidRPr="00D509B0">
          <w:rPr>
            <w:rFonts w:ascii="Trebuchet MS" w:hAnsi="Trebuchet MS"/>
            <w:noProof/>
            <w:sz w:val="24"/>
          </w:rPr>
          <w:delText>bound upon her soul</w:delText>
        </w:r>
      </w:del>
      <w:ins w:id="57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 xml:space="preserve"> will stand. </w:t>
      </w:r>
      <w:r w:rsidRPr="00D509B0">
        <w:rPr>
          <w:rFonts w:ascii="Trebuchet MS" w:hAnsi="Trebuchet MS"/>
          <w:b/>
          <w:noProof/>
          <w:sz w:val="24"/>
        </w:rPr>
        <w:t xml:space="preserve">30:8 </w:t>
      </w:r>
      <w:r w:rsidRPr="00D509B0">
        <w:rPr>
          <w:rFonts w:ascii="Trebuchet MS" w:hAnsi="Trebuchet MS"/>
          <w:noProof/>
          <w:sz w:val="24"/>
        </w:rPr>
        <w:t xml:space="preserve">But if her husband </w:t>
      </w:r>
      <w:ins w:id="58" w:author="Author">
        <w:r w:rsidRPr="00D509B0">
          <w:rPr>
            <w:rFonts w:ascii="Trebuchet MS" w:hAnsi="Trebuchet MS"/>
            <w:noProof/>
            <w:sz w:val="24"/>
          </w:rPr>
          <w:t xml:space="preserve">forbids her </w:t>
        </w:r>
      </w:ins>
      <w:r w:rsidRPr="00D509B0">
        <w:rPr>
          <w:rFonts w:ascii="Trebuchet MS" w:hAnsi="Trebuchet MS"/>
          <w:noProof/>
          <w:sz w:val="24"/>
        </w:rPr>
        <w:t xml:space="preserve">on the day </w:t>
      </w:r>
      <w:ins w:id="59" w:author="Author">
        <w:r w:rsidRPr="00D509B0">
          <w:rPr>
            <w:rFonts w:ascii="Trebuchet MS" w:hAnsi="Trebuchet MS"/>
            <w:noProof/>
            <w:sz w:val="24"/>
          </w:rPr>
          <w:t xml:space="preserve">he hears </w:t>
        </w:r>
      </w:ins>
      <w:r w:rsidRPr="00D509B0">
        <w:rPr>
          <w:rFonts w:ascii="Trebuchet MS" w:hAnsi="Trebuchet MS"/>
          <w:noProof/>
          <w:sz w:val="24"/>
        </w:rPr>
        <w:t xml:space="preserve">of </w:t>
      </w:r>
      <w:del w:id="60" w:author="Author">
        <w:r w:rsidRPr="00D509B0">
          <w:rPr>
            <w:rFonts w:ascii="Trebuchet MS" w:hAnsi="Trebuchet MS"/>
            <w:noProof/>
            <w:sz w:val="24"/>
          </w:rPr>
          <w:delText xml:space="preserve">hearing </w:delText>
        </w:r>
      </w:del>
      <w:r w:rsidRPr="00D509B0">
        <w:rPr>
          <w:rFonts w:ascii="Trebuchet MS" w:hAnsi="Trebuchet MS"/>
          <w:noProof/>
          <w:sz w:val="24"/>
        </w:rPr>
        <w:t>it</w:t>
      </w:r>
      <w:del w:id="61" w:author="Author">
        <w:r w:rsidRPr="00D509B0">
          <w:rPr>
            <w:rFonts w:ascii="Trebuchet MS" w:hAnsi="Trebuchet MS"/>
            <w:noProof/>
            <w:sz w:val="24"/>
          </w:rPr>
          <w:delText xml:space="preserve"> forbids her</w:delText>
        </w:r>
      </w:del>
      <w:r w:rsidRPr="00D509B0">
        <w:rPr>
          <w:rFonts w:ascii="Trebuchet MS" w:hAnsi="Trebuchet MS"/>
          <w:noProof/>
          <w:sz w:val="24"/>
        </w:rPr>
        <w:t xml:space="preserve">, he </w:t>
      </w:r>
      <w:del w:id="62" w:author="Author">
        <w:r w:rsidRPr="00D509B0">
          <w:rPr>
            <w:rFonts w:ascii="Trebuchet MS" w:hAnsi="Trebuchet MS"/>
            <w:noProof/>
            <w:sz w:val="24"/>
          </w:rPr>
          <w:delText>has also annulled her</w:delText>
        </w:r>
      </w:del>
      <w:ins w:id="63" w:author="Author">
        <w:r w:rsidRPr="00D509B0">
          <w:rPr>
            <w:rFonts w:ascii="Trebuchet MS" w:hAnsi="Trebuchet MS"/>
            <w:noProof/>
            <w:sz w:val="24"/>
          </w:rPr>
          <w:t>may annul the</w:t>
        </w:r>
      </w:ins>
      <w:r w:rsidRPr="00D509B0">
        <w:rPr>
          <w:rFonts w:ascii="Trebuchet MS" w:hAnsi="Trebuchet MS"/>
          <w:noProof/>
          <w:sz w:val="24"/>
        </w:rPr>
        <w:t xml:space="preserve"> vow </w:t>
      </w:r>
      <w:del w:id="64" w:author="Author">
        <w:r w:rsidRPr="00D509B0">
          <w:rPr>
            <w:rFonts w:ascii="Trebuchet MS" w:hAnsi="Trebuchet MS"/>
            <w:noProof/>
            <w:sz w:val="24"/>
          </w:rPr>
          <w:delText xml:space="preserve">that was upon her </w:delText>
        </w:r>
      </w:del>
      <w:r w:rsidRPr="00D509B0">
        <w:rPr>
          <w:rFonts w:ascii="Trebuchet MS" w:hAnsi="Trebuchet MS"/>
          <w:noProof/>
          <w:sz w:val="24"/>
        </w:rPr>
        <w:t xml:space="preserve">or the </w:t>
      </w:r>
      <w:del w:id="65" w:author="Author">
        <w:r w:rsidRPr="00D509B0">
          <w:rPr>
            <w:rFonts w:ascii="Trebuchet MS" w:hAnsi="Trebuchet MS"/>
            <w:noProof/>
            <w:sz w:val="24"/>
          </w:rPr>
          <w:delText>thoughtless</w:delText>
        </w:r>
      </w:del>
      <w:ins w:id="66" w:author="Author">
        <w:r w:rsidRPr="00D509B0">
          <w:rPr>
            <w:rFonts w:ascii="Trebuchet MS" w:hAnsi="Trebuchet MS"/>
            <w:noProof/>
            <w:sz w:val="24"/>
          </w:rPr>
          <w:t>rash</w:t>
        </w:r>
      </w:ins>
      <w:r w:rsidRPr="00D509B0">
        <w:rPr>
          <w:rFonts w:ascii="Trebuchet MS" w:hAnsi="Trebuchet MS"/>
          <w:noProof/>
          <w:sz w:val="24"/>
        </w:rPr>
        <w:t xml:space="preserve"> promise </w:t>
      </w:r>
      <w:del w:id="67" w:author="Author">
        <w:r w:rsidRPr="00D509B0">
          <w:rPr>
            <w:rFonts w:ascii="Trebuchet MS" w:hAnsi="Trebuchet MS"/>
            <w:noProof/>
            <w:sz w:val="24"/>
          </w:rPr>
          <w:delText xml:space="preserve">of her lips </w:delText>
        </w:r>
      </w:del>
      <w:r w:rsidRPr="00D509B0">
        <w:rPr>
          <w:rFonts w:ascii="Trebuchet MS" w:hAnsi="Trebuchet MS"/>
          <w:noProof/>
          <w:sz w:val="24"/>
        </w:rPr>
        <w:t xml:space="preserve">that she </w:t>
      </w:r>
      <w:del w:id="68" w:author="Author">
        <w:r w:rsidRPr="00D509B0">
          <w:rPr>
            <w:rFonts w:ascii="Trebuchet MS" w:hAnsi="Trebuchet MS"/>
            <w:noProof/>
            <w:sz w:val="24"/>
          </w:rPr>
          <w:delText>bound upon her soul</w:delText>
        </w:r>
      </w:del>
      <w:ins w:id="69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>, and Jehovah will forgive her.</w:t>
      </w:r>
    </w:p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r w:rsidRPr="00D509B0">
        <w:rPr>
          <w:rFonts w:ascii="Trebuchet MS" w:hAnsi="Trebuchet MS"/>
          <w:b/>
          <w:sz w:val="24"/>
        </w:rPr>
        <w:t xml:space="preserve">30:9 </w:t>
      </w:r>
      <w:r w:rsidRPr="00D509B0">
        <w:rPr>
          <w:rFonts w:ascii="Trebuchet MS" w:hAnsi="Trebuchet MS"/>
          <w:noProof/>
          <w:sz w:val="24"/>
        </w:rPr>
        <w:t>“</w:t>
      </w:r>
      <w:del w:id="70" w:author="Author">
        <w:r w:rsidRPr="00D509B0">
          <w:rPr>
            <w:rFonts w:ascii="Trebuchet MS" w:hAnsi="Trebuchet MS"/>
            <w:noProof/>
            <w:sz w:val="24"/>
          </w:rPr>
          <w:delText>In the case of the vow of</w:delText>
        </w:r>
      </w:del>
      <w:ins w:id="71" w:author="Author">
        <w:r w:rsidRPr="00D509B0">
          <w:rPr>
            <w:rFonts w:ascii="Trebuchet MS" w:hAnsi="Trebuchet MS"/>
            <w:noProof/>
            <w:sz w:val="24"/>
          </w:rPr>
          <w:t>But if</w:t>
        </w:r>
      </w:ins>
      <w:r w:rsidRPr="00D509B0">
        <w:rPr>
          <w:rFonts w:ascii="Trebuchet MS" w:hAnsi="Trebuchet MS"/>
          <w:noProof/>
          <w:sz w:val="24"/>
        </w:rPr>
        <w:t xml:space="preserve"> a widow or a divorced woman</w:t>
      </w:r>
      <w:ins w:id="72" w:author="Author">
        <w:r w:rsidRPr="00D509B0">
          <w:rPr>
            <w:rFonts w:ascii="Trebuchet MS" w:hAnsi="Trebuchet MS"/>
            <w:noProof/>
            <w:sz w:val="24"/>
          </w:rPr>
          <w:t xml:space="preserve"> makes a vow</w:t>
        </w:r>
      </w:ins>
      <w:r w:rsidRPr="00D509B0">
        <w:rPr>
          <w:rFonts w:ascii="Trebuchet MS" w:hAnsi="Trebuchet MS"/>
          <w:noProof/>
          <w:sz w:val="24"/>
        </w:rPr>
        <w:t xml:space="preserve">, everything that she has </w:t>
      </w:r>
      <w:del w:id="73" w:author="Author">
        <w:r w:rsidRPr="00D509B0">
          <w:rPr>
            <w:rFonts w:ascii="Trebuchet MS" w:hAnsi="Trebuchet MS"/>
            <w:noProof/>
            <w:sz w:val="24"/>
          </w:rPr>
          <w:delText>bound upon her soul</w:delText>
        </w:r>
      </w:del>
      <w:ins w:id="74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 xml:space="preserve"> will </w:t>
      </w:r>
      <w:del w:id="75" w:author="Author">
        <w:r w:rsidRPr="00D509B0">
          <w:rPr>
            <w:rFonts w:ascii="Trebuchet MS" w:hAnsi="Trebuchet MS"/>
            <w:noProof/>
            <w:sz w:val="24"/>
          </w:rPr>
          <w:delText>stand against</w:delText>
        </w:r>
      </w:del>
      <w:ins w:id="76" w:author="Author">
        <w:r w:rsidRPr="00D509B0">
          <w:rPr>
            <w:rFonts w:ascii="Trebuchet MS" w:hAnsi="Trebuchet MS"/>
            <w:noProof/>
            <w:sz w:val="24"/>
          </w:rPr>
          <w:t>be binding on</w:t>
        </w:r>
      </w:ins>
      <w:r w:rsidRPr="00D509B0">
        <w:rPr>
          <w:rFonts w:ascii="Trebuchet MS" w:hAnsi="Trebuchet MS"/>
          <w:noProof/>
          <w:sz w:val="24"/>
        </w:rPr>
        <w:t xml:space="preserve"> her.</w:t>
      </w:r>
    </w:p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r w:rsidRPr="00D509B0">
        <w:rPr>
          <w:rFonts w:ascii="Trebuchet MS" w:hAnsi="Trebuchet MS"/>
          <w:b/>
          <w:sz w:val="24"/>
        </w:rPr>
        <w:t xml:space="preserve">30:10 </w:t>
      </w:r>
      <w:r w:rsidRPr="00D509B0">
        <w:rPr>
          <w:rFonts w:ascii="Trebuchet MS" w:hAnsi="Trebuchet MS"/>
          <w:noProof/>
          <w:sz w:val="24"/>
        </w:rPr>
        <w:t xml:space="preserve">“However, if </w:t>
      </w:r>
      <w:del w:id="77" w:author="Author">
        <w:r w:rsidRPr="00D509B0">
          <w:rPr>
            <w:rFonts w:ascii="Trebuchet MS" w:hAnsi="Trebuchet MS"/>
            <w:noProof/>
            <w:sz w:val="24"/>
          </w:rPr>
          <w:delText>it is</w:delText>
        </w:r>
      </w:del>
      <w:ins w:id="78" w:author="Author">
        <w:r w:rsidRPr="00D509B0">
          <w:rPr>
            <w:rFonts w:ascii="Trebuchet MS" w:hAnsi="Trebuchet MS"/>
            <w:noProof/>
            <w:sz w:val="24"/>
          </w:rPr>
          <w:t>a woman imposed the vow or the abstinence vow on herself while</w:t>
        </w:r>
      </w:ins>
      <w:r w:rsidRPr="00D509B0">
        <w:rPr>
          <w:rFonts w:ascii="Trebuchet MS" w:hAnsi="Trebuchet MS"/>
          <w:noProof/>
          <w:sz w:val="24"/>
        </w:rPr>
        <w:t xml:space="preserve"> in the house of her husband </w:t>
      </w:r>
      <w:del w:id="79" w:author="Author">
        <w:r w:rsidRPr="00D509B0">
          <w:rPr>
            <w:rFonts w:ascii="Trebuchet MS" w:hAnsi="Trebuchet MS"/>
            <w:noProof/>
            <w:sz w:val="24"/>
          </w:rPr>
          <w:delText xml:space="preserve">that she has vowed or has bound an abstinence vow upon her soul by an oath, </w:delText>
        </w:r>
      </w:del>
      <w:r w:rsidRPr="00D509B0">
        <w:rPr>
          <w:rFonts w:ascii="Trebuchet MS" w:hAnsi="Trebuchet MS"/>
          <w:b/>
          <w:noProof/>
          <w:sz w:val="24"/>
        </w:rPr>
        <w:t xml:space="preserve">30:11 </w:t>
      </w:r>
      <w:r w:rsidRPr="00D509B0">
        <w:rPr>
          <w:rFonts w:ascii="Trebuchet MS" w:hAnsi="Trebuchet MS"/>
          <w:noProof/>
          <w:sz w:val="24"/>
        </w:rPr>
        <w:t xml:space="preserve">and her husband </w:t>
      </w:r>
      <w:del w:id="80" w:author="Author">
        <w:r w:rsidRPr="00D509B0">
          <w:rPr>
            <w:rFonts w:ascii="Trebuchet MS" w:hAnsi="Trebuchet MS"/>
            <w:noProof/>
            <w:sz w:val="24"/>
          </w:rPr>
          <w:delText xml:space="preserve">has </w:delText>
        </w:r>
      </w:del>
      <w:r w:rsidRPr="00D509B0">
        <w:rPr>
          <w:rFonts w:ascii="Trebuchet MS" w:hAnsi="Trebuchet MS"/>
          <w:noProof/>
          <w:sz w:val="24"/>
        </w:rPr>
        <w:t xml:space="preserve">heard it and has </w:t>
      </w:r>
      <w:del w:id="81" w:author="Author">
        <w:r w:rsidRPr="00D509B0">
          <w:rPr>
            <w:rFonts w:ascii="Trebuchet MS" w:hAnsi="Trebuchet MS"/>
            <w:noProof/>
            <w:sz w:val="24"/>
          </w:rPr>
          <w:delText xml:space="preserve">kept silent toward her, he has </w:delText>
        </w:r>
      </w:del>
      <w:r w:rsidRPr="00D509B0">
        <w:rPr>
          <w:rFonts w:ascii="Trebuchet MS" w:hAnsi="Trebuchet MS"/>
          <w:noProof/>
          <w:sz w:val="24"/>
        </w:rPr>
        <w:t xml:space="preserve">not </w:t>
      </w:r>
      <w:del w:id="82" w:author="Author">
        <w:r w:rsidRPr="00D509B0">
          <w:rPr>
            <w:rFonts w:ascii="Trebuchet MS" w:hAnsi="Trebuchet MS"/>
            <w:noProof/>
            <w:sz w:val="24"/>
          </w:rPr>
          <w:delText>forbidden her; and</w:delText>
        </w:r>
      </w:del>
      <w:ins w:id="83" w:author="Author">
        <w:r w:rsidRPr="00D509B0">
          <w:rPr>
            <w:rFonts w:ascii="Trebuchet MS" w:hAnsi="Trebuchet MS"/>
            <w:noProof/>
            <w:sz w:val="24"/>
          </w:rPr>
          <w:t>objected or disapproved,</w:t>
        </w:r>
      </w:ins>
      <w:r w:rsidRPr="00D509B0">
        <w:rPr>
          <w:rFonts w:ascii="Trebuchet MS" w:hAnsi="Trebuchet MS"/>
          <w:noProof/>
          <w:sz w:val="24"/>
        </w:rPr>
        <w:t xml:space="preserve"> all her vows </w:t>
      </w:r>
      <w:del w:id="84" w:author="Author">
        <w:r w:rsidRPr="00D509B0">
          <w:rPr>
            <w:rFonts w:ascii="Trebuchet MS" w:hAnsi="Trebuchet MS"/>
            <w:noProof/>
            <w:sz w:val="24"/>
          </w:rPr>
          <w:delText xml:space="preserve">must stand </w:delText>
        </w:r>
      </w:del>
      <w:r w:rsidRPr="00D509B0">
        <w:rPr>
          <w:rFonts w:ascii="Trebuchet MS" w:hAnsi="Trebuchet MS"/>
          <w:noProof/>
          <w:sz w:val="24"/>
        </w:rPr>
        <w:t xml:space="preserve">or any abstinence vow that she </w:t>
      </w:r>
      <w:del w:id="85" w:author="Author">
        <w:r w:rsidRPr="00D509B0">
          <w:rPr>
            <w:rFonts w:ascii="Trebuchet MS" w:hAnsi="Trebuchet MS"/>
            <w:noProof/>
            <w:sz w:val="24"/>
          </w:rPr>
          <w:delText>has bound upon her soul</w:delText>
        </w:r>
      </w:del>
      <w:ins w:id="86" w:author="Author">
        <w:r w:rsidRPr="00D509B0">
          <w:rPr>
            <w:rFonts w:ascii="Trebuchet MS" w:hAnsi="Trebuchet MS"/>
            <w:noProof/>
            <w:sz w:val="24"/>
          </w:rPr>
          <w:t>imposed on herself</w:t>
        </w:r>
      </w:ins>
      <w:r w:rsidRPr="00D509B0">
        <w:rPr>
          <w:rFonts w:ascii="Trebuchet MS" w:hAnsi="Trebuchet MS"/>
          <w:noProof/>
          <w:sz w:val="24"/>
        </w:rPr>
        <w:t xml:space="preserve"> will stand. </w:t>
      </w:r>
      <w:r w:rsidRPr="00D509B0">
        <w:rPr>
          <w:rFonts w:ascii="Trebuchet MS" w:hAnsi="Trebuchet MS"/>
          <w:b/>
          <w:noProof/>
          <w:sz w:val="24"/>
        </w:rPr>
        <w:t xml:space="preserve">30:12 </w:t>
      </w:r>
      <w:r w:rsidRPr="00D509B0">
        <w:rPr>
          <w:rFonts w:ascii="Trebuchet MS" w:hAnsi="Trebuchet MS"/>
          <w:noProof/>
          <w:sz w:val="24"/>
        </w:rPr>
        <w:t xml:space="preserve">But if </w:t>
      </w:r>
      <w:ins w:id="87" w:author="Author">
        <w:r w:rsidRPr="00D509B0">
          <w:rPr>
            <w:rFonts w:ascii="Trebuchet MS" w:hAnsi="Trebuchet MS"/>
            <w:noProof/>
            <w:sz w:val="24"/>
          </w:rPr>
          <w:t xml:space="preserve">on the day he heard them </w:t>
        </w:r>
      </w:ins>
      <w:r w:rsidRPr="00D509B0">
        <w:rPr>
          <w:rFonts w:ascii="Trebuchet MS" w:hAnsi="Trebuchet MS"/>
          <w:noProof/>
          <w:sz w:val="24"/>
        </w:rPr>
        <w:t xml:space="preserve">her husband </w:t>
      </w:r>
      <w:del w:id="88" w:author="Author">
        <w:r w:rsidRPr="00D509B0">
          <w:rPr>
            <w:rFonts w:ascii="Trebuchet MS" w:hAnsi="Trebuchet MS"/>
            <w:noProof/>
            <w:sz w:val="24"/>
          </w:rPr>
          <w:delText>has totally</w:delText>
        </w:r>
      </w:del>
      <w:ins w:id="89" w:author="Author">
        <w:r w:rsidRPr="00D509B0">
          <w:rPr>
            <w:rFonts w:ascii="Trebuchet MS" w:hAnsi="Trebuchet MS"/>
            <w:noProof/>
            <w:sz w:val="24"/>
          </w:rPr>
          <w:t>completely</w:t>
        </w:r>
      </w:ins>
      <w:r w:rsidRPr="00D509B0">
        <w:rPr>
          <w:rFonts w:ascii="Trebuchet MS" w:hAnsi="Trebuchet MS"/>
          <w:noProof/>
          <w:sz w:val="24"/>
        </w:rPr>
        <w:t xml:space="preserve"> annulled </w:t>
      </w:r>
      <w:del w:id="90" w:author="Author">
        <w:r w:rsidRPr="00D509B0">
          <w:rPr>
            <w:rFonts w:ascii="Trebuchet MS" w:hAnsi="Trebuchet MS"/>
            <w:noProof/>
            <w:sz w:val="24"/>
          </w:rPr>
          <w:delText>them on the day of his hearing any expression of her lips as her</w:delText>
        </w:r>
      </w:del>
      <w:ins w:id="91" w:author="Author">
        <w:r w:rsidRPr="00D509B0">
          <w:rPr>
            <w:rFonts w:ascii="Trebuchet MS" w:hAnsi="Trebuchet MS"/>
            <w:noProof/>
            <w:sz w:val="24"/>
          </w:rPr>
          <w:t>whatever</w:t>
        </w:r>
      </w:ins>
      <w:r w:rsidRPr="00D509B0">
        <w:rPr>
          <w:rFonts w:ascii="Trebuchet MS" w:hAnsi="Trebuchet MS"/>
          <w:noProof/>
          <w:sz w:val="24"/>
        </w:rPr>
        <w:t xml:space="preserve"> vows or </w:t>
      </w:r>
      <w:del w:id="92" w:author="Author">
        <w:r w:rsidRPr="00D509B0">
          <w:rPr>
            <w:rFonts w:ascii="Trebuchet MS" w:hAnsi="Trebuchet MS"/>
            <w:noProof/>
            <w:sz w:val="24"/>
          </w:rPr>
          <w:delText xml:space="preserve">as an </w:delText>
        </w:r>
      </w:del>
      <w:r w:rsidRPr="00D509B0">
        <w:rPr>
          <w:rFonts w:ascii="Trebuchet MS" w:hAnsi="Trebuchet MS"/>
          <w:noProof/>
          <w:sz w:val="24"/>
        </w:rPr>
        <w:t xml:space="preserve">abstinence vow </w:t>
      </w:r>
      <w:del w:id="93" w:author="Author">
        <w:r w:rsidRPr="00D509B0">
          <w:rPr>
            <w:rFonts w:ascii="Trebuchet MS" w:hAnsi="Trebuchet MS"/>
            <w:noProof/>
            <w:sz w:val="24"/>
          </w:rPr>
          <w:delText>of her soul</w:delText>
        </w:r>
      </w:del>
      <w:ins w:id="94" w:author="Author">
        <w:r w:rsidRPr="00D509B0">
          <w:rPr>
            <w:rFonts w:ascii="Trebuchet MS" w:hAnsi="Trebuchet MS"/>
            <w:noProof/>
            <w:sz w:val="24"/>
          </w:rPr>
          <w:t>she swore to</w:t>
        </w:r>
      </w:ins>
      <w:r w:rsidRPr="00D509B0">
        <w:rPr>
          <w:rFonts w:ascii="Trebuchet MS" w:hAnsi="Trebuchet MS"/>
          <w:noProof/>
          <w:sz w:val="24"/>
        </w:rPr>
        <w:t xml:space="preserve">, they will not stand. Her husband </w:t>
      </w:r>
      <w:del w:id="95" w:author="Author">
        <w:r w:rsidRPr="00D509B0">
          <w:rPr>
            <w:rFonts w:ascii="Trebuchet MS" w:hAnsi="Trebuchet MS"/>
            <w:noProof/>
            <w:sz w:val="24"/>
          </w:rPr>
          <w:delText xml:space="preserve">has </w:delText>
        </w:r>
      </w:del>
      <w:r w:rsidRPr="00D509B0">
        <w:rPr>
          <w:rFonts w:ascii="Trebuchet MS" w:hAnsi="Trebuchet MS"/>
          <w:noProof/>
          <w:sz w:val="24"/>
        </w:rPr>
        <w:t xml:space="preserve">annulled them, and Jehovah will forgive her. </w:t>
      </w:r>
      <w:r w:rsidRPr="00D509B0">
        <w:rPr>
          <w:rFonts w:ascii="Trebuchet MS" w:hAnsi="Trebuchet MS"/>
          <w:b/>
          <w:noProof/>
          <w:sz w:val="24"/>
        </w:rPr>
        <w:t xml:space="preserve">30:13 </w:t>
      </w:r>
      <w:del w:id="96" w:author="Author">
        <w:r w:rsidRPr="00D509B0">
          <w:rPr>
            <w:rFonts w:ascii="Trebuchet MS" w:hAnsi="Trebuchet MS"/>
            <w:noProof/>
            <w:sz w:val="24"/>
          </w:rPr>
          <w:delText xml:space="preserve">Any </w:delText>
        </w:r>
      </w:del>
      <w:ins w:id="97" w:author="Author">
        <w:r w:rsidRPr="00D509B0">
          <w:rPr>
            <w:rFonts w:ascii="Trebuchet MS" w:hAnsi="Trebuchet MS"/>
            <w:noProof/>
            <w:sz w:val="24"/>
          </w:rPr>
          <w:t xml:space="preserve">Regarding any </w:t>
        </w:r>
      </w:ins>
      <w:r w:rsidRPr="00D509B0">
        <w:rPr>
          <w:rFonts w:ascii="Trebuchet MS" w:hAnsi="Trebuchet MS"/>
          <w:noProof/>
          <w:sz w:val="24"/>
        </w:rPr>
        <w:t xml:space="preserve">vow or any oath </w:t>
      </w:r>
      <w:del w:id="98" w:author="Author">
        <w:r w:rsidRPr="00D509B0">
          <w:rPr>
            <w:rFonts w:ascii="Trebuchet MS" w:hAnsi="Trebuchet MS"/>
            <w:noProof/>
            <w:sz w:val="24"/>
          </w:rPr>
          <w:delText>of</w:delText>
        </w:r>
      </w:del>
      <w:ins w:id="99" w:author="Author">
        <w:r w:rsidRPr="00D509B0">
          <w:rPr>
            <w:rFonts w:ascii="Trebuchet MS" w:hAnsi="Trebuchet MS"/>
            <w:noProof/>
            <w:sz w:val="24"/>
          </w:rPr>
          <w:t>involving</w:t>
        </w:r>
      </w:ins>
      <w:r w:rsidRPr="00D509B0">
        <w:rPr>
          <w:rFonts w:ascii="Trebuchet MS" w:hAnsi="Trebuchet MS"/>
          <w:noProof/>
          <w:sz w:val="24"/>
        </w:rPr>
        <w:t xml:space="preserve"> an abstinence vow to </w:t>
      </w:r>
      <w:del w:id="100" w:author="Author">
        <w:r w:rsidRPr="00D509B0">
          <w:rPr>
            <w:rFonts w:ascii="Trebuchet MS" w:hAnsi="Trebuchet MS"/>
            <w:noProof/>
            <w:sz w:val="24"/>
          </w:rPr>
          <w:delText>afflict the soul,</w:delText>
        </w:r>
      </w:del>
      <w:ins w:id="101" w:author="Author">
        <w:r w:rsidRPr="00D509B0">
          <w:rPr>
            <w:rFonts w:ascii="Trebuchet MS" w:hAnsi="Trebuchet MS"/>
            <w:noProof/>
            <w:sz w:val="24"/>
          </w:rPr>
          <w:t>practice self-denial,</w:t>
        </w:r>
        <w:r w:rsidRPr="00D509B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D509B0">
        <w:rPr>
          <w:rFonts w:ascii="Trebuchet MS" w:hAnsi="Trebuchet MS"/>
          <w:noProof/>
          <w:sz w:val="24"/>
        </w:rPr>
        <w:t xml:space="preserve"> her husband should establish it or her husband should annul it. </w:t>
      </w:r>
      <w:r w:rsidRPr="00D509B0">
        <w:rPr>
          <w:rFonts w:ascii="Trebuchet MS" w:hAnsi="Trebuchet MS"/>
          <w:b/>
          <w:noProof/>
          <w:sz w:val="24"/>
        </w:rPr>
        <w:t xml:space="preserve">30:14 </w:t>
      </w:r>
      <w:r w:rsidRPr="00D509B0">
        <w:rPr>
          <w:rFonts w:ascii="Trebuchet MS" w:hAnsi="Trebuchet MS"/>
          <w:noProof/>
          <w:sz w:val="24"/>
        </w:rPr>
        <w:t xml:space="preserve">But if her husband </w:t>
      </w:r>
      <w:del w:id="104" w:author="Author">
        <w:r w:rsidRPr="00D509B0">
          <w:rPr>
            <w:rFonts w:ascii="Trebuchet MS" w:hAnsi="Trebuchet MS"/>
            <w:noProof/>
            <w:sz w:val="24"/>
          </w:rPr>
          <w:delText xml:space="preserve">absolutely keeps silent toward her </w:delText>
        </w:r>
      </w:del>
      <w:ins w:id="105" w:author="Author">
        <w:r w:rsidRPr="00D509B0">
          <w:rPr>
            <w:rFonts w:ascii="Trebuchet MS" w:hAnsi="Trebuchet MS"/>
            <w:noProof/>
            <w:sz w:val="24"/>
          </w:rPr>
          <w:t xml:space="preserve">offers no objection at all </w:t>
        </w:r>
      </w:ins>
      <w:r w:rsidRPr="00D509B0">
        <w:rPr>
          <w:rFonts w:ascii="Trebuchet MS" w:hAnsi="Trebuchet MS"/>
          <w:noProof/>
          <w:sz w:val="24"/>
        </w:rPr>
        <w:t xml:space="preserve">from day to day, he </w:t>
      </w:r>
      <w:del w:id="106" w:author="Author">
        <w:r w:rsidRPr="00D509B0">
          <w:rPr>
            <w:rFonts w:ascii="Trebuchet MS" w:hAnsi="Trebuchet MS"/>
            <w:noProof/>
            <w:sz w:val="24"/>
          </w:rPr>
          <w:delText xml:space="preserve">has </w:delText>
        </w:r>
      </w:del>
      <w:r w:rsidRPr="00D509B0">
        <w:rPr>
          <w:rFonts w:ascii="Trebuchet MS" w:hAnsi="Trebuchet MS"/>
          <w:noProof/>
          <w:sz w:val="24"/>
        </w:rPr>
        <w:t xml:space="preserve">also </w:t>
      </w:r>
      <w:del w:id="107" w:author="Author">
        <w:r w:rsidRPr="00D509B0">
          <w:rPr>
            <w:rFonts w:ascii="Trebuchet MS" w:hAnsi="Trebuchet MS"/>
            <w:noProof/>
            <w:sz w:val="24"/>
          </w:rPr>
          <w:delText>established</w:delText>
        </w:r>
      </w:del>
      <w:ins w:id="108" w:author="Author">
        <w:r w:rsidRPr="00D509B0">
          <w:rPr>
            <w:rFonts w:ascii="Trebuchet MS" w:hAnsi="Trebuchet MS"/>
            <w:noProof/>
            <w:sz w:val="24"/>
          </w:rPr>
          <w:t>establishes</w:t>
        </w:r>
      </w:ins>
      <w:r w:rsidRPr="00D509B0">
        <w:rPr>
          <w:rFonts w:ascii="Trebuchet MS" w:hAnsi="Trebuchet MS"/>
          <w:noProof/>
          <w:sz w:val="24"/>
        </w:rPr>
        <w:t xml:space="preserve"> all her vows or all her abstinence vows that are upon her. He </w:t>
      </w:r>
      <w:del w:id="109" w:author="Author">
        <w:r w:rsidRPr="00D509B0">
          <w:rPr>
            <w:rFonts w:ascii="Trebuchet MS" w:hAnsi="Trebuchet MS"/>
            <w:noProof/>
            <w:sz w:val="24"/>
          </w:rPr>
          <w:delText>has established</w:delText>
        </w:r>
      </w:del>
      <w:ins w:id="110" w:author="Author">
        <w:r w:rsidRPr="00D509B0">
          <w:rPr>
            <w:rFonts w:ascii="Trebuchet MS" w:hAnsi="Trebuchet MS"/>
            <w:noProof/>
            <w:sz w:val="24"/>
          </w:rPr>
          <w:t>establishes</w:t>
        </w:r>
      </w:ins>
      <w:r w:rsidRPr="00D509B0">
        <w:rPr>
          <w:rFonts w:ascii="Trebuchet MS" w:hAnsi="Trebuchet MS"/>
          <w:noProof/>
          <w:sz w:val="24"/>
        </w:rPr>
        <w:t xml:space="preserve"> them because he </w:t>
      </w:r>
      <w:del w:id="111" w:author="Author">
        <w:r w:rsidRPr="00D509B0">
          <w:rPr>
            <w:rFonts w:ascii="Trebuchet MS" w:hAnsi="Trebuchet MS"/>
            <w:noProof/>
            <w:sz w:val="24"/>
          </w:rPr>
          <w:delText>kept silent toward her</w:delText>
        </w:r>
      </w:del>
      <w:ins w:id="112" w:author="Author">
        <w:r w:rsidRPr="00D509B0">
          <w:rPr>
            <w:rFonts w:ascii="Trebuchet MS" w:hAnsi="Trebuchet MS"/>
            <w:noProof/>
            <w:sz w:val="24"/>
          </w:rPr>
          <w:t>did not object</w:t>
        </w:r>
      </w:ins>
      <w:r w:rsidRPr="00D509B0">
        <w:rPr>
          <w:rFonts w:ascii="Trebuchet MS" w:hAnsi="Trebuchet MS"/>
          <w:noProof/>
          <w:sz w:val="24"/>
        </w:rPr>
        <w:t xml:space="preserve"> on the day </w:t>
      </w:r>
      <w:del w:id="113" w:author="Author">
        <w:r w:rsidRPr="00D509B0">
          <w:rPr>
            <w:rFonts w:ascii="Trebuchet MS" w:hAnsi="Trebuchet MS"/>
            <w:noProof/>
            <w:sz w:val="24"/>
          </w:rPr>
          <w:delText>of his hearing</w:delText>
        </w:r>
      </w:del>
      <w:ins w:id="114" w:author="Author">
        <w:r w:rsidRPr="00D509B0">
          <w:rPr>
            <w:rFonts w:ascii="Trebuchet MS" w:hAnsi="Trebuchet MS"/>
            <w:noProof/>
            <w:sz w:val="24"/>
          </w:rPr>
          <w:t>he heard her make</w:t>
        </w:r>
      </w:ins>
      <w:r w:rsidRPr="00D509B0">
        <w:rPr>
          <w:rFonts w:ascii="Trebuchet MS" w:hAnsi="Trebuchet MS"/>
          <w:noProof/>
          <w:sz w:val="24"/>
        </w:rPr>
        <w:t xml:space="preserve"> them. </w:t>
      </w:r>
      <w:r w:rsidRPr="00D509B0">
        <w:rPr>
          <w:rFonts w:ascii="Trebuchet MS" w:hAnsi="Trebuchet MS"/>
          <w:b/>
          <w:noProof/>
          <w:sz w:val="24"/>
        </w:rPr>
        <w:t xml:space="preserve">30:15 </w:t>
      </w:r>
      <w:del w:id="115" w:author="Author">
        <w:r w:rsidRPr="00D509B0">
          <w:rPr>
            <w:rFonts w:ascii="Trebuchet MS" w:hAnsi="Trebuchet MS"/>
            <w:noProof/>
            <w:sz w:val="24"/>
          </w:rPr>
          <w:delText>And</w:delText>
        </w:r>
      </w:del>
      <w:ins w:id="116" w:author="Author">
        <w:r w:rsidRPr="00D509B0">
          <w:rPr>
            <w:rFonts w:ascii="Trebuchet MS" w:hAnsi="Trebuchet MS"/>
            <w:noProof/>
            <w:sz w:val="24"/>
          </w:rPr>
          <w:t>But</w:t>
        </w:r>
      </w:ins>
      <w:r w:rsidRPr="00D509B0">
        <w:rPr>
          <w:rFonts w:ascii="Trebuchet MS" w:hAnsi="Trebuchet MS"/>
          <w:noProof/>
          <w:sz w:val="24"/>
        </w:rPr>
        <w:t xml:space="preserve"> if he </w:t>
      </w:r>
      <w:del w:id="117" w:author="Author">
        <w:r w:rsidRPr="00D509B0">
          <w:rPr>
            <w:rFonts w:ascii="Trebuchet MS" w:hAnsi="Trebuchet MS"/>
            <w:noProof/>
            <w:sz w:val="24"/>
          </w:rPr>
          <w:delText xml:space="preserve">totally </w:delText>
        </w:r>
      </w:del>
      <w:r w:rsidRPr="00D509B0">
        <w:rPr>
          <w:rFonts w:ascii="Trebuchet MS" w:hAnsi="Trebuchet MS"/>
          <w:noProof/>
          <w:sz w:val="24"/>
        </w:rPr>
        <w:t xml:space="preserve">annuls them </w:t>
      </w:r>
      <w:ins w:id="118" w:author="Author">
        <w:r w:rsidRPr="00D509B0">
          <w:rPr>
            <w:rFonts w:ascii="Trebuchet MS" w:hAnsi="Trebuchet MS"/>
            <w:noProof/>
            <w:sz w:val="24"/>
          </w:rPr>
          <w:t xml:space="preserve">later, sometime </w:t>
        </w:r>
      </w:ins>
      <w:r w:rsidRPr="00D509B0">
        <w:rPr>
          <w:rFonts w:ascii="Trebuchet MS" w:hAnsi="Trebuchet MS"/>
          <w:noProof/>
          <w:sz w:val="24"/>
        </w:rPr>
        <w:t xml:space="preserve">after </w:t>
      </w:r>
      <w:del w:id="119" w:author="Author">
        <w:r w:rsidRPr="00D509B0">
          <w:rPr>
            <w:rFonts w:ascii="Trebuchet MS" w:hAnsi="Trebuchet MS"/>
            <w:noProof/>
            <w:sz w:val="24"/>
          </w:rPr>
          <w:delText>his hearing</w:delText>
        </w:r>
      </w:del>
      <w:ins w:id="120" w:author="Author">
        <w:r w:rsidRPr="00D509B0">
          <w:rPr>
            <w:rFonts w:ascii="Trebuchet MS" w:hAnsi="Trebuchet MS"/>
            <w:noProof/>
            <w:sz w:val="24"/>
          </w:rPr>
          <w:t>the day he heard</w:t>
        </w:r>
      </w:ins>
      <w:r w:rsidRPr="00D509B0">
        <w:rPr>
          <w:rFonts w:ascii="Trebuchet MS" w:hAnsi="Trebuchet MS"/>
          <w:noProof/>
          <w:sz w:val="24"/>
        </w:rPr>
        <w:t xml:space="preserve"> them, he </w:t>
      </w:r>
      <w:del w:id="121" w:author="Author">
        <w:r w:rsidRPr="00D509B0">
          <w:rPr>
            <w:rFonts w:ascii="Trebuchet MS" w:hAnsi="Trebuchet MS"/>
            <w:noProof/>
            <w:sz w:val="24"/>
          </w:rPr>
          <w:delText>also actually bears</w:delText>
        </w:r>
      </w:del>
      <w:ins w:id="122" w:author="Author">
        <w:r w:rsidRPr="00D509B0">
          <w:rPr>
            <w:rFonts w:ascii="Trebuchet MS" w:hAnsi="Trebuchet MS"/>
            <w:noProof/>
            <w:sz w:val="24"/>
          </w:rPr>
          <w:t>will bear the consequences of</w:t>
        </w:r>
      </w:ins>
      <w:r w:rsidRPr="00D509B0">
        <w:rPr>
          <w:rFonts w:ascii="Trebuchet MS" w:hAnsi="Trebuchet MS"/>
          <w:noProof/>
          <w:sz w:val="24"/>
        </w:rPr>
        <w:t xml:space="preserve"> her </w:t>
      </w:r>
      <w:del w:id="123" w:author="Author">
        <w:r w:rsidRPr="00D509B0">
          <w:rPr>
            <w:rFonts w:ascii="Trebuchet MS" w:hAnsi="Trebuchet MS"/>
            <w:noProof/>
            <w:sz w:val="24"/>
          </w:rPr>
          <w:delText>error</w:delText>
        </w:r>
      </w:del>
      <w:ins w:id="124" w:author="Author">
        <w:r w:rsidRPr="00D509B0">
          <w:rPr>
            <w:rFonts w:ascii="Trebuchet MS" w:hAnsi="Trebuchet MS"/>
            <w:noProof/>
            <w:sz w:val="24"/>
          </w:rPr>
          <w:t>guilt</w:t>
        </w:r>
      </w:ins>
      <w:r w:rsidRPr="00D509B0">
        <w:rPr>
          <w:rFonts w:ascii="Trebuchet MS" w:hAnsi="Trebuchet MS"/>
          <w:noProof/>
          <w:sz w:val="24"/>
        </w:rPr>
        <w:t>.</w:t>
      </w:r>
    </w:p>
    <w:p w:rsidR="00837ABC" w:rsidRPr="00D509B0" w:rsidRDefault="00837ABC" w:rsidP="00837ABC">
      <w:pPr>
        <w:rPr>
          <w:rFonts w:ascii="Trebuchet MS" w:hAnsi="Trebuchet MS"/>
          <w:noProof/>
          <w:sz w:val="24"/>
        </w:rPr>
      </w:pPr>
      <w:r w:rsidRPr="00D509B0">
        <w:rPr>
          <w:rFonts w:ascii="Trebuchet MS" w:hAnsi="Trebuchet MS"/>
          <w:b/>
          <w:sz w:val="24"/>
        </w:rPr>
        <w:t xml:space="preserve">30:16 </w:t>
      </w:r>
      <w:r w:rsidRPr="00D509B0">
        <w:rPr>
          <w:rFonts w:ascii="Trebuchet MS" w:hAnsi="Trebuchet MS"/>
          <w:noProof/>
          <w:sz w:val="24"/>
        </w:rPr>
        <w:t xml:space="preserve">“These are the regulations that Jehovah commanded Moses </w:t>
      </w:r>
      <w:del w:id="125" w:author="Author">
        <w:r w:rsidRPr="00D509B0">
          <w:rPr>
            <w:rFonts w:ascii="Trebuchet MS" w:hAnsi="Trebuchet MS"/>
            <w:noProof/>
            <w:sz w:val="24"/>
          </w:rPr>
          <w:delText>as between</w:delText>
        </w:r>
      </w:del>
      <w:ins w:id="126" w:author="Author">
        <w:r w:rsidRPr="00D509B0">
          <w:rPr>
            <w:rFonts w:ascii="Trebuchet MS" w:hAnsi="Trebuchet MS"/>
            <w:noProof/>
            <w:sz w:val="24"/>
          </w:rPr>
          <w:t>relating to</w:t>
        </w:r>
      </w:ins>
      <w:r w:rsidRPr="00D509B0">
        <w:rPr>
          <w:rFonts w:ascii="Trebuchet MS" w:hAnsi="Trebuchet MS"/>
          <w:noProof/>
          <w:sz w:val="24"/>
        </w:rPr>
        <w:t xml:space="preserve"> a husband and his wife, </w:t>
      </w:r>
      <w:del w:id="127" w:author="Author">
        <w:r w:rsidRPr="00D509B0">
          <w:rPr>
            <w:rFonts w:ascii="Trebuchet MS" w:hAnsi="Trebuchet MS"/>
            <w:noProof/>
            <w:sz w:val="24"/>
          </w:rPr>
          <w:delText>as between</w:delText>
        </w:r>
      </w:del>
      <w:ins w:id="128" w:author="Author">
        <w:r w:rsidRPr="00D509B0">
          <w:rPr>
            <w:rFonts w:ascii="Trebuchet MS" w:hAnsi="Trebuchet MS"/>
            <w:noProof/>
            <w:sz w:val="24"/>
          </w:rPr>
          <w:t>and relating to</w:t>
        </w:r>
      </w:ins>
      <w:r w:rsidRPr="00D509B0">
        <w:rPr>
          <w:rFonts w:ascii="Trebuchet MS" w:hAnsi="Trebuchet MS"/>
          <w:noProof/>
          <w:sz w:val="24"/>
        </w:rPr>
        <w:t xml:space="preserve"> a father and his </w:t>
      </w:r>
      <w:ins w:id="129" w:author="Author">
        <w:r w:rsidRPr="00D509B0">
          <w:rPr>
            <w:rFonts w:ascii="Trebuchet MS" w:hAnsi="Trebuchet MS"/>
            <w:noProof/>
            <w:sz w:val="24"/>
          </w:rPr>
          <w:t xml:space="preserve">young </w:t>
        </w:r>
      </w:ins>
      <w:r w:rsidRPr="00D509B0">
        <w:rPr>
          <w:rFonts w:ascii="Trebuchet MS" w:hAnsi="Trebuchet MS"/>
          <w:noProof/>
          <w:sz w:val="24"/>
        </w:rPr>
        <w:t xml:space="preserve">daughter </w:t>
      </w:r>
      <w:ins w:id="130" w:author="Author">
        <w:r w:rsidRPr="00D509B0">
          <w:rPr>
            <w:rFonts w:ascii="Trebuchet MS" w:hAnsi="Trebuchet MS"/>
            <w:noProof/>
            <w:sz w:val="24"/>
          </w:rPr>
          <w:t xml:space="preserve">living </w:t>
        </w:r>
      </w:ins>
      <w:r w:rsidRPr="00D509B0">
        <w:rPr>
          <w:rFonts w:ascii="Trebuchet MS" w:hAnsi="Trebuchet MS"/>
          <w:noProof/>
          <w:sz w:val="24"/>
        </w:rPr>
        <w:t xml:space="preserve">in </w:t>
      </w:r>
      <w:del w:id="131" w:author="Author">
        <w:r w:rsidRPr="00D509B0">
          <w:rPr>
            <w:rFonts w:ascii="Trebuchet MS" w:hAnsi="Trebuchet MS"/>
            <w:noProof/>
            <w:sz w:val="24"/>
          </w:rPr>
          <w:delText>her youth in the</w:delText>
        </w:r>
      </w:del>
      <w:ins w:id="132" w:author="Author">
        <w:r w:rsidRPr="00D509B0">
          <w:rPr>
            <w:rFonts w:ascii="Trebuchet MS" w:hAnsi="Trebuchet MS"/>
            <w:noProof/>
            <w:sz w:val="24"/>
          </w:rPr>
          <w:t>his</w:t>
        </w:r>
      </w:ins>
      <w:r w:rsidRPr="00D509B0">
        <w:rPr>
          <w:rFonts w:ascii="Trebuchet MS" w:hAnsi="Trebuchet MS"/>
          <w:noProof/>
          <w:sz w:val="24"/>
        </w:rPr>
        <w:t xml:space="preserve"> house</w:t>
      </w:r>
      <w:del w:id="133" w:author="Author">
        <w:r w:rsidRPr="00D509B0">
          <w:rPr>
            <w:rFonts w:ascii="Trebuchet MS" w:hAnsi="Trebuchet MS"/>
            <w:noProof/>
            <w:sz w:val="24"/>
          </w:rPr>
          <w:delText xml:space="preserve"> of her father</w:delText>
        </w:r>
      </w:del>
      <w:r w:rsidRPr="00D509B0">
        <w:rPr>
          <w:rFonts w:ascii="Trebuchet MS" w:hAnsi="Trebuchet MS"/>
          <w:noProof/>
          <w:sz w:val="24"/>
        </w:rPr>
        <w:t>.”</w:t>
      </w:r>
    </w:p>
    <w:p w:rsidR="00837ABC" w:rsidRPr="00D509B0" w:rsidRDefault="00837ABC" w:rsidP="00837ABC">
      <w:pPr>
        <w:rPr>
          <w:rFonts w:ascii="Trebuchet MS" w:hAnsi="Trebuchet MS"/>
          <w:b/>
          <w:sz w:val="24"/>
        </w:rPr>
      </w:pPr>
    </w:p>
    <w:p w:rsidR="00762BCB" w:rsidRPr="00837ABC" w:rsidRDefault="00762BCB" w:rsidP="00837ABC"/>
    <w:sectPr w:rsidR="00762BCB" w:rsidRPr="00837AB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2C44" w:rsidRDefault="008F2C44">
      <w:r>
        <w:separator/>
      </w:r>
    </w:p>
  </w:endnote>
  <w:endnote w:type="continuationSeparator" w:id="0">
    <w:p w:rsidR="008F2C44" w:rsidRDefault="008F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2C44" w:rsidRDefault="008F2C44">
      <w:r>
        <w:separator/>
      </w:r>
    </w:p>
  </w:footnote>
  <w:footnote w:type="continuationSeparator" w:id="0">
    <w:p w:rsidR="008F2C44" w:rsidRDefault="008F2C44">
      <w:r>
        <w:continuationSeparator/>
      </w:r>
    </w:p>
  </w:footnote>
  <w:footnote w:id="1">
    <w:p w:rsidR="00837ABC" w:rsidRPr="00D509B0" w:rsidRDefault="00837ABC" w:rsidP="00D509B0">
      <w:pPr>
        <w:pStyle w:val="FootnoteText"/>
        <w:spacing w:after="96"/>
        <w:ind w:firstLine="288"/>
        <w:rPr>
          <w:ins w:id="6" w:author="Author"/>
        </w:rPr>
      </w:pPr>
      <w:ins w:id="7" w:author="Author">
        <w:r w:rsidRPr="00D509B0">
          <w:rPr>
            <w:rStyle w:val="FootnoteReference"/>
          </w:rPr>
          <w:footnoteRef/>
        </w:r>
        <w:r w:rsidRPr="00D509B0">
          <w:t xml:space="preserve"> </w:t>
        </w:r>
        <w:r w:rsidRPr="00D509B0">
          <w:rPr>
            <w:b/>
          </w:rPr>
          <w:t xml:space="preserve">30:2 </w:t>
        </w:r>
        <w:r w:rsidRPr="00D509B0">
          <w:t>Or “to bind an obligation upon his soul.”</w:t>
        </w:r>
      </w:ins>
    </w:p>
  </w:footnote>
  <w:footnote w:id="2">
    <w:p w:rsidR="00837ABC" w:rsidRPr="00D509B0" w:rsidRDefault="00837ABC" w:rsidP="00D509B0">
      <w:pPr>
        <w:pStyle w:val="FootnoteText"/>
        <w:spacing w:after="96"/>
        <w:ind w:firstLine="288"/>
        <w:rPr>
          <w:ins w:id="21" w:author="Author"/>
        </w:rPr>
      </w:pPr>
      <w:ins w:id="22" w:author="Author">
        <w:r w:rsidRPr="00D509B0">
          <w:rPr>
            <w:rStyle w:val="FootnoteReference"/>
          </w:rPr>
          <w:footnoteRef/>
        </w:r>
        <w:r w:rsidRPr="00D509B0">
          <w:t xml:space="preserve"> </w:t>
        </w:r>
        <w:r w:rsidRPr="00D509B0">
          <w:rPr>
            <w:b/>
          </w:rPr>
          <w:t xml:space="preserve">30:4 </w:t>
        </w:r>
        <w:r w:rsidRPr="00D509B0">
          <w:t>Or “her soul.”</w:t>
        </w:r>
      </w:ins>
    </w:p>
  </w:footnote>
  <w:footnote w:id="3">
    <w:p w:rsidR="00837ABC" w:rsidRPr="00D509B0" w:rsidRDefault="00837ABC" w:rsidP="00D509B0">
      <w:pPr>
        <w:pStyle w:val="FootnoteText"/>
        <w:spacing w:after="96"/>
        <w:ind w:firstLine="288"/>
        <w:rPr>
          <w:ins w:id="102" w:author="Author"/>
        </w:rPr>
      </w:pPr>
      <w:ins w:id="103" w:author="Author">
        <w:r w:rsidRPr="00D509B0">
          <w:rPr>
            <w:rStyle w:val="FootnoteReference"/>
          </w:rPr>
          <w:footnoteRef/>
        </w:r>
        <w:r w:rsidRPr="00D509B0">
          <w:t xml:space="preserve"> </w:t>
        </w:r>
        <w:r w:rsidRPr="00D509B0">
          <w:rPr>
            <w:b/>
          </w:rPr>
          <w:t xml:space="preserve">30:13 </w:t>
        </w:r>
        <w:r w:rsidRPr="00D509B0">
          <w:t>Or “a vow to afflict the soul.”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A3638">
        <w:t>Numbers Chapter 30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A3638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A3638">
      <w:rPr>
        <w:noProof/>
        <w:snapToGrid w:val="0"/>
      </w:rPr>
      <w:t>Numbers 30.Revised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A3638">
        <w:t>Numbers Chapter 30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A3638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A3638">
      <w:rPr>
        <w:noProof/>
        <w:snapToGrid w:val="0"/>
      </w:rPr>
      <w:t>Numbers 30.Revised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A3638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A363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A3638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A363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4"/>
    <w:rsid w:val="001A363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37ABC"/>
    <w:rsid w:val="0085190A"/>
    <w:rsid w:val="00875211"/>
    <w:rsid w:val="008F2C44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5395E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37A2465-4A26-418B-909B-2BB382D6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395E"/>
    <w:pPr>
      <w:spacing w:line="360" w:lineRule="auto"/>
      <w:ind w:firstLine="720"/>
    </w:pPr>
    <w:rPr>
      <w:rFonts w:ascii="Noto Sans" w:eastAsia="Times New Roman" w:hAnsi="Noto Sans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37AB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7AB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37A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Advisor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BibleAdvisorDocument</Template>
  <TotalTime>0</TotalTime>
  <Pages>1</Pages>
  <Words>684</Words>
  <Characters>2939</Characters>
  <Application>Microsoft Office Word</Application>
  <DocSecurity>0</DocSecurity>
  <Lines>50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30</dc:title>
  <dc:subject/>
  <dc:creator>Miriam Abela</dc:creator>
  <cp:keywords/>
  <dc:description/>
  <cp:lastModifiedBy>Abela, Miriam</cp:lastModifiedBy>
  <cp:revision>3</cp:revision>
  <dcterms:created xsi:type="dcterms:W3CDTF">2021-07-06T12:53:00Z</dcterms:created>
  <dcterms:modified xsi:type="dcterms:W3CDTF">2021-07-06T12:54:00Z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30.docx</vt:lpwstr>
  </property>
  <property fmtid="{D5CDD505-2E9C-101B-9397-08002B2CF9AE}" pid="9" name="_TranslationDocumentId">
    <vt:i4>19477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