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B1007" w:rsidRPr="00D82255" w:rsidRDefault="00BB1007" w:rsidP="00BB1007">
      <w:pPr>
        <w:rPr>
          <w:rFonts w:ascii="Trebuchet MS" w:hAnsi="Trebuchet MS"/>
          <w:noProof/>
        </w:rPr>
      </w:pPr>
      <w:bookmarkStart w:id="0" w:name="_GoBack"/>
      <w:bookmarkEnd w:id="0"/>
      <w:r w:rsidRPr="00D82255">
        <w:rPr>
          <w:rFonts w:ascii="Trebuchet MS" w:hAnsi="Trebuchet MS"/>
          <w:b/>
        </w:rPr>
        <w:t xml:space="preserve">35:1 </w:t>
      </w:r>
      <w:del w:id="1" w:author="Author">
        <w:r w:rsidRPr="00D82255">
          <w:rPr>
            <w:rFonts w:ascii="Trebuchet MS" w:hAnsi="Trebuchet MS"/>
            <w:noProof/>
          </w:rPr>
          <w:delText xml:space="preserve">And </w:delText>
        </w:r>
      </w:del>
      <w:r w:rsidRPr="00D82255">
        <w:rPr>
          <w:rFonts w:ascii="Trebuchet MS" w:hAnsi="Trebuchet MS"/>
          <w:noProof/>
        </w:rPr>
        <w:t xml:space="preserve">Jehovah went on to speak to Moses on the desert plains of Mo′ab by the Jordan at Jer′i·cho, saying: </w:t>
      </w:r>
      <w:r w:rsidRPr="00D82255">
        <w:rPr>
          <w:rFonts w:ascii="Trebuchet MS" w:hAnsi="Trebuchet MS"/>
          <w:b/>
          <w:noProof/>
        </w:rPr>
        <w:t xml:space="preserve">35:2 </w:t>
      </w:r>
      <w:r w:rsidRPr="00D82255">
        <w:rPr>
          <w:rFonts w:ascii="Trebuchet MS" w:hAnsi="Trebuchet MS"/>
          <w:noProof/>
        </w:rPr>
        <w:t>“</w:t>
      </w:r>
      <w:del w:id="2" w:author="Author">
        <w:r w:rsidRPr="00D82255">
          <w:rPr>
            <w:rFonts w:ascii="Trebuchet MS" w:hAnsi="Trebuchet MS"/>
            <w:noProof/>
          </w:rPr>
          <w:delText>Give</w:delText>
        </w:r>
      </w:del>
      <w:ins w:id="3" w:author="Author">
        <w:r w:rsidRPr="00D82255">
          <w:rPr>
            <w:rFonts w:ascii="Trebuchet MS" w:hAnsi="Trebuchet MS"/>
            <w:noProof/>
          </w:rPr>
          <w:t>Instruct</w:t>
        </w:r>
      </w:ins>
      <w:r w:rsidRPr="00D82255">
        <w:rPr>
          <w:rFonts w:ascii="Trebuchet MS" w:hAnsi="Trebuchet MS"/>
          <w:noProof/>
        </w:rPr>
        <w:t xml:space="preserve"> the </w:t>
      </w:r>
      <w:del w:id="4" w:author="Author">
        <w:r w:rsidRPr="00D82255">
          <w:rPr>
            <w:rFonts w:ascii="Trebuchet MS" w:hAnsi="Trebuchet MS"/>
            <w:noProof/>
          </w:rPr>
          <w:delText>sons of Israel the command</w:delText>
        </w:r>
      </w:del>
      <w:ins w:id="5" w:author="Author">
        <w:r w:rsidRPr="00D82255">
          <w:rPr>
            <w:rFonts w:ascii="Trebuchet MS" w:hAnsi="Trebuchet MS"/>
            <w:noProof/>
          </w:rPr>
          <w:t>Israelites</w:t>
        </w:r>
      </w:ins>
      <w:r w:rsidRPr="00D82255">
        <w:rPr>
          <w:rFonts w:ascii="Trebuchet MS" w:hAnsi="Trebuchet MS"/>
          <w:noProof/>
        </w:rPr>
        <w:t xml:space="preserve"> that they </w:t>
      </w:r>
      <w:del w:id="6" w:author="Author">
        <w:r w:rsidRPr="00D82255">
          <w:rPr>
            <w:rFonts w:ascii="Trebuchet MS" w:hAnsi="Trebuchet MS"/>
            <w:noProof/>
          </w:rPr>
          <w:delText>must</w:delText>
        </w:r>
      </w:del>
      <w:ins w:id="7" w:author="Author">
        <w:r w:rsidRPr="00D82255">
          <w:rPr>
            <w:rFonts w:ascii="Trebuchet MS" w:hAnsi="Trebuchet MS"/>
            <w:noProof/>
          </w:rPr>
          <w:t>are to</w:t>
        </w:r>
      </w:ins>
      <w:r w:rsidRPr="00D82255">
        <w:rPr>
          <w:rFonts w:ascii="Trebuchet MS" w:hAnsi="Trebuchet MS"/>
          <w:noProof/>
        </w:rPr>
        <w:t xml:space="preserve"> give the Levites cities to inhabit out of the inheritance </w:t>
      </w:r>
      <w:del w:id="8" w:author="Author">
        <w:r w:rsidRPr="00D82255">
          <w:rPr>
            <w:rFonts w:ascii="Trebuchet MS" w:hAnsi="Trebuchet MS"/>
            <w:noProof/>
          </w:rPr>
          <w:delText>of their possession</w:delText>
        </w:r>
      </w:del>
      <w:ins w:id="9" w:author="Author">
        <w:r w:rsidRPr="00D82255">
          <w:rPr>
            <w:rFonts w:ascii="Trebuchet MS" w:hAnsi="Trebuchet MS"/>
            <w:noProof/>
          </w:rPr>
          <w:t>they will possess</w:t>
        </w:r>
      </w:ins>
      <w:r w:rsidRPr="00D82255">
        <w:rPr>
          <w:rFonts w:ascii="Trebuchet MS" w:hAnsi="Trebuchet MS"/>
          <w:noProof/>
        </w:rPr>
        <w:t xml:space="preserve">, and they should give the Levites the </w:t>
      </w:r>
      <w:del w:id="10" w:author="Author">
        <w:r w:rsidRPr="00D82255">
          <w:rPr>
            <w:rFonts w:ascii="Trebuchet MS" w:hAnsi="Trebuchet MS"/>
            <w:noProof/>
          </w:rPr>
          <w:delText xml:space="preserve">pasture ground of </w:delText>
        </w:r>
      </w:del>
      <w:ins w:id="11" w:author="Author">
        <w:r w:rsidRPr="00D82255">
          <w:rPr>
            <w:rFonts w:ascii="Trebuchet MS" w:hAnsi="Trebuchet MS"/>
            <w:noProof/>
          </w:rPr>
          <w:t xml:space="preserve">pastures around </w:t>
        </w:r>
      </w:ins>
      <w:r w:rsidRPr="00D82255">
        <w:rPr>
          <w:rFonts w:ascii="Trebuchet MS" w:hAnsi="Trebuchet MS"/>
          <w:noProof/>
        </w:rPr>
        <w:t>the cities</w:t>
      </w:r>
      <w:del w:id="12" w:author="Author">
        <w:r w:rsidRPr="00D82255">
          <w:rPr>
            <w:rFonts w:ascii="Trebuchet MS" w:hAnsi="Trebuchet MS"/>
            <w:noProof/>
          </w:rPr>
          <w:delText xml:space="preserve"> all around them</w:delText>
        </w:r>
      </w:del>
      <w:r w:rsidRPr="00D82255">
        <w:rPr>
          <w:rFonts w:ascii="Trebuchet MS" w:hAnsi="Trebuchet MS"/>
          <w:noProof/>
        </w:rPr>
        <w:t xml:space="preserve">. </w:t>
      </w:r>
      <w:r w:rsidRPr="00D82255">
        <w:rPr>
          <w:rFonts w:ascii="Trebuchet MS" w:hAnsi="Trebuchet MS"/>
          <w:b/>
          <w:noProof/>
        </w:rPr>
        <w:t xml:space="preserve">35:3 </w:t>
      </w:r>
      <w:del w:id="13" w:author="Author">
        <w:r w:rsidRPr="00D82255">
          <w:rPr>
            <w:rFonts w:ascii="Trebuchet MS" w:hAnsi="Trebuchet MS"/>
            <w:noProof/>
          </w:rPr>
          <w:delText>And</w:delText>
        </w:r>
      </w:del>
      <w:ins w:id="14" w:author="Author">
        <w:r w:rsidRPr="00D82255">
          <w:rPr>
            <w:rFonts w:ascii="Trebuchet MS" w:hAnsi="Trebuchet MS"/>
            <w:noProof/>
          </w:rPr>
          <w:t>They will inhabit</w:t>
        </w:r>
      </w:ins>
      <w:r w:rsidRPr="00D82255">
        <w:rPr>
          <w:rFonts w:ascii="Trebuchet MS" w:hAnsi="Trebuchet MS"/>
          <w:noProof/>
        </w:rPr>
        <w:t xml:space="preserve"> the cities</w:t>
      </w:r>
      <w:del w:id="15" w:author="Author">
        <w:r w:rsidRPr="00D82255">
          <w:rPr>
            <w:rFonts w:ascii="Trebuchet MS" w:hAnsi="Trebuchet MS"/>
            <w:noProof/>
          </w:rPr>
          <w:delText xml:space="preserve"> must serve</w:delText>
        </w:r>
      </w:del>
      <w:ins w:id="16" w:author="Author">
        <w:r w:rsidRPr="00D82255">
          <w:rPr>
            <w:rFonts w:ascii="Trebuchet MS" w:hAnsi="Trebuchet MS"/>
            <w:noProof/>
          </w:rPr>
          <w:t>, and the pastures will be</w:t>
        </w:r>
      </w:ins>
      <w:r w:rsidRPr="00D82255">
        <w:rPr>
          <w:rFonts w:ascii="Trebuchet MS" w:hAnsi="Trebuchet MS"/>
          <w:noProof/>
        </w:rPr>
        <w:t xml:space="preserve"> for </w:t>
      </w:r>
      <w:del w:id="17" w:author="Author">
        <w:r w:rsidRPr="00D82255">
          <w:rPr>
            <w:rFonts w:ascii="Trebuchet MS" w:hAnsi="Trebuchet MS"/>
            <w:noProof/>
          </w:rPr>
          <w:delText xml:space="preserve">them to inhabit, while </w:delText>
        </w:r>
      </w:del>
      <w:r w:rsidRPr="00D82255">
        <w:rPr>
          <w:rFonts w:ascii="Trebuchet MS" w:hAnsi="Trebuchet MS"/>
          <w:noProof/>
        </w:rPr>
        <w:t xml:space="preserve">their </w:t>
      </w:r>
      <w:del w:id="18" w:author="Author">
        <w:r w:rsidRPr="00D82255">
          <w:rPr>
            <w:rFonts w:ascii="Trebuchet MS" w:hAnsi="Trebuchet MS"/>
            <w:noProof/>
          </w:rPr>
          <w:delText xml:space="preserve">pasture grounds will serve for their domestic animals and </w:delText>
        </w:r>
      </w:del>
      <w:ins w:id="19" w:author="Author">
        <w:r w:rsidRPr="00D82255">
          <w:rPr>
            <w:rFonts w:ascii="Trebuchet MS" w:hAnsi="Trebuchet MS"/>
            <w:noProof/>
          </w:rPr>
          <w:t xml:space="preserve">livestock, </w:t>
        </w:r>
      </w:ins>
      <w:r w:rsidRPr="00D82255">
        <w:rPr>
          <w:rFonts w:ascii="Trebuchet MS" w:hAnsi="Trebuchet MS"/>
          <w:noProof/>
        </w:rPr>
        <w:t>their goods</w:t>
      </w:r>
      <w:ins w:id="20" w:author="Author">
        <w:r w:rsidRPr="00D82255">
          <w:rPr>
            <w:rFonts w:ascii="Trebuchet MS" w:hAnsi="Trebuchet MS"/>
            <w:noProof/>
          </w:rPr>
          <w:t>,</w:t>
        </w:r>
      </w:ins>
      <w:r w:rsidRPr="00D82255">
        <w:rPr>
          <w:rFonts w:ascii="Trebuchet MS" w:hAnsi="Trebuchet MS"/>
          <w:noProof/>
        </w:rPr>
        <w:t xml:space="preserve"> and </w:t>
      </w:r>
      <w:del w:id="21" w:author="Author">
        <w:r w:rsidRPr="00D82255">
          <w:rPr>
            <w:rFonts w:ascii="Trebuchet MS" w:hAnsi="Trebuchet MS"/>
            <w:noProof/>
          </w:rPr>
          <w:delText xml:space="preserve">for </w:delText>
        </w:r>
      </w:del>
      <w:r w:rsidRPr="00D82255">
        <w:rPr>
          <w:rFonts w:ascii="Trebuchet MS" w:hAnsi="Trebuchet MS"/>
          <w:noProof/>
        </w:rPr>
        <w:t xml:space="preserve">all their </w:t>
      </w:r>
      <w:del w:id="22" w:author="Author">
        <w:r w:rsidRPr="00D82255">
          <w:rPr>
            <w:rFonts w:ascii="Trebuchet MS" w:hAnsi="Trebuchet MS"/>
            <w:noProof/>
          </w:rPr>
          <w:delText>wild beasts</w:delText>
        </w:r>
      </w:del>
      <w:ins w:id="23" w:author="Author">
        <w:r w:rsidRPr="00D82255">
          <w:rPr>
            <w:rFonts w:ascii="Trebuchet MS" w:hAnsi="Trebuchet MS"/>
            <w:noProof/>
          </w:rPr>
          <w:t>other animals</w:t>
        </w:r>
      </w:ins>
      <w:r w:rsidRPr="00D82255">
        <w:rPr>
          <w:rFonts w:ascii="Trebuchet MS" w:hAnsi="Trebuchet MS"/>
          <w:noProof/>
        </w:rPr>
        <w:t xml:space="preserve">. </w:t>
      </w:r>
      <w:r w:rsidRPr="00D82255">
        <w:rPr>
          <w:rFonts w:ascii="Trebuchet MS" w:hAnsi="Trebuchet MS"/>
          <w:b/>
          <w:noProof/>
        </w:rPr>
        <w:t xml:space="preserve">35:4 </w:t>
      </w:r>
      <w:del w:id="24" w:author="Author">
        <w:r w:rsidRPr="00D82255">
          <w:rPr>
            <w:rFonts w:ascii="Trebuchet MS" w:hAnsi="Trebuchet MS"/>
            <w:noProof/>
          </w:rPr>
          <w:delText>And the pasture grounds</w:delText>
        </w:r>
      </w:del>
      <w:ins w:id="25" w:author="Author">
        <w:r w:rsidRPr="00D82255">
          <w:rPr>
            <w:rFonts w:ascii="Trebuchet MS" w:hAnsi="Trebuchet MS"/>
            <w:noProof/>
          </w:rPr>
          <w:t>The pastures</w:t>
        </w:r>
      </w:ins>
      <w:r w:rsidRPr="00D82255">
        <w:rPr>
          <w:rFonts w:ascii="Trebuchet MS" w:hAnsi="Trebuchet MS"/>
          <w:noProof/>
        </w:rPr>
        <w:t xml:space="preserve"> of the cities</w:t>
      </w:r>
      <w:del w:id="26" w:author="Author">
        <w:r w:rsidRPr="00D82255">
          <w:rPr>
            <w:rFonts w:ascii="Trebuchet MS" w:hAnsi="Trebuchet MS"/>
            <w:noProof/>
          </w:rPr>
          <w:delText xml:space="preserve">, which </w:delText>
        </w:r>
        <w:r w:rsidRPr="00D82255">
          <w:rPr>
            <w:rFonts w:ascii="Trebuchet MS" w:hAnsi="Trebuchet MS"/>
            <w:noProof/>
            <w:u w:val="dotted"/>
          </w:rPr>
          <w:delText>YOU</w:delText>
        </w:r>
      </w:del>
      <w:ins w:id="27" w:author="Author">
        <w:r w:rsidRPr="00D82255">
          <w:rPr>
            <w:rFonts w:ascii="Trebuchet MS" w:hAnsi="Trebuchet MS"/>
            <w:noProof/>
          </w:rPr>
          <w:t xml:space="preserve"> that you</w:t>
        </w:r>
      </w:ins>
      <w:r w:rsidRPr="00D82255">
        <w:rPr>
          <w:rFonts w:ascii="Trebuchet MS" w:hAnsi="Trebuchet MS"/>
          <w:noProof/>
        </w:rPr>
        <w:t xml:space="preserve"> will give the Levites</w:t>
      </w:r>
      <w:del w:id="28" w:author="Author">
        <w:r w:rsidRPr="00D82255">
          <w:rPr>
            <w:rFonts w:ascii="Trebuchet MS" w:hAnsi="Trebuchet MS"/>
            <w:noProof/>
          </w:rPr>
          <w:delText>,</w:delText>
        </w:r>
      </w:del>
      <w:r w:rsidRPr="00D82255">
        <w:rPr>
          <w:rFonts w:ascii="Trebuchet MS" w:hAnsi="Trebuchet MS"/>
          <w:noProof/>
        </w:rPr>
        <w:t xml:space="preserve"> will </w:t>
      </w:r>
      <w:del w:id="29" w:author="Author">
        <w:r w:rsidRPr="00D82255">
          <w:rPr>
            <w:rFonts w:ascii="Trebuchet MS" w:hAnsi="Trebuchet MS"/>
            <w:noProof/>
          </w:rPr>
          <w:delText>be</w:delText>
        </w:r>
      </w:del>
      <w:ins w:id="30" w:author="Author">
        <w:r w:rsidRPr="00D82255">
          <w:rPr>
            <w:rFonts w:ascii="Trebuchet MS" w:hAnsi="Trebuchet MS"/>
            <w:noProof/>
          </w:rPr>
          <w:t>extend for 1,000 cubits</w:t>
        </w:r>
        <w:r w:rsidRPr="00D82255">
          <w:rPr>
            <w:rStyle w:val="FootnoteReference"/>
            <w:rFonts w:ascii="Trebuchet MS" w:hAnsi="Trebuchet MS"/>
            <w:noProof/>
          </w:rPr>
          <w:footnoteReference w:id="1"/>
        </w:r>
      </w:ins>
      <w:r w:rsidRPr="00D82255">
        <w:rPr>
          <w:rFonts w:ascii="Trebuchet MS" w:hAnsi="Trebuchet MS"/>
          <w:noProof/>
        </w:rPr>
        <w:t xml:space="preserve"> from the wall </w:t>
      </w:r>
      <w:del w:id="33" w:author="Author">
        <w:r w:rsidRPr="00D82255">
          <w:rPr>
            <w:rFonts w:ascii="Trebuchet MS" w:hAnsi="Trebuchet MS"/>
            <w:noProof/>
          </w:rPr>
          <w:delText xml:space="preserve">of the city and out for a thousand cubits </w:delText>
        </w:r>
      </w:del>
      <w:r w:rsidRPr="00D82255">
        <w:rPr>
          <w:rFonts w:ascii="Trebuchet MS" w:hAnsi="Trebuchet MS"/>
          <w:noProof/>
        </w:rPr>
        <w:t>all around</w:t>
      </w:r>
      <w:ins w:id="34" w:author="Author">
        <w:r w:rsidRPr="00D82255">
          <w:rPr>
            <w:rFonts w:ascii="Trebuchet MS" w:hAnsi="Trebuchet MS"/>
            <w:noProof/>
          </w:rPr>
          <w:t xml:space="preserve"> the city</w:t>
        </w:r>
      </w:ins>
      <w:r w:rsidRPr="00D82255">
        <w:rPr>
          <w:rFonts w:ascii="Trebuchet MS" w:hAnsi="Trebuchet MS"/>
          <w:noProof/>
        </w:rPr>
        <w:t xml:space="preserve">. </w:t>
      </w:r>
      <w:r w:rsidRPr="00D82255">
        <w:rPr>
          <w:rFonts w:ascii="Trebuchet MS" w:hAnsi="Trebuchet MS"/>
          <w:b/>
          <w:noProof/>
        </w:rPr>
        <w:t xml:space="preserve">35:5 </w:t>
      </w:r>
      <w:del w:id="35" w:author="Author">
        <w:r w:rsidRPr="00D82255">
          <w:rPr>
            <w:rFonts w:ascii="Trebuchet MS" w:hAnsi="Trebuchet MS"/>
            <w:noProof/>
          </w:rPr>
          <w:delText xml:space="preserve">And </w:delText>
        </w:r>
        <w:r w:rsidRPr="00D82255">
          <w:rPr>
            <w:rFonts w:ascii="Trebuchet MS" w:hAnsi="Trebuchet MS"/>
            <w:noProof/>
            <w:u w:val="dotted"/>
          </w:rPr>
          <w:delText>YOU</w:delText>
        </w:r>
        <w:r w:rsidRPr="00D82255">
          <w:rPr>
            <w:rFonts w:ascii="Trebuchet MS" w:hAnsi="Trebuchet MS"/>
            <w:noProof/>
          </w:rPr>
          <w:delText xml:space="preserve"> must</w:delText>
        </w:r>
      </w:del>
      <w:ins w:id="36" w:author="Author">
        <w:r w:rsidRPr="00D82255">
          <w:rPr>
            <w:rFonts w:ascii="Trebuchet MS" w:hAnsi="Trebuchet MS"/>
            <w:noProof/>
          </w:rPr>
          <w:t>You should</w:t>
        </w:r>
      </w:ins>
      <w:r w:rsidRPr="00D82255">
        <w:rPr>
          <w:rFonts w:ascii="Trebuchet MS" w:hAnsi="Trebuchet MS"/>
          <w:noProof/>
        </w:rPr>
        <w:t xml:space="preserve"> measure outside the city </w:t>
      </w:r>
      <w:ins w:id="37" w:author="Author">
        <w:r w:rsidRPr="00D82255">
          <w:rPr>
            <w:rFonts w:ascii="Trebuchet MS" w:hAnsi="Trebuchet MS"/>
            <w:noProof/>
          </w:rPr>
          <w:t xml:space="preserve">2,000 cubits </w:t>
        </w:r>
      </w:ins>
      <w:r w:rsidRPr="00D82255">
        <w:rPr>
          <w:rFonts w:ascii="Trebuchet MS" w:hAnsi="Trebuchet MS"/>
          <w:noProof/>
        </w:rPr>
        <w:t>on the east side</w:t>
      </w:r>
      <w:del w:id="38" w:author="Author">
        <w:r w:rsidRPr="00D82255">
          <w:rPr>
            <w:rFonts w:ascii="Trebuchet MS" w:hAnsi="Trebuchet MS"/>
            <w:noProof/>
          </w:rPr>
          <w:delText xml:space="preserve"> two thousand</w:delText>
        </w:r>
      </w:del>
      <w:ins w:id="39" w:author="Author">
        <w:r w:rsidRPr="00D82255">
          <w:rPr>
            <w:rFonts w:ascii="Trebuchet MS" w:hAnsi="Trebuchet MS"/>
            <w:noProof/>
          </w:rPr>
          <w:t>, 2,000</w:t>
        </w:r>
      </w:ins>
      <w:r w:rsidRPr="00D82255">
        <w:rPr>
          <w:rFonts w:ascii="Trebuchet MS" w:hAnsi="Trebuchet MS"/>
          <w:noProof/>
        </w:rPr>
        <w:t xml:space="preserve"> cubits </w:t>
      </w:r>
      <w:del w:id="40" w:author="Author">
        <w:r w:rsidRPr="00D82255">
          <w:rPr>
            <w:rFonts w:ascii="Trebuchet MS" w:hAnsi="Trebuchet MS"/>
            <w:noProof/>
          </w:rPr>
          <w:delText xml:space="preserve">and </w:delText>
        </w:r>
      </w:del>
      <w:r w:rsidRPr="00D82255">
        <w:rPr>
          <w:rFonts w:ascii="Trebuchet MS" w:hAnsi="Trebuchet MS"/>
          <w:noProof/>
        </w:rPr>
        <w:t>on the south side</w:t>
      </w:r>
      <w:del w:id="41" w:author="Author">
        <w:r w:rsidRPr="00D82255">
          <w:rPr>
            <w:rFonts w:ascii="Trebuchet MS" w:hAnsi="Trebuchet MS"/>
            <w:noProof/>
          </w:rPr>
          <w:delText xml:space="preserve"> two thousand</w:delText>
        </w:r>
      </w:del>
      <w:ins w:id="42" w:author="Author">
        <w:r w:rsidRPr="00D82255">
          <w:rPr>
            <w:rFonts w:ascii="Trebuchet MS" w:hAnsi="Trebuchet MS"/>
            <w:noProof/>
          </w:rPr>
          <w:t>, 2,000</w:t>
        </w:r>
      </w:ins>
      <w:r w:rsidRPr="00D82255">
        <w:rPr>
          <w:rFonts w:ascii="Trebuchet MS" w:hAnsi="Trebuchet MS"/>
          <w:noProof/>
        </w:rPr>
        <w:t xml:space="preserve"> cubits </w:t>
      </w:r>
      <w:del w:id="43" w:author="Author">
        <w:r w:rsidRPr="00D82255">
          <w:rPr>
            <w:rFonts w:ascii="Trebuchet MS" w:hAnsi="Trebuchet MS"/>
            <w:noProof/>
          </w:rPr>
          <w:delText xml:space="preserve">and </w:delText>
        </w:r>
      </w:del>
      <w:r w:rsidRPr="00D82255">
        <w:rPr>
          <w:rFonts w:ascii="Trebuchet MS" w:hAnsi="Trebuchet MS"/>
          <w:noProof/>
        </w:rPr>
        <w:t>on the west side</w:t>
      </w:r>
      <w:del w:id="44" w:author="Author">
        <w:r w:rsidRPr="00D82255">
          <w:rPr>
            <w:rFonts w:ascii="Trebuchet MS" w:hAnsi="Trebuchet MS"/>
            <w:noProof/>
          </w:rPr>
          <w:delText xml:space="preserve"> two thousand</w:delText>
        </w:r>
      </w:del>
      <w:ins w:id="45" w:author="Author">
        <w:r w:rsidRPr="00D82255">
          <w:rPr>
            <w:rFonts w:ascii="Trebuchet MS" w:hAnsi="Trebuchet MS"/>
            <w:noProof/>
          </w:rPr>
          <w:t>, and 2,000</w:t>
        </w:r>
      </w:ins>
      <w:r w:rsidRPr="00D82255">
        <w:rPr>
          <w:rFonts w:ascii="Trebuchet MS" w:hAnsi="Trebuchet MS"/>
          <w:noProof/>
        </w:rPr>
        <w:t xml:space="preserve"> cubits</w:t>
      </w:r>
      <w:del w:id="46" w:author="Author">
        <w:r w:rsidRPr="00D82255">
          <w:rPr>
            <w:rFonts w:ascii="Trebuchet MS" w:hAnsi="Trebuchet MS"/>
            <w:noProof/>
          </w:rPr>
          <w:delText xml:space="preserve"> and</w:delText>
        </w:r>
      </w:del>
      <w:r w:rsidRPr="00D82255">
        <w:rPr>
          <w:rFonts w:ascii="Trebuchet MS" w:hAnsi="Trebuchet MS"/>
          <w:noProof/>
        </w:rPr>
        <w:t xml:space="preserve"> on the north side</w:t>
      </w:r>
      <w:del w:id="47" w:author="Author">
        <w:r w:rsidRPr="00D82255">
          <w:rPr>
            <w:rFonts w:ascii="Trebuchet MS" w:hAnsi="Trebuchet MS"/>
            <w:noProof/>
          </w:rPr>
          <w:delText xml:space="preserve"> two thousand cubits</w:delText>
        </w:r>
      </w:del>
      <w:r w:rsidRPr="00D82255">
        <w:rPr>
          <w:rFonts w:ascii="Trebuchet MS" w:hAnsi="Trebuchet MS"/>
          <w:noProof/>
        </w:rPr>
        <w:t xml:space="preserve">, with the city in the middle. </w:t>
      </w:r>
      <w:del w:id="48" w:author="Author">
        <w:r w:rsidRPr="00D82255">
          <w:rPr>
            <w:rFonts w:ascii="Trebuchet MS" w:hAnsi="Trebuchet MS"/>
            <w:noProof/>
          </w:rPr>
          <w:delText>This</w:delText>
        </w:r>
      </w:del>
      <w:ins w:id="49" w:author="Author">
        <w:r w:rsidRPr="00D82255">
          <w:rPr>
            <w:rFonts w:ascii="Trebuchet MS" w:hAnsi="Trebuchet MS"/>
            <w:noProof/>
          </w:rPr>
          <w:t>These</w:t>
        </w:r>
      </w:ins>
      <w:r w:rsidRPr="00D82255">
        <w:rPr>
          <w:rFonts w:ascii="Trebuchet MS" w:hAnsi="Trebuchet MS"/>
          <w:noProof/>
        </w:rPr>
        <w:t xml:space="preserve"> will </w:t>
      </w:r>
      <w:del w:id="50" w:author="Author">
        <w:r w:rsidRPr="00D82255">
          <w:rPr>
            <w:rFonts w:ascii="Trebuchet MS" w:hAnsi="Trebuchet MS"/>
            <w:noProof/>
          </w:rPr>
          <w:delText>serve them as pasture grounds</w:delText>
        </w:r>
      </w:del>
      <w:ins w:id="51" w:author="Author">
        <w:r w:rsidRPr="00D82255">
          <w:rPr>
            <w:rFonts w:ascii="Trebuchet MS" w:hAnsi="Trebuchet MS"/>
            <w:noProof/>
          </w:rPr>
          <w:t>be the pastures</w:t>
        </w:r>
      </w:ins>
      <w:r w:rsidRPr="00D82255">
        <w:rPr>
          <w:rFonts w:ascii="Trebuchet MS" w:hAnsi="Trebuchet MS"/>
          <w:noProof/>
        </w:rPr>
        <w:t xml:space="preserve"> of </w:t>
      </w:r>
      <w:del w:id="52" w:author="Author">
        <w:r w:rsidRPr="00D82255">
          <w:rPr>
            <w:rFonts w:ascii="Trebuchet MS" w:hAnsi="Trebuchet MS"/>
            <w:noProof/>
          </w:rPr>
          <w:delText>the</w:delText>
        </w:r>
      </w:del>
      <w:ins w:id="53" w:author="Author">
        <w:r w:rsidRPr="00D82255">
          <w:rPr>
            <w:rFonts w:ascii="Trebuchet MS" w:hAnsi="Trebuchet MS"/>
            <w:noProof/>
          </w:rPr>
          <w:t>their</w:t>
        </w:r>
      </w:ins>
      <w:r w:rsidRPr="00D82255">
        <w:rPr>
          <w:rFonts w:ascii="Trebuchet MS" w:hAnsi="Trebuchet MS"/>
          <w:noProof/>
        </w:rPr>
        <w:t xml:space="preserve"> cities.</w:t>
      </w:r>
    </w:p>
    <w:p w:rsidR="00BB1007" w:rsidRPr="00D82255" w:rsidRDefault="00BB1007" w:rsidP="00BB1007">
      <w:pPr>
        <w:rPr>
          <w:rFonts w:ascii="Trebuchet MS" w:hAnsi="Trebuchet MS"/>
          <w:noProof/>
        </w:rPr>
      </w:pPr>
      <w:r w:rsidRPr="00D82255">
        <w:rPr>
          <w:rFonts w:ascii="Trebuchet MS" w:hAnsi="Trebuchet MS"/>
          <w:b/>
        </w:rPr>
        <w:t xml:space="preserve">35:6 </w:t>
      </w:r>
      <w:r w:rsidRPr="00D82255">
        <w:rPr>
          <w:rFonts w:ascii="Trebuchet MS" w:hAnsi="Trebuchet MS"/>
          <w:noProof/>
        </w:rPr>
        <w:t>“</w:t>
      </w:r>
      <w:del w:id="54" w:author="Author">
        <w:r w:rsidRPr="00D82255">
          <w:rPr>
            <w:rFonts w:ascii="Trebuchet MS" w:hAnsi="Trebuchet MS"/>
            <w:noProof/>
          </w:rPr>
          <w:delText>These are the</w:delText>
        </w:r>
      </w:del>
      <w:ins w:id="55" w:author="Author">
        <w:r w:rsidRPr="00D82255">
          <w:rPr>
            <w:rFonts w:ascii="Trebuchet MS" w:hAnsi="Trebuchet MS"/>
            <w:noProof/>
          </w:rPr>
          <w:t>The</w:t>
        </w:r>
      </w:ins>
      <w:r w:rsidRPr="00D82255">
        <w:rPr>
          <w:rFonts w:ascii="Trebuchet MS" w:hAnsi="Trebuchet MS"/>
          <w:noProof/>
        </w:rPr>
        <w:t xml:space="preserve"> cities that </w:t>
      </w:r>
      <w:del w:id="56" w:author="Author">
        <w:r w:rsidRPr="00D82255">
          <w:rPr>
            <w:rFonts w:ascii="Trebuchet MS" w:hAnsi="Trebuchet MS"/>
            <w:noProof/>
            <w:u w:val="dotted"/>
          </w:rPr>
          <w:delText>YOU</w:delText>
        </w:r>
      </w:del>
      <w:ins w:id="57" w:author="Author">
        <w:r w:rsidRPr="00D82255">
          <w:rPr>
            <w:rFonts w:ascii="Trebuchet MS" w:hAnsi="Trebuchet MS"/>
            <w:noProof/>
          </w:rPr>
          <w:t>you</w:t>
        </w:r>
      </w:ins>
      <w:r w:rsidRPr="00D82255">
        <w:rPr>
          <w:rFonts w:ascii="Trebuchet MS" w:hAnsi="Trebuchet MS"/>
          <w:noProof/>
        </w:rPr>
        <w:t xml:space="preserve"> will give to the Levites</w:t>
      </w:r>
      <w:del w:id="58" w:author="Author">
        <w:r w:rsidRPr="00D82255">
          <w:rPr>
            <w:rFonts w:ascii="Trebuchet MS" w:hAnsi="Trebuchet MS"/>
            <w:noProof/>
          </w:rPr>
          <w:delText>: six</w:delText>
        </w:r>
      </w:del>
      <w:ins w:id="59" w:author="Author">
        <w:r w:rsidRPr="00D82255">
          <w:rPr>
            <w:rFonts w:ascii="Trebuchet MS" w:hAnsi="Trebuchet MS"/>
            <w:noProof/>
          </w:rPr>
          <w:t xml:space="preserve"> will be 6</w:t>
        </w:r>
      </w:ins>
      <w:r w:rsidRPr="00D82255">
        <w:rPr>
          <w:rFonts w:ascii="Trebuchet MS" w:hAnsi="Trebuchet MS"/>
          <w:noProof/>
        </w:rPr>
        <w:t xml:space="preserve"> cities of refuge, which </w:t>
      </w:r>
      <w:del w:id="60" w:author="Author">
        <w:r w:rsidRPr="00D82255">
          <w:rPr>
            <w:rFonts w:ascii="Trebuchet MS" w:hAnsi="Trebuchet MS"/>
            <w:noProof/>
            <w:u w:val="dotted"/>
          </w:rPr>
          <w:delText>YOU</w:delText>
        </w:r>
      </w:del>
      <w:ins w:id="61" w:author="Author">
        <w:r w:rsidRPr="00D82255">
          <w:rPr>
            <w:rFonts w:ascii="Trebuchet MS" w:hAnsi="Trebuchet MS"/>
            <w:noProof/>
          </w:rPr>
          <w:t>you</w:t>
        </w:r>
      </w:ins>
      <w:r w:rsidRPr="00D82255">
        <w:rPr>
          <w:rFonts w:ascii="Trebuchet MS" w:hAnsi="Trebuchet MS"/>
          <w:noProof/>
        </w:rPr>
        <w:t xml:space="preserve"> will give for the manslayer to flee </w:t>
      </w:r>
      <w:del w:id="62" w:author="Author">
        <w:r w:rsidRPr="00D82255">
          <w:rPr>
            <w:rFonts w:ascii="Trebuchet MS" w:hAnsi="Trebuchet MS"/>
            <w:noProof/>
          </w:rPr>
          <w:delText xml:space="preserve">there, and besides them </w:delText>
        </w:r>
        <w:r w:rsidRPr="00D82255">
          <w:rPr>
            <w:rFonts w:ascii="Trebuchet MS" w:hAnsi="Trebuchet MS"/>
            <w:noProof/>
            <w:u w:val="dotted"/>
          </w:rPr>
          <w:delText>YOU</w:delText>
        </w:r>
        <w:r w:rsidRPr="00D82255">
          <w:rPr>
            <w:rFonts w:ascii="Trebuchet MS" w:hAnsi="Trebuchet MS"/>
            <w:noProof/>
          </w:rPr>
          <w:delText xml:space="preserve"> will give forty-two</w:delText>
        </w:r>
      </w:del>
      <w:ins w:id="63" w:author="Author">
        <w:r w:rsidRPr="00D82255">
          <w:rPr>
            <w:rFonts w:ascii="Trebuchet MS" w:hAnsi="Trebuchet MS"/>
            <w:noProof/>
          </w:rPr>
          <w:t>to, as well as 42</w:t>
        </w:r>
      </w:ins>
      <w:r w:rsidRPr="00D82255">
        <w:rPr>
          <w:rFonts w:ascii="Trebuchet MS" w:hAnsi="Trebuchet MS"/>
          <w:noProof/>
        </w:rPr>
        <w:t xml:space="preserve"> other cities. </w:t>
      </w:r>
      <w:r w:rsidRPr="00D82255">
        <w:rPr>
          <w:rFonts w:ascii="Trebuchet MS" w:hAnsi="Trebuchet MS"/>
          <w:b/>
          <w:noProof/>
        </w:rPr>
        <w:t xml:space="preserve">35:7 </w:t>
      </w:r>
      <w:del w:id="64" w:author="Author">
        <w:r w:rsidRPr="00D82255">
          <w:rPr>
            <w:rFonts w:ascii="Trebuchet MS" w:hAnsi="Trebuchet MS"/>
            <w:noProof/>
          </w:rPr>
          <w:delText xml:space="preserve">All the cities that </w:delText>
        </w:r>
        <w:r w:rsidRPr="00D82255">
          <w:rPr>
            <w:rFonts w:ascii="Trebuchet MS" w:hAnsi="Trebuchet MS"/>
            <w:noProof/>
            <w:u w:val="dotted"/>
          </w:rPr>
          <w:delText>YOU</w:delText>
        </w:r>
        <w:r w:rsidRPr="00D82255">
          <w:rPr>
            <w:rFonts w:ascii="Trebuchet MS" w:hAnsi="Trebuchet MS"/>
            <w:noProof/>
          </w:rPr>
          <w:delText xml:space="preserve"> will </w:delText>
        </w:r>
      </w:del>
      <w:ins w:id="65" w:author="Author">
        <w:r w:rsidRPr="00D82255">
          <w:rPr>
            <w:rFonts w:ascii="Trebuchet MS" w:hAnsi="Trebuchet MS"/>
            <w:noProof/>
          </w:rPr>
          <w:t xml:space="preserve">You are to </w:t>
        </w:r>
      </w:ins>
      <w:r w:rsidRPr="00D82255">
        <w:rPr>
          <w:rFonts w:ascii="Trebuchet MS" w:hAnsi="Trebuchet MS"/>
          <w:noProof/>
        </w:rPr>
        <w:t xml:space="preserve">give to the Levites </w:t>
      </w:r>
      <w:del w:id="66" w:author="Author">
        <w:r w:rsidRPr="00D82255">
          <w:rPr>
            <w:rFonts w:ascii="Trebuchet MS" w:hAnsi="Trebuchet MS"/>
            <w:noProof/>
          </w:rPr>
          <w:delText>will be forty-eight</w:delText>
        </w:r>
      </w:del>
      <w:ins w:id="67" w:author="Author">
        <w:r w:rsidRPr="00D82255">
          <w:rPr>
            <w:rFonts w:ascii="Trebuchet MS" w:hAnsi="Trebuchet MS"/>
            <w:noProof/>
          </w:rPr>
          <w:t>a total of 48</w:t>
        </w:r>
      </w:ins>
      <w:r w:rsidRPr="00D82255">
        <w:rPr>
          <w:rFonts w:ascii="Trebuchet MS" w:hAnsi="Trebuchet MS"/>
          <w:noProof/>
        </w:rPr>
        <w:t xml:space="preserve"> cities,</w:t>
      </w:r>
      <w:del w:id="68" w:author="Author">
        <w:r w:rsidRPr="00D82255">
          <w:rPr>
            <w:rFonts w:ascii="Trebuchet MS" w:hAnsi="Trebuchet MS"/>
            <w:noProof/>
          </w:rPr>
          <w:delText xml:space="preserve"> they</w:delText>
        </w:r>
      </w:del>
      <w:r w:rsidRPr="00D82255">
        <w:rPr>
          <w:rFonts w:ascii="Trebuchet MS" w:hAnsi="Trebuchet MS"/>
          <w:noProof/>
        </w:rPr>
        <w:t xml:space="preserve"> together with their </w:t>
      </w:r>
      <w:del w:id="69" w:author="Author">
        <w:r w:rsidRPr="00D82255">
          <w:rPr>
            <w:rFonts w:ascii="Trebuchet MS" w:hAnsi="Trebuchet MS"/>
            <w:noProof/>
          </w:rPr>
          <w:delText>pasture grounds</w:delText>
        </w:r>
      </w:del>
      <w:ins w:id="70" w:author="Author">
        <w:r w:rsidRPr="00D82255">
          <w:rPr>
            <w:rFonts w:ascii="Trebuchet MS" w:hAnsi="Trebuchet MS"/>
            <w:noProof/>
          </w:rPr>
          <w:t>pastures</w:t>
        </w:r>
      </w:ins>
      <w:r w:rsidRPr="00D82255">
        <w:rPr>
          <w:rFonts w:ascii="Trebuchet MS" w:hAnsi="Trebuchet MS"/>
          <w:noProof/>
        </w:rPr>
        <w:t xml:space="preserve">. </w:t>
      </w:r>
      <w:r w:rsidRPr="00D82255">
        <w:rPr>
          <w:rFonts w:ascii="Trebuchet MS" w:hAnsi="Trebuchet MS"/>
          <w:b/>
          <w:noProof/>
        </w:rPr>
        <w:t xml:space="preserve">35:8 </w:t>
      </w:r>
      <w:r w:rsidRPr="00D82255">
        <w:rPr>
          <w:rFonts w:ascii="Trebuchet MS" w:hAnsi="Trebuchet MS"/>
          <w:noProof/>
        </w:rPr>
        <w:t xml:space="preserve">The cities </w:t>
      </w:r>
      <w:del w:id="71" w:author="Author">
        <w:r w:rsidRPr="00D82255">
          <w:rPr>
            <w:rFonts w:ascii="Trebuchet MS" w:hAnsi="Trebuchet MS"/>
            <w:noProof/>
          </w:rPr>
          <w:delText xml:space="preserve">that </w:delText>
        </w:r>
        <w:r w:rsidRPr="00D82255">
          <w:rPr>
            <w:rFonts w:ascii="Trebuchet MS" w:hAnsi="Trebuchet MS"/>
            <w:noProof/>
            <w:u w:val="dotted"/>
          </w:rPr>
          <w:delText>YOU</w:delText>
        </w:r>
        <w:r w:rsidRPr="00D82255">
          <w:rPr>
            <w:rFonts w:ascii="Trebuchet MS" w:hAnsi="Trebuchet MS"/>
            <w:noProof/>
          </w:rPr>
          <w:delText xml:space="preserve"> will</w:delText>
        </w:r>
      </w:del>
      <w:ins w:id="72" w:author="Author">
        <w:r w:rsidRPr="00D82255">
          <w:rPr>
            <w:rFonts w:ascii="Trebuchet MS" w:hAnsi="Trebuchet MS"/>
            <w:noProof/>
          </w:rPr>
          <w:t>you</w:t>
        </w:r>
      </w:ins>
      <w:r w:rsidRPr="00D82255">
        <w:rPr>
          <w:rFonts w:ascii="Trebuchet MS" w:hAnsi="Trebuchet MS"/>
          <w:noProof/>
        </w:rPr>
        <w:t xml:space="preserve"> give </w:t>
      </w:r>
      <w:ins w:id="73" w:author="Author">
        <w:r w:rsidRPr="00D82255">
          <w:rPr>
            <w:rFonts w:ascii="Trebuchet MS" w:hAnsi="Trebuchet MS"/>
            <w:noProof/>
          </w:rPr>
          <w:t xml:space="preserve">them </w:t>
        </w:r>
      </w:ins>
      <w:r w:rsidRPr="00D82255">
        <w:rPr>
          <w:rFonts w:ascii="Trebuchet MS" w:hAnsi="Trebuchet MS"/>
          <w:noProof/>
        </w:rPr>
        <w:t xml:space="preserve">will be from the possession of the </w:t>
      </w:r>
      <w:del w:id="74" w:author="Author">
        <w:r w:rsidRPr="00D82255">
          <w:rPr>
            <w:rFonts w:ascii="Trebuchet MS" w:hAnsi="Trebuchet MS"/>
            <w:noProof/>
          </w:rPr>
          <w:delText>sons of Israel.</w:delText>
        </w:r>
      </w:del>
      <w:ins w:id="75" w:author="Author">
        <w:r w:rsidRPr="00D82255">
          <w:rPr>
            <w:rFonts w:ascii="Trebuchet MS" w:hAnsi="Trebuchet MS"/>
            <w:noProof/>
          </w:rPr>
          <w:t>Israelites.</w:t>
        </w:r>
      </w:ins>
      <w:r w:rsidRPr="00D82255">
        <w:rPr>
          <w:rFonts w:ascii="Trebuchet MS" w:hAnsi="Trebuchet MS"/>
          <w:noProof/>
        </w:rPr>
        <w:t xml:space="preserve"> From the </w:t>
      </w:r>
      <w:del w:id="76" w:author="Author">
        <w:r w:rsidRPr="00D82255">
          <w:rPr>
            <w:rFonts w:ascii="Trebuchet MS" w:hAnsi="Trebuchet MS"/>
            <w:noProof/>
          </w:rPr>
          <w:delText xml:space="preserve">many </w:delText>
        </w:r>
        <w:r w:rsidRPr="00D82255">
          <w:rPr>
            <w:rFonts w:ascii="Trebuchet MS" w:hAnsi="Trebuchet MS"/>
            <w:noProof/>
            <w:u w:val="dotted"/>
          </w:rPr>
          <w:delText>YOU</w:delText>
        </w:r>
      </w:del>
      <w:ins w:id="77" w:author="Author">
        <w:r w:rsidRPr="00D82255">
          <w:rPr>
            <w:rFonts w:ascii="Trebuchet MS" w:hAnsi="Trebuchet MS"/>
            <w:noProof/>
          </w:rPr>
          <w:t>larger group you</w:t>
        </w:r>
      </w:ins>
      <w:r w:rsidRPr="00D82255">
        <w:rPr>
          <w:rFonts w:ascii="Trebuchet MS" w:hAnsi="Trebuchet MS"/>
          <w:noProof/>
        </w:rPr>
        <w:t xml:space="preserve"> will take many, and from the </w:t>
      </w:r>
      <w:del w:id="78" w:author="Author">
        <w:r w:rsidRPr="00D82255">
          <w:rPr>
            <w:rFonts w:ascii="Trebuchet MS" w:hAnsi="Trebuchet MS"/>
            <w:noProof/>
          </w:rPr>
          <w:delText xml:space="preserve">few </w:delText>
        </w:r>
        <w:r w:rsidRPr="00D82255">
          <w:rPr>
            <w:rFonts w:ascii="Trebuchet MS" w:hAnsi="Trebuchet MS"/>
            <w:noProof/>
            <w:u w:val="dotted"/>
          </w:rPr>
          <w:delText>YOU</w:delText>
        </w:r>
      </w:del>
      <w:ins w:id="79" w:author="Author">
        <w:r w:rsidRPr="00D82255">
          <w:rPr>
            <w:rFonts w:ascii="Trebuchet MS" w:hAnsi="Trebuchet MS"/>
            <w:noProof/>
          </w:rPr>
          <w:t>smaller group you</w:t>
        </w:r>
      </w:ins>
      <w:r w:rsidRPr="00D82255">
        <w:rPr>
          <w:rFonts w:ascii="Trebuchet MS" w:hAnsi="Trebuchet MS"/>
          <w:noProof/>
        </w:rPr>
        <w:t xml:space="preserve"> will take few. Each </w:t>
      </w:r>
      <w:del w:id="80" w:author="Author">
        <w:r w:rsidRPr="00D82255">
          <w:rPr>
            <w:rFonts w:ascii="Trebuchet MS" w:hAnsi="Trebuchet MS"/>
            <w:noProof/>
          </w:rPr>
          <w:delText>one, in proportion to his inheritance that he will take as a possession,</w:delText>
        </w:r>
      </w:del>
      <w:ins w:id="81" w:author="Author">
        <w:r w:rsidRPr="00D82255">
          <w:rPr>
            <w:rFonts w:ascii="Trebuchet MS" w:hAnsi="Trebuchet MS"/>
            <w:noProof/>
          </w:rPr>
          <w:t>group</w:t>
        </w:r>
      </w:ins>
      <w:r w:rsidRPr="00D82255">
        <w:rPr>
          <w:rFonts w:ascii="Trebuchet MS" w:hAnsi="Trebuchet MS"/>
          <w:noProof/>
        </w:rPr>
        <w:t xml:space="preserve"> will give some of </w:t>
      </w:r>
      <w:del w:id="82" w:author="Author">
        <w:r w:rsidRPr="00D82255">
          <w:rPr>
            <w:rFonts w:ascii="Trebuchet MS" w:hAnsi="Trebuchet MS"/>
            <w:noProof/>
          </w:rPr>
          <w:delText>his</w:delText>
        </w:r>
      </w:del>
      <w:ins w:id="83" w:author="Author">
        <w:r w:rsidRPr="00D82255">
          <w:rPr>
            <w:rFonts w:ascii="Trebuchet MS" w:hAnsi="Trebuchet MS"/>
            <w:noProof/>
          </w:rPr>
          <w:t>its</w:t>
        </w:r>
      </w:ins>
      <w:r w:rsidRPr="00D82255">
        <w:rPr>
          <w:rFonts w:ascii="Trebuchet MS" w:hAnsi="Trebuchet MS"/>
          <w:noProof/>
        </w:rPr>
        <w:t xml:space="preserve"> cities to the Levites</w:t>
      </w:r>
      <w:ins w:id="84" w:author="Author">
        <w:r w:rsidRPr="00D82255">
          <w:rPr>
            <w:rFonts w:ascii="Trebuchet MS" w:hAnsi="Trebuchet MS"/>
            <w:noProof/>
          </w:rPr>
          <w:t xml:space="preserve"> in proportion to the inheritance that it receives</w:t>
        </w:r>
      </w:ins>
      <w:r w:rsidRPr="00D82255">
        <w:rPr>
          <w:rFonts w:ascii="Trebuchet MS" w:hAnsi="Trebuchet MS"/>
          <w:noProof/>
        </w:rPr>
        <w:t>.”</w:t>
      </w:r>
    </w:p>
    <w:p w:rsidR="00BB1007" w:rsidRPr="00D82255" w:rsidRDefault="00BB1007" w:rsidP="00BB1007">
      <w:pPr>
        <w:rPr>
          <w:rFonts w:ascii="Trebuchet MS" w:hAnsi="Trebuchet MS"/>
          <w:noProof/>
        </w:rPr>
      </w:pPr>
      <w:r w:rsidRPr="00D82255">
        <w:rPr>
          <w:rFonts w:ascii="Trebuchet MS" w:hAnsi="Trebuchet MS"/>
          <w:b/>
        </w:rPr>
        <w:t xml:space="preserve">35:9 </w:t>
      </w:r>
      <w:del w:id="85" w:author="Author">
        <w:r w:rsidRPr="00D82255">
          <w:rPr>
            <w:rFonts w:ascii="Trebuchet MS" w:hAnsi="Trebuchet MS"/>
            <w:noProof/>
          </w:rPr>
          <w:delText xml:space="preserve">And </w:delText>
        </w:r>
      </w:del>
      <w:r w:rsidRPr="00D82255">
        <w:rPr>
          <w:rFonts w:ascii="Trebuchet MS" w:hAnsi="Trebuchet MS"/>
          <w:noProof/>
        </w:rPr>
        <w:t xml:space="preserve">Jehovah continued to speak to Moses, saying: </w:t>
      </w:r>
      <w:r w:rsidRPr="00D82255">
        <w:rPr>
          <w:rFonts w:ascii="Trebuchet MS" w:hAnsi="Trebuchet MS"/>
          <w:b/>
          <w:noProof/>
        </w:rPr>
        <w:t xml:space="preserve">35:10 </w:t>
      </w:r>
      <w:r w:rsidRPr="00D82255">
        <w:rPr>
          <w:rFonts w:ascii="Trebuchet MS" w:hAnsi="Trebuchet MS"/>
          <w:noProof/>
        </w:rPr>
        <w:t xml:space="preserve">“Speak to the </w:t>
      </w:r>
      <w:del w:id="86" w:author="Author">
        <w:r w:rsidRPr="00D82255">
          <w:rPr>
            <w:rFonts w:ascii="Trebuchet MS" w:hAnsi="Trebuchet MS"/>
            <w:noProof/>
          </w:rPr>
          <w:delText>sons of Israel,</w:delText>
        </w:r>
      </w:del>
      <w:ins w:id="87" w:author="Author">
        <w:r w:rsidRPr="00D82255">
          <w:rPr>
            <w:rFonts w:ascii="Trebuchet MS" w:hAnsi="Trebuchet MS"/>
            <w:noProof/>
          </w:rPr>
          <w:t>Israelites</w:t>
        </w:r>
      </w:ins>
      <w:r w:rsidRPr="00D82255">
        <w:rPr>
          <w:rFonts w:ascii="Trebuchet MS" w:hAnsi="Trebuchet MS"/>
          <w:noProof/>
        </w:rPr>
        <w:t xml:space="preserve"> and </w:t>
      </w:r>
      <w:del w:id="88" w:author="Author">
        <w:r w:rsidRPr="00D82255">
          <w:rPr>
            <w:rFonts w:ascii="Trebuchet MS" w:hAnsi="Trebuchet MS"/>
            <w:noProof/>
          </w:rPr>
          <w:delText>you must say to</w:delText>
        </w:r>
      </w:del>
      <w:ins w:id="89" w:author="Author">
        <w:r w:rsidRPr="00D82255">
          <w:rPr>
            <w:rFonts w:ascii="Trebuchet MS" w:hAnsi="Trebuchet MS"/>
            <w:noProof/>
          </w:rPr>
          <w:t>tell</w:t>
        </w:r>
      </w:ins>
      <w:r w:rsidRPr="00D82255">
        <w:rPr>
          <w:rFonts w:ascii="Trebuchet MS" w:hAnsi="Trebuchet MS"/>
          <w:noProof/>
        </w:rPr>
        <w:t xml:space="preserve"> them, ‘</w:t>
      </w:r>
      <w:del w:id="90" w:author="Author">
        <w:r w:rsidRPr="00D82255">
          <w:rPr>
            <w:rFonts w:ascii="Trebuchet MS" w:hAnsi="Trebuchet MS"/>
            <w:noProof/>
          </w:rPr>
          <w:delText>Y</w:delText>
        </w:r>
        <w:r w:rsidRPr="00D82255">
          <w:rPr>
            <w:rFonts w:ascii="Trebuchet MS" w:hAnsi="Trebuchet MS"/>
            <w:noProof/>
            <w:u w:val="dotted"/>
          </w:rPr>
          <w:delText>OU</w:delText>
        </w:r>
      </w:del>
      <w:ins w:id="91" w:author="Author">
        <w:r w:rsidRPr="00D82255">
          <w:rPr>
            <w:rFonts w:ascii="Trebuchet MS" w:hAnsi="Trebuchet MS"/>
            <w:noProof/>
          </w:rPr>
          <w:t>You</w:t>
        </w:r>
      </w:ins>
      <w:r w:rsidRPr="00D82255">
        <w:rPr>
          <w:rFonts w:ascii="Trebuchet MS" w:hAnsi="Trebuchet MS"/>
          <w:noProof/>
        </w:rPr>
        <w:t xml:space="preserve"> are crossing the Jordan to the land of Ca′naan. </w:t>
      </w:r>
      <w:r w:rsidRPr="00D82255">
        <w:rPr>
          <w:rFonts w:ascii="Trebuchet MS" w:hAnsi="Trebuchet MS"/>
          <w:b/>
          <w:noProof/>
        </w:rPr>
        <w:t xml:space="preserve">35:11 </w:t>
      </w:r>
      <w:del w:id="92" w:author="Author">
        <w:r w:rsidRPr="00D82255">
          <w:rPr>
            <w:rFonts w:ascii="Trebuchet MS" w:hAnsi="Trebuchet MS"/>
            <w:noProof/>
          </w:rPr>
          <w:delText xml:space="preserve">And </w:delText>
        </w:r>
        <w:r w:rsidRPr="00D82255">
          <w:rPr>
            <w:rFonts w:ascii="Trebuchet MS" w:hAnsi="Trebuchet MS"/>
            <w:noProof/>
            <w:u w:val="dotted"/>
          </w:rPr>
          <w:delText>YOU</w:delText>
        </w:r>
        <w:r w:rsidRPr="00D82255">
          <w:rPr>
            <w:rFonts w:ascii="Trebuchet MS" w:hAnsi="Trebuchet MS"/>
            <w:noProof/>
          </w:rPr>
          <w:delText xml:space="preserve"> must</w:delText>
        </w:r>
      </w:del>
      <w:ins w:id="93" w:author="Author">
        <w:r w:rsidRPr="00D82255">
          <w:rPr>
            <w:rFonts w:ascii="Trebuchet MS" w:hAnsi="Trebuchet MS"/>
            <w:noProof/>
          </w:rPr>
          <w:t>You should</w:t>
        </w:r>
      </w:ins>
      <w:r w:rsidRPr="00D82255">
        <w:rPr>
          <w:rFonts w:ascii="Trebuchet MS" w:hAnsi="Trebuchet MS"/>
          <w:noProof/>
        </w:rPr>
        <w:t xml:space="preserve"> choose cities convenient for yourselves</w:t>
      </w:r>
      <w:del w:id="94" w:author="Author">
        <w:r w:rsidRPr="00D82255">
          <w:rPr>
            <w:rFonts w:ascii="Trebuchet MS" w:hAnsi="Trebuchet MS"/>
            <w:noProof/>
          </w:rPr>
          <w:delText>. As</w:delText>
        </w:r>
      </w:del>
      <w:ins w:id="95" w:author="Author">
        <w:r w:rsidRPr="00D82255">
          <w:rPr>
            <w:rFonts w:ascii="Trebuchet MS" w:hAnsi="Trebuchet MS"/>
            <w:noProof/>
          </w:rPr>
          <w:t xml:space="preserve"> to serve as</w:t>
        </w:r>
      </w:ins>
      <w:r w:rsidRPr="00D82255">
        <w:rPr>
          <w:rFonts w:ascii="Trebuchet MS" w:hAnsi="Trebuchet MS"/>
          <w:noProof/>
        </w:rPr>
        <w:t xml:space="preserve"> cities of refuge</w:t>
      </w:r>
      <w:del w:id="96" w:author="Author">
        <w:r w:rsidRPr="00D82255">
          <w:rPr>
            <w:rFonts w:ascii="Trebuchet MS" w:hAnsi="Trebuchet MS"/>
            <w:noProof/>
          </w:rPr>
          <w:delText xml:space="preserve"> they will serve for </w:delText>
        </w:r>
        <w:r w:rsidRPr="00D82255">
          <w:rPr>
            <w:rFonts w:ascii="Trebuchet MS" w:hAnsi="Trebuchet MS"/>
            <w:noProof/>
            <w:u w:val="dotted"/>
          </w:rPr>
          <w:delText>YOU</w:delText>
        </w:r>
        <w:r w:rsidRPr="00D82255">
          <w:rPr>
            <w:rFonts w:ascii="Trebuchet MS" w:hAnsi="Trebuchet MS"/>
            <w:noProof/>
          </w:rPr>
          <w:delText>, and</w:delText>
        </w:r>
      </w:del>
      <w:ins w:id="97" w:author="Author">
        <w:r w:rsidRPr="00D82255">
          <w:rPr>
            <w:rFonts w:ascii="Trebuchet MS" w:hAnsi="Trebuchet MS"/>
            <w:noProof/>
          </w:rPr>
          <w:t>, where</w:t>
        </w:r>
      </w:ins>
      <w:r w:rsidRPr="00D82255">
        <w:rPr>
          <w:rFonts w:ascii="Trebuchet MS" w:hAnsi="Trebuchet MS"/>
          <w:noProof/>
        </w:rPr>
        <w:t xml:space="preserve"> the manslayer </w:t>
      </w:r>
      <w:del w:id="98" w:author="Author">
        <w:r w:rsidRPr="00D82255">
          <w:rPr>
            <w:rFonts w:ascii="Trebuchet MS" w:hAnsi="Trebuchet MS"/>
            <w:noProof/>
          </w:rPr>
          <w:delText xml:space="preserve">must flee there </w:delText>
        </w:r>
      </w:del>
      <w:r w:rsidRPr="00D82255">
        <w:rPr>
          <w:rFonts w:ascii="Trebuchet MS" w:hAnsi="Trebuchet MS"/>
          <w:noProof/>
        </w:rPr>
        <w:t xml:space="preserve">who </w:t>
      </w:r>
      <w:del w:id="99" w:author="Author">
        <w:r w:rsidRPr="00D82255">
          <w:rPr>
            <w:rFonts w:ascii="Trebuchet MS" w:hAnsi="Trebuchet MS"/>
            <w:noProof/>
          </w:rPr>
          <w:delText xml:space="preserve">fatally strikes a soul </w:delText>
        </w:r>
      </w:del>
      <w:r w:rsidRPr="00D82255">
        <w:rPr>
          <w:rFonts w:ascii="Trebuchet MS" w:hAnsi="Trebuchet MS"/>
          <w:noProof/>
        </w:rPr>
        <w:t>unintentionally</w:t>
      </w:r>
      <w:ins w:id="100" w:author="Author">
        <w:r w:rsidRPr="00D82255">
          <w:rPr>
            <w:rFonts w:ascii="Trebuchet MS" w:hAnsi="Trebuchet MS"/>
            <w:noProof/>
          </w:rPr>
          <w:t xml:space="preserve"> kills someone</w:t>
        </w:r>
        <w:r w:rsidRPr="00D82255">
          <w:rPr>
            <w:rStyle w:val="FootnoteReference"/>
            <w:rFonts w:ascii="Trebuchet MS" w:hAnsi="Trebuchet MS"/>
            <w:noProof/>
          </w:rPr>
          <w:footnoteReference w:id="2"/>
        </w:r>
        <w:r w:rsidRPr="00D82255">
          <w:rPr>
            <w:rFonts w:ascii="Trebuchet MS" w:hAnsi="Trebuchet MS"/>
            <w:noProof/>
          </w:rPr>
          <w:t xml:space="preserve"> should flee</w:t>
        </w:r>
      </w:ins>
      <w:r w:rsidRPr="00D82255">
        <w:rPr>
          <w:rFonts w:ascii="Trebuchet MS" w:hAnsi="Trebuchet MS"/>
          <w:noProof/>
        </w:rPr>
        <w:t xml:space="preserve">. </w:t>
      </w:r>
      <w:r w:rsidRPr="00D82255">
        <w:rPr>
          <w:rFonts w:ascii="Trebuchet MS" w:hAnsi="Trebuchet MS"/>
          <w:b/>
          <w:noProof/>
        </w:rPr>
        <w:t xml:space="preserve">35:12 </w:t>
      </w:r>
      <w:del w:id="103" w:author="Author">
        <w:r w:rsidRPr="00D82255">
          <w:rPr>
            <w:rFonts w:ascii="Trebuchet MS" w:hAnsi="Trebuchet MS"/>
            <w:noProof/>
          </w:rPr>
          <w:delText>And the</w:delText>
        </w:r>
      </w:del>
      <w:ins w:id="104" w:author="Author">
        <w:r w:rsidRPr="00D82255">
          <w:rPr>
            <w:rFonts w:ascii="Trebuchet MS" w:hAnsi="Trebuchet MS"/>
            <w:noProof/>
          </w:rPr>
          <w:t>These</w:t>
        </w:r>
      </w:ins>
      <w:r w:rsidRPr="00D82255">
        <w:rPr>
          <w:rFonts w:ascii="Trebuchet MS" w:hAnsi="Trebuchet MS"/>
          <w:noProof/>
        </w:rPr>
        <w:t xml:space="preserve"> cities </w:t>
      </w:r>
      <w:del w:id="105" w:author="Author">
        <w:r w:rsidRPr="00D82255">
          <w:rPr>
            <w:rFonts w:ascii="Trebuchet MS" w:hAnsi="Trebuchet MS"/>
            <w:noProof/>
          </w:rPr>
          <w:delText>must</w:delText>
        </w:r>
      </w:del>
      <w:ins w:id="106" w:author="Author">
        <w:r w:rsidRPr="00D82255">
          <w:rPr>
            <w:rFonts w:ascii="Trebuchet MS" w:hAnsi="Trebuchet MS"/>
            <w:noProof/>
          </w:rPr>
          <w:t>will</w:t>
        </w:r>
      </w:ins>
      <w:r w:rsidRPr="00D82255">
        <w:rPr>
          <w:rFonts w:ascii="Trebuchet MS" w:hAnsi="Trebuchet MS"/>
          <w:noProof/>
        </w:rPr>
        <w:t xml:space="preserve"> serve </w:t>
      </w:r>
      <w:del w:id="107" w:author="Author">
        <w:r w:rsidRPr="00D82255">
          <w:rPr>
            <w:rFonts w:ascii="Trebuchet MS" w:hAnsi="Trebuchet MS"/>
            <w:noProof/>
            <w:u w:val="dotted"/>
          </w:rPr>
          <w:delText>YOU</w:delText>
        </w:r>
        <w:r w:rsidRPr="00D82255">
          <w:rPr>
            <w:rFonts w:ascii="Trebuchet MS" w:hAnsi="Trebuchet MS"/>
            <w:noProof/>
          </w:rPr>
          <w:delText xml:space="preserve"> </w:delText>
        </w:r>
      </w:del>
      <w:r w:rsidRPr="00D82255">
        <w:rPr>
          <w:rFonts w:ascii="Trebuchet MS" w:hAnsi="Trebuchet MS"/>
          <w:noProof/>
        </w:rPr>
        <w:t xml:space="preserve">as a refuge </w:t>
      </w:r>
      <w:ins w:id="108" w:author="Author">
        <w:r w:rsidRPr="00D82255">
          <w:rPr>
            <w:rFonts w:ascii="Trebuchet MS" w:hAnsi="Trebuchet MS"/>
            <w:noProof/>
          </w:rPr>
          <w:t xml:space="preserve">for you </w:t>
        </w:r>
      </w:ins>
      <w:r w:rsidRPr="00D82255">
        <w:rPr>
          <w:rFonts w:ascii="Trebuchet MS" w:hAnsi="Trebuchet MS"/>
          <w:noProof/>
        </w:rPr>
        <w:t xml:space="preserve">from the blood avenger, </w:t>
      </w:r>
      <w:ins w:id="109" w:author="Author">
        <w:r w:rsidRPr="00D82255">
          <w:rPr>
            <w:rFonts w:ascii="Trebuchet MS" w:hAnsi="Trebuchet MS"/>
            <w:noProof/>
          </w:rPr>
          <w:t xml:space="preserve">so </w:t>
        </w:r>
      </w:ins>
      <w:r w:rsidRPr="00D82255">
        <w:rPr>
          <w:rFonts w:ascii="Trebuchet MS" w:hAnsi="Trebuchet MS"/>
          <w:noProof/>
        </w:rPr>
        <w:t xml:space="preserve">that the manslayer </w:t>
      </w:r>
      <w:del w:id="110" w:author="Author">
        <w:r w:rsidRPr="00D82255">
          <w:rPr>
            <w:rFonts w:ascii="Trebuchet MS" w:hAnsi="Trebuchet MS"/>
            <w:noProof/>
          </w:rPr>
          <w:delText>may</w:delText>
        </w:r>
      </w:del>
      <w:ins w:id="111" w:author="Author">
        <w:r w:rsidRPr="00D82255">
          <w:rPr>
            <w:rFonts w:ascii="Trebuchet MS" w:hAnsi="Trebuchet MS"/>
            <w:noProof/>
          </w:rPr>
          <w:t>will</w:t>
        </w:r>
      </w:ins>
      <w:r w:rsidRPr="00D82255">
        <w:rPr>
          <w:rFonts w:ascii="Trebuchet MS" w:hAnsi="Trebuchet MS"/>
          <w:noProof/>
        </w:rPr>
        <w:t xml:space="preserve"> not die until he stands </w:t>
      </w:r>
      <w:ins w:id="112" w:author="Author">
        <w:r w:rsidRPr="00D82255">
          <w:rPr>
            <w:rFonts w:ascii="Trebuchet MS" w:hAnsi="Trebuchet MS"/>
            <w:noProof/>
          </w:rPr>
          <w:t xml:space="preserve">trial </w:t>
        </w:r>
      </w:ins>
      <w:r w:rsidRPr="00D82255">
        <w:rPr>
          <w:rFonts w:ascii="Trebuchet MS" w:hAnsi="Trebuchet MS"/>
          <w:noProof/>
        </w:rPr>
        <w:t>before the assembly</w:t>
      </w:r>
      <w:del w:id="113" w:author="Author">
        <w:r w:rsidRPr="00D82255">
          <w:rPr>
            <w:rFonts w:ascii="Trebuchet MS" w:hAnsi="Trebuchet MS"/>
            <w:noProof/>
          </w:rPr>
          <w:delText xml:space="preserve"> for judgment</w:delText>
        </w:r>
      </w:del>
      <w:r w:rsidRPr="00D82255">
        <w:rPr>
          <w:rFonts w:ascii="Trebuchet MS" w:hAnsi="Trebuchet MS"/>
          <w:noProof/>
        </w:rPr>
        <w:t xml:space="preserve">. </w:t>
      </w:r>
      <w:r w:rsidRPr="00D82255">
        <w:rPr>
          <w:rFonts w:ascii="Trebuchet MS" w:hAnsi="Trebuchet MS"/>
          <w:b/>
          <w:noProof/>
        </w:rPr>
        <w:t xml:space="preserve">35:13 </w:t>
      </w:r>
      <w:del w:id="114" w:author="Author">
        <w:r w:rsidRPr="00D82255">
          <w:rPr>
            <w:rFonts w:ascii="Trebuchet MS" w:hAnsi="Trebuchet MS"/>
            <w:noProof/>
          </w:rPr>
          <w:delText xml:space="preserve">And the cities that </w:delText>
        </w:r>
        <w:r w:rsidRPr="00D82255">
          <w:rPr>
            <w:rFonts w:ascii="Trebuchet MS" w:hAnsi="Trebuchet MS"/>
            <w:noProof/>
            <w:u w:val="dotted"/>
          </w:rPr>
          <w:delText>YOU</w:delText>
        </w:r>
        <w:r w:rsidRPr="00D82255">
          <w:rPr>
            <w:rFonts w:ascii="Trebuchet MS" w:hAnsi="Trebuchet MS"/>
            <w:noProof/>
          </w:rPr>
          <w:delText xml:space="preserve"> will give, the</w:delText>
        </w:r>
      </w:del>
      <w:ins w:id="115" w:author="Author">
        <w:r w:rsidRPr="00D82255">
          <w:rPr>
            <w:rFonts w:ascii="Trebuchet MS" w:hAnsi="Trebuchet MS"/>
            <w:noProof/>
          </w:rPr>
          <w:t>The</w:t>
        </w:r>
      </w:ins>
      <w:r w:rsidRPr="00D82255">
        <w:rPr>
          <w:rFonts w:ascii="Trebuchet MS" w:hAnsi="Trebuchet MS"/>
          <w:noProof/>
        </w:rPr>
        <w:t xml:space="preserve"> six cities of refuge</w:t>
      </w:r>
      <w:del w:id="116" w:author="Author">
        <w:r w:rsidRPr="00D82255">
          <w:rPr>
            <w:rFonts w:ascii="Trebuchet MS" w:hAnsi="Trebuchet MS"/>
            <w:noProof/>
          </w:rPr>
          <w:delText>,</w:delText>
        </w:r>
      </w:del>
      <w:ins w:id="117" w:author="Author">
        <w:r w:rsidRPr="00D82255">
          <w:rPr>
            <w:rFonts w:ascii="Trebuchet MS" w:hAnsi="Trebuchet MS"/>
            <w:noProof/>
          </w:rPr>
          <w:t xml:space="preserve"> that you provide</w:t>
        </w:r>
      </w:ins>
      <w:r w:rsidRPr="00D82255">
        <w:rPr>
          <w:rFonts w:ascii="Trebuchet MS" w:hAnsi="Trebuchet MS"/>
          <w:noProof/>
        </w:rPr>
        <w:t xml:space="preserve"> will </w:t>
      </w:r>
      <w:del w:id="118" w:author="Author">
        <w:r w:rsidRPr="00D82255">
          <w:rPr>
            <w:rFonts w:ascii="Trebuchet MS" w:hAnsi="Trebuchet MS"/>
            <w:noProof/>
          </w:rPr>
          <w:delText xml:space="preserve">be at </w:delText>
        </w:r>
        <w:r w:rsidRPr="00D82255">
          <w:rPr>
            <w:rFonts w:ascii="Trebuchet MS" w:hAnsi="Trebuchet MS"/>
            <w:noProof/>
            <w:u w:val="dotted"/>
          </w:rPr>
          <w:delText>YOUR</w:delText>
        </w:r>
        <w:r w:rsidRPr="00D82255">
          <w:rPr>
            <w:rFonts w:ascii="Trebuchet MS" w:hAnsi="Trebuchet MS"/>
            <w:noProof/>
          </w:rPr>
          <w:delText xml:space="preserve"> service</w:delText>
        </w:r>
      </w:del>
      <w:ins w:id="119" w:author="Author">
        <w:r w:rsidRPr="00D82255">
          <w:rPr>
            <w:rFonts w:ascii="Trebuchet MS" w:hAnsi="Trebuchet MS"/>
            <w:noProof/>
          </w:rPr>
          <w:t>serve this purpose</w:t>
        </w:r>
      </w:ins>
      <w:r w:rsidRPr="00D82255">
        <w:rPr>
          <w:rFonts w:ascii="Trebuchet MS" w:hAnsi="Trebuchet MS"/>
          <w:noProof/>
        </w:rPr>
        <w:t xml:space="preserve">. </w:t>
      </w:r>
      <w:r w:rsidRPr="00D82255">
        <w:rPr>
          <w:rFonts w:ascii="Trebuchet MS" w:hAnsi="Trebuchet MS"/>
          <w:b/>
          <w:noProof/>
        </w:rPr>
        <w:t xml:space="preserve">35:14 </w:t>
      </w:r>
      <w:del w:id="120" w:author="Author">
        <w:r w:rsidRPr="00D82255">
          <w:rPr>
            <w:rFonts w:ascii="Trebuchet MS" w:hAnsi="Trebuchet MS"/>
            <w:noProof/>
          </w:rPr>
          <w:delText xml:space="preserve">Three cities </w:delText>
        </w:r>
        <w:r w:rsidRPr="00D82255">
          <w:rPr>
            <w:rFonts w:ascii="Trebuchet MS" w:hAnsi="Trebuchet MS"/>
            <w:noProof/>
            <w:u w:val="dotted"/>
          </w:rPr>
          <w:delText>YOU</w:delText>
        </w:r>
      </w:del>
      <w:ins w:id="121" w:author="Author">
        <w:r w:rsidRPr="00D82255">
          <w:rPr>
            <w:rFonts w:ascii="Trebuchet MS" w:hAnsi="Trebuchet MS"/>
            <w:noProof/>
          </w:rPr>
          <w:t>You</w:t>
        </w:r>
      </w:ins>
      <w:r w:rsidRPr="00D82255">
        <w:rPr>
          <w:rFonts w:ascii="Trebuchet MS" w:hAnsi="Trebuchet MS"/>
          <w:noProof/>
        </w:rPr>
        <w:t xml:space="preserve"> will </w:t>
      </w:r>
      <w:del w:id="122" w:author="Author">
        <w:r w:rsidRPr="00D82255">
          <w:rPr>
            <w:rFonts w:ascii="Trebuchet MS" w:hAnsi="Trebuchet MS"/>
            <w:noProof/>
          </w:rPr>
          <w:delText xml:space="preserve">give </w:delText>
        </w:r>
      </w:del>
      <w:ins w:id="123" w:author="Author">
        <w:r w:rsidRPr="00D82255">
          <w:rPr>
            <w:rFonts w:ascii="Trebuchet MS" w:hAnsi="Trebuchet MS"/>
            <w:noProof/>
          </w:rPr>
          <w:t xml:space="preserve">provide three cities </w:t>
        </w:r>
      </w:ins>
      <w:r w:rsidRPr="00D82255">
        <w:rPr>
          <w:rFonts w:ascii="Trebuchet MS" w:hAnsi="Trebuchet MS"/>
          <w:noProof/>
        </w:rPr>
        <w:t>on this side of the Jordan</w:t>
      </w:r>
      <w:del w:id="124" w:author="Author">
        <w:r w:rsidRPr="00D82255">
          <w:rPr>
            <w:rFonts w:ascii="Trebuchet MS" w:hAnsi="Trebuchet MS"/>
            <w:noProof/>
          </w:rPr>
          <w:delText>,</w:delText>
        </w:r>
      </w:del>
      <w:r w:rsidRPr="00D82255">
        <w:rPr>
          <w:rFonts w:ascii="Trebuchet MS" w:hAnsi="Trebuchet MS"/>
          <w:noProof/>
        </w:rPr>
        <w:t xml:space="preserve"> and three cities </w:t>
      </w:r>
      <w:del w:id="125" w:author="Author">
        <w:r w:rsidRPr="00D82255">
          <w:rPr>
            <w:rFonts w:ascii="Trebuchet MS" w:hAnsi="Trebuchet MS"/>
            <w:noProof/>
            <w:u w:val="dotted"/>
          </w:rPr>
          <w:delText>YOU</w:delText>
        </w:r>
        <w:r w:rsidRPr="00D82255">
          <w:rPr>
            <w:rFonts w:ascii="Trebuchet MS" w:hAnsi="Trebuchet MS"/>
            <w:noProof/>
          </w:rPr>
          <w:delText xml:space="preserve"> will give </w:delText>
        </w:r>
      </w:del>
      <w:r w:rsidRPr="00D82255">
        <w:rPr>
          <w:rFonts w:ascii="Trebuchet MS" w:hAnsi="Trebuchet MS"/>
          <w:noProof/>
        </w:rPr>
        <w:t>in the land of Ca′naan</w:t>
      </w:r>
      <w:del w:id="126" w:author="Author">
        <w:r w:rsidRPr="00D82255">
          <w:rPr>
            <w:rFonts w:ascii="Trebuchet MS" w:hAnsi="Trebuchet MS"/>
            <w:noProof/>
          </w:rPr>
          <w:delText>. As</w:delText>
        </w:r>
      </w:del>
      <w:ins w:id="127" w:author="Author">
        <w:r w:rsidRPr="00D82255">
          <w:rPr>
            <w:rFonts w:ascii="Trebuchet MS" w:hAnsi="Trebuchet MS"/>
            <w:noProof/>
          </w:rPr>
          <w:t xml:space="preserve"> to serve as</w:t>
        </w:r>
      </w:ins>
      <w:r w:rsidRPr="00D82255">
        <w:rPr>
          <w:rFonts w:ascii="Trebuchet MS" w:hAnsi="Trebuchet MS"/>
          <w:noProof/>
        </w:rPr>
        <w:t xml:space="preserve"> cities of refuge</w:t>
      </w:r>
      <w:del w:id="128" w:author="Author">
        <w:r w:rsidRPr="00D82255">
          <w:rPr>
            <w:rFonts w:ascii="Trebuchet MS" w:hAnsi="Trebuchet MS"/>
            <w:noProof/>
          </w:rPr>
          <w:delText xml:space="preserve"> they will serve</w:delText>
        </w:r>
      </w:del>
      <w:r w:rsidRPr="00D82255">
        <w:rPr>
          <w:rFonts w:ascii="Trebuchet MS" w:hAnsi="Trebuchet MS"/>
          <w:noProof/>
        </w:rPr>
        <w:t xml:space="preserve">. </w:t>
      </w:r>
      <w:r w:rsidRPr="00D82255">
        <w:rPr>
          <w:rFonts w:ascii="Trebuchet MS" w:hAnsi="Trebuchet MS"/>
          <w:b/>
          <w:noProof/>
        </w:rPr>
        <w:t xml:space="preserve">35:15 </w:t>
      </w:r>
      <w:del w:id="129" w:author="Author">
        <w:r w:rsidRPr="00D82255">
          <w:rPr>
            <w:rFonts w:ascii="Trebuchet MS" w:hAnsi="Trebuchet MS"/>
            <w:noProof/>
          </w:rPr>
          <w:delText>For the sons of Israel and</w:delText>
        </w:r>
      </w:del>
      <w:ins w:id="130" w:author="Author">
        <w:r w:rsidRPr="00D82255">
          <w:rPr>
            <w:rFonts w:ascii="Trebuchet MS" w:hAnsi="Trebuchet MS"/>
            <w:noProof/>
          </w:rPr>
          <w:t>These six cities will serve as a refuge</w:t>
        </w:r>
      </w:ins>
      <w:r w:rsidRPr="00D82255">
        <w:rPr>
          <w:rFonts w:ascii="Trebuchet MS" w:hAnsi="Trebuchet MS"/>
          <w:noProof/>
        </w:rPr>
        <w:t xml:space="preserve"> for the </w:t>
      </w:r>
      <w:del w:id="131" w:author="Author">
        <w:r w:rsidRPr="00D82255">
          <w:rPr>
            <w:rFonts w:ascii="Trebuchet MS" w:hAnsi="Trebuchet MS"/>
            <w:noProof/>
          </w:rPr>
          <w:delText>alien</w:delText>
        </w:r>
      </w:del>
      <w:ins w:id="132" w:author="Author">
        <w:r w:rsidRPr="00D82255">
          <w:rPr>
            <w:rFonts w:ascii="Trebuchet MS" w:hAnsi="Trebuchet MS"/>
            <w:noProof/>
          </w:rPr>
          <w:t>Israelites, for the foreign</w:t>
        </w:r>
      </w:ins>
      <w:r w:rsidRPr="00D82255">
        <w:rPr>
          <w:rFonts w:ascii="Trebuchet MS" w:hAnsi="Trebuchet MS"/>
          <w:noProof/>
        </w:rPr>
        <w:t xml:space="preserve"> resident</w:t>
      </w:r>
      <w:ins w:id="133" w:author="Author">
        <w:r w:rsidRPr="00D82255">
          <w:rPr>
            <w:rFonts w:ascii="Trebuchet MS" w:hAnsi="Trebuchet MS"/>
            <w:noProof/>
          </w:rPr>
          <w:t>,</w:t>
        </w:r>
      </w:ins>
      <w:r w:rsidRPr="00D82255">
        <w:rPr>
          <w:rFonts w:ascii="Trebuchet MS" w:hAnsi="Trebuchet MS"/>
          <w:noProof/>
        </w:rPr>
        <w:t xml:space="preserve"> and for the settler </w:t>
      </w:r>
      <w:del w:id="134" w:author="Author">
        <w:r w:rsidRPr="00D82255">
          <w:rPr>
            <w:rFonts w:ascii="Trebuchet MS" w:hAnsi="Trebuchet MS"/>
            <w:noProof/>
          </w:rPr>
          <w:delText>in the midst of</w:delText>
        </w:r>
      </w:del>
      <w:ins w:id="135" w:author="Author">
        <w:r w:rsidRPr="00D82255">
          <w:rPr>
            <w:rFonts w:ascii="Trebuchet MS" w:hAnsi="Trebuchet MS"/>
            <w:noProof/>
          </w:rPr>
          <w:t>among</w:t>
        </w:r>
      </w:ins>
      <w:r w:rsidRPr="00D82255">
        <w:rPr>
          <w:rFonts w:ascii="Trebuchet MS" w:hAnsi="Trebuchet MS"/>
          <w:noProof/>
        </w:rPr>
        <w:t xml:space="preserve"> them</w:t>
      </w:r>
      <w:del w:id="136" w:author="Author">
        <w:r w:rsidRPr="00D82255">
          <w:rPr>
            <w:rFonts w:ascii="Trebuchet MS" w:hAnsi="Trebuchet MS"/>
            <w:noProof/>
          </w:rPr>
          <w:delText xml:space="preserve"> these six cities will serve as a refuge</w:delText>
        </w:r>
      </w:del>
      <w:r w:rsidRPr="00D82255">
        <w:rPr>
          <w:rFonts w:ascii="Trebuchet MS" w:hAnsi="Trebuchet MS"/>
          <w:noProof/>
        </w:rPr>
        <w:t xml:space="preserve">, for anyone to flee there </w:t>
      </w:r>
      <w:del w:id="137" w:author="Author">
        <w:r w:rsidRPr="00D82255">
          <w:rPr>
            <w:rFonts w:ascii="Trebuchet MS" w:hAnsi="Trebuchet MS"/>
            <w:noProof/>
          </w:rPr>
          <w:delText>that fatally strikes a soul</w:delText>
        </w:r>
      </w:del>
      <w:ins w:id="138" w:author="Author">
        <w:r w:rsidRPr="00D82255">
          <w:rPr>
            <w:rFonts w:ascii="Trebuchet MS" w:hAnsi="Trebuchet MS"/>
            <w:noProof/>
          </w:rPr>
          <w:t>who</w:t>
        </w:r>
      </w:ins>
      <w:r w:rsidRPr="00D82255">
        <w:rPr>
          <w:rFonts w:ascii="Trebuchet MS" w:hAnsi="Trebuchet MS"/>
          <w:noProof/>
        </w:rPr>
        <w:t xml:space="preserve"> unintentionally</w:t>
      </w:r>
      <w:del w:id="139" w:author="Author">
        <w:r w:rsidRPr="00D82255">
          <w:rPr>
            <w:rFonts w:ascii="Trebuchet MS" w:hAnsi="Trebuchet MS"/>
            <w:noProof/>
          </w:rPr>
          <w:delText>.</w:delText>
        </w:r>
      </w:del>
      <w:ins w:id="140" w:author="Author">
        <w:r w:rsidRPr="00D82255">
          <w:rPr>
            <w:rFonts w:ascii="Trebuchet MS" w:hAnsi="Trebuchet MS"/>
            <w:noProof/>
          </w:rPr>
          <w:t xml:space="preserve"> kills someone.</w:t>
        </w:r>
        <w:r w:rsidRPr="00D82255">
          <w:rPr>
            <w:rStyle w:val="FootnoteReference"/>
            <w:rFonts w:ascii="Trebuchet MS" w:hAnsi="Trebuchet MS"/>
            <w:noProof/>
          </w:rPr>
          <w:footnoteReference w:id="3"/>
        </w:r>
      </w:ins>
    </w:p>
    <w:p w:rsidR="00BB1007" w:rsidRPr="00D82255" w:rsidRDefault="00BB1007" w:rsidP="00BB1007">
      <w:pPr>
        <w:rPr>
          <w:rFonts w:ascii="Trebuchet MS" w:hAnsi="Trebuchet MS"/>
          <w:noProof/>
        </w:rPr>
      </w:pPr>
      <w:r w:rsidRPr="00D82255">
        <w:rPr>
          <w:rFonts w:ascii="Trebuchet MS" w:hAnsi="Trebuchet MS"/>
          <w:b/>
        </w:rPr>
        <w:t xml:space="preserve">35:16 </w:t>
      </w:r>
      <w:r w:rsidRPr="00D82255">
        <w:rPr>
          <w:rFonts w:ascii="Trebuchet MS" w:hAnsi="Trebuchet MS"/>
          <w:noProof/>
        </w:rPr>
        <w:t>“‘</w:t>
      </w:r>
      <w:del w:id="143" w:author="Author">
        <w:r w:rsidRPr="00D82255">
          <w:rPr>
            <w:rFonts w:ascii="Trebuchet MS" w:hAnsi="Trebuchet MS"/>
            <w:noProof/>
          </w:rPr>
          <w:delText>Now</w:delText>
        </w:r>
      </w:del>
      <w:ins w:id="144" w:author="Author">
        <w:r w:rsidRPr="00D82255">
          <w:rPr>
            <w:rFonts w:ascii="Trebuchet MS" w:hAnsi="Trebuchet MS"/>
            <w:noProof/>
          </w:rPr>
          <w:t>But</w:t>
        </w:r>
      </w:ins>
      <w:r w:rsidRPr="00D82255">
        <w:rPr>
          <w:rFonts w:ascii="Trebuchet MS" w:hAnsi="Trebuchet MS"/>
          <w:noProof/>
        </w:rPr>
        <w:t xml:space="preserve"> if </w:t>
      </w:r>
      <w:del w:id="145" w:author="Author">
        <w:r w:rsidRPr="00D82255">
          <w:rPr>
            <w:rFonts w:ascii="Trebuchet MS" w:hAnsi="Trebuchet MS"/>
            <w:noProof/>
          </w:rPr>
          <w:delText xml:space="preserve">it was </w:delText>
        </w:r>
      </w:del>
      <w:ins w:id="146" w:author="Author">
        <w:r w:rsidRPr="00D82255">
          <w:rPr>
            <w:rFonts w:ascii="Trebuchet MS" w:hAnsi="Trebuchet MS"/>
            <w:noProof/>
          </w:rPr>
          <w:t xml:space="preserve">he struck him </w:t>
        </w:r>
      </w:ins>
      <w:r w:rsidRPr="00D82255">
        <w:rPr>
          <w:rFonts w:ascii="Trebuchet MS" w:hAnsi="Trebuchet MS"/>
          <w:noProof/>
        </w:rPr>
        <w:t xml:space="preserve">with an </w:t>
      </w:r>
      <w:ins w:id="147" w:author="Author">
        <w:r w:rsidRPr="00D82255">
          <w:rPr>
            <w:rFonts w:ascii="Trebuchet MS" w:hAnsi="Trebuchet MS"/>
            <w:noProof/>
          </w:rPr>
          <w:t xml:space="preserve">iron </w:t>
        </w:r>
      </w:ins>
      <w:r w:rsidRPr="00D82255">
        <w:rPr>
          <w:rFonts w:ascii="Trebuchet MS" w:hAnsi="Trebuchet MS"/>
          <w:noProof/>
        </w:rPr>
        <w:t xml:space="preserve">instrument </w:t>
      </w:r>
      <w:del w:id="148" w:author="Author">
        <w:r w:rsidRPr="00D82255">
          <w:rPr>
            <w:rFonts w:ascii="Trebuchet MS" w:hAnsi="Trebuchet MS"/>
            <w:noProof/>
          </w:rPr>
          <w:delText>of iron that he has struck him so that</w:delText>
        </w:r>
      </w:del>
      <w:ins w:id="149" w:author="Author">
        <w:r w:rsidRPr="00D82255">
          <w:rPr>
            <w:rFonts w:ascii="Trebuchet MS" w:hAnsi="Trebuchet MS"/>
            <w:noProof/>
          </w:rPr>
          <w:t>and</w:t>
        </w:r>
      </w:ins>
      <w:r w:rsidRPr="00D82255">
        <w:rPr>
          <w:rFonts w:ascii="Trebuchet MS" w:hAnsi="Trebuchet MS"/>
          <w:noProof/>
        </w:rPr>
        <w:t xml:space="preserve"> he dies, he is a murderer. </w:t>
      </w:r>
      <w:del w:id="150" w:author="Author">
        <w:r w:rsidRPr="00D82255">
          <w:rPr>
            <w:rFonts w:ascii="Trebuchet MS" w:hAnsi="Trebuchet MS"/>
            <w:noProof/>
          </w:rPr>
          <w:delText>Without fail the</w:delText>
        </w:r>
      </w:del>
      <w:ins w:id="151" w:author="Author">
        <w:r w:rsidRPr="00D82255">
          <w:rPr>
            <w:rFonts w:ascii="Trebuchet MS" w:hAnsi="Trebuchet MS"/>
            <w:noProof/>
          </w:rPr>
          <w:t>The</w:t>
        </w:r>
      </w:ins>
      <w:r w:rsidRPr="00D82255">
        <w:rPr>
          <w:rFonts w:ascii="Trebuchet MS" w:hAnsi="Trebuchet MS"/>
          <w:noProof/>
        </w:rPr>
        <w:t xml:space="preserve"> murderer should be put to death</w:t>
      </w:r>
      <w:ins w:id="152" w:author="Author">
        <w:r w:rsidRPr="00D82255">
          <w:rPr>
            <w:rFonts w:ascii="Trebuchet MS" w:hAnsi="Trebuchet MS"/>
            <w:noProof/>
          </w:rPr>
          <w:t xml:space="preserve"> without fail</w:t>
        </w:r>
      </w:ins>
      <w:r w:rsidRPr="00D82255">
        <w:rPr>
          <w:rFonts w:ascii="Trebuchet MS" w:hAnsi="Trebuchet MS"/>
          <w:noProof/>
        </w:rPr>
        <w:t xml:space="preserve">. </w:t>
      </w:r>
      <w:r w:rsidRPr="00D82255">
        <w:rPr>
          <w:rFonts w:ascii="Trebuchet MS" w:hAnsi="Trebuchet MS"/>
          <w:b/>
          <w:noProof/>
        </w:rPr>
        <w:t xml:space="preserve">35:17 </w:t>
      </w:r>
      <w:r w:rsidRPr="00D82255">
        <w:rPr>
          <w:rFonts w:ascii="Trebuchet MS" w:hAnsi="Trebuchet MS"/>
          <w:noProof/>
        </w:rPr>
        <w:t xml:space="preserve">And if </w:t>
      </w:r>
      <w:del w:id="153" w:author="Author">
        <w:r w:rsidRPr="00D82255">
          <w:rPr>
            <w:rFonts w:ascii="Trebuchet MS" w:hAnsi="Trebuchet MS"/>
            <w:noProof/>
          </w:rPr>
          <w:delText xml:space="preserve">it was </w:delText>
        </w:r>
      </w:del>
      <w:ins w:id="154" w:author="Author">
        <w:r w:rsidRPr="00D82255">
          <w:rPr>
            <w:rFonts w:ascii="Trebuchet MS" w:hAnsi="Trebuchet MS"/>
            <w:noProof/>
          </w:rPr>
          <w:t xml:space="preserve">he struck him </w:t>
        </w:r>
      </w:ins>
      <w:r w:rsidRPr="00D82255">
        <w:rPr>
          <w:rFonts w:ascii="Trebuchet MS" w:hAnsi="Trebuchet MS"/>
          <w:noProof/>
        </w:rPr>
        <w:t xml:space="preserve">with a </w:t>
      </w:r>
      <w:del w:id="155" w:author="Author">
        <w:r w:rsidRPr="00D82255">
          <w:rPr>
            <w:rFonts w:ascii="Trebuchet MS" w:hAnsi="Trebuchet MS"/>
            <w:noProof/>
          </w:rPr>
          <w:delText xml:space="preserve">small </w:delText>
        </w:r>
      </w:del>
      <w:r w:rsidRPr="00D82255">
        <w:rPr>
          <w:rFonts w:ascii="Trebuchet MS" w:hAnsi="Trebuchet MS"/>
          <w:noProof/>
        </w:rPr>
        <w:t xml:space="preserve">stone </w:t>
      </w:r>
      <w:del w:id="156" w:author="Author">
        <w:r w:rsidRPr="00D82255">
          <w:rPr>
            <w:rFonts w:ascii="Trebuchet MS" w:hAnsi="Trebuchet MS"/>
            <w:noProof/>
          </w:rPr>
          <w:delText>by which he</w:delText>
        </w:r>
      </w:del>
      <w:ins w:id="157" w:author="Author">
        <w:r w:rsidRPr="00D82255">
          <w:rPr>
            <w:rFonts w:ascii="Trebuchet MS" w:hAnsi="Trebuchet MS"/>
            <w:noProof/>
          </w:rPr>
          <w:t>that</w:t>
        </w:r>
      </w:ins>
      <w:r w:rsidRPr="00D82255">
        <w:rPr>
          <w:rFonts w:ascii="Trebuchet MS" w:hAnsi="Trebuchet MS"/>
          <w:noProof/>
        </w:rPr>
        <w:t xml:space="preserve"> could </w:t>
      </w:r>
      <w:del w:id="158" w:author="Author">
        <w:r w:rsidRPr="00D82255">
          <w:rPr>
            <w:rFonts w:ascii="Trebuchet MS" w:hAnsi="Trebuchet MS"/>
            <w:noProof/>
          </w:rPr>
          <w:delText>die that he has struck him so that</w:delText>
        </w:r>
      </w:del>
      <w:ins w:id="159" w:author="Author">
        <w:r w:rsidRPr="00D82255">
          <w:rPr>
            <w:rFonts w:ascii="Trebuchet MS" w:hAnsi="Trebuchet MS"/>
            <w:noProof/>
          </w:rPr>
          <w:t>cause death and</w:t>
        </w:r>
      </w:ins>
      <w:r w:rsidRPr="00D82255">
        <w:rPr>
          <w:rFonts w:ascii="Trebuchet MS" w:hAnsi="Trebuchet MS"/>
          <w:noProof/>
        </w:rPr>
        <w:t xml:space="preserve"> he dies, he is a murderer. </w:t>
      </w:r>
      <w:del w:id="160" w:author="Author">
        <w:r w:rsidRPr="00D82255">
          <w:rPr>
            <w:rFonts w:ascii="Trebuchet MS" w:hAnsi="Trebuchet MS"/>
            <w:noProof/>
          </w:rPr>
          <w:delText>Without fail the</w:delText>
        </w:r>
      </w:del>
      <w:ins w:id="161" w:author="Author">
        <w:r w:rsidRPr="00D82255">
          <w:rPr>
            <w:rFonts w:ascii="Trebuchet MS" w:hAnsi="Trebuchet MS"/>
            <w:noProof/>
          </w:rPr>
          <w:t>The</w:t>
        </w:r>
      </w:ins>
      <w:r w:rsidRPr="00D82255">
        <w:rPr>
          <w:rFonts w:ascii="Trebuchet MS" w:hAnsi="Trebuchet MS"/>
          <w:noProof/>
        </w:rPr>
        <w:t xml:space="preserve"> murderer should be put to death</w:t>
      </w:r>
      <w:ins w:id="162" w:author="Author">
        <w:r w:rsidRPr="00D82255">
          <w:rPr>
            <w:rFonts w:ascii="Trebuchet MS" w:hAnsi="Trebuchet MS"/>
            <w:noProof/>
          </w:rPr>
          <w:t xml:space="preserve"> without fail</w:t>
        </w:r>
      </w:ins>
      <w:r w:rsidRPr="00D82255">
        <w:rPr>
          <w:rFonts w:ascii="Trebuchet MS" w:hAnsi="Trebuchet MS"/>
          <w:noProof/>
        </w:rPr>
        <w:t xml:space="preserve">. </w:t>
      </w:r>
      <w:r w:rsidRPr="00D82255">
        <w:rPr>
          <w:rFonts w:ascii="Trebuchet MS" w:hAnsi="Trebuchet MS"/>
          <w:b/>
          <w:noProof/>
        </w:rPr>
        <w:t xml:space="preserve">35:18 </w:t>
      </w:r>
      <w:r w:rsidRPr="00D82255">
        <w:rPr>
          <w:rFonts w:ascii="Trebuchet MS" w:hAnsi="Trebuchet MS"/>
          <w:noProof/>
        </w:rPr>
        <w:t xml:space="preserve">And if </w:t>
      </w:r>
      <w:del w:id="163" w:author="Author">
        <w:r w:rsidRPr="00D82255">
          <w:rPr>
            <w:rFonts w:ascii="Trebuchet MS" w:hAnsi="Trebuchet MS"/>
            <w:noProof/>
          </w:rPr>
          <w:delText xml:space="preserve">it was </w:delText>
        </w:r>
      </w:del>
      <w:ins w:id="164" w:author="Author">
        <w:r w:rsidRPr="00D82255">
          <w:rPr>
            <w:rFonts w:ascii="Trebuchet MS" w:hAnsi="Trebuchet MS"/>
            <w:noProof/>
          </w:rPr>
          <w:t xml:space="preserve">he struck him </w:t>
        </w:r>
      </w:ins>
      <w:r w:rsidRPr="00D82255">
        <w:rPr>
          <w:rFonts w:ascii="Trebuchet MS" w:hAnsi="Trebuchet MS"/>
          <w:noProof/>
        </w:rPr>
        <w:t xml:space="preserve">with a </w:t>
      </w:r>
      <w:del w:id="165" w:author="Author">
        <w:r w:rsidRPr="00D82255">
          <w:rPr>
            <w:rFonts w:ascii="Trebuchet MS" w:hAnsi="Trebuchet MS"/>
            <w:noProof/>
          </w:rPr>
          <w:delText>small</w:delText>
        </w:r>
      </w:del>
      <w:ins w:id="166" w:author="Author">
        <w:r w:rsidRPr="00D82255">
          <w:rPr>
            <w:rFonts w:ascii="Trebuchet MS" w:hAnsi="Trebuchet MS"/>
            <w:noProof/>
          </w:rPr>
          <w:t>wooden</w:t>
        </w:r>
      </w:ins>
      <w:r w:rsidRPr="00D82255">
        <w:rPr>
          <w:rFonts w:ascii="Trebuchet MS" w:hAnsi="Trebuchet MS"/>
          <w:noProof/>
        </w:rPr>
        <w:t xml:space="preserve"> instrument </w:t>
      </w:r>
      <w:del w:id="167" w:author="Author">
        <w:r w:rsidRPr="00D82255">
          <w:rPr>
            <w:rFonts w:ascii="Trebuchet MS" w:hAnsi="Trebuchet MS"/>
            <w:noProof/>
          </w:rPr>
          <w:delText xml:space="preserve">of wood by which he </w:delText>
        </w:r>
      </w:del>
      <w:ins w:id="168" w:author="Author">
        <w:r w:rsidRPr="00D82255">
          <w:rPr>
            <w:rFonts w:ascii="Trebuchet MS" w:hAnsi="Trebuchet MS"/>
            <w:noProof/>
          </w:rPr>
          <w:t xml:space="preserve">that </w:t>
        </w:r>
      </w:ins>
      <w:r w:rsidRPr="00D82255">
        <w:rPr>
          <w:rFonts w:ascii="Trebuchet MS" w:hAnsi="Trebuchet MS"/>
          <w:noProof/>
        </w:rPr>
        <w:t xml:space="preserve">could </w:t>
      </w:r>
      <w:del w:id="169" w:author="Author">
        <w:r w:rsidRPr="00D82255">
          <w:rPr>
            <w:rFonts w:ascii="Trebuchet MS" w:hAnsi="Trebuchet MS"/>
            <w:noProof/>
          </w:rPr>
          <w:delText>die that he has struck him so that</w:delText>
        </w:r>
      </w:del>
      <w:ins w:id="170" w:author="Author">
        <w:r w:rsidRPr="00D82255">
          <w:rPr>
            <w:rFonts w:ascii="Trebuchet MS" w:hAnsi="Trebuchet MS"/>
            <w:noProof/>
          </w:rPr>
          <w:t>cause death and</w:t>
        </w:r>
      </w:ins>
      <w:r w:rsidRPr="00D82255">
        <w:rPr>
          <w:rFonts w:ascii="Trebuchet MS" w:hAnsi="Trebuchet MS"/>
          <w:noProof/>
        </w:rPr>
        <w:t xml:space="preserve"> he dies, he is a murderer. </w:t>
      </w:r>
      <w:del w:id="171" w:author="Author">
        <w:r w:rsidRPr="00D82255">
          <w:rPr>
            <w:rFonts w:ascii="Trebuchet MS" w:hAnsi="Trebuchet MS"/>
            <w:noProof/>
          </w:rPr>
          <w:delText>Without fail the</w:delText>
        </w:r>
      </w:del>
      <w:ins w:id="172" w:author="Author">
        <w:r w:rsidRPr="00D82255">
          <w:rPr>
            <w:rFonts w:ascii="Trebuchet MS" w:hAnsi="Trebuchet MS"/>
            <w:noProof/>
          </w:rPr>
          <w:t>The</w:t>
        </w:r>
      </w:ins>
      <w:r w:rsidRPr="00D82255">
        <w:rPr>
          <w:rFonts w:ascii="Trebuchet MS" w:hAnsi="Trebuchet MS"/>
          <w:noProof/>
        </w:rPr>
        <w:t xml:space="preserve"> murderer should be put to death</w:t>
      </w:r>
      <w:ins w:id="173" w:author="Author">
        <w:r w:rsidRPr="00D82255">
          <w:rPr>
            <w:rFonts w:ascii="Trebuchet MS" w:hAnsi="Trebuchet MS"/>
            <w:noProof/>
          </w:rPr>
          <w:t xml:space="preserve"> without fail</w:t>
        </w:r>
      </w:ins>
      <w:r w:rsidRPr="00D82255">
        <w:rPr>
          <w:rFonts w:ascii="Trebuchet MS" w:hAnsi="Trebuchet MS"/>
          <w:noProof/>
        </w:rPr>
        <w:t>.</w:t>
      </w:r>
    </w:p>
    <w:p w:rsidR="00BB1007" w:rsidRPr="00D82255" w:rsidRDefault="00BB1007" w:rsidP="00BB1007">
      <w:pPr>
        <w:rPr>
          <w:rFonts w:ascii="Trebuchet MS" w:hAnsi="Trebuchet MS"/>
          <w:noProof/>
        </w:rPr>
      </w:pPr>
      <w:r w:rsidRPr="00D82255">
        <w:rPr>
          <w:rFonts w:ascii="Trebuchet MS" w:hAnsi="Trebuchet MS"/>
          <w:b/>
        </w:rPr>
        <w:t xml:space="preserve">35:19 </w:t>
      </w:r>
      <w:r w:rsidRPr="00D82255">
        <w:rPr>
          <w:rFonts w:ascii="Trebuchet MS" w:hAnsi="Trebuchet MS"/>
          <w:noProof/>
        </w:rPr>
        <w:t xml:space="preserve">“‘The avenger of blood is the one who will put the murderer to death. When he </w:t>
      </w:r>
      <w:del w:id="174" w:author="Author">
        <w:r w:rsidRPr="00D82255">
          <w:rPr>
            <w:rFonts w:ascii="Trebuchet MS" w:hAnsi="Trebuchet MS"/>
            <w:noProof/>
          </w:rPr>
          <w:delText>chances upon</w:delText>
        </w:r>
      </w:del>
      <w:ins w:id="175" w:author="Author">
        <w:r w:rsidRPr="00D82255">
          <w:rPr>
            <w:rFonts w:ascii="Trebuchet MS" w:hAnsi="Trebuchet MS"/>
            <w:noProof/>
          </w:rPr>
          <w:t>encounters</w:t>
        </w:r>
      </w:ins>
      <w:r w:rsidRPr="00D82255">
        <w:rPr>
          <w:rFonts w:ascii="Trebuchet MS" w:hAnsi="Trebuchet MS"/>
          <w:noProof/>
        </w:rPr>
        <w:t xml:space="preserve"> him</w:t>
      </w:r>
      <w:ins w:id="176" w:author="Author">
        <w:r w:rsidRPr="00D82255">
          <w:rPr>
            <w:rFonts w:ascii="Trebuchet MS" w:hAnsi="Trebuchet MS"/>
            <w:noProof/>
          </w:rPr>
          <w:t>,</w:t>
        </w:r>
      </w:ins>
      <w:r w:rsidRPr="00D82255">
        <w:rPr>
          <w:rFonts w:ascii="Trebuchet MS" w:hAnsi="Trebuchet MS"/>
          <w:noProof/>
        </w:rPr>
        <w:t xml:space="preserve"> he himself will put him to death. </w:t>
      </w:r>
      <w:r w:rsidRPr="00D82255">
        <w:rPr>
          <w:rFonts w:ascii="Trebuchet MS" w:hAnsi="Trebuchet MS"/>
          <w:b/>
          <w:noProof/>
        </w:rPr>
        <w:t xml:space="preserve">35:20 </w:t>
      </w:r>
      <w:del w:id="177" w:author="Author">
        <w:r w:rsidRPr="00D82255">
          <w:rPr>
            <w:rFonts w:ascii="Trebuchet MS" w:hAnsi="Trebuchet MS"/>
            <w:noProof/>
          </w:rPr>
          <w:delText>And if in</w:delText>
        </w:r>
      </w:del>
      <w:ins w:id="178" w:author="Author">
        <w:r w:rsidRPr="00D82255">
          <w:rPr>
            <w:rFonts w:ascii="Trebuchet MS" w:hAnsi="Trebuchet MS"/>
            <w:noProof/>
          </w:rPr>
          <w:t>If death resulted because he pushed him out of</w:t>
        </w:r>
      </w:ins>
      <w:r w:rsidRPr="00D82255">
        <w:rPr>
          <w:rFonts w:ascii="Trebuchet MS" w:hAnsi="Trebuchet MS"/>
          <w:noProof/>
        </w:rPr>
        <w:t xml:space="preserve"> hatred </w:t>
      </w:r>
      <w:del w:id="179" w:author="Author">
        <w:r w:rsidRPr="00D82255">
          <w:rPr>
            <w:rFonts w:ascii="Trebuchet MS" w:hAnsi="Trebuchet MS"/>
            <w:noProof/>
          </w:rPr>
          <w:delText xml:space="preserve">he was pushing him </w:delText>
        </w:r>
      </w:del>
      <w:r w:rsidRPr="00D82255">
        <w:rPr>
          <w:rFonts w:ascii="Trebuchet MS" w:hAnsi="Trebuchet MS"/>
          <w:noProof/>
        </w:rPr>
        <w:t xml:space="preserve">or </w:t>
      </w:r>
      <w:del w:id="180" w:author="Author">
        <w:r w:rsidRPr="00D82255">
          <w:rPr>
            <w:rFonts w:ascii="Trebuchet MS" w:hAnsi="Trebuchet MS"/>
            <w:noProof/>
          </w:rPr>
          <w:delText>he has thrown</w:delText>
        </w:r>
      </w:del>
      <w:ins w:id="181" w:author="Author">
        <w:r w:rsidRPr="00D82255">
          <w:rPr>
            <w:rFonts w:ascii="Trebuchet MS" w:hAnsi="Trebuchet MS"/>
            <w:noProof/>
          </w:rPr>
          <w:t>threw something</w:t>
        </w:r>
      </w:ins>
      <w:r w:rsidRPr="00D82255">
        <w:rPr>
          <w:rFonts w:ascii="Trebuchet MS" w:hAnsi="Trebuchet MS"/>
          <w:noProof/>
        </w:rPr>
        <w:t xml:space="preserve"> at him </w:t>
      </w:r>
      <w:del w:id="182" w:author="Author">
        <w:r w:rsidRPr="00D82255">
          <w:rPr>
            <w:rFonts w:ascii="Trebuchet MS" w:hAnsi="Trebuchet MS"/>
            <w:noProof/>
          </w:rPr>
          <w:delText>while lying in wait that he might die,</w:delText>
        </w:r>
      </w:del>
      <w:ins w:id="183" w:author="Author">
        <w:r w:rsidRPr="00D82255">
          <w:rPr>
            <w:rFonts w:ascii="Trebuchet MS" w:hAnsi="Trebuchet MS"/>
            <w:noProof/>
          </w:rPr>
          <w:t>with malicious intent,</w:t>
        </w:r>
        <w:r w:rsidRPr="00D82255">
          <w:rPr>
            <w:rStyle w:val="FootnoteReference"/>
            <w:rFonts w:ascii="Trebuchet MS" w:hAnsi="Trebuchet MS"/>
            <w:noProof/>
          </w:rPr>
          <w:footnoteReference w:id="4"/>
        </w:r>
      </w:ins>
      <w:r w:rsidRPr="00D82255">
        <w:rPr>
          <w:rFonts w:ascii="Trebuchet MS" w:hAnsi="Trebuchet MS"/>
          <w:noProof/>
        </w:rPr>
        <w:t xml:space="preserve"> </w:t>
      </w:r>
      <w:r w:rsidRPr="00D82255">
        <w:rPr>
          <w:rFonts w:ascii="Trebuchet MS" w:hAnsi="Trebuchet MS"/>
          <w:b/>
          <w:noProof/>
        </w:rPr>
        <w:t xml:space="preserve">35:21 </w:t>
      </w:r>
      <w:r w:rsidRPr="00D82255">
        <w:rPr>
          <w:rFonts w:ascii="Trebuchet MS" w:hAnsi="Trebuchet MS"/>
          <w:noProof/>
        </w:rPr>
        <w:t xml:space="preserve">or </w:t>
      </w:r>
      <w:del w:id="186" w:author="Author">
        <w:r w:rsidRPr="00D82255">
          <w:rPr>
            <w:rFonts w:ascii="Trebuchet MS" w:hAnsi="Trebuchet MS"/>
            <w:noProof/>
          </w:rPr>
          <w:delText>in enmity</w:delText>
        </w:r>
      </w:del>
      <w:ins w:id="187" w:author="Author">
        <w:r w:rsidRPr="00D82255">
          <w:rPr>
            <w:rFonts w:ascii="Trebuchet MS" w:hAnsi="Trebuchet MS"/>
            <w:noProof/>
          </w:rPr>
          <w:t>out of hatred</w:t>
        </w:r>
      </w:ins>
      <w:r w:rsidRPr="00D82255">
        <w:rPr>
          <w:rFonts w:ascii="Trebuchet MS" w:hAnsi="Trebuchet MS"/>
          <w:noProof/>
        </w:rPr>
        <w:t xml:space="preserve"> he </w:t>
      </w:r>
      <w:del w:id="188" w:author="Author">
        <w:r w:rsidRPr="00D82255">
          <w:rPr>
            <w:rFonts w:ascii="Trebuchet MS" w:hAnsi="Trebuchet MS"/>
            <w:noProof/>
          </w:rPr>
          <w:delText xml:space="preserve">has </w:delText>
        </w:r>
      </w:del>
      <w:r w:rsidRPr="00D82255">
        <w:rPr>
          <w:rFonts w:ascii="Trebuchet MS" w:hAnsi="Trebuchet MS"/>
          <w:noProof/>
        </w:rPr>
        <w:t>struck him with his hand</w:t>
      </w:r>
      <w:del w:id="189" w:author="Author">
        <w:r w:rsidRPr="00D82255">
          <w:rPr>
            <w:rFonts w:ascii="Trebuchet MS" w:hAnsi="Trebuchet MS"/>
            <w:noProof/>
          </w:rPr>
          <w:delText xml:space="preserve"> that</w:delText>
        </w:r>
      </w:del>
      <w:ins w:id="190" w:author="Author">
        <w:r w:rsidRPr="00D82255">
          <w:rPr>
            <w:rFonts w:ascii="Trebuchet MS" w:hAnsi="Trebuchet MS"/>
            <w:noProof/>
          </w:rPr>
          <w:t>, and</w:t>
        </w:r>
      </w:ins>
      <w:r w:rsidRPr="00D82255">
        <w:rPr>
          <w:rFonts w:ascii="Trebuchet MS" w:hAnsi="Trebuchet MS"/>
          <w:noProof/>
        </w:rPr>
        <w:t xml:space="preserve"> he </w:t>
      </w:r>
      <w:del w:id="191" w:author="Author">
        <w:r w:rsidRPr="00D82255">
          <w:rPr>
            <w:rFonts w:ascii="Trebuchet MS" w:hAnsi="Trebuchet MS"/>
            <w:noProof/>
          </w:rPr>
          <w:delText>might die, without fail</w:delText>
        </w:r>
      </w:del>
      <w:ins w:id="192" w:author="Author">
        <w:r w:rsidRPr="00D82255">
          <w:rPr>
            <w:rFonts w:ascii="Trebuchet MS" w:hAnsi="Trebuchet MS"/>
            <w:noProof/>
          </w:rPr>
          <w:t>died,</w:t>
        </w:r>
      </w:ins>
      <w:r w:rsidRPr="00D82255">
        <w:rPr>
          <w:rFonts w:ascii="Trebuchet MS" w:hAnsi="Trebuchet MS"/>
          <w:noProof/>
        </w:rPr>
        <w:t xml:space="preserve"> the </w:t>
      </w:r>
      <w:del w:id="193" w:author="Author">
        <w:r w:rsidRPr="00D82255">
          <w:rPr>
            <w:rFonts w:ascii="Trebuchet MS" w:hAnsi="Trebuchet MS"/>
            <w:noProof/>
          </w:rPr>
          <w:delText xml:space="preserve">striker should </w:delText>
        </w:r>
      </w:del>
      <w:ins w:id="194" w:author="Author">
        <w:r w:rsidRPr="00D82255">
          <w:rPr>
            <w:rFonts w:ascii="Trebuchet MS" w:hAnsi="Trebuchet MS"/>
            <w:noProof/>
          </w:rPr>
          <w:t xml:space="preserve">one who struck him will </w:t>
        </w:r>
      </w:ins>
      <w:r w:rsidRPr="00D82255">
        <w:rPr>
          <w:rFonts w:ascii="Trebuchet MS" w:hAnsi="Trebuchet MS"/>
          <w:noProof/>
        </w:rPr>
        <w:t>be put to death</w:t>
      </w:r>
      <w:del w:id="195" w:author="Author">
        <w:r w:rsidRPr="00D82255">
          <w:rPr>
            <w:rFonts w:ascii="Trebuchet MS" w:hAnsi="Trebuchet MS"/>
            <w:noProof/>
          </w:rPr>
          <w:delText>.</w:delText>
        </w:r>
      </w:del>
      <w:ins w:id="196" w:author="Author">
        <w:r w:rsidRPr="00D82255">
          <w:rPr>
            <w:rFonts w:ascii="Trebuchet MS" w:hAnsi="Trebuchet MS"/>
            <w:noProof/>
          </w:rPr>
          <w:t xml:space="preserve"> without fail.</w:t>
        </w:r>
      </w:ins>
      <w:r w:rsidRPr="00D82255">
        <w:rPr>
          <w:rFonts w:ascii="Trebuchet MS" w:hAnsi="Trebuchet MS"/>
          <w:noProof/>
        </w:rPr>
        <w:t xml:space="preserve"> He is a murderer. The avenger of blood will put the murderer to death when he </w:t>
      </w:r>
      <w:del w:id="197" w:author="Author">
        <w:r w:rsidRPr="00D82255">
          <w:rPr>
            <w:rFonts w:ascii="Trebuchet MS" w:hAnsi="Trebuchet MS"/>
            <w:noProof/>
          </w:rPr>
          <w:delText>chances upon</w:delText>
        </w:r>
      </w:del>
      <w:ins w:id="198" w:author="Author">
        <w:r w:rsidRPr="00D82255">
          <w:rPr>
            <w:rFonts w:ascii="Trebuchet MS" w:hAnsi="Trebuchet MS"/>
            <w:noProof/>
          </w:rPr>
          <w:t>encounters</w:t>
        </w:r>
      </w:ins>
      <w:r w:rsidRPr="00D82255">
        <w:rPr>
          <w:rFonts w:ascii="Trebuchet MS" w:hAnsi="Trebuchet MS"/>
          <w:noProof/>
        </w:rPr>
        <w:t xml:space="preserve"> him.</w:t>
      </w:r>
    </w:p>
    <w:p w:rsidR="00BB1007" w:rsidRPr="00D82255" w:rsidRDefault="00BB1007" w:rsidP="00BB1007">
      <w:pPr>
        <w:rPr>
          <w:rFonts w:ascii="Trebuchet MS" w:hAnsi="Trebuchet MS"/>
          <w:noProof/>
        </w:rPr>
      </w:pPr>
      <w:r w:rsidRPr="00D82255">
        <w:rPr>
          <w:rFonts w:ascii="Trebuchet MS" w:hAnsi="Trebuchet MS"/>
          <w:b/>
        </w:rPr>
        <w:t xml:space="preserve">35:22 </w:t>
      </w:r>
      <w:r w:rsidRPr="00D82255">
        <w:rPr>
          <w:rFonts w:ascii="Trebuchet MS" w:hAnsi="Trebuchet MS"/>
          <w:noProof/>
        </w:rPr>
        <w:t xml:space="preserve">“‘But if it was unexpectedly </w:t>
      </w:r>
      <w:del w:id="199" w:author="Author">
        <w:r w:rsidRPr="00D82255">
          <w:rPr>
            <w:rFonts w:ascii="Trebuchet MS" w:hAnsi="Trebuchet MS"/>
            <w:noProof/>
          </w:rPr>
          <w:delText>without enmity</w:delText>
        </w:r>
      </w:del>
      <w:ins w:id="200" w:author="Author">
        <w:r w:rsidRPr="00D82255">
          <w:rPr>
            <w:rFonts w:ascii="Trebuchet MS" w:hAnsi="Trebuchet MS"/>
            <w:noProof/>
          </w:rPr>
          <w:t>and not out of hatred</w:t>
        </w:r>
      </w:ins>
      <w:r w:rsidRPr="00D82255">
        <w:rPr>
          <w:rFonts w:ascii="Trebuchet MS" w:hAnsi="Trebuchet MS"/>
          <w:noProof/>
        </w:rPr>
        <w:t xml:space="preserve"> that he </w:t>
      </w:r>
      <w:del w:id="201" w:author="Author">
        <w:r w:rsidRPr="00D82255">
          <w:rPr>
            <w:rFonts w:ascii="Trebuchet MS" w:hAnsi="Trebuchet MS"/>
            <w:noProof/>
          </w:rPr>
          <w:delText xml:space="preserve">has </w:delText>
        </w:r>
      </w:del>
      <w:r w:rsidRPr="00D82255">
        <w:rPr>
          <w:rFonts w:ascii="Trebuchet MS" w:hAnsi="Trebuchet MS"/>
          <w:noProof/>
        </w:rPr>
        <w:t xml:space="preserve">pushed him or </w:t>
      </w:r>
      <w:del w:id="202" w:author="Author">
        <w:r w:rsidRPr="00D82255">
          <w:rPr>
            <w:rFonts w:ascii="Trebuchet MS" w:hAnsi="Trebuchet MS"/>
            <w:noProof/>
          </w:rPr>
          <w:delText>has thrown</w:delText>
        </w:r>
      </w:del>
      <w:ins w:id="203" w:author="Author">
        <w:r w:rsidRPr="00D82255">
          <w:rPr>
            <w:rFonts w:ascii="Trebuchet MS" w:hAnsi="Trebuchet MS"/>
            <w:noProof/>
          </w:rPr>
          <w:t>threw</w:t>
        </w:r>
      </w:ins>
      <w:r w:rsidRPr="00D82255">
        <w:rPr>
          <w:rFonts w:ascii="Trebuchet MS" w:hAnsi="Trebuchet MS"/>
          <w:noProof/>
        </w:rPr>
        <w:t xml:space="preserve"> any article </w:t>
      </w:r>
      <w:del w:id="204" w:author="Author">
        <w:r w:rsidRPr="00D82255">
          <w:rPr>
            <w:rFonts w:ascii="Trebuchet MS" w:hAnsi="Trebuchet MS"/>
            <w:noProof/>
          </w:rPr>
          <w:delText>toward</w:delText>
        </w:r>
      </w:del>
      <w:ins w:id="205" w:author="Author">
        <w:r w:rsidRPr="00D82255">
          <w:rPr>
            <w:rFonts w:ascii="Trebuchet MS" w:hAnsi="Trebuchet MS"/>
            <w:noProof/>
          </w:rPr>
          <w:t>at</w:t>
        </w:r>
      </w:ins>
      <w:r w:rsidRPr="00D82255">
        <w:rPr>
          <w:rFonts w:ascii="Trebuchet MS" w:hAnsi="Trebuchet MS"/>
          <w:noProof/>
        </w:rPr>
        <w:t xml:space="preserve"> him without </w:t>
      </w:r>
      <w:del w:id="206" w:author="Author">
        <w:r w:rsidRPr="00D82255">
          <w:rPr>
            <w:rFonts w:ascii="Trebuchet MS" w:hAnsi="Trebuchet MS"/>
            <w:noProof/>
          </w:rPr>
          <w:delText>lying in wait,</w:delText>
        </w:r>
      </w:del>
      <w:ins w:id="207" w:author="Author">
        <w:r w:rsidRPr="00D82255">
          <w:rPr>
            <w:rFonts w:ascii="Trebuchet MS" w:hAnsi="Trebuchet MS"/>
            <w:noProof/>
          </w:rPr>
          <w:t>malicious intent,</w:t>
        </w:r>
        <w:r w:rsidRPr="00D82255">
          <w:rPr>
            <w:rStyle w:val="FootnoteReference"/>
            <w:rFonts w:ascii="Trebuchet MS" w:hAnsi="Trebuchet MS"/>
            <w:noProof/>
          </w:rPr>
          <w:footnoteReference w:id="5"/>
        </w:r>
      </w:ins>
      <w:r w:rsidRPr="00D82255">
        <w:rPr>
          <w:rFonts w:ascii="Trebuchet MS" w:hAnsi="Trebuchet MS"/>
          <w:noProof/>
        </w:rPr>
        <w:t xml:space="preserve"> </w:t>
      </w:r>
      <w:r w:rsidRPr="00D82255">
        <w:rPr>
          <w:rFonts w:ascii="Trebuchet MS" w:hAnsi="Trebuchet MS"/>
          <w:b/>
          <w:noProof/>
        </w:rPr>
        <w:t xml:space="preserve">35:23 </w:t>
      </w:r>
      <w:r w:rsidRPr="00D82255">
        <w:rPr>
          <w:rFonts w:ascii="Trebuchet MS" w:hAnsi="Trebuchet MS"/>
          <w:noProof/>
        </w:rPr>
        <w:t xml:space="preserve">or </w:t>
      </w:r>
      <w:del w:id="210" w:author="Author">
        <w:r w:rsidRPr="00D82255">
          <w:rPr>
            <w:rFonts w:ascii="Trebuchet MS" w:hAnsi="Trebuchet MS"/>
            <w:noProof/>
          </w:rPr>
          <w:delText>any</w:delText>
        </w:r>
      </w:del>
      <w:ins w:id="211" w:author="Author">
        <w:r w:rsidRPr="00D82255">
          <w:rPr>
            <w:rFonts w:ascii="Trebuchet MS" w:hAnsi="Trebuchet MS"/>
            <w:noProof/>
          </w:rPr>
          <w:t>if he did not see him and caused a</w:t>
        </w:r>
      </w:ins>
      <w:r w:rsidRPr="00D82255">
        <w:rPr>
          <w:rFonts w:ascii="Trebuchet MS" w:hAnsi="Trebuchet MS"/>
          <w:noProof/>
        </w:rPr>
        <w:t xml:space="preserve"> stone </w:t>
      </w:r>
      <w:del w:id="212" w:author="Author">
        <w:r w:rsidRPr="00D82255">
          <w:rPr>
            <w:rFonts w:ascii="Trebuchet MS" w:hAnsi="Trebuchet MS"/>
            <w:noProof/>
          </w:rPr>
          <w:delText xml:space="preserve">by which he could die without seeing him or he should cause it </w:delText>
        </w:r>
      </w:del>
      <w:r w:rsidRPr="00D82255">
        <w:rPr>
          <w:rFonts w:ascii="Trebuchet MS" w:hAnsi="Trebuchet MS"/>
          <w:noProof/>
        </w:rPr>
        <w:t xml:space="preserve">to fall </w:t>
      </w:r>
      <w:del w:id="213" w:author="Author">
        <w:r w:rsidRPr="00D82255">
          <w:rPr>
            <w:rFonts w:ascii="Trebuchet MS" w:hAnsi="Trebuchet MS"/>
            <w:noProof/>
          </w:rPr>
          <w:delText>upon</w:delText>
        </w:r>
      </w:del>
      <w:ins w:id="214" w:author="Author">
        <w:r w:rsidRPr="00D82255">
          <w:rPr>
            <w:rFonts w:ascii="Trebuchet MS" w:hAnsi="Trebuchet MS"/>
            <w:noProof/>
          </w:rPr>
          <w:t>on</w:t>
        </w:r>
      </w:ins>
      <w:r w:rsidRPr="00D82255">
        <w:rPr>
          <w:rFonts w:ascii="Trebuchet MS" w:hAnsi="Trebuchet MS"/>
          <w:noProof/>
        </w:rPr>
        <w:t xml:space="preserve"> him</w:t>
      </w:r>
      <w:del w:id="215" w:author="Author">
        <w:r w:rsidRPr="00D82255">
          <w:rPr>
            <w:rFonts w:ascii="Trebuchet MS" w:hAnsi="Trebuchet MS"/>
            <w:noProof/>
          </w:rPr>
          <w:delText>, so that he died, while</w:delText>
        </w:r>
      </w:del>
      <w:ins w:id="216" w:author="Author">
        <w:r w:rsidRPr="00D82255">
          <w:rPr>
            <w:rFonts w:ascii="Trebuchet MS" w:hAnsi="Trebuchet MS"/>
            <w:noProof/>
          </w:rPr>
          <w:t xml:space="preserve"> and</w:t>
        </w:r>
      </w:ins>
      <w:r w:rsidRPr="00D82255">
        <w:rPr>
          <w:rFonts w:ascii="Trebuchet MS" w:hAnsi="Trebuchet MS"/>
          <w:noProof/>
        </w:rPr>
        <w:t xml:space="preserve"> he was not </w:t>
      </w:r>
      <w:del w:id="217" w:author="Author">
        <w:r w:rsidRPr="00D82255">
          <w:rPr>
            <w:rFonts w:ascii="Trebuchet MS" w:hAnsi="Trebuchet MS"/>
            <w:noProof/>
          </w:rPr>
          <w:delText xml:space="preserve">at enmity with him and was not </w:delText>
        </w:r>
      </w:del>
      <w:ins w:id="218" w:author="Author">
        <w:r w:rsidRPr="00D82255">
          <w:rPr>
            <w:rFonts w:ascii="Trebuchet MS" w:hAnsi="Trebuchet MS"/>
            <w:noProof/>
          </w:rPr>
          <w:t xml:space="preserve">an enemy or </w:t>
        </w:r>
      </w:ins>
      <w:r w:rsidRPr="00D82255">
        <w:rPr>
          <w:rFonts w:ascii="Trebuchet MS" w:hAnsi="Trebuchet MS"/>
          <w:noProof/>
        </w:rPr>
        <w:t xml:space="preserve">seeking his injury, </w:t>
      </w:r>
      <w:ins w:id="219" w:author="Author">
        <w:r w:rsidRPr="00D82255">
          <w:rPr>
            <w:rFonts w:ascii="Trebuchet MS" w:hAnsi="Trebuchet MS"/>
            <w:noProof/>
          </w:rPr>
          <w:t xml:space="preserve">and the person died, </w:t>
        </w:r>
      </w:ins>
      <w:r w:rsidRPr="00D82255">
        <w:rPr>
          <w:rFonts w:ascii="Trebuchet MS" w:hAnsi="Trebuchet MS"/>
          <w:b/>
          <w:noProof/>
        </w:rPr>
        <w:t xml:space="preserve">35:24 </w:t>
      </w:r>
      <w:r w:rsidRPr="00D82255">
        <w:rPr>
          <w:rFonts w:ascii="Trebuchet MS" w:hAnsi="Trebuchet MS"/>
          <w:noProof/>
        </w:rPr>
        <w:t xml:space="preserve">the assembly </w:t>
      </w:r>
      <w:del w:id="220" w:author="Author">
        <w:r w:rsidRPr="00D82255">
          <w:rPr>
            <w:rFonts w:ascii="Trebuchet MS" w:hAnsi="Trebuchet MS"/>
            <w:noProof/>
          </w:rPr>
          <w:delText>must</w:delText>
        </w:r>
      </w:del>
      <w:ins w:id="221" w:author="Author">
        <w:r w:rsidRPr="00D82255">
          <w:rPr>
            <w:rFonts w:ascii="Trebuchet MS" w:hAnsi="Trebuchet MS"/>
            <w:noProof/>
          </w:rPr>
          <w:t>should</w:t>
        </w:r>
      </w:ins>
      <w:r w:rsidRPr="00D82255">
        <w:rPr>
          <w:rFonts w:ascii="Trebuchet MS" w:hAnsi="Trebuchet MS"/>
          <w:noProof/>
        </w:rPr>
        <w:t xml:space="preserve"> then judge between the </w:t>
      </w:r>
      <w:del w:id="222" w:author="Author">
        <w:r w:rsidRPr="00D82255">
          <w:rPr>
            <w:rFonts w:ascii="Trebuchet MS" w:hAnsi="Trebuchet MS"/>
            <w:noProof/>
          </w:rPr>
          <w:delText>striker</w:delText>
        </w:r>
      </w:del>
      <w:ins w:id="223" w:author="Author">
        <w:r w:rsidRPr="00D82255">
          <w:rPr>
            <w:rFonts w:ascii="Trebuchet MS" w:hAnsi="Trebuchet MS"/>
            <w:noProof/>
          </w:rPr>
          <w:t>one who struck him</w:t>
        </w:r>
      </w:ins>
      <w:r w:rsidRPr="00D82255">
        <w:rPr>
          <w:rFonts w:ascii="Trebuchet MS" w:hAnsi="Trebuchet MS"/>
          <w:noProof/>
        </w:rPr>
        <w:t xml:space="preserve"> and the avenger of blood</w:t>
      </w:r>
      <w:del w:id="224" w:author="Author">
        <w:r w:rsidRPr="00D82255">
          <w:rPr>
            <w:rFonts w:ascii="Trebuchet MS" w:hAnsi="Trebuchet MS"/>
            <w:noProof/>
          </w:rPr>
          <w:delText xml:space="preserve"> according to</w:delText>
        </w:r>
      </w:del>
      <w:ins w:id="225" w:author="Author">
        <w:r w:rsidRPr="00D82255">
          <w:rPr>
            <w:rFonts w:ascii="Trebuchet MS" w:hAnsi="Trebuchet MS"/>
            <w:noProof/>
          </w:rPr>
          <w:t>, in harmony with</w:t>
        </w:r>
      </w:ins>
      <w:r w:rsidRPr="00D82255">
        <w:rPr>
          <w:rFonts w:ascii="Trebuchet MS" w:hAnsi="Trebuchet MS"/>
          <w:noProof/>
        </w:rPr>
        <w:t xml:space="preserve"> these judgments. </w:t>
      </w:r>
      <w:r w:rsidRPr="00D82255">
        <w:rPr>
          <w:rFonts w:ascii="Trebuchet MS" w:hAnsi="Trebuchet MS"/>
          <w:b/>
          <w:noProof/>
        </w:rPr>
        <w:t xml:space="preserve">35:25 </w:t>
      </w:r>
      <w:del w:id="226" w:author="Author">
        <w:r w:rsidRPr="00D82255">
          <w:rPr>
            <w:rFonts w:ascii="Trebuchet MS" w:hAnsi="Trebuchet MS"/>
            <w:noProof/>
          </w:rPr>
          <w:delText>And the</w:delText>
        </w:r>
      </w:del>
      <w:ins w:id="227" w:author="Author">
        <w:r w:rsidRPr="00D82255">
          <w:rPr>
            <w:rFonts w:ascii="Trebuchet MS" w:hAnsi="Trebuchet MS"/>
            <w:noProof/>
          </w:rPr>
          <w:t>The</w:t>
        </w:r>
      </w:ins>
      <w:r w:rsidRPr="00D82255">
        <w:rPr>
          <w:rFonts w:ascii="Trebuchet MS" w:hAnsi="Trebuchet MS"/>
          <w:noProof/>
        </w:rPr>
        <w:t xml:space="preserve"> assembly </w:t>
      </w:r>
      <w:del w:id="228" w:author="Author">
        <w:r w:rsidRPr="00D82255">
          <w:rPr>
            <w:rFonts w:ascii="Trebuchet MS" w:hAnsi="Trebuchet MS"/>
            <w:noProof/>
          </w:rPr>
          <w:delText>must deliver</w:delText>
        </w:r>
      </w:del>
      <w:ins w:id="229" w:author="Author">
        <w:r w:rsidRPr="00D82255">
          <w:rPr>
            <w:rFonts w:ascii="Trebuchet MS" w:hAnsi="Trebuchet MS"/>
            <w:noProof/>
          </w:rPr>
          <w:t>should then save</w:t>
        </w:r>
      </w:ins>
      <w:r w:rsidRPr="00D82255">
        <w:rPr>
          <w:rFonts w:ascii="Trebuchet MS" w:hAnsi="Trebuchet MS"/>
          <w:noProof/>
        </w:rPr>
        <w:t xml:space="preserve"> the manslayer </w:t>
      </w:r>
      <w:del w:id="230" w:author="Author">
        <w:r w:rsidRPr="00D82255">
          <w:rPr>
            <w:rFonts w:ascii="Trebuchet MS" w:hAnsi="Trebuchet MS"/>
            <w:noProof/>
          </w:rPr>
          <w:delText>out of</w:delText>
        </w:r>
      </w:del>
      <w:ins w:id="231" w:author="Author">
        <w:r w:rsidRPr="00D82255">
          <w:rPr>
            <w:rFonts w:ascii="Trebuchet MS" w:hAnsi="Trebuchet MS"/>
            <w:noProof/>
          </w:rPr>
          <w:t>from</w:t>
        </w:r>
      </w:ins>
      <w:r w:rsidRPr="00D82255">
        <w:rPr>
          <w:rFonts w:ascii="Trebuchet MS" w:hAnsi="Trebuchet MS"/>
          <w:noProof/>
        </w:rPr>
        <w:t xml:space="preserve"> the hand of the avenger of blood</w:t>
      </w:r>
      <w:del w:id="232" w:author="Author">
        <w:r w:rsidRPr="00D82255">
          <w:rPr>
            <w:rFonts w:ascii="Trebuchet MS" w:hAnsi="Trebuchet MS"/>
            <w:noProof/>
          </w:rPr>
          <w:delText>,</w:delText>
        </w:r>
      </w:del>
      <w:r w:rsidRPr="00D82255">
        <w:rPr>
          <w:rFonts w:ascii="Trebuchet MS" w:hAnsi="Trebuchet MS"/>
          <w:noProof/>
        </w:rPr>
        <w:t xml:space="preserve"> and</w:t>
      </w:r>
      <w:del w:id="233" w:author="Author">
        <w:r w:rsidRPr="00D82255">
          <w:rPr>
            <w:rFonts w:ascii="Trebuchet MS" w:hAnsi="Trebuchet MS"/>
            <w:noProof/>
          </w:rPr>
          <w:delText xml:space="preserve"> the assembly must</w:delText>
        </w:r>
      </w:del>
      <w:r w:rsidRPr="00D82255">
        <w:rPr>
          <w:rFonts w:ascii="Trebuchet MS" w:hAnsi="Trebuchet MS"/>
          <w:noProof/>
        </w:rPr>
        <w:t xml:space="preserve"> return him to his city of refuge to which he had fled, and he must dwell in it until the death of the high priest who was anointed with the holy oil.</w:t>
      </w:r>
    </w:p>
    <w:p w:rsidR="00BB1007" w:rsidRPr="00D82255" w:rsidRDefault="00BB1007" w:rsidP="00BB1007">
      <w:pPr>
        <w:rPr>
          <w:rFonts w:ascii="Trebuchet MS" w:hAnsi="Trebuchet MS"/>
          <w:noProof/>
        </w:rPr>
      </w:pPr>
      <w:r w:rsidRPr="00D82255">
        <w:rPr>
          <w:rFonts w:ascii="Trebuchet MS" w:hAnsi="Trebuchet MS"/>
          <w:b/>
        </w:rPr>
        <w:t xml:space="preserve">35:26 </w:t>
      </w:r>
      <w:r w:rsidRPr="00D82255">
        <w:rPr>
          <w:rFonts w:ascii="Trebuchet MS" w:hAnsi="Trebuchet MS"/>
          <w:noProof/>
        </w:rPr>
        <w:t xml:space="preserve">“‘But if the manslayer </w:t>
      </w:r>
      <w:del w:id="234" w:author="Author">
        <w:r w:rsidRPr="00D82255">
          <w:rPr>
            <w:rFonts w:ascii="Trebuchet MS" w:hAnsi="Trebuchet MS"/>
            <w:noProof/>
          </w:rPr>
          <w:delText xml:space="preserve">without fail </w:delText>
        </w:r>
      </w:del>
      <w:r w:rsidRPr="00D82255">
        <w:rPr>
          <w:rFonts w:ascii="Trebuchet MS" w:hAnsi="Trebuchet MS"/>
          <w:noProof/>
        </w:rPr>
        <w:t xml:space="preserve">goes out of the boundary of his city of refuge to which he </w:t>
      </w:r>
      <w:del w:id="235" w:author="Author">
        <w:r w:rsidRPr="00D82255">
          <w:rPr>
            <w:rFonts w:ascii="Trebuchet MS" w:hAnsi="Trebuchet MS"/>
            <w:noProof/>
          </w:rPr>
          <w:delText>may flee,</w:delText>
        </w:r>
      </w:del>
      <w:ins w:id="236" w:author="Author">
        <w:r w:rsidRPr="00D82255">
          <w:rPr>
            <w:rFonts w:ascii="Trebuchet MS" w:hAnsi="Trebuchet MS"/>
            <w:noProof/>
          </w:rPr>
          <w:t>fled</w:t>
        </w:r>
      </w:ins>
      <w:r w:rsidRPr="00D82255">
        <w:rPr>
          <w:rFonts w:ascii="Trebuchet MS" w:hAnsi="Trebuchet MS"/>
          <w:noProof/>
        </w:rPr>
        <w:t xml:space="preserve"> </w:t>
      </w:r>
      <w:r w:rsidRPr="00D82255">
        <w:rPr>
          <w:rFonts w:ascii="Trebuchet MS" w:hAnsi="Trebuchet MS"/>
          <w:b/>
          <w:noProof/>
        </w:rPr>
        <w:t xml:space="preserve">35:27 </w:t>
      </w:r>
      <w:r w:rsidRPr="00D82255">
        <w:rPr>
          <w:rFonts w:ascii="Trebuchet MS" w:hAnsi="Trebuchet MS"/>
          <w:noProof/>
        </w:rPr>
        <w:t xml:space="preserve">and the avenger of blood </w:t>
      </w:r>
      <w:del w:id="237" w:author="Author">
        <w:r w:rsidRPr="00D82255">
          <w:rPr>
            <w:rFonts w:ascii="Trebuchet MS" w:hAnsi="Trebuchet MS"/>
            <w:noProof/>
          </w:rPr>
          <w:delText>does find</w:delText>
        </w:r>
      </w:del>
      <w:ins w:id="238" w:author="Author">
        <w:r w:rsidRPr="00D82255">
          <w:rPr>
            <w:rFonts w:ascii="Trebuchet MS" w:hAnsi="Trebuchet MS"/>
            <w:noProof/>
          </w:rPr>
          <w:t>finds</w:t>
        </w:r>
      </w:ins>
      <w:r w:rsidRPr="00D82255">
        <w:rPr>
          <w:rFonts w:ascii="Trebuchet MS" w:hAnsi="Trebuchet MS"/>
          <w:noProof/>
        </w:rPr>
        <w:t xml:space="preserve"> him outside the boundary of his city of refuge</w:t>
      </w:r>
      <w:del w:id="239" w:author="Author">
        <w:r w:rsidRPr="00D82255">
          <w:rPr>
            <w:rFonts w:ascii="Trebuchet MS" w:hAnsi="Trebuchet MS"/>
            <w:noProof/>
          </w:rPr>
          <w:delText>,</w:delText>
        </w:r>
      </w:del>
      <w:r w:rsidRPr="00D82255">
        <w:rPr>
          <w:rFonts w:ascii="Trebuchet MS" w:hAnsi="Trebuchet MS"/>
          <w:noProof/>
        </w:rPr>
        <w:t xml:space="preserve"> and </w:t>
      </w:r>
      <w:del w:id="240" w:author="Author">
        <w:r w:rsidRPr="00D82255">
          <w:rPr>
            <w:rFonts w:ascii="Trebuchet MS" w:hAnsi="Trebuchet MS"/>
            <w:noProof/>
          </w:rPr>
          <w:delText>the avenger of blood does slay</w:delText>
        </w:r>
      </w:del>
      <w:ins w:id="241" w:author="Author">
        <w:r w:rsidRPr="00D82255">
          <w:rPr>
            <w:rFonts w:ascii="Trebuchet MS" w:hAnsi="Trebuchet MS"/>
            <w:noProof/>
          </w:rPr>
          <w:t>slays</w:t>
        </w:r>
      </w:ins>
      <w:r w:rsidRPr="00D82255">
        <w:rPr>
          <w:rFonts w:ascii="Trebuchet MS" w:hAnsi="Trebuchet MS"/>
          <w:noProof/>
        </w:rPr>
        <w:t xml:space="preserve"> the manslayer, he has no bloodguilt. </w:t>
      </w:r>
      <w:r w:rsidRPr="00D82255">
        <w:rPr>
          <w:rFonts w:ascii="Trebuchet MS" w:hAnsi="Trebuchet MS"/>
          <w:b/>
          <w:noProof/>
        </w:rPr>
        <w:t xml:space="preserve">35:28 </w:t>
      </w:r>
      <w:r w:rsidRPr="00D82255">
        <w:rPr>
          <w:rFonts w:ascii="Trebuchet MS" w:hAnsi="Trebuchet MS"/>
          <w:noProof/>
        </w:rPr>
        <w:t xml:space="preserve">For he </w:t>
      </w:r>
      <w:del w:id="242" w:author="Author">
        <w:r w:rsidRPr="00D82255">
          <w:rPr>
            <w:rFonts w:ascii="Trebuchet MS" w:hAnsi="Trebuchet MS"/>
            <w:noProof/>
          </w:rPr>
          <w:delText>ought to</w:delText>
        </w:r>
      </w:del>
      <w:ins w:id="243" w:author="Author">
        <w:r w:rsidRPr="00D82255">
          <w:rPr>
            <w:rFonts w:ascii="Trebuchet MS" w:hAnsi="Trebuchet MS"/>
            <w:noProof/>
          </w:rPr>
          <w:t>must</w:t>
        </w:r>
      </w:ins>
      <w:r w:rsidRPr="00D82255">
        <w:rPr>
          <w:rFonts w:ascii="Trebuchet MS" w:hAnsi="Trebuchet MS"/>
          <w:noProof/>
        </w:rPr>
        <w:t xml:space="preserve"> dwell in his city of refuge until the high priest’s death</w:t>
      </w:r>
      <w:del w:id="244" w:author="Author">
        <w:r w:rsidRPr="00D82255">
          <w:rPr>
            <w:rFonts w:ascii="Trebuchet MS" w:hAnsi="Trebuchet MS"/>
            <w:noProof/>
          </w:rPr>
          <w:delText>, and</w:delText>
        </w:r>
      </w:del>
      <w:ins w:id="245" w:author="Author">
        <w:r w:rsidRPr="00D82255">
          <w:rPr>
            <w:rFonts w:ascii="Trebuchet MS" w:hAnsi="Trebuchet MS"/>
            <w:noProof/>
          </w:rPr>
          <w:t>. But</w:t>
        </w:r>
      </w:ins>
      <w:r w:rsidRPr="00D82255">
        <w:rPr>
          <w:rFonts w:ascii="Trebuchet MS" w:hAnsi="Trebuchet MS"/>
          <w:noProof/>
        </w:rPr>
        <w:t xml:space="preserve"> after the high priest’s death</w:t>
      </w:r>
      <w:ins w:id="246" w:author="Author">
        <w:r w:rsidRPr="00D82255">
          <w:rPr>
            <w:rFonts w:ascii="Trebuchet MS" w:hAnsi="Trebuchet MS"/>
            <w:noProof/>
          </w:rPr>
          <w:t>,</w:t>
        </w:r>
      </w:ins>
      <w:r w:rsidRPr="00D82255">
        <w:rPr>
          <w:rFonts w:ascii="Trebuchet MS" w:hAnsi="Trebuchet MS"/>
          <w:noProof/>
        </w:rPr>
        <w:t xml:space="preserve"> the manslayer may return to the land </w:t>
      </w:r>
      <w:del w:id="247" w:author="Author">
        <w:r w:rsidRPr="00D82255">
          <w:rPr>
            <w:rFonts w:ascii="Trebuchet MS" w:hAnsi="Trebuchet MS"/>
            <w:noProof/>
          </w:rPr>
          <w:delText>of his possession</w:delText>
        </w:r>
      </w:del>
      <w:ins w:id="248" w:author="Author">
        <w:r w:rsidRPr="00D82255">
          <w:rPr>
            <w:rFonts w:ascii="Trebuchet MS" w:hAnsi="Trebuchet MS"/>
            <w:noProof/>
          </w:rPr>
          <w:t>that he owns</w:t>
        </w:r>
      </w:ins>
      <w:r w:rsidRPr="00D82255">
        <w:rPr>
          <w:rFonts w:ascii="Trebuchet MS" w:hAnsi="Trebuchet MS"/>
          <w:noProof/>
        </w:rPr>
        <w:t xml:space="preserve">. </w:t>
      </w:r>
      <w:r w:rsidRPr="00D82255">
        <w:rPr>
          <w:rFonts w:ascii="Trebuchet MS" w:hAnsi="Trebuchet MS"/>
          <w:b/>
          <w:noProof/>
        </w:rPr>
        <w:t xml:space="preserve">35:29 </w:t>
      </w:r>
      <w:del w:id="249" w:author="Author">
        <w:r w:rsidRPr="00D82255">
          <w:rPr>
            <w:rFonts w:ascii="Trebuchet MS" w:hAnsi="Trebuchet MS"/>
            <w:noProof/>
          </w:rPr>
          <w:delText>And these must</w:delText>
        </w:r>
      </w:del>
      <w:ins w:id="250" w:author="Author">
        <w:r w:rsidRPr="00D82255">
          <w:rPr>
            <w:rFonts w:ascii="Trebuchet MS" w:hAnsi="Trebuchet MS"/>
            <w:noProof/>
          </w:rPr>
          <w:t>These things will</w:t>
        </w:r>
      </w:ins>
      <w:r w:rsidRPr="00D82255">
        <w:rPr>
          <w:rFonts w:ascii="Trebuchet MS" w:hAnsi="Trebuchet MS"/>
          <w:noProof/>
        </w:rPr>
        <w:t xml:space="preserve"> serve </w:t>
      </w:r>
      <w:ins w:id="251" w:author="Author">
        <w:r w:rsidRPr="00D82255">
          <w:rPr>
            <w:rFonts w:ascii="Trebuchet MS" w:hAnsi="Trebuchet MS"/>
            <w:noProof/>
          </w:rPr>
          <w:t xml:space="preserve">for you </w:t>
        </w:r>
      </w:ins>
      <w:r w:rsidRPr="00D82255">
        <w:rPr>
          <w:rFonts w:ascii="Trebuchet MS" w:hAnsi="Trebuchet MS"/>
          <w:noProof/>
        </w:rPr>
        <w:t xml:space="preserve">as a statute </w:t>
      </w:r>
      <w:del w:id="252" w:author="Author">
        <w:r w:rsidRPr="00D82255">
          <w:rPr>
            <w:rFonts w:ascii="Trebuchet MS" w:hAnsi="Trebuchet MS"/>
            <w:noProof/>
          </w:rPr>
          <w:delText>of</w:delText>
        </w:r>
      </w:del>
      <w:ins w:id="253" w:author="Author">
        <w:r w:rsidRPr="00D82255">
          <w:rPr>
            <w:rFonts w:ascii="Trebuchet MS" w:hAnsi="Trebuchet MS"/>
            <w:noProof/>
          </w:rPr>
          <w:t>for</w:t>
        </w:r>
      </w:ins>
      <w:r w:rsidRPr="00D82255">
        <w:rPr>
          <w:rFonts w:ascii="Trebuchet MS" w:hAnsi="Trebuchet MS"/>
          <w:noProof/>
        </w:rPr>
        <w:t xml:space="preserve"> judgment </w:t>
      </w:r>
      <w:del w:id="254" w:author="Author">
        <w:r w:rsidRPr="00D82255">
          <w:rPr>
            <w:rFonts w:ascii="Trebuchet MS" w:hAnsi="Trebuchet MS"/>
            <w:noProof/>
          </w:rPr>
          <w:delText xml:space="preserve">for </w:delText>
        </w:r>
        <w:r w:rsidRPr="00D82255">
          <w:rPr>
            <w:rFonts w:ascii="Trebuchet MS" w:hAnsi="Trebuchet MS"/>
            <w:noProof/>
            <w:u w:val="dotted"/>
          </w:rPr>
          <w:delText>YOU</w:delText>
        </w:r>
        <w:r w:rsidRPr="00D82255">
          <w:rPr>
            <w:rFonts w:ascii="Trebuchet MS" w:hAnsi="Trebuchet MS"/>
            <w:noProof/>
          </w:rPr>
          <w:delText xml:space="preserve"> </w:delText>
        </w:r>
      </w:del>
      <w:r w:rsidRPr="00D82255">
        <w:rPr>
          <w:rFonts w:ascii="Trebuchet MS" w:hAnsi="Trebuchet MS"/>
          <w:noProof/>
        </w:rPr>
        <w:t xml:space="preserve">throughout </w:t>
      </w:r>
      <w:del w:id="255" w:author="Author">
        <w:r w:rsidRPr="00D82255">
          <w:rPr>
            <w:rFonts w:ascii="Trebuchet MS" w:hAnsi="Trebuchet MS"/>
            <w:noProof/>
            <w:u w:val="dotted"/>
          </w:rPr>
          <w:delText>YOUR</w:delText>
        </w:r>
      </w:del>
      <w:ins w:id="256" w:author="Author">
        <w:r w:rsidRPr="00D82255">
          <w:rPr>
            <w:rFonts w:ascii="Trebuchet MS" w:hAnsi="Trebuchet MS"/>
            <w:noProof/>
          </w:rPr>
          <w:t>your</w:t>
        </w:r>
      </w:ins>
      <w:r w:rsidRPr="00D82255">
        <w:rPr>
          <w:rFonts w:ascii="Trebuchet MS" w:hAnsi="Trebuchet MS"/>
          <w:noProof/>
        </w:rPr>
        <w:t xml:space="preserve"> generations in all </w:t>
      </w:r>
      <w:del w:id="257" w:author="Author">
        <w:r w:rsidRPr="00D82255">
          <w:rPr>
            <w:rFonts w:ascii="Trebuchet MS" w:hAnsi="Trebuchet MS"/>
            <w:noProof/>
            <w:u w:val="dotted"/>
          </w:rPr>
          <w:delText>YOUR</w:delText>
        </w:r>
      </w:del>
      <w:ins w:id="258" w:author="Author">
        <w:r w:rsidRPr="00D82255">
          <w:rPr>
            <w:rFonts w:ascii="Trebuchet MS" w:hAnsi="Trebuchet MS"/>
            <w:noProof/>
          </w:rPr>
          <w:t>your</w:t>
        </w:r>
      </w:ins>
      <w:r w:rsidRPr="00D82255">
        <w:rPr>
          <w:rFonts w:ascii="Trebuchet MS" w:hAnsi="Trebuchet MS"/>
          <w:noProof/>
        </w:rPr>
        <w:t xml:space="preserve"> dwelling places.</w:t>
      </w:r>
    </w:p>
    <w:p w:rsidR="00BB1007" w:rsidRPr="00D82255" w:rsidRDefault="00BB1007" w:rsidP="00BB1007">
      <w:pPr>
        <w:rPr>
          <w:rFonts w:ascii="Trebuchet MS" w:hAnsi="Trebuchet MS"/>
          <w:noProof/>
        </w:rPr>
      </w:pPr>
      <w:r w:rsidRPr="00D82255">
        <w:rPr>
          <w:rFonts w:ascii="Trebuchet MS" w:hAnsi="Trebuchet MS"/>
          <w:b/>
        </w:rPr>
        <w:t xml:space="preserve">35:30 </w:t>
      </w:r>
      <w:r w:rsidRPr="00D82255">
        <w:rPr>
          <w:rFonts w:ascii="Trebuchet MS" w:hAnsi="Trebuchet MS"/>
          <w:noProof/>
        </w:rPr>
        <w:t>“‘</w:t>
      </w:r>
      <w:del w:id="259" w:author="Author">
        <w:r w:rsidRPr="00D82255">
          <w:rPr>
            <w:rFonts w:ascii="Trebuchet MS" w:hAnsi="Trebuchet MS"/>
            <w:noProof/>
          </w:rPr>
          <w:delText>Every fatal striker of</w:delText>
        </w:r>
      </w:del>
      <w:ins w:id="260" w:author="Author">
        <w:r w:rsidRPr="00D82255">
          <w:rPr>
            <w:rFonts w:ascii="Trebuchet MS" w:hAnsi="Trebuchet MS"/>
            <w:noProof/>
          </w:rPr>
          <w:t>Whoever kills</w:t>
        </w:r>
      </w:ins>
      <w:r w:rsidRPr="00D82255">
        <w:rPr>
          <w:rFonts w:ascii="Trebuchet MS" w:hAnsi="Trebuchet MS"/>
          <w:noProof/>
        </w:rPr>
        <w:t xml:space="preserve"> a </w:t>
      </w:r>
      <w:del w:id="261" w:author="Author">
        <w:r w:rsidRPr="00D82255">
          <w:rPr>
            <w:rFonts w:ascii="Trebuchet MS" w:hAnsi="Trebuchet MS"/>
            <w:noProof/>
          </w:rPr>
          <w:delText>soul</w:delText>
        </w:r>
      </w:del>
      <w:ins w:id="262" w:author="Author">
        <w:r w:rsidRPr="00D82255">
          <w:rPr>
            <w:rFonts w:ascii="Trebuchet MS" w:hAnsi="Trebuchet MS"/>
            <w:noProof/>
          </w:rPr>
          <w:t>person</w:t>
        </w:r>
        <w:r w:rsidRPr="00D82255">
          <w:rPr>
            <w:rStyle w:val="FootnoteReference"/>
            <w:rFonts w:ascii="Trebuchet MS" w:hAnsi="Trebuchet MS"/>
            <w:noProof/>
          </w:rPr>
          <w:footnoteReference w:id="6"/>
        </w:r>
      </w:ins>
      <w:r w:rsidRPr="00D82255">
        <w:rPr>
          <w:rFonts w:ascii="Trebuchet MS" w:hAnsi="Trebuchet MS"/>
          <w:noProof/>
        </w:rPr>
        <w:t xml:space="preserve"> should be </w:t>
      </w:r>
      <w:del w:id="265" w:author="Author">
        <w:r w:rsidRPr="00D82255">
          <w:rPr>
            <w:rFonts w:ascii="Trebuchet MS" w:hAnsi="Trebuchet MS"/>
            <w:noProof/>
          </w:rPr>
          <w:delText>slain</w:delText>
        </w:r>
      </w:del>
      <w:ins w:id="266" w:author="Author">
        <w:r w:rsidRPr="00D82255">
          <w:rPr>
            <w:rFonts w:ascii="Trebuchet MS" w:hAnsi="Trebuchet MS"/>
            <w:noProof/>
          </w:rPr>
          <w:t>put to death</w:t>
        </w:r>
      </w:ins>
      <w:r w:rsidRPr="00D82255">
        <w:rPr>
          <w:rFonts w:ascii="Trebuchet MS" w:hAnsi="Trebuchet MS"/>
          <w:noProof/>
        </w:rPr>
        <w:t xml:space="preserve"> as a murderer </w:t>
      </w:r>
      <w:del w:id="267" w:author="Author">
        <w:r w:rsidRPr="00D82255">
          <w:rPr>
            <w:rFonts w:ascii="Trebuchet MS" w:hAnsi="Trebuchet MS"/>
            <w:noProof/>
          </w:rPr>
          <w:delText>at</w:delText>
        </w:r>
      </w:del>
      <w:ins w:id="268" w:author="Author">
        <w:r w:rsidRPr="00D82255">
          <w:rPr>
            <w:rFonts w:ascii="Trebuchet MS" w:hAnsi="Trebuchet MS"/>
            <w:noProof/>
          </w:rPr>
          <w:t>on</w:t>
        </w:r>
      </w:ins>
      <w:r w:rsidRPr="00D82255">
        <w:rPr>
          <w:rFonts w:ascii="Trebuchet MS" w:hAnsi="Trebuchet MS"/>
          <w:noProof/>
        </w:rPr>
        <w:t xml:space="preserve"> the </w:t>
      </w:r>
      <w:del w:id="269" w:author="Author">
        <w:r w:rsidRPr="00D82255">
          <w:rPr>
            <w:rFonts w:ascii="Trebuchet MS" w:hAnsi="Trebuchet MS"/>
            <w:noProof/>
          </w:rPr>
          <w:delText>mouth</w:delText>
        </w:r>
      </w:del>
      <w:ins w:id="270" w:author="Author">
        <w:r w:rsidRPr="00D82255">
          <w:rPr>
            <w:rFonts w:ascii="Trebuchet MS" w:hAnsi="Trebuchet MS"/>
            <w:noProof/>
          </w:rPr>
          <w:t>testimony</w:t>
        </w:r>
        <w:r w:rsidRPr="00D82255">
          <w:rPr>
            <w:rStyle w:val="FootnoteReference"/>
            <w:rFonts w:ascii="Trebuchet MS" w:hAnsi="Trebuchet MS"/>
            <w:noProof/>
          </w:rPr>
          <w:footnoteReference w:id="7"/>
        </w:r>
      </w:ins>
      <w:r w:rsidRPr="00D82255">
        <w:rPr>
          <w:rFonts w:ascii="Trebuchet MS" w:hAnsi="Trebuchet MS"/>
          <w:noProof/>
        </w:rPr>
        <w:t xml:space="preserve"> of witnesses</w:t>
      </w:r>
      <w:del w:id="273" w:author="Author">
        <w:r w:rsidRPr="00D82255">
          <w:rPr>
            <w:rFonts w:ascii="Trebuchet MS" w:hAnsi="Trebuchet MS"/>
            <w:noProof/>
          </w:rPr>
          <w:delText>, and</w:delText>
        </w:r>
      </w:del>
      <w:ins w:id="274" w:author="Author">
        <w:r w:rsidRPr="00D82255">
          <w:rPr>
            <w:rFonts w:ascii="Trebuchet MS" w:hAnsi="Trebuchet MS"/>
            <w:noProof/>
          </w:rPr>
          <w:t>; but no one</w:t>
        </w:r>
        <w:r w:rsidRPr="00D82255">
          <w:rPr>
            <w:rStyle w:val="FootnoteReference"/>
            <w:rFonts w:ascii="Trebuchet MS" w:hAnsi="Trebuchet MS"/>
            <w:noProof/>
          </w:rPr>
          <w:footnoteReference w:id="8"/>
        </w:r>
        <w:r w:rsidRPr="00D82255">
          <w:rPr>
            <w:rFonts w:ascii="Trebuchet MS" w:hAnsi="Trebuchet MS"/>
            <w:noProof/>
          </w:rPr>
          <w:t xml:space="preserve"> will be put to death on the testimony of just</w:t>
        </w:r>
      </w:ins>
      <w:r w:rsidRPr="00D82255">
        <w:rPr>
          <w:rFonts w:ascii="Trebuchet MS" w:hAnsi="Trebuchet MS"/>
          <w:noProof/>
        </w:rPr>
        <w:t xml:space="preserve"> one witness</w:t>
      </w:r>
      <w:del w:id="277" w:author="Author">
        <w:r w:rsidRPr="00D82255">
          <w:rPr>
            <w:rFonts w:ascii="Trebuchet MS" w:hAnsi="Trebuchet MS"/>
            <w:noProof/>
          </w:rPr>
          <w:delText xml:space="preserve"> may not testify against a soul for him to die</w:delText>
        </w:r>
      </w:del>
      <w:r w:rsidRPr="00D82255">
        <w:rPr>
          <w:rFonts w:ascii="Trebuchet MS" w:hAnsi="Trebuchet MS"/>
          <w:noProof/>
        </w:rPr>
        <w:t xml:space="preserve">. </w:t>
      </w:r>
      <w:r w:rsidRPr="00D82255">
        <w:rPr>
          <w:rFonts w:ascii="Trebuchet MS" w:hAnsi="Trebuchet MS"/>
          <w:b/>
          <w:noProof/>
        </w:rPr>
        <w:t xml:space="preserve">35:31 </w:t>
      </w:r>
      <w:del w:id="278" w:author="Author">
        <w:r w:rsidRPr="00D82255">
          <w:rPr>
            <w:rFonts w:ascii="Trebuchet MS" w:hAnsi="Trebuchet MS"/>
            <w:noProof/>
          </w:rPr>
          <w:delText xml:space="preserve">And </w:delText>
        </w:r>
        <w:r w:rsidRPr="00D82255">
          <w:rPr>
            <w:rFonts w:ascii="Trebuchet MS" w:hAnsi="Trebuchet MS"/>
            <w:noProof/>
            <w:u w:val="dotted"/>
          </w:rPr>
          <w:delText>YOU</w:delText>
        </w:r>
      </w:del>
      <w:ins w:id="279" w:author="Author">
        <w:r w:rsidRPr="00D82255">
          <w:rPr>
            <w:rFonts w:ascii="Trebuchet MS" w:hAnsi="Trebuchet MS"/>
            <w:noProof/>
          </w:rPr>
          <w:t>You</w:t>
        </w:r>
      </w:ins>
      <w:r w:rsidRPr="00D82255">
        <w:rPr>
          <w:rFonts w:ascii="Trebuchet MS" w:hAnsi="Trebuchet MS"/>
          <w:noProof/>
        </w:rPr>
        <w:t xml:space="preserve"> must take no ransom for the </w:t>
      </w:r>
      <w:del w:id="280" w:author="Author">
        <w:r w:rsidRPr="00D82255">
          <w:rPr>
            <w:rFonts w:ascii="Trebuchet MS" w:hAnsi="Trebuchet MS"/>
            <w:noProof/>
          </w:rPr>
          <w:delText>soul</w:delText>
        </w:r>
      </w:del>
      <w:ins w:id="281" w:author="Author">
        <w:r w:rsidRPr="00D82255">
          <w:rPr>
            <w:rFonts w:ascii="Trebuchet MS" w:hAnsi="Trebuchet MS"/>
            <w:noProof/>
          </w:rPr>
          <w:t>life</w:t>
        </w:r>
        <w:r w:rsidRPr="00D82255">
          <w:rPr>
            <w:rStyle w:val="FootnoteReference"/>
            <w:rFonts w:ascii="Trebuchet MS" w:hAnsi="Trebuchet MS"/>
            <w:noProof/>
          </w:rPr>
          <w:footnoteReference w:id="9"/>
        </w:r>
      </w:ins>
      <w:r w:rsidRPr="00D82255">
        <w:rPr>
          <w:rFonts w:ascii="Trebuchet MS" w:hAnsi="Trebuchet MS"/>
          <w:noProof/>
        </w:rPr>
        <w:t xml:space="preserve"> of a murderer who is deserving to die, for </w:t>
      </w:r>
      <w:del w:id="284" w:author="Author">
        <w:r w:rsidRPr="00D82255">
          <w:rPr>
            <w:rFonts w:ascii="Trebuchet MS" w:hAnsi="Trebuchet MS"/>
            <w:noProof/>
          </w:rPr>
          <w:delText xml:space="preserve">without fail </w:delText>
        </w:r>
      </w:del>
      <w:r w:rsidRPr="00D82255">
        <w:rPr>
          <w:rFonts w:ascii="Trebuchet MS" w:hAnsi="Trebuchet MS"/>
          <w:noProof/>
        </w:rPr>
        <w:t>he should be put to death</w:t>
      </w:r>
      <w:ins w:id="285" w:author="Author">
        <w:r w:rsidRPr="00D82255">
          <w:rPr>
            <w:rFonts w:ascii="Trebuchet MS" w:hAnsi="Trebuchet MS"/>
            <w:noProof/>
          </w:rPr>
          <w:t xml:space="preserve"> without fail</w:t>
        </w:r>
      </w:ins>
      <w:r w:rsidRPr="00D82255">
        <w:rPr>
          <w:rFonts w:ascii="Trebuchet MS" w:hAnsi="Trebuchet MS"/>
          <w:noProof/>
        </w:rPr>
        <w:t xml:space="preserve">. </w:t>
      </w:r>
      <w:r w:rsidRPr="00D82255">
        <w:rPr>
          <w:rFonts w:ascii="Trebuchet MS" w:hAnsi="Trebuchet MS"/>
          <w:b/>
          <w:noProof/>
        </w:rPr>
        <w:t xml:space="preserve">35:32 </w:t>
      </w:r>
      <w:r w:rsidRPr="00D82255">
        <w:rPr>
          <w:rFonts w:ascii="Trebuchet MS" w:hAnsi="Trebuchet MS"/>
          <w:noProof/>
        </w:rPr>
        <w:t xml:space="preserve">And </w:t>
      </w:r>
      <w:del w:id="286" w:author="Author">
        <w:r w:rsidRPr="00D82255">
          <w:rPr>
            <w:rFonts w:ascii="Trebuchet MS" w:hAnsi="Trebuchet MS"/>
            <w:noProof/>
            <w:u w:val="dotted"/>
          </w:rPr>
          <w:delText>YOU</w:delText>
        </w:r>
      </w:del>
      <w:ins w:id="287" w:author="Author">
        <w:r w:rsidRPr="00D82255">
          <w:rPr>
            <w:rFonts w:ascii="Trebuchet MS" w:hAnsi="Trebuchet MS"/>
            <w:noProof/>
          </w:rPr>
          <w:t>you</w:t>
        </w:r>
      </w:ins>
      <w:r w:rsidRPr="00D82255">
        <w:rPr>
          <w:rFonts w:ascii="Trebuchet MS" w:hAnsi="Trebuchet MS"/>
          <w:noProof/>
        </w:rPr>
        <w:t xml:space="preserve"> must not take a ransom for one who has fled to his city of refuge, </w:t>
      </w:r>
      <w:ins w:id="288" w:author="Author">
        <w:r w:rsidRPr="00D82255">
          <w:rPr>
            <w:rFonts w:ascii="Trebuchet MS" w:hAnsi="Trebuchet MS"/>
            <w:noProof/>
          </w:rPr>
          <w:t xml:space="preserve">allowing him </w:t>
        </w:r>
      </w:ins>
      <w:r w:rsidRPr="00D82255">
        <w:rPr>
          <w:rFonts w:ascii="Trebuchet MS" w:hAnsi="Trebuchet MS"/>
          <w:noProof/>
        </w:rPr>
        <w:t xml:space="preserve">to resume dwelling in </w:t>
      </w:r>
      <w:del w:id="289" w:author="Author">
        <w:r w:rsidRPr="00D82255">
          <w:rPr>
            <w:rFonts w:ascii="Trebuchet MS" w:hAnsi="Trebuchet MS"/>
            <w:noProof/>
          </w:rPr>
          <w:delText>the</w:delText>
        </w:r>
      </w:del>
      <w:ins w:id="290" w:author="Author">
        <w:r w:rsidRPr="00D82255">
          <w:rPr>
            <w:rFonts w:ascii="Trebuchet MS" w:hAnsi="Trebuchet MS"/>
            <w:noProof/>
          </w:rPr>
          <w:t>his</w:t>
        </w:r>
      </w:ins>
      <w:r w:rsidRPr="00D82255">
        <w:rPr>
          <w:rFonts w:ascii="Trebuchet MS" w:hAnsi="Trebuchet MS"/>
          <w:noProof/>
        </w:rPr>
        <w:t xml:space="preserve"> land before the death of the high priest.</w:t>
      </w:r>
    </w:p>
    <w:p w:rsidR="00BB1007" w:rsidRPr="00D82255" w:rsidRDefault="00BB1007" w:rsidP="00BB1007">
      <w:pPr>
        <w:rPr>
          <w:rFonts w:ascii="Trebuchet MS" w:hAnsi="Trebuchet MS"/>
          <w:noProof/>
        </w:rPr>
      </w:pPr>
      <w:r w:rsidRPr="00D82255">
        <w:rPr>
          <w:rFonts w:ascii="Trebuchet MS" w:hAnsi="Trebuchet MS"/>
          <w:b/>
        </w:rPr>
        <w:t xml:space="preserve">35:33 </w:t>
      </w:r>
      <w:r w:rsidRPr="00D82255">
        <w:rPr>
          <w:rFonts w:ascii="Trebuchet MS" w:hAnsi="Trebuchet MS"/>
          <w:noProof/>
        </w:rPr>
        <w:t>“‘</w:t>
      </w:r>
      <w:del w:id="291" w:author="Author">
        <w:r w:rsidRPr="00D82255">
          <w:rPr>
            <w:rFonts w:ascii="Trebuchet MS" w:hAnsi="Trebuchet MS"/>
            <w:noProof/>
          </w:rPr>
          <w:delText xml:space="preserve">And </w:delText>
        </w:r>
        <w:r w:rsidRPr="00D82255">
          <w:rPr>
            <w:rFonts w:ascii="Trebuchet MS" w:hAnsi="Trebuchet MS"/>
            <w:noProof/>
            <w:u w:val="dotted"/>
          </w:rPr>
          <w:delText>YOU</w:delText>
        </w:r>
      </w:del>
      <w:ins w:id="292" w:author="Author">
        <w:r w:rsidRPr="00D82255">
          <w:rPr>
            <w:rFonts w:ascii="Trebuchet MS" w:hAnsi="Trebuchet MS"/>
            <w:noProof/>
          </w:rPr>
          <w:t>You</w:t>
        </w:r>
      </w:ins>
      <w:r w:rsidRPr="00D82255">
        <w:rPr>
          <w:rFonts w:ascii="Trebuchet MS" w:hAnsi="Trebuchet MS"/>
          <w:noProof/>
        </w:rPr>
        <w:t xml:space="preserve"> must not pollute the land in which </w:t>
      </w:r>
      <w:del w:id="293" w:author="Author">
        <w:r w:rsidRPr="00D82255">
          <w:rPr>
            <w:rFonts w:ascii="Trebuchet MS" w:hAnsi="Trebuchet MS"/>
            <w:noProof/>
            <w:u w:val="dotted"/>
          </w:rPr>
          <w:delText>YOU</w:delText>
        </w:r>
        <w:r w:rsidRPr="00D82255">
          <w:rPr>
            <w:rFonts w:ascii="Trebuchet MS" w:hAnsi="Trebuchet MS"/>
            <w:noProof/>
          </w:rPr>
          <w:delText xml:space="preserve"> are; because it is </w:delText>
        </w:r>
      </w:del>
      <w:ins w:id="294" w:author="Author">
        <w:r w:rsidRPr="00D82255">
          <w:rPr>
            <w:rFonts w:ascii="Trebuchet MS" w:hAnsi="Trebuchet MS"/>
            <w:noProof/>
          </w:rPr>
          <w:t xml:space="preserve">you live, for </w:t>
        </w:r>
      </w:ins>
      <w:r w:rsidRPr="00D82255">
        <w:rPr>
          <w:rFonts w:ascii="Trebuchet MS" w:hAnsi="Trebuchet MS"/>
          <w:noProof/>
        </w:rPr>
        <w:t xml:space="preserve">blood </w:t>
      </w:r>
      <w:del w:id="295" w:author="Author">
        <w:r w:rsidRPr="00D82255">
          <w:rPr>
            <w:rFonts w:ascii="Trebuchet MS" w:hAnsi="Trebuchet MS"/>
            <w:noProof/>
          </w:rPr>
          <w:delText xml:space="preserve">that </w:delText>
        </w:r>
      </w:del>
      <w:r w:rsidRPr="00D82255">
        <w:rPr>
          <w:rFonts w:ascii="Trebuchet MS" w:hAnsi="Trebuchet MS"/>
          <w:noProof/>
        </w:rPr>
        <w:t xml:space="preserve">pollutes the land, and </w:t>
      </w:r>
      <w:del w:id="296" w:author="Author">
        <w:r w:rsidRPr="00D82255">
          <w:rPr>
            <w:rFonts w:ascii="Trebuchet MS" w:hAnsi="Trebuchet MS"/>
            <w:noProof/>
          </w:rPr>
          <w:delText xml:space="preserve">for the land </w:delText>
        </w:r>
      </w:del>
      <w:r w:rsidRPr="00D82255">
        <w:rPr>
          <w:rFonts w:ascii="Trebuchet MS" w:hAnsi="Trebuchet MS"/>
          <w:noProof/>
        </w:rPr>
        <w:t xml:space="preserve">there may be no atonement </w:t>
      </w:r>
      <w:del w:id="297" w:author="Author">
        <w:r w:rsidRPr="00D82255">
          <w:rPr>
            <w:rFonts w:ascii="Trebuchet MS" w:hAnsi="Trebuchet MS"/>
            <w:noProof/>
          </w:rPr>
          <w:delText>respecting</w:delText>
        </w:r>
      </w:del>
      <w:ins w:id="298" w:author="Author">
        <w:r w:rsidRPr="00D82255">
          <w:rPr>
            <w:rFonts w:ascii="Trebuchet MS" w:hAnsi="Trebuchet MS"/>
            <w:noProof/>
          </w:rPr>
          <w:t>for</w:t>
        </w:r>
      </w:ins>
      <w:r w:rsidRPr="00D82255">
        <w:rPr>
          <w:rFonts w:ascii="Trebuchet MS" w:hAnsi="Trebuchet MS"/>
          <w:noProof/>
        </w:rPr>
        <w:t xml:space="preserve"> the blood that has been spilled </w:t>
      </w:r>
      <w:del w:id="299" w:author="Author">
        <w:r w:rsidRPr="00D82255">
          <w:rPr>
            <w:rFonts w:ascii="Trebuchet MS" w:hAnsi="Trebuchet MS"/>
            <w:noProof/>
          </w:rPr>
          <w:delText>upon it</w:delText>
        </w:r>
      </w:del>
      <w:ins w:id="300" w:author="Author">
        <w:r w:rsidRPr="00D82255">
          <w:rPr>
            <w:rFonts w:ascii="Trebuchet MS" w:hAnsi="Trebuchet MS"/>
            <w:noProof/>
          </w:rPr>
          <w:t>on the land</w:t>
        </w:r>
      </w:ins>
      <w:r w:rsidRPr="00D82255">
        <w:rPr>
          <w:rFonts w:ascii="Trebuchet MS" w:hAnsi="Trebuchet MS"/>
          <w:noProof/>
        </w:rPr>
        <w:t xml:space="preserve"> except by the blood of the one </w:t>
      </w:r>
      <w:del w:id="301" w:author="Author">
        <w:r w:rsidRPr="00D82255">
          <w:rPr>
            <w:rFonts w:ascii="Trebuchet MS" w:hAnsi="Trebuchet MS"/>
            <w:noProof/>
          </w:rPr>
          <w:delText>spilling</w:delText>
        </w:r>
      </w:del>
      <w:ins w:id="302" w:author="Author">
        <w:r w:rsidRPr="00D82255">
          <w:rPr>
            <w:rFonts w:ascii="Trebuchet MS" w:hAnsi="Trebuchet MS"/>
            <w:noProof/>
          </w:rPr>
          <w:t>who spilled</w:t>
        </w:r>
      </w:ins>
      <w:r w:rsidRPr="00D82255">
        <w:rPr>
          <w:rFonts w:ascii="Trebuchet MS" w:hAnsi="Trebuchet MS"/>
          <w:noProof/>
        </w:rPr>
        <w:t xml:space="preserve"> it. </w:t>
      </w:r>
      <w:r w:rsidRPr="00D82255">
        <w:rPr>
          <w:rFonts w:ascii="Trebuchet MS" w:hAnsi="Trebuchet MS"/>
          <w:b/>
          <w:noProof/>
        </w:rPr>
        <w:t xml:space="preserve">35:34 </w:t>
      </w:r>
      <w:del w:id="303" w:author="Author">
        <w:r w:rsidRPr="00D82255">
          <w:rPr>
            <w:rFonts w:ascii="Trebuchet MS" w:hAnsi="Trebuchet MS"/>
            <w:noProof/>
          </w:rPr>
          <w:delText>And you</w:delText>
        </w:r>
      </w:del>
      <w:ins w:id="304" w:author="Author">
        <w:r w:rsidRPr="00D82255">
          <w:rPr>
            <w:rFonts w:ascii="Trebuchet MS" w:hAnsi="Trebuchet MS"/>
            <w:noProof/>
          </w:rPr>
          <w:t>You</w:t>
        </w:r>
      </w:ins>
      <w:r w:rsidRPr="00D82255">
        <w:rPr>
          <w:rFonts w:ascii="Trebuchet MS" w:hAnsi="Trebuchet MS"/>
          <w:noProof/>
        </w:rPr>
        <w:t xml:space="preserve"> must not defile the land in which </w:t>
      </w:r>
      <w:del w:id="305" w:author="Author">
        <w:r w:rsidRPr="00D82255">
          <w:rPr>
            <w:rFonts w:ascii="Trebuchet MS" w:hAnsi="Trebuchet MS"/>
            <w:noProof/>
            <w:u w:val="dotted"/>
          </w:rPr>
          <w:delText>YOU</w:delText>
        </w:r>
        <w:r w:rsidRPr="00D82255">
          <w:rPr>
            <w:rFonts w:ascii="Trebuchet MS" w:hAnsi="Trebuchet MS"/>
            <w:noProof/>
          </w:rPr>
          <w:delText xml:space="preserve"> are dwelling</w:delText>
        </w:r>
      </w:del>
      <w:ins w:id="306" w:author="Author">
        <w:r w:rsidRPr="00D82255">
          <w:rPr>
            <w:rFonts w:ascii="Trebuchet MS" w:hAnsi="Trebuchet MS"/>
            <w:noProof/>
          </w:rPr>
          <w:t>you dwell</w:t>
        </w:r>
      </w:ins>
      <w:r w:rsidRPr="00D82255">
        <w:rPr>
          <w:rFonts w:ascii="Trebuchet MS" w:hAnsi="Trebuchet MS"/>
          <w:noProof/>
        </w:rPr>
        <w:t xml:space="preserve">, in </w:t>
      </w:r>
      <w:del w:id="307" w:author="Author">
        <w:r w:rsidRPr="00D82255">
          <w:rPr>
            <w:rFonts w:ascii="Trebuchet MS" w:hAnsi="Trebuchet MS"/>
            <w:noProof/>
          </w:rPr>
          <w:delText xml:space="preserve">the midst of </w:delText>
        </w:r>
      </w:del>
      <w:r w:rsidRPr="00D82255">
        <w:rPr>
          <w:rFonts w:ascii="Trebuchet MS" w:hAnsi="Trebuchet MS"/>
          <w:noProof/>
        </w:rPr>
        <w:t>which I am residing; for I</w:t>
      </w:r>
      <w:ins w:id="308" w:author="Author">
        <w:r w:rsidRPr="00D82255">
          <w:rPr>
            <w:rFonts w:ascii="Trebuchet MS" w:hAnsi="Trebuchet MS"/>
            <w:noProof/>
          </w:rPr>
          <w:t>,</w:t>
        </w:r>
      </w:ins>
      <w:r w:rsidRPr="00D82255">
        <w:rPr>
          <w:rFonts w:ascii="Trebuchet MS" w:hAnsi="Trebuchet MS"/>
          <w:noProof/>
        </w:rPr>
        <w:t xml:space="preserve"> Jehovah</w:t>
      </w:r>
      <w:ins w:id="309" w:author="Author">
        <w:r w:rsidRPr="00D82255">
          <w:rPr>
            <w:rFonts w:ascii="Trebuchet MS" w:hAnsi="Trebuchet MS"/>
            <w:noProof/>
          </w:rPr>
          <w:t>,</w:t>
        </w:r>
      </w:ins>
      <w:r w:rsidRPr="00D82255">
        <w:rPr>
          <w:rFonts w:ascii="Trebuchet MS" w:hAnsi="Trebuchet MS"/>
          <w:noProof/>
        </w:rPr>
        <w:t xml:space="preserve"> am residing in the midst of the </w:t>
      </w:r>
      <w:del w:id="310" w:author="Author">
        <w:r w:rsidRPr="00D82255">
          <w:rPr>
            <w:rFonts w:ascii="Trebuchet MS" w:hAnsi="Trebuchet MS"/>
            <w:noProof/>
          </w:rPr>
          <w:delText>sons</w:delText>
        </w:r>
      </w:del>
      <w:ins w:id="311" w:author="Author">
        <w:r w:rsidRPr="00D82255">
          <w:rPr>
            <w:rFonts w:ascii="Trebuchet MS" w:hAnsi="Trebuchet MS"/>
            <w:noProof/>
          </w:rPr>
          <w:t>people</w:t>
        </w:r>
      </w:ins>
      <w:r w:rsidRPr="00D82255">
        <w:rPr>
          <w:rFonts w:ascii="Trebuchet MS" w:hAnsi="Trebuchet MS"/>
          <w:noProof/>
        </w:rPr>
        <w:t xml:space="preserve"> of Israel.’”</w:t>
      </w:r>
    </w:p>
    <w:p w:rsidR="00BB1007" w:rsidRPr="00D82255" w:rsidRDefault="00BB1007" w:rsidP="00BB1007">
      <w:pPr>
        <w:rPr>
          <w:rFonts w:ascii="Trebuchet MS" w:hAnsi="Trebuchet MS"/>
          <w:b/>
        </w:rPr>
      </w:pPr>
    </w:p>
    <w:p w:rsidR="00762BCB" w:rsidRPr="00BB1007" w:rsidRDefault="00762BCB" w:rsidP="00BB1007"/>
    <w:sectPr w:rsidR="00762BCB" w:rsidRPr="00BB1007" w:rsidSect="00CA2E7C">
      <w:headerReference w:type="default" r:id="rId7"/>
      <w:headerReference w:type="first" r:id="rId8"/>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D6C32" w:rsidRDefault="002D6C32">
      <w:r>
        <w:separator/>
      </w:r>
    </w:p>
  </w:endnote>
  <w:endnote w:type="continuationSeparator" w:id="0">
    <w:p w:rsidR="002D6C32" w:rsidRDefault="002D6C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D6C32" w:rsidRDefault="002D6C32">
      <w:r>
        <w:separator/>
      </w:r>
    </w:p>
  </w:footnote>
  <w:footnote w:type="continuationSeparator" w:id="0">
    <w:p w:rsidR="002D6C32" w:rsidRDefault="002D6C32">
      <w:r>
        <w:continuationSeparator/>
      </w:r>
    </w:p>
  </w:footnote>
  <w:footnote w:id="1">
    <w:p w:rsidR="00BB1007" w:rsidRPr="00D82255" w:rsidRDefault="00BB1007" w:rsidP="00D82255">
      <w:pPr>
        <w:pStyle w:val="FootnoteText"/>
        <w:spacing w:after="96"/>
        <w:ind w:firstLine="288"/>
        <w:rPr>
          <w:ins w:id="31" w:author="Author"/>
        </w:rPr>
      </w:pPr>
      <w:ins w:id="32" w:author="Author">
        <w:r w:rsidRPr="00D82255">
          <w:rPr>
            <w:rStyle w:val="FootnoteReference"/>
          </w:rPr>
          <w:footnoteRef/>
        </w:r>
        <w:r w:rsidRPr="00D82255">
          <w:t xml:space="preserve"> </w:t>
        </w:r>
        <w:r w:rsidRPr="00D82255">
          <w:rPr>
            <w:b/>
          </w:rPr>
          <w:t xml:space="preserve">35:4 </w:t>
        </w:r>
        <w:r w:rsidRPr="00D82255">
          <w:t>A cubit equaled 44.5 cm (17.5 in.). See App. B14.</w:t>
        </w:r>
      </w:ins>
    </w:p>
  </w:footnote>
  <w:footnote w:id="2">
    <w:p w:rsidR="00BB1007" w:rsidRPr="00D82255" w:rsidRDefault="00BB1007" w:rsidP="00D82255">
      <w:pPr>
        <w:pStyle w:val="FootnoteText"/>
        <w:spacing w:after="96"/>
        <w:ind w:firstLine="288"/>
        <w:rPr>
          <w:ins w:id="101" w:author="Author"/>
        </w:rPr>
      </w:pPr>
      <w:ins w:id="102" w:author="Author">
        <w:r w:rsidRPr="00D82255">
          <w:rPr>
            <w:rStyle w:val="FootnoteReference"/>
          </w:rPr>
          <w:footnoteRef/>
        </w:r>
        <w:r w:rsidRPr="00D82255">
          <w:t xml:space="preserve"> </w:t>
        </w:r>
        <w:r w:rsidRPr="00D82255">
          <w:rPr>
            <w:b/>
          </w:rPr>
          <w:t xml:space="preserve">35:11 </w:t>
        </w:r>
        <w:r w:rsidRPr="00D82255">
          <w:t>Or “strikes a soul.”</w:t>
        </w:r>
      </w:ins>
    </w:p>
  </w:footnote>
  <w:footnote w:id="3">
    <w:p w:rsidR="00BB1007" w:rsidRPr="00D82255" w:rsidRDefault="00BB1007" w:rsidP="00D82255">
      <w:pPr>
        <w:pStyle w:val="FootnoteText"/>
        <w:spacing w:after="96"/>
        <w:ind w:firstLine="288"/>
        <w:rPr>
          <w:ins w:id="141" w:author="Author"/>
        </w:rPr>
      </w:pPr>
      <w:ins w:id="142" w:author="Author">
        <w:r w:rsidRPr="00D82255">
          <w:rPr>
            <w:rStyle w:val="FootnoteReference"/>
          </w:rPr>
          <w:footnoteRef/>
        </w:r>
        <w:r w:rsidRPr="00D82255">
          <w:t xml:space="preserve"> </w:t>
        </w:r>
        <w:r w:rsidRPr="00D82255">
          <w:rPr>
            <w:b/>
          </w:rPr>
          <w:t xml:space="preserve">35:15 </w:t>
        </w:r>
        <w:r w:rsidRPr="00D82255">
          <w:t>Or “strikes a soul.”</w:t>
        </w:r>
      </w:ins>
    </w:p>
  </w:footnote>
  <w:footnote w:id="4">
    <w:p w:rsidR="00BB1007" w:rsidRPr="00D82255" w:rsidRDefault="00BB1007" w:rsidP="00D82255">
      <w:pPr>
        <w:pStyle w:val="FootnoteText"/>
        <w:spacing w:after="96"/>
        <w:ind w:firstLine="288"/>
        <w:rPr>
          <w:ins w:id="184" w:author="Author"/>
        </w:rPr>
      </w:pPr>
      <w:ins w:id="185" w:author="Author">
        <w:r w:rsidRPr="00D82255">
          <w:rPr>
            <w:rStyle w:val="FootnoteReference"/>
          </w:rPr>
          <w:footnoteRef/>
        </w:r>
        <w:r w:rsidRPr="00D82255">
          <w:t xml:space="preserve"> </w:t>
        </w:r>
        <w:r w:rsidRPr="00D82255">
          <w:rPr>
            <w:b/>
          </w:rPr>
          <w:t xml:space="preserve">35:20 </w:t>
        </w:r>
        <w:r w:rsidRPr="00D82255">
          <w:t>Lit., “while lying in wait.”</w:t>
        </w:r>
      </w:ins>
    </w:p>
  </w:footnote>
  <w:footnote w:id="5">
    <w:p w:rsidR="00BB1007" w:rsidRPr="00D82255" w:rsidRDefault="00BB1007" w:rsidP="00D82255">
      <w:pPr>
        <w:pStyle w:val="FootnoteText"/>
        <w:spacing w:after="96"/>
        <w:ind w:firstLine="288"/>
        <w:rPr>
          <w:ins w:id="208" w:author="Author"/>
        </w:rPr>
      </w:pPr>
      <w:ins w:id="209" w:author="Author">
        <w:r w:rsidRPr="00D82255">
          <w:rPr>
            <w:rStyle w:val="FootnoteReference"/>
          </w:rPr>
          <w:footnoteRef/>
        </w:r>
        <w:r w:rsidRPr="00D82255">
          <w:t xml:space="preserve"> </w:t>
        </w:r>
        <w:r w:rsidRPr="00D82255">
          <w:rPr>
            <w:b/>
          </w:rPr>
          <w:t xml:space="preserve">35:22 </w:t>
        </w:r>
        <w:r w:rsidRPr="00D82255">
          <w:t xml:space="preserve">Lit., “without lying in wait.” </w:t>
        </w:r>
      </w:ins>
    </w:p>
  </w:footnote>
  <w:footnote w:id="6">
    <w:p w:rsidR="00BB1007" w:rsidRPr="00D82255" w:rsidRDefault="00BB1007" w:rsidP="00D82255">
      <w:pPr>
        <w:pStyle w:val="FootnoteText"/>
        <w:spacing w:after="96"/>
        <w:ind w:firstLine="288"/>
        <w:rPr>
          <w:ins w:id="263" w:author="Author"/>
        </w:rPr>
      </w:pPr>
      <w:ins w:id="264" w:author="Author">
        <w:r w:rsidRPr="00D82255">
          <w:rPr>
            <w:rStyle w:val="FootnoteReference"/>
          </w:rPr>
          <w:footnoteRef/>
        </w:r>
        <w:r w:rsidRPr="00D82255">
          <w:t xml:space="preserve"> </w:t>
        </w:r>
        <w:r w:rsidRPr="00D82255">
          <w:rPr>
            <w:b/>
          </w:rPr>
          <w:t xml:space="preserve">35:30 </w:t>
        </w:r>
        <w:r w:rsidRPr="00D82255">
          <w:t>Or “soul.”</w:t>
        </w:r>
      </w:ins>
    </w:p>
  </w:footnote>
  <w:footnote w:id="7">
    <w:p w:rsidR="00BB1007" w:rsidRPr="00D82255" w:rsidRDefault="00BB1007" w:rsidP="00D82255">
      <w:pPr>
        <w:pStyle w:val="FootnoteText"/>
        <w:spacing w:after="96"/>
        <w:ind w:firstLine="288"/>
        <w:rPr>
          <w:ins w:id="271" w:author="Author"/>
        </w:rPr>
      </w:pPr>
      <w:ins w:id="272" w:author="Author">
        <w:r w:rsidRPr="00D82255">
          <w:rPr>
            <w:rStyle w:val="FootnoteReference"/>
          </w:rPr>
          <w:footnoteRef/>
        </w:r>
        <w:r w:rsidRPr="00D82255">
          <w:t xml:space="preserve"> </w:t>
        </w:r>
        <w:r w:rsidRPr="00D82255">
          <w:rPr>
            <w:b/>
          </w:rPr>
          <w:t xml:space="preserve">35:30 </w:t>
        </w:r>
        <w:r w:rsidRPr="00D82255">
          <w:t>Lit., “mouth.”</w:t>
        </w:r>
      </w:ins>
    </w:p>
  </w:footnote>
  <w:footnote w:id="8">
    <w:p w:rsidR="00BB1007" w:rsidRPr="00D82255" w:rsidRDefault="00BB1007" w:rsidP="00D82255">
      <w:pPr>
        <w:pStyle w:val="FootnoteText"/>
        <w:spacing w:after="96"/>
        <w:ind w:firstLine="288"/>
        <w:rPr>
          <w:ins w:id="275" w:author="Author"/>
        </w:rPr>
      </w:pPr>
      <w:ins w:id="276" w:author="Author">
        <w:r w:rsidRPr="00D82255">
          <w:rPr>
            <w:rStyle w:val="FootnoteReference"/>
          </w:rPr>
          <w:footnoteRef/>
        </w:r>
        <w:r w:rsidRPr="00D82255">
          <w:t xml:space="preserve"> </w:t>
        </w:r>
        <w:r w:rsidRPr="00D82255">
          <w:rPr>
            <w:b/>
          </w:rPr>
          <w:t xml:space="preserve">35:30 </w:t>
        </w:r>
        <w:r w:rsidRPr="00D82255">
          <w:t>Or “soul.”</w:t>
        </w:r>
      </w:ins>
    </w:p>
  </w:footnote>
  <w:footnote w:id="9">
    <w:p w:rsidR="00BB1007" w:rsidRPr="00D82255" w:rsidRDefault="00BB1007" w:rsidP="00D82255">
      <w:pPr>
        <w:pStyle w:val="FootnoteText"/>
        <w:spacing w:after="96"/>
        <w:ind w:firstLine="288"/>
        <w:rPr>
          <w:ins w:id="282" w:author="Author"/>
        </w:rPr>
      </w:pPr>
      <w:ins w:id="283" w:author="Author">
        <w:r w:rsidRPr="00D82255">
          <w:rPr>
            <w:rStyle w:val="FootnoteReference"/>
          </w:rPr>
          <w:footnoteRef/>
        </w:r>
        <w:r w:rsidRPr="00D82255">
          <w:t xml:space="preserve"> </w:t>
        </w:r>
        <w:r w:rsidRPr="00D82255">
          <w:rPr>
            <w:b/>
          </w:rPr>
          <w:t xml:space="preserve">35:31 </w:t>
        </w:r>
        <w:r w:rsidRPr="00D82255">
          <w:t>Or “soul.”</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8826F0">
        <w:t>Numbers Chapter 35</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8826F0">
      <w:t>04-Numbers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8826F0">
      <w:rPr>
        <w:noProof/>
        <w:snapToGrid w:val="0"/>
      </w:rPr>
      <w:t>Numbers 35.Revised Text.Advisor.docx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B6530" w:rsidRDefault="00FB6530" w:rsidP="005D65DB">
    <w:pPr>
      <w:pStyle w:val="Style3"/>
    </w:pPr>
    <w:r>
      <w:t xml:space="preserve">English Title: </w:t>
    </w:r>
    <w:fldSimple w:instr=" TITLE  \* MERGEFORMAT ">
      <w:r w:rsidR="008826F0">
        <w:t>Numbers Chapter 35</w:t>
      </w:r>
    </w:fldSimple>
  </w:p>
  <w:p w:rsidR="00FB6530" w:rsidRDefault="00FB6530" w:rsidP="005D65DB">
    <w:pPr>
      <w:pStyle w:val="Style4"/>
    </w:pPr>
    <w:r>
      <w:t xml:space="preserve">Publication: </w:t>
    </w:r>
    <w:r>
      <w:fldChar w:fldCharType="begin"/>
    </w:r>
    <w:r>
      <w:instrText xml:space="preserve"> DOCPROPERTY "_ParentPublicationName"</w:instrText>
    </w:r>
    <w:r>
      <w:fldChar w:fldCharType="separate"/>
    </w:r>
    <w:r w:rsidR="008826F0">
      <w:t>04-Numbers</w:t>
    </w:r>
    <w:r>
      <w:fldChar w:fldCharType="end"/>
    </w:r>
  </w:p>
  <w:p w:rsidR="00FB6530" w:rsidRDefault="00FB6530" w:rsidP="005D65DB">
    <w:pPr>
      <w:pStyle w:val="Style2"/>
    </w:pPr>
    <w:r w:rsidRPr="005D65DB">
      <w:t>Document</w:t>
    </w:r>
    <w:r>
      <w:t xml:space="preserve">: </w:t>
    </w:r>
    <w:r>
      <w:rPr>
        <w:snapToGrid w:val="0"/>
      </w:rPr>
      <w:fldChar w:fldCharType="begin"/>
    </w:r>
    <w:r>
      <w:rPr>
        <w:snapToGrid w:val="0"/>
      </w:rPr>
      <w:instrText xml:space="preserve"> FILENAME </w:instrText>
    </w:r>
    <w:r>
      <w:rPr>
        <w:snapToGrid w:val="0"/>
      </w:rPr>
      <w:fldChar w:fldCharType="separate"/>
    </w:r>
    <w:r w:rsidR="008826F0">
      <w:rPr>
        <w:noProof/>
        <w:snapToGrid w:val="0"/>
      </w:rPr>
      <w:t>Numbers 35.Revised Text.Advisor.docx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8826F0">
      <w:t>&lt;not set&gt;</w:t>
    </w:r>
    <w:r>
      <w:fldChar w:fldCharType="end"/>
    </w:r>
  </w:p>
  <w:p w:rsidR="00FB6530" w:rsidRDefault="00FB6530" w:rsidP="005D65DB">
    <w:pPr>
      <w:pStyle w:val="Style5"/>
    </w:pPr>
    <w:r>
      <w:t xml:space="preserve">Translator: </w:t>
    </w:r>
    <w:r>
      <w:fldChar w:fldCharType="begin"/>
    </w:r>
    <w:r>
      <w:instrText xml:space="preserve"> DOCPROPERTY "_RoleTranslator"</w:instrText>
    </w:r>
    <w:r>
      <w:fldChar w:fldCharType="separate"/>
    </w:r>
    <w:r w:rsidR="008826F0">
      <w:t>&lt;not set&gt;</w:t>
    </w:r>
    <w:r>
      <w:fldChar w:fldCharType="end"/>
    </w:r>
    <w:r>
      <w:tab/>
      <w:t xml:space="preserve">Checker: </w:t>
    </w:r>
    <w:r>
      <w:fldChar w:fldCharType="begin"/>
    </w:r>
    <w:r>
      <w:instrText xml:space="preserve"> DOCPROPERTY "_RoleChecker" </w:instrText>
    </w:r>
    <w:r>
      <w:fldChar w:fldCharType="separate"/>
    </w:r>
    <w:r w:rsidR="008826F0">
      <w:t>&lt;not set&gt;</w:t>
    </w:r>
    <w:r>
      <w:fldChar w:fldCharType="end"/>
    </w:r>
  </w:p>
  <w:p w:rsidR="00FB6530" w:rsidRDefault="00FB6530" w:rsidP="005D65DB">
    <w:pPr>
      <w:pStyle w:val="Style6"/>
    </w:pPr>
    <w:r>
      <w:t xml:space="preserve">Proofreader: </w:t>
    </w:r>
    <w:r>
      <w:fldChar w:fldCharType="begin"/>
    </w:r>
    <w:r>
      <w:instrText xml:space="preserve"> DOCPROPERTY "_RoleProofreader"</w:instrText>
    </w:r>
    <w:r>
      <w:fldChar w:fldCharType="separate"/>
    </w:r>
    <w:r w:rsidR="008826F0">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4912B6C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DC2C6E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D22D9B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A66ECB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2025B7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2D6C32"/>
    <w:rsid w:val="00245EDD"/>
    <w:rsid w:val="0026230D"/>
    <w:rsid w:val="002B524D"/>
    <w:rsid w:val="002C00A8"/>
    <w:rsid w:val="002D6C32"/>
    <w:rsid w:val="00310508"/>
    <w:rsid w:val="003B380B"/>
    <w:rsid w:val="004500A2"/>
    <w:rsid w:val="004B7393"/>
    <w:rsid w:val="004C5EB7"/>
    <w:rsid w:val="005D4494"/>
    <w:rsid w:val="005D65DB"/>
    <w:rsid w:val="005F29B7"/>
    <w:rsid w:val="006634F9"/>
    <w:rsid w:val="00683A19"/>
    <w:rsid w:val="006B2E68"/>
    <w:rsid w:val="006D0A9F"/>
    <w:rsid w:val="006E0169"/>
    <w:rsid w:val="0075006C"/>
    <w:rsid w:val="00762BCB"/>
    <w:rsid w:val="00796D66"/>
    <w:rsid w:val="007A584B"/>
    <w:rsid w:val="0085190A"/>
    <w:rsid w:val="00875211"/>
    <w:rsid w:val="008826F0"/>
    <w:rsid w:val="008F667F"/>
    <w:rsid w:val="00980020"/>
    <w:rsid w:val="0098685D"/>
    <w:rsid w:val="009C7D92"/>
    <w:rsid w:val="00A13B03"/>
    <w:rsid w:val="00A73FF6"/>
    <w:rsid w:val="00A86CA5"/>
    <w:rsid w:val="00AA09DB"/>
    <w:rsid w:val="00B87B77"/>
    <w:rsid w:val="00BB100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9087CB0-A5CB-4366-A978-53F5150B5490}"/>
  <w:attachedTemplate r:id="Re0144226026a4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5D65D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customStyle="1" w:styleId="Style1">
    <w:name w:val="Style1"/>
    <w:basedOn w:val="Normal"/>
    <w:qFormat/>
    <w:rsid w:val="005D65DB"/>
  </w:style>
  <w:style w:type="paragraph" w:customStyle="1" w:styleId="Style2">
    <w:name w:val="Style2"/>
    <w:basedOn w:val="Header"/>
    <w:qFormat/>
    <w:rsid w:val="005D65DB"/>
  </w:style>
  <w:style w:type="paragraph" w:customStyle="1" w:styleId="Style3">
    <w:name w:val="Style3"/>
    <w:basedOn w:val="Header"/>
    <w:qFormat/>
    <w:rsid w:val="005D65DB"/>
    <w:pPr>
      <w:tabs>
        <w:tab w:val="center" w:pos="4200"/>
        <w:tab w:val="right" w:pos="8280"/>
      </w:tabs>
    </w:pPr>
  </w:style>
  <w:style w:type="paragraph" w:customStyle="1" w:styleId="Style4">
    <w:name w:val="Style4"/>
    <w:basedOn w:val="Header"/>
    <w:qFormat/>
    <w:rsid w:val="005D65DB"/>
    <w:pPr>
      <w:tabs>
        <w:tab w:val="left" w:pos="4200"/>
        <w:tab w:val="right" w:pos="8280"/>
      </w:tabs>
    </w:pPr>
  </w:style>
  <w:style w:type="paragraph" w:customStyle="1" w:styleId="Style5">
    <w:name w:val="Style5"/>
    <w:basedOn w:val="Header"/>
    <w:qFormat/>
    <w:rsid w:val="005D65DB"/>
    <w:pPr>
      <w:tabs>
        <w:tab w:val="left" w:pos="4200"/>
        <w:tab w:val="right" w:pos="8280"/>
      </w:tabs>
    </w:pPr>
  </w:style>
  <w:style w:type="paragraph" w:customStyle="1" w:styleId="Style6">
    <w:name w:val="Style6"/>
    <w:basedOn w:val="Header"/>
    <w:qFormat/>
    <w:rsid w:val="005D65DB"/>
    <w:pPr>
      <w:tabs>
        <w:tab w:val="left" w:pos="4200"/>
        <w:tab w:val="right" w:pos="8280"/>
      </w:tabs>
    </w:pPr>
  </w:style>
  <w:style w:type="paragraph" w:styleId="FootnoteText">
    <w:name w:val="footnote text"/>
    <w:basedOn w:val="Normal"/>
    <w:link w:val="FootnoteTextChar"/>
    <w:uiPriority w:val="99"/>
    <w:semiHidden/>
    <w:unhideWhenUsed/>
    <w:rsid w:val="00BB1007"/>
    <w:pPr>
      <w:spacing w:line="240" w:lineRule="auto"/>
      <w:ind w:firstLine="0"/>
    </w:pPr>
    <w:rPr>
      <w:rFonts w:ascii="Trebuchet MS" w:eastAsiaTheme="minorHAnsi" w:hAnsi="Trebuchet MS" w:cs="Trebuchet MS"/>
      <w:sz w:val="20"/>
      <w:szCs w:val="20"/>
      <w:lang w:bidi="ar-SA"/>
    </w:rPr>
  </w:style>
  <w:style w:type="character" w:customStyle="1" w:styleId="FootnoteTextChar">
    <w:name w:val="Footnote Text Char"/>
    <w:basedOn w:val="DefaultParagraphFont"/>
    <w:link w:val="FootnoteText"/>
    <w:uiPriority w:val="99"/>
    <w:semiHidden/>
    <w:rsid w:val="00BB1007"/>
    <w:rPr>
      <w:rFonts w:ascii="Trebuchet MS" w:eastAsiaTheme="minorHAnsi" w:hAnsi="Trebuchet MS" w:cs="Trebuchet MS"/>
      <w:lang w:val="en-US" w:eastAsia="en-US"/>
    </w:rPr>
  </w:style>
  <w:style w:type="character" w:styleId="FootnoteReference">
    <w:name w:val="footnote reference"/>
    <w:basedOn w:val="DefaultParagraphFont"/>
    <w:uiPriority w:val="99"/>
    <w:semiHidden/>
    <w:unhideWhenUsed/>
    <w:rsid w:val="00BB100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e0144226026a4b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1327</ap:Words>
  <ap:Characters>5695</ap:Characters>
  <ap:Application>Microsoft Office Word</ap:Application>
  <ap:DocSecurity>0</ap:DocSecurity>
  <ap:Lines>94</ap:Lines>
  <ap:Paragraphs>15</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7007</ap:CharactersWithSpaces>
  <ap:SharedDoc>false</ap:SharedDoc>
  <ap:HyperlinksChanged>false</ap:HyperlinksChanged>
  <ap:AppVersion>16.0000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Numbers Chapter 35</dc:title>
  <dc:subject/>
  <dc:creator>Ruth Farrugia</dc:creator>
  <cp:keywords/>
  <dc:description/>
  <cp:lastModifiedBy>Farrugia, Ruth</cp:lastModifiedBy>
  <cp:revision>3</cp:revision>
  <dcterms:created xsi:type="dcterms:W3CDTF">2020-10-15T13:30:00Z</dcterms:created>
  <dcterms:modified xsi:type="dcterms:W3CDTF">2020-10-15T13:30:00Z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Numbers 35.docx</vt:lpwstr>
  </property>
  <property fmtid="{D5CDD505-2E9C-101B-9397-08002B2CF9AE}" pid="9" name="_TranslationDocumentId">
    <vt:i4>19482</vt:i4>
  </property>
  <property fmtid="{D5CDD505-2E9C-101B-9397-08002B2CF9AE}" pid="10" name="_ParentPublicationName">
    <vt:lpwstr>04-Numbers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4035</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4</vt:i4>
  </property>
  <property fmtid="{D5CDD505-2E9C-101B-9397-08002B2CF9AE}" pid="18" name="_ChapterNumber">
    <vt:i4>35</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AdditionalAdvisor">
    <vt:bool>true</vt:bool>
  </property>
  <property fmtid="{D5CDD505-2E9C-101B-9397-08002B2CF9AE}" pid="25" name="_SignLanguage">
    <vt:bool>false</vt:bool>
  </property>
</Properties>
</file>