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594" w:rsidRPr="00EC67F9" w:rsidRDefault="001E7594" w:rsidP="001E7594">
      <w:pPr>
        <w:rPr>
          <w:rFonts w:ascii="Trebuchet MS" w:hAnsi="Trebuchet MS"/>
          <w:noProof/>
        </w:rPr>
      </w:pPr>
      <w:bookmarkStart w:id="0" w:name="_GoBack"/>
      <w:bookmarkEnd w:id="0"/>
      <w:r w:rsidRPr="00EC67F9">
        <w:rPr>
          <w:rFonts w:ascii="Trebuchet MS" w:hAnsi="Trebuchet MS"/>
          <w:b/>
        </w:rPr>
        <w:t xml:space="preserve">11:1 </w:t>
      </w:r>
      <w:r w:rsidRPr="00EC67F9">
        <w:rPr>
          <w:rFonts w:ascii="Trebuchet MS" w:hAnsi="Trebuchet MS"/>
          <w:noProof/>
        </w:rPr>
        <w:t xml:space="preserve">Now the people </w:t>
      </w:r>
      <w:del w:id="1" w:author="Author">
        <w:r w:rsidRPr="00EC67F9">
          <w:rPr>
            <w:rFonts w:ascii="Trebuchet MS" w:hAnsi="Trebuchet MS"/>
            <w:noProof/>
          </w:rPr>
          <w:delText xml:space="preserve">became as men having something evil to </w:delText>
        </w:r>
      </w:del>
      <w:ins w:id="2" w:author="Author">
        <w:r w:rsidRPr="00EC67F9">
          <w:rPr>
            <w:rFonts w:ascii="Trebuchet MS" w:hAnsi="Trebuchet MS"/>
            <w:noProof/>
          </w:rPr>
          <w:t xml:space="preserve">began to </w:t>
        </w:r>
      </w:ins>
      <w:r w:rsidRPr="00EC67F9">
        <w:rPr>
          <w:rFonts w:ascii="Trebuchet MS" w:hAnsi="Trebuchet MS"/>
          <w:noProof/>
        </w:rPr>
        <w:t xml:space="preserve">complain </w:t>
      </w:r>
      <w:del w:id="3" w:author="Author">
        <w:r w:rsidRPr="00EC67F9">
          <w:rPr>
            <w:rFonts w:ascii="Trebuchet MS" w:hAnsi="Trebuchet MS"/>
            <w:noProof/>
          </w:rPr>
          <w:delText>about in the ears of</w:delText>
        </w:r>
      </w:del>
      <w:ins w:id="4" w:author="Author">
        <w:r w:rsidRPr="00EC67F9">
          <w:rPr>
            <w:rFonts w:ascii="Trebuchet MS" w:hAnsi="Trebuchet MS"/>
            <w:noProof/>
          </w:rPr>
          <w:t>bitterly before</w:t>
        </w:r>
      </w:ins>
      <w:r w:rsidRPr="00EC67F9">
        <w:rPr>
          <w:rFonts w:ascii="Trebuchet MS" w:hAnsi="Trebuchet MS"/>
          <w:noProof/>
        </w:rPr>
        <w:t xml:space="preserve"> Jehovah. When Jehovah </w:t>
      </w:r>
      <w:del w:id="5" w:author="Author">
        <w:r w:rsidRPr="00EC67F9">
          <w:rPr>
            <w:rFonts w:ascii="Trebuchet MS" w:hAnsi="Trebuchet MS"/>
            <w:noProof/>
          </w:rPr>
          <w:delText>got to hear</w:delText>
        </w:r>
      </w:del>
      <w:ins w:id="6" w:author="Author">
        <w:r w:rsidRPr="00EC67F9">
          <w:rPr>
            <w:rFonts w:ascii="Trebuchet MS" w:hAnsi="Trebuchet MS"/>
            <w:noProof/>
          </w:rPr>
          <w:t>heard</w:t>
        </w:r>
      </w:ins>
      <w:r w:rsidRPr="00EC67F9">
        <w:rPr>
          <w:rFonts w:ascii="Trebuchet MS" w:hAnsi="Trebuchet MS"/>
          <w:noProof/>
        </w:rPr>
        <w:t xml:space="preserve"> it, </w:t>
      </w:r>
      <w:del w:id="7" w:author="Author">
        <w:r w:rsidRPr="00EC67F9">
          <w:rPr>
            <w:rFonts w:ascii="Trebuchet MS" w:hAnsi="Trebuchet MS"/>
            <w:noProof/>
          </w:rPr>
          <w:delText xml:space="preserve">then </w:delText>
        </w:r>
      </w:del>
      <w:r w:rsidRPr="00EC67F9">
        <w:rPr>
          <w:rFonts w:ascii="Trebuchet MS" w:hAnsi="Trebuchet MS"/>
          <w:noProof/>
        </w:rPr>
        <w:t xml:space="preserve">his anger </w:t>
      </w:r>
      <w:del w:id="8" w:author="Author">
        <w:r w:rsidRPr="00EC67F9">
          <w:rPr>
            <w:rFonts w:ascii="Trebuchet MS" w:hAnsi="Trebuchet MS"/>
            <w:noProof/>
          </w:rPr>
          <w:delText>grew hot</w:delText>
        </w:r>
      </w:del>
      <w:ins w:id="9" w:author="Author">
        <w:r w:rsidRPr="00EC67F9">
          <w:rPr>
            <w:rFonts w:ascii="Trebuchet MS" w:hAnsi="Trebuchet MS"/>
            <w:noProof/>
          </w:rPr>
          <w:t>flared</w:t>
        </w:r>
      </w:ins>
      <w:r w:rsidRPr="00EC67F9">
        <w:rPr>
          <w:rFonts w:ascii="Trebuchet MS" w:hAnsi="Trebuchet MS"/>
          <w:noProof/>
        </w:rPr>
        <w:t xml:space="preserve">, and a fire </w:t>
      </w:r>
      <w:del w:id="10" w:author="Author">
        <w:r w:rsidRPr="00EC67F9">
          <w:rPr>
            <w:rFonts w:ascii="Trebuchet MS" w:hAnsi="Trebuchet MS"/>
            <w:noProof/>
          </w:rPr>
          <w:delText>of</w:delText>
        </w:r>
      </w:del>
      <w:ins w:id="11" w:author="Author">
        <w:r w:rsidRPr="00EC67F9">
          <w:rPr>
            <w:rFonts w:ascii="Trebuchet MS" w:hAnsi="Trebuchet MS"/>
            <w:noProof/>
          </w:rPr>
          <w:t>from</w:t>
        </w:r>
      </w:ins>
      <w:r w:rsidRPr="00EC67F9">
        <w:rPr>
          <w:rFonts w:ascii="Trebuchet MS" w:hAnsi="Trebuchet MS"/>
          <w:noProof/>
        </w:rPr>
        <w:t xml:space="preserve"> Jehovah began to blaze against them and to consume some </w:t>
      </w:r>
      <w:del w:id="12" w:author="Author">
        <w:r w:rsidRPr="00EC67F9">
          <w:rPr>
            <w:rFonts w:ascii="Trebuchet MS" w:hAnsi="Trebuchet MS"/>
            <w:noProof/>
          </w:rPr>
          <w:delText>in</w:delText>
        </w:r>
      </w:del>
      <w:ins w:id="13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 </w:t>
      </w:r>
      <w:del w:id="14" w:author="Author">
        <w:r w:rsidRPr="00EC67F9">
          <w:rPr>
            <w:rFonts w:ascii="Trebuchet MS" w:hAnsi="Trebuchet MS"/>
            <w:noProof/>
          </w:rPr>
          <w:delText>extremity</w:delText>
        </w:r>
      </w:del>
      <w:ins w:id="15" w:author="Author">
        <w:r w:rsidRPr="00EC67F9">
          <w:rPr>
            <w:rFonts w:ascii="Trebuchet MS" w:hAnsi="Trebuchet MS"/>
            <w:noProof/>
          </w:rPr>
          <w:t>outskirts</w:t>
        </w:r>
      </w:ins>
      <w:r w:rsidRPr="00EC67F9">
        <w:rPr>
          <w:rFonts w:ascii="Trebuchet MS" w:hAnsi="Trebuchet MS"/>
          <w:noProof/>
        </w:rPr>
        <w:t xml:space="preserve"> of the camp. </w:t>
      </w:r>
      <w:r w:rsidRPr="00EC67F9">
        <w:rPr>
          <w:rFonts w:ascii="Trebuchet MS" w:hAnsi="Trebuchet MS"/>
          <w:b/>
          <w:noProof/>
        </w:rPr>
        <w:t xml:space="preserve">11:2 </w:t>
      </w:r>
      <w:r w:rsidRPr="00EC67F9">
        <w:rPr>
          <w:rFonts w:ascii="Trebuchet MS" w:hAnsi="Trebuchet MS"/>
          <w:noProof/>
        </w:rPr>
        <w:t xml:space="preserve">When the people began to cry out to Moses, </w:t>
      </w:r>
      <w:del w:id="16" w:author="Author">
        <w:r w:rsidRPr="00EC67F9">
          <w:rPr>
            <w:rFonts w:ascii="Trebuchet MS" w:hAnsi="Trebuchet MS"/>
            <w:noProof/>
          </w:rPr>
          <w:delText xml:space="preserve">then </w:delText>
        </w:r>
      </w:del>
      <w:r w:rsidRPr="00EC67F9">
        <w:rPr>
          <w:rFonts w:ascii="Trebuchet MS" w:hAnsi="Trebuchet MS"/>
          <w:noProof/>
        </w:rPr>
        <w:t xml:space="preserve">he made supplication to Jehovah, and the fire </w:t>
      </w:r>
      <w:del w:id="17" w:author="Author">
        <w:r w:rsidRPr="00EC67F9">
          <w:rPr>
            <w:rFonts w:ascii="Trebuchet MS" w:hAnsi="Trebuchet MS"/>
            <w:noProof/>
          </w:rPr>
          <w:delText>sank down</w:delText>
        </w:r>
      </w:del>
      <w:ins w:id="18" w:author="Author">
        <w:r w:rsidRPr="00EC67F9">
          <w:rPr>
            <w:rFonts w:ascii="Trebuchet MS" w:hAnsi="Trebuchet MS"/>
            <w:noProof/>
          </w:rPr>
          <w:t>died out</w:t>
        </w:r>
      </w:ins>
      <w:r w:rsidRPr="00EC67F9">
        <w:rPr>
          <w:rFonts w:ascii="Trebuchet MS" w:hAnsi="Trebuchet MS"/>
          <w:noProof/>
        </w:rPr>
        <w:t xml:space="preserve">. </w:t>
      </w:r>
      <w:r w:rsidRPr="00EC67F9">
        <w:rPr>
          <w:rFonts w:ascii="Trebuchet MS" w:hAnsi="Trebuchet MS"/>
          <w:b/>
          <w:noProof/>
        </w:rPr>
        <w:t xml:space="preserve">11:3 </w:t>
      </w:r>
      <w:del w:id="19" w:author="Author">
        <w:r w:rsidRPr="00EC67F9">
          <w:rPr>
            <w:rFonts w:ascii="Trebuchet MS" w:hAnsi="Trebuchet MS"/>
            <w:noProof/>
          </w:rPr>
          <w:delText>And the name of</w:delText>
        </w:r>
      </w:del>
      <w:ins w:id="20" w:author="Author">
        <w:r w:rsidRPr="00EC67F9">
          <w:rPr>
            <w:rFonts w:ascii="Trebuchet MS" w:hAnsi="Trebuchet MS"/>
            <w:noProof/>
          </w:rPr>
          <w:t>So</w:t>
        </w:r>
      </w:ins>
      <w:r w:rsidRPr="00EC67F9">
        <w:rPr>
          <w:rFonts w:ascii="Trebuchet MS" w:hAnsi="Trebuchet MS"/>
          <w:noProof/>
        </w:rPr>
        <w:t xml:space="preserve"> that place </w:t>
      </w:r>
      <w:del w:id="21" w:author="Author">
        <w:r w:rsidRPr="00EC67F9">
          <w:rPr>
            <w:rFonts w:ascii="Trebuchet MS" w:hAnsi="Trebuchet MS"/>
            <w:noProof/>
          </w:rPr>
          <w:delText xml:space="preserve">got to be called </w:delText>
        </w:r>
      </w:del>
      <w:ins w:id="22" w:author="Author">
        <w:r w:rsidRPr="00EC67F9">
          <w:rPr>
            <w:rFonts w:ascii="Trebuchet MS" w:hAnsi="Trebuchet MS"/>
            <w:noProof/>
          </w:rPr>
          <w:t xml:space="preserve">was given the name </w:t>
        </w:r>
      </w:ins>
      <w:r w:rsidRPr="00EC67F9">
        <w:rPr>
          <w:rFonts w:ascii="Trebuchet MS" w:hAnsi="Trebuchet MS"/>
          <w:noProof/>
        </w:rPr>
        <w:t>Tab′e·rah,</w:t>
      </w:r>
      <w:ins w:id="23" w:author="Author">
        <w:r w:rsidRPr="00EC67F9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C67F9">
        <w:rPr>
          <w:rFonts w:ascii="Trebuchet MS" w:hAnsi="Trebuchet MS"/>
          <w:noProof/>
        </w:rPr>
        <w:t xml:space="preserve"> because a fire </w:t>
      </w:r>
      <w:del w:id="26" w:author="Author">
        <w:r w:rsidRPr="00EC67F9">
          <w:rPr>
            <w:rFonts w:ascii="Trebuchet MS" w:hAnsi="Trebuchet MS"/>
            <w:noProof/>
          </w:rPr>
          <w:delText>of</w:delText>
        </w:r>
      </w:del>
      <w:ins w:id="27" w:author="Author">
        <w:r w:rsidRPr="00EC67F9">
          <w:rPr>
            <w:rFonts w:ascii="Trebuchet MS" w:hAnsi="Trebuchet MS"/>
            <w:noProof/>
          </w:rPr>
          <w:t>from</w:t>
        </w:r>
      </w:ins>
      <w:r w:rsidRPr="00EC67F9">
        <w:rPr>
          <w:rFonts w:ascii="Trebuchet MS" w:hAnsi="Trebuchet MS"/>
          <w:noProof/>
        </w:rPr>
        <w:t xml:space="preserve"> Jehovah had blazed against them.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11:4 </w:t>
      </w:r>
      <w:del w:id="28" w:author="Author">
        <w:r w:rsidRPr="00EC67F9">
          <w:rPr>
            <w:rFonts w:ascii="Trebuchet MS" w:hAnsi="Trebuchet MS"/>
            <w:noProof/>
          </w:rPr>
          <w:delText>And the</w:delText>
        </w:r>
      </w:del>
      <w:ins w:id="29" w:author="Author">
        <w:r w:rsidRPr="00EC67F9">
          <w:rPr>
            <w:rFonts w:ascii="Trebuchet MS" w:hAnsi="Trebuchet MS"/>
            <w:noProof/>
          </w:rPr>
          <w:t>The</w:t>
        </w:r>
      </w:ins>
      <w:r w:rsidRPr="00EC67F9">
        <w:rPr>
          <w:rFonts w:ascii="Trebuchet MS" w:hAnsi="Trebuchet MS"/>
          <w:noProof/>
        </w:rPr>
        <w:t xml:space="preserve"> mixed crowd</w:t>
      </w:r>
      <w:del w:id="30" w:author="Author">
        <w:r w:rsidRPr="00EC67F9">
          <w:rPr>
            <w:rFonts w:ascii="Trebuchet MS" w:hAnsi="Trebuchet MS"/>
            <w:noProof/>
          </w:rPr>
          <w:delText xml:space="preserve"> that was</w:delText>
        </w:r>
      </w:del>
      <w:ins w:id="31" w:author="Author">
        <w:r w:rsidRPr="00EC67F9">
          <w:rPr>
            <w:rStyle w:val="FootnoteReference"/>
            <w:rFonts w:ascii="Trebuchet MS" w:hAnsi="Trebuchet MS"/>
            <w:noProof/>
          </w:rPr>
          <w:footnoteReference w:id="2"/>
        </w:r>
        <w:r w:rsidRPr="00EC67F9">
          <w:rPr>
            <w:rFonts w:ascii="Trebuchet MS" w:hAnsi="Trebuchet MS"/>
            <w:noProof/>
          </w:rPr>
          <w:t xml:space="preserve"> who were</w:t>
        </w:r>
      </w:ins>
      <w:r w:rsidRPr="00EC67F9">
        <w:rPr>
          <w:rFonts w:ascii="Trebuchet MS" w:hAnsi="Trebuchet MS"/>
          <w:noProof/>
        </w:rPr>
        <w:t xml:space="preserve"> in </w:t>
      </w:r>
      <w:del w:id="34" w:author="Author">
        <w:r w:rsidRPr="00EC67F9">
          <w:rPr>
            <w:rFonts w:ascii="Trebuchet MS" w:hAnsi="Trebuchet MS"/>
            <w:noProof/>
          </w:rPr>
          <w:delText>the</w:delText>
        </w:r>
      </w:del>
      <w:ins w:id="35" w:author="Author">
        <w:r w:rsidRPr="00EC67F9">
          <w:rPr>
            <w:rFonts w:ascii="Trebuchet MS" w:hAnsi="Trebuchet MS"/>
            <w:noProof/>
          </w:rPr>
          <w:t>their</w:t>
        </w:r>
      </w:ins>
      <w:r w:rsidRPr="00EC67F9">
        <w:rPr>
          <w:rFonts w:ascii="Trebuchet MS" w:hAnsi="Trebuchet MS"/>
          <w:noProof/>
        </w:rPr>
        <w:t xml:space="preserve"> midst </w:t>
      </w:r>
      <w:del w:id="36" w:author="Author">
        <w:r w:rsidRPr="00EC67F9">
          <w:rPr>
            <w:rFonts w:ascii="Trebuchet MS" w:hAnsi="Trebuchet MS"/>
            <w:noProof/>
          </w:rPr>
          <w:delText>of them</w:delText>
        </w:r>
      </w:del>
      <w:ins w:id="37" w:author="Author">
        <w:r w:rsidRPr="00EC67F9">
          <w:rPr>
            <w:rFonts w:ascii="Trebuchet MS" w:hAnsi="Trebuchet MS"/>
            <w:noProof/>
          </w:rPr>
          <w:t>then</w:t>
        </w:r>
      </w:ins>
      <w:r w:rsidRPr="00EC67F9">
        <w:rPr>
          <w:rFonts w:ascii="Trebuchet MS" w:hAnsi="Trebuchet MS"/>
          <w:noProof/>
        </w:rPr>
        <w:t xml:space="preserve"> expressed selfish longing, and the </w:t>
      </w:r>
      <w:del w:id="38" w:author="Author">
        <w:r w:rsidRPr="00EC67F9">
          <w:rPr>
            <w:rFonts w:ascii="Trebuchet MS" w:hAnsi="Trebuchet MS"/>
            <w:noProof/>
          </w:rPr>
          <w:delText>sons of Israel</w:delText>
        </w:r>
      </w:del>
      <w:ins w:id="39" w:author="Author">
        <w:r w:rsidRPr="00EC67F9">
          <w:rPr>
            <w:rFonts w:ascii="Trebuchet MS" w:hAnsi="Trebuchet MS"/>
            <w:noProof/>
          </w:rPr>
          <w:t>Israelites</w:t>
        </w:r>
      </w:ins>
      <w:r w:rsidRPr="00EC67F9">
        <w:rPr>
          <w:rFonts w:ascii="Trebuchet MS" w:hAnsi="Trebuchet MS"/>
          <w:noProof/>
        </w:rPr>
        <w:t xml:space="preserve"> too began to weep again and say: “Who will give us meat to eat? </w:t>
      </w:r>
      <w:r w:rsidRPr="00EC67F9">
        <w:rPr>
          <w:rFonts w:ascii="Trebuchet MS" w:hAnsi="Trebuchet MS"/>
          <w:b/>
          <w:noProof/>
        </w:rPr>
        <w:t xml:space="preserve">11:5 </w:t>
      </w:r>
      <w:r w:rsidRPr="00EC67F9">
        <w:rPr>
          <w:rFonts w:ascii="Trebuchet MS" w:hAnsi="Trebuchet MS"/>
          <w:noProof/>
        </w:rPr>
        <w:t>How</w:t>
      </w:r>
      <w:ins w:id="40" w:author="Author">
        <w:r w:rsidRPr="00EC67F9">
          <w:rPr>
            <w:rFonts w:ascii="Trebuchet MS" w:hAnsi="Trebuchet MS"/>
            <w:noProof/>
          </w:rPr>
          <w:t xml:space="preserve"> fondly</w:t>
        </w:r>
      </w:ins>
      <w:r w:rsidRPr="00EC67F9">
        <w:rPr>
          <w:rFonts w:ascii="Trebuchet MS" w:hAnsi="Trebuchet MS"/>
          <w:noProof/>
        </w:rPr>
        <w:t xml:space="preserve"> we remember the fish that we used to eat </w:t>
      </w:r>
      <w:ins w:id="41" w:author="Author">
        <w:r w:rsidRPr="00EC67F9">
          <w:rPr>
            <w:rFonts w:ascii="Trebuchet MS" w:hAnsi="Trebuchet MS"/>
            <w:noProof/>
          </w:rPr>
          <w:t xml:space="preserve">without cost </w:t>
        </w:r>
      </w:ins>
      <w:r w:rsidRPr="00EC67F9">
        <w:rPr>
          <w:rFonts w:ascii="Trebuchet MS" w:hAnsi="Trebuchet MS"/>
          <w:noProof/>
        </w:rPr>
        <w:t>in Egypt</w:t>
      </w:r>
      <w:del w:id="42" w:author="Author">
        <w:r w:rsidRPr="00EC67F9">
          <w:rPr>
            <w:rFonts w:ascii="Trebuchet MS" w:hAnsi="Trebuchet MS"/>
            <w:noProof/>
          </w:rPr>
          <w:delText xml:space="preserve"> for nothing</w:delText>
        </w:r>
      </w:del>
      <w:r w:rsidRPr="00EC67F9">
        <w:rPr>
          <w:rFonts w:ascii="Trebuchet MS" w:hAnsi="Trebuchet MS"/>
          <w:noProof/>
        </w:rPr>
        <w:t>,</w:t>
      </w:r>
      <w:ins w:id="43" w:author="Author">
        <w:r w:rsidRPr="00EC67F9">
          <w:rPr>
            <w:rFonts w:ascii="Trebuchet MS" w:hAnsi="Trebuchet MS"/>
            <w:noProof/>
          </w:rPr>
          <w:t xml:space="preserve"> also</w:t>
        </w:r>
      </w:ins>
      <w:r w:rsidRPr="00EC67F9">
        <w:rPr>
          <w:rFonts w:ascii="Trebuchet MS" w:hAnsi="Trebuchet MS"/>
          <w:noProof/>
        </w:rPr>
        <w:t xml:space="preserve"> the cucumbers</w:t>
      </w:r>
      <w:del w:id="44" w:author="Author">
        <w:r w:rsidRPr="00EC67F9">
          <w:rPr>
            <w:rFonts w:ascii="Trebuchet MS" w:hAnsi="Trebuchet MS"/>
            <w:noProof/>
          </w:rPr>
          <w:delText xml:space="preserve"> and</w:delText>
        </w:r>
      </w:del>
      <w:ins w:id="45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the watermelons</w:t>
      </w:r>
      <w:del w:id="46" w:author="Author">
        <w:r w:rsidRPr="00EC67F9">
          <w:rPr>
            <w:rFonts w:ascii="Trebuchet MS" w:hAnsi="Trebuchet MS"/>
            <w:noProof/>
          </w:rPr>
          <w:delText xml:space="preserve"> and</w:delText>
        </w:r>
      </w:del>
      <w:ins w:id="47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the leeks</w:t>
      </w:r>
      <w:del w:id="48" w:author="Author">
        <w:r w:rsidRPr="00EC67F9">
          <w:rPr>
            <w:rFonts w:ascii="Trebuchet MS" w:hAnsi="Trebuchet MS"/>
            <w:noProof/>
          </w:rPr>
          <w:delText xml:space="preserve"> and</w:delText>
        </w:r>
      </w:del>
      <w:ins w:id="49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the onions</w:t>
      </w:r>
      <w:ins w:id="50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and the garlic! </w:t>
      </w:r>
      <w:r w:rsidRPr="00EC67F9">
        <w:rPr>
          <w:rFonts w:ascii="Trebuchet MS" w:hAnsi="Trebuchet MS"/>
          <w:b/>
          <w:noProof/>
        </w:rPr>
        <w:t xml:space="preserve">11:6 </w:t>
      </w:r>
      <w:r w:rsidRPr="00EC67F9">
        <w:rPr>
          <w:rFonts w:ascii="Trebuchet MS" w:hAnsi="Trebuchet MS"/>
          <w:noProof/>
        </w:rPr>
        <w:t xml:space="preserve">But now </w:t>
      </w:r>
      <w:del w:id="51" w:author="Author">
        <w:r w:rsidRPr="00EC67F9">
          <w:rPr>
            <w:rFonts w:ascii="Trebuchet MS" w:hAnsi="Trebuchet MS"/>
            <w:noProof/>
          </w:rPr>
          <w:delText>our soul is dried</w:delText>
        </w:r>
      </w:del>
      <w:ins w:id="52" w:author="Author">
        <w:r w:rsidRPr="00EC67F9">
          <w:rPr>
            <w:rFonts w:ascii="Trebuchet MS" w:hAnsi="Trebuchet MS"/>
            <w:noProof/>
          </w:rPr>
          <w:t>we</w:t>
        </w:r>
        <w:r w:rsidRPr="00EC67F9">
          <w:rPr>
            <w:rStyle w:val="FootnoteReference"/>
            <w:rFonts w:ascii="Trebuchet MS" w:hAnsi="Trebuchet MS"/>
            <w:noProof/>
          </w:rPr>
          <w:footnoteReference w:id="3"/>
        </w:r>
        <w:r w:rsidRPr="00EC67F9">
          <w:rPr>
            <w:rFonts w:ascii="Trebuchet MS" w:hAnsi="Trebuchet MS"/>
            <w:noProof/>
          </w:rPr>
          <w:t xml:space="preserve"> are withering</w:t>
        </w:r>
      </w:ins>
      <w:r w:rsidRPr="00EC67F9">
        <w:rPr>
          <w:rFonts w:ascii="Trebuchet MS" w:hAnsi="Trebuchet MS"/>
          <w:noProof/>
        </w:rPr>
        <w:t xml:space="preserve"> away. </w:t>
      </w:r>
      <w:del w:id="55" w:author="Author">
        <w:r w:rsidRPr="00EC67F9">
          <w:rPr>
            <w:rFonts w:ascii="Trebuchet MS" w:hAnsi="Trebuchet MS"/>
            <w:noProof/>
          </w:rPr>
          <w:delText>Our eyes are on</w:delText>
        </w:r>
      </w:del>
      <w:ins w:id="56" w:author="Author">
        <w:r w:rsidRPr="00EC67F9">
          <w:rPr>
            <w:rFonts w:ascii="Trebuchet MS" w:hAnsi="Trebuchet MS"/>
            <w:noProof/>
          </w:rPr>
          <w:t>We see</w:t>
        </w:r>
      </w:ins>
      <w:r w:rsidRPr="00EC67F9">
        <w:rPr>
          <w:rFonts w:ascii="Trebuchet MS" w:hAnsi="Trebuchet MS"/>
          <w:noProof/>
        </w:rPr>
        <w:t xml:space="preserve"> nothing at all except </w:t>
      </w:r>
      <w:del w:id="57" w:author="Author">
        <w:r w:rsidRPr="00EC67F9">
          <w:rPr>
            <w:rFonts w:ascii="Trebuchet MS" w:hAnsi="Trebuchet MS"/>
            <w:noProof/>
          </w:rPr>
          <w:delText>the</w:delText>
        </w:r>
      </w:del>
      <w:ins w:id="58" w:author="Author">
        <w:r w:rsidRPr="00EC67F9">
          <w:rPr>
            <w:rFonts w:ascii="Trebuchet MS" w:hAnsi="Trebuchet MS"/>
            <w:noProof/>
          </w:rPr>
          <w:t>this</w:t>
        </w:r>
      </w:ins>
      <w:r w:rsidRPr="00EC67F9">
        <w:rPr>
          <w:rFonts w:ascii="Trebuchet MS" w:hAnsi="Trebuchet MS"/>
          <w:noProof/>
        </w:rPr>
        <w:t xml:space="preserve"> manna.”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11:7 </w:t>
      </w:r>
      <w:r w:rsidRPr="00EC67F9">
        <w:rPr>
          <w:rFonts w:ascii="Trebuchet MS" w:hAnsi="Trebuchet MS"/>
          <w:noProof/>
        </w:rPr>
        <w:t xml:space="preserve">Incidentally, the manna was like coriander seed, and </w:t>
      </w:r>
      <w:del w:id="59" w:author="Author">
        <w:r w:rsidRPr="00EC67F9">
          <w:rPr>
            <w:rFonts w:ascii="Trebuchet MS" w:hAnsi="Trebuchet MS"/>
            <w:noProof/>
          </w:rPr>
          <w:delText>its look was</w:delText>
        </w:r>
      </w:del>
      <w:ins w:id="60" w:author="Author">
        <w:r w:rsidRPr="00EC67F9">
          <w:rPr>
            <w:rFonts w:ascii="Trebuchet MS" w:hAnsi="Trebuchet MS"/>
            <w:noProof/>
          </w:rPr>
          <w:t>it looked</w:t>
        </w:r>
      </w:ins>
      <w:r w:rsidRPr="00EC67F9">
        <w:rPr>
          <w:rFonts w:ascii="Trebuchet MS" w:hAnsi="Trebuchet MS"/>
          <w:noProof/>
        </w:rPr>
        <w:t xml:space="preserve"> like </w:t>
      </w:r>
      <w:del w:id="61" w:author="Author">
        <w:r w:rsidRPr="00EC67F9">
          <w:rPr>
            <w:rFonts w:ascii="Trebuchet MS" w:hAnsi="Trebuchet MS"/>
            <w:noProof/>
          </w:rPr>
          <w:delText xml:space="preserve">the look of </w:delText>
        </w:r>
      </w:del>
      <w:r w:rsidRPr="00EC67F9">
        <w:rPr>
          <w:rFonts w:ascii="Trebuchet MS" w:hAnsi="Trebuchet MS"/>
          <w:noProof/>
        </w:rPr>
        <w:t xml:space="preserve">bdellium gum. </w:t>
      </w:r>
      <w:r w:rsidRPr="00EC67F9">
        <w:rPr>
          <w:rFonts w:ascii="Trebuchet MS" w:hAnsi="Trebuchet MS"/>
          <w:b/>
          <w:noProof/>
        </w:rPr>
        <w:t xml:space="preserve">11:8 </w:t>
      </w:r>
      <w:r w:rsidRPr="00EC67F9">
        <w:rPr>
          <w:rFonts w:ascii="Trebuchet MS" w:hAnsi="Trebuchet MS"/>
          <w:noProof/>
        </w:rPr>
        <w:t xml:space="preserve">The people </w:t>
      </w:r>
      <w:ins w:id="62" w:author="Author">
        <w:r w:rsidRPr="00EC67F9">
          <w:rPr>
            <w:rFonts w:ascii="Trebuchet MS" w:hAnsi="Trebuchet MS"/>
            <w:noProof/>
          </w:rPr>
          <w:t xml:space="preserve">would </w:t>
        </w:r>
      </w:ins>
      <w:r w:rsidRPr="00EC67F9">
        <w:rPr>
          <w:rFonts w:ascii="Trebuchet MS" w:hAnsi="Trebuchet MS"/>
          <w:noProof/>
        </w:rPr>
        <w:t xml:space="preserve">spread out and </w:t>
      </w:r>
      <w:del w:id="63" w:author="Author">
        <w:r w:rsidRPr="00EC67F9">
          <w:rPr>
            <w:rFonts w:ascii="Trebuchet MS" w:hAnsi="Trebuchet MS"/>
            <w:noProof/>
          </w:rPr>
          <w:delText>picked</w:delText>
        </w:r>
      </w:del>
      <w:ins w:id="64" w:author="Author">
        <w:r w:rsidRPr="00EC67F9">
          <w:rPr>
            <w:rFonts w:ascii="Trebuchet MS" w:hAnsi="Trebuchet MS"/>
            <w:noProof/>
          </w:rPr>
          <w:t>pick</w:t>
        </w:r>
      </w:ins>
      <w:r w:rsidRPr="00EC67F9">
        <w:rPr>
          <w:rFonts w:ascii="Trebuchet MS" w:hAnsi="Trebuchet MS"/>
          <w:noProof/>
        </w:rPr>
        <w:t xml:space="preserve"> it up and </w:t>
      </w:r>
      <w:del w:id="65" w:author="Author">
        <w:r w:rsidRPr="00EC67F9">
          <w:rPr>
            <w:rFonts w:ascii="Trebuchet MS" w:hAnsi="Trebuchet MS"/>
            <w:noProof/>
          </w:rPr>
          <w:delText>ground</w:delText>
        </w:r>
      </w:del>
      <w:ins w:id="66" w:author="Author">
        <w:r w:rsidRPr="00EC67F9">
          <w:rPr>
            <w:rFonts w:ascii="Trebuchet MS" w:hAnsi="Trebuchet MS"/>
            <w:noProof/>
          </w:rPr>
          <w:t>grind</w:t>
        </w:r>
      </w:ins>
      <w:r w:rsidRPr="00EC67F9">
        <w:rPr>
          <w:rFonts w:ascii="Trebuchet MS" w:hAnsi="Trebuchet MS"/>
          <w:noProof/>
        </w:rPr>
        <w:t xml:space="preserve"> it in hand mills or </w:t>
      </w:r>
      <w:del w:id="67" w:author="Author">
        <w:r w:rsidRPr="00EC67F9">
          <w:rPr>
            <w:rFonts w:ascii="Trebuchet MS" w:hAnsi="Trebuchet MS"/>
            <w:noProof/>
          </w:rPr>
          <w:delText>pounded</w:delText>
        </w:r>
      </w:del>
      <w:ins w:id="68" w:author="Author">
        <w:r w:rsidRPr="00EC67F9">
          <w:rPr>
            <w:rFonts w:ascii="Trebuchet MS" w:hAnsi="Trebuchet MS"/>
            <w:noProof/>
          </w:rPr>
          <w:t>pound</w:t>
        </w:r>
      </w:ins>
      <w:r w:rsidRPr="00EC67F9">
        <w:rPr>
          <w:rFonts w:ascii="Trebuchet MS" w:hAnsi="Trebuchet MS"/>
          <w:noProof/>
        </w:rPr>
        <w:t xml:space="preserve"> it in a mortar</w:t>
      </w:r>
      <w:del w:id="69" w:author="Author">
        <w:r w:rsidRPr="00EC67F9">
          <w:rPr>
            <w:rFonts w:ascii="Trebuchet MS" w:hAnsi="Trebuchet MS"/>
            <w:noProof/>
          </w:rPr>
          <w:delText>, and</w:delText>
        </w:r>
      </w:del>
      <w:ins w:id="70" w:author="Author">
        <w:r w:rsidRPr="00EC67F9">
          <w:rPr>
            <w:rFonts w:ascii="Trebuchet MS" w:hAnsi="Trebuchet MS"/>
            <w:noProof/>
          </w:rPr>
          <w:t>. Then</w:t>
        </w:r>
      </w:ins>
      <w:r w:rsidRPr="00EC67F9">
        <w:rPr>
          <w:rFonts w:ascii="Trebuchet MS" w:hAnsi="Trebuchet MS"/>
          <w:noProof/>
        </w:rPr>
        <w:t xml:space="preserve"> they </w:t>
      </w:r>
      <w:del w:id="71" w:author="Author">
        <w:r w:rsidRPr="00EC67F9">
          <w:rPr>
            <w:rFonts w:ascii="Trebuchet MS" w:hAnsi="Trebuchet MS"/>
            <w:noProof/>
          </w:rPr>
          <w:delText>boiled</w:delText>
        </w:r>
      </w:del>
      <w:ins w:id="72" w:author="Author">
        <w:r w:rsidRPr="00EC67F9">
          <w:rPr>
            <w:rFonts w:ascii="Trebuchet MS" w:hAnsi="Trebuchet MS"/>
            <w:noProof/>
          </w:rPr>
          <w:t>would boil</w:t>
        </w:r>
      </w:ins>
      <w:r w:rsidRPr="00EC67F9">
        <w:rPr>
          <w:rFonts w:ascii="Trebuchet MS" w:hAnsi="Trebuchet MS"/>
          <w:noProof/>
        </w:rPr>
        <w:t xml:space="preserve"> it in cooking pots or </w:t>
      </w:r>
      <w:del w:id="73" w:author="Author">
        <w:r w:rsidRPr="00EC67F9">
          <w:rPr>
            <w:rFonts w:ascii="Trebuchet MS" w:hAnsi="Trebuchet MS"/>
            <w:noProof/>
          </w:rPr>
          <w:delText>made</w:delText>
        </w:r>
      </w:del>
      <w:ins w:id="74" w:author="Author">
        <w:r w:rsidRPr="00EC67F9">
          <w:rPr>
            <w:rFonts w:ascii="Trebuchet MS" w:hAnsi="Trebuchet MS"/>
            <w:noProof/>
          </w:rPr>
          <w:t>make</w:t>
        </w:r>
      </w:ins>
      <w:r w:rsidRPr="00EC67F9">
        <w:rPr>
          <w:rFonts w:ascii="Trebuchet MS" w:hAnsi="Trebuchet MS"/>
          <w:noProof/>
        </w:rPr>
        <w:t xml:space="preserve"> it into round </w:t>
      </w:r>
      <w:del w:id="75" w:author="Author">
        <w:r w:rsidRPr="00EC67F9">
          <w:rPr>
            <w:rFonts w:ascii="Trebuchet MS" w:hAnsi="Trebuchet MS"/>
            <w:noProof/>
          </w:rPr>
          <w:delText>cakes</w:delText>
        </w:r>
      </w:del>
      <w:ins w:id="76" w:author="Author">
        <w:r w:rsidRPr="00EC67F9">
          <w:rPr>
            <w:rFonts w:ascii="Trebuchet MS" w:hAnsi="Trebuchet MS"/>
            <w:noProof/>
          </w:rPr>
          <w:t>loaves</w:t>
        </w:r>
      </w:ins>
      <w:r w:rsidRPr="00EC67F9">
        <w:rPr>
          <w:rFonts w:ascii="Trebuchet MS" w:hAnsi="Trebuchet MS"/>
          <w:noProof/>
        </w:rPr>
        <w:t xml:space="preserve">, and </w:t>
      </w:r>
      <w:del w:id="77" w:author="Author">
        <w:r w:rsidRPr="00EC67F9">
          <w:rPr>
            <w:rFonts w:ascii="Trebuchet MS" w:hAnsi="Trebuchet MS"/>
            <w:noProof/>
          </w:rPr>
          <w:delText>its taste proved to be</w:delText>
        </w:r>
      </w:del>
      <w:ins w:id="78" w:author="Author">
        <w:r w:rsidRPr="00EC67F9">
          <w:rPr>
            <w:rFonts w:ascii="Trebuchet MS" w:hAnsi="Trebuchet MS"/>
            <w:noProof/>
          </w:rPr>
          <w:t>it tasted</w:t>
        </w:r>
      </w:ins>
      <w:r w:rsidRPr="00EC67F9">
        <w:rPr>
          <w:rFonts w:ascii="Trebuchet MS" w:hAnsi="Trebuchet MS"/>
          <w:noProof/>
        </w:rPr>
        <w:t xml:space="preserve"> like </w:t>
      </w:r>
      <w:del w:id="79" w:author="Author">
        <w:r w:rsidRPr="00EC67F9">
          <w:rPr>
            <w:rFonts w:ascii="Trebuchet MS" w:hAnsi="Trebuchet MS"/>
            <w:noProof/>
          </w:rPr>
          <w:delText xml:space="preserve">the taste of </w:delText>
        </w:r>
      </w:del>
      <w:r w:rsidRPr="00EC67F9">
        <w:rPr>
          <w:rFonts w:ascii="Trebuchet MS" w:hAnsi="Trebuchet MS"/>
          <w:noProof/>
        </w:rPr>
        <w:t xml:space="preserve">an oiled sweet cake. </w:t>
      </w:r>
      <w:r w:rsidRPr="00EC67F9">
        <w:rPr>
          <w:rFonts w:ascii="Trebuchet MS" w:hAnsi="Trebuchet MS"/>
          <w:b/>
          <w:noProof/>
        </w:rPr>
        <w:t xml:space="preserve">11:9 </w:t>
      </w:r>
      <w:del w:id="80" w:author="Author">
        <w:r w:rsidRPr="00EC67F9">
          <w:rPr>
            <w:rFonts w:ascii="Trebuchet MS" w:hAnsi="Trebuchet MS"/>
            <w:noProof/>
          </w:rPr>
          <w:delText>And when</w:delText>
        </w:r>
      </w:del>
      <w:ins w:id="81" w:author="Author">
        <w:r w:rsidRPr="00EC67F9">
          <w:rPr>
            <w:rFonts w:ascii="Trebuchet MS" w:hAnsi="Trebuchet MS"/>
            <w:noProof/>
          </w:rPr>
          <w:t>When</w:t>
        </w:r>
      </w:ins>
      <w:r w:rsidRPr="00EC67F9">
        <w:rPr>
          <w:rFonts w:ascii="Trebuchet MS" w:hAnsi="Trebuchet MS"/>
          <w:noProof/>
        </w:rPr>
        <w:t xml:space="preserve"> the dew descended </w:t>
      </w:r>
      <w:del w:id="82" w:author="Author">
        <w:r w:rsidRPr="00EC67F9">
          <w:rPr>
            <w:rFonts w:ascii="Trebuchet MS" w:hAnsi="Trebuchet MS"/>
            <w:noProof/>
          </w:rPr>
          <w:delText>upon</w:delText>
        </w:r>
      </w:del>
      <w:ins w:id="83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 camp by night, the manna would </w:t>
      </w:r>
      <w:ins w:id="84" w:author="Author">
        <w:r w:rsidRPr="00EC67F9">
          <w:rPr>
            <w:rFonts w:ascii="Trebuchet MS" w:hAnsi="Trebuchet MS"/>
            <w:noProof/>
          </w:rPr>
          <w:t xml:space="preserve">also </w:t>
        </w:r>
      </w:ins>
      <w:r w:rsidRPr="00EC67F9">
        <w:rPr>
          <w:rFonts w:ascii="Trebuchet MS" w:hAnsi="Trebuchet MS"/>
          <w:noProof/>
        </w:rPr>
        <w:t xml:space="preserve">descend </w:t>
      </w:r>
      <w:del w:id="85" w:author="Author">
        <w:r w:rsidRPr="00EC67F9">
          <w:rPr>
            <w:rFonts w:ascii="Trebuchet MS" w:hAnsi="Trebuchet MS"/>
            <w:noProof/>
          </w:rPr>
          <w:delText>upon</w:delText>
        </w:r>
      </w:del>
      <w:ins w:id="86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it.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11:10 </w:t>
      </w:r>
      <w:del w:id="87" w:author="Author">
        <w:r w:rsidRPr="00EC67F9">
          <w:rPr>
            <w:rFonts w:ascii="Trebuchet MS" w:hAnsi="Trebuchet MS"/>
            <w:noProof/>
          </w:rPr>
          <w:delText xml:space="preserve">And </w:delText>
        </w:r>
      </w:del>
      <w:r w:rsidRPr="00EC67F9">
        <w:rPr>
          <w:rFonts w:ascii="Trebuchet MS" w:hAnsi="Trebuchet MS"/>
          <w:noProof/>
        </w:rPr>
        <w:t xml:space="preserve">Moses </w:t>
      </w:r>
      <w:del w:id="88" w:author="Author">
        <w:r w:rsidRPr="00EC67F9">
          <w:rPr>
            <w:rFonts w:ascii="Trebuchet MS" w:hAnsi="Trebuchet MS"/>
            <w:noProof/>
          </w:rPr>
          <w:delText>got to hear</w:delText>
        </w:r>
      </w:del>
      <w:ins w:id="89" w:author="Author">
        <w:r w:rsidRPr="00EC67F9">
          <w:rPr>
            <w:rFonts w:ascii="Trebuchet MS" w:hAnsi="Trebuchet MS"/>
            <w:noProof/>
          </w:rPr>
          <w:t>heard</w:t>
        </w:r>
      </w:ins>
      <w:r w:rsidRPr="00EC67F9">
        <w:rPr>
          <w:rFonts w:ascii="Trebuchet MS" w:hAnsi="Trebuchet MS"/>
          <w:noProof/>
        </w:rPr>
        <w:t xml:space="preserve"> the people weeping</w:t>
      </w:r>
      <w:del w:id="90" w:author="Author">
        <w:r w:rsidRPr="00EC67F9">
          <w:rPr>
            <w:rFonts w:ascii="Trebuchet MS" w:hAnsi="Trebuchet MS"/>
            <w:noProof/>
          </w:rPr>
          <w:delText xml:space="preserve"> in their families</w:delText>
        </w:r>
      </w:del>
      <w:ins w:id="91" w:author="Author">
        <w:r w:rsidRPr="00EC67F9">
          <w:rPr>
            <w:rFonts w:ascii="Trebuchet MS" w:hAnsi="Trebuchet MS"/>
            <w:noProof/>
          </w:rPr>
          <w:t>, family after family</w:t>
        </w:r>
      </w:ins>
      <w:r w:rsidRPr="00EC67F9">
        <w:rPr>
          <w:rFonts w:ascii="Trebuchet MS" w:hAnsi="Trebuchet MS"/>
          <w:noProof/>
        </w:rPr>
        <w:t xml:space="preserve">, each man at the entrance of his tent. And </w:t>
      </w:r>
      <w:del w:id="92" w:author="Author">
        <w:r w:rsidRPr="00EC67F9">
          <w:rPr>
            <w:rFonts w:ascii="Trebuchet MS" w:hAnsi="Trebuchet MS"/>
            <w:noProof/>
          </w:rPr>
          <w:delText>Jehovah’s anger began growing</w:delText>
        </w:r>
      </w:del>
      <w:ins w:id="93" w:author="Author">
        <w:r w:rsidRPr="00EC67F9">
          <w:rPr>
            <w:rFonts w:ascii="Trebuchet MS" w:hAnsi="Trebuchet MS"/>
            <w:noProof/>
          </w:rPr>
          <w:t>Jehovah became</w:t>
        </w:r>
      </w:ins>
      <w:r w:rsidRPr="00EC67F9">
        <w:rPr>
          <w:rFonts w:ascii="Trebuchet MS" w:hAnsi="Trebuchet MS"/>
          <w:noProof/>
        </w:rPr>
        <w:t xml:space="preserve"> very </w:t>
      </w:r>
      <w:del w:id="94" w:author="Author">
        <w:r w:rsidRPr="00EC67F9">
          <w:rPr>
            <w:rFonts w:ascii="Trebuchet MS" w:hAnsi="Trebuchet MS"/>
            <w:noProof/>
          </w:rPr>
          <w:delText>hot</w:delText>
        </w:r>
      </w:del>
      <w:ins w:id="95" w:author="Author">
        <w:r w:rsidRPr="00EC67F9">
          <w:rPr>
            <w:rFonts w:ascii="Trebuchet MS" w:hAnsi="Trebuchet MS"/>
            <w:noProof/>
          </w:rPr>
          <w:t>angry</w:t>
        </w:r>
      </w:ins>
      <w:r w:rsidRPr="00EC67F9">
        <w:rPr>
          <w:rFonts w:ascii="Trebuchet MS" w:hAnsi="Trebuchet MS"/>
          <w:noProof/>
        </w:rPr>
        <w:t xml:space="preserve">, and </w:t>
      </w:r>
      <w:del w:id="96" w:author="Author">
        <w:r w:rsidRPr="00EC67F9">
          <w:rPr>
            <w:rFonts w:ascii="Trebuchet MS" w:hAnsi="Trebuchet MS"/>
            <w:noProof/>
          </w:rPr>
          <w:delText xml:space="preserve">in the eyes of </w:delText>
        </w:r>
      </w:del>
      <w:r w:rsidRPr="00EC67F9">
        <w:rPr>
          <w:rFonts w:ascii="Trebuchet MS" w:hAnsi="Trebuchet MS"/>
          <w:noProof/>
        </w:rPr>
        <w:t xml:space="preserve">Moses </w:t>
      </w:r>
      <w:del w:id="97" w:author="Author">
        <w:r w:rsidRPr="00EC67F9">
          <w:rPr>
            <w:rFonts w:ascii="Trebuchet MS" w:hAnsi="Trebuchet MS"/>
            <w:noProof/>
          </w:rPr>
          <w:delText xml:space="preserve">it </w:delText>
        </w:r>
      </w:del>
      <w:r w:rsidRPr="00EC67F9">
        <w:rPr>
          <w:rFonts w:ascii="Trebuchet MS" w:hAnsi="Trebuchet MS"/>
          <w:noProof/>
        </w:rPr>
        <w:t xml:space="preserve">was </w:t>
      </w:r>
      <w:del w:id="98" w:author="Author">
        <w:r w:rsidRPr="00EC67F9">
          <w:rPr>
            <w:rFonts w:ascii="Trebuchet MS" w:hAnsi="Trebuchet MS"/>
            <w:noProof/>
          </w:rPr>
          <w:delText>bad</w:delText>
        </w:r>
      </w:del>
      <w:ins w:id="99" w:author="Author">
        <w:r w:rsidRPr="00EC67F9">
          <w:rPr>
            <w:rFonts w:ascii="Trebuchet MS" w:hAnsi="Trebuchet MS"/>
            <w:noProof/>
          </w:rPr>
          <w:t>also very displeased</w:t>
        </w:r>
      </w:ins>
      <w:r w:rsidRPr="00EC67F9">
        <w:rPr>
          <w:rFonts w:ascii="Trebuchet MS" w:hAnsi="Trebuchet MS"/>
          <w:noProof/>
        </w:rPr>
        <w:t xml:space="preserve">. </w:t>
      </w:r>
      <w:r w:rsidRPr="00EC67F9">
        <w:rPr>
          <w:rFonts w:ascii="Trebuchet MS" w:hAnsi="Trebuchet MS"/>
          <w:b/>
          <w:noProof/>
        </w:rPr>
        <w:t xml:space="preserve">11:11 </w:t>
      </w:r>
      <w:r w:rsidRPr="00EC67F9">
        <w:rPr>
          <w:rFonts w:ascii="Trebuchet MS" w:hAnsi="Trebuchet MS"/>
          <w:noProof/>
        </w:rPr>
        <w:t xml:space="preserve">Then Moses said to Jehovah: “Why have you </w:t>
      </w:r>
      <w:del w:id="100" w:author="Author">
        <w:r w:rsidRPr="00EC67F9">
          <w:rPr>
            <w:rFonts w:ascii="Trebuchet MS" w:hAnsi="Trebuchet MS"/>
            <w:noProof/>
          </w:rPr>
          <w:delText>caused evil to</w:delText>
        </w:r>
      </w:del>
      <w:ins w:id="101" w:author="Author">
        <w:r w:rsidRPr="00EC67F9">
          <w:rPr>
            <w:rFonts w:ascii="Trebuchet MS" w:hAnsi="Trebuchet MS"/>
            <w:noProof/>
          </w:rPr>
          <w:t>afflicted</w:t>
        </w:r>
      </w:ins>
      <w:r w:rsidRPr="00EC67F9">
        <w:rPr>
          <w:rFonts w:ascii="Trebuchet MS" w:hAnsi="Trebuchet MS"/>
          <w:noProof/>
        </w:rPr>
        <w:t xml:space="preserve"> your servant</w:t>
      </w:r>
      <w:del w:id="102" w:author="Author">
        <w:r w:rsidRPr="00EC67F9">
          <w:rPr>
            <w:rFonts w:ascii="Trebuchet MS" w:hAnsi="Trebuchet MS"/>
            <w:noProof/>
          </w:rPr>
          <w:delText>, and why</w:delText>
        </w:r>
      </w:del>
      <w:ins w:id="103" w:author="Author">
        <w:r w:rsidRPr="00EC67F9">
          <w:rPr>
            <w:rFonts w:ascii="Trebuchet MS" w:hAnsi="Trebuchet MS"/>
            <w:noProof/>
          </w:rPr>
          <w:t>? Why</w:t>
        </w:r>
      </w:ins>
      <w:r w:rsidRPr="00EC67F9">
        <w:rPr>
          <w:rFonts w:ascii="Trebuchet MS" w:hAnsi="Trebuchet MS"/>
          <w:noProof/>
        </w:rPr>
        <w:t xml:space="preserve"> have I not found favor in your eyes, </w:t>
      </w:r>
      <w:del w:id="104" w:author="Author">
        <w:r w:rsidRPr="00EC67F9">
          <w:rPr>
            <w:rFonts w:ascii="Trebuchet MS" w:hAnsi="Trebuchet MS"/>
            <w:noProof/>
          </w:rPr>
          <w:delText>in placing</w:delText>
        </w:r>
      </w:del>
      <w:ins w:id="105" w:author="Author">
        <w:r w:rsidRPr="00EC67F9">
          <w:rPr>
            <w:rFonts w:ascii="Trebuchet MS" w:hAnsi="Trebuchet MS"/>
            <w:noProof/>
          </w:rPr>
          <w:t>so that you put</w:t>
        </w:r>
      </w:ins>
      <w:r w:rsidRPr="00EC67F9">
        <w:rPr>
          <w:rFonts w:ascii="Trebuchet MS" w:hAnsi="Trebuchet MS"/>
          <w:noProof/>
        </w:rPr>
        <w:t xml:space="preserve"> the </w:t>
      </w:r>
      <w:del w:id="106" w:author="Author">
        <w:r w:rsidRPr="00EC67F9">
          <w:rPr>
            <w:rFonts w:ascii="Trebuchet MS" w:hAnsi="Trebuchet MS"/>
            <w:noProof/>
          </w:rPr>
          <w:delText>load</w:delText>
        </w:r>
      </w:del>
      <w:ins w:id="107" w:author="Author">
        <w:r w:rsidRPr="00EC67F9">
          <w:rPr>
            <w:rFonts w:ascii="Trebuchet MS" w:hAnsi="Trebuchet MS"/>
            <w:noProof/>
          </w:rPr>
          <w:t>burden</w:t>
        </w:r>
      </w:ins>
      <w:r w:rsidRPr="00EC67F9">
        <w:rPr>
          <w:rFonts w:ascii="Trebuchet MS" w:hAnsi="Trebuchet MS"/>
          <w:noProof/>
        </w:rPr>
        <w:t xml:space="preserve"> of all this people </w:t>
      </w:r>
      <w:del w:id="108" w:author="Author">
        <w:r w:rsidRPr="00EC67F9">
          <w:rPr>
            <w:rFonts w:ascii="Trebuchet MS" w:hAnsi="Trebuchet MS"/>
            <w:noProof/>
          </w:rPr>
          <w:delText>upon</w:delText>
        </w:r>
      </w:del>
      <w:ins w:id="109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me? </w:t>
      </w:r>
      <w:r w:rsidRPr="00EC67F9">
        <w:rPr>
          <w:rFonts w:ascii="Trebuchet MS" w:hAnsi="Trebuchet MS"/>
          <w:b/>
          <w:noProof/>
        </w:rPr>
        <w:t xml:space="preserve">11:12 </w:t>
      </w:r>
      <w:del w:id="110" w:author="Author">
        <w:r w:rsidRPr="00EC67F9">
          <w:rPr>
            <w:rFonts w:ascii="Trebuchet MS" w:hAnsi="Trebuchet MS"/>
            <w:noProof/>
          </w:rPr>
          <w:delText>Have</w:delText>
        </w:r>
      </w:del>
      <w:ins w:id="111" w:author="Author">
        <w:r w:rsidRPr="00EC67F9">
          <w:rPr>
            <w:rFonts w:ascii="Trebuchet MS" w:hAnsi="Trebuchet MS"/>
            <w:noProof/>
          </w:rPr>
          <w:t>Did</w:t>
        </w:r>
      </w:ins>
      <w:r w:rsidRPr="00EC67F9">
        <w:rPr>
          <w:rFonts w:ascii="Trebuchet MS" w:hAnsi="Trebuchet MS"/>
          <w:noProof/>
        </w:rPr>
        <w:t xml:space="preserve"> I </w:t>
      </w:r>
      <w:del w:id="112" w:author="Author">
        <w:r w:rsidRPr="00EC67F9">
          <w:rPr>
            <w:rFonts w:ascii="Trebuchet MS" w:hAnsi="Trebuchet MS"/>
            <w:noProof/>
          </w:rPr>
          <w:delText>myself conceived</w:delText>
        </w:r>
      </w:del>
      <w:ins w:id="113" w:author="Author">
        <w:r w:rsidRPr="00EC67F9">
          <w:rPr>
            <w:rFonts w:ascii="Trebuchet MS" w:hAnsi="Trebuchet MS"/>
            <w:noProof/>
          </w:rPr>
          <w:t>conceive</w:t>
        </w:r>
      </w:ins>
      <w:r w:rsidRPr="00EC67F9">
        <w:rPr>
          <w:rFonts w:ascii="Trebuchet MS" w:hAnsi="Trebuchet MS"/>
          <w:noProof/>
        </w:rPr>
        <w:t xml:space="preserve"> all this people? </w:t>
      </w:r>
      <w:del w:id="114" w:author="Author">
        <w:r w:rsidRPr="00EC67F9">
          <w:rPr>
            <w:rFonts w:ascii="Trebuchet MS" w:hAnsi="Trebuchet MS"/>
            <w:noProof/>
          </w:rPr>
          <w:delText>Is it</w:delText>
        </w:r>
      </w:del>
      <w:ins w:id="115" w:author="Author">
        <w:r w:rsidRPr="00EC67F9">
          <w:rPr>
            <w:rFonts w:ascii="Trebuchet MS" w:hAnsi="Trebuchet MS"/>
            <w:noProof/>
          </w:rPr>
          <w:t>Did</w:t>
        </w:r>
      </w:ins>
      <w:r w:rsidRPr="00EC67F9">
        <w:rPr>
          <w:rFonts w:ascii="Trebuchet MS" w:hAnsi="Trebuchet MS"/>
          <w:noProof/>
        </w:rPr>
        <w:t xml:space="preserve"> I </w:t>
      </w:r>
      <w:del w:id="116" w:author="Author">
        <w:r w:rsidRPr="00EC67F9">
          <w:rPr>
            <w:rFonts w:ascii="Trebuchet MS" w:hAnsi="Trebuchet MS"/>
            <w:noProof/>
          </w:rPr>
          <w:delText>who have given them</w:delText>
        </w:r>
      </w:del>
      <w:ins w:id="117" w:author="Author">
        <w:r w:rsidRPr="00EC67F9">
          <w:rPr>
            <w:rFonts w:ascii="Trebuchet MS" w:hAnsi="Trebuchet MS"/>
            <w:noProof/>
          </w:rPr>
          <w:t>give</w:t>
        </w:r>
      </w:ins>
      <w:r w:rsidRPr="00EC67F9">
        <w:rPr>
          <w:rFonts w:ascii="Trebuchet MS" w:hAnsi="Trebuchet MS"/>
          <w:noProof/>
        </w:rPr>
        <w:t xml:space="preserve"> birth</w:t>
      </w:r>
      <w:ins w:id="118" w:author="Author">
        <w:r w:rsidRPr="00EC67F9">
          <w:rPr>
            <w:rFonts w:ascii="Trebuchet MS" w:hAnsi="Trebuchet MS"/>
            <w:noProof/>
          </w:rPr>
          <w:t xml:space="preserve"> to them</w:t>
        </w:r>
      </w:ins>
      <w:r w:rsidRPr="00EC67F9">
        <w:rPr>
          <w:rFonts w:ascii="Trebuchet MS" w:hAnsi="Trebuchet MS"/>
          <w:noProof/>
        </w:rPr>
        <w:t xml:space="preserve">, so that you should </w:t>
      </w:r>
      <w:del w:id="119" w:author="Author">
        <w:r w:rsidRPr="00EC67F9">
          <w:rPr>
            <w:rFonts w:ascii="Trebuchet MS" w:hAnsi="Trebuchet MS"/>
            <w:noProof/>
          </w:rPr>
          <w:delText>say to</w:delText>
        </w:r>
      </w:del>
      <w:ins w:id="120" w:author="Author">
        <w:r w:rsidRPr="00EC67F9">
          <w:rPr>
            <w:rFonts w:ascii="Trebuchet MS" w:hAnsi="Trebuchet MS"/>
            <w:noProof/>
          </w:rPr>
          <w:t>tell</w:t>
        </w:r>
      </w:ins>
      <w:r w:rsidRPr="00EC67F9">
        <w:rPr>
          <w:rFonts w:ascii="Trebuchet MS" w:hAnsi="Trebuchet MS"/>
          <w:noProof/>
        </w:rPr>
        <w:t xml:space="preserve"> me, ‘Carry them in your bosom, just as </w:t>
      </w:r>
      <w:del w:id="121" w:author="Author">
        <w:r w:rsidRPr="00EC67F9">
          <w:rPr>
            <w:rFonts w:ascii="Trebuchet MS" w:hAnsi="Trebuchet MS"/>
            <w:noProof/>
          </w:rPr>
          <w:delText>the male nurse</w:delText>
        </w:r>
      </w:del>
      <w:ins w:id="122" w:author="Author">
        <w:r w:rsidRPr="00EC67F9">
          <w:rPr>
            <w:rFonts w:ascii="Trebuchet MS" w:hAnsi="Trebuchet MS"/>
            <w:noProof/>
          </w:rPr>
          <w:t>an attendant</w:t>
        </w:r>
        <w:r w:rsidRPr="00EC67F9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C67F9">
        <w:rPr>
          <w:rFonts w:ascii="Trebuchet MS" w:hAnsi="Trebuchet MS"/>
          <w:noProof/>
        </w:rPr>
        <w:t xml:space="preserve"> carries the </w:t>
      </w:r>
      <w:del w:id="125" w:author="Author">
        <w:r w:rsidRPr="00EC67F9">
          <w:rPr>
            <w:rFonts w:ascii="Trebuchet MS" w:hAnsi="Trebuchet MS"/>
            <w:noProof/>
          </w:rPr>
          <w:delText>suckling</w:delText>
        </w:r>
      </w:del>
      <w:ins w:id="126" w:author="Author">
        <w:r w:rsidRPr="00EC67F9">
          <w:rPr>
            <w:rFonts w:ascii="Trebuchet MS" w:hAnsi="Trebuchet MS"/>
            <w:noProof/>
          </w:rPr>
          <w:t>nursing child</w:t>
        </w:r>
      </w:ins>
      <w:r w:rsidRPr="00EC67F9">
        <w:rPr>
          <w:rFonts w:ascii="Trebuchet MS" w:hAnsi="Trebuchet MS"/>
          <w:noProof/>
        </w:rPr>
        <w:t xml:space="preserve">,’ to the </w:t>
      </w:r>
      <w:del w:id="127" w:author="Author">
        <w:r w:rsidRPr="00EC67F9">
          <w:rPr>
            <w:rFonts w:ascii="Trebuchet MS" w:hAnsi="Trebuchet MS"/>
            <w:noProof/>
          </w:rPr>
          <w:delText>soil about which</w:delText>
        </w:r>
      </w:del>
      <w:ins w:id="128" w:author="Author">
        <w:r w:rsidRPr="00EC67F9">
          <w:rPr>
            <w:rFonts w:ascii="Trebuchet MS" w:hAnsi="Trebuchet MS"/>
            <w:noProof/>
          </w:rPr>
          <w:t>land that</w:t>
        </w:r>
      </w:ins>
      <w:r w:rsidRPr="00EC67F9">
        <w:rPr>
          <w:rFonts w:ascii="Trebuchet MS" w:hAnsi="Trebuchet MS"/>
          <w:noProof/>
        </w:rPr>
        <w:t xml:space="preserve"> you swore to </w:t>
      </w:r>
      <w:ins w:id="129" w:author="Author">
        <w:r w:rsidRPr="00EC67F9">
          <w:rPr>
            <w:rFonts w:ascii="Trebuchet MS" w:hAnsi="Trebuchet MS"/>
            <w:noProof/>
          </w:rPr>
          <w:t xml:space="preserve">give to </w:t>
        </w:r>
      </w:ins>
      <w:r w:rsidRPr="00EC67F9">
        <w:rPr>
          <w:rFonts w:ascii="Trebuchet MS" w:hAnsi="Trebuchet MS"/>
          <w:noProof/>
        </w:rPr>
        <w:t xml:space="preserve">their forefathers? </w:t>
      </w:r>
      <w:r w:rsidRPr="00EC67F9">
        <w:rPr>
          <w:rFonts w:ascii="Trebuchet MS" w:hAnsi="Trebuchet MS"/>
          <w:b/>
          <w:noProof/>
        </w:rPr>
        <w:t xml:space="preserve">11:13 </w:t>
      </w:r>
      <w:r w:rsidRPr="00EC67F9">
        <w:rPr>
          <w:rFonts w:ascii="Trebuchet MS" w:hAnsi="Trebuchet MS"/>
          <w:noProof/>
        </w:rPr>
        <w:t xml:space="preserve">From where </w:t>
      </w:r>
      <w:del w:id="130" w:author="Author">
        <w:r w:rsidRPr="00EC67F9">
          <w:rPr>
            <w:rFonts w:ascii="Trebuchet MS" w:hAnsi="Trebuchet MS"/>
            <w:noProof/>
          </w:rPr>
          <w:delText>do</w:delText>
        </w:r>
      </w:del>
      <w:ins w:id="131" w:author="Author">
        <w:r w:rsidRPr="00EC67F9">
          <w:rPr>
            <w:rFonts w:ascii="Trebuchet MS" w:hAnsi="Trebuchet MS"/>
            <w:noProof/>
          </w:rPr>
          <w:t>will</w:t>
        </w:r>
      </w:ins>
      <w:r w:rsidRPr="00EC67F9">
        <w:rPr>
          <w:rFonts w:ascii="Trebuchet MS" w:hAnsi="Trebuchet MS"/>
          <w:noProof/>
        </w:rPr>
        <w:t xml:space="preserve"> I </w:t>
      </w:r>
      <w:del w:id="132" w:author="Author">
        <w:r w:rsidRPr="00EC67F9">
          <w:rPr>
            <w:rFonts w:ascii="Trebuchet MS" w:hAnsi="Trebuchet MS"/>
            <w:noProof/>
          </w:rPr>
          <w:delText>have</w:delText>
        </w:r>
      </w:del>
      <w:ins w:id="133" w:author="Author">
        <w:r w:rsidRPr="00EC67F9">
          <w:rPr>
            <w:rFonts w:ascii="Trebuchet MS" w:hAnsi="Trebuchet MS"/>
            <w:noProof/>
          </w:rPr>
          <w:t>get</w:t>
        </w:r>
      </w:ins>
      <w:r w:rsidRPr="00EC67F9">
        <w:rPr>
          <w:rFonts w:ascii="Trebuchet MS" w:hAnsi="Trebuchet MS"/>
          <w:noProof/>
        </w:rPr>
        <w:t xml:space="preserve"> meat to give to all this people? For they keep weeping </w:t>
      </w:r>
      <w:del w:id="134" w:author="Author">
        <w:r w:rsidRPr="00EC67F9">
          <w:rPr>
            <w:rFonts w:ascii="Trebuchet MS" w:hAnsi="Trebuchet MS"/>
            <w:noProof/>
          </w:rPr>
          <w:delText>toward</w:delText>
        </w:r>
      </w:del>
      <w:ins w:id="135" w:author="Author">
        <w:r w:rsidRPr="00EC67F9">
          <w:rPr>
            <w:rFonts w:ascii="Trebuchet MS" w:hAnsi="Trebuchet MS"/>
            <w:noProof/>
          </w:rPr>
          <w:t>before</w:t>
        </w:r>
      </w:ins>
      <w:r w:rsidRPr="00EC67F9">
        <w:rPr>
          <w:rFonts w:ascii="Trebuchet MS" w:hAnsi="Trebuchet MS"/>
          <w:noProof/>
        </w:rPr>
        <w:t xml:space="preserve"> me, saying, ‘</w:t>
      </w:r>
      <w:del w:id="136" w:author="Author">
        <w:r w:rsidRPr="00EC67F9">
          <w:rPr>
            <w:rFonts w:ascii="Trebuchet MS" w:hAnsi="Trebuchet MS"/>
            <w:noProof/>
          </w:rPr>
          <w:delText>Do give</w:delText>
        </w:r>
      </w:del>
      <w:ins w:id="137" w:author="Author">
        <w:r w:rsidRPr="00EC67F9">
          <w:rPr>
            <w:rFonts w:ascii="Trebuchet MS" w:hAnsi="Trebuchet MS"/>
            <w:noProof/>
          </w:rPr>
          <w:t>Give</w:t>
        </w:r>
      </w:ins>
      <w:r w:rsidRPr="00EC67F9">
        <w:rPr>
          <w:rFonts w:ascii="Trebuchet MS" w:hAnsi="Trebuchet MS"/>
          <w:noProof/>
        </w:rPr>
        <w:t xml:space="preserve"> us meat</w:t>
      </w:r>
      <w:del w:id="138" w:author="Author">
        <w:r w:rsidRPr="00EC67F9">
          <w:rPr>
            <w:rFonts w:ascii="Trebuchet MS" w:hAnsi="Trebuchet MS"/>
            <w:noProof/>
          </w:rPr>
          <w:delText>, and let us</w:delText>
        </w:r>
      </w:del>
      <w:ins w:id="139" w:author="Author">
        <w:r w:rsidRPr="00EC67F9">
          <w:rPr>
            <w:rFonts w:ascii="Trebuchet MS" w:hAnsi="Trebuchet MS"/>
            <w:noProof/>
          </w:rPr>
          <w:t xml:space="preserve"> to</w:t>
        </w:r>
      </w:ins>
      <w:r w:rsidRPr="00EC67F9">
        <w:rPr>
          <w:rFonts w:ascii="Trebuchet MS" w:hAnsi="Trebuchet MS"/>
          <w:noProof/>
        </w:rPr>
        <w:t xml:space="preserve"> eat!’ </w:t>
      </w:r>
      <w:r w:rsidRPr="00EC67F9">
        <w:rPr>
          <w:rFonts w:ascii="Trebuchet MS" w:hAnsi="Trebuchet MS"/>
          <w:b/>
          <w:noProof/>
        </w:rPr>
        <w:t xml:space="preserve">11:14 </w:t>
      </w:r>
      <w:r w:rsidRPr="00EC67F9">
        <w:rPr>
          <w:rFonts w:ascii="Trebuchet MS" w:hAnsi="Trebuchet MS"/>
          <w:noProof/>
        </w:rPr>
        <w:t>I am not able</w:t>
      </w:r>
      <w:del w:id="140" w:author="Author">
        <w:r w:rsidRPr="00EC67F9">
          <w:rPr>
            <w:rFonts w:ascii="Trebuchet MS" w:hAnsi="Trebuchet MS"/>
            <w:noProof/>
          </w:rPr>
          <w:delText>, I by myself,</w:delText>
        </w:r>
      </w:del>
      <w:r w:rsidRPr="00EC67F9">
        <w:rPr>
          <w:rFonts w:ascii="Trebuchet MS" w:hAnsi="Trebuchet MS"/>
          <w:noProof/>
        </w:rPr>
        <w:t xml:space="preserve"> to </w:t>
      </w:r>
      <w:del w:id="141" w:author="Author">
        <w:r w:rsidRPr="00EC67F9">
          <w:rPr>
            <w:rFonts w:ascii="Trebuchet MS" w:hAnsi="Trebuchet MS"/>
            <w:noProof/>
          </w:rPr>
          <w:delText>carry</w:delText>
        </w:r>
      </w:del>
      <w:ins w:id="142" w:author="Author">
        <w:r w:rsidRPr="00EC67F9">
          <w:rPr>
            <w:rFonts w:ascii="Trebuchet MS" w:hAnsi="Trebuchet MS"/>
            <w:noProof/>
          </w:rPr>
          <w:t>bear</w:t>
        </w:r>
      </w:ins>
      <w:r w:rsidRPr="00EC67F9">
        <w:rPr>
          <w:rFonts w:ascii="Trebuchet MS" w:hAnsi="Trebuchet MS"/>
          <w:noProof/>
        </w:rPr>
        <w:t xml:space="preserve"> all this people</w:t>
      </w:r>
      <w:del w:id="143" w:author="Author">
        <w:r w:rsidRPr="00EC67F9">
          <w:rPr>
            <w:rFonts w:ascii="Trebuchet MS" w:hAnsi="Trebuchet MS"/>
            <w:noProof/>
          </w:rPr>
          <w:delText>, because they are</w:delText>
        </w:r>
      </w:del>
      <w:ins w:id="144" w:author="Author">
        <w:r w:rsidRPr="00EC67F9">
          <w:rPr>
            <w:rFonts w:ascii="Trebuchet MS" w:hAnsi="Trebuchet MS"/>
            <w:noProof/>
          </w:rPr>
          <w:t xml:space="preserve"> by myself; it is</w:t>
        </w:r>
      </w:ins>
      <w:r w:rsidRPr="00EC67F9">
        <w:rPr>
          <w:rFonts w:ascii="Trebuchet MS" w:hAnsi="Trebuchet MS"/>
          <w:noProof/>
        </w:rPr>
        <w:t xml:space="preserve"> too </w:t>
      </w:r>
      <w:del w:id="145" w:author="Author">
        <w:r w:rsidRPr="00EC67F9">
          <w:rPr>
            <w:rFonts w:ascii="Trebuchet MS" w:hAnsi="Trebuchet MS"/>
            <w:noProof/>
          </w:rPr>
          <w:delText>heavy</w:delText>
        </w:r>
      </w:del>
      <w:ins w:id="146" w:author="Author">
        <w:r w:rsidRPr="00EC67F9">
          <w:rPr>
            <w:rFonts w:ascii="Trebuchet MS" w:hAnsi="Trebuchet MS"/>
            <w:noProof/>
          </w:rPr>
          <w:t>much</w:t>
        </w:r>
      </w:ins>
      <w:r w:rsidRPr="00EC67F9">
        <w:rPr>
          <w:rFonts w:ascii="Trebuchet MS" w:hAnsi="Trebuchet MS"/>
          <w:noProof/>
        </w:rPr>
        <w:t xml:space="preserve"> for me. </w:t>
      </w:r>
      <w:r w:rsidRPr="00EC67F9">
        <w:rPr>
          <w:rFonts w:ascii="Trebuchet MS" w:hAnsi="Trebuchet MS"/>
          <w:b/>
          <w:noProof/>
        </w:rPr>
        <w:t xml:space="preserve">11:15 </w:t>
      </w:r>
      <w:del w:id="147" w:author="Author">
        <w:r w:rsidRPr="00EC67F9">
          <w:rPr>
            <w:rFonts w:ascii="Trebuchet MS" w:hAnsi="Trebuchet MS"/>
            <w:noProof/>
          </w:rPr>
          <w:delText>So if</w:delText>
        </w:r>
      </w:del>
      <w:ins w:id="148" w:author="Author">
        <w:r w:rsidRPr="00EC67F9">
          <w:rPr>
            <w:rFonts w:ascii="Trebuchet MS" w:hAnsi="Trebuchet MS"/>
            <w:noProof/>
          </w:rPr>
          <w:t>If</w:t>
        </w:r>
      </w:ins>
      <w:r w:rsidRPr="00EC67F9">
        <w:rPr>
          <w:rFonts w:ascii="Trebuchet MS" w:hAnsi="Trebuchet MS"/>
          <w:noProof/>
        </w:rPr>
        <w:t xml:space="preserve"> this is </w:t>
      </w:r>
      <w:del w:id="149" w:author="Author">
        <w:r w:rsidRPr="00EC67F9">
          <w:rPr>
            <w:rFonts w:ascii="Trebuchet MS" w:hAnsi="Trebuchet MS"/>
            <w:noProof/>
          </w:rPr>
          <w:delText>the way</w:delText>
        </w:r>
      </w:del>
      <w:ins w:id="150" w:author="Author">
        <w:r w:rsidRPr="00EC67F9">
          <w:rPr>
            <w:rFonts w:ascii="Trebuchet MS" w:hAnsi="Trebuchet MS"/>
            <w:noProof/>
          </w:rPr>
          <w:t>how</w:t>
        </w:r>
      </w:ins>
      <w:r w:rsidRPr="00EC67F9">
        <w:rPr>
          <w:rFonts w:ascii="Trebuchet MS" w:hAnsi="Trebuchet MS"/>
          <w:noProof/>
        </w:rPr>
        <w:t xml:space="preserve"> you are </w:t>
      </w:r>
      <w:del w:id="151" w:author="Author">
        <w:r w:rsidRPr="00EC67F9">
          <w:rPr>
            <w:rFonts w:ascii="Trebuchet MS" w:hAnsi="Trebuchet MS"/>
            <w:noProof/>
          </w:rPr>
          <w:delText>doing</w:delText>
        </w:r>
      </w:del>
      <w:ins w:id="152" w:author="Author">
        <w:r w:rsidRPr="00EC67F9">
          <w:rPr>
            <w:rFonts w:ascii="Trebuchet MS" w:hAnsi="Trebuchet MS"/>
            <w:noProof/>
          </w:rPr>
          <w:t>going</w:t>
        </w:r>
      </w:ins>
      <w:r w:rsidRPr="00EC67F9">
        <w:rPr>
          <w:rFonts w:ascii="Trebuchet MS" w:hAnsi="Trebuchet MS"/>
          <w:noProof/>
        </w:rPr>
        <w:t xml:space="preserve"> to </w:t>
      </w:r>
      <w:ins w:id="153" w:author="Author">
        <w:r w:rsidRPr="00EC67F9">
          <w:rPr>
            <w:rFonts w:ascii="Trebuchet MS" w:hAnsi="Trebuchet MS"/>
            <w:noProof/>
          </w:rPr>
          <w:t xml:space="preserve">treat </w:t>
        </w:r>
      </w:ins>
      <w:r w:rsidRPr="00EC67F9">
        <w:rPr>
          <w:rFonts w:ascii="Trebuchet MS" w:hAnsi="Trebuchet MS"/>
          <w:noProof/>
        </w:rPr>
        <w:t xml:space="preserve">me, please kill me </w:t>
      </w:r>
      <w:del w:id="154" w:author="Author">
        <w:r w:rsidRPr="00EC67F9">
          <w:rPr>
            <w:rFonts w:ascii="Trebuchet MS" w:hAnsi="Trebuchet MS"/>
            <w:noProof/>
          </w:rPr>
          <w:delText>off altogether, if</w:delText>
        </w:r>
      </w:del>
      <w:ins w:id="155" w:author="Author">
        <w:r w:rsidRPr="00EC67F9">
          <w:rPr>
            <w:rFonts w:ascii="Trebuchet MS" w:hAnsi="Trebuchet MS"/>
            <w:noProof/>
          </w:rPr>
          <w:t>right now. If</w:t>
        </w:r>
      </w:ins>
      <w:r w:rsidRPr="00EC67F9">
        <w:rPr>
          <w:rFonts w:ascii="Trebuchet MS" w:hAnsi="Trebuchet MS"/>
          <w:noProof/>
        </w:rPr>
        <w:t xml:space="preserve"> I have found favor in your eyes, </w:t>
      </w:r>
      <w:del w:id="156" w:author="Author">
        <w:r w:rsidRPr="00EC67F9">
          <w:rPr>
            <w:rFonts w:ascii="Trebuchet MS" w:hAnsi="Trebuchet MS"/>
            <w:noProof/>
          </w:rPr>
          <w:delText>and let</w:delText>
        </w:r>
      </w:del>
      <w:ins w:id="157" w:author="Author">
        <w:r w:rsidRPr="00EC67F9">
          <w:rPr>
            <w:rFonts w:ascii="Trebuchet MS" w:hAnsi="Trebuchet MS"/>
            <w:noProof/>
          </w:rPr>
          <w:t>do not make</w:t>
        </w:r>
      </w:ins>
      <w:r w:rsidRPr="00EC67F9">
        <w:rPr>
          <w:rFonts w:ascii="Trebuchet MS" w:hAnsi="Trebuchet MS"/>
          <w:noProof/>
        </w:rPr>
        <w:t xml:space="preserve"> me </w:t>
      </w:r>
      <w:del w:id="158" w:author="Author">
        <w:r w:rsidRPr="00EC67F9">
          <w:rPr>
            <w:rFonts w:ascii="Trebuchet MS" w:hAnsi="Trebuchet MS"/>
            <w:noProof/>
          </w:rPr>
          <w:delText>not look upon my</w:delText>
        </w:r>
      </w:del>
      <w:ins w:id="159" w:author="Author">
        <w:r w:rsidRPr="00EC67F9">
          <w:rPr>
            <w:rFonts w:ascii="Trebuchet MS" w:hAnsi="Trebuchet MS"/>
            <w:noProof/>
          </w:rPr>
          <w:t>see any more</w:t>
        </w:r>
      </w:ins>
      <w:r w:rsidRPr="00EC67F9">
        <w:rPr>
          <w:rFonts w:ascii="Trebuchet MS" w:hAnsi="Trebuchet MS"/>
          <w:noProof/>
        </w:rPr>
        <w:t xml:space="preserve"> calamity.”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11:16 </w:t>
      </w:r>
      <w:del w:id="160" w:author="Author">
        <w:r w:rsidRPr="00EC67F9">
          <w:rPr>
            <w:rFonts w:ascii="Trebuchet MS" w:hAnsi="Trebuchet MS"/>
            <w:noProof/>
          </w:rPr>
          <w:delText xml:space="preserve">In turn </w:delText>
        </w:r>
      </w:del>
      <w:r w:rsidRPr="00EC67F9">
        <w:rPr>
          <w:rFonts w:ascii="Trebuchet MS" w:hAnsi="Trebuchet MS"/>
          <w:noProof/>
        </w:rPr>
        <w:t xml:space="preserve">Jehovah </w:t>
      </w:r>
      <w:del w:id="161" w:author="Author">
        <w:r w:rsidRPr="00EC67F9">
          <w:rPr>
            <w:rFonts w:ascii="Trebuchet MS" w:hAnsi="Trebuchet MS"/>
            <w:noProof/>
          </w:rPr>
          <w:delText>said</w:delText>
        </w:r>
      </w:del>
      <w:ins w:id="162" w:author="Author">
        <w:r w:rsidRPr="00EC67F9">
          <w:rPr>
            <w:rFonts w:ascii="Trebuchet MS" w:hAnsi="Trebuchet MS"/>
            <w:noProof/>
          </w:rPr>
          <w:t>replied</w:t>
        </w:r>
      </w:ins>
      <w:r w:rsidRPr="00EC67F9">
        <w:rPr>
          <w:rFonts w:ascii="Trebuchet MS" w:hAnsi="Trebuchet MS"/>
          <w:noProof/>
        </w:rPr>
        <w:t xml:space="preserve"> to Moses: “Gather for me </w:t>
      </w:r>
      <w:del w:id="163" w:author="Author">
        <w:r w:rsidRPr="00EC67F9">
          <w:rPr>
            <w:rFonts w:ascii="Trebuchet MS" w:hAnsi="Trebuchet MS"/>
            <w:noProof/>
          </w:rPr>
          <w:delText>seventy</w:delText>
        </w:r>
      </w:del>
      <w:ins w:id="164" w:author="Author">
        <w:r w:rsidRPr="00EC67F9">
          <w:rPr>
            <w:rFonts w:ascii="Trebuchet MS" w:hAnsi="Trebuchet MS"/>
            <w:noProof/>
          </w:rPr>
          <w:t>70</w:t>
        </w:r>
      </w:ins>
      <w:r w:rsidRPr="00EC67F9">
        <w:rPr>
          <w:rFonts w:ascii="Trebuchet MS" w:hAnsi="Trebuchet MS"/>
          <w:noProof/>
        </w:rPr>
        <w:t xml:space="preserve"> men </w:t>
      </w:r>
      <w:del w:id="165" w:author="Author">
        <w:r w:rsidRPr="00EC67F9">
          <w:rPr>
            <w:rFonts w:ascii="Trebuchet MS" w:hAnsi="Trebuchet MS"/>
            <w:noProof/>
          </w:rPr>
          <w:delText>of</w:delText>
        </w:r>
      </w:del>
      <w:ins w:id="166" w:author="Author">
        <w:r w:rsidRPr="00EC67F9">
          <w:rPr>
            <w:rFonts w:ascii="Trebuchet MS" w:hAnsi="Trebuchet MS"/>
            <w:noProof/>
          </w:rPr>
          <w:t>from</w:t>
        </w:r>
      </w:ins>
      <w:r w:rsidRPr="00EC67F9">
        <w:rPr>
          <w:rFonts w:ascii="Trebuchet MS" w:hAnsi="Trebuchet MS"/>
          <w:noProof/>
        </w:rPr>
        <w:t xml:space="preserve"> the </w:t>
      </w:r>
      <w:del w:id="167" w:author="Author">
        <w:r w:rsidRPr="00EC67F9">
          <w:rPr>
            <w:rFonts w:ascii="Trebuchet MS" w:hAnsi="Trebuchet MS"/>
            <w:noProof/>
          </w:rPr>
          <w:delText>older men</w:delText>
        </w:r>
      </w:del>
      <w:ins w:id="168" w:author="Author">
        <w:r w:rsidRPr="00EC67F9">
          <w:rPr>
            <w:rFonts w:ascii="Trebuchet MS" w:hAnsi="Trebuchet MS"/>
            <w:noProof/>
          </w:rPr>
          <w:t>elders</w:t>
        </w:r>
      </w:ins>
      <w:r w:rsidRPr="00EC67F9">
        <w:rPr>
          <w:rFonts w:ascii="Trebuchet MS" w:hAnsi="Trebuchet MS"/>
          <w:noProof/>
        </w:rPr>
        <w:t xml:space="preserve"> of Israel, </w:t>
      </w:r>
      <w:ins w:id="169" w:author="Author">
        <w:r w:rsidRPr="00EC67F9">
          <w:rPr>
            <w:rFonts w:ascii="Trebuchet MS" w:hAnsi="Trebuchet MS"/>
            <w:noProof/>
          </w:rPr>
          <w:t xml:space="preserve">men </w:t>
        </w:r>
      </w:ins>
      <w:r w:rsidRPr="00EC67F9">
        <w:rPr>
          <w:rFonts w:ascii="Trebuchet MS" w:hAnsi="Trebuchet MS"/>
          <w:noProof/>
        </w:rPr>
        <w:t xml:space="preserve">whom you </w:t>
      </w:r>
      <w:del w:id="170" w:author="Author">
        <w:r w:rsidRPr="00EC67F9">
          <w:rPr>
            <w:rFonts w:ascii="Trebuchet MS" w:hAnsi="Trebuchet MS"/>
            <w:noProof/>
          </w:rPr>
          <w:delText>do know that they are older men</w:delText>
        </w:r>
      </w:del>
      <w:ins w:id="171" w:author="Author">
        <w:r w:rsidRPr="00EC67F9">
          <w:rPr>
            <w:rFonts w:ascii="Trebuchet MS" w:hAnsi="Trebuchet MS"/>
            <w:noProof/>
          </w:rPr>
          <w:t>recognize as</w:t>
        </w:r>
        <w:r w:rsidRPr="00EC67F9">
          <w:rPr>
            <w:rStyle w:val="FootnoteReference"/>
            <w:rFonts w:ascii="Trebuchet MS" w:hAnsi="Trebuchet MS"/>
            <w:noProof/>
          </w:rPr>
          <w:footnoteReference w:id="5"/>
        </w:r>
        <w:r w:rsidRPr="00EC67F9">
          <w:rPr>
            <w:rFonts w:ascii="Trebuchet MS" w:hAnsi="Trebuchet MS"/>
            <w:noProof/>
          </w:rPr>
          <w:t xml:space="preserve"> elders and officials</w:t>
        </w:r>
      </w:ins>
      <w:r w:rsidRPr="00EC67F9">
        <w:rPr>
          <w:rFonts w:ascii="Trebuchet MS" w:hAnsi="Trebuchet MS"/>
          <w:noProof/>
        </w:rPr>
        <w:t xml:space="preserve"> of the people</w:t>
      </w:r>
      <w:del w:id="174" w:author="Author">
        <w:r w:rsidRPr="00EC67F9">
          <w:rPr>
            <w:rFonts w:ascii="Trebuchet MS" w:hAnsi="Trebuchet MS"/>
            <w:noProof/>
          </w:rPr>
          <w:delText xml:space="preserve"> and officers of theirs</w:delText>
        </w:r>
      </w:del>
      <w:r w:rsidRPr="00EC67F9">
        <w:rPr>
          <w:rFonts w:ascii="Trebuchet MS" w:hAnsi="Trebuchet MS"/>
          <w:noProof/>
        </w:rPr>
        <w:t xml:space="preserve">, and </w:t>
      </w:r>
      <w:del w:id="175" w:author="Author">
        <w:r w:rsidRPr="00EC67F9">
          <w:rPr>
            <w:rFonts w:ascii="Trebuchet MS" w:hAnsi="Trebuchet MS"/>
            <w:noProof/>
          </w:rPr>
          <w:delText xml:space="preserve">you must </w:delText>
        </w:r>
      </w:del>
      <w:r w:rsidRPr="00EC67F9">
        <w:rPr>
          <w:rFonts w:ascii="Trebuchet MS" w:hAnsi="Trebuchet MS"/>
          <w:noProof/>
        </w:rPr>
        <w:t xml:space="preserve">take them to the tent of meeting, and </w:t>
      </w:r>
      <w:del w:id="176" w:author="Author">
        <w:r w:rsidRPr="00EC67F9">
          <w:rPr>
            <w:rFonts w:ascii="Trebuchet MS" w:hAnsi="Trebuchet MS"/>
            <w:noProof/>
          </w:rPr>
          <w:delText>they must station themselves</w:delText>
        </w:r>
      </w:del>
      <w:ins w:id="177" w:author="Author">
        <w:r w:rsidRPr="00EC67F9">
          <w:rPr>
            <w:rFonts w:ascii="Trebuchet MS" w:hAnsi="Trebuchet MS"/>
            <w:noProof/>
          </w:rPr>
          <w:t>have them stand</w:t>
        </w:r>
      </w:ins>
      <w:r w:rsidRPr="00EC67F9">
        <w:rPr>
          <w:rFonts w:ascii="Trebuchet MS" w:hAnsi="Trebuchet MS"/>
          <w:noProof/>
        </w:rPr>
        <w:t xml:space="preserve"> there with you. </w:t>
      </w:r>
      <w:r w:rsidRPr="00EC67F9">
        <w:rPr>
          <w:rFonts w:ascii="Trebuchet MS" w:hAnsi="Trebuchet MS"/>
          <w:b/>
          <w:noProof/>
        </w:rPr>
        <w:t xml:space="preserve">11:17 </w:t>
      </w:r>
      <w:del w:id="178" w:author="Author">
        <w:r w:rsidRPr="00EC67F9">
          <w:rPr>
            <w:rFonts w:ascii="Trebuchet MS" w:hAnsi="Trebuchet MS"/>
            <w:noProof/>
          </w:rPr>
          <w:delText xml:space="preserve">And </w:delText>
        </w:r>
      </w:del>
      <w:r w:rsidRPr="00EC67F9">
        <w:rPr>
          <w:rFonts w:ascii="Trebuchet MS" w:hAnsi="Trebuchet MS"/>
          <w:noProof/>
        </w:rPr>
        <w:t xml:space="preserve">I </w:t>
      </w:r>
      <w:del w:id="179" w:author="Author">
        <w:r w:rsidRPr="00EC67F9">
          <w:rPr>
            <w:rFonts w:ascii="Trebuchet MS" w:hAnsi="Trebuchet MS"/>
            <w:noProof/>
          </w:rPr>
          <w:delText xml:space="preserve">shall have to </w:delText>
        </w:r>
      </w:del>
      <w:ins w:id="180" w:author="Author">
        <w:r w:rsidRPr="00EC67F9">
          <w:rPr>
            <w:rFonts w:ascii="Trebuchet MS" w:hAnsi="Trebuchet MS"/>
            <w:noProof/>
          </w:rPr>
          <w:t xml:space="preserve">will </w:t>
        </w:r>
      </w:ins>
      <w:r w:rsidRPr="00EC67F9">
        <w:rPr>
          <w:rFonts w:ascii="Trebuchet MS" w:hAnsi="Trebuchet MS"/>
          <w:noProof/>
        </w:rPr>
        <w:t>come down and speak with you there</w:t>
      </w:r>
      <w:del w:id="181" w:author="Author">
        <w:r w:rsidRPr="00EC67F9">
          <w:rPr>
            <w:rFonts w:ascii="Trebuchet MS" w:hAnsi="Trebuchet MS"/>
            <w:noProof/>
          </w:rPr>
          <w:delText>;</w:delText>
        </w:r>
      </w:del>
      <w:ins w:id="182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and I </w:t>
      </w:r>
      <w:del w:id="183" w:author="Author">
        <w:r w:rsidRPr="00EC67F9">
          <w:rPr>
            <w:rFonts w:ascii="Trebuchet MS" w:hAnsi="Trebuchet MS"/>
            <w:noProof/>
          </w:rPr>
          <w:delText>shall have to</w:delText>
        </w:r>
      </w:del>
      <w:ins w:id="184" w:author="Author">
        <w:r w:rsidRPr="00EC67F9">
          <w:rPr>
            <w:rFonts w:ascii="Trebuchet MS" w:hAnsi="Trebuchet MS"/>
            <w:noProof/>
          </w:rPr>
          <w:t>will</w:t>
        </w:r>
      </w:ins>
      <w:r w:rsidRPr="00EC67F9">
        <w:rPr>
          <w:rFonts w:ascii="Trebuchet MS" w:hAnsi="Trebuchet MS"/>
          <w:noProof/>
        </w:rPr>
        <w:t xml:space="preserve"> take away some of the spirit that is </w:t>
      </w:r>
      <w:del w:id="185" w:author="Author">
        <w:r w:rsidRPr="00EC67F9">
          <w:rPr>
            <w:rFonts w:ascii="Trebuchet MS" w:hAnsi="Trebuchet MS"/>
            <w:noProof/>
          </w:rPr>
          <w:delText>upon</w:delText>
        </w:r>
      </w:del>
      <w:ins w:id="186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you and place it </w:t>
      </w:r>
      <w:del w:id="187" w:author="Author">
        <w:r w:rsidRPr="00EC67F9">
          <w:rPr>
            <w:rFonts w:ascii="Trebuchet MS" w:hAnsi="Trebuchet MS"/>
            <w:noProof/>
          </w:rPr>
          <w:delText>upon</w:delText>
        </w:r>
      </w:del>
      <w:ins w:id="188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them, and they will </w:t>
      </w:r>
      <w:del w:id="189" w:author="Author">
        <w:r w:rsidRPr="00EC67F9">
          <w:rPr>
            <w:rFonts w:ascii="Trebuchet MS" w:hAnsi="Trebuchet MS"/>
            <w:noProof/>
          </w:rPr>
          <w:delText xml:space="preserve">have to </w:delText>
        </w:r>
      </w:del>
      <w:r w:rsidRPr="00EC67F9">
        <w:rPr>
          <w:rFonts w:ascii="Trebuchet MS" w:hAnsi="Trebuchet MS"/>
          <w:noProof/>
        </w:rPr>
        <w:t xml:space="preserve">help you in </w:t>
      </w:r>
      <w:del w:id="190" w:author="Author">
        <w:r w:rsidRPr="00EC67F9">
          <w:rPr>
            <w:rFonts w:ascii="Trebuchet MS" w:hAnsi="Trebuchet MS"/>
            <w:noProof/>
          </w:rPr>
          <w:delText>carrying</w:delText>
        </w:r>
      </w:del>
      <w:ins w:id="191" w:author="Author">
        <w:r w:rsidRPr="00EC67F9">
          <w:rPr>
            <w:rFonts w:ascii="Trebuchet MS" w:hAnsi="Trebuchet MS"/>
            <w:noProof/>
          </w:rPr>
          <w:t>bearing</w:t>
        </w:r>
      </w:ins>
      <w:r w:rsidRPr="00EC67F9">
        <w:rPr>
          <w:rFonts w:ascii="Trebuchet MS" w:hAnsi="Trebuchet MS"/>
          <w:noProof/>
        </w:rPr>
        <w:t xml:space="preserve"> the </w:t>
      </w:r>
      <w:del w:id="192" w:author="Author">
        <w:r w:rsidRPr="00EC67F9">
          <w:rPr>
            <w:rFonts w:ascii="Trebuchet MS" w:hAnsi="Trebuchet MS"/>
            <w:noProof/>
          </w:rPr>
          <w:delText>load</w:delText>
        </w:r>
      </w:del>
      <w:ins w:id="193" w:author="Author">
        <w:r w:rsidRPr="00EC67F9">
          <w:rPr>
            <w:rFonts w:ascii="Trebuchet MS" w:hAnsi="Trebuchet MS"/>
            <w:noProof/>
          </w:rPr>
          <w:t>burden</w:t>
        </w:r>
      </w:ins>
      <w:r w:rsidRPr="00EC67F9">
        <w:rPr>
          <w:rFonts w:ascii="Trebuchet MS" w:hAnsi="Trebuchet MS"/>
          <w:noProof/>
        </w:rPr>
        <w:t xml:space="preserve"> of the people </w:t>
      </w:r>
      <w:ins w:id="194" w:author="Author">
        <w:r w:rsidRPr="00EC67F9">
          <w:rPr>
            <w:rFonts w:ascii="Trebuchet MS" w:hAnsi="Trebuchet MS"/>
            <w:noProof/>
          </w:rPr>
          <w:t xml:space="preserve">so </w:t>
        </w:r>
      </w:ins>
      <w:r w:rsidRPr="00EC67F9">
        <w:rPr>
          <w:rFonts w:ascii="Trebuchet MS" w:hAnsi="Trebuchet MS"/>
          <w:noProof/>
        </w:rPr>
        <w:t xml:space="preserve">that you may not </w:t>
      </w:r>
      <w:del w:id="195" w:author="Author">
        <w:r w:rsidRPr="00EC67F9">
          <w:rPr>
            <w:rFonts w:ascii="Trebuchet MS" w:hAnsi="Trebuchet MS"/>
            <w:noProof/>
          </w:rPr>
          <w:delText>carry</w:delText>
        </w:r>
      </w:del>
      <w:ins w:id="196" w:author="Author">
        <w:r w:rsidRPr="00EC67F9">
          <w:rPr>
            <w:rFonts w:ascii="Trebuchet MS" w:hAnsi="Trebuchet MS"/>
            <w:noProof/>
          </w:rPr>
          <w:t>have to bear</w:t>
        </w:r>
      </w:ins>
      <w:r w:rsidRPr="00EC67F9">
        <w:rPr>
          <w:rFonts w:ascii="Trebuchet MS" w:hAnsi="Trebuchet MS"/>
          <w:noProof/>
        </w:rPr>
        <w:t xml:space="preserve"> it</w:t>
      </w:r>
      <w:del w:id="197" w:author="Author">
        <w:r w:rsidRPr="00EC67F9">
          <w:rPr>
            <w:rFonts w:ascii="Trebuchet MS" w:hAnsi="Trebuchet MS"/>
            <w:noProof/>
          </w:rPr>
          <w:delText>, just you</w:delText>
        </w:r>
      </w:del>
      <w:r w:rsidRPr="00EC67F9">
        <w:rPr>
          <w:rFonts w:ascii="Trebuchet MS" w:hAnsi="Trebuchet MS"/>
          <w:noProof/>
        </w:rPr>
        <w:t xml:space="preserve"> alone. </w:t>
      </w:r>
      <w:r w:rsidRPr="00EC67F9">
        <w:rPr>
          <w:rFonts w:ascii="Trebuchet MS" w:hAnsi="Trebuchet MS"/>
          <w:b/>
          <w:noProof/>
        </w:rPr>
        <w:t xml:space="preserve">11:18 </w:t>
      </w:r>
      <w:del w:id="198" w:author="Author">
        <w:r w:rsidRPr="00EC67F9">
          <w:rPr>
            <w:rFonts w:ascii="Trebuchet MS" w:hAnsi="Trebuchet MS"/>
            <w:noProof/>
          </w:rPr>
          <w:delText>And</w:delText>
        </w:r>
      </w:del>
      <w:ins w:id="199" w:author="Author">
        <w:r w:rsidRPr="00EC67F9">
          <w:rPr>
            <w:rFonts w:ascii="Trebuchet MS" w:hAnsi="Trebuchet MS"/>
            <w:noProof/>
          </w:rPr>
          <w:t>You should say</w:t>
        </w:r>
      </w:ins>
      <w:r w:rsidRPr="00EC67F9">
        <w:rPr>
          <w:rFonts w:ascii="Trebuchet MS" w:hAnsi="Trebuchet MS"/>
          <w:noProof/>
        </w:rPr>
        <w:t xml:space="preserve"> to the people</w:t>
      </w:r>
      <w:del w:id="200" w:author="Author">
        <w:r w:rsidRPr="00EC67F9">
          <w:rPr>
            <w:rFonts w:ascii="Trebuchet MS" w:hAnsi="Trebuchet MS"/>
            <w:noProof/>
          </w:rPr>
          <w:delText xml:space="preserve"> you should say</w:delText>
        </w:r>
      </w:del>
      <w:r w:rsidRPr="00EC67F9">
        <w:rPr>
          <w:rFonts w:ascii="Trebuchet MS" w:hAnsi="Trebuchet MS"/>
          <w:noProof/>
        </w:rPr>
        <w:t xml:space="preserve">, ‘Sanctify yourselves for tomorrow, </w:t>
      </w:r>
      <w:del w:id="201" w:author="Author">
        <w:r w:rsidRPr="00EC67F9">
          <w:rPr>
            <w:rFonts w:ascii="Trebuchet MS" w:hAnsi="Trebuchet MS"/>
            <w:noProof/>
          </w:rPr>
          <w:delText xml:space="preserve">as </w:delText>
        </w:r>
        <w:r w:rsidRPr="00EC67F9">
          <w:rPr>
            <w:rFonts w:ascii="Trebuchet MS" w:hAnsi="Trebuchet MS"/>
            <w:noProof/>
            <w:u w:val="dotted"/>
          </w:rPr>
          <w:delText>YOU</w:delText>
        </w:r>
      </w:del>
      <w:ins w:id="202" w:author="Author">
        <w:r w:rsidRPr="00EC67F9">
          <w:rPr>
            <w:rFonts w:ascii="Trebuchet MS" w:hAnsi="Trebuchet MS"/>
            <w:noProof/>
          </w:rPr>
          <w:t>for you</w:t>
        </w:r>
      </w:ins>
      <w:r w:rsidRPr="00EC67F9">
        <w:rPr>
          <w:rFonts w:ascii="Trebuchet MS" w:hAnsi="Trebuchet MS"/>
          <w:noProof/>
        </w:rPr>
        <w:t xml:space="preserve"> will certainly eat meat, because </w:t>
      </w:r>
      <w:del w:id="203" w:author="Author">
        <w:r w:rsidRPr="00EC67F9">
          <w:rPr>
            <w:rFonts w:ascii="Trebuchet MS" w:hAnsi="Trebuchet MS"/>
            <w:noProof/>
            <w:u w:val="dotted"/>
          </w:rPr>
          <w:delText>YOU</w:delText>
        </w:r>
      </w:del>
      <w:ins w:id="204" w:author="Author">
        <w:r w:rsidRPr="00EC67F9">
          <w:rPr>
            <w:rFonts w:ascii="Trebuchet MS" w:hAnsi="Trebuchet MS"/>
            <w:noProof/>
          </w:rPr>
          <w:t>you</w:t>
        </w:r>
      </w:ins>
      <w:r w:rsidRPr="00EC67F9">
        <w:rPr>
          <w:rFonts w:ascii="Trebuchet MS" w:hAnsi="Trebuchet MS"/>
          <w:noProof/>
        </w:rPr>
        <w:t xml:space="preserve"> have wept in </w:t>
      </w:r>
      <w:del w:id="205" w:author="Author">
        <w:r w:rsidRPr="00EC67F9">
          <w:rPr>
            <w:rFonts w:ascii="Trebuchet MS" w:hAnsi="Trebuchet MS"/>
            <w:noProof/>
          </w:rPr>
          <w:delText>the ears of Jehovah, saying</w:delText>
        </w:r>
      </w:del>
      <w:ins w:id="206" w:author="Author">
        <w:r w:rsidRPr="00EC67F9">
          <w:rPr>
            <w:rFonts w:ascii="Trebuchet MS" w:hAnsi="Trebuchet MS"/>
            <w:noProof/>
          </w:rPr>
          <w:t>Jehovah’s hearing and have said</w:t>
        </w:r>
      </w:ins>
      <w:r w:rsidRPr="00EC67F9">
        <w:rPr>
          <w:rFonts w:ascii="Trebuchet MS" w:hAnsi="Trebuchet MS"/>
          <w:noProof/>
        </w:rPr>
        <w:t>: “Who will give us meat to eat</w:t>
      </w:r>
      <w:del w:id="207" w:author="Author">
        <w:r w:rsidRPr="00EC67F9">
          <w:rPr>
            <w:rFonts w:ascii="Trebuchet MS" w:hAnsi="Trebuchet MS"/>
            <w:noProof/>
          </w:rPr>
          <w:delText>, for it</w:delText>
        </w:r>
      </w:del>
      <w:ins w:id="208" w:author="Author">
        <w:r w:rsidRPr="00EC67F9">
          <w:rPr>
            <w:rFonts w:ascii="Trebuchet MS" w:hAnsi="Trebuchet MS"/>
            <w:noProof/>
          </w:rPr>
          <w:t>? It</w:t>
        </w:r>
      </w:ins>
      <w:r w:rsidRPr="00EC67F9">
        <w:rPr>
          <w:rFonts w:ascii="Trebuchet MS" w:hAnsi="Trebuchet MS"/>
          <w:noProof/>
        </w:rPr>
        <w:t xml:space="preserve"> was </w:t>
      </w:r>
      <w:del w:id="209" w:author="Author">
        <w:r w:rsidRPr="00EC67F9">
          <w:rPr>
            <w:rFonts w:ascii="Trebuchet MS" w:hAnsi="Trebuchet MS"/>
            <w:noProof/>
          </w:rPr>
          <w:delText>well with</w:delText>
        </w:r>
      </w:del>
      <w:ins w:id="210" w:author="Author">
        <w:r w:rsidRPr="00EC67F9">
          <w:rPr>
            <w:rFonts w:ascii="Trebuchet MS" w:hAnsi="Trebuchet MS"/>
            <w:noProof/>
          </w:rPr>
          <w:t>better for</w:t>
        </w:r>
      </w:ins>
      <w:r w:rsidRPr="00EC67F9">
        <w:rPr>
          <w:rFonts w:ascii="Trebuchet MS" w:hAnsi="Trebuchet MS"/>
          <w:noProof/>
        </w:rPr>
        <w:t xml:space="preserve"> us in Egypt</w:t>
      </w:r>
      <w:del w:id="211" w:author="Author">
        <w:r w:rsidRPr="00EC67F9">
          <w:rPr>
            <w:rFonts w:ascii="Trebuchet MS" w:hAnsi="Trebuchet MS"/>
            <w:noProof/>
          </w:rPr>
          <w:delText>?” And</w:delText>
        </w:r>
      </w:del>
      <w:ins w:id="212" w:author="Author">
        <w:r w:rsidRPr="00EC67F9">
          <w:rPr>
            <w:rFonts w:ascii="Trebuchet MS" w:hAnsi="Trebuchet MS"/>
            <w:noProof/>
          </w:rPr>
          <w:t>.”</w:t>
        </w:r>
      </w:ins>
      <w:r w:rsidRPr="00EC67F9">
        <w:rPr>
          <w:rFonts w:ascii="Trebuchet MS" w:hAnsi="Trebuchet MS"/>
          <w:noProof/>
        </w:rPr>
        <w:t xml:space="preserve"> Jehovah will certainly give </w:t>
      </w:r>
      <w:del w:id="213" w:author="Author">
        <w:r w:rsidRPr="00EC67F9">
          <w:rPr>
            <w:rFonts w:ascii="Trebuchet MS" w:hAnsi="Trebuchet MS"/>
            <w:noProof/>
            <w:u w:val="dotted"/>
          </w:rPr>
          <w:delText>YOU</w:delText>
        </w:r>
      </w:del>
      <w:ins w:id="214" w:author="Author">
        <w:r w:rsidRPr="00EC67F9">
          <w:rPr>
            <w:rFonts w:ascii="Trebuchet MS" w:hAnsi="Trebuchet MS"/>
            <w:noProof/>
          </w:rPr>
          <w:t>you</w:t>
        </w:r>
      </w:ins>
      <w:r w:rsidRPr="00EC67F9">
        <w:rPr>
          <w:rFonts w:ascii="Trebuchet MS" w:hAnsi="Trebuchet MS"/>
          <w:noProof/>
        </w:rPr>
        <w:t xml:space="preserve"> meat, and </w:t>
      </w:r>
      <w:del w:id="215" w:author="Author">
        <w:r w:rsidRPr="00EC67F9">
          <w:rPr>
            <w:rFonts w:ascii="Trebuchet MS" w:hAnsi="Trebuchet MS"/>
            <w:noProof/>
            <w:u w:val="dotted"/>
          </w:rPr>
          <w:delText>YOU</w:delText>
        </w:r>
      </w:del>
      <w:ins w:id="216" w:author="Author">
        <w:r w:rsidRPr="00EC67F9">
          <w:rPr>
            <w:rFonts w:ascii="Trebuchet MS" w:hAnsi="Trebuchet MS"/>
            <w:noProof/>
          </w:rPr>
          <w:t>you</w:t>
        </w:r>
      </w:ins>
      <w:r w:rsidRPr="00EC67F9">
        <w:rPr>
          <w:rFonts w:ascii="Trebuchet MS" w:hAnsi="Trebuchet MS"/>
          <w:noProof/>
        </w:rPr>
        <w:t xml:space="preserve"> will </w:t>
      </w:r>
      <w:del w:id="217" w:author="Author">
        <w:r w:rsidRPr="00EC67F9">
          <w:rPr>
            <w:rFonts w:ascii="Trebuchet MS" w:hAnsi="Trebuchet MS"/>
            <w:noProof/>
          </w:rPr>
          <w:delText xml:space="preserve">indeed </w:delText>
        </w:r>
      </w:del>
      <w:r w:rsidRPr="00EC67F9">
        <w:rPr>
          <w:rFonts w:ascii="Trebuchet MS" w:hAnsi="Trebuchet MS"/>
          <w:noProof/>
        </w:rPr>
        <w:t xml:space="preserve">eat. </w:t>
      </w:r>
      <w:r w:rsidRPr="00EC67F9">
        <w:rPr>
          <w:rFonts w:ascii="Trebuchet MS" w:hAnsi="Trebuchet MS"/>
          <w:b/>
          <w:noProof/>
        </w:rPr>
        <w:t xml:space="preserve">11:19 </w:t>
      </w:r>
      <w:del w:id="218" w:author="Author">
        <w:r w:rsidRPr="00EC67F9">
          <w:rPr>
            <w:rFonts w:ascii="Trebuchet MS" w:hAnsi="Trebuchet MS"/>
            <w:noProof/>
          </w:rPr>
          <w:delText>Y</w:delText>
        </w:r>
        <w:r w:rsidRPr="00EC67F9">
          <w:rPr>
            <w:rFonts w:ascii="Trebuchet MS" w:hAnsi="Trebuchet MS"/>
            <w:noProof/>
            <w:u w:val="dotted"/>
          </w:rPr>
          <w:delText>OU</w:delText>
        </w:r>
      </w:del>
      <w:ins w:id="219" w:author="Author">
        <w:r w:rsidRPr="00EC67F9">
          <w:rPr>
            <w:rFonts w:ascii="Trebuchet MS" w:hAnsi="Trebuchet MS"/>
            <w:noProof/>
          </w:rPr>
          <w:t>You</w:t>
        </w:r>
      </w:ins>
      <w:r w:rsidRPr="00EC67F9">
        <w:rPr>
          <w:rFonts w:ascii="Trebuchet MS" w:hAnsi="Trebuchet MS"/>
          <w:noProof/>
        </w:rPr>
        <w:t xml:space="preserve"> will eat, not one day nor </w:t>
      </w:r>
      <w:del w:id="220" w:author="Author">
        <w:r w:rsidRPr="00EC67F9">
          <w:rPr>
            <w:rFonts w:ascii="Trebuchet MS" w:hAnsi="Trebuchet MS"/>
            <w:noProof/>
          </w:rPr>
          <w:delText>two</w:delText>
        </w:r>
      </w:del>
      <w:ins w:id="221" w:author="Author">
        <w:r w:rsidRPr="00EC67F9">
          <w:rPr>
            <w:rFonts w:ascii="Trebuchet MS" w:hAnsi="Trebuchet MS"/>
            <w:noProof/>
          </w:rPr>
          <w:t>2</w:t>
        </w:r>
      </w:ins>
      <w:r w:rsidRPr="00EC67F9">
        <w:rPr>
          <w:rFonts w:ascii="Trebuchet MS" w:hAnsi="Trebuchet MS"/>
          <w:noProof/>
        </w:rPr>
        <w:t xml:space="preserve"> days nor </w:t>
      </w:r>
      <w:del w:id="222" w:author="Author">
        <w:r w:rsidRPr="00EC67F9">
          <w:rPr>
            <w:rFonts w:ascii="Trebuchet MS" w:hAnsi="Trebuchet MS"/>
            <w:noProof/>
          </w:rPr>
          <w:delText>five</w:delText>
        </w:r>
      </w:del>
      <w:ins w:id="223" w:author="Author">
        <w:r w:rsidRPr="00EC67F9">
          <w:rPr>
            <w:rFonts w:ascii="Trebuchet MS" w:hAnsi="Trebuchet MS"/>
            <w:noProof/>
          </w:rPr>
          <w:t>5</w:t>
        </w:r>
      </w:ins>
      <w:r w:rsidRPr="00EC67F9">
        <w:rPr>
          <w:rFonts w:ascii="Trebuchet MS" w:hAnsi="Trebuchet MS"/>
          <w:noProof/>
        </w:rPr>
        <w:t xml:space="preserve"> days nor </w:t>
      </w:r>
      <w:del w:id="224" w:author="Author">
        <w:r w:rsidRPr="00EC67F9">
          <w:rPr>
            <w:rFonts w:ascii="Trebuchet MS" w:hAnsi="Trebuchet MS"/>
            <w:noProof/>
          </w:rPr>
          <w:delText>ten</w:delText>
        </w:r>
      </w:del>
      <w:ins w:id="225" w:author="Author">
        <w:r w:rsidRPr="00EC67F9">
          <w:rPr>
            <w:rFonts w:ascii="Trebuchet MS" w:hAnsi="Trebuchet MS"/>
            <w:noProof/>
          </w:rPr>
          <w:t>10</w:t>
        </w:r>
      </w:ins>
      <w:r w:rsidRPr="00EC67F9">
        <w:rPr>
          <w:rFonts w:ascii="Trebuchet MS" w:hAnsi="Trebuchet MS"/>
          <w:noProof/>
        </w:rPr>
        <w:t xml:space="preserve"> days nor </w:t>
      </w:r>
      <w:del w:id="226" w:author="Author">
        <w:r w:rsidRPr="00EC67F9">
          <w:rPr>
            <w:rFonts w:ascii="Trebuchet MS" w:hAnsi="Trebuchet MS"/>
            <w:noProof/>
          </w:rPr>
          <w:delText>twenty</w:delText>
        </w:r>
      </w:del>
      <w:ins w:id="227" w:author="Author">
        <w:r w:rsidRPr="00EC67F9">
          <w:rPr>
            <w:rFonts w:ascii="Trebuchet MS" w:hAnsi="Trebuchet MS"/>
            <w:noProof/>
          </w:rPr>
          <w:t>20</w:t>
        </w:r>
      </w:ins>
      <w:r w:rsidRPr="00EC67F9">
        <w:rPr>
          <w:rFonts w:ascii="Trebuchet MS" w:hAnsi="Trebuchet MS"/>
          <w:noProof/>
        </w:rPr>
        <w:t xml:space="preserve"> days, </w:t>
      </w:r>
      <w:r w:rsidRPr="00EC67F9">
        <w:rPr>
          <w:rFonts w:ascii="Trebuchet MS" w:hAnsi="Trebuchet MS"/>
          <w:b/>
          <w:noProof/>
        </w:rPr>
        <w:t xml:space="preserve">11:20 </w:t>
      </w:r>
      <w:r w:rsidRPr="00EC67F9">
        <w:rPr>
          <w:rFonts w:ascii="Trebuchet MS" w:hAnsi="Trebuchet MS"/>
          <w:noProof/>
        </w:rPr>
        <w:t xml:space="preserve">but </w:t>
      </w:r>
      <w:del w:id="228" w:author="Author">
        <w:r w:rsidRPr="00EC67F9">
          <w:rPr>
            <w:rFonts w:ascii="Trebuchet MS" w:hAnsi="Trebuchet MS"/>
            <w:noProof/>
          </w:rPr>
          <w:delText>up to</w:delText>
        </w:r>
      </w:del>
      <w:ins w:id="229" w:author="Author">
        <w:r w:rsidRPr="00EC67F9">
          <w:rPr>
            <w:rFonts w:ascii="Trebuchet MS" w:hAnsi="Trebuchet MS"/>
            <w:noProof/>
          </w:rPr>
          <w:t>for</w:t>
        </w:r>
      </w:ins>
      <w:r w:rsidRPr="00EC67F9">
        <w:rPr>
          <w:rFonts w:ascii="Trebuchet MS" w:hAnsi="Trebuchet MS"/>
          <w:noProof/>
        </w:rPr>
        <w:t xml:space="preserve"> a</w:t>
      </w:r>
      <w:ins w:id="230" w:author="Author">
        <w:r w:rsidRPr="00EC67F9">
          <w:rPr>
            <w:rFonts w:ascii="Trebuchet MS" w:hAnsi="Trebuchet MS"/>
            <w:noProof/>
          </w:rPr>
          <w:t xml:space="preserve"> whole</w:t>
        </w:r>
      </w:ins>
      <w:r w:rsidRPr="00EC67F9">
        <w:rPr>
          <w:rFonts w:ascii="Trebuchet MS" w:hAnsi="Trebuchet MS"/>
          <w:noProof/>
        </w:rPr>
        <w:t xml:space="preserve"> month of days, until it comes out of </w:t>
      </w:r>
      <w:del w:id="231" w:author="Author">
        <w:r w:rsidRPr="00EC67F9">
          <w:rPr>
            <w:rFonts w:ascii="Trebuchet MS" w:hAnsi="Trebuchet MS"/>
            <w:noProof/>
            <w:u w:val="dotted"/>
          </w:rPr>
          <w:delText>YOUR</w:delText>
        </w:r>
      </w:del>
      <w:ins w:id="232" w:author="Author">
        <w:r w:rsidRPr="00EC67F9">
          <w:rPr>
            <w:rFonts w:ascii="Trebuchet MS" w:hAnsi="Trebuchet MS"/>
            <w:noProof/>
          </w:rPr>
          <w:t>your</w:t>
        </w:r>
      </w:ins>
      <w:r w:rsidRPr="00EC67F9">
        <w:rPr>
          <w:rFonts w:ascii="Trebuchet MS" w:hAnsi="Trebuchet MS"/>
          <w:noProof/>
        </w:rPr>
        <w:t xml:space="preserve"> nostrils and it has become </w:t>
      </w:r>
      <w:del w:id="233" w:author="Author">
        <w:r w:rsidRPr="00EC67F9">
          <w:rPr>
            <w:rFonts w:ascii="Trebuchet MS" w:hAnsi="Trebuchet MS"/>
            <w:noProof/>
          </w:rPr>
          <w:delText xml:space="preserve">a loathing to </w:delText>
        </w:r>
        <w:r w:rsidRPr="00EC67F9">
          <w:rPr>
            <w:rFonts w:ascii="Trebuchet MS" w:hAnsi="Trebuchet MS"/>
            <w:noProof/>
            <w:u w:val="dotted"/>
          </w:rPr>
          <w:delText>YOU</w:delText>
        </w:r>
        <w:r w:rsidRPr="00EC67F9">
          <w:rPr>
            <w:rFonts w:ascii="Trebuchet MS" w:hAnsi="Trebuchet MS"/>
            <w:noProof/>
          </w:rPr>
          <w:delText xml:space="preserve">, just because </w:delText>
        </w:r>
        <w:r w:rsidRPr="00EC67F9">
          <w:rPr>
            <w:rFonts w:ascii="Trebuchet MS" w:hAnsi="Trebuchet MS"/>
            <w:noProof/>
            <w:u w:val="dotted"/>
          </w:rPr>
          <w:delText>YOU</w:delText>
        </w:r>
      </w:del>
      <w:ins w:id="234" w:author="Author">
        <w:r w:rsidRPr="00EC67F9">
          <w:rPr>
            <w:rFonts w:ascii="Trebuchet MS" w:hAnsi="Trebuchet MS"/>
            <w:noProof/>
          </w:rPr>
          <w:t>loathsome to you, for you</w:t>
        </w:r>
      </w:ins>
      <w:r w:rsidRPr="00EC67F9">
        <w:rPr>
          <w:rFonts w:ascii="Trebuchet MS" w:hAnsi="Trebuchet MS"/>
          <w:noProof/>
        </w:rPr>
        <w:t xml:space="preserve"> rejected Jehovah, who is in </w:t>
      </w:r>
      <w:del w:id="235" w:author="Author">
        <w:r w:rsidRPr="00EC67F9">
          <w:rPr>
            <w:rFonts w:ascii="Trebuchet MS" w:hAnsi="Trebuchet MS"/>
            <w:noProof/>
            <w:u w:val="dotted"/>
          </w:rPr>
          <w:delText>YOUR</w:delText>
        </w:r>
      </w:del>
      <w:ins w:id="236" w:author="Author">
        <w:r w:rsidRPr="00EC67F9">
          <w:rPr>
            <w:rFonts w:ascii="Trebuchet MS" w:hAnsi="Trebuchet MS"/>
            <w:noProof/>
          </w:rPr>
          <w:t>your</w:t>
        </w:r>
      </w:ins>
      <w:r w:rsidRPr="00EC67F9">
        <w:rPr>
          <w:rFonts w:ascii="Trebuchet MS" w:hAnsi="Trebuchet MS"/>
          <w:noProof/>
        </w:rPr>
        <w:t xml:space="preserve"> midst, and </w:t>
      </w:r>
      <w:del w:id="237" w:author="Author">
        <w:r w:rsidRPr="00EC67F9">
          <w:rPr>
            <w:rFonts w:ascii="Trebuchet MS" w:hAnsi="Trebuchet MS"/>
            <w:noProof/>
            <w:u w:val="dotted"/>
          </w:rPr>
          <w:delText>YOU</w:delText>
        </w:r>
        <w:r w:rsidRPr="00EC67F9">
          <w:rPr>
            <w:rFonts w:ascii="Trebuchet MS" w:hAnsi="Trebuchet MS"/>
            <w:noProof/>
          </w:rPr>
          <w:delText xml:space="preserve"> went</w:delText>
        </w:r>
      </w:del>
      <w:ins w:id="238" w:author="Author">
        <w:r w:rsidRPr="00EC67F9">
          <w:rPr>
            <w:rFonts w:ascii="Trebuchet MS" w:hAnsi="Trebuchet MS"/>
            <w:noProof/>
          </w:rPr>
          <w:t>you were</w:t>
        </w:r>
      </w:ins>
      <w:r w:rsidRPr="00EC67F9">
        <w:rPr>
          <w:rFonts w:ascii="Trebuchet MS" w:hAnsi="Trebuchet MS"/>
          <w:noProof/>
        </w:rPr>
        <w:t xml:space="preserve"> weeping before him, saying: “Why is it that we have come out of Egypt?”’”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11:21 </w:t>
      </w:r>
      <w:r w:rsidRPr="00EC67F9">
        <w:rPr>
          <w:rFonts w:ascii="Trebuchet MS" w:hAnsi="Trebuchet MS"/>
          <w:noProof/>
        </w:rPr>
        <w:t xml:space="preserve">Then Moses said: “The people </w:t>
      </w:r>
      <w:del w:id="239" w:author="Author">
        <w:r w:rsidRPr="00EC67F9">
          <w:rPr>
            <w:rFonts w:ascii="Trebuchet MS" w:hAnsi="Trebuchet MS"/>
            <w:noProof/>
          </w:rPr>
          <w:delText xml:space="preserve">in the midst of whom </w:delText>
        </w:r>
      </w:del>
      <w:r w:rsidRPr="00EC67F9">
        <w:rPr>
          <w:rFonts w:ascii="Trebuchet MS" w:hAnsi="Trebuchet MS"/>
          <w:noProof/>
        </w:rPr>
        <w:t xml:space="preserve">I am </w:t>
      </w:r>
      <w:del w:id="240" w:author="Author">
        <w:r w:rsidRPr="00EC67F9">
          <w:rPr>
            <w:rFonts w:ascii="Trebuchet MS" w:hAnsi="Trebuchet MS"/>
            <w:noProof/>
          </w:rPr>
          <w:delText>are six hundred thousand</w:delText>
        </w:r>
      </w:del>
      <w:ins w:id="241" w:author="Author">
        <w:r w:rsidRPr="00EC67F9">
          <w:rPr>
            <w:rFonts w:ascii="Trebuchet MS" w:hAnsi="Trebuchet MS"/>
            <w:noProof/>
          </w:rPr>
          <w:t>among number 600,000</w:t>
        </w:r>
      </w:ins>
      <w:r w:rsidRPr="00EC67F9">
        <w:rPr>
          <w:rFonts w:ascii="Trebuchet MS" w:hAnsi="Trebuchet MS"/>
          <w:noProof/>
        </w:rPr>
        <w:t xml:space="preserve"> men on foot, and yet you</w:t>
      </w:r>
      <w:del w:id="242" w:author="Author">
        <w:r w:rsidRPr="00EC67F9">
          <w:rPr>
            <w:rFonts w:ascii="Trebuchet MS" w:hAnsi="Trebuchet MS"/>
            <w:noProof/>
          </w:rPr>
          <w:delText>—you</w:delText>
        </w:r>
      </w:del>
      <w:ins w:id="243" w:author="Author">
        <w:r w:rsidRPr="00EC67F9">
          <w:rPr>
            <w:rFonts w:ascii="Trebuchet MS" w:hAnsi="Trebuchet MS"/>
            <w:noProof/>
          </w:rPr>
          <w:t xml:space="preserve"> yourself</w:t>
        </w:r>
      </w:ins>
      <w:r w:rsidRPr="00EC67F9">
        <w:rPr>
          <w:rFonts w:ascii="Trebuchet MS" w:hAnsi="Trebuchet MS"/>
          <w:noProof/>
        </w:rPr>
        <w:t xml:space="preserve"> have said, ‘Meat I </w:t>
      </w:r>
      <w:del w:id="244" w:author="Author">
        <w:r w:rsidRPr="00EC67F9">
          <w:rPr>
            <w:rFonts w:ascii="Trebuchet MS" w:hAnsi="Trebuchet MS"/>
            <w:noProof/>
          </w:rPr>
          <w:delText>shall</w:delText>
        </w:r>
      </w:del>
      <w:ins w:id="245" w:author="Author">
        <w:r w:rsidRPr="00EC67F9">
          <w:rPr>
            <w:rFonts w:ascii="Trebuchet MS" w:hAnsi="Trebuchet MS"/>
            <w:noProof/>
          </w:rPr>
          <w:t>will</w:t>
        </w:r>
      </w:ins>
      <w:r w:rsidRPr="00EC67F9">
        <w:rPr>
          <w:rFonts w:ascii="Trebuchet MS" w:hAnsi="Trebuchet MS"/>
          <w:noProof/>
        </w:rPr>
        <w:t xml:space="preserve"> give them, and they will </w:t>
      </w:r>
      <w:del w:id="246" w:author="Author">
        <w:r w:rsidRPr="00EC67F9">
          <w:rPr>
            <w:rFonts w:ascii="Trebuchet MS" w:hAnsi="Trebuchet MS"/>
            <w:noProof/>
          </w:rPr>
          <w:delText xml:space="preserve">certainly </w:delText>
        </w:r>
      </w:del>
      <w:r w:rsidRPr="00EC67F9">
        <w:rPr>
          <w:rFonts w:ascii="Trebuchet MS" w:hAnsi="Trebuchet MS"/>
          <w:noProof/>
        </w:rPr>
        <w:t xml:space="preserve">eat </w:t>
      </w:r>
      <w:ins w:id="247" w:author="Author">
        <w:r w:rsidRPr="00EC67F9">
          <w:rPr>
            <w:rFonts w:ascii="Trebuchet MS" w:hAnsi="Trebuchet MS"/>
            <w:noProof/>
          </w:rPr>
          <w:t xml:space="preserve">enough </w:t>
        </w:r>
      </w:ins>
      <w:r w:rsidRPr="00EC67F9">
        <w:rPr>
          <w:rFonts w:ascii="Trebuchet MS" w:hAnsi="Trebuchet MS"/>
          <w:noProof/>
        </w:rPr>
        <w:t xml:space="preserve">for a </w:t>
      </w:r>
      <w:ins w:id="248" w:author="Author">
        <w:r w:rsidRPr="00EC67F9">
          <w:rPr>
            <w:rFonts w:ascii="Trebuchet MS" w:hAnsi="Trebuchet MS"/>
            <w:noProof/>
          </w:rPr>
          <w:t xml:space="preserve">whole </w:t>
        </w:r>
      </w:ins>
      <w:r w:rsidRPr="00EC67F9">
        <w:rPr>
          <w:rFonts w:ascii="Trebuchet MS" w:hAnsi="Trebuchet MS"/>
          <w:noProof/>
        </w:rPr>
        <w:t xml:space="preserve">month of days’! </w:t>
      </w:r>
      <w:r w:rsidRPr="00EC67F9">
        <w:rPr>
          <w:rFonts w:ascii="Trebuchet MS" w:hAnsi="Trebuchet MS"/>
          <w:b/>
          <w:noProof/>
        </w:rPr>
        <w:t xml:space="preserve">11:22 </w:t>
      </w:r>
      <w:del w:id="249" w:author="Author">
        <w:r w:rsidRPr="00EC67F9">
          <w:rPr>
            <w:rFonts w:ascii="Trebuchet MS" w:hAnsi="Trebuchet MS"/>
            <w:noProof/>
          </w:rPr>
          <w:delText>Will</w:delText>
        </w:r>
      </w:del>
      <w:ins w:id="250" w:author="Author">
        <w:r w:rsidRPr="00EC67F9">
          <w:rPr>
            <w:rFonts w:ascii="Trebuchet MS" w:hAnsi="Trebuchet MS"/>
            <w:noProof/>
          </w:rPr>
          <w:t>If whole</w:t>
        </w:r>
      </w:ins>
      <w:r w:rsidRPr="00EC67F9">
        <w:rPr>
          <w:rFonts w:ascii="Trebuchet MS" w:hAnsi="Trebuchet MS"/>
          <w:noProof/>
        </w:rPr>
        <w:t xml:space="preserve"> flocks and herds </w:t>
      </w:r>
      <w:del w:id="251" w:author="Author">
        <w:r w:rsidRPr="00EC67F9">
          <w:rPr>
            <w:rFonts w:ascii="Trebuchet MS" w:hAnsi="Trebuchet MS"/>
            <w:noProof/>
          </w:rPr>
          <w:delText>be</w:delText>
        </w:r>
      </w:del>
      <w:ins w:id="252" w:author="Author">
        <w:r w:rsidRPr="00EC67F9">
          <w:rPr>
            <w:rFonts w:ascii="Trebuchet MS" w:hAnsi="Trebuchet MS"/>
            <w:noProof/>
          </w:rPr>
          <w:t>were</w:t>
        </w:r>
      </w:ins>
      <w:r w:rsidRPr="00EC67F9">
        <w:rPr>
          <w:rFonts w:ascii="Trebuchet MS" w:hAnsi="Trebuchet MS"/>
          <w:noProof/>
        </w:rPr>
        <w:t xml:space="preserve"> slaughtered</w:t>
      </w:r>
      <w:ins w:id="253" w:author="Author">
        <w:r w:rsidRPr="00EC67F9">
          <w:rPr>
            <w:rFonts w:ascii="Trebuchet MS" w:hAnsi="Trebuchet MS"/>
            <w:noProof/>
          </w:rPr>
          <w:t>, would it be enough</w:t>
        </w:r>
      </w:ins>
      <w:r w:rsidRPr="00EC67F9">
        <w:rPr>
          <w:rFonts w:ascii="Trebuchet MS" w:hAnsi="Trebuchet MS"/>
          <w:noProof/>
        </w:rPr>
        <w:t xml:space="preserve"> for them</w:t>
      </w:r>
      <w:del w:id="254" w:author="Author">
        <w:r w:rsidRPr="00EC67F9">
          <w:rPr>
            <w:rFonts w:ascii="Trebuchet MS" w:hAnsi="Trebuchet MS"/>
            <w:noProof/>
          </w:rPr>
          <w:delText>, for it to be adequate for them</w:delText>
        </w:r>
      </w:del>
      <w:r w:rsidRPr="00EC67F9">
        <w:rPr>
          <w:rFonts w:ascii="Trebuchet MS" w:hAnsi="Trebuchet MS"/>
          <w:noProof/>
        </w:rPr>
        <w:t xml:space="preserve">? Or </w:t>
      </w:r>
      <w:del w:id="255" w:author="Author">
        <w:r w:rsidRPr="00EC67F9">
          <w:rPr>
            <w:rFonts w:ascii="Trebuchet MS" w:hAnsi="Trebuchet MS"/>
            <w:noProof/>
          </w:rPr>
          <w:delText>will</w:delText>
        </w:r>
      </w:del>
      <w:ins w:id="256" w:author="Author">
        <w:r w:rsidRPr="00EC67F9">
          <w:rPr>
            <w:rFonts w:ascii="Trebuchet MS" w:hAnsi="Trebuchet MS"/>
            <w:noProof/>
          </w:rPr>
          <w:t>if</w:t>
        </w:r>
      </w:ins>
      <w:r w:rsidRPr="00EC67F9">
        <w:rPr>
          <w:rFonts w:ascii="Trebuchet MS" w:hAnsi="Trebuchet MS"/>
          <w:noProof/>
        </w:rPr>
        <w:t xml:space="preserve"> all the fish of the sea </w:t>
      </w:r>
      <w:del w:id="257" w:author="Author">
        <w:r w:rsidRPr="00EC67F9">
          <w:rPr>
            <w:rFonts w:ascii="Trebuchet MS" w:hAnsi="Trebuchet MS"/>
            <w:noProof/>
          </w:rPr>
          <w:delText>be</w:delText>
        </w:r>
      </w:del>
      <w:ins w:id="258" w:author="Author">
        <w:r w:rsidRPr="00EC67F9">
          <w:rPr>
            <w:rFonts w:ascii="Trebuchet MS" w:hAnsi="Trebuchet MS"/>
            <w:noProof/>
          </w:rPr>
          <w:t>were</w:t>
        </w:r>
      </w:ins>
      <w:r w:rsidRPr="00EC67F9">
        <w:rPr>
          <w:rFonts w:ascii="Trebuchet MS" w:hAnsi="Trebuchet MS"/>
          <w:noProof/>
        </w:rPr>
        <w:t xml:space="preserve"> caught</w:t>
      </w:r>
      <w:del w:id="259" w:author="Author">
        <w:r w:rsidRPr="00EC67F9">
          <w:rPr>
            <w:rFonts w:ascii="Trebuchet MS" w:hAnsi="Trebuchet MS"/>
            <w:noProof/>
          </w:rPr>
          <w:delText xml:space="preserve"> for them, for</w:delText>
        </w:r>
      </w:del>
      <w:ins w:id="260" w:author="Author">
        <w:r w:rsidRPr="00EC67F9">
          <w:rPr>
            <w:rFonts w:ascii="Trebuchet MS" w:hAnsi="Trebuchet MS"/>
            <w:noProof/>
          </w:rPr>
          <w:t>, would</w:t>
        </w:r>
      </w:ins>
      <w:r w:rsidRPr="00EC67F9">
        <w:rPr>
          <w:rFonts w:ascii="Trebuchet MS" w:hAnsi="Trebuchet MS"/>
          <w:noProof/>
        </w:rPr>
        <w:t xml:space="preserve"> it </w:t>
      </w:r>
      <w:del w:id="261" w:author="Author">
        <w:r w:rsidRPr="00EC67F9">
          <w:rPr>
            <w:rFonts w:ascii="Trebuchet MS" w:hAnsi="Trebuchet MS"/>
            <w:noProof/>
          </w:rPr>
          <w:delText xml:space="preserve">to </w:delText>
        </w:r>
      </w:del>
      <w:r w:rsidRPr="00EC67F9">
        <w:rPr>
          <w:rFonts w:ascii="Trebuchet MS" w:hAnsi="Trebuchet MS"/>
          <w:noProof/>
        </w:rPr>
        <w:t xml:space="preserve">be </w:t>
      </w:r>
      <w:del w:id="262" w:author="Author">
        <w:r w:rsidRPr="00EC67F9">
          <w:rPr>
            <w:rFonts w:ascii="Trebuchet MS" w:hAnsi="Trebuchet MS"/>
            <w:noProof/>
          </w:rPr>
          <w:delText>adequate</w:delText>
        </w:r>
      </w:del>
      <w:ins w:id="263" w:author="Author">
        <w:r w:rsidRPr="00EC67F9">
          <w:rPr>
            <w:rFonts w:ascii="Trebuchet MS" w:hAnsi="Trebuchet MS"/>
            <w:noProof/>
          </w:rPr>
          <w:t>enough</w:t>
        </w:r>
      </w:ins>
      <w:r w:rsidRPr="00EC67F9">
        <w:rPr>
          <w:rFonts w:ascii="Trebuchet MS" w:hAnsi="Trebuchet MS"/>
          <w:noProof/>
        </w:rPr>
        <w:t xml:space="preserve"> for them?”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11:23 </w:t>
      </w:r>
      <w:del w:id="264" w:author="Author">
        <w:r w:rsidRPr="00EC67F9">
          <w:rPr>
            <w:rFonts w:ascii="Trebuchet MS" w:hAnsi="Trebuchet MS"/>
            <w:noProof/>
          </w:rPr>
          <w:delText xml:space="preserve">At this </w:delText>
        </w:r>
      </w:del>
      <w:r w:rsidRPr="00EC67F9">
        <w:rPr>
          <w:rFonts w:ascii="Trebuchet MS" w:hAnsi="Trebuchet MS"/>
          <w:noProof/>
        </w:rPr>
        <w:t xml:space="preserve">Jehovah </w:t>
      </w:r>
      <w:ins w:id="265" w:author="Author">
        <w:r w:rsidRPr="00EC67F9">
          <w:rPr>
            <w:rFonts w:ascii="Trebuchet MS" w:hAnsi="Trebuchet MS"/>
            <w:noProof/>
          </w:rPr>
          <w:t xml:space="preserve">then </w:t>
        </w:r>
      </w:ins>
      <w:r w:rsidRPr="00EC67F9">
        <w:rPr>
          <w:rFonts w:ascii="Trebuchet MS" w:hAnsi="Trebuchet MS"/>
          <w:noProof/>
        </w:rPr>
        <w:t>said to Moses: “</w:t>
      </w:r>
      <w:del w:id="266" w:author="Author">
        <w:r w:rsidRPr="00EC67F9">
          <w:rPr>
            <w:rFonts w:ascii="Trebuchet MS" w:hAnsi="Trebuchet MS"/>
            <w:noProof/>
          </w:rPr>
          <w:delText>The</w:delText>
        </w:r>
      </w:del>
      <w:ins w:id="267" w:author="Author">
        <w:r w:rsidRPr="00EC67F9">
          <w:rPr>
            <w:rFonts w:ascii="Trebuchet MS" w:hAnsi="Trebuchet MS"/>
            <w:noProof/>
          </w:rPr>
          <w:t>Is the</w:t>
        </w:r>
      </w:ins>
      <w:r w:rsidRPr="00EC67F9">
        <w:rPr>
          <w:rFonts w:ascii="Trebuchet MS" w:hAnsi="Trebuchet MS"/>
          <w:noProof/>
        </w:rPr>
        <w:t xml:space="preserve"> hand of Jehovah </w:t>
      </w:r>
      <w:del w:id="268" w:author="Author">
        <w:r w:rsidRPr="00EC67F9">
          <w:rPr>
            <w:rFonts w:ascii="Trebuchet MS" w:hAnsi="Trebuchet MS"/>
            <w:noProof/>
          </w:rPr>
          <w:delText>is cut</w:delText>
        </w:r>
      </w:del>
      <w:ins w:id="269" w:author="Author">
        <w:r w:rsidRPr="00EC67F9">
          <w:rPr>
            <w:rFonts w:ascii="Trebuchet MS" w:hAnsi="Trebuchet MS"/>
            <w:noProof/>
          </w:rPr>
          <w:t>too</w:t>
        </w:r>
      </w:ins>
      <w:r w:rsidRPr="00EC67F9">
        <w:rPr>
          <w:rFonts w:ascii="Trebuchet MS" w:hAnsi="Trebuchet MS"/>
          <w:noProof/>
        </w:rPr>
        <w:t xml:space="preserve"> short</w:t>
      </w:r>
      <w:del w:id="270" w:author="Author">
        <w:r w:rsidRPr="00EC67F9">
          <w:rPr>
            <w:rFonts w:ascii="Trebuchet MS" w:hAnsi="Trebuchet MS"/>
            <w:noProof/>
          </w:rPr>
          <w:delText>, is it</w:delText>
        </w:r>
      </w:del>
      <w:r w:rsidRPr="00EC67F9">
        <w:rPr>
          <w:rFonts w:ascii="Trebuchet MS" w:hAnsi="Trebuchet MS"/>
          <w:noProof/>
        </w:rPr>
        <w:t xml:space="preserve">? Now you will see whether what I say </w:t>
      </w:r>
      <w:del w:id="271" w:author="Author">
        <w:r w:rsidRPr="00EC67F9">
          <w:rPr>
            <w:rFonts w:ascii="Trebuchet MS" w:hAnsi="Trebuchet MS"/>
            <w:noProof/>
          </w:rPr>
          <w:delText>befalls</w:delText>
        </w:r>
      </w:del>
      <w:ins w:id="272" w:author="Author">
        <w:r w:rsidRPr="00EC67F9">
          <w:rPr>
            <w:rFonts w:ascii="Trebuchet MS" w:hAnsi="Trebuchet MS"/>
            <w:noProof/>
          </w:rPr>
          <w:t>will happen to</w:t>
        </w:r>
      </w:ins>
      <w:r w:rsidRPr="00EC67F9">
        <w:rPr>
          <w:rFonts w:ascii="Trebuchet MS" w:hAnsi="Trebuchet MS"/>
          <w:noProof/>
        </w:rPr>
        <w:t xml:space="preserve"> you or not.”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11:24 </w:t>
      </w:r>
      <w:del w:id="273" w:author="Author">
        <w:r w:rsidRPr="00EC67F9">
          <w:rPr>
            <w:rFonts w:ascii="Trebuchet MS" w:hAnsi="Trebuchet MS"/>
            <w:noProof/>
          </w:rPr>
          <w:delText>After that</w:delText>
        </w:r>
      </w:del>
      <w:ins w:id="274" w:author="Author">
        <w:r w:rsidRPr="00EC67F9">
          <w:rPr>
            <w:rFonts w:ascii="Trebuchet MS" w:hAnsi="Trebuchet MS"/>
            <w:noProof/>
          </w:rPr>
          <w:t>So</w:t>
        </w:r>
      </w:ins>
      <w:r w:rsidRPr="00EC67F9">
        <w:rPr>
          <w:rFonts w:ascii="Trebuchet MS" w:hAnsi="Trebuchet MS"/>
          <w:noProof/>
        </w:rPr>
        <w:t xml:space="preserve"> Moses went out and spoke </w:t>
      </w:r>
      <w:del w:id="275" w:author="Author">
        <w:r w:rsidRPr="00EC67F9">
          <w:rPr>
            <w:rFonts w:ascii="Trebuchet MS" w:hAnsi="Trebuchet MS"/>
            <w:noProof/>
          </w:rPr>
          <w:delText xml:space="preserve">to the people </w:delText>
        </w:r>
      </w:del>
      <w:r w:rsidRPr="00EC67F9">
        <w:rPr>
          <w:rFonts w:ascii="Trebuchet MS" w:hAnsi="Trebuchet MS"/>
          <w:noProof/>
        </w:rPr>
        <w:t>the words of Jehovah</w:t>
      </w:r>
      <w:del w:id="276" w:author="Author">
        <w:r w:rsidRPr="00EC67F9">
          <w:rPr>
            <w:rFonts w:ascii="Trebuchet MS" w:hAnsi="Trebuchet MS"/>
            <w:noProof/>
          </w:rPr>
          <w:delText>.</w:delText>
        </w:r>
      </w:del>
      <w:ins w:id="277" w:author="Author">
        <w:r w:rsidRPr="00EC67F9">
          <w:rPr>
            <w:rFonts w:ascii="Trebuchet MS" w:hAnsi="Trebuchet MS"/>
            <w:noProof/>
          </w:rPr>
          <w:t xml:space="preserve"> to the people.</w:t>
        </w:r>
      </w:ins>
      <w:r w:rsidRPr="00EC67F9">
        <w:rPr>
          <w:rFonts w:ascii="Trebuchet MS" w:hAnsi="Trebuchet MS"/>
          <w:noProof/>
        </w:rPr>
        <w:t xml:space="preserve"> And he </w:t>
      </w:r>
      <w:del w:id="278" w:author="Author">
        <w:r w:rsidRPr="00EC67F9">
          <w:rPr>
            <w:rFonts w:ascii="Trebuchet MS" w:hAnsi="Trebuchet MS"/>
            <w:noProof/>
          </w:rPr>
          <w:delText>went gathering seventy</w:delText>
        </w:r>
      </w:del>
      <w:ins w:id="279" w:author="Author">
        <w:r w:rsidRPr="00EC67F9">
          <w:rPr>
            <w:rFonts w:ascii="Trebuchet MS" w:hAnsi="Trebuchet MS"/>
            <w:noProof/>
          </w:rPr>
          <w:t>gathered 70</w:t>
        </w:r>
      </w:ins>
      <w:r w:rsidRPr="00EC67F9">
        <w:rPr>
          <w:rFonts w:ascii="Trebuchet MS" w:hAnsi="Trebuchet MS"/>
          <w:noProof/>
        </w:rPr>
        <w:t xml:space="preserve"> men from the </w:t>
      </w:r>
      <w:del w:id="280" w:author="Author">
        <w:r w:rsidRPr="00EC67F9">
          <w:rPr>
            <w:rFonts w:ascii="Trebuchet MS" w:hAnsi="Trebuchet MS"/>
            <w:noProof/>
          </w:rPr>
          <w:delText>older men</w:delText>
        </w:r>
      </w:del>
      <w:ins w:id="281" w:author="Author">
        <w:r w:rsidRPr="00EC67F9">
          <w:rPr>
            <w:rFonts w:ascii="Trebuchet MS" w:hAnsi="Trebuchet MS"/>
            <w:noProof/>
          </w:rPr>
          <w:t>elders</w:t>
        </w:r>
      </w:ins>
      <w:r w:rsidRPr="00EC67F9">
        <w:rPr>
          <w:rFonts w:ascii="Trebuchet MS" w:hAnsi="Trebuchet MS"/>
          <w:noProof/>
        </w:rPr>
        <w:t xml:space="preserve"> of the people and </w:t>
      </w:r>
      <w:del w:id="282" w:author="Author">
        <w:r w:rsidRPr="00EC67F9">
          <w:rPr>
            <w:rFonts w:ascii="Trebuchet MS" w:hAnsi="Trebuchet MS"/>
            <w:noProof/>
          </w:rPr>
          <w:delText>proceeded to have</w:delText>
        </w:r>
      </w:del>
      <w:ins w:id="283" w:author="Author">
        <w:r w:rsidRPr="00EC67F9">
          <w:rPr>
            <w:rFonts w:ascii="Trebuchet MS" w:hAnsi="Trebuchet MS"/>
            <w:noProof/>
          </w:rPr>
          <w:t>had</w:t>
        </w:r>
      </w:ins>
      <w:r w:rsidRPr="00EC67F9">
        <w:rPr>
          <w:rFonts w:ascii="Trebuchet MS" w:hAnsi="Trebuchet MS"/>
          <w:noProof/>
        </w:rPr>
        <w:t xml:space="preserve"> them stand </w:t>
      </w:r>
      <w:del w:id="284" w:author="Author">
        <w:r w:rsidRPr="00EC67F9">
          <w:rPr>
            <w:rFonts w:ascii="Trebuchet MS" w:hAnsi="Trebuchet MS"/>
            <w:noProof/>
          </w:rPr>
          <w:delText>round about</w:delText>
        </w:r>
      </w:del>
      <w:ins w:id="285" w:author="Author">
        <w:r w:rsidRPr="00EC67F9">
          <w:rPr>
            <w:rFonts w:ascii="Trebuchet MS" w:hAnsi="Trebuchet MS"/>
            <w:noProof/>
          </w:rPr>
          <w:t>around</w:t>
        </w:r>
      </w:ins>
      <w:r w:rsidRPr="00EC67F9">
        <w:rPr>
          <w:rFonts w:ascii="Trebuchet MS" w:hAnsi="Trebuchet MS"/>
          <w:noProof/>
        </w:rPr>
        <w:t xml:space="preserve"> the tent. </w:t>
      </w:r>
      <w:r w:rsidRPr="00EC67F9">
        <w:rPr>
          <w:rFonts w:ascii="Trebuchet MS" w:hAnsi="Trebuchet MS"/>
          <w:b/>
          <w:noProof/>
        </w:rPr>
        <w:t xml:space="preserve">11:25 </w:t>
      </w:r>
      <w:r w:rsidRPr="00EC67F9">
        <w:rPr>
          <w:rFonts w:ascii="Trebuchet MS" w:hAnsi="Trebuchet MS"/>
          <w:noProof/>
        </w:rPr>
        <w:t xml:space="preserve">Then Jehovah came down in a cloud and spoke to him and took away some of the spirit that was </w:t>
      </w:r>
      <w:del w:id="286" w:author="Author">
        <w:r w:rsidRPr="00EC67F9">
          <w:rPr>
            <w:rFonts w:ascii="Trebuchet MS" w:hAnsi="Trebuchet MS"/>
            <w:noProof/>
          </w:rPr>
          <w:delText>upon</w:delText>
        </w:r>
      </w:del>
      <w:ins w:id="287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him and put it </w:t>
      </w:r>
      <w:del w:id="288" w:author="Author">
        <w:r w:rsidRPr="00EC67F9">
          <w:rPr>
            <w:rFonts w:ascii="Trebuchet MS" w:hAnsi="Trebuchet MS"/>
            <w:noProof/>
          </w:rPr>
          <w:delText>upon</w:delText>
        </w:r>
      </w:del>
      <w:ins w:id="289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each of the </w:t>
      </w:r>
      <w:del w:id="290" w:author="Author">
        <w:r w:rsidRPr="00EC67F9">
          <w:rPr>
            <w:rFonts w:ascii="Trebuchet MS" w:hAnsi="Trebuchet MS"/>
            <w:noProof/>
          </w:rPr>
          <w:delText>seventy older men.</w:delText>
        </w:r>
      </w:del>
      <w:ins w:id="291" w:author="Author">
        <w:r w:rsidRPr="00EC67F9">
          <w:rPr>
            <w:rFonts w:ascii="Trebuchet MS" w:hAnsi="Trebuchet MS"/>
            <w:noProof/>
          </w:rPr>
          <w:t>70 elders.</w:t>
        </w:r>
      </w:ins>
      <w:r w:rsidRPr="00EC67F9">
        <w:rPr>
          <w:rFonts w:ascii="Trebuchet MS" w:hAnsi="Trebuchet MS"/>
          <w:noProof/>
        </w:rPr>
        <w:t xml:space="preserve"> And </w:t>
      </w:r>
      <w:del w:id="292" w:author="Author">
        <w:r w:rsidRPr="00EC67F9">
          <w:rPr>
            <w:rFonts w:ascii="Trebuchet MS" w:hAnsi="Trebuchet MS"/>
            <w:noProof/>
          </w:rPr>
          <w:delText xml:space="preserve">it came about that </w:delText>
        </w:r>
      </w:del>
      <w:r w:rsidRPr="00EC67F9">
        <w:rPr>
          <w:rFonts w:ascii="Trebuchet MS" w:hAnsi="Trebuchet MS"/>
          <w:noProof/>
        </w:rPr>
        <w:t xml:space="preserve">as soon as the spirit settled down </w:t>
      </w:r>
      <w:del w:id="293" w:author="Author">
        <w:r w:rsidRPr="00EC67F9">
          <w:rPr>
            <w:rFonts w:ascii="Trebuchet MS" w:hAnsi="Trebuchet MS"/>
            <w:noProof/>
          </w:rPr>
          <w:delText>upon</w:delText>
        </w:r>
      </w:del>
      <w:ins w:id="294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them, </w:t>
      </w:r>
      <w:del w:id="295" w:author="Author">
        <w:r w:rsidRPr="00EC67F9">
          <w:rPr>
            <w:rFonts w:ascii="Trebuchet MS" w:hAnsi="Trebuchet MS"/>
            <w:noProof/>
          </w:rPr>
          <w:delText xml:space="preserve">then </w:delText>
        </w:r>
      </w:del>
      <w:r w:rsidRPr="00EC67F9">
        <w:rPr>
          <w:rFonts w:ascii="Trebuchet MS" w:hAnsi="Trebuchet MS"/>
          <w:noProof/>
        </w:rPr>
        <w:t xml:space="preserve">they </w:t>
      </w:r>
      <w:del w:id="296" w:author="Author">
        <w:r w:rsidRPr="00EC67F9">
          <w:rPr>
            <w:rFonts w:ascii="Trebuchet MS" w:hAnsi="Trebuchet MS"/>
            <w:noProof/>
          </w:rPr>
          <w:delText>proceeded</w:delText>
        </w:r>
      </w:del>
      <w:ins w:id="297" w:author="Author">
        <w:r w:rsidRPr="00EC67F9">
          <w:rPr>
            <w:rFonts w:ascii="Trebuchet MS" w:hAnsi="Trebuchet MS"/>
            <w:noProof/>
          </w:rPr>
          <w:t>began</w:t>
        </w:r>
      </w:ins>
      <w:r w:rsidRPr="00EC67F9">
        <w:rPr>
          <w:rFonts w:ascii="Trebuchet MS" w:hAnsi="Trebuchet MS"/>
          <w:noProof/>
        </w:rPr>
        <w:t xml:space="preserve"> to </w:t>
      </w:r>
      <w:del w:id="298" w:author="Author">
        <w:r w:rsidRPr="00EC67F9">
          <w:rPr>
            <w:rFonts w:ascii="Trebuchet MS" w:hAnsi="Trebuchet MS"/>
            <w:noProof/>
          </w:rPr>
          <w:delText>act</w:delText>
        </w:r>
      </w:del>
      <w:ins w:id="299" w:author="Author">
        <w:r w:rsidRPr="00EC67F9">
          <w:rPr>
            <w:rFonts w:ascii="Trebuchet MS" w:hAnsi="Trebuchet MS"/>
            <w:noProof/>
          </w:rPr>
          <w:t>behave</w:t>
        </w:r>
      </w:ins>
      <w:r w:rsidRPr="00EC67F9">
        <w:rPr>
          <w:rFonts w:ascii="Trebuchet MS" w:hAnsi="Trebuchet MS"/>
          <w:noProof/>
        </w:rPr>
        <w:t xml:space="preserve"> as prophets</w:t>
      </w:r>
      <w:del w:id="300" w:author="Author">
        <w:r w:rsidRPr="00EC67F9">
          <w:rPr>
            <w:rFonts w:ascii="Trebuchet MS" w:hAnsi="Trebuchet MS"/>
            <w:noProof/>
          </w:rPr>
          <w:delText>;</w:delText>
        </w:r>
      </w:del>
      <w:ins w:id="301" w:author="Author">
        <w:r w:rsidRPr="00EC67F9">
          <w:rPr>
            <w:rFonts w:ascii="Trebuchet MS" w:hAnsi="Trebuchet MS"/>
            <w:noProof/>
          </w:rPr>
          <w:t>,</w:t>
        </w:r>
        <w:r w:rsidRPr="00EC67F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C67F9">
        <w:rPr>
          <w:rFonts w:ascii="Trebuchet MS" w:hAnsi="Trebuchet MS"/>
          <w:noProof/>
        </w:rPr>
        <w:t xml:space="preserve"> but they did not do it again.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11:26 </w:t>
      </w:r>
      <w:del w:id="304" w:author="Author">
        <w:r w:rsidRPr="00EC67F9">
          <w:rPr>
            <w:rFonts w:ascii="Trebuchet MS" w:hAnsi="Trebuchet MS"/>
            <w:noProof/>
          </w:rPr>
          <w:delText>Now there</w:delText>
        </w:r>
      </w:del>
      <w:ins w:id="305" w:author="Author">
        <w:r w:rsidRPr="00EC67F9">
          <w:rPr>
            <w:rFonts w:ascii="Trebuchet MS" w:hAnsi="Trebuchet MS"/>
            <w:noProof/>
          </w:rPr>
          <w:t>There</w:t>
        </w:r>
      </w:ins>
      <w:r w:rsidRPr="00EC67F9">
        <w:rPr>
          <w:rFonts w:ascii="Trebuchet MS" w:hAnsi="Trebuchet MS"/>
          <w:noProof/>
        </w:rPr>
        <w:t xml:space="preserve"> were two of the men </w:t>
      </w:r>
      <w:del w:id="306" w:author="Author">
        <w:r w:rsidRPr="00EC67F9">
          <w:rPr>
            <w:rFonts w:ascii="Trebuchet MS" w:hAnsi="Trebuchet MS"/>
            <w:noProof/>
          </w:rPr>
          <w:delText>remaining</w:delText>
        </w:r>
      </w:del>
      <w:ins w:id="307" w:author="Author">
        <w:r w:rsidRPr="00EC67F9">
          <w:rPr>
            <w:rFonts w:ascii="Trebuchet MS" w:hAnsi="Trebuchet MS"/>
            <w:noProof/>
          </w:rPr>
          <w:t>still</w:t>
        </w:r>
      </w:ins>
      <w:r w:rsidRPr="00EC67F9">
        <w:rPr>
          <w:rFonts w:ascii="Trebuchet MS" w:hAnsi="Trebuchet MS"/>
          <w:noProof/>
        </w:rPr>
        <w:t xml:space="preserve"> in the camp. </w:t>
      </w:r>
      <w:del w:id="308" w:author="Author">
        <w:r w:rsidRPr="00EC67F9">
          <w:rPr>
            <w:rFonts w:ascii="Trebuchet MS" w:hAnsi="Trebuchet MS"/>
            <w:noProof/>
          </w:rPr>
          <w:delText xml:space="preserve">The name of the one was </w:delText>
        </w:r>
      </w:del>
      <w:ins w:id="309" w:author="Author">
        <w:r w:rsidRPr="00EC67F9">
          <w:rPr>
            <w:rFonts w:ascii="Trebuchet MS" w:hAnsi="Trebuchet MS"/>
            <w:noProof/>
          </w:rPr>
          <w:t xml:space="preserve">Their names were </w:t>
        </w:r>
      </w:ins>
      <w:r w:rsidRPr="00EC67F9">
        <w:rPr>
          <w:rFonts w:ascii="Trebuchet MS" w:hAnsi="Trebuchet MS"/>
          <w:noProof/>
        </w:rPr>
        <w:t>El′dad</w:t>
      </w:r>
      <w:del w:id="310" w:author="Author">
        <w:r w:rsidRPr="00EC67F9">
          <w:rPr>
            <w:rFonts w:ascii="Trebuchet MS" w:hAnsi="Trebuchet MS"/>
            <w:noProof/>
          </w:rPr>
          <w:delText>,</w:delText>
        </w:r>
      </w:del>
      <w:r w:rsidRPr="00EC67F9">
        <w:rPr>
          <w:rFonts w:ascii="Trebuchet MS" w:hAnsi="Trebuchet MS"/>
          <w:noProof/>
        </w:rPr>
        <w:t xml:space="preserve"> and </w:t>
      </w:r>
      <w:del w:id="311" w:author="Author">
        <w:r w:rsidRPr="00EC67F9">
          <w:rPr>
            <w:rFonts w:ascii="Trebuchet MS" w:hAnsi="Trebuchet MS"/>
            <w:noProof/>
          </w:rPr>
          <w:delText xml:space="preserve">the name of the other was </w:delText>
        </w:r>
      </w:del>
      <w:r w:rsidRPr="00EC67F9">
        <w:rPr>
          <w:rFonts w:ascii="Trebuchet MS" w:hAnsi="Trebuchet MS"/>
          <w:noProof/>
        </w:rPr>
        <w:t xml:space="preserve">Me′dad. And the spirit began to settle down </w:t>
      </w:r>
      <w:del w:id="312" w:author="Author">
        <w:r w:rsidRPr="00EC67F9">
          <w:rPr>
            <w:rFonts w:ascii="Trebuchet MS" w:hAnsi="Trebuchet MS"/>
            <w:noProof/>
          </w:rPr>
          <w:delText>upon</w:delText>
        </w:r>
      </w:del>
      <w:ins w:id="313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them, as they were among those </w:t>
      </w:r>
      <w:ins w:id="314" w:author="Author">
        <w:r w:rsidRPr="00EC67F9">
          <w:rPr>
            <w:rFonts w:ascii="Trebuchet MS" w:hAnsi="Trebuchet MS"/>
            <w:noProof/>
          </w:rPr>
          <w:t xml:space="preserve">whose names had been </w:t>
        </w:r>
      </w:ins>
      <w:r w:rsidRPr="00EC67F9">
        <w:rPr>
          <w:rFonts w:ascii="Trebuchet MS" w:hAnsi="Trebuchet MS"/>
          <w:noProof/>
        </w:rPr>
        <w:t xml:space="preserve">written down, but they had not gone out to the tent. So they </w:t>
      </w:r>
      <w:del w:id="315" w:author="Author">
        <w:r w:rsidRPr="00EC67F9">
          <w:rPr>
            <w:rFonts w:ascii="Trebuchet MS" w:hAnsi="Trebuchet MS"/>
            <w:noProof/>
          </w:rPr>
          <w:delText>proceeded</w:delText>
        </w:r>
      </w:del>
      <w:ins w:id="316" w:author="Author">
        <w:r w:rsidRPr="00EC67F9">
          <w:rPr>
            <w:rFonts w:ascii="Trebuchet MS" w:hAnsi="Trebuchet MS"/>
            <w:noProof/>
          </w:rPr>
          <w:t>began</w:t>
        </w:r>
      </w:ins>
      <w:r w:rsidRPr="00EC67F9">
        <w:rPr>
          <w:rFonts w:ascii="Trebuchet MS" w:hAnsi="Trebuchet MS"/>
          <w:noProof/>
        </w:rPr>
        <w:t xml:space="preserve"> to </w:t>
      </w:r>
      <w:del w:id="317" w:author="Author">
        <w:r w:rsidRPr="00EC67F9">
          <w:rPr>
            <w:rFonts w:ascii="Trebuchet MS" w:hAnsi="Trebuchet MS"/>
            <w:noProof/>
          </w:rPr>
          <w:delText>act</w:delText>
        </w:r>
      </w:del>
      <w:ins w:id="318" w:author="Author">
        <w:r w:rsidRPr="00EC67F9">
          <w:rPr>
            <w:rFonts w:ascii="Trebuchet MS" w:hAnsi="Trebuchet MS"/>
            <w:noProof/>
          </w:rPr>
          <w:t>behave</w:t>
        </w:r>
      </w:ins>
      <w:r w:rsidRPr="00EC67F9">
        <w:rPr>
          <w:rFonts w:ascii="Trebuchet MS" w:hAnsi="Trebuchet MS"/>
          <w:noProof/>
        </w:rPr>
        <w:t xml:space="preserve"> as prophets in the camp. </w:t>
      </w:r>
      <w:r w:rsidRPr="00EC67F9">
        <w:rPr>
          <w:rFonts w:ascii="Trebuchet MS" w:hAnsi="Trebuchet MS"/>
          <w:b/>
          <w:noProof/>
        </w:rPr>
        <w:t xml:space="preserve">11:27 </w:t>
      </w:r>
      <w:r w:rsidRPr="00EC67F9">
        <w:rPr>
          <w:rFonts w:ascii="Trebuchet MS" w:hAnsi="Trebuchet MS"/>
          <w:noProof/>
        </w:rPr>
        <w:t xml:space="preserve">And a young man </w:t>
      </w:r>
      <w:del w:id="319" w:author="Author">
        <w:r w:rsidRPr="00EC67F9">
          <w:rPr>
            <w:rFonts w:ascii="Trebuchet MS" w:hAnsi="Trebuchet MS"/>
            <w:noProof/>
          </w:rPr>
          <w:delText>went running</w:delText>
        </w:r>
      </w:del>
      <w:ins w:id="320" w:author="Author">
        <w:r w:rsidRPr="00EC67F9">
          <w:rPr>
            <w:rFonts w:ascii="Trebuchet MS" w:hAnsi="Trebuchet MS"/>
            <w:noProof/>
          </w:rPr>
          <w:t>ran</w:t>
        </w:r>
      </w:ins>
      <w:r w:rsidRPr="00EC67F9">
        <w:rPr>
          <w:rFonts w:ascii="Trebuchet MS" w:hAnsi="Trebuchet MS"/>
          <w:noProof/>
        </w:rPr>
        <w:t xml:space="preserve"> and </w:t>
      </w:r>
      <w:del w:id="321" w:author="Author">
        <w:r w:rsidRPr="00EC67F9">
          <w:rPr>
            <w:rFonts w:ascii="Trebuchet MS" w:hAnsi="Trebuchet MS"/>
            <w:noProof/>
          </w:rPr>
          <w:delText>reporting</w:delText>
        </w:r>
      </w:del>
      <w:ins w:id="322" w:author="Author">
        <w:r w:rsidRPr="00EC67F9">
          <w:rPr>
            <w:rFonts w:ascii="Trebuchet MS" w:hAnsi="Trebuchet MS"/>
            <w:noProof/>
          </w:rPr>
          <w:t>reported</w:t>
        </w:r>
      </w:ins>
      <w:r w:rsidRPr="00EC67F9">
        <w:rPr>
          <w:rFonts w:ascii="Trebuchet MS" w:hAnsi="Trebuchet MS"/>
          <w:noProof/>
        </w:rPr>
        <w:t xml:space="preserve"> to Moses</w:t>
      </w:r>
      <w:del w:id="323" w:author="Author">
        <w:r w:rsidRPr="00EC67F9">
          <w:rPr>
            <w:rFonts w:ascii="Trebuchet MS" w:hAnsi="Trebuchet MS"/>
            <w:noProof/>
          </w:rPr>
          <w:delText xml:space="preserve"> and saying</w:delText>
        </w:r>
      </w:del>
      <w:r w:rsidRPr="00EC67F9">
        <w:rPr>
          <w:rFonts w:ascii="Trebuchet MS" w:hAnsi="Trebuchet MS"/>
          <w:noProof/>
        </w:rPr>
        <w:t xml:space="preserve">: “El′dad and Me′dad are </w:t>
      </w:r>
      <w:del w:id="324" w:author="Author">
        <w:r w:rsidRPr="00EC67F9">
          <w:rPr>
            <w:rFonts w:ascii="Trebuchet MS" w:hAnsi="Trebuchet MS"/>
            <w:noProof/>
          </w:rPr>
          <w:delText>acting</w:delText>
        </w:r>
      </w:del>
      <w:ins w:id="325" w:author="Author">
        <w:r w:rsidRPr="00EC67F9">
          <w:rPr>
            <w:rFonts w:ascii="Trebuchet MS" w:hAnsi="Trebuchet MS"/>
            <w:noProof/>
          </w:rPr>
          <w:t>behaving</w:t>
        </w:r>
      </w:ins>
      <w:r w:rsidRPr="00EC67F9">
        <w:rPr>
          <w:rFonts w:ascii="Trebuchet MS" w:hAnsi="Trebuchet MS"/>
          <w:noProof/>
        </w:rPr>
        <w:t xml:space="preserve"> as prophets in the camp!” </w:t>
      </w:r>
      <w:r w:rsidRPr="00EC67F9">
        <w:rPr>
          <w:rFonts w:ascii="Trebuchet MS" w:hAnsi="Trebuchet MS"/>
          <w:b/>
          <w:noProof/>
        </w:rPr>
        <w:t xml:space="preserve">11:28 </w:t>
      </w:r>
      <w:r w:rsidRPr="00EC67F9">
        <w:rPr>
          <w:rFonts w:ascii="Trebuchet MS" w:hAnsi="Trebuchet MS"/>
          <w:noProof/>
        </w:rPr>
        <w:t xml:space="preserve">Then Joshua the son of Nun, the minister of Moses from his </w:t>
      </w:r>
      <w:del w:id="326" w:author="Author">
        <w:r w:rsidRPr="00EC67F9">
          <w:rPr>
            <w:rFonts w:ascii="Trebuchet MS" w:hAnsi="Trebuchet MS"/>
            <w:noProof/>
          </w:rPr>
          <w:delText>young manhood on</w:delText>
        </w:r>
      </w:del>
      <w:ins w:id="327" w:author="Author">
        <w:r w:rsidRPr="00EC67F9">
          <w:rPr>
            <w:rFonts w:ascii="Trebuchet MS" w:hAnsi="Trebuchet MS"/>
            <w:noProof/>
          </w:rPr>
          <w:t>youth</w:t>
        </w:r>
      </w:ins>
      <w:r w:rsidRPr="00EC67F9">
        <w:rPr>
          <w:rFonts w:ascii="Trebuchet MS" w:hAnsi="Trebuchet MS"/>
          <w:noProof/>
        </w:rPr>
        <w:t xml:space="preserve">, responded and said: “My lord Moses, restrain them!” </w:t>
      </w:r>
      <w:r w:rsidRPr="00EC67F9">
        <w:rPr>
          <w:rFonts w:ascii="Trebuchet MS" w:hAnsi="Trebuchet MS"/>
          <w:b/>
          <w:noProof/>
        </w:rPr>
        <w:t xml:space="preserve">11:29 </w:t>
      </w:r>
      <w:del w:id="328" w:author="Author">
        <w:r w:rsidRPr="00EC67F9">
          <w:rPr>
            <w:rFonts w:ascii="Trebuchet MS" w:hAnsi="Trebuchet MS"/>
            <w:noProof/>
          </w:rPr>
          <w:delText>However,</w:delText>
        </w:r>
      </w:del>
      <w:ins w:id="329" w:author="Author">
        <w:r w:rsidRPr="00EC67F9">
          <w:rPr>
            <w:rFonts w:ascii="Trebuchet MS" w:hAnsi="Trebuchet MS"/>
            <w:noProof/>
          </w:rPr>
          <w:t>But</w:t>
        </w:r>
      </w:ins>
      <w:r w:rsidRPr="00EC67F9">
        <w:rPr>
          <w:rFonts w:ascii="Trebuchet MS" w:hAnsi="Trebuchet MS"/>
          <w:noProof/>
        </w:rPr>
        <w:t xml:space="preserve"> Moses said to him: “Are you </w:t>
      </w:r>
      <w:del w:id="330" w:author="Author">
        <w:r w:rsidRPr="00EC67F9">
          <w:rPr>
            <w:rFonts w:ascii="Trebuchet MS" w:hAnsi="Trebuchet MS"/>
            <w:noProof/>
          </w:rPr>
          <w:delText xml:space="preserve">feeling </w:delText>
        </w:r>
      </w:del>
      <w:r w:rsidRPr="00EC67F9">
        <w:rPr>
          <w:rFonts w:ascii="Trebuchet MS" w:hAnsi="Trebuchet MS"/>
          <w:noProof/>
        </w:rPr>
        <w:t>jealous for me? No, I wish that all of Jehovah’s people were prophets</w:t>
      </w:r>
      <w:del w:id="331" w:author="Author">
        <w:r w:rsidRPr="00EC67F9">
          <w:rPr>
            <w:rFonts w:ascii="Trebuchet MS" w:hAnsi="Trebuchet MS"/>
            <w:noProof/>
          </w:rPr>
          <w:delText>, because</w:delText>
        </w:r>
      </w:del>
      <w:ins w:id="332" w:author="Author">
        <w:r w:rsidRPr="00EC67F9">
          <w:rPr>
            <w:rFonts w:ascii="Trebuchet MS" w:hAnsi="Trebuchet MS"/>
            <w:noProof/>
          </w:rPr>
          <w:t xml:space="preserve"> and that</w:t>
        </w:r>
      </w:ins>
      <w:r w:rsidRPr="00EC67F9">
        <w:rPr>
          <w:rFonts w:ascii="Trebuchet MS" w:hAnsi="Trebuchet MS"/>
          <w:noProof/>
        </w:rPr>
        <w:t xml:space="preserve"> Jehovah would put his spirit </w:t>
      </w:r>
      <w:del w:id="333" w:author="Author">
        <w:r w:rsidRPr="00EC67F9">
          <w:rPr>
            <w:rFonts w:ascii="Trebuchet MS" w:hAnsi="Trebuchet MS"/>
            <w:noProof/>
          </w:rPr>
          <w:delText>upon</w:delText>
        </w:r>
      </w:del>
      <w:ins w:id="334" w:author="Author">
        <w:r w:rsidRPr="00EC67F9">
          <w:rPr>
            <w:rFonts w:ascii="Trebuchet MS" w:hAnsi="Trebuchet MS"/>
            <w:noProof/>
          </w:rPr>
          <w:t>on</w:t>
        </w:r>
      </w:ins>
      <w:r w:rsidRPr="00EC67F9">
        <w:rPr>
          <w:rFonts w:ascii="Trebuchet MS" w:hAnsi="Trebuchet MS"/>
          <w:noProof/>
        </w:rPr>
        <w:t xml:space="preserve"> them!” </w:t>
      </w:r>
      <w:r w:rsidRPr="00EC67F9">
        <w:rPr>
          <w:rFonts w:ascii="Trebuchet MS" w:hAnsi="Trebuchet MS"/>
          <w:b/>
          <w:noProof/>
        </w:rPr>
        <w:t xml:space="preserve">11:30 </w:t>
      </w:r>
      <w:r w:rsidRPr="00EC67F9">
        <w:rPr>
          <w:rFonts w:ascii="Trebuchet MS" w:hAnsi="Trebuchet MS"/>
          <w:noProof/>
        </w:rPr>
        <w:t xml:space="preserve">Later Moses </w:t>
      </w:r>
      <w:del w:id="335" w:author="Author">
        <w:r w:rsidRPr="00EC67F9">
          <w:rPr>
            <w:rFonts w:ascii="Trebuchet MS" w:hAnsi="Trebuchet MS"/>
            <w:noProof/>
          </w:rPr>
          <w:delText>withdrew</w:delText>
        </w:r>
      </w:del>
      <w:ins w:id="336" w:author="Author">
        <w:r w:rsidRPr="00EC67F9">
          <w:rPr>
            <w:rFonts w:ascii="Trebuchet MS" w:hAnsi="Trebuchet MS"/>
            <w:noProof/>
          </w:rPr>
          <w:t>returned</w:t>
        </w:r>
      </w:ins>
      <w:r w:rsidRPr="00EC67F9">
        <w:rPr>
          <w:rFonts w:ascii="Trebuchet MS" w:hAnsi="Trebuchet MS"/>
          <w:noProof/>
        </w:rPr>
        <w:t xml:space="preserve"> to the camp</w:t>
      </w:r>
      <w:del w:id="337" w:author="Author">
        <w:r w:rsidRPr="00EC67F9">
          <w:rPr>
            <w:rFonts w:ascii="Trebuchet MS" w:hAnsi="Trebuchet MS"/>
            <w:noProof/>
          </w:rPr>
          <w:delText>, he and</w:delText>
        </w:r>
      </w:del>
      <w:ins w:id="338" w:author="Author">
        <w:r w:rsidRPr="00EC67F9">
          <w:rPr>
            <w:rFonts w:ascii="Trebuchet MS" w:hAnsi="Trebuchet MS"/>
            <w:noProof/>
          </w:rPr>
          <w:t xml:space="preserve"> along with</w:t>
        </w:r>
      </w:ins>
      <w:r w:rsidRPr="00EC67F9">
        <w:rPr>
          <w:rFonts w:ascii="Trebuchet MS" w:hAnsi="Trebuchet MS"/>
          <w:noProof/>
        </w:rPr>
        <w:t xml:space="preserve"> the </w:t>
      </w:r>
      <w:del w:id="339" w:author="Author">
        <w:r w:rsidRPr="00EC67F9">
          <w:rPr>
            <w:rFonts w:ascii="Trebuchet MS" w:hAnsi="Trebuchet MS"/>
            <w:noProof/>
          </w:rPr>
          <w:delText>older men</w:delText>
        </w:r>
      </w:del>
      <w:ins w:id="340" w:author="Author">
        <w:r w:rsidRPr="00EC67F9">
          <w:rPr>
            <w:rFonts w:ascii="Trebuchet MS" w:hAnsi="Trebuchet MS"/>
            <w:noProof/>
          </w:rPr>
          <w:t>elders</w:t>
        </w:r>
      </w:ins>
      <w:r w:rsidRPr="00EC67F9">
        <w:rPr>
          <w:rFonts w:ascii="Trebuchet MS" w:hAnsi="Trebuchet MS"/>
          <w:noProof/>
        </w:rPr>
        <w:t xml:space="preserve"> of Israel.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11:31 </w:t>
      </w:r>
      <w:del w:id="341" w:author="Author">
        <w:r w:rsidRPr="00EC67F9">
          <w:rPr>
            <w:rFonts w:ascii="Trebuchet MS" w:hAnsi="Trebuchet MS"/>
            <w:noProof/>
          </w:rPr>
          <w:delText>And</w:delText>
        </w:r>
      </w:del>
      <w:ins w:id="342" w:author="Author">
        <w:r w:rsidRPr="00EC67F9">
          <w:rPr>
            <w:rFonts w:ascii="Trebuchet MS" w:hAnsi="Trebuchet MS"/>
            <w:noProof/>
          </w:rPr>
          <w:t>Then</w:t>
        </w:r>
      </w:ins>
      <w:r w:rsidRPr="00EC67F9">
        <w:rPr>
          <w:rFonts w:ascii="Trebuchet MS" w:hAnsi="Trebuchet MS"/>
          <w:noProof/>
        </w:rPr>
        <w:t xml:space="preserve"> a wind </w:t>
      </w:r>
      <w:del w:id="343" w:author="Author">
        <w:r w:rsidRPr="00EC67F9">
          <w:rPr>
            <w:rFonts w:ascii="Trebuchet MS" w:hAnsi="Trebuchet MS"/>
            <w:noProof/>
          </w:rPr>
          <w:delText xml:space="preserve">burst forth </w:delText>
        </w:r>
      </w:del>
      <w:r w:rsidRPr="00EC67F9">
        <w:rPr>
          <w:rFonts w:ascii="Trebuchet MS" w:hAnsi="Trebuchet MS"/>
          <w:noProof/>
        </w:rPr>
        <w:t xml:space="preserve">from Jehovah </w:t>
      </w:r>
      <w:ins w:id="344" w:author="Author">
        <w:r w:rsidRPr="00EC67F9">
          <w:rPr>
            <w:rFonts w:ascii="Trebuchet MS" w:hAnsi="Trebuchet MS"/>
            <w:noProof/>
          </w:rPr>
          <w:t xml:space="preserve">sprang up </w:t>
        </w:r>
      </w:ins>
      <w:r w:rsidRPr="00EC67F9">
        <w:rPr>
          <w:rFonts w:ascii="Trebuchet MS" w:hAnsi="Trebuchet MS"/>
          <w:noProof/>
        </w:rPr>
        <w:t xml:space="preserve">and began driving </w:t>
      </w:r>
      <w:del w:id="345" w:author="Author">
        <w:r w:rsidRPr="00EC67F9">
          <w:rPr>
            <w:rFonts w:ascii="Trebuchet MS" w:hAnsi="Trebuchet MS"/>
            <w:noProof/>
          </w:rPr>
          <w:delText>quails</w:delText>
        </w:r>
      </w:del>
      <w:ins w:id="346" w:author="Author">
        <w:r w:rsidRPr="00EC67F9">
          <w:rPr>
            <w:rFonts w:ascii="Trebuchet MS" w:hAnsi="Trebuchet MS"/>
            <w:noProof/>
          </w:rPr>
          <w:t>quail</w:t>
        </w:r>
      </w:ins>
      <w:r w:rsidRPr="00EC67F9">
        <w:rPr>
          <w:rFonts w:ascii="Trebuchet MS" w:hAnsi="Trebuchet MS"/>
          <w:noProof/>
        </w:rPr>
        <w:t xml:space="preserve"> from the sea and </w:t>
      </w:r>
      <w:del w:id="347" w:author="Author">
        <w:r w:rsidRPr="00EC67F9">
          <w:rPr>
            <w:rFonts w:ascii="Trebuchet MS" w:hAnsi="Trebuchet MS"/>
            <w:noProof/>
          </w:rPr>
          <w:delText>letting</w:delText>
        </w:r>
      </w:del>
      <w:ins w:id="348" w:author="Author">
        <w:r w:rsidRPr="00EC67F9">
          <w:rPr>
            <w:rFonts w:ascii="Trebuchet MS" w:hAnsi="Trebuchet MS"/>
            <w:noProof/>
          </w:rPr>
          <w:t>causing</w:t>
        </w:r>
      </w:ins>
      <w:r w:rsidRPr="00EC67F9">
        <w:rPr>
          <w:rFonts w:ascii="Trebuchet MS" w:hAnsi="Trebuchet MS"/>
          <w:noProof/>
        </w:rPr>
        <w:t xml:space="preserve"> them </w:t>
      </w:r>
      <w:ins w:id="349" w:author="Author">
        <w:r w:rsidRPr="00EC67F9">
          <w:rPr>
            <w:rFonts w:ascii="Trebuchet MS" w:hAnsi="Trebuchet MS"/>
            <w:noProof/>
          </w:rPr>
          <w:t xml:space="preserve">to </w:t>
        </w:r>
      </w:ins>
      <w:r w:rsidRPr="00EC67F9">
        <w:rPr>
          <w:rFonts w:ascii="Trebuchet MS" w:hAnsi="Trebuchet MS"/>
          <w:noProof/>
        </w:rPr>
        <w:t xml:space="preserve">fall </w:t>
      </w:r>
      <w:del w:id="350" w:author="Author">
        <w:r w:rsidRPr="00EC67F9">
          <w:rPr>
            <w:rFonts w:ascii="Trebuchet MS" w:hAnsi="Trebuchet MS"/>
            <w:noProof/>
          </w:rPr>
          <w:delText>above</w:delText>
        </w:r>
      </w:del>
      <w:ins w:id="351" w:author="Author">
        <w:r w:rsidRPr="00EC67F9">
          <w:rPr>
            <w:rFonts w:ascii="Trebuchet MS" w:hAnsi="Trebuchet MS"/>
            <w:noProof/>
          </w:rPr>
          <w:t>around</w:t>
        </w:r>
      </w:ins>
      <w:r w:rsidRPr="00EC67F9">
        <w:rPr>
          <w:rFonts w:ascii="Trebuchet MS" w:hAnsi="Trebuchet MS"/>
          <w:noProof/>
        </w:rPr>
        <w:t xml:space="preserve"> the camp</w:t>
      </w:r>
      <w:ins w:id="352" w:author="Author">
        <w:r w:rsidRPr="00EC67F9">
          <w:rPr>
            <w:rFonts w:ascii="Trebuchet MS" w:hAnsi="Trebuchet MS"/>
            <w:noProof/>
          </w:rPr>
          <w:t>,</w:t>
        </w:r>
      </w:ins>
      <w:r w:rsidRPr="00EC67F9">
        <w:rPr>
          <w:rFonts w:ascii="Trebuchet MS" w:hAnsi="Trebuchet MS"/>
          <w:noProof/>
        </w:rPr>
        <w:t xml:space="preserve"> about a day’s journey </w:t>
      </w:r>
      <w:ins w:id="353" w:author="Author">
        <w:r w:rsidRPr="00EC67F9">
          <w:rPr>
            <w:rFonts w:ascii="Trebuchet MS" w:hAnsi="Trebuchet MS"/>
            <w:noProof/>
          </w:rPr>
          <w:t xml:space="preserve">on </w:t>
        </w:r>
      </w:ins>
      <w:r w:rsidRPr="00EC67F9">
        <w:rPr>
          <w:rFonts w:ascii="Trebuchet MS" w:hAnsi="Trebuchet MS"/>
          <w:noProof/>
        </w:rPr>
        <w:t xml:space="preserve">this </w:t>
      </w:r>
      <w:del w:id="354" w:author="Author">
        <w:r w:rsidRPr="00EC67F9">
          <w:rPr>
            <w:rFonts w:ascii="Trebuchet MS" w:hAnsi="Trebuchet MS"/>
            <w:noProof/>
          </w:rPr>
          <w:delText>way</w:delText>
        </w:r>
      </w:del>
      <w:ins w:id="355" w:author="Author">
        <w:r w:rsidRPr="00EC67F9">
          <w:rPr>
            <w:rFonts w:ascii="Trebuchet MS" w:hAnsi="Trebuchet MS"/>
            <w:noProof/>
          </w:rPr>
          <w:t>side</w:t>
        </w:r>
      </w:ins>
      <w:r w:rsidRPr="00EC67F9">
        <w:rPr>
          <w:rFonts w:ascii="Trebuchet MS" w:hAnsi="Trebuchet MS"/>
          <w:noProof/>
        </w:rPr>
        <w:t xml:space="preserve"> and </w:t>
      </w:r>
      <w:del w:id="356" w:author="Author">
        <w:r w:rsidRPr="00EC67F9">
          <w:rPr>
            <w:rFonts w:ascii="Trebuchet MS" w:hAnsi="Trebuchet MS"/>
            <w:noProof/>
          </w:rPr>
          <w:delText xml:space="preserve">about </w:delText>
        </w:r>
      </w:del>
      <w:r w:rsidRPr="00EC67F9">
        <w:rPr>
          <w:rFonts w:ascii="Trebuchet MS" w:hAnsi="Trebuchet MS"/>
          <w:noProof/>
        </w:rPr>
        <w:t xml:space="preserve">a day’s journey </w:t>
      </w:r>
      <w:del w:id="357" w:author="Author">
        <w:r w:rsidRPr="00EC67F9">
          <w:rPr>
            <w:rFonts w:ascii="Trebuchet MS" w:hAnsi="Trebuchet MS"/>
            <w:noProof/>
          </w:rPr>
          <w:delText>that way</w:delText>
        </w:r>
      </w:del>
      <w:ins w:id="358" w:author="Author">
        <w:r w:rsidRPr="00EC67F9">
          <w:rPr>
            <w:rFonts w:ascii="Trebuchet MS" w:hAnsi="Trebuchet MS"/>
            <w:noProof/>
          </w:rPr>
          <w:t>on the other side</w:t>
        </w:r>
      </w:ins>
      <w:r w:rsidRPr="00EC67F9">
        <w:rPr>
          <w:rFonts w:ascii="Trebuchet MS" w:hAnsi="Trebuchet MS"/>
          <w:noProof/>
        </w:rPr>
        <w:t xml:space="preserve">, all around the camp, and </w:t>
      </w:r>
      <w:ins w:id="359" w:author="Author">
        <w:r w:rsidRPr="00EC67F9">
          <w:rPr>
            <w:rFonts w:ascii="Trebuchet MS" w:hAnsi="Trebuchet MS"/>
            <w:noProof/>
          </w:rPr>
          <w:t xml:space="preserve">they were </w:t>
        </w:r>
      </w:ins>
      <w:r w:rsidRPr="00EC67F9">
        <w:rPr>
          <w:rFonts w:ascii="Trebuchet MS" w:hAnsi="Trebuchet MS"/>
          <w:noProof/>
        </w:rPr>
        <w:t>about two cubits</w:t>
      </w:r>
      <w:del w:id="360" w:author="Author">
        <w:r w:rsidRPr="00EC67F9">
          <w:rPr>
            <w:rFonts w:ascii="Trebuchet MS" w:hAnsi="Trebuchet MS"/>
            <w:noProof/>
          </w:rPr>
          <w:delText xml:space="preserve"> above the surface of</w:delText>
        </w:r>
      </w:del>
      <w:ins w:id="361" w:author="Author">
        <w:r w:rsidRPr="00EC67F9">
          <w:rPr>
            <w:rStyle w:val="FootnoteReference"/>
            <w:rFonts w:ascii="Trebuchet MS" w:hAnsi="Trebuchet MS"/>
            <w:noProof/>
          </w:rPr>
          <w:footnoteReference w:id="7"/>
        </w:r>
        <w:r w:rsidRPr="00EC67F9">
          <w:rPr>
            <w:rFonts w:ascii="Trebuchet MS" w:hAnsi="Trebuchet MS"/>
            <w:noProof/>
          </w:rPr>
          <w:t xml:space="preserve"> deep on</w:t>
        </w:r>
      </w:ins>
      <w:r w:rsidRPr="00EC67F9">
        <w:rPr>
          <w:rFonts w:ascii="Trebuchet MS" w:hAnsi="Trebuchet MS"/>
          <w:noProof/>
        </w:rPr>
        <w:t xml:space="preserve"> the </w:t>
      </w:r>
      <w:del w:id="364" w:author="Author">
        <w:r w:rsidRPr="00EC67F9">
          <w:rPr>
            <w:rFonts w:ascii="Trebuchet MS" w:hAnsi="Trebuchet MS"/>
            <w:noProof/>
          </w:rPr>
          <w:delText>earth</w:delText>
        </w:r>
      </w:del>
      <w:ins w:id="365" w:author="Author">
        <w:r w:rsidRPr="00EC67F9">
          <w:rPr>
            <w:rFonts w:ascii="Trebuchet MS" w:hAnsi="Trebuchet MS"/>
            <w:noProof/>
          </w:rPr>
          <w:t>ground</w:t>
        </w:r>
      </w:ins>
      <w:r w:rsidRPr="00EC67F9">
        <w:rPr>
          <w:rFonts w:ascii="Trebuchet MS" w:hAnsi="Trebuchet MS"/>
          <w:noProof/>
        </w:rPr>
        <w:t xml:space="preserve">. </w:t>
      </w:r>
      <w:r w:rsidRPr="00EC67F9">
        <w:rPr>
          <w:rFonts w:ascii="Trebuchet MS" w:hAnsi="Trebuchet MS"/>
          <w:b/>
          <w:noProof/>
        </w:rPr>
        <w:t xml:space="preserve">11:32 </w:t>
      </w:r>
      <w:del w:id="366" w:author="Author">
        <w:r w:rsidRPr="00EC67F9">
          <w:rPr>
            <w:rFonts w:ascii="Trebuchet MS" w:hAnsi="Trebuchet MS"/>
            <w:noProof/>
          </w:rPr>
          <w:delText>Then the people got up</w:delText>
        </w:r>
      </w:del>
      <w:ins w:id="367" w:author="Author">
        <w:r w:rsidRPr="00EC67F9">
          <w:rPr>
            <w:rFonts w:ascii="Trebuchet MS" w:hAnsi="Trebuchet MS"/>
            <w:noProof/>
          </w:rPr>
          <w:t>So</w:t>
        </w:r>
      </w:ins>
      <w:r w:rsidRPr="00EC67F9">
        <w:rPr>
          <w:rFonts w:ascii="Trebuchet MS" w:hAnsi="Trebuchet MS"/>
          <w:noProof/>
        </w:rPr>
        <w:t xml:space="preserve"> all that day and all night and all the next day</w:t>
      </w:r>
      <w:del w:id="368" w:author="Author">
        <w:r w:rsidRPr="00EC67F9">
          <w:rPr>
            <w:rFonts w:ascii="Trebuchet MS" w:hAnsi="Trebuchet MS"/>
            <w:noProof/>
          </w:rPr>
          <w:delText xml:space="preserve"> </w:delText>
        </w:r>
      </w:del>
      <w:ins w:id="369" w:author="Author">
        <w:r w:rsidRPr="00EC67F9">
          <w:rPr>
            <w:rFonts w:ascii="Trebuchet MS" w:hAnsi="Trebuchet MS"/>
            <w:noProof/>
          </w:rPr>
          <w:t xml:space="preserve">, the people stayed up </w:t>
        </w:r>
      </w:ins>
      <w:r w:rsidRPr="00EC67F9">
        <w:rPr>
          <w:rFonts w:ascii="Trebuchet MS" w:hAnsi="Trebuchet MS"/>
          <w:noProof/>
        </w:rPr>
        <w:t xml:space="preserve">and </w:t>
      </w:r>
      <w:del w:id="370" w:author="Author">
        <w:r w:rsidRPr="00EC67F9">
          <w:rPr>
            <w:rFonts w:ascii="Trebuchet MS" w:hAnsi="Trebuchet MS"/>
            <w:noProof/>
          </w:rPr>
          <w:delText xml:space="preserve">kept gathering </w:delText>
        </w:r>
      </w:del>
      <w:ins w:id="371" w:author="Author">
        <w:r w:rsidRPr="00EC67F9">
          <w:rPr>
            <w:rFonts w:ascii="Trebuchet MS" w:hAnsi="Trebuchet MS"/>
            <w:noProof/>
          </w:rPr>
          <w:t xml:space="preserve">gathered </w:t>
        </w:r>
      </w:ins>
      <w:r w:rsidRPr="00EC67F9">
        <w:rPr>
          <w:rFonts w:ascii="Trebuchet MS" w:hAnsi="Trebuchet MS"/>
          <w:noProof/>
        </w:rPr>
        <w:t xml:space="preserve">the quail. </w:t>
      </w:r>
      <w:del w:id="372" w:author="Author">
        <w:r w:rsidRPr="00EC67F9">
          <w:rPr>
            <w:rFonts w:ascii="Trebuchet MS" w:hAnsi="Trebuchet MS"/>
            <w:noProof/>
          </w:rPr>
          <w:delText>The</w:delText>
        </w:r>
      </w:del>
      <w:ins w:id="373" w:author="Author">
        <w:r w:rsidRPr="00EC67F9">
          <w:rPr>
            <w:rFonts w:ascii="Trebuchet MS" w:hAnsi="Trebuchet MS"/>
            <w:noProof/>
          </w:rPr>
          <w:t>No</w:t>
        </w:r>
      </w:ins>
      <w:r w:rsidRPr="00EC67F9">
        <w:rPr>
          <w:rFonts w:ascii="Trebuchet MS" w:hAnsi="Trebuchet MS"/>
          <w:noProof/>
        </w:rPr>
        <w:t xml:space="preserve"> one </w:t>
      </w:r>
      <w:del w:id="374" w:author="Author">
        <w:r w:rsidRPr="00EC67F9">
          <w:rPr>
            <w:rFonts w:ascii="Trebuchet MS" w:hAnsi="Trebuchet MS"/>
            <w:noProof/>
          </w:rPr>
          <w:delText xml:space="preserve">collecting least </w:delText>
        </w:r>
      </w:del>
      <w:r w:rsidRPr="00EC67F9">
        <w:rPr>
          <w:rFonts w:ascii="Trebuchet MS" w:hAnsi="Trebuchet MS"/>
          <w:noProof/>
        </w:rPr>
        <w:t xml:space="preserve">gathered </w:t>
      </w:r>
      <w:ins w:id="375" w:author="Author">
        <w:r w:rsidRPr="00EC67F9">
          <w:rPr>
            <w:rFonts w:ascii="Trebuchet MS" w:hAnsi="Trebuchet MS"/>
            <w:noProof/>
          </w:rPr>
          <w:t xml:space="preserve">less than </w:t>
        </w:r>
      </w:ins>
      <w:r w:rsidRPr="00EC67F9">
        <w:rPr>
          <w:rFonts w:ascii="Trebuchet MS" w:hAnsi="Trebuchet MS"/>
          <w:noProof/>
        </w:rPr>
        <w:t>ten ho′mers,</w:t>
      </w:r>
      <w:ins w:id="376" w:author="Author">
        <w:r w:rsidRPr="00EC67F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C67F9">
        <w:rPr>
          <w:rFonts w:ascii="Trebuchet MS" w:hAnsi="Trebuchet MS"/>
          <w:noProof/>
        </w:rPr>
        <w:t xml:space="preserve"> and they kept spreading them </w:t>
      </w:r>
      <w:del w:id="379" w:author="Author">
        <w:r w:rsidRPr="00EC67F9">
          <w:rPr>
            <w:rFonts w:ascii="Trebuchet MS" w:hAnsi="Trebuchet MS"/>
            <w:noProof/>
          </w:rPr>
          <w:delText xml:space="preserve">extensively </w:delText>
        </w:r>
      </w:del>
      <w:r w:rsidRPr="00EC67F9">
        <w:rPr>
          <w:rFonts w:ascii="Trebuchet MS" w:hAnsi="Trebuchet MS"/>
          <w:noProof/>
        </w:rPr>
        <w:t xml:space="preserve">all around the camp for themselves. </w:t>
      </w:r>
      <w:r w:rsidRPr="00EC67F9">
        <w:rPr>
          <w:rFonts w:ascii="Trebuchet MS" w:hAnsi="Trebuchet MS"/>
          <w:b/>
          <w:noProof/>
        </w:rPr>
        <w:t xml:space="preserve">11:33 </w:t>
      </w:r>
      <w:del w:id="380" w:author="Author">
        <w:r w:rsidRPr="00EC67F9">
          <w:rPr>
            <w:rFonts w:ascii="Trebuchet MS" w:hAnsi="Trebuchet MS"/>
            <w:noProof/>
          </w:rPr>
          <w:delText xml:space="preserve">The </w:delText>
        </w:r>
      </w:del>
      <w:ins w:id="381" w:author="Author">
        <w:r w:rsidRPr="00EC67F9">
          <w:rPr>
            <w:rFonts w:ascii="Trebuchet MS" w:hAnsi="Trebuchet MS"/>
            <w:noProof/>
          </w:rPr>
          <w:t xml:space="preserve">But while the </w:t>
        </w:r>
      </w:ins>
      <w:r w:rsidRPr="00EC67F9">
        <w:rPr>
          <w:rFonts w:ascii="Trebuchet MS" w:hAnsi="Trebuchet MS"/>
          <w:noProof/>
        </w:rPr>
        <w:t xml:space="preserve">meat was </w:t>
      </w:r>
      <w:del w:id="382" w:author="Author">
        <w:r w:rsidRPr="00EC67F9">
          <w:rPr>
            <w:rFonts w:ascii="Trebuchet MS" w:hAnsi="Trebuchet MS"/>
            <w:noProof/>
          </w:rPr>
          <w:delText>yet</w:delText>
        </w:r>
      </w:del>
      <w:ins w:id="383" w:author="Author">
        <w:r w:rsidRPr="00EC67F9">
          <w:rPr>
            <w:rFonts w:ascii="Trebuchet MS" w:hAnsi="Trebuchet MS"/>
            <w:noProof/>
          </w:rPr>
          <w:t>still</w:t>
        </w:r>
      </w:ins>
      <w:r w:rsidRPr="00EC67F9">
        <w:rPr>
          <w:rFonts w:ascii="Trebuchet MS" w:hAnsi="Trebuchet MS"/>
          <w:noProof/>
        </w:rPr>
        <w:t xml:space="preserve"> between their teeth, before it could be chewed, </w:t>
      </w:r>
      <w:del w:id="384" w:author="Author">
        <w:r w:rsidRPr="00EC67F9">
          <w:rPr>
            <w:rFonts w:ascii="Trebuchet MS" w:hAnsi="Trebuchet MS"/>
            <w:noProof/>
          </w:rPr>
          <w:delText xml:space="preserve">when </w:delText>
        </w:r>
      </w:del>
      <w:r w:rsidRPr="00EC67F9">
        <w:rPr>
          <w:rFonts w:ascii="Trebuchet MS" w:hAnsi="Trebuchet MS"/>
          <w:noProof/>
        </w:rPr>
        <w:t xml:space="preserve">Jehovah’s anger blazed against the people, and Jehovah began striking </w:t>
      </w:r>
      <w:del w:id="385" w:author="Author">
        <w:r w:rsidRPr="00EC67F9">
          <w:rPr>
            <w:rFonts w:ascii="Trebuchet MS" w:hAnsi="Trebuchet MS"/>
            <w:noProof/>
          </w:rPr>
          <w:delText xml:space="preserve">at </w:delText>
        </w:r>
      </w:del>
      <w:r w:rsidRPr="00EC67F9">
        <w:rPr>
          <w:rFonts w:ascii="Trebuchet MS" w:hAnsi="Trebuchet MS"/>
          <w:noProof/>
        </w:rPr>
        <w:t>the people with a very great slaughter.</w:t>
      </w:r>
    </w:p>
    <w:p w:rsidR="001E7594" w:rsidRPr="00EC67F9" w:rsidRDefault="001E7594" w:rsidP="001E7594">
      <w:pPr>
        <w:rPr>
          <w:rFonts w:ascii="Trebuchet MS" w:hAnsi="Trebuchet MS"/>
          <w:noProof/>
        </w:rPr>
      </w:pPr>
      <w:r w:rsidRPr="00EC67F9">
        <w:rPr>
          <w:rFonts w:ascii="Trebuchet MS" w:hAnsi="Trebuchet MS"/>
          <w:b/>
        </w:rPr>
        <w:t xml:space="preserve">11:34 </w:t>
      </w:r>
      <w:del w:id="386" w:author="Author">
        <w:r w:rsidRPr="00EC67F9">
          <w:rPr>
            <w:rFonts w:ascii="Trebuchet MS" w:hAnsi="Trebuchet MS"/>
            <w:noProof/>
          </w:rPr>
          <w:delText>The name of</w:delText>
        </w:r>
      </w:del>
      <w:ins w:id="387" w:author="Author">
        <w:r w:rsidRPr="00EC67F9">
          <w:rPr>
            <w:rFonts w:ascii="Trebuchet MS" w:hAnsi="Trebuchet MS"/>
            <w:noProof/>
          </w:rPr>
          <w:t>So they gave</w:t>
        </w:r>
      </w:ins>
      <w:r w:rsidRPr="00EC67F9">
        <w:rPr>
          <w:rFonts w:ascii="Trebuchet MS" w:hAnsi="Trebuchet MS"/>
          <w:noProof/>
        </w:rPr>
        <w:t xml:space="preserve"> that place </w:t>
      </w:r>
      <w:del w:id="388" w:author="Author">
        <w:r w:rsidRPr="00EC67F9">
          <w:rPr>
            <w:rFonts w:ascii="Trebuchet MS" w:hAnsi="Trebuchet MS"/>
            <w:noProof/>
          </w:rPr>
          <w:delText xml:space="preserve">came to be called </w:delText>
        </w:r>
      </w:del>
      <w:ins w:id="389" w:author="Author">
        <w:r w:rsidRPr="00EC67F9">
          <w:rPr>
            <w:rFonts w:ascii="Trebuchet MS" w:hAnsi="Trebuchet MS"/>
            <w:noProof/>
          </w:rPr>
          <w:t xml:space="preserve">the name </w:t>
        </w:r>
      </w:ins>
      <w:r w:rsidRPr="00EC67F9">
        <w:rPr>
          <w:rFonts w:ascii="Trebuchet MS" w:hAnsi="Trebuchet MS"/>
          <w:noProof/>
        </w:rPr>
        <w:t>Kib′roth-hat·ta′a·vah,</w:t>
      </w:r>
      <w:ins w:id="390" w:author="Author">
        <w:r w:rsidRPr="00EC67F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EC67F9">
        <w:rPr>
          <w:rFonts w:ascii="Trebuchet MS" w:hAnsi="Trebuchet MS"/>
          <w:noProof/>
        </w:rPr>
        <w:t xml:space="preserve"> because there they buried the people who showed selfish craving. </w:t>
      </w:r>
      <w:r w:rsidRPr="00EC67F9">
        <w:rPr>
          <w:rFonts w:ascii="Trebuchet MS" w:hAnsi="Trebuchet MS"/>
          <w:b/>
          <w:noProof/>
        </w:rPr>
        <w:t xml:space="preserve">11:35 </w:t>
      </w:r>
      <w:r w:rsidRPr="00EC67F9">
        <w:rPr>
          <w:rFonts w:ascii="Trebuchet MS" w:hAnsi="Trebuchet MS"/>
          <w:noProof/>
        </w:rPr>
        <w:t xml:space="preserve">From Kib′roth-hat·ta′a·vah the people </w:t>
      </w:r>
      <w:del w:id="393" w:author="Author">
        <w:r w:rsidRPr="00EC67F9">
          <w:rPr>
            <w:rFonts w:ascii="Trebuchet MS" w:hAnsi="Trebuchet MS"/>
            <w:noProof/>
          </w:rPr>
          <w:delText>pulled away</w:delText>
        </w:r>
      </w:del>
      <w:ins w:id="394" w:author="Author">
        <w:r w:rsidRPr="00EC67F9">
          <w:rPr>
            <w:rFonts w:ascii="Trebuchet MS" w:hAnsi="Trebuchet MS"/>
            <w:noProof/>
          </w:rPr>
          <w:t>departed</w:t>
        </w:r>
      </w:ins>
      <w:r w:rsidRPr="00EC67F9">
        <w:rPr>
          <w:rFonts w:ascii="Trebuchet MS" w:hAnsi="Trebuchet MS"/>
          <w:noProof/>
        </w:rPr>
        <w:t xml:space="preserve"> for Ha·ze′roth, and they </w:t>
      </w:r>
      <w:del w:id="395" w:author="Author">
        <w:r w:rsidRPr="00EC67F9">
          <w:rPr>
            <w:rFonts w:ascii="Trebuchet MS" w:hAnsi="Trebuchet MS"/>
            <w:noProof/>
          </w:rPr>
          <w:delText>continued in</w:delText>
        </w:r>
      </w:del>
      <w:ins w:id="396" w:author="Author">
        <w:r w:rsidRPr="00EC67F9">
          <w:rPr>
            <w:rFonts w:ascii="Trebuchet MS" w:hAnsi="Trebuchet MS"/>
            <w:noProof/>
          </w:rPr>
          <w:t>remained at</w:t>
        </w:r>
      </w:ins>
      <w:r w:rsidRPr="00EC67F9">
        <w:rPr>
          <w:rFonts w:ascii="Trebuchet MS" w:hAnsi="Trebuchet MS"/>
          <w:noProof/>
        </w:rPr>
        <w:t xml:space="preserve"> Ha·ze′roth.</w:t>
      </w:r>
    </w:p>
    <w:p w:rsidR="001E7594" w:rsidRPr="00EC67F9" w:rsidRDefault="001E7594" w:rsidP="001E7594">
      <w:pPr>
        <w:rPr>
          <w:rFonts w:ascii="Trebuchet MS" w:hAnsi="Trebuchet MS"/>
          <w:b/>
        </w:rPr>
      </w:pPr>
    </w:p>
    <w:p w:rsidR="00762BCB" w:rsidRPr="001E7594" w:rsidRDefault="00762BCB" w:rsidP="001E7594"/>
    <w:sectPr w:rsidR="00762BCB" w:rsidRPr="001E759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5F9" w:rsidRDefault="00D065F9">
      <w:r>
        <w:separator/>
      </w:r>
    </w:p>
  </w:endnote>
  <w:endnote w:type="continuationSeparator" w:id="0">
    <w:p w:rsidR="00D065F9" w:rsidRDefault="00D0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5F9" w:rsidRDefault="00D065F9">
      <w:r>
        <w:separator/>
      </w:r>
    </w:p>
  </w:footnote>
  <w:footnote w:type="continuationSeparator" w:id="0">
    <w:p w:rsidR="00D065F9" w:rsidRDefault="00D065F9">
      <w:r>
        <w:continuationSeparator/>
      </w:r>
    </w:p>
  </w:footnote>
  <w:footnote w:id="1">
    <w:p w:rsidR="001E7594" w:rsidRPr="00EC67F9" w:rsidRDefault="001E7594" w:rsidP="00EC67F9">
      <w:pPr>
        <w:pStyle w:val="FootnoteText"/>
        <w:spacing w:after="96"/>
        <w:ind w:firstLine="288"/>
        <w:rPr>
          <w:ins w:id="24" w:author="Author"/>
        </w:rPr>
      </w:pPr>
      <w:ins w:id="25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11:3 </w:t>
        </w:r>
        <w:r w:rsidRPr="00EC67F9">
          <w:t>Meaning “Burning,” that is, a conflagration; blaze.</w:t>
        </w:r>
      </w:ins>
    </w:p>
  </w:footnote>
  <w:footnote w:id="2">
    <w:p w:rsidR="001E7594" w:rsidRPr="00EC67F9" w:rsidRDefault="001E7594" w:rsidP="00EC67F9">
      <w:pPr>
        <w:pStyle w:val="FootnoteText"/>
        <w:spacing w:after="96"/>
        <w:ind w:firstLine="288"/>
        <w:rPr>
          <w:ins w:id="32" w:author="Author"/>
        </w:rPr>
      </w:pPr>
      <w:ins w:id="33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11:4 </w:t>
        </w:r>
        <w:r w:rsidRPr="00EC67F9">
          <w:t>Apparently the non-Israelites among them.</w:t>
        </w:r>
      </w:ins>
    </w:p>
  </w:footnote>
  <w:footnote w:id="3">
    <w:p w:rsidR="001E7594" w:rsidRPr="00EC67F9" w:rsidRDefault="001E7594" w:rsidP="00EC67F9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11:6 </w:t>
        </w:r>
        <w:r w:rsidRPr="00EC67F9">
          <w:t>Or “our souls.”</w:t>
        </w:r>
      </w:ins>
    </w:p>
  </w:footnote>
  <w:footnote w:id="4">
    <w:p w:rsidR="001E7594" w:rsidRPr="00EC67F9" w:rsidRDefault="001E7594" w:rsidP="00EC67F9">
      <w:pPr>
        <w:pStyle w:val="FootnoteText"/>
        <w:spacing w:after="96"/>
        <w:ind w:firstLine="288"/>
        <w:rPr>
          <w:ins w:id="123" w:author="Author"/>
        </w:rPr>
      </w:pPr>
      <w:ins w:id="124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11:12 </w:t>
        </w:r>
        <w:r w:rsidRPr="00EC67F9">
          <w:t>Or “a male nurse.”</w:t>
        </w:r>
      </w:ins>
    </w:p>
  </w:footnote>
  <w:footnote w:id="5">
    <w:p w:rsidR="001E7594" w:rsidRPr="00EC67F9" w:rsidRDefault="001E7594" w:rsidP="00EC67F9">
      <w:pPr>
        <w:pStyle w:val="FootnoteText"/>
        <w:spacing w:after="96"/>
        <w:ind w:firstLine="288"/>
        <w:rPr>
          <w:ins w:id="172" w:author="Author"/>
        </w:rPr>
      </w:pPr>
      <w:ins w:id="173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11:16 </w:t>
        </w:r>
        <w:r w:rsidRPr="00EC67F9">
          <w:t>Or “who you know are; who are known to you as.”</w:t>
        </w:r>
      </w:ins>
    </w:p>
  </w:footnote>
  <w:footnote w:id="6">
    <w:p w:rsidR="001E7594" w:rsidRPr="00EC67F9" w:rsidRDefault="001E7594" w:rsidP="00EC67F9">
      <w:pPr>
        <w:pStyle w:val="FootnoteText"/>
        <w:spacing w:after="96"/>
        <w:ind w:firstLine="288"/>
        <w:rPr>
          <w:ins w:id="302" w:author="Author"/>
        </w:rPr>
      </w:pPr>
      <w:ins w:id="303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11:25 </w:t>
        </w:r>
        <w:r w:rsidRPr="00EC67F9">
          <w:t>Or “began to prophesy.”</w:t>
        </w:r>
      </w:ins>
    </w:p>
  </w:footnote>
  <w:footnote w:id="7">
    <w:p w:rsidR="001E7594" w:rsidRPr="00EC67F9" w:rsidRDefault="001E7594" w:rsidP="00EC67F9">
      <w:pPr>
        <w:pStyle w:val="FootnoteText"/>
        <w:spacing w:after="96"/>
        <w:ind w:firstLine="288"/>
        <w:rPr>
          <w:ins w:id="362" w:author="Author"/>
        </w:rPr>
      </w:pPr>
      <w:ins w:id="363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11:31 </w:t>
        </w:r>
        <w:r w:rsidRPr="00EC67F9">
          <w:t>A cubit equaled 44.5 cm (17.5 in.). See App. B14.</w:t>
        </w:r>
      </w:ins>
    </w:p>
  </w:footnote>
  <w:footnote w:id="8">
    <w:p w:rsidR="001E7594" w:rsidRPr="00EC67F9" w:rsidRDefault="001E7594" w:rsidP="00EC67F9">
      <w:pPr>
        <w:pStyle w:val="FootnoteText"/>
        <w:spacing w:after="96"/>
        <w:ind w:firstLine="288"/>
        <w:rPr>
          <w:ins w:id="377" w:author="Author"/>
        </w:rPr>
      </w:pPr>
      <w:ins w:id="378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11:32 </w:t>
        </w:r>
        <w:r w:rsidRPr="00EC67F9">
          <w:t>A homer equaled 220 L (200 dry qt). See App. B14.</w:t>
        </w:r>
      </w:ins>
    </w:p>
  </w:footnote>
  <w:footnote w:id="9">
    <w:p w:rsidR="001E7594" w:rsidRPr="00EC67F9" w:rsidRDefault="001E7594" w:rsidP="00EC67F9">
      <w:pPr>
        <w:pStyle w:val="FootnoteText"/>
        <w:spacing w:after="96"/>
        <w:ind w:firstLine="288"/>
        <w:rPr>
          <w:ins w:id="391" w:author="Author"/>
        </w:rPr>
      </w:pPr>
      <w:ins w:id="392" w:author="Author">
        <w:r w:rsidRPr="00EC67F9">
          <w:rPr>
            <w:rStyle w:val="FootnoteReference"/>
          </w:rPr>
          <w:footnoteRef/>
        </w:r>
        <w:r w:rsidRPr="00EC67F9">
          <w:t xml:space="preserve"> </w:t>
        </w:r>
        <w:r w:rsidRPr="00EC67F9">
          <w:rPr>
            <w:b/>
          </w:rPr>
          <w:t xml:space="preserve">11:34 </w:t>
        </w:r>
        <w:r w:rsidRPr="00EC67F9">
          <w:t>Meaning “Burial Places of the Craving.”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F394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F3944">
        <w:t>Numbers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F3944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F3944">
      <w:rPr>
        <w:noProof/>
        <w:snapToGrid w:val="0"/>
      </w:rPr>
      <w:t>Numbers 11.Revised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F3944">
        <w:t>Numbers Chapter 11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F3944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F3944">
      <w:rPr>
        <w:noProof/>
        <w:snapToGrid w:val="0"/>
      </w:rPr>
      <w:t>Numbers 11.Revised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F394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F394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F394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F394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5F9"/>
    <w:rsid w:val="001E759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9F3944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5F9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691dca1ec5d045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E759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759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E759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E759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759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E75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91dca1ec5d045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1431</ap:Words>
  <ap:Characters>6026</ap:Characters>
  <ap:Application>Microsoft Office Word</ap:Application>
  <ap:DocSecurity>0</ap:DocSecurity>
  <ap:Lines>102</ap:Lines>
  <ap:Paragraphs>17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7440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11</dc:title>
  <dc:subject/>
  <dc:creator>Matthew Calleja</dc:creator>
  <cp:keywords/>
  <dc:description/>
  <cp:lastModifiedBy>Matthew Calleja</cp:lastModifiedBy>
  <cp:revision>3</cp:revision>
  <dcterms:created xsi:type="dcterms:W3CDTF">2020-08-27T14:11:00Z</dcterms:created>
  <dcterms:modified xsi:type="dcterms:W3CDTF">2020-08-27T14:11:00Z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11.docx</vt:lpwstr>
  </property>
  <property fmtid="{D5CDD505-2E9C-101B-9397-08002B2CF9AE}" pid="9" name="_TranslationDocumentId">
    <vt:i4>19458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