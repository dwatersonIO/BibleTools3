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2D4" w:rsidRPr="00375F0C" w:rsidRDefault="00F232D4" w:rsidP="00F232D4">
      <w:pPr>
        <w:rPr>
          <w:rFonts w:ascii="Trebuchet MS" w:hAnsi="Trebuchet MS"/>
          <w:noProof/>
        </w:rPr>
      </w:pPr>
      <w:bookmarkStart w:id="0" w:name="_GoBack"/>
      <w:bookmarkEnd w:id="0"/>
      <w:r w:rsidRPr="00375F0C">
        <w:rPr>
          <w:rFonts w:ascii="Trebuchet MS" w:hAnsi="Trebuchet MS"/>
          <w:b/>
        </w:rPr>
        <w:t xml:space="preserve">7:1 </w:t>
      </w:r>
      <w:del w:id="1" w:author="Author">
        <w:r w:rsidRPr="00375F0C">
          <w:rPr>
            <w:rFonts w:ascii="Trebuchet MS" w:hAnsi="Trebuchet MS"/>
            <w:noProof/>
          </w:rPr>
          <w:delText>Now it came about on</w:delText>
        </w:r>
      </w:del>
      <w:ins w:id="2" w:author="Author">
        <w:r w:rsidRPr="00375F0C">
          <w:rPr>
            <w:rFonts w:ascii="Trebuchet MS" w:hAnsi="Trebuchet MS"/>
            <w:noProof/>
          </w:rPr>
          <w:t>On</w:t>
        </w:r>
      </w:ins>
      <w:r w:rsidRPr="00375F0C">
        <w:rPr>
          <w:rFonts w:ascii="Trebuchet MS" w:hAnsi="Trebuchet MS"/>
          <w:noProof/>
        </w:rPr>
        <w:t xml:space="preserve"> the day that Moses finished setting up the tabernacle</w:t>
      </w:r>
      <w:del w:id="3" w:author="Author">
        <w:r w:rsidRPr="00375F0C">
          <w:rPr>
            <w:rFonts w:ascii="Trebuchet MS" w:hAnsi="Trebuchet MS"/>
            <w:noProof/>
          </w:rPr>
          <w:delText xml:space="preserve"> that</w:delText>
        </w:r>
      </w:del>
      <w:ins w:id="4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he </w:t>
      </w:r>
      <w:del w:id="5" w:author="Author">
        <w:r w:rsidRPr="00375F0C">
          <w:rPr>
            <w:rFonts w:ascii="Trebuchet MS" w:hAnsi="Trebuchet MS"/>
            <w:noProof/>
          </w:rPr>
          <w:delText>proceeded to anoint</w:delText>
        </w:r>
      </w:del>
      <w:ins w:id="6" w:author="Author">
        <w:r w:rsidRPr="00375F0C">
          <w:rPr>
            <w:rFonts w:ascii="Trebuchet MS" w:hAnsi="Trebuchet MS"/>
            <w:noProof/>
          </w:rPr>
          <w:t>anointed</w:t>
        </w:r>
      </w:ins>
      <w:r w:rsidRPr="00375F0C">
        <w:rPr>
          <w:rFonts w:ascii="Trebuchet MS" w:hAnsi="Trebuchet MS"/>
          <w:noProof/>
        </w:rPr>
        <w:t xml:space="preserve"> it and </w:t>
      </w:r>
      <w:del w:id="7" w:author="Author">
        <w:r w:rsidRPr="00375F0C">
          <w:rPr>
            <w:rFonts w:ascii="Trebuchet MS" w:hAnsi="Trebuchet MS"/>
            <w:noProof/>
          </w:rPr>
          <w:delText>to sanctify it and</w:delText>
        </w:r>
      </w:del>
      <w:ins w:id="8" w:author="Author">
        <w:r w:rsidRPr="00375F0C">
          <w:rPr>
            <w:rFonts w:ascii="Trebuchet MS" w:hAnsi="Trebuchet MS"/>
            <w:noProof/>
          </w:rPr>
          <w:t>sanctified it, together with</w:t>
        </w:r>
      </w:ins>
      <w:r w:rsidRPr="00375F0C">
        <w:rPr>
          <w:rFonts w:ascii="Trebuchet MS" w:hAnsi="Trebuchet MS"/>
          <w:noProof/>
        </w:rPr>
        <w:t xml:space="preserve"> all its furnishings</w:t>
      </w:r>
      <w:del w:id="9" w:author="Author">
        <w:r w:rsidRPr="00375F0C">
          <w:rPr>
            <w:rFonts w:ascii="Trebuchet MS" w:hAnsi="Trebuchet MS"/>
            <w:noProof/>
          </w:rPr>
          <w:delText xml:space="preserve"> and</w:delText>
        </w:r>
      </w:del>
      <w:ins w:id="10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altar</w:t>
      </w:r>
      <w:ins w:id="11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and all its utensils. </w:t>
      </w:r>
      <w:del w:id="12" w:author="Author">
        <w:r w:rsidRPr="00375F0C">
          <w:rPr>
            <w:rFonts w:ascii="Trebuchet MS" w:hAnsi="Trebuchet MS"/>
            <w:noProof/>
          </w:rPr>
          <w:delText>Thus</w:delText>
        </w:r>
      </w:del>
      <w:ins w:id="13" w:author="Author">
        <w:r w:rsidRPr="00375F0C">
          <w:rPr>
            <w:rFonts w:ascii="Trebuchet MS" w:hAnsi="Trebuchet MS"/>
            <w:noProof/>
          </w:rPr>
          <w:t>When</w:t>
        </w:r>
      </w:ins>
      <w:r w:rsidRPr="00375F0C">
        <w:rPr>
          <w:rFonts w:ascii="Trebuchet MS" w:hAnsi="Trebuchet MS"/>
          <w:noProof/>
        </w:rPr>
        <w:t xml:space="preserve"> he </w:t>
      </w:r>
      <w:ins w:id="14" w:author="Author">
        <w:r w:rsidRPr="00375F0C">
          <w:rPr>
            <w:rFonts w:ascii="Trebuchet MS" w:hAnsi="Trebuchet MS"/>
            <w:noProof/>
          </w:rPr>
          <w:t xml:space="preserve">had </w:t>
        </w:r>
      </w:ins>
      <w:r w:rsidRPr="00375F0C">
        <w:rPr>
          <w:rFonts w:ascii="Trebuchet MS" w:hAnsi="Trebuchet MS"/>
          <w:noProof/>
        </w:rPr>
        <w:t xml:space="preserve">anointed </w:t>
      </w:r>
      <w:del w:id="15" w:author="Author">
        <w:r w:rsidRPr="00375F0C">
          <w:rPr>
            <w:rFonts w:ascii="Trebuchet MS" w:hAnsi="Trebuchet MS"/>
            <w:noProof/>
          </w:rPr>
          <w:delText xml:space="preserve">them </w:delText>
        </w:r>
      </w:del>
      <w:r w:rsidRPr="00375F0C">
        <w:rPr>
          <w:rFonts w:ascii="Trebuchet MS" w:hAnsi="Trebuchet MS"/>
          <w:noProof/>
        </w:rPr>
        <w:t xml:space="preserve">and sanctified </w:t>
      </w:r>
      <w:del w:id="16" w:author="Author">
        <w:r w:rsidRPr="00375F0C">
          <w:rPr>
            <w:rFonts w:ascii="Trebuchet MS" w:hAnsi="Trebuchet MS"/>
            <w:noProof/>
          </w:rPr>
          <w:delText>them.</w:delText>
        </w:r>
      </w:del>
      <w:ins w:id="17" w:author="Author">
        <w:r w:rsidRPr="00375F0C">
          <w:rPr>
            <w:rFonts w:ascii="Trebuchet MS" w:hAnsi="Trebuchet MS"/>
            <w:noProof/>
          </w:rPr>
          <w:t>these things,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7:2 </w:t>
      </w:r>
      <w:del w:id="18" w:author="Author">
        <w:r w:rsidRPr="00375F0C">
          <w:rPr>
            <w:rFonts w:ascii="Trebuchet MS" w:hAnsi="Trebuchet MS"/>
            <w:noProof/>
          </w:rPr>
          <w:delText xml:space="preserve">Then </w:delText>
        </w:r>
      </w:del>
      <w:r w:rsidRPr="00375F0C">
        <w:rPr>
          <w:rFonts w:ascii="Trebuchet MS" w:hAnsi="Trebuchet MS"/>
          <w:noProof/>
        </w:rPr>
        <w:t xml:space="preserve">the chieftains of Israel, the heads of </w:t>
      </w:r>
      <w:del w:id="19" w:author="Author">
        <w:r w:rsidRPr="00375F0C">
          <w:rPr>
            <w:rFonts w:ascii="Trebuchet MS" w:hAnsi="Trebuchet MS"/>
            <w:noProof/>
          </w:rPr>
          <w:delText xml:space="preserve">the house of </w:delText>
        </w:r>
      </w:del>
      <w:r w:rsidRPr="00375F0C">
        <w:rPr>
          <w:rFonts w:ascii="Trebuchet MS" w:hAnsi="Trebuchet MS"/>
          <w:noProof/>
        </w:rPr>
        <w:t xml:space="preserve">their </w:t>
      </w:r>
      <w:del w:id="20" w:author="Author">
        <w:r w:rsidRPr="00375F0C">
          <w:rPr>
            <w:rFonts w:ascii="Trebuchet MS" w:hAnsi="Trebuchet MS"/>
            <w:noProof/>
          </w:rPr>
          <w:delText>fathers</w:delText>
        </w:r>
      </w:del>
      <w:ins w:id="21" w:author="Author">
        <w:r w:rsidRPr="00375F0C">
          <w:rPr>
            <w:rFonts w:ascii="Trebuchet MS" w:hAnsi="Trebuchet MS"/>
            <w:noProof/>
          </w:rPr>
          <w:t>paternal houses</w:t>
        </w:r>
      </w:ins>
      <w:r w:rsidRPr="00375F0C">
        <w:rPr>
          <w:rFonts w:ascii="Trebuchet MS" w:hAnsi="Trebuchet MS"/>
          <w:noProof/>
        </w:rPr>
        <w:t xml:space="preserve">, made </w:t>
      </w:r>
      <w:del w:id="22" w:author="Author">
        <w:r w:rsidRPr="00375F0C">
          <w:rPr>
            <w:rFonts w:ascii="Trebuchet MS" w:hAnsi="Trebuchet MS"/>
            <w:noProof/>
          </w:rPr>
          <w:delText>a presentation, they being the</w:delText>
        </w:r>
      </w:del>
      <w:ins w:id="23" w:author="Author">
        <w:r w:rsidRPr="00375F0C">
          <w:rPr>
            <w:rFonts w:ascii="Trebuchet MS" w:hAnsi="Trebuchet MS"/>
            <w:noProof/>
          </w:rPr>
          <w:t>an offering. These</w:t>
        </w:r>
      </w:ins>
      <w:r w:rsidRPr="00375F0C">
        <w:rPr>
          <w:rFonts w:ascii="Trebuchet MS" w:hAnsi="Trebuchet MS"/>
          <w:noProof/>
        </w:rPr>
        <w:t xml:space="preserve"> chieftains of the tribes </w:t>
      </w:r>
      <w:del w:id="24" w:author="Author">
        <w:r w:rsidRPr="00375F0C">
          <w:rPr>
            <w:rFonts w:ascii="Trebuchet MS" w:hAnsi="Trebuchet MS"/>
            <w:noProof/>
          </w:rPr>
          <w:delText>and standing</w:delText>
        </w:r>
      </w:del>
      <w:ins w:id="25" w:author="Author">
        <w:r w:rsidRPr="00375F0C">
          <w:rPr>
            <w:rFonts w:ascii="Trebuchet MS" w:hAnsi="Trebuchet MS"/>
            <w:noProof/>
          </w:rPr>
          <w:t>who presided</w:t>
        </w:r>
      </w:ins>
      <w:r w:rsidRPr="00375F0C">
        <w:rPr>
          <w:rFonts w:ascii="Trebuchet MS" w:hAnsi="Trebuchet MS"/>
          <w:noProof/>
        </w:rPr>
        <w:t xml:space="preserve"> over the </w:t>
      </w:r>
      <w:del w:id="26" w:author="Author">
        <w:r w:rsidRPr="00375F0C">
          <w:rPr>
            <w:rFonts w:ascii="Trebuchet MS" w:hAnsi="Trebuchet MS"/>
            <w:noProof/>
          </w:rPr>
          <w:delText>ones registered,</w:delText>
        </w:r>
      </w:del>
      <w:ins w:id="27" w:author="Author">
        <w:r w:rsidRPr="00375F0C">
          <w:rPr>
            <w:rFonts w:ascii="Trebuchet MS" w:hAnsi="Trebuchet MS"/>
            <w:noProof/>
          </w:rPr>
          <w:t>registration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7:3 </w:t>
      </w:r>
      <w:del w:id="28" w:author="Author">
        <w:r w:rsidRPr="00375F0C">
          <w:rPr>
            <w:rFonts w:ascii="Trebuchet MS" w:hAnsi="Trebuchet MS"/>
            <w:noProof/>
          </w:rPr>
          <w:delText xml:space="preserve">and they </w:delText>
        </w:r>
      </w:del>
      <w:r w:rsidRPr="00375F0C">
        <w:rPr>
          <w:rFonts w:ascii="Trebuchet MS" w:hAnsi="Trebuchet MS"/>
          <w:noProof/>
        </w:rPr>
        <w:t xml:space="preserve">brought </w:t>
      </w:r>
      <w:ins w:id="29" w:author="Author">
        <w:r w:rsidRPr="00375F0C">
          <w:rPr>
            <w:rFonts w:ascii="Trebuchet MS" w:hAnsi="Trebuchet MS"/>
            <w:noProof/>
          </w:rPr>
          <w:t xml:space="preserve">before Jehovah </w:t>
        </w:r>
      </w:ins>
      <w:r w:rsidRPr="00375F0C">
        <w:rPr>
          <w:rFonts w:ascii="Trebuchet MS" w:hAnsi="Trebuchet MS"/>
          <w:noProof/>
        </w:rPr>
        <w:t xml:space="preserve">their offering </w:t>
      </w:r>
      <w:del w:id="30" w:author="Author">
        <w:r w:rsidRPr="00375F0C">
          <w:rPr>
            <w:rFonts w:ascii="Trebuchet MS" w:hAnsi="Trebuchet MS"/>
            <w:noProof/>
          </w:rPr>
          <w:delText>before Jehovah,</w:delText>
        </w:r>
      </w:del>
      <w:ins w:id="31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six covered wagons and </w:t>
      </w:r>
      <w:del w:id="32" w:author="Author">
        <w:r w:rsidRPr="00375F0C">
          <w:rPr>
            <w:rFonts w:ascii="Trebuchet MS" w:hAnsi="Trebuchet MS"/>
            <w:noProof/>
          </w:rPr>
          <w:delText>twelve cattle</w:delText>
        </w:r>
      </w:del>
      <w:ins w:id="33" w:author="Author">
        <w:r w:rsidRPr="00375F0C">
          <w:rPr>
            <w:rFonts w:ascii="Trebuchet MS" w:hAnsi="Trebuchet MS"/>
            <w:noProof/>
          </w:rPr>
          <w:t>12 oxen</w:t>
        </w:r>
      </w:ins>
      <w:r w:rsidRPr="00375F0C">
        <w:rPr>
          <w:rFonts w:ascii="Trebuchet MS" w:hAnsi="Trebuchet MS"/>
          <w:noProof/>
        </w:rPr>
        <w:t>, a wagon for two chieftains and a bull</w:t>
      </w:r>
      <w:ins w:id="34" w:author="Author">
        <w:r w:rsidRPr="00375F0C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375F0C">
        <w:rPr>
          <w:rFonts w:ascii="Trebuchet MS" w:hAnsi="Trebuchet MS"/>
          <w:noProof/>
        </w:rPr>
        <w:t xml:space="preserve"> for each one; and they presented them before the tabernacle. </w:t>
      </w:r>
      <w:r w:rsidRPr="00375F0C">
        <w:rPr>
          <w:rFonts w:ascii="Trebuchet MS" w:hAnsi="Trebuchet MS"/>
          <w:b/>
          <w:noProof/>
        </w:rPr>
        <w:t xml:space="preserve">7:4 </w:t>
      </w:r>
      <w:del w:id="37" w:author="Author">
        <w:r w:rsidRPr="00375F0C">
          <w:rPr>
            <w:rFonts w:ascii="Trebuchet MS" w:hAnsi="Trebuchet MS"/>
            <w:noProof/>
          </w:rPr>
          <w:delText xml:space="preserve">At this </w:delText>
        </w:r>
      </w:del>
      <w:r w:rsidRPr="00375F0C">
        <w:rPr>
          <w:rFonts w:ascii="Trebuchet MS" w:hAnsi="Trebuchet MS"/>
          <w:noProof/>
        </w:rPr>
        <w:t xml:space="preserve">Jehovah said to Moses: </w:t>
      </w:r>
      <w:r w:rsidRPr="00375F0C">
        <w:rPr>
          <w:rFonts w:ascii="Trebuchet MS" w:hAnsi="Trebuchet MS"/>
          <w:b/>
          <w:noProof/>
        </w:rPr>
        <w:t xml:space="preserve">7:5 </w:t>
      </w:r>
      <w:r w:rsidRPr="00375F0C">
        <w:rPr>
          <w:rFonts w:ascii="Trebuchet MS" w:hAnsi="Trebuchet MS"/>
          <w:noProof/>
        </w:rPr>
        <w:t xml:space="preserve">“Accept </w:t>
      </w:r>
      <w:del w:id="38" w:author="Author">
        <w:r w:rsidRPr="00375F0C">
          <w:rPr>
            <w:rFonts w:ascii="Trebuchet MS" w:hAnsi="Trebuchet MS"/>
            <w:noProof/>
          </w:rPr>
          <w:delText>them</w:delText>
        </w:r>
      </w:del>
      <w:ins w:id="39" w:author="Author">
        <w:r w:rsidRPr="00375F0C">
          <w:rPr>
            <w:rFonts w:ascii="Trebuchet MS" w:hAnsi="Trebuchet MS"/>
            <w:noProof/>
          </w:rPr>
          <w:t>these things</w:t>
        </w:r>
      </w:ins>
      <w:r w:rsidRPr="00375F0C">
        <w:rPr>
          <w:rFonts w:ascii="Trebuchet MS" w:hAnsi="Trebuchet MS"/>
          <w:noProof/>
        </w:rPr>
        <w:t xml:space="preserve"> from them, as they </w:t>
      </w:r>
      <w:del w:id="40" w:author="Author">
        <w:r w:rsidRPr="00375F0C">
          <w:rPr>
            <w:rFonts w:ascii="Trebuchet MS" w:hAnsi="Trebuchet MS"/>
            <w:noProof/>
          </w:rPr>
          <w:delText>must serve</w:delText>
        </w:r>
      </w:del>
      <w:ins w:id="41" w:author="Author">
        <w:r w:rsidRPr="00375F0C">
          <w:rPr>
            <w:rFonts w:ascii="Trebuchet MS" w:hAnsi="Trebuchet MS"/>
            <w:noProof/>
          </w:rPr>
          <w:t>will be used</w:t>
        </w:r>
      </w:ins>
      <w:r w:rsidRPr="00375F0C">
        <w:rPr>
          <w:rFonts w:ascii="Trebuchet MS" w:hAnsi="Trebuchet MS"/>
          <w:noProof/>
        </w:rPr>
        <w:t xml:space="preserve"> for </w:t>
      </w:r>
      <w:del w:id="42" w:author="Author">
        <w:r w:rsidRPr="00375F0C">
          <w:rPr>
            <w:rFonts w:ascii="Trebuchet MS" w:hAnsi="Trebuchet MS"/>
            <w:noProof/>
          </w:rPr>
          <w:delText xml:space="preserve">carrying on </w:delText>
        </w:r>
      </w:del>
      <w:r w:rsidRPr="00375F0C">
        <w:rPr>
          <w:rFonts w:ascii="Trebuchet MS" w:hAnsi="Trebuchet MS"/>
          <w:noProof/>
        </w:rPr>
        <w:t xml:space="preserve">the service of the tent of meeting, and you </w:t>
      </w:r>
      <w:del w:id="43" w:author="Author">
        <w:r w:rsidRPr="00375F0C">
          <w:rPr>
            <w:rFonts w:ascii="Trebuchet MS" w:hAnsi="Trebuchet MS"/>
            <w:noProof/>
          </w:rPr>
          <w:delText>must</w:delText>
        </w:r>
      </w:del>
      <w:ins w:id="44" w:author="Author">
        <w:r w:rsidRPr="00375F0C">
          <w:rPr>
            <w:rFonts w:ascii="Trebuchet MS" w:hAnsi="Trebuchet MS"/>
            <w:noProof/>
          </w:rPr>
          <w:t>should</w:t>
        </w:r>
      </w:ins>
      <w:r w:rsidRPr="00375F0C">
        <w:rPr>
          <w:rFonts w:ascii="Trebuchet MS" w:hAnsi="Trebuchet MS"/>
          <w:noProof/>
        </w:rPr>
        <w:t xml:space="preserve"> give them to the Levites, </w:t>
      </w:r>
      <w:ins w:id="45" w:author="Author">
        <w:r w:rsidRPr="00375F0C">
          <w:rPr>
            <w:rFonts w:ascii="Trebuchet MS" w:hAnsi="Trebuchet MS"/>
            <w:noProof/>
          </w:rPr>
          <w:t xml:space="preserve">to </w:t>
        </w:r>
      </w:ins>
      <w:r w:rsidRPr="00375F0C">
        <w:rPr>
          <w:rFonts w:ascii="Trebuchet MS" w:hAnsi="Trebuchet MS"/>
          <w:noProof/>
        </w:rPr>
        <w:t xml:space="preserve">each one </w:t>
      </w:r>
      <w:del w:id="46" w:author="Author">
        <w:r w:rsidRPr="00375F0C">
          <w:rPr>
            <w:rFonts w:ascii="Trebuchet MS" w:hAnsi="Trebuchet MS"/>
            <w:noProof/>
          </w:rPr>
          <w:delText xml:space="preserve">in proportion to </w:delText>
        </w:r>
      </w:del>
      <w:ins w:id="47" w:author="Author">
        <w:r w:rsidRPr="00375F0C">
          <w:rPr>
            <w:rFonts w:ascii="Trebuchet MS" w:hAnsi="Trebuchet MS"/>
            <w:noProof/>
          </w:rPr>
          <w:t xml:space="preserve">as needed for </w:t>
        </w:r>
      </w:ins>
      <w:r w:rsidRPr="00375F0C">
        <w:rPr>
          <w:rFonts w:ascii="Trebuchet MS" w:hAnsi="Trebuchet MS"/>
          <w:noProof/>
        </w:rPr>
        <w:t xml:space="preserve">his </w:t>
      </w:r>
      <w:del w:id="48" w:author="Author">
        <w:r w:rsidRPr="00375F0C">
          <w:rPr>
            <w:rFonts w:ascii="Trebuchet MS" w:hAnsi="Trebuchet MS"/>
            <w:noProof/>
          </w:rPr>
          <w:delText>own service</w:delText>
        </w:r>
      </w:del>
      <w:ins w:id="49" w:author="Author">
        <w:r w:rsidRPr="00375F0C">
          <w:rPr>
            <w:rFonts w:ascii="Trebuchet MS" w:hAnsi="Trebuchet MS"/>
            <w:noProof/>
          </w:rPr>
          <w:t>duties</w:t>
        </w:r>
      </w:ins>
      <w:r w:rsidRPr="00375F0C">
        <w:rPr>
          <w:rFonts w:ascii="Trebuchet MS" w:hAnsi="Trebuchet MS"/>
          <w:noProof/>
        </w:rPr>
        <w:t>.”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7:6 </w:t>
      </w:r>
      <w:r w:rsidRPr="00375F0C">
        <w:rPr>
          <w:rFonts w:ascii="Trebuchet MS" w:hAnsi="Trebuchet MS"/>
          <w:noProof/>
        </w:rPr>
        <w:t xml:space="preserve">So Moses accepted the wagons and the cattle and gave them to the Levites. </w:t>
      </w:r>
      <w:r w:rsidRPr="00375F0C">
        <w:rPr>
          <w:rFonts w:ascii="Trebuchet MS" w:hAnsi="Trebuchet MS"/>
          <w:b/>
          <w:noProof/>
        </w:rPr>
        <w:t xml:space="preserve">7:7 </w:t>
      </w:r>
      <w:del w:id="50" w:author="Author">
        <w:r w:rsidRPr="00375F0C">
          <w:rPr>
            <w:rFonts w:ascii="Trebuchet MS" w:hAnsi="Trebuchet MS"/>
            <w:noProof/>
          </w:rPr>
          <w:delText>Two</w:delText>
        </w:r>
      </w:del>
      <w:ins w:id="51" w:author="Author">
        <w:r w:rsidRPr="00375F0C">
          <w:rPr>
            <w:rFonts w:ascii="Trebuchet MS" w:hAnsi="Trebuchet MS"/>
            <w:noProof/>
          </w:rPr>
          <w:t>He gave two</w:t>
        </w:r>
      </w:ins>
      <w:r w:rsidRPr="00375F0C">
        <w:rPr>
          <w:rFonts w:ascii="Trebuchet MS" w:hAnsi="Trebuchet MS"/>
          <w:noProof/>
        </w:rPr>
        <w:t xml:space="preserve"> wagons and four </w:t>
      </w:r>
      <w:del w:id="52" w:author="Author">
        <w:r w:rsidRPr="00375F0C">
          <w:rPr>
            <w:rFonts w:ascii="Trebuchet MS" w:hAnsi="Trebuchet MS"/>
            <w:noProof/>
          </w:rPr>
          <w:delText xml:space="preserve">cattle he gave </w:delText>
        </w:r>
      </w:del>
      <w:ins w:id="53" w:author="Author">
        <w:r w:rsidRPr="00375F0C">
          <w:rPr>
            <w:rFonts w:ascii="Trebuchet MS" w:hAnsi="Trebuchet MS"/>
            <w:noProof/>
          </w:rPr>
          <w:t xml:space="preserve">oxen </w:t>
        </w:r>
      </w:ins>
      <w:r w:rsidRPr="00375F0C">
        <w:rPr>
          <w:rFonts w:ascii="Trebuchet MS" w:hAnsi="Trebuchet MS"/>
          <w:noProof/>
        </w:rPr>
        <w:t>to the sons of Ger′shon</w:t>
      </w:r>
      <w:del w:id="54" w:author="Author">
        <w:r w:rsidRPr="00375F0C">
          <w:rPr>
            <w:rFonts w:ascii="Trebuchet MS" w:hAnsi="Trebuchet MS"/>
            <w:noProof/>
          </w:rPr>
          <w:delText xml:space="preserve"> in proportion</w:delText>
        </w:r>
      </w:del>
      <w:ins w:id="55" w:author="Author">
        <w:r w:rsidRPr="00375F0C">
          <w:rPr>
            <w:rFonts w:ascii="Trebuchet MS" w:hAnsi="Trebuchet MS"/>
            <w:noProof/>
          </w:rPr>
          <w:t>, according</w:t>
        </w:r>
      </w:ins>
      <w:r w:rsidRPr="00375F0C">
        <w:rPr>
          <w:rFonts w:ascii="Trebuchet MS" w:hAnsi="Trebuchet MS"/>
          <w:noProof/>
        </w:rPr>
        <w:t xml:space="preserve"> to </w:t>
      </w:r>
      <w:ins w:id="56" w:author="Author">
        <w:r w:rsidRPr="00375F0C">
          <w:rPr>
            <w:rFonts w:ascii="Trebuchet MS" w:hAnsi="Trebuchet MS"/>
            <w:noProof/>
          </w:rPr>
          <w:t xml:space="preserve">what was needed for </w:t>
        </w:r>
      </w:ins>
      <w:r w:rsidRPr="00375F0C">
        <w:rPr>
          <w:rFonts w:ascii="Trebuchet MS" w:hAnsi="Trebuchet MS"/>
          <w:noProof/>
        </w:rPr>
        <w:t xml:space="preserve">their </w:t>
      </w:r>
      <w:del w:id="57" w:author="Author">
        <w:r w:rsidRPr="00375F0C">
          <w:rPr>
            <w:rFonts w:ascii="Trebuchet MS" w:hAnsi="Trebuchet MS"/>
            <w:noProof/>
          </w:rPr>
          <w:delText>service,</w:delText>
        </w:r>
      </w:del>
      <w:ins w:id="58" w:author="Author">
        <w:r w:rsidRPr="00375F0C">
          <w:rPr>
            <w:rFonts w:ascii="Trebuchet MS" w:hAnsi="Trebuchet MS"/>
            <w:noProof/>
          </w:rPr>
          <w:t>duties;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7:8 </w:t>
      </w:r>
      <w:r w:rsidRPr="00375F0C">
        <w:rPr>
          <w:rFonts w:ascii="Trebuchet MS" w:hAnsi="Trebuchet MS"/>
          <w:noProof/>
        </w:rPr>
        <w:t xml:space="preserve">and </w:t>
      </w:r>
      <w:ins w:id="59" w:author="Author">
        <w:r w:rsidRPr="00375F0C">
          <w:rPr>
            <w:rFonts w:ascii="Trebuchet MS" w:hAnsi="Trebuchet MS"/>
            <w:noProof/>
          </w:rPr>
          <w:t xml:space="preserve">he gave </w:t>
        </w:r>
      </w:ins>
      <w:r w:rsidRPr="00375F0C">
        <w:rPr>
          <w:rFonts w:ascii="Trebuchet MS" w:hAnsi="Trebuchet MS"/>
          <w:noProof/>
        </w:rPr>
        <w:t xml:space="preserve">four wagons and eight </w:t>
      </w:r>
      <w:del w:id="60" w:author="Author">
        <w:r w:rsidRPr="00375F0C">
          <w:rPr>
            <w:rFonts w:ascii="Trebuchet MS" w:hAnsi="Trebuchet MS"/>
            <w:noProof/>
          </w:rPr>
          <w:delText xml:space="preserve">cattle he gave </w:delText>
        </w:r>
      </w:del>
      <w:ins w:id="61" w:author="Author">
        <w:r w:rsidRPr="00375F0C">
          <w:rPr>
            <w:rFonts w:ascii="Trebuchet MS" w:hAnsi="Trebuchet MS"/>
            <w:noProof/>
          </w:rPr>
          <w:t xml:space="preserve">oxen </w:t>
        </w:r>
      </w:ins>
      <w:r w:rsidRPr="00375F0C">
        <w:rPr>
          <w:rFonts w:ascii="Trebuchet MS" w:hAnsi="Trebuchet MS"/>
          <w:noProof/>
        </w:rPr>
        <w:t>to the sons of Me·rar′i</w:t>
      </w:r>
      <w:del w:id="62" w:author="Author">
        <w:r w:rsidRPr="00375F0C">
          <w:rPr>
            <w:rFonts w:ascii="Trebuchet MS" w:hAnsi="Trebuchet MS"/>
            <w:noProof/>
          </w:rPr>
          <w:delText xml:space="preserve"> in proportion</w:delText>
        </w:r>
      </w:del>
      <w:ins w:id="63" w:author="Author">
        <w:r w:rsidRPr="00375F0C">
          <w:rPr>
            <w:rFonts w:ascii="Trebuchet MS" w:hAnsi="Trebuchet MS"/>
            <w:noProof/>
          </w:rPr>
          <w:t>, according</w:t>
        </w:r>
      </w:ins>
      <w:r w:rsidRPr="00375F0C">
        <w:rPr>
          <w:rFonts w:ascii="Trebuchet MS" w:hAnsi="Trebuchet MS"/>
          <w:noProof/>
        </w:rPr>
        <w:t xml:space="preserve"> to </w:t>
      </w:r>
      <w:ins w:id="64" w:author="Author">
        <w:r w:rsidRPr="00375F0C">
          <w:rPr>
            <w:rFonts w:ascii="Trebuchet MS" w:hAnsi="Trebuchet MS"/>
            <w:noProof/>
          </w:rPr>
          <w:t xml:space="preserve">what was needed for </w:t>
        </w:r>
      </w:ins>
      <w:r w:rsidRPr="00375F0C">
        <w:rPr>
          <w:rFonts w:ascii="Trebuchet MS" w:hAnsi="Trebuchet MS"/>
          <w:noProof/>
        </w:rPr>
        <w:t xml:space="preserve">their </w:t>
      </w:r>
      <w:del w:id="65" w:author="Author">
        <w:r w:rsidRPr="00375F0C">
          <w:rPr>
            <w:rFonts w:ascii="Trebuchet MS" w:hAnsi="Trebuchet MS"/>
            <w:noProof/>
          </w:rPr>
          <w:delText>service</w:delText>
        </w:r>
      </w:del>
      <w:ins w:id="66" w:author="Author">
        <w:r w:rsidRPr="00375F0C">
          <w:rPr>
            <w:rFonts w:ascii="Trebuchet MS" w:hAnsi="Trebuchet MS"/>
            <w:noProof/>
          </w:rPr>
          <w:t>duties</w:t>
        </w:r>
      </w:ins>
      <w:r w:rsidRPr="00375F0C">
        <w:rPr>
          <w:rFonts w:ascii="Trebuchet MS" w:hAnsi="Trebuchet MS"/>
          <w:noProof/>
        </w:rPr>
        <w:t xml:space="preserve">, under the </w:t>
      </w:r>
      <w:del w:id="67" w:author="Author">
        <w:r w:rsidRPr="00375F0C">
          <w:rPr>
            <w:rFonts w:ascii="Trebuchet MS" w:hAnsi="Trebuchet MS"/>
            <w:noProof/>
          </w:rPr>
          <w:delText>hand</w:delText>
        </w:r>
      </w:del>
      <w:ins w:id="68" w:author="Author">
        <w:r w:rsidRPr="00375F0C">
          <w:rPr>
            <w:rFonts w:ascii="Trebuchet MS" w:hAnsi="Trebuchet MS"/>
            <w:noProof/>
          </w:rPr>
          <w:t>direction</w:t>
        </w:r>
      </w:ins>
      <w:r w:rsidRPr="00375F0C">
        <w:rPr>
          <w:rFonts w:ascii="Trebuchet MS" w:hAnsi="Trebuchet MS"/>
          <w:noProof/>
        </w:rPr>
        <w:t xml:space="preserve"> of Ith′a·mar the son of Aaron the priest. </w:t>
      </w:r>
      <w:r w:rsidRPr="00375F0C">
        <w:rPr>
          <w:rFonts w:ascii="Trebuchet MS" w:hAnsi="Trebuchet MS"/>
          <w:b/>
          <w:noProof/>
        </w:rPr>
        <w:t xml:space="preserve">7:9 </w:t>
      </w:r>
      <w:r w:rsidRPr="00375F0C">
        <w:rPr>
          <w:rFonts w:ascii="Trebuchet MS" w:hAnsi="Trebuchet MS"/>
          <w:noProof/>
        </w:rPr>
        <w:t xml:space="preserve">But </w:t>
      </w:r>
      <w:ins w:id="69" w:author="Author">
        <w:r w:rsidRPr="00375F0C">
          <w:rPr>
            <w:rFonts w:ascii="Trebuchet MS" w:hAnsi="Trebuchet MS"/>
            <w:noProof/>
          </w:rPr>
          <w:t xml:space="preserve">he did not give any </w:t>
        </w:r>
      </w:ins>
      <w:r w:rsidRPr="00375F0C">
        <w:rPr>
          <w:rFonts w:ascii="Trebuchet MS" w:hAnsi="Trebuchet MS"/>
          <w:noProof/>
        </w:rPr>
        <w:t xml:space="preserve">to the sons of Ko′hath </w:t>
      </w:r>
      <w:del w:id="70" w:author="Author">
        <w:r w:rsidRPr="00375F0C">
          <w:rPr>
            <w:rFonts w:ascii="Trebuchet MS" w:hAnsi="Trebuchet MS"/>
            <w:noProof/>
          </w:rPr>
          <w:delText xml:space="preserve">he gave none, </w:delText>
        </w:r>
      </w:del>
      <w:r w:rsidRPr="00375F0C">
        <w:rPr>
          <w:rFonts w:ascii="Trebuchet MS" w:hAnsi="Trebuchet MS"/>
          <w:noProof/>
        </w:rPr>
        <w:t xml:space="preserve">because </w:t>
      </w:r>
      <w:ins w:id="71" w:author="Author">
        <w:r w:rsidRPr="00375F0C">
          <w:rPr>
            <w:rFonts w:ascii="Trebuchet MS" w:hAnsi="Trebuchet MS"/>
            <w:noProof/>
          </w:rPr>
          <w:t xml:space="preserve">their duties involved </w:t>
        </w:r>
      </w:ins>
      <w:r w:rsidRPr="00375F0C">
        <w:rPr>
          <w:rFonts w:ascii="Trebuchet MS" w:hAnsi="Trebuchet MS"/>
          <w:noProof/>
        </w:rPr>
        <w:t>the service of the holy place</w:t>
      </w:r>
      <w:del w:id="72" w:author="Author">
        <w:r w:rsidRPr="00375F0C">
          <w:rPr>
            <w:rFonts w:ascii="Trebuchet MS" w:hAnsi="Trebuchet MS"/>
            <w:noProof/>
          </w:rPr>
          <w:delText xml:space="preserve"> was upon them. They did their carrying</w:delText>
        </w:r>
      </w:del>
      <w:ins w:id="73" w:author="Author">
        <w:r w:rsidRPr="00375F0C">
          <w:rPr>
            <w:rFonts w:ascii="Trebuchet MS" w:hAnsi="Trebuchet MS"/>
            <w:noProof/>
          </w:rPr>
          <w:t>, and they carried the holy things</w:t>
        </w:r>
      </w:ins>
      <w:r w:rsidRPr="00375F0C">
        <w:rPr>
          <w:rFonts w:ascii="Trebuchet MS" w:hAnsi="Trebuchet MS"/>
          <w:noProof/>
        </w:rPr>
        <w:t xml:space="preserve"> on </w:t>
      </w:r>
      <w:del w:id="74" w:author="Author">
        <w:r w:rsidRPr="00375F0C">
          <w:rPr>
            <w:rFonts w:ascii="Trebuchet MS" w:hAnsi="Trebuchet MS"/>
            <w:noProof/>
          </w:rPr>
          <w:delText>the shoulder</w:delText>
        </w:r>
      </w:del>
      <w:ins w:id="75" w:author="Author">
        <w:r w:rsidRPr="00375F0C">
          <w:rPr>
            <w:rFonts w:ascii="Trebuchet MS" w:hAnsi="Trebuchet MS"/>
            <w:noProof/>
          </w:rPr>
          <w:t>their shoulders</w:t>
        </w:r>
      </w:ins>
      <w:r w:rsidRPr="00375F0C">
        <w:rPr>
          <w:rFonts w:ascii="Trebuchet MS" w:hAnsi="Trebuchet MS"/>
          <w:noProof/>
        </w:rPr>
        <w:t>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7:10 </w:t>
      </w:r>
      <w:r w:rsidRPr="00375F0C">
        <w:rPr>
          <w:rFonts w:ascii="Trebuchet MS" w:hAnsi="Trebuchet MS"/>
          <w:noProof/>
        </w:rPr>
        <w:t>Now the chieftains made their presentation at the inauguration</w:t>
      </w:r>
      <w:ins w:id="76" w:author="Author">
        <w:r w:rsidRPr="00375F0C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375F0C">
        <w:rPr>
          <w:rFonts w:ascii="Trebuchet MS" w:hAnsi="Trebuchet MS"/>
          <w:noProof/>
        </w:rPr>
        <w:t xml:space="preserve"> of the altar on the day </w:t>
      </w:r>
      <w:del w:id="79" w:author="Author">
        <w:r w:rsidRPr="00375F0C">
          <w:rPr>
            <w:rFonts w:ascii="Trebuchet MS" w:hAnsi="Trebuchet MS"/>
            <w:noProof/>
          </w:rPr>
          <w:delText>of its being</w:delText>
        </w:r>
      </w:del>
      <w:ins w:id="80" w:author="Author">
        <w:r w:rsidRPr="00375F0C">
          <w:rPr>
            <w:rFonts w:ascii="Trebuchet MS" w:hAnsi="Trebuchet MS"/>
            <w:noProof/>
          </w:rPr>
          <w:t>it was</w:t>
        </w:r>
      </w:ins>
      <w:r w:rsidRPr="00375F0C">
        <w:rPr>
          <w:rFonts w:ascii="Trebuchet MS" w:hAnsi="Trebuchet MS"/>
          <w:noProof/>
        </w:rPr>
        <w:t xml:space="preserve"> anointed</w:t>
      </w:r>
      <w:del w:id="81" w:author="Author">
        <w:r w:rsidRPr="00375F0C">
          <w:rPr>
            <w:rFonts w:ascii="Trebuchet MS" w:hAnsi="Trebuchet MS"/>
            <w:noProof/>
          </w:rPr>
          <w:delText>, and</w:delText>
        </w:r>
      </w:del>
      <w:ins w:id="82" w:author="Author">
        <w:r w:rsidRPr="00375F0C">
          <w:rPr>
            <w:rFonts w:ascii="Trebuchet MS" w:hAnsi="Trebuchet MS"/>
            <w:noProof/>
          </w:rPr>
          <w:t>. When</w:t>
        </w:r>
      </w:ins>
      <w:r w:rsidRPr="00375F0C">
        <w:rPr>
          <w:rFonts w:ascii="Trebuchet MS" w:hAnsi="Trebuchet MS"/>
          <w:noProof/>
        </w:rPr>
        <w:t xml:space="preserve"> the chieftains </w:t>
      </w:r>
      <w:del w:id="83" w:author="Author">
        <w:r w:rsidRPr="00375F0C">
          <w:rPr>
            <w:rFonts w:ascii="Trebuchet MS" w:hAnsi="Trebuchet MS"/>
            <w:noProof/>
          </w:rPr>
          <w:delText>proceeded with presenting</w:delText>
        </w:r>
      </w:del>
      <w:ins w:id="84" w:author="Author">
        <w:r w:rsidRPr="00375F0C">
          <w:rPr>
            <w:rFonts w:ascii="Trebuchet MS" w:hAnsi="Trebuchet MS"/>
            <w:noProof/>
          </w:rPr>
          <w:t>presented</w:t>
        </w:r>
      </w:ins>
      <w:r w:rsidRPr="00375F0C">
        <w:rPr>
          <w:rFonts w:ascii="Trebuchet MS" w:hAnsi="Trebuchet MS"/>
          <w:noProof/>
        </w:rPr>
        <w:t xml:space="preserve"> their offering before the altar</w:t>
      </w:r>
      <w:del w:id="85" w:author="Author">
        <w:r w:rsidRPr="00375F0C">
          <w:rPr>
            <w:rFonts w:ascii="Trebuchet MS" w:hAnsi="Trebuchet MS"/>
            <w:noProof/>
          </w:rPr>
          <w:delText>.</w:delText>
        </w:r>
      </w:del>
      <w:ins w:id="86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7:11 </w:t>
      </w:r>
      <w:del w:id="87" w:author="Author">
        <w:r w:rsidRPr="00375F0C">
          <w:rPr>
            <w:rFonts w:ascii="Trebuchet MS" w:hAnsi="Trebuchet MS"/>
            <w:noProof/>
          </w:rPr>
          <w:delText xml:space="preserve">So </w:delText>
        </w:r>
      </w:del>
      <w:r w:rsidRPr="00375F0C">
        <w:rPr>
          <w:rFonts w:ascii="Trebuchet MS" w:hAnsi="Trebuchet MS"/>
          <w:noProof/>
        </w:rPr>
        <w:t xml:space="preserve">Jehovah said to Moses: “One chieftain </w:t>
      </w:r>
      <w:del w:id="88" w:author="Author">
        <w:r w:rsidRPr="00375F0C">
          <w:rPr>
            <w:rFonts w:ascii="Trebuchet MS" w:hAnsi="Trebuchet MS"/>
            <w:noProof/>
          </w:rPr>
          <w:delText>on one</w:delText>
        </w:r>
      </w:del>
      <w:ins w:id="89" w:author="Author">
        <w:r w:rsidRPr="00375F0C">
          <w:rPr>
            <w:rFonts w:ascii="Trebuchet MS" w:hAnsi="Trebuchet MS"/>
            <w:noProof/>
          </w:rPr>
          <w:t>each</w:t>
        </w:r>
      </w:ins>
      <w:r w:rsidRPr="00375F0C">
        <w:rPr>
          <w:rFonts w:ascii="Trebuchet MS" w:hAnsi="Trebuchet MS"/>
          <w:noProof/>
        </w:rPr>
        <w:t xml:space="preserve"> day</w:t>
      </w:r>
      <w:del w:id="90" w:author="Author">
        <w:r w:rsidRPr="00375F0C">
          <w:rPr>
            <w:rFonts w:ascii="Trebuchet MS" w:hAnsi="Trebuchet MS"/>
            <w:noProof/>
          </w:rPr>
          <w:delText xml:space="preserve"> and another chieftain on another day is the way they</w:delText>
        </w:r>
      </w:del>
      <w:ins w:id="91" w:author="Author">
        <w:r w:rsidRPr="00375F0C">
          <w:rPr>
            <w:rFonts w:ascii="Trebuchet MS" w:hAnsi="Trebuchet MS"/>
            <w:noProof/>
          </w:rPr>
          <w:t>, on successive days,</w:t>
        </w:r>
      </w:ins>
      <w:r w:rsidRPr="00375F0C">
        <w:rPr>
          <w:rFonts w:ascii="Trebuchet MS" w:hAnsi="Trebuchet MS"/>
          <w:noProof/>
        </w:rPr>
        <w:t xml:space="preserve"> will present </w:t>
      </w:r>
      <w:del w:id="92" w:author="Author">
        <w:r w:rsidRPr="00375F0C">
          <w:rPr>
            <w:rFonts w:ascii="Trebuchet MS" w:hAnsi="Trebuchet MS"/>
            <w:noProof/>
          </w:rPr>
          <w:delText>their</w:delText>
        </w:r>
      </w:del>
      <w:ins w:id="93" w:author="Author">
        <w:r w:rsidRPr="00375F0C">
          <w:rPr>
            <w:rFonts w:ascii="Trebuchet MS" w:hAnsi="Trebuchet MS"/>
            <w:noProof/>
          </w:rPr>
          <w:t>his</w:t>
        </w:r>
      </w:ins>
      <w:r w:rsidRPr="00375F0C">
        <w:rPr>
          <w:rFonts w:ascii="Trebuchet MS" w:hAnsi="Trebuchet MS"/>
          <w:noProof/>
        </w:rPr>
        <w:t xml:space="preserve"> offering for the inauguration of the altar.”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7:12 </w:t>
      </w:r>
      <w:del w:id="94" w:author="Author">
        <w:r w:rsidRPr="00375F0C">
          <w:rPr>
            <w:rFonts w:ascii="Trebuchet MS" w:hAnsi="Trebuchet MS"/>
            <w:noProof/>
          </w:rPr>
          <w:delText>Now the</w:delText>
        </w:r>
      </w:del>
      <w:ins w:id="95" w:author="Author">
        <w:r w:rsidRPr="00375F0C">
          <w:rPr>
            <w:rFonts w:ascii="Trebuchet MS" w:hAnsi="Trebuchet MS"/>
            <w:noProof/>
          </w:rPr>
          <w:t>The</w:t>
        </w:r>
      </w:ins>
      <w:r w:rsidRPr="00375F0C">
        <w:rPr>
          <w:rFonts w:ascii="Trebuchet MS" w:hAnsi="Trebuchet MS"/>
          <w:noProof/>
        </w:rPr>
        <w:t xml:space="preserve"> one </w:t>
      </w:r>
      <w:del w:id="96" w:author="Author">
        <w:r w:rsidRPr="00375F0C">
          <w:rPr>
            <w:rFonts w:ascii="Trebuchet MS" w:hAnsi="Trebuchet MS"/>
            <w:noProof/>
          </w:rPr>
          <w:delText>presenting</w:delText>
        </w:r>
      </w:del>
      <w:ins w:id="97" w:author="Author">
        <w:r w:rsidRPr="00375F0C">
          <w:rPr>
            <w:rFonts w:ascii="Trebuchet MS" w:hAnsi="Trebuchet MS"/>
            <w:noProof/>
          </w:rPr>
          <w:t>who presented</w:t>
        </w:r>
      </w:ins>
      <w:r w:rsidRPr="00375F0C">
        <w:rPr>
          <w:rFonts w:ascii="Trebuchet MS" w:hAnsi="Trebuchet MS"/>
          <w:noProof/>
        </w:rPr>
        <w:t xml:space="preserve"> his offering on the first day </w:t>
      </w:r>
      <w:del w:id="98" w:author="Author">
        <w:r w:rsidRPr="00375F0C">
          <w:rPr>
            <w:rFonts w:ascii="Trebuchet MS" w:hAnsi="Trebuchet MS"/>
            <w:noProof/>
          </w:rPr>
          <w:delText>proved to be</w:delText>
        </w:r>
      </w:del>
      <w:ins w:id="99" w:author="Author">
        <w:r w:rsidRPr="00375F0C">
          <w:rPr>
            <w:rFonts w:ascii="Trebuchet MS" w:hAnsi="Trebuchet MS"/>
            <w:noProof/>
          </w:rPr>
          <w:t>was</w:t>
        </w:r>
      </w:ins>
      <w:r w:rsidRPr="00375F0C">
        <w:rPr>
          <w:rFonts w:ascii="Trebuchet MS" w:hAnsi="Trebuchet MS"/>
          <w:noProof/>
        </w:rPr>
        <w:t xml:space="preserve"> Nah′shon the son of Am·min′a·dab of the tribe of Judah. </w:t>
      </w:r>
      <w:r w:rsidRPr="00375F0C">
        <w:rPr>
          <w:rFonts w:ascii="Trebuchet MS" w:hAnsi="Trebuchet MS"/>
          <w:b/>
          <w:noProof/>
        </w:rPr>
        <w:t xml:space="preserve">7:13 </w:t>
      </w:r>
      <w:del w:id="100" w:author="Author">
        <w:r w:rsidRPr="00375F0C">
          <w:rPr>
            <w:rFonts w:ascii="Trebuchet MS" w:hAnsi="Trebuchet MS"/>
            <w:noProof/>
          </w:rPr>
          <w:delText>And his</w:delText>
        </w:r>
      </w:del>
      <w:ins w:id="101" w:author="Author">
        <w:r w:rsidRPr="00375F0C">
          <w:rPr>
            <w:rFonts w:ascii="Trebuchet MS" w:hAnsi="Trebuchet MS"/>
            <w:noProof/>
          </w:rPr>
          <w:t>His</w:t>
        </w:r>
      </w:ins>
      <w:r w:rsidRPr="00375F0C">
        <w:rPr>
          <w:rFonts w:ascii="Trebuchet MS" w:hAnsi="Trebuchet MS"/>
          <w:noProof/>
        </w:rPr>
        <w:t xml:space="preserve"> offering was one silver dish</w:t>
      </w:r>
      <w:del w:id="102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103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104" w:author="Author">
        <w:r w:rsidRPr="00375F0C">
          <w:rPr>
            <w:rFonts w:ascii="Trebuchet MS" w:hAnsi="Trebuchet MS"/>
            <w:noProof/>
          </w:rPr>
          <w:delText>,</w:delText>
        </w:r>
      </w:del>
      <w:ins w:id="105" w:author="Author">
        <w:r w:rsidRPr="00375F0C">
          <w:rPr>
            <w:rStyle w:val="FootnoteReference"/>
            <w:rFonts w:ascii="Trebuchet MS" w:hAnsi="Trebuchet MS"/>
            <w:noProof/>
          </w:rPr>
          <w:footnoteReference w:id="3"/>
        </w:r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108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109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110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>shekel of the holy place,</w:t>
      </w:r>
      <w:ins w:id="111" w:author="Author">
        <w:r w:rsidRPr="00375F0C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375F0C">
        <w:rPr>
          <w:rFonts w:ascii="Trebuchet MS" w:hAnsi="Trebuchet MS"/>
          <w:noProof/>
        </w:rPr>
        <w:t xml:space="preserve"> both of them full of fine flour </w:t>
      </w:r>
      <w:del w:id="114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115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7:14 </w:t>
      </w:r>
      <w:r w:rsidRPr="00375F0C">
        <w:rPr>
          <w:rFonts w:ascii="Trebuchet MS" w:hAnsi="Trebuchet MS"/>
          <w:noProof/>
        </w:rPr>
        <w:t>one gold cup</w:t>
      </w:r>
      <w:del w:id="116" w:author="Author">
        <w:r w:rsidRPr="00375F0C">
          <w:rPr>
            <w:rFonts w:ascii="Trebuchet MS" w:hAnsi="Trebuchet MS"/>
            <w:noProof/>
          </w:rPr>
          <w:delText xml:space="preserve"> of ten</w:delText>
        </w:r>
      </w:del>
      <w:ins w:id="117" w:author="Author">
        <w:r w:rsidRPr="00375F0C">
          <w:rPr>
            <w:rStyle w:val="FootnoteReference"/>
            <w:rFonts w:ascii="Trebuchet MS" w:hAnsi="Trebuchet MS"/>
            <w:noProof/>
          </w:rPr>
          <w:footnoteReference w:id="5"/>
        </w:r>
        <w:r w:rsidRPr="00375F0C">
          <w:rPr>
            <w:rFonts w:ascii="Trebuchet MS" w:hAnsi="Trebuchet MS"/>
            <w:noProof/>
          </w:rPr>
          <w:t xml:space="preserve"> 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7:15 </w:t>
      </w:r>
      <w:r w:rsidRPr="00375F0C">
        <w:rPr>
          <w:rFonts w:ascii="Trebuchet MS" w:hAnsi="Trebuchet MS"/>
          <w:noProof/>
        </w:rPr>
        <w:t xml:space="preserve">one young bull, one ram, </w:t>
      </w:r>
      <w:ins w:id="120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121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7:16 </w:t>
      </w:r>
      <w:r w:rsidRPr="00375F0C">
        <w:rPr>
          <w:rFonts w:ascii="Trebuchet MS" w:hAnsi="Trebuchet MS"/>
          <w:noProof/>
        </w:rPr>
        <w:t xml:space="preserve">one </w:t>
      </w:r>
      <w:del w:id="122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123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7:17 </w:t>
      </w:r>
      <w:r w:rsidRPr="00375F0C">
        <w:rPr>
          <w:rFonts w:ascii="Trebuchet MS" w:hAnsi="Trebuchet MS"/>
          <w:noProof/>
        </w:rPr>
        <w:t>and for a communion sacrifice</w:t>
      </w:r>
      <w:ins w:id="124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125" w:author="Author">
        <w:r w:rsidRPr="00375F0C">
          <w:rPr>
            <w:rFonts w:ascii="Trebuchet MS" w:hAnsi="Trebuchet MS"/>
            <w:noProof/>
          </w:rPr>
          <w:delText>he-</w:delText>
        </w:r>
      </w:del>
      <w:ins w:id="126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127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Nah′shon the son of Am·min′a·dab.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7:18 </w:t>
      </w:r>
      <w:r w:rsidRPr="00375F0C">
        <w:rPr>
          <w:rFonts w:ascii="Trebuchet MS" w:hAnsi="Trebuchet MS"/>
          <w:noProof/>
        </w:rPr>
        <w:t>On the second day</w:t>
      </w:r>
      <w:ins w:id="128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Ne·than′el the son of Zu′ar, the chieftain of Is′sa·char, made a presentation. </w:t>
      </w:r>
      <w:r w:rsidRPr="00375F0C">
        <w:rPr>
          <w:rFonts w:ascii="Trebuchet MS" w:hAnsi="Trebuchet MS"/>
          <w:b/>
          <w:noProof/>
        </w:rPr>
        <w:t xml:space="preserve">7:19 </w:t>
      </w:r>
      <w:r w:rsidRPr="00375F0C">
        <w:rPr>
          <w:rFonts w:ascii="Trebuchet MS" w:hAnsi="Trebuchet MS"/>
          <w:noProof/>
        </w:rPr>
        <w:t>He presented as his offering one silver dish</w:t>
      </w:r>
      <w:del w:id="129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130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131" w:author="Author">
        <w:r w:rsidRPr="00375F0C">
          <w:rPr>
            <w:rFonts w:ascii="Trebuchet MS" w:hAnsi="Trebuchet MS"/>
            <w:noProof/>
          </w:rPr>
          <w:delText>,</w:delText>
        </w:r>
      </w:del>
      <w:ins w:id="132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133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134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135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136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137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7:20 </w:t>
      </w:r>
      <w:r w:rsidRPr="00375F0C">
        <w:rPr>
          <w:rFonts w:ascii="Trebuchet MS" w:hAnsi="Trebuchet MS"/>
          <w:noProof/>
        </w:rPr>
        <w:t xml:space="preserve">one gold cup </w:t>
      </w:r>
      <w:del w:id="138" w:author="Author">
        <w:r w:rsidRPr="00375F0C">
          <w:rPr>
            <w:rFonts w:ascii="Trebuchet MS" w:hAnsi="Trebuchet MS"/>
            <w:noProof/>
          </w:rPr>
          <w:delText>of ten</w:delText>
        </w:r>
      </w:del>
      <w:ins w:id="139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7:21 </w:t>
      </w:r>
      <w:r w:rsidRPr="00375F0C">
        <w:rPr>
          <w:rFonts w:ascii="Trebuchet MS" w:hAnsi="Trebuchet MS"/>
          <w:noProof/>
        </w:rPr>
        <w:t xml:space="preserve">one young bull, one ram, </w:t>
      </w:r>
      <w:ins w:id="140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141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7:22 </w:t>
      </w:r>
      <w:r w:rsidRPr="00375F0C">
        <w:rPr>
          <w:rFonts w:ascii="Trebuchet MS" w:hAnsi="Trebuchet MS"/>
          <w:noProof/>
        </w:rPr>
        <w:t xml:space="preserve">one </w:t>
      </w:r>
      <w:del w:id="142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143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7:23 </w:t>
      </w:r>
      <w:r w:rsidRPr="00375F0C">
        <w:rPr>
          <w:rFonts w:ascii="Trebuchet MS" w:hAnsi="Trebuchet MS"/>
          <w:noProof/>
        </w:rPr>
        <w:t>and for a communion sacrifice</w:t>
      </w:r>
      <w:ins w:id="144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145" w:author="Author">
        <w:r w:rsidRPr="00375F0C">
          <w:rPr>
            <w:rFonts w:ascii="Trebuchet MS" w:hAnsi="Trebuchet MS"/>
            <w:noProof/>
          </w:rPr>
          <w:delText>he-</w:delText>
        </w:r>
      </w:del>
      <w:ins w:id="146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147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Ne·than′el the son of Zu′ar.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7:24 </w:t>
      </w:r>
      <w:r w:rsidRPr="00375F0C">
        <w:rPr>
          <w:rFonts w:ascii="Trebuchet MS" w:hAnsi="Trebuchet MS"/>
          <w:noProof/>
        </w:rPr>
        <w:t>On the third day</w:t>
      </w:r>
      <w:del w:id="148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149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Zeb′u·lun, E·li′ab the son of He′lon</w:t>
      </w:r>
      <w:del w:id="150" w:author="Author">
        <w:r w:rsidRPr="00375F0C">
          <w:rPr>
            <w:rFonts w:ascii="Trebuchet MS" w:hAnsi="Trebuchet MS"/>
            <w:noProof/>
          </w:rPr>
          <w:delText>.</w:delText>
        </w:r>
      </w:del>
      <w:ins w:id="151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7:25 </w:t>
      </w:r>
      <w:del w:id="152" w:author="Author">
        <w:r w:rsidRPr="00375F0C">
          <w:rPr>
            <w:rFonts w:ascii="Trebuchet MS" w:hAnsi="Trebuchet MS"/>
            <w:noProof/>
          </w:rPr>
          <w:delText>His</w:delText>
        </w:r>
      </w:del>
      <w:ins w:id="153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154" w:author="Author">
        <w:r w:rsidRPr="00375F0C">
          <w:rPr>
            <w:rFonts w:ascii="Trebuchet MS" w:hAnsi="Trebuchet MS"/>
            <w:noProof/>
          </w:rPr>
          <w:delText>was</w:delText>
        </w:r>
      </w:del>
      <w:ins w:id="155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156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157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158" w:author="Author">
        <w:r w:rsidRPr="00375F0C">
          <w:rPr>
            <w:rFonts w:ascii="Trebuchet MS" w:hAnsi="Trebuchet MS"/>
            <w:noProof/>
          </w:rPr>
          <w:delText>,</w:delText>
        </w:r>
      </w:del>
      <w:ins w:id="159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160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161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162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163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164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7:26 </w:t>
      </w:r>
      <w:r w:rsidRPr="00375F0C">
        <w:rPr>
          <w:rFonts w:ascii="Trebuchet MS" w:hAnsi="Trebuchet MS"/>
          <w:noProof/>
        </w:rPr>
        <w:t xml:space="preserve">one gold cup </w:t>
      </w:r>
      <w:del w:id="165" w:author="Author">
        <w:r w:rsidRPr="00375F0C">
          <w:rPr>
            <w:rFonts w:ascii="Trebuchet MS" w:hAnsi="Trebuchet MS"/>
            <w:noProof/>
          </w:rPr>
          <w:delText>of ten</w:delText>
        </w:r>
      </w:del>
      <w:ins w:id="166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7:27 </w:t>
      </w:r>
      <w:r w:rsidRPr="00375F0C">
        <w:rPr>
          <w:rFonts w:ascii="Trebuchet MS" w:hAnsi="Trebuchet MS"/>
          <w:noProof/>
        </w:rPr>
        <w:t xml:space="preserve">one young bull, one ram, </w:t>
      </w:r>
      <w:ins w:id="167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168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7:28 </w:t>
      </w:r>
      <w:r w:rsidRPr="00375F0C">
        <w:rPr>
          <w:rFonts w:ascii="Trebuchet MS" w:hAnsi="Trebuchet MS"/>
          <w:noProof/>
        </w:rPr>
        <w:t xml:space="preserve">one </w:t>
      </w:r>
      <w:del w:id="169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170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7:29 </w:t>
      </w:r>
      <w:r w:rsidRPr="00375F0C">
        <w:rPr>
          <w:rFonts w:ascii="Trebuchet MS" w:hAnsi="Trebuchet MS"/>
          <w:noProof/>
        </w:rPr>
        <w:t>and for a communion sacrifice</w:t>
      </w:r>
      <w:ins w:id="171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172" w:author="Author">
        <w:r w:rsidRPr="00375F0C">
          <w:rPr>
            <w:rFonts w:ascii="Trebuchet MS" w:hAnsi="Trebuchet MS"/>
            <w:noProof/>
          </w:rPr>
          <w:delText>he-</w:delText>
        </w:r>
      </w:del>
      <w:ins w:id="173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174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E·li′ab the son of He′lon.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7:30 </w:t>
      </w:r>
      <w:r w:rsidRPr="00375F0C">
        <w:rPr>
          <w:rFonts w:ascii="Trebuchet MS" w:hAnsi="Trebuchet MS"/>
          <w:noProof/>
        </w:rPr>
        <w:t>On the fourth day</w:t>
      </w:r>
      <w:del w:id="175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176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Reu′ben, E·li′zur the son of Shed′e·ur</w:t>
      </w:r>
      <w:del w:id="177" w:author="Author">
        <w:r w:rsidRPr="00375F0C">
          <w:rPr>
            <w:rFonts w:ascii="Trebuchet MS" w:hAnsi="Trebuchet MS"/>
            <w:noProof/>
          </w:rPr>
          <w:delText>.</w:delText>
        </w:r>
      </w:del>
      <w:ins w:id="178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7:31 </w:t>
      </w:r>
      <w:del w:id="179" w:author="Author">
        <w:r w:rsidRPr="00375F0C">
          <w:rPr>
            <w:rFonts w:ascii="Trebuchet MS" w:hAnsi="Trebuchet MS"/>
            <w:noProof/>
          </w:rPr>
          <w:delText>His</w:delText>
        </w:r>
      </w:del>
      <w:ins w:id="180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181" w:author="Author">
        <w:r w:rsidRPr="00375F0C">
          <w:rPr>
            <w:rFonts w:ascii="Trebuchet MS" w:hAnsi="Trebuchet MS"/>
            <w:noProof/>
          </w:rPr>
          <w:delText>was</w:delText>
        </w:r>
      </w:del>
      <w:ins w:id="182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183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184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185" w:author="Author">
        <w:r w:rsidRPr="00375F0C">
          <w:rPr>
            <w:rFonts w:ascii="Trebuchet MS" w:hAnsi="Trebuchet MS"/>
            <w:noProof/>
          </w:rPr>
          <w:delText>,</w:delText>
        </w:r>
      </w:del>
      <w:ins w:id="186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187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188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189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190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191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7:32 </w:t>
      </w:r>
      <w:r w:rsidRPr="00375F0C">
        <w:rPr>
          <w:rFonts w:ascii="Trebuchet MS" w:hAnsi="Trebuchet MS"/>
          <w:noProof/>
        </w:rPr>
        <w:t xml:space="preserve">one gold cup </w:t>
      </w:r>
      <w:del w:id="192" w:author="Author">
        <w:r w:rsidRPr="00375F0C">
          <w:rPr>
            <w:rFonts w:ascii="Trebuchet MS" w:hAnsi="Trebuchet MS"/>
            <w:noProof/>
          </w:rPr>
          <w:delText>of ten</w:delText>
        </w:r>
      </w:del>
      <w:ins w:id="193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7:33 </w:t>
      </w:r>
      <w:r w:rsidRPr="00375F0C">
        <w:rPr>
          <w:rFonts w:ascii="Trebuchet MS" w:hAnsi="Trebuchet MS"/>
          <w:noProof/>
        </w:rPr>
        <w:t xml:space="preserve">one young bull, one ram, </w:t>
      </w:r>
      <w:ins w:id="194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195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7:34 </w:t>
      </w:r>
      <w:r w:rsidRPr="00375F0C">
        <w:rPr>
          <w:rFonts w:ascii="Trebuchet MS" w:hAnsi="Trebuchet MS"/>
          <w:noProof/>
        </w:rPr>
        <w:t xml:space="preserve">one </w:t>
      </w:r>
      <w:del w:id="196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197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7:35 </w:t>
      </w:r>
      <w:r w:rsidRPr="00375F0C">
        <w:rPr>
          <w:rFonts w:ascii="Trebuchet MS" w:hAnsi="Trebuchet MS"/>
          <w:noProof/>
        </w:rPr>
        <w:t>and for a communion sacrifice</w:t>
      </w:r>
      <w:ins w:id="198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199" w:author="Author">
        <w:r w:rsidRPr="00375F0C">
          <w:rPr>
            <w:rFonts w:ascii="Trebuchet MS" w:hAnsi="Trebuchet MS"/>
            <w:noProof/>
          </w:rPr>
          <w:delText>he-</w:delText>
        </w:r>
      </w:del>
      <w:ins w:id="200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201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E·li′zur the son of Shed′e·ur.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7:36 </w:t>
      </w:r>
      <w:r w:rsidRPr="00375F0C">
        <w:rPr>
          <w:rFonts w:ascii="Trebuchet MS" w:hAnsi="Trebuchet MS"/>
          <w:noProof/>
        </w:rPr>
        <w:t>On the fifth day</w:t>
      </w:r>
      <w:del w:id="202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203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Sim′e·on, She·lu′mi·el the son of Zu·ri·shad′dai</w:t>
      </w:r>
      <w:del w:id="204" w:author="Author">
        <w:r w:rsidRPr="00375F0C">
          <w:rPr>
            <w:rFonts w:ascii="Trebuchet MS" w:hAnsi="Trebuchet MS"/>
            <w:noProof/>
          </w:rPr>
          <w:delText>.</w:delText>
        </w:r>
      </w:del>
      <w:ins w:id="205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7:37 </w:t>
      </w:r>
      <w:del w:id="206" w:author="Author">
        <w:r w:rsidRPr="00375F0C">
          <w:rPr>
            <w:rFonts w:ascii="Trebuchet MS" w:hAnsi="Trebuchet MS"/>
            <w:noProof/>
          </w:rPr>
          <w:delText>His</w:delText>
        </w:r>
      </w:del>
      <w:ins w:id="207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208" w:author="Author">
        <w:r w:rsidRPr="00375F0C">
          <w:rPr>
            <w:rFonts w:ascii="Trebuchet MS" w:hAnsi="Trebuchet MS"/>
            <w:noProof/>
          </w:rPr>
          <w:delText>was</w:delText>
        </w:r>
      </w:del>
      <w:ins w:id="209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210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211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212" w:author="Author">
        <w:r w:rsidRPr="00375F0C">
          <w:rPr>
            <w:rFonts w:ascii="Trebuchet MS" w:hAnsi="Trebuchet MS"/>
            <w:noProof/>
          </w:rPr>
          <w:delText>,</w:delText>
        </w:r>
      </w:del>
      <w:ins w:id="213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214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215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216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217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218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7:38 </w:t>
      </w:r>
      <w:r w:rsidRPr="00375F0C">
        <w:rPr>
          <w:rFonts w:ascii="Trebuchet MS" w:hAnsi="Trebuchet MS"/>
          <w:noProof/>
        </w:rPr>
        <w:t xml:space="preserve">one gold cup </w:t>
      </w:r>
      <w:del w:id="219" w:author="Author">
        <w:r w:rsidRPr="00375F0C">
          <w:rPr>
            <w:rFonts w:ascii="Trebuchet MS" w:hAnsi="Trebuchet MS"/>
            <w:noProof/>
          </w:rPr>
          <w:delText>of ten</w:delText>
        </w:r>
      </w:del>
      <w:ins w:id="220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7:39 </w:t>
      </w:r>
      <w:r w:rsidRPr="00375F0C">
        <w:rPr>
          <w:rFonts w:ascii="Trebuchet MS" w:hAnsi="Trebuchet MS"/>
          <w:noProof/>
        </w:rPr>
        <w:t xml:space="preserve">one young bull, one ram, </w:t>
      </w:r>
      <w:ins w:id="221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222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7:40 </w:t>
      </w:r>
      <w:r w:rsidRPr="00375F0C">
        <w:rPr>
          <w:rFonts w:ascii="Trebuchet MS" w:hAnsi="Trebuchet MS"/>
          <w:noProof/>
        </w:rPr>
        <w:t xml:space="preserve">one </w:t>
      </w:r>
      <w:del w:id="223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224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7:41 </w:t>
      </w:r>
      <w:r w:rsidRPr="00375F0C">
        <w:rPr>
          <w:rFonts w:ascii="Trebuchet MS" w:hAnsi="Trebuchet MS"/>
          <w:noProof/>
        </w:rPr>
        <w:t>and for a communion sacrifice</w:t>
      </w:r>
      <w:ins w:id="225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226" w:author="Author">
        <w:r w:rsidRPr="00375F0C">
          <w:rPr>
            <w:rFonts w:ascii="Trebuchet MS" w:hAnsi="Trebuchet MS"/>
            <w:noProof/>
          </w:rPr>
          <w:delText>he-</w:delText>
        </w:r>
      </w:del>
      <w:ins w:id="227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228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She·lu′mi·el the son of Zu·ri·shad′dai.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7:42 </w:t>
      </w:r>
      <w:r w:rsidRPr="00375F0C">
        <w:rPr>
          <w:rFonts w:ascii="Trebuchet MS" w:hAnsi="Trebuchet MS"/>
          <w:noProof/>
        </w:rPr>
        <w:t>On the sixth day</w:t>
      </w:r>
      <w:del w:id="229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230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Gad, E·li′a·saph the son of Deu′el</w:t>
      </w:r>
      <w:del w:id="231" w:author="Author">
        <w:r w:rsidRPr="00375F0C">
          <w:rPr>
            <w:rFonts w:ascii="Trebuchet MS" w:hAnsi="Trebuchet MS"/>
            <w:noProof/>
          </w:rPr>
          <w:delText>.</w:delText>
        </w:r>
      </w:del>
      <w:ins w:id="232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7:43 </w:t>
      </w:r>
      <w:del w:id="233" w:author="Author">
        <w:r w:rsidRPr="00375F0C">
          <w:rPr>
            <w:rFonts w:ascii="Trebuchet MS" w:hAnsi="Trebuchet MS"/>
            <w:noProof/>
          </w:rPr>
          <w:delText>His</w:delText>
        </w:r>
      </w:del>
      <w:ins w:id="234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235" w:author="Author">
        <w:r w:rsidRPr="00375F0C">
          <w:rPr>
            <w:rFonts w:ascii="Trebuchet MS" w:hAnsi="Trebuchet MS"/>
            <w:noProof/>
          </w:rPr>
          <w:delText>was</w:delText>
        </w:r>
      </w:del>
      <w:ins w:id="236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237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238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239" w:author="Author">
        <w:r w:rsidRPr="00375F0C">
          <w:rPr>
            <w:rFonts w:ascii="Trebuchet MS" w:hAnsi="Trebuchet MS"/>
            <w:noProof/>
          </w:rPr>
          <w:delText>,</w:delText>
        </w:r>
      </w:del>
      <w:ins w:id="240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241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242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243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244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245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7:44 </w:t>
      </w:r>
      <w:r w:rsidRPr="00375F0C">
        <w:rPr>
          <w:rFonts w:ascii="Trebuchet MS" w:hAnsi="Trebuchet MS"/>
          <w:noProof/>
        </w:rPr>
        <w:t xml:space="preserve">one gold cup </w:t>
      </w:r>
      <w:del w:id="246" w:author="Author">
        <w:r w:rsidRPr="00375F0C">
          <w:rPr>
            <w:rFonts w:ascii="Trebuchet MS" w:hAnsi="Trebuchet MS"/>
            <w:noProof/>
          </w:rPr>
          <w:delText>of ten</w:delText>
        </w:r>
      </w:del>
      <w:ins w:id="247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7:45 </w:t>
      </w:r>
      <w:r w:rsidRPr="00375F0C">
        <w:rPr>
          <w:rFonts w:ascii="Trebuchet MS" w:hAnsi="Trebuchet MS"/>
          <w:noProof/>
        </w:rPr>
        <w:t xml:space="preserve">one young bull, one ram, </w:t>
      </w:r>
      <w:ins w:id="248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249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7:46 </w:t>
      </w:r>
      <w:r w:rsidRPr="00375F0C">
        <w:rPr>
          <w:rFonts w:ascii="Trebuchet MS" w:hAnsi="Trebuchet MS"/>
          <w:noProof/>
        </w:rPr>
        <w:t xml:space="preserve">one </w:t>
      </w:r>
      <w:del w:id="250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251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7:47 </w:t>
      </w:r>
      <w:r w:rsidRPr="00375F0C">
        <w:rPr>
          <w:rFonts w:ascii="Trebuchet MS" w:hAnsi="Trebuchet MS"/>
          <w:noProof/>
        </w:rPr>
        <w:t>and for a communion sacrifice</w:t>
      </w:r>
      <w:ins w:id="252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253" w:author="Author">
        <w:r w:rsidRPr="00375F0C">
          <w:rPr>
            <w:rFonts w:ascii="Trebuchet MS" w:hAnsi="Trebuchet MS"/>
            <w:noProof/>
          </w:rPr>
          <w:delText>he-</w:delText>
        </w:r>
      </w:del>
      <w:ins w:id="254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255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E·li′a·saph the son of Deu′el.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7:48 </w:t>
      </w:r>
      <w:r w:rsidRPr="00375F0C">
        <w:rPr>
          <w:rFonts w:ascii="Trebuchet MS" w:hAnsi="Trebuchet MS"/>
          <w:noProof/>
        </w:rPr>
        <w:t>On the seventh day</w:t>
      </w:r>
      <w:del w:id="256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257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E′phra·im, E·lish′a·ma the son of Am·mi′hud</w:t>
      </w:r>
      <w:del w:id="258" w:author="Author">
        <w:r w:rsidRPr="00375F0C">
          <w:rPr>
            <w:rFonts w:ascii="Trebuchet MS" w:hAnsi="Trebuchet MS"/>
            <w:noProof/>
          </w:rPr>
          <w:delText>.</w:delText>
        </w:r>
      </w:del>
      <w:ins w:id="259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7:49 </w:t>
      </w:r>
      <w:del w:id="260" w:author="Author">
        <w:r w:rsidRPr="00375F0C">
          <w:rPr>
            <w:rFonts w:ascii="Trebuchet MS" w:hAnsi="Trebuchet MS"/>
            <w:noProof/>
          </w:rPr>
          <w:delText>His</w:delText>
        </w:r>
      </w:del>
      <w:ins w:id="261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262" w:author="Author">
        <w:r w:rsidRPr="00375F0C">
          <w:rPr>
            <w:rFonts w:ascii="Trebuchet MS" w:hAnsi="Trebuchet MS"/>
            <w:noProof/>
          </w:rPr>
          <w:delText>was</w:delText>
        </w:r>
      </w:del>
      <w:ins w:id="263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264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265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266" w:author="Author">
        <w:r w:rsidRPr="00375F0C">
          <w:rPr>
            <w:rFonts w:ascii="Trebuchet MS" w:hAnsi="Trebuchet MS"/>
            <w:noProof/>
          </w:rPr>
          <w:delText>,</w:delText>
        </w:r>
      </w:del>
      <w:ins w:id="267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268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269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270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271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272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7:50 </w:t>
      </w:r>
      <w:r w:rsidRPr="00375F0C">
        <w:rPr>
          <w:rFonts w:ascii="Trebuchet MS" w:hAnsi="Trebuchet MS"/>
          <w:noProof/>
        </w:rPr>
        <w:t xml:space="preserve">one gold cup </w:t>
      </w:r>
      <w:del w:id="273" w:author="Author">
        <w:r w:rsidRPr="00375F0C">
          <w:rPr>
            <w:rFonts w:ascii="Trebuchet MS" w:hAnsi="Trebuchet MS"/>
            <w:noProof/>
          </w:rPr>
          <w:delText>of ten</w:delText>
        </w:r>
      </w:del>
      <w:ins w:id="274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7:51 </w:t>
      </w:r>
      <w:r w:rsidRPr="00375F0C">
        <w:rPr>
          <w:rFonts w:ascii="Trebuchet MS" w:hAnsi="Trebuchet MS"/>
          <w:noProof/>
        </w:rPr>
        <w:t xml:space="preserve">one young bull, one ram, </w:t>
      </w:r>
      <w:ins w:id="275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276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7:52 </w:t>
      </w:r>
      <w:r w:rsidRPr="00375F0C">
        <w:rPr>
          <w:rFonts w:ascii="Trebuchet MS" w:hAnsi="Trebuchet MS"/>
          <w:noProof/>
        </w:rPr>
        <w:t xml:space="preserve">one </w:t>
      </w:r>
      <w:del w:id="277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278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7:53 </w:t>
      </w:r>
      <w:r w:rsidRPr="00375F0C">
        <w:rPr>
          <w:rFonts w:ascii="Trebuchet MS" w:hAnsi="Trebuchet MS"/>
          <w:noProof/>
        </w:rPr>
        <w:t>and for a communion sacrifice</w:t>
      </w:r>
      <w:ins w:id="279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280" w:author="Author">
        <w:r w:rsidRPr="00375F0C">
          <w:rPr>
            <w:rFonts w:ascii="Trebuchet MS" w:hAnsi="Trebuchet MS"/>
            <w:noProof/>
          </w:rPr>
          <w:delText>he-</w:delText>
        </w:r>
      </w:del>
      <w:ins w:id="281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282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E·lish′a·ma the son of Am·mi′hud.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7:54 </w:t>
      </w:r>
      <w:r w:rsidRPr="00375F0C">
        <w:rPr>
          <w:rFonts w:ascii="Trebuchet MS" w:hAnsi="Trebuchet MS"/>
          <w:noProof/>
        </w:rPr>
        <w:t>On the eighth day</w:t>
      </w:r>
      <w:del w:id="283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284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Ma·nas′seh, Ga·ma′li·el the son of Pe·dah′zur</w:t>
      </w:r>
      <w:del w:id="285" w:author="Author">
        <w:r w:rsidRPr="00375F0C">
          <w:rPr>
            <w:rFonts w:ascii="Trebuchet MS" w:hAnsi="Trebuchet MS"/>
            <w:noProof/>
          </w:rPr>
          <w:delText>.</w:delText>
        </w:r>
      </w:del>
      <w:ins w:id="286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7:55 </w:t>
      </w:r>
      <w:del w:id="287" w:author="Author">
        <w:r w:rsidRPr="00375F0C">
          <w:rPr>
            <w:rFonts w:ascii="Trebuchet MS" w:hAnsi="Trebuchet MS"/>
            <w:noProof/>
          </w:rPr>
          <w:delText>His</w:delText>
        </w:r>
      </w:del>
      <w:ins w:id="288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289" w:author="Author">
        <w:r w:rsidRPr="00375F0C">
          <w:rPr>
            <w:rFonts w:ascii="Trebuchet MS" w:hAnsi="Trebuchet MS"/>
            <w:noProof/>
          </w:rPr>
          <w:delText>was</w:delText>
        </w:r>
      </w:del>
      <w:ins w:id="290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291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292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293" w:author="Author">
        <w:r w:rsidRPr="00375F0C">
          <w:rPr>
            <w:rFonts w:ascii="Trebuchet MS" w:hAnsi="Trebuchet MS"/>
            <w:noProof/>
          </w:rPr>
          <w:delText>,</w:delText>
        </w:r>
      </w:del>
      <w:ins w:id="294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295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296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297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298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299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7:56 </w:t>
      </w:r>
      <w:r w:rsidRPr="00375F0C">
        <w:rPr>
          <w:rFonts w:ascii="Trebuchet MS" w:hAnsi="Trebuchet MS"/>
          <w:noProof/>
        </w:rPr>
        <w:t xml:space="preserve">one gold cup </w:t>
      </w:r>
      <w:del w:id="300" w:author="Author">
        <w:r w:rsidRPr="00375F0C">
          <w:rPr>
            <w:rFonts w:ascii="Trebuchet MS" w:hAnsi="Trebuchet MS"/>
            <w:noProof/>
          </w:rPr>
          <w:delText>of ten</w:delText>
        </w:r>
      </w:del>
      <w:ins w:id="301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7:57 </w:t>
      </w:r>
      <w:r w:rsidRPr="00375F0C">
        <w:rPr>
          <w:rFonts w:ascii="Trebuchet MS" w:hAnsi="Trebuchet MS"/>
          <w:noProof/>
        </w:rPr>
        <w:t xml:space="preserve">one young bull, one ram, </w:t>
      </w:r>
      <w:ins w:id="302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303" w:author="Author">
        <w:r w:rsidRPr="00375F0C" w:rsidDel="003E49B4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7:58 </w:t>
      </w:r>
      <w:r w:rsidRPr="00375F0C">
        <w:rPr>
          <w:rFonts w:ascii="Trebuchet MS" w:hAnsi="Trebuchet MS"/>
          <w:noProof/>
        </w:rPr>
        <w:t xml:space="preserve">one </w:t>
      </w:r>
      <w:del w:id="304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305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7:59 </w:t>
      </w:r>
      <w:r w:rsidRPr="00375F0C">
        <w:rPr>
          <w:rFonts w:ascii="Trebuchet MS" w:hAnsi="Trebuchet MS"/>
          <w:noProof/>
        </w:rPr>
        <w:t>and for a communion sacrifice</w:t>
      </w:r>
      <w:ins w:id="306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307" w:author="Author">
        <w:r w:rsidRPr="00375F0C">
          <w:rPr>
            <w:rFonts w:ascii="Trebuchet MS" w:hAnsi="Trebuchet MS"/>
            <w:noProof/>
          </w:rPr>
          <w:delText>he-</w:delText>
        </w:r>
      </w:del>
      <w:ins w:id="308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309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Ga·ma′li·el the son of Pe·dah′zur.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7:60 </w:t>
      </w:r>
      <w:r w:rsidRPr="00375F0C">
        <w:rPr>
          <w:rFonts w:ascii="Trebuchet MS" w:hAnsi="Trebuchet MS"/>
          <w:noProof/>
        </w:rPr>
        <w:t>On the ninth day</w:t>
      </w:r>
      <w:del w:id="310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311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Benjamin, Ab′i·dan the son of Gid·e·o′ni</w:t>
      </w:r>
      <w:del w:id="312" w:author="Author">
        <w:r w:rsidRPr="00375F0C">
          <w:rPr>
            <w:rFonts w:ascii="Trebuchet MS" w:hAnsi="Trebuchet MS"/>
            <w:noProof/>
          </w:rPr>
          <w:delText>.</w:delText>
        </w:r>
      </w:del>
      <w:ins w:id="313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7:61 </w:t>
      </w:r>
      <w:del w:id="314" w:author="Author">
        <w:r w:rsidRPr="00375F0C">
          <w:rPr>
            <w:rFonts w:ascii="Trebuchet MS" w:hAnsi="Trebuchet MS"/>
            <w:noProof/>
          </w:rPr>
          <w:delText>His</w:delText>
        </w:r>
      </w:del>
      <w:ins w:id="315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316" w:author="Author">
        <w:r w:rsidRPr="00375F0C">
          <w:rPr>
            <w:rFonts w:ascii="Trebuchet MS" w:hAnsi="Trebuchet MS"/>
            <w:noProof/>
          </w:rPr>
          <w:delText>was</w:delText>
        </w:r>
      </w:del>
      <w:ins w:id="317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318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319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320" w:author="Author">
        <w:r w:rsidRPr="00375F0C">
          <w:rPr>
            <w:rFonts w:ascii="Trebuchet MS" w:hAnsi="Trebuchet MS"/>
            <w:noProof/>
          </w:rPr>
          <w:delText>,</w:delText>
        </w:r>
      </w:del>
      <w:ins w:id="321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322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323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324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325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326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7:62 </w:t>
      </w:r>
      <w:r w:rsidRPr="00375F0C">
        <w:rPr>
          <w:rFonts w:ascii="Trebuchet MS" w:hAnsi="Trebuchet MS"/>
          <w:noProof/>
        </w:rPr>
        <w:t xml:space="preserve">one gold cup </w:t>
      </w:r>
      <w:del w:id="327" w:author="Author">
        <w:r w:rsidRPr="00375F0C">
          <w:rPr>
            <w:rFonts w:ascii="Trebuchet MS" w:hAnsi="Trebuchet MS"/>
            <w:noProof/>
          </w:rPr>
          <w:delText>of ten</w:delText>
        </w:r>
      </w:del>
      <w:ins w:id="328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7:63 </w:t>
      </w:r>
      <w:r w:rsidRPr="00375F0C">
        <w:rPr>
          <w:rFonts w:ascii="Trebuchet MS" w:hAnsi="Trebuchet MS"/>
          <w:noProof/>
        </w:rPr>
        <w:t xml:space="preserve">one young bull, one ram, </w:t>
      </w:r>
      <w:ins w:id="329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330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7:64 </w:t>
      </w:r>
      <w:r w:rsidRPr="00375F0C">
        <w:rPr>
          <w:rFonts w:ascii="Trebuchet MS" w:hAnsi="Trebuchet MS"/>
          <w:noProof/>
        </w:rPr>
        <w:t xml:space="preserve">one </w:t>
      </w:r>
      <w:del w:id="331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332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7:65 </w:t>
      </w:r>
      <w:r w:rsidRPr="00375F0C">
        <w:rPr>
          <w:rFonts w:ascii="Trebuchet MS" w:hAnsi="Trebuchet MS"/>
          <w:noProof/>
        </w:rPr>
        <w:t>and for a communion sacrifice</w:t>
      </w:r>
      <w:ins w:id="333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334" w:author="Author">
        <w:r w:rsidRPr="00375F0C">
          <w:rPr>
            <w:rFonts w:ascii="Trebuchet MS" w:hAnsi="Trebuchet MS"/>
            <w:noProof/>
          </w:rPr>
          <w:delText>he-</w:delText>
        </w:r>
      </w:del>
      <w:ins w:id="335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336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Ab′i·dan the son of Gid·e·o′ni.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7:66 </w:t>
      </w:r>
      <w:r w:rsidRPr="00375F0C">
        <w:rPr>
          <w:rFonts w:ascii="Trebuchet MS" w:hAnsi="Trebuchet MS"/>
          <w:noProof/>
        </w:rPr>
        <w:t>On the tenth day</w:t>
      </w:r>
      <w:del w:id="337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338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Dan, A·hi·e′zer the son of Am·mi·shad′dai</w:t>
      </w:r>
      <w:del w:id="339" w:author="Author">
        <w:r w:rsidRPr="00375F0C">
          <w:rPr>
            <w:rFonts w:ascii="Trebuchet MS" w:hAnsi="Trebuchet MS"/>
            <w:noProof/>
          </w:rPr>
          <w:delText>.</w:delText>
        </w:r>
      </w:del>
      <w:ins w:id="340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7:67 </w:t>
      </w:r>
      <w:del w:id="341" w:author="Author">
        <w:r w:rsidRPr="00375F0C">
          <w:rPr>
            <w:rFonts w:ascii="Trebuchet MS" w:hAnsi="Trebuchet MS"/>
            <w:noProof/>
          </w:rPr>
          <w:delText>His</w:delText>
        </w:r>
      </w:del>
      <w:ins w:id="342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343" w:author="Author">
        <w:r w:rsidRPr="00375F0C">
          <w:rPr>
            <w:rFonts w:ascii="Trebuchet MS" w:hAnsi="Trebuchet MS"/>
            <w:noProof/>
          </w:rPr>
          <w:delText>was</w:delText>
        </w:r>
      </w:del>
      <w:ins w:id="344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345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346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347" w:author="Author">
        <w:r w:rsidRPr="00375F0C">
          <w:rPr>
            <w:rFonts w:ascii="Trebuchet MS" w:hAnsi="Trebuchet MS"/>
            <w:noProof/>
          </w:rPr>
          <w:delText>,</w:delText>
        </w:r>
      </w:del>
      <w:ins w:id="348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349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350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351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352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353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7:68 </w:t>
      </w:r>
      <w:r w:rsidRPr="00375F0C">
        <w:rPr>
          <w:rFonts w:ascii="Trebuchet MS" w:hAnsi="Trebuchet MS"/>
          <w:noProof/>
        </w:rPr>
        <w:t xml:space="preserve">one gold cup </w:t>
      </w:r>
      <w:del w:id="354" w:author="Author">
        <w:r w:rsidRPr="00375F0C">
          <w:rPr>
            <w:rFonts w:ascii="Trebuchet MS" w:hAnsi="Trebuchet MS"/>
            <w:noProof/>
          </w:rPr>
          <w:delText>of ten</w:delText>
        </w:r>
      </w:del>
      <w:ins w:id="355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7:69 </w:t>
      </w:r>
      <w:r w:rsidRPr="00375F0C">
        <w:rPr>
          <w:rFonts w:ascii="Trebuchet MS" w:hAnsi="Trebuchet MS"/>
          <w:noProof/>
        </w:rPr>
        <w:t xml:space="preserve">one young bull, one ram, </w:t>
      </w:r>
      <w:ins w:id="356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357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7:70 </w:t>
      </w:r>
      <w:r w:rsidRPr="00375F0C">
        <w:rPr>
          <w:rFonts w:ascii="Trebuchet MS" w:hAnsi="Trebuchet MS"/>
          <w:noProof/>
        </w:rPr>
        <w:t xml:space="preserve">one </w:t>
      </w:r>
      <w:del w:id="358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359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7:71 </w:t>
      </w:r>
      <w:r w:rsidRPr="00375F0C">
        <w:rPr>
          <w:rFonts w:ascii="Trebuchet MS" w:hAnsi="Trebuchet MS"/>
          <w:noProof/>
        </w:rPr>
        <w:t>and for a communion sacrifice</w:t>
      </w:r>
      <w:ins w:id="360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361" w:author="Author">
        <w:r w:rsidRPr="00375F0C">
          <w:rPr>
            <w:rFonts w:ascii="Trebuchet MS" w:hAnsi="Trebuchet MS"/>
            <w:noProof/>
          </w:rPr>
          <w:delText>he-</w:delText>
        </w:r>
      </w:del>
      <w:ins w:id="362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363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A·hi·e′zer the son of Am·mi·shad′dai.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7:72 </w:t>
      </w:r>
      <w:r w:rsidRPr="00375F0C">
        <w:rPr>
          <w:rFonts w:ascii="Trebuchet MS" w:hAnsi="Trebuchet MS"/>
          <w:noProof/>
        </w:rPr>
        <w:t xml:space="preserve">On the </w:t>
      </w:r>
      <w:del w:id="364" w:author="Author">
        <w:r w:rsidRPr="00375F0C">
          <w:rPr>
            <w:rFonts w:ascii="Trebuchet MS" w:hAnsi="Trebuchet MS"/>
            <w:noProof/>
          </w:rPr>
          <w:delText>eleventh</w:delText>
        </w:r>
      </w:del>
      <w:ins w:id="365" w:author="Author">
        <w:r w:rsidRPr="00375F0C">
          <w:rPr>
            <w:rFonts w:ascii="Trebuchet MS" w:hAnsi="Trebuchet MS"/>
            <w:noProof/>
          </w:rPr>
          <w:t>11th</w:t>
        </w:r>
      </w:ins>
      <w:r w:rsidRPr="00375F0C">
        <w:rPr>
          <w:rFonts w:ascii="Trebuchet MS" w:hAnsi="Trebuchet MS"/>
          <w:noProof/>
        </w:rPr>
        <w:t xml:space="preserve"> day</w:t>
      </w:r>
      <w:del w:id="366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367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Ash′er, Pa′gi·el the son of Och′ran</w:t>
      </w:r>
      <w:del w:id="368" w:author="Author">
        <w:r w:rsidRPr="00375F0C">
          <w:rPr>
            <w:rFonts w:ascii="Trebuchet MS" w:hAnsi="Trebuchet MS"/>
            <w:noProof/>
          </w:rPr>
          <w:delText>.</w:delText>
        </w:r>
      </w:del>
      <w:ins w:id="369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7:73 </w:t>
      </w:r>
      <w:del w:id="370" w:author="Author">
        <w:r w:rsidRPr="00375F0C">
          <w:rPr>
            <w:rFonts w:ascii="Trebuchet MS" w:hAnsi="Trebuchet MS"/>
            <w:noProof/>
          </w:rPr>
          <w:delText>His</w:delText>
        </w:r>
      </w:del>
      <w:ins w:id="371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372" w:author="Author">
        <w:r w:rsidRPr="00375F0C">
          <w:rPr>
            <w:rFonts w:ascii="Trebuchet MS" w:hAnsi="Trebuchet MS"/>
            <w:noProof/>
          </w:rPr>
          <w:delText>was</w:delText>
        </w:r>
      </w:del>
      <w:ins w:id="373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374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375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376" w:author="Author">
        <w:r w:rsidRPr="00375F0C">
          <w:rPr>
            <w:rFonts w:ascii="Trebuchet MS" w:hAnsi="Trebuchet MS"/>
            <w:noProof/>
          </w:rPr>
          <w:delText>,</w:delText>
        </w:r>
      </w:del>
      <w:ins w:id="377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378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379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380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381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382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7:74 </w:t>
      </w:r>
      <w:r w:rsidRPr="00375F0C">
        <w:rPr>
          <w:rFonts w:ascii="Trebuchet MS" w:hAnsi="Trebuchet MS"/>
          <w:noProof/>
        </w:rPr>
        <w:t xml:space="preserve">one gold cup </w:t>
      </w:r>
      <w:del w:id="383" w:author="Author">
        <w:r w:rsidRPr="00375F0C">
          <w:rPr>
            <w:rFonts w:ascii="Trebuchet MS" w:hAnsi="Trebuchet MS"/>
            <w:noProof/>
          </w:rPr>
          <w:delText>of ten</w:delText>
        </w:r>
      </w:del>
      <w:ins w:id="384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7:75 </w:t>
      </w:r>
      <w:r w:rsidRPr="00375F0C">
        <w:rPr>
          <w:rFonts w:ascii="Trebuchet MS" w:hAnsi="Trebuchet MS"/>
          <w:noProof/>
        </w:rPr>
        <w:t xml:space="preserve">one young bull, one ram, </w:t>
      </w:r>
      <w:ins w:id="385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386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7:76 </w:t>
      </w:r>
      <w:r w:rsidRPr="00375F0C">
        <w:rPr>
          <w:rFonts w:ascii="Trebuchet MS" w:hAnsi="Trebuchet MS"/>
          <w:noProof/>
        </w:rPr>
        <w:t xml:space="preserve">one </w:t>
      </w:r>
      <w:del w:id="387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388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7:77 </w:t>
      </w:r>
      <w:r w:rsidRPr="00375F0C">
        <w:rPr>
          <w:rFonts w:ascii="Trebuchet MS" w:hAnsi="Trebuchet MS"/>
          <w:noProof/>
        </w:rPr>
        <w:t>and for a communion sacrifice</w:t>
      </w:r>
      <w:ins w:id="389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390" w:author="Author">
        <w:r w:rsidRPr="00375F0C">
          <w:rPr>
            <w:rFonts w:ascii="Trebuchet MS" w:hAnsi="Trebuchet MS"/>
            <w:noProof/>
          </w:rPr>
          <w:delText>he-</w:delText>
        </w:r>
      </w:del>
      <w:ins w:id="391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392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Pa′gi·el the son of Och′ran.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7:78 </w:t>
      </w:r>
      <w:r w:rsidRPr="00375F0C">
        <w:rPr>
          <w:rFonts w:ascii="Trebuchet MS" w:hAnsi="Trebuchet MS"/>
          <w:noProof/>
        </w:rPr>
        <w:t xml:space="preserve">On the </w:t>
      </w:r>
      <w:del w:id="393" w:author="Author">
        <w:r w:rsidRPr="00375F0C">
          <w:rPr>
            <w:rFonts w:ascii="Trebuchet MS" w:hAnsi="Trebuchet MS"/>
            <w:noProof/>
          </w:rPr>
          <w:delText>twelfth</w:delText>
        </w:r>
      </w:del>
      <w:ins w:id="394" w:author="Author">
        <w:r w:rsidRPr="00375F0C">
          <w:rPr>
            <w:rFonts w:ascii="Trebuchet MS" w:hAnsi="Trebuchet MS"/>
            <w:noProof/>
          </w:rPr>
          <w:t>12th</w:t>
        </w:r>
      </w:ins>
      <w:r w:rsidRPr="00375F0C">
        <w:rPr>
          <w:rFonts w:ascii="Trebuchet MS" w:hAnsi="Trebuchet MS"/>
          <w:noProof/>
        </w:rPr>
        <w:t xml:space="preserve"> day</w:t>
      </w:r>
      <w:del w:id="395" w:author="Author">
        <w:r w:rsidRPr="00375F0C">
          <w:rPr>
            <w:rFonts w:ascii="Trebuchet MS" w:hAnsi="Trebuchet MS"/>
            <w:noProof/>
          </w:rPr>
          <w:delText xml:space="preserve"> there was</w:delText>
        </w:r>
      </w:del>
      <w:ins w:id="396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the chieftain for the sons of Naph′ta·li, A·hi′ra the son of E′nan</w:t>
      </w:r>
      <w:del w:id="397" w:author="Author">
        <w:r w:rsidRPr="00375F0C">
          <w:rPr>
            <w:rFonts w:ascii="Trebuchet MS" w:hAnsi="Trebuchet MS"/>
            <w:noProof/>
          </w:rPr>
          <w:delText>.</w:delText>
        </w:r>
      </w:del>
      <w:ins w:id="398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7:79 </w:t>
      </w:r>
      <w:del w:id="399" w:author="Author">
        <w:r w:rsidRPr="00375F0C">
          <w:rPr>
            <w:rFonts w:ascii="Trebuchet MS" w:hAnsi="Trebuchet MS"/>
            <w:noProof/>
          </w:rPr>
          <w:delText>His</w:delText>
        </w:r>
      </w:del>
      <w:ins w:id="400" w:author="Author">
        <w:r w:rsidRPr="00375F0C">
          <w:rPr>
            <w:rFonts w:ascii="Trebuchet MS" w:hAnsi="Trebuchet MS"/>
            <w:noProof/>
          </w:rPr>
          <w:t>made his</w:t>
        </w:r>
      </w:ins>
      <w:r w:rsidRPr="00375F0C">
        <w:rPr>
          <w:rFonts w:ascii="Trebuchet MS" w:hAnsi="Trebuchet MS"/>
          <w:noProof/>
        </w:rPr>
        <w:t xml:space="preserve"> offering </w:t>
      </w:r>
      <w:del w:id="401" w:author="Author">
        <w:r w:rsidRPr="00375F0C">
          <w:rPr>
            <w:rFonts w:ascii="Trebuchet MS" w:hAnsi="Trebuchet MS"/>
            <w:noProof/>
          </w:rPr>
          <w:delText>was</w:delText>
        </w:r>
      </w:del>
      <w:ins w:id="402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one silver dish</w:t>
      </w:r>
      <w:del w:id="403" w:author="Author">
        <w:r w:rsidRPr="00375F0C">
          <w:rPr>
            <w:rFonts w:ascii="Trebuchet MS" w:hAnsi="Trebuchet MS"/>
            <w:noProof/>
          </w:rPr>
          <w:delText>, its weight being a hundred and thirty</w:delText>
        </w:r>
      </w:del>
      <w:ins w:id="404" w:author="Author">
        <w:r w:rsidRPr="00375F0C">
          <w:rPr>
            <w:rFonts w:ascii="Trebuchet MS" w:hAnsi="Trebuchet MS"/>
            <w:noProof/>
          </w:rPr>
          <w:t xml:space="preserve"> weighing 130</w:t>
        </w:r>
      </w:ins>
      <w:r w:rsidRPr="00375F0C">
        <w:rPr>
          <w:rFonts w:ascii="Trebuchet MS" w:hAnsi="Trebuchet MS"/>
          <w:noProof/>
        </w:rPr>
        <w:t xml:space="preserve"> shekels</w:t>
      </w:r>
      <w:del w:id="405" w:author="Author">
        <w:r w:rsidRPr="00375F0C">
          <w:rPr>
            <w:rFonts w:ascii="Trebuchet MS" w:hAnsi="Trebuchet MS"/>
            <w:noProof/>
          </w:rPr>
          <w:delText>,</w:delText>
        </w:r>
      </w:del>
      <w:ins w:id="406" w:author="Author">
        <w:r w:rsidRPr="00375F0C">
          <w:rPr>
            <w:rFonts w:ascii="Trebuchet MS" w:hAnsi="Trebuchet MS"/>
            <w:noProof/>
          </w:rPr>
          <w:t xml:space="preserve"> and</w:t>
        </w:r>
      </w:ins>
      <w:r w:rsidRPr="00375F0C">
        <w:rPr>
          <w:rFonts w:ascii="Trebuchet MS" w:hAnsi="Trebuchet MS"/>
          <w:noProof/>
        </w:rPr>
        <w:t xml:space="preserve"> one silver bowl </w:t>
      </w:r>
      <w:del w:id="407" w:author="Author">
        <w:r w:rsidRPr="00375F0C">
          <w:rPr>
            <w:rFonts w:ascii="Trebuchet MS" w:hAnsi="Trebuchet MS"/>
            <w:noProof/>
          </w:rPr>
          <w:delText>of seventy</w:delText>
        </w:r>
      </w:del>
      <w:ins w:id="408" w:author="Author">
        <w:r w:rsidRPr="00375F0C">
          <w:rPr>
            <w:rFonts w:ascii="Trebuchet MS" w:hAnsi="Trebuchet MS"/>
            <w:noProof/>
          </w:rPr>
          <w:t>weighing 70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409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both of them full of fine flour </w:t>
      </w:r>
      <w:del w:id="410" w:author="Author">
        <w:r w:rsidRPr="00375F0C">
          <w:rPr>
            <w:rFonts w:ascii="Trebuchet MS" w:hAnsi="Trebuchet MS"/>
            <w:noProof/>
          </w:rPr>
          <w:delText>moistened</w:delText>
        </w:r>
      </w:del>
      <w:ins w:id="411" w:author="Author">
        <w:r w:rsidRPr="00375F0C">
          <w:rPr>
            <w:rFonts w:ascii="Trebuchet MS" w:hAnsi="Trebuchet MS"/>
            <w:noProof/>
          </w:rPr>
          <w:t>mixed</w:t>
        </w:r>
      </w:ins>
      <w:r w:rsidRPr="00375F0C">
        <w:rPr>
          <w:rFonts w:ascii="Trebuchet MS" w:hAnsi="Trebuchet MS"/>
          <w:noProof/>
        </w:rPr>
        <w:t xml:space="preserve"> with oil for a grain offering; </w:t>
      </w:r>
      <w:r w:rsidRPr="00375F0C">
        <w:rPr>
          <w:rFonts w:ascii="Trebuchet MS" w:hAnsi="Trebuchet MS"/>
          <w:b/>
          <w:noProof/>
        </w:rPr>
        <w:t xml:space="preserve">7:80 </w:t>
      </w:r>
      <w:r w:rsidRPr="00375F0C">
        <w:rPr>
          <w:rFonts w:ascii="Trebuchet MS" w:hAnsi="Trebuchet MS"/>
          <w:noProof/>
        </w:rPr>
        <w:t xml:space="preserve">one gold cup </w:t>
      </w:r>
      <w:del w:id="412" w:author="Author">
        <w:r w:rsidRPr="00375F0C">
          <w:rPr>
            <w:rFonts w:ascii="Trebuchet MS" w:hAnsi="Trebuchet MS"/>
            <w:noProof/>
          </w:rPr>
          <w:delText>of ten</w:delText>
        </w:r>
      </w:del>
      <w:ins w:id="413" w:author="Author">
        <w:r w:rsidRPr="00375F0C">
          <w:rPr>
            <w:rFonts w:ascii="Trebuchet MS" w:hAnsi="Trebuchet MS"/>
            <w:noProof/>
          </w:rPr>
          <w:t>weighing 10</w:t>
        </w:r>
      </w:ins>
      <w:r w:rsidRPr="00375F0C">
        <w:rPr>
          <w:rFonts w:ascii="Trebuchet MS" w:hAnsi="Trebuchet MS"/>
          <w:noProof/>
        </w:rPr>
        <w:t xml:space="preserve"> shekels, full of incense; </w:t>
      </w:r>
      <w:r w:rsidRPr="00375F0C">
        <w:rPr>
          <w:rFonts w:ascii="Trebuchet MS" w:hAnsi="Trebuchet MS"/>
          <w:b/>
          <w:noProof/>
        </w:rPr>
        <w:t xml:space="preserve">7:81 </w:t>
      </w:r>
      <w:r w:rsidRPr="00375F0C">
        <w:rPr>
          <w:rFonts w:ascii="Trebuchet MS" w:hAnsi="Trebuchet MS"/>
          <w:noProof/>
        </w:rPr>
        <w:t xml:space="preserve">one young bull, one ram, </w:t>
      </w:r>
      <w:ins w:id="414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one male lamb in its first year</w:t>
      </w:r>
      <w:del w:id="415" w:author="Author">
        <w:r w:rsidRPr="00375F0C">
          <w:rPr>
            <w:rFonts w:ascii="Trebuchet MS" w:hAnsi="Trebuchet MS"/>
            <w:noProof/>
          </w:rPr>
          <w:delText>,</w:delText>
        </w:r>
      </w:del>
      <w:r w:rsidRPr="00375F0C">
        <w:rPr>
          <w:rFonts w:ascii="Trebuchet MS" w:hAnsi="Trebuchet MS"/>
          <w:noProof/>
        </w:rPr>
        <w:t xml:space="preserve"> for a burnt offering; </w:t>
      </w:r>
      <w:r w:rsidRPr="00375F0C">
        <w:rPr>
          <w:rFonts w:ascii="Trebuchet MS" w:hAnsi="Trebuchet MS"/>
          <w:b/>
          <w:noProof/>
        </w:rPr>
        <w:t xml:space="preserve">7:82 </w:t>
      </w:r>
      <w:r w:rsidRPr="00375F0C">
        <w:rPr>
          <w:rFonts w:ascii="Trebuchet MS" w:hAnsi="Trebuchet MS"/>
          <w:noProof/>
        </w:rPr>
        <w:t xml:space="preserve">one </w:t>
      </w:r>
      <w:del w:id="416" w:author="Author">
        <w:r w:rsidRPr="00375F0C">
          <w:rPr>
            <w:rFonts w:ascii="Trebuchet MS" w:hAnsi="Trebuchet MS"/>
            <w:noProof/>
          </w:rPr>
          <w:delText>kid of the goats</w:delText>
        </w:r>
      </w:del>
      <w:ins w:id="417" w:author="Author">
        <w:r w:rsidRPr="00375F0C">
          <w:rPr>
            <w:rFonts w:ascii="Trebuchet MS" w:hAnsi="Trebuchet MS"/>
            <w:noProof/>
          </w:rPr>
          <w:t>young goat</w:t>
        </w:r>
      </w:ins>
      <w:r w:rsidRPr="00375F0C">
        <w:rPr>
          <w:rFonts w:ascii="Trebuchet MS" w:hAnsi="Trebuchet MS"/>
          <w:noProof/>
        </w:rPr>
        <w:t xml:space="preserve"> for a sin offering; </w:t>
      </w:r>
      <w:r w:rsidRPr="00375F0C">
        <w:rPr>
          <w:rFonts w:ascii="Trebuchet MS" w:hAnsi="Trebuchet MS"/>
          <w:b/>
          <w:noProof/>
        </w:rPr>
        <w:t xml:space="preserve">7:83 </w:t>
      </w:r>
      <w:r w:rsidRPr="00375F0C">
        <w:rPr>
          <w:rFonts w:ascii="Trebuchet MS" w:hAnsi="Trebuchet MS"/>
          <w:noProof/>
        </w:rPr>
        <w:t>and for a communion sacrifice</w:t>
      </w:r>
      <w:ins w:id="418" w:author="Author">
        <w:r w:rsidRPr="00375F0C">
          <w:rPr>
            <w:rFonts w:ascii="Trebuchet MS" w:hAnsi="Trebuchet MS"/>
            <w:noProof/>
          </w:rPr>
          <w:t>,</w:t>
        </w:r>
      </w:ins>
      <w:r w:rsidRPr="00375F0C">
        <w:rPr>
          <w:rFonts w:ascii="Trebuchet MS" w:hAnsi="Trebuchet MS"/>
          <w:noProof/>
        </w:rPr>
        <w:t xml:space="preserve"> two cattle, five rams, five </w:t>
      </w:r>
      <w:del w:id="419" w:author="Author">
        <w:r w:rsidRPr="00375F0C">
          <w:rPr>
            <w:rFonts w:ascii="Trebuchet MS" w:hAnsi="Trebuchet MS"/>
            <w:noProof/>
          </w:rPr>
          <w:delText>he-</w:delText>
        </w:r>
      </w:del>
      <w:ins w:id="420" w:author="Author">
        <w:r w:rsidRPr="00375F0C">
          <w:rPr>
            <w:rFonts w:ascii="Trebuchet MS" w:hAnsi="Trebuchet MS"/>
            <w:noProof/>
          </w:rPr>
          <w:t xml:space="preserve">male </w:t>
        </w:r>
      </w:ins>
      <w:r w:rsidRPr="00375F0C">
        <w:rPr>
          <w:rFonts w:ascii="Trebuchet MS" w:hAnsi="Trebuchet MS"/>
          <w:noProof/>
        </w:rPr>
        <w:t xml:space="preserve">goats, </w:t>
      </w:r>
      <w:ins w:id="421" w:author="Author">
        <w:r w:rsidRPr="00375F0C">
          <w:rPr>
            <w:rFonts w:ascii="Trebuchet MS" w:hAnsi="Trebuchet MS"/>
            <w:noProof/>
          </w:rPr>
          <w:t xml:space="preserve">and </w:t>
        </w:r>
      </w:ins>
      <w:r w:rsidRPr="00375F0C">
        <w:rPr>
          <w:rFonts w:ascii="Trebuchet MS" w:hAnsi="Trebuchet MS"/>
          <w:noProof/>
        </w:rPr>
        <w:t>five male lambs each a year old. This was the offering of A·hi′ra the son of E′nan.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7:84 </w:t>
      </w:r>
      <w:r w:rsidRPr="00375F0C">
        <w:rPr>
          <w:rFonts w:ascii="Trebuchet MS" w:hAnsi="Trebuchet MS"/>
          <w:noProof/>
        </w:rPr>
        <w:t xml:space="preserve">This was the inauguration offering of the altar </w:t>
      </w:r>
      <w:del w:id="422" w:author="Author">
        <w:r w:rsidRPr="00375F0C">
          <w:rPr>
            <w:rFonts w:ascii="Trebuchet MS" w:hAnsi="Trebuchet MS"/>
            <w:noProof/>
          </w:rPr>
          <w:delText>on the day of its being anointed, on the part of</w:delText>
        </w:r>
      </w:del>
      <w:ins w:id="423" w:author="Author">
        <w:r w:rsidRPr="00375F0C">
          <w:rPr>
            <w:rFonts w:ascii="Trebuchet MS" w:hAnsi="Trebuchet MS"/>
            <w:noProof/>
          </w:rPr>
          <w:t>from</w:t>
        </w:r>
      </w:ins>
      <w:r w:rsidRPr="00375F0C">
        <w:rPr>
          <w:rFonts w:ascii="Trebuchet MS" w:hAnsi="Trebuchet MS"/>
          <w:noProof/>
        </w:rPr>
        <w:t xml:space="preserve"> the chieftains of Israel</w:t>
      </w:r>
      <w:del w:id="424" w:author="Author">
        <w:r w:rsidRPr="00375F0C">
          <w:rPr>
            <w:rFonts w:ascii="Trebuchet MS" w:hAnsi="Trebuchet MS"/>
            <w:noProof/>
          </w:rPr>
          <w:delText>: twelve</w:delText>
        </w:r>
      </w:del>
      <w:ins w:id="425" w:author="Author">
        <w:r w:rsidRPr="00375F0C">
          <w:rPr>
            <w:rFonts w:ascii="Trebuchet MS" w:hAnsi="Trebuchet MS"/>
            <w:noProof/>
          </w:rPr>
          <w:t xml:space="preserve"> when it was anointed: 12</w:t>
        </w:r>
      </w:ins>
      <w:r w:rsidRPr="00375F0C">
        <w:rPr>
          <w:rFonts w:ascii="Trebuchet MS" w:hAnsi="Trebuchet MS"/>
          <w:noProof/>
        </w:rPr>
        <w:t xml:space="preserve"> silver dishes, </w:t>
      </w:r>
      <w:del w:id="426" w:author="Author">
        <w:r w:rsidRPr="00375F0C">
          <w:rPr>
            <w:rFonts w:ascii="Trebuchet MS" w:hAnsi="Trebuchet MS"/>
            <w:noProof/>
          </w:rPr>
          <w:delText>twelve</w:delText>
        </w:r>
      </w:del>
      <w:ins w:id="427" w:author="Author">
        <w:r w:rsidRPr="00375F0C">
          <w:rPr>
            <w:rFonts w:ascii="Trebuchet MS" w:hAnsi="Trebuchet MS"/>
            <w:noProof/>
          </w:rPr>
          <w:t>12</w:t>
        </w:r>
      </w:ins>
      <w:r w:rsidRPr="00375F0C">
        <w:rPr>
          <w:rFonts w:ascii="Trebuchet MS" w:hAnsi="Trebuchet MS"/>
          <w:noProof/>
        </w:rPr>
        <w:t xml:space="preserve"> silver bowls, </w:t>
      </w:r>
      <w:del w:id="428" w:author="Author">
        <w:r w:rsidRPr="00375F0C">
          <w:rPr>
            <w:rFonts w:ascii="Trebuchet MS" w:hAnsi="Trebuchet MS"/>
            <w:noProof/>
          </w:rPr>
          <w:delText>twelve</w:delText>
        </w:r>
      </w:del>
      <w:ins w:id="429" w:author="Author">
        <w:r w:rsidRPr="00375F0C">
          <w:rPr>
            <w:rFonts w:ascii="Trebuchet MS" w:hAnsi="Trebuchet MS"/>
            <w:noProof/>
          </w:rPr>
          <w:t>12</w:t>
        </w:r>
      </w:ins>
      <w:r w:rsidRPr="00375F0C">
        <w:rPr>
          <w:rFonts w:ascii="Trebuchet MS" w:hAnsi="Trebuchet MS"/>
          <w:noProof/>
        </w:rPr>
        <w:t xml:space="preserve"> gold cups; </w:t>
      </w:r>
      <w:r w:rsidRPr="00375F0C">
        <w:rPr>
          <w:rFonts w:ascii="Trebuchet MS" w:hAnsi="Trebuchet MS"/>
          <w:b/>
          <w:noProof/>
        </w:rPr>
        <w:t xml:space="preserve">7:85 </w:t>
      </w:r>
      <w:del w:id="430" w:author="Author">
        <w:r w:rsidRPr="00375F0C">
          <w:rPr>
            <w:rFonts w:ascii="Trebuchet MS" w:hAnsi="Trebuchet MS"/>
            <w:noProof/>
          </w:rPr>
          <w:delText xml:space="preserve">a hundred and thirty shekels to </w:delText>
        </w:r>
      </w:del>
      <w:r w:rsidRPr="00375F0C">
        <w:rPr>
          <w:rFonts w:ascii="Trebuchet MS" w:hAnsi="Trebuchet MS"/>
          <w:noProof/>
        </w:rPr>
        <w:t>each silver dish</w:t>
      </w:r>
      <w:del w:id="431" w:author="Author">
        <w:r w:rsidRPr="00375F0C">
          <w:rPr>
            <w:rFonts w:ascii="Trebuchet MS" w:hAnsi="Trebuchet MS"/>
            <w:noProof/>
          </w:rPr>
          <w:delText>,</w:delText>
        </w:r>
      </w:del>
      <w:ins w:id="432" w:author="Author">
        <w:r w:rsidRPr="00375F0C">
          <w:rPr>
            <w:rFonts w:ascii="Trebuchet MS" w:hAnsi="Trebuchet MS"/>
            <w:noProof/>
          </w:rPr>
          <w:t xml:space="preserve"> weighing 130 shekels</w:t>
        </w:r>
      </w:ins>
      <w:r w:rsidRPr="00375F0C">
        <w:rPr>
          <w:rFonts w:ascii="Trebuchet MS" w:hAnsi="Trebuchet MS"/>
          <w:noProof/>
        </w:rPr>
        <w:t xml:space="preserve"> and </w:t>
      </w:r>
      <w:del w:id="433" w:author="Author">
        <w:r w:rsidRPr="00375F0C">
          <w:rPr>
            <w:rFonts w:ascii="Trebuchet MS" w:hAnsi="Trebuchet MS"/>
            <w:noProof/>
          </w:rPr>
          <w:delText xml:space="preserve">seventy to </w:delText>
        </w:r>
      </w:del>
      <w:r w:rsidRPr="00375F0C">
        <w:rPr>
          <w:rFonts w:ascii="Trebuchet MS" w:hAnsi="Trebuchet MS"/>
          <w:noProof/>
        </w:rPr>
        <w:t>each bowl</w:t>
      </w:r>
      <w:ins w:id="434" w:author="Author">
        <w:r w:rsidRPr="00375F0C">
          <w:rPr>
            <w:rFonts w:ascii="Trebuchet MS" w:hAnsi="Trebuchet MS"/>
            <w:noProof/>
          </w:rPr>
          <w:t xml:space="preserve"> weighing 70 shekels</w:t>
        </w:r>
      </w:ins>
      <w:r w:rsidRPr="00375F0C">
        <w:rPr>
          <w:rFonts w:ascii="Trebuchet MS" w:hAnsi="Trebuchet MS"/>
          <w:noProof/>
        </w:rPr>
        <w:t xml:space="preserve">, all the silver of the vessels </w:t>
      </w:r>
      <w:del w:id="435" w:author="Author">
        <w:r w:rsidRPr="00375F0C">
          <w:rPr>
            <w:rFonts w:ascii="Trebuchet MS" w:hAnsi="Trebuchet MS"/>
            <w:noProof/>
          </w:rPr>
          <w:delText>being two thousand four hundred</w:delText>
        </w:r>
      </w:del>
      <w:ins w:id="436" w:author="Author">
        <w:r w:rsidRPr="00375F0C">
          <w:rPr>
            <w:rFonts w:ascii="Trebuchet MS" w:hAnsi="Trebuchet MS"/>
            <w:noProof/>
          </w:rPr>
          <w:t>amounting to 2,400</w:t>
        </w:r>
      </w:ins>
      <w:r w:rsidRPr="00375F0C">
        <w:rPr>
          <w:rFonts w:ascii="Trebuchet MS" w:hAnsi="Trebuchet MS"/>
          <w:noProof/>
        </w:rPr>
        <w:t xml:space="preserve"> shekels by the </w:t>
      </w:r>
      <w:ins w:id="437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place; </w:t>
      </w:r>
      <w:r w:rsidRPr="00375F0C">
        <w:rPr>
          <w:rFonts w:ascii="Trebuchet MS" w:hAnsi="Trebuchet MS"/>
          <w:b/>
          <w:noProof/>
        </w:rPr>
        <w:t xml:space="preserve">7:86 </w:t>
      </w:r>
      <w:r w:rsidRPr="00375F0C">
        <w:rPr>
          <w:rFonts w:ascii="Trebuchet MS" w:hAnsi="Trebuchet MS"/>
          <w:noProof/>
        </w:rPr>
        <w:t xml:space="preserve">the </w:t>
      </w:r>
      <w:del w:id="438" w:author="Author">
        <w:r w:rsidRPr="00375F0C">
          <w:rPr>
            <w:rFonts w:ascii="Trebuchet MS" w:hAnsi="Trebuchet MS"/>
            <w:noProof/>
          </w:rPr>
          <w:delText>twelve</w:delText>
        </w:r>
      </w:del>
      <w:ins w:id="439" w:author="Author">
        <w:r w:rsidRPr="00375F0C">
          <w:rPr>
            <w:rFonts w:ascii="Trebuchet MS" w:hAnsi="Trebuchet MS"/>
            <w:noProof/>
          </w:rPr>
          <w:t>12</w:t>
        </w:r>
      </w:ins>
      <w:r w:rsidRPr="00375F0C">
        <w:rPr>
          <w:rFonts w:ascii="Trebuchet MS" w:hAnsi="Trebuchet MS"/>
          <w:noProof/>
        </w:rPr>
        <w:t xml:space="preserve"> gold cups full of incense </w:t>
      </w:r>
      <w:del w:id="440" w:author="Author">
        <w:r w:rsidRPr="00375F0C">
          <w:rPr>
            <w:rFonts w:ascii="Trebuchet MS" w:hAnsi="Trebuchet MS"/>
            <w:noProof/>
          </w:rPr>
          <w:delText>being ten</w:delText>
        </w:r>
      </w:del>
      <w:ins w:id="441" w:author="Author">
        <w:r w:rsidRPr="00375F0C">
          <w:rPr>
            <w:rFonts w:ascii="Trebuchet MS" w:hAnsi="Trebuchet MS"/>
            <w:noProof/>
          </w:rPr>
          <w:t>each weighed 10</w:t>
        </w:r>
      </w:ins>
      <w:r w:rsidRPr="00375F0C">
        <w:rPr>
          <w:rFonts w:ascii="Trebuchet MS" w:hAnsi="Trebuchet MS"/>
          <w:noProof/>
        </w:rPr>
        <w:t xml:space="preserve"> shekels </w:t>
      </w:r>
      <w:del w:id="442" w:author="Author">
        <w:r w:rsidRPr="00375F0C">
          <w:rPr>
            <w:rFonts w:ascii="Trebuchet MS" w:hAnsi="Trebuchet MS"/>
            <w:noProof/>
          </w:rPr>
          <w:delText xml:space="preserve">respectively to a cup </w:delText>
        </w:r>
      </w:del>
      <w:r w:rsidRPr="00375F0C">
        <w:rPr>
          <w:rFonts w:ascii="Trebuchet MS" w:hAnsi="Trebuchet MS"/>
          <w:noProof/>
        </w:rPr>
        <w:t xml:space="preserve">by the </w:t>
      </w:r>
      <w:ins w:id="443" w:author="Author">
        <w:r w:rsidRPr="00375F0C">
          <w:rPr>
            <w:rFonts w:ascii="Trebuchet MS" w:hAnsi="Trebuchet MS"/>
            <w:noProof/>
          </w:rPr>
          <w:t xml:space="preserve">standard </w:t>
        </w:r>
      </w:ins>
      <w:r w:rsidRPr="00375F0C">
        <w:rPr>
          <w:rFonts w:ascii="Trebuchet MS" w:hAnsi="Trebuchet MS"/>
          <w:noProof/>
        </w:rPr>
        <w:t xml:space="preserve">shekel of the holy place, all the gold of the cups </w:t>
      </w:r>
      <w:del w:id="444" w:author="Author">
        <w:r w:rsidRPr="00375F0C">
          <w:rPr>
            <w:rFonts w:ascii="Trebuchet MS" w:hAnsi="Trebuchet MS"/>
            <w:noProof/>
          </w:rPr>
          <w:delText>being a hundred and twenty</w:delText>
        </w:r>
      </w:del>
      <w:ins w:id="445" w:author="Author">
        <w:r w:rsidRPr="00375F0C">
          <w:rPr>
            <w:rFonts w:ascii="Trebuchet MS" w:hAnsi="Trebuchet MS"/>
            <w:noProof/>
          </w:rPr>
          <w:t>amounting to 120</w:t>
        </w:r>
      </w:ins>
      <w:r w:rsidRPr="00375F0C">
        <w:rPr>
          <w:rFonts w:ascii="Trebuchet MS" w:hAnsi="Trebuchet MS"/>
          <w:noProof/>
        </w:rPr>
        <w:t xml:space="preserve"> shekels</w:t>
      </w:r>
      <w:del w:id="446" w:author="Author">
        <w:r w:rsidRPr="00375F0C">
          <w:rPr>
            <w:rFonts w:ascii="Trebuchet MS" w:hAnsi="Trebuchet MS"/>
            <w:noProof/>
          </w:rPr>
          <w:delText>;</w:delText>
        </w:r>
      </w:del>
      <w:ins w:id="447" w:author="Author">
        <w:r w:rsidRPr="00375F0C">
          <w:rPr>
            <w:rFonts w:ascii="Trebuchet MS" w:hAnsi="Trebuchet MS"/>
            <w:noProof/>
          </w:rPr>
          <w:t>.</w:t>
        </w:r>
      </w:ins>
      <w:r w:rsidRPr="00375F0C">
        <w:rPr>
          <w:rFonts w:ascii="Trebuchet MS" w:hAnsi="Trebuchet MS"/>
          <w:noProof/>
        </w:rPr>
        <w:t xml:space="preserve"> </w:t>
      </w:r>
      <w:r w:rsidRPr="00375F0C">
        <w:rPr>
          <w:rFonts w:ascii="Trebuchet MS" w:hAnsi="Trebuchet MS"/>
          <w:b/>
          <w:noProof/>
        </w:rPr>
        <w:t xml:space="preserve">7:87 </w:t>
      </w:r>
      <w:del w:id="448" w:author="Author">
        <w:r w:rsidRPr="00375F0C">
          <w:rPr>
            <w:rFonts w:ascii="Trebuchet MS" w:hAnsi="Trebuchet MS"/>
            <w:noProof/>
          </w:rPr>
          <w:delText>all</w:delText>
        </w:r>
      </w:del>
      <w:ins w:id="449" w:author="Author">
        <w:r w:rsidRPr="00375F0C">
          <w:rPr>
            <w:rFonts w:ascii="Trebuchet MS" w:hAnsi="Trebuchet MS"/>
            <w:noProof/>
          </w:rPr>
          <w:t>All</w:t>
        </w:r>
      </w:ins>
      <w:r w:rsidRPr="00375F0C">
        <w:rPr>
          <w:rFonts w:ascii="Trebuchet MS" w:hAnsi="Trebuchet MS"/>
          <w:noProof/>
        </w:rPr>
        <w:t xml:space="preserve"> the cattle for the burnt offering </w:t>
      </w:r>
      <w:del w:id="450" w:author="Author">
        <w:r w:rsidRPr="00375F0C">
          <w:rPr>
            <w:rFonts w:ascii="Trebuchet MS" w:hAnsi="Trebuchet MS"/>
            <w:noProof/>
          </w:rPr>
          <w:delText>being twelve</w:delText>
        </w:r>
      </w:del>
      <w:ins w:id="451" w:author="Author">
        <w:r w:rsidRPr="00375F0C">
          <w:rPr>
            <w:rFonts w:ascii="Trebuchet MS" w:hAnsi="Trebuchet MS"/>
            <w:noProof/>
          </w:rPr>
          <w:t>were 12</w:t>
        </w:r>
      </w:ins>
      <w:r w:rsidRPr="00375F0C">
        <w:rPr>
          <w:rFonts w:ascii="Trebuchet MS" w:hAnsi="Trebuchet MS"/>
          <w:noProof/>
        </w:rPr>
        <w:t xml:space="preserve"> bulls, </w:t>
      </w:r>
      <w:del w:id="452" w:author="Author">
        <w:r w:rsidRPr="00375F0C">
          <w:rPr>
            <w:rFonts w:ascii="Trebuchet MS" w:hAnsi="Trebuchet MS"/>
            <w:noProof/>
          </w:rPr>
          <w:delText>twelve</w:delText>
        </w:r>
      </w:del>
      <w:ins w:id="453" w:author="Author">
        <w:r w:rsidRPr="00375F0C">
          <w:rPr>
            <w:rFonts w:ascii="Trebuchet MS" w:hAnsi="Trebuchet MS"/>
            <w:noProof/>
          </w:rPr>
          <w:t>12</w:t>
        </w:r>
      </w:ins>
      <w:r w:rsidRPr="00375F0C">
        <w:rPr>
          <w:rFonts w:ascii="Trebuchet MS" w:hAnsi="Trebuchet MS"/>
          <w:noProof/>
        </w:rPr>
        <w:t xml:space="preserve"> rams, </w:t>
      </w:r>
      <w:del w:id="454" w:author="Author">
        <w:r w:rsidRPr="00375F0C">
          <w:rPr>
            <w:rFonts w:ascii="Trebuchet MS" w:hAnsi="Trebuchet MS"/>
            <w:noProof/>
          </w:rPr>
          <w:delText>twelve</w:delText>
        </w:r>
      </w:del>
      <w:ins w:id="455" w:author="Author">
        <w:r w:rsidRPr="00375F0C">
          <w:rPr>
            <w:rFonts w:ascii="Trebuchet MS" w:hAnsi="Trebuchet MS"/>
            <w:noProof/>
          </w:rPr>
          <w:t>12</w:t>
        </w:r>
      </w:ins>
      <w:r w:rsidRPr="00375F0C">
        <w:rPr>
          <w:rFonts w:ascii="Trebuchet MS" w:hAnsi="Trebuchet MS"/>
          <w:noProof/>
        </w:rPr>
        <w:t xml:space="preserve"> male lambs each a year old and their grain offerings, and </w:t>
      </w:r>
      <w:del w:id="456" w:author="Author">
        <w:r w:rsidRPr="00375F0C">
          <w:rPr>
            <w:rFonts w:ascii="Trebuchet MS" w:hAnsi="Trebuchet MS"/>
            <w:noProof/>
          </w:rPr>
          <w:delText>twelve kids of the</w:delText>
        </w:r>
      </w:del>
      <w:ins w:id="457" w:author="Author">
        <w:r w:rsidRPr="00375F0C">
          <w:rPr>
            <w:rFonts w:ascii="Trebuchet MS" w:hAnsi="Trebuchet MS"/>
            <w:noProof/>
          </w:rPr>
          <w:t>12 young</w:t>
        </w:r>
      </w:ins>
      <w:r w:rsidRPr="00375F0C">
        <w:rPr>
          <w:rFonts w:ascii="Trebuchet MS" w:hAnsi="Trebuchet MS"/>
          <w:noProof/>
        </w:rPr>
        <w:t xml:space="preserve"> goats for a sin offering; </w:t>
      </w:r>
      <w:r w:rsidRPr="00375F0C">
        <w:rPr>
          <w:rFonts w:ascii="Trebuchet MS" w:hAnsi="Trebuchet MS"/>
          <w:b/>
          <w:noProof/>
        </w:rPr>
        <w:t xml:space="preserve">7:88 </w:t>
      </w:r>
      <w:r w:rsidRPr="00375F0C">
        <w:rPr>
          <w:rFonts w:ascii="Trebuchet MS" w:hAnsi="Trebuchet MS"/>
          <w:noProof/>
        </w:rPr>
        <w:t xml:space="preserve">and all the cattle of the communion sacrifice </w:t>
      </w:r>
      <w:del w:id="458" w:author="Author">
        <w:r w:rsidRPr="00375F0C">
          <w:rPr>
            <w:rFonts w:ascii="Trebuchet MS" w:hAnsi="Trebuchet MS"/>
            <w:noProof/>
          </w:rPr>
          <w:delText>being twenty-four</w:delText>
        </w:r>
      </w:del>
      <w:ins w:id="459" w:author="Author">
        <w:r w:rsidRPr="00375F0C">
          <w:rPr>
            <w:rFonts w:ascii="Trebuchet MS" w:hAnsi="Trebuchet MS"/>
            <w:noProof/>
          </w:rPr>
          <w:t>amounted to 24</w:t>
        </w:r>
      </w:ins>
      <w:r w:rsidRPr="00375F0C">
        <w:rPr>
          <w:rFonts w:ascii="Trebuchet MS" w:hAnsi="Trebuchet MS"/>
          <w:noProof/>
        </w:rPr>
        <w:t xml:space="preserve"> bulls, </w:t>
      </w:r>
      <w:del w:id="460" w:author="Author">
        <w:r w:rsidRPr="00375F0C">
          <w:rPr>
            <w:rFonts w:ascii="Trebuchet MS" w:hAnsi="Trebuchet MS"/>
            <w:noProof/>
          </w:rPr>
          <w:delText>sixty</w:delText>
        </w:r>
      </w:del>
      <w:ins w:id="461" w:author="Author">
        <w:r w:rsidRPr="00375F0C">
          <w:rPr>
            <w:rFonts w:ascii="Trebuchet MS" w:hAnsi="Trebuchet MS"/>
            <w:noProof/>
          </w:rPr>
          <w:t>60</w:t>
        </w:r>
      </w:ins>
      <w:r w:rsidRPr="00375F0C">
        <w:rPr>
          <w:rFonts w:ascii="Trebuchet MS" w:hAnsi="Trebuchet MS"/>
          <w:noProof/>
        </w:rPr>
        <w:t xml:space="preserve"> rams, </w:t>
      </w:r>
      <w:del w:id="462" w:author="Author">
        <w:r w:rsidRPr="00375F0C">
          <w:rPr>
            <w:rFonts w:ascii="Trebuchet MS" w:hAnsi="Trebuchet MS"/>
            <w:noProof/>
          </w:rPr>
          <w:delText>sixty he-</w:delText>
        </w:r>
      </w:del>
      <w:ins w:id="463" w:author="Author">
        <w:r w:rsidRPr="00375F0C">
          <w:rPr>
            <w:rFonts w:ascii="Trebuchet MS" w:hAnsi="Trebuchet MS"/>
            <w:noProof/>
          </w:rPr>
          <w:t xml:space="preserve">60 male </w:t>
        </w:r>
      </w:ins>
      <w:r w:rsidRPr="00375F0C">
        <w:rPr>
          <w:rFonts w:ascii="Trebuchet MS" w:hAnsi="Trebuchet MS"/>
          <w:noProof/>
        </w:rPr>
        <w:t xml:space="preserve">goats, </w:t>
      </w:r>
      <w:del w:id="464" w:author="Author">
        <w:r w:rsidRPr="00375F0C">
          <w:rPr>
            <w:rFonts w:ascii="Trebuchet MS" w:hAnsi="Trebuchet MS"/>
            <w:noProof/>
          </w:rPr>
          <w:delText>sixty</w:delText>
        </w:r>
      </w:del>
      <w:ins w:id="465" w:author="Author">
        <w:r w:rsidRPr="00375F0C">
          <w:rPr>
            <w:rFonts w:ascii="Trebuchet MS" w:hAnsi="Trebuchet MS"/>
            <w:noProof/>
          </w:rPr>
          <w:t>and 60</w:t>
        </w:r>
      </w:ins>
      <w:r w:rsidRPr="00375F0C">
        <w:rPr>
          <w:rFonts w:ascii="Trebuchet MS" w:hAnsi="Trebuchet MS"/>
          <w:noProof/>
        </w:rPr>
        <w:t xml:space="preserve"> male lambs each a year old. This was the inauguration offering of the altar after </w:t>
      </w:r>
      <w:del w:id="466" w:author="Author">
        <w:r w:rsidRPr="00375F0C">
          <w:rPr>
            <w:rFonts w:ascii="Trebuchet MS" w:hAnsi="Trebuchet MS"/>
            <w:noProof/>
          </w:rPr>
          <w:delText>its being</w:delText>
        </w:r>
      </w:del>
      <w:ins w:id="467" w:author="Author">
        <w:r w:rsidRPr="00375F0C">
          <w:rPr>
            <w:rFonts w:ascii="Trebuchet MS" w:hAnsi="Trebuchet MS"/>
            <w:noProof/>
          </w:rPr>
          <w:t>it was</w:t>
        </w:r>
      </w:ins>
      <w:r w:rsidRPr="00375F0C">
        <w:rPr>
          <w:rFonts w:ascii="Trebuchet MS" w:hAnsi="Trebuchet MS"/>
          <w:noProof/>
        </w:rPr>
        <w:t xml:space="preserve"> anointed.</w:t>
      </w:r>
    </w:p>
    <w:p w:rsidR="00F232D4" w:rsidRPr="00375F0C" w:rsidRDefault="00F232D4" w:rsidP="00F232D4">
      <w:pPr>
        <w:rPr>
          <w:rFonts w:ascii="Trebuchet MS" w:hAnsi="Trebuchet MS"/>
          <w:noProof/>
        </w:rPr>
      </w:pPr>
      <w:r w:rsidRPr="00375F0C">
        <w:rPr>
          <w:rFonts w:ascii="Trebuchet MS" w:hAnsi="Trebuchet MS"/>
          <w:b/>
        </w:rPr>
        <w:t xml:space="preserve">7:89 </w:t>
      </w:r>
      <w:del w:id="468" w:author="Author">
        <w:r w:rsidRPr="00375F0C">
          <w:rPr>
            <w:rFonts w:ascii="Trebuchet MS" w:hAnsi="Trebuchet MS"/>
            <w:noProof/>
          </w:rPr>
          <w:delText>Now whenever</w:delText>
        </w:r>
      </w:del>
      <w:ins w:id="469" w:author="Author">
        <w:r w:rsidRPr="00375F0C">
          <w:rPr>
            <w:rFonts w:ascii="Trebuchet MS" w:hAnsi="Trebuchet MS"/>
            <w:noProof/>
          </w:rPr>
          <w:t>Whenever</w:t>
        </w:r>
      </w:ins>
      <w:r w:rsidRPr="00375F0C">
        <w:rPr>
          <w:rFonts w:ascii="Trebuchet MS" w:hAnsi="Trebuchet MS"/>
          <w:noProof/>
        </w:rPr>
        <w:t xml:space="preserve"> Moses went into the tent of meeting to speak with </w:t>
      </w:r>
      <w:del w:id="470" w:author="Author">
        <w:r w:rsidRPr="00375F0C">
          <w:rPr>
            <w:rFonts w:ascii="Trebuchet MS" w:hAnsi="Trebuchet MS"/>
            <w:noProof/>
          </w:rPr>
          <w:delText>him, then</w:delText>
        </w:r>
      </w:del>
      <w:ins w:id="471" w:author="Author">
        <w:r w:rsidRPr="00375F0C">
          <w:rPr>
            <w:rFonts w:ascii="Trebuchet MS" w:hAnsi="Trebuchet MS"/>
            <w:noProof/>
          </w:rPr>
          <w:t>God,</w:t>
        </w:r>
        <w:r w:rsidRPr="00375F0C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375F0C">
        <w:rPr>
          <w:rFonts w:ascii="Trebuchet MS" w:hAnsi="Trebuchet MS"/>
          <w:noProof/>
        </w:rPr>
        <w:t xml:space="preserve"> he would hear the voice conversing with him from above the cover </w:t>
      </w:r>
      <w:del w:id="474" w:author="Author">
        <w:r w:rsidRPr="00375F0C">
          <w:rPr>
            <w:rFonts w:ascii="Trebuchet MS" w:hAnsi="Trebuchet MS"/>
            <w:noProof/>
          </w:rPr>
          <w:delText>that was upon</w:delText>
        </w:r>
      </w:del>
      <w:ins w:id="475" w:author="Author">
        <w:r w:rsidRPr="00375F0C">
          <w:rPr>
            <w:rFonts w:ascii="Trebuchet MS" w:hAnsi="Trebuchet MS"/>
            <w:noProof/>
          </w:rPr>
          <w:t>of</w:t>
        </w:r>
      </w:ins>
      <w:r w:rsidRPr="00375F0C">
        <w:rPr>
          <w:rFonts w:ascii="Trebuchet MS" w:hAnsi="Trebuchet MS"/>
          <w:noProof/>
        </w:rPr>
        <w:t xml:space="preserve"> the ark of the </w:t>
      </w:r>
      <w:del w:id="476" w:author="Author">
        <w:r w:rsidRPr="00375F0C">
          <w:rPr>
            <w:rFonts w:ascii="Trebuchet MS" w:hAnsi="Trebuchet MS"/>
            <w:noProof/>
          </w:rPr>
          <w:delText>testimony</w:delText>
        </w:r>
      </w:del>
      <w:ins w:id="477" w:author="Author">
        <w:r w:rsidRPr="00375F0C">
          <w:rPr>
            <w:rFonts w:ascii="Trebuchet MS" w:hAnsi="Trebuchet MS"/>
            <w:noProof/>
          </w:rPr>
          <w:t>Testimony</w:t>
        </w:r>
      </w:ins>
      <w:r w:rsidRPr="00375F0C">
        <w:rPr>
          <w:rFonts w:ascii="Trebuchet MS" w:hAnsi="Trebuchet MS"/>
          <w:noProof/>
        </w:rPr>
        <w:t xml:space="preserve">, from between the two cherubs; and </w:t>
      </w:r>
      <w:del w:id="478" w:author="Author">
        <w:r w:rsidRPr="00375F0C">
          <w:rPr>
            <w:rFonts w:ascii="Trebuchet MS" w:hAnsi="Trebuchet MS"/>
            <w:noProof/>
          </w:rPr>
          <w:delText>he</w:delText>
        </w:r>
      </w:del>
      <w:ins w:id="479" w:author="Author">
        <w:r w:rsidRPr="00375F0C">
          <w:rPr>
            <w:rFonts w:ascii="Trebuchet MS" w:hAnsi="Trebuchet MS"/>
            <w:noProof/>
          </w:rPr>
          <w:t>God</w:t>
        </w:r>
      </w:ins>
      <w:r w:rsidRPr="00375F0C">
        <w:rPr>
          <w:rFonts w:ascii="Trebuchet MS" w:hAnsi="Trebuchet MS"/>
          <w:noProof/>
        </w:rPr>
        <w:t xml:space="preserve"> would speak to him.</w:t>
      </w:r>
    </w:p>
    <w:p w:rsidR="00F232D4" w:rsidRPr="00375F0C" w:rsidRDefault="00F232D4" w:rsidP="00F232D4">
      <w:pPr>
        <w:rPr>
          <w:rFonts w:ascii="Trebuchet MS" w:hAnsi="Trebuchet MS"/>
          <w:b/>
        </w:rPr>
      </w:pPr>
    </w:p>
    <w:p w:rsidR="00762BCB" w:rsidRPr="00F232D4" w:rsidRDefault="00762BCB" w:rsidP="00F232D4"/>
    <w:sectPr w:rsidR="00762BCB" w:rsidRPr="00F232D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0DA3" w:rsidRDefault="00810DA3">
      <w:r>
        <w:separator/>
      </w:r>
    </w:p>
  </w:endnote>
  <w:endnote w:type="continuationSeparator" w:id="0">
    <w:p w:rsidR="00810DA3" w:rsidRDefault="00810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0DA3" w:rsidRDefault="00810DA3">
      <w:r>
        <w:separator/>
      </w:r>
    </w:p>
  </w:footnote>
  <w:footnote w:type="continuationSeparator" w:id="0">
    <w:p w:rsidR="00810DA3" w:rsidRDefault="00810DA3">
      <w:r>
        <w:continuationSeparator/>
      </w:r>
    </w:p>
  </w:footnote>
  <w:footnote w:id="1">
    <w:p w:rsidR="00F232D4" w:rsidRPr="00375F0C" w:rsidRDefault="00F232D4" w:rsidP="00375F0C">
      <w:pPr>
        <w:pStyle w:val="FootnoteText"/>
        <w:spacing w:after="96"/>
        <w:ind w:firstLine="288"/>
        <w:rPr>
          <w:ins w:id="35" w:author="Author"/>
        </w:rPr>
      </w:pPr>
      <w:ins w:id="36" w:author="Author">
        <w:r w:rsidRPr="00375F0C">
          <w:rPr>
            <w:rStyle w:val="FootnoteReference"/>
          </w:rPr>
          <w:footnoteRef/>
        </w:r>
        <w:r w:rsidRPr="00375F0C">
          <w:t xml:space="preserve"> </w:t>
        </w:r>
        <w:r w:rsidRPr="00375F0C">
          <w:rPr>
            <w:b/>
          </w:rPr>
          <w:t xml:space="preserve">7:3 </w:t>
        </w:r>
        <w:r w:rsidRPr="00375F0C">
          <w:t>Or “an ox.”</w:t>
        </w:r>
      </w:ins>
    </w:p>
  </w:footnote>
  <w:footnote w:id="2">
    <w:p w:rsidR="00F232D4" w:rsidRPr="00375F0C" w:rsidRDefault="00F232D4" w:rsidP="00375F0C">
      <w:pPr>
        <w:pStyle w:val="FootnoteText"/>
        <w:spacing w:after="96"/>
        <w:ind w:firstLine="288"/>
        <w:rPr>
          <w:ins w:id="77" w:author="Author"/>
        </w:rPr>
      </w:pPr>
      <w:ins w:id="78" w:author="Author">
        <w:r w:rsidRPr="00375F0C">
          <w:rPr>
            <w:rStyle w:val="FootnoteReference"/>
          </w:rPr>
          <w:footnoteRef/>
        </w:r>
        <w:r w:rsidRPr="00375F0C">
          <w:t xml:space="preserve"> </w:t>
        </w:r>
        <w:r w:rsidRPr="00375F0C">
          <w:rPr>
            <w:b/>
          </w:rPr>
          <w:t xml:space="preserve">7:10 </w:t>
        </w:r>
        <w:r w:rsidRPr="00375F0C">
          <w:t>Or “dedication.”</w:t>
        </w:r>
      </w:ins>
    </w:p>
  </w:footnote>
  <w:footnote w:id="3">
    <w:p w:rsidR="00F232D4" w:rsidRPr="00375F0C" w:rsidRDefault="00F232D4" w:rsidP="00375F0C">
      <w:pPr>
        <w:pStyle w:val="FootnoteText"/>
        <w:spacing w:after="96"/>
        <w:ind w:firstLine="288"/>
        <w:rPr>
          <w:ins w:id="106" w:author="Author"/>
        </w:rPr>
      </w:pPr>
      <w:ins w:id="107" w:author="Author">
        <w:r w:rsidRPr="00375F0C">
          <w:rPr>
            <w:rStyle w:val="FootnoteReference"/>
          </w:rPr>
          <w:footnoteRef/>
        </w:r>
        <w:r w:rsidRPr="00375F0C">
          <w:t xml:space="preserve"> </w:t>
        </w:r>
        <w:r w:rsidRPr="00375F0C">
          <w:rPr>
            <w:b/>
          </w:rPr>
          <w:t xml:space="preserve">7:13 </w:t>
        </w:r>
        <w:r w:rsidRPr="00375F0C">
          <w:t>A shekel equaled 11.4 g (0.367 oz t). See App. B14.</w:t>
        </w:r>
      </w:ins>
    </w:p>
  </w:footnote>
  <w:footnote w:id="4">
    <w:p w:rsidR="00F232D4" w:rsidRPr="00375F0C" w:rsidRDefault="00F232D4" w:rsidP="00375F0C">
      <w:pPr>
        <w:pStyle w:val="FootnoteText"/>
        <w:spacing w:after="96"/>
        <w:ind w:firstLine="288"/>
        <w:rPr>
          <w:ins w:id="112" w:author="Author"/>
        </w:rPr>
      </w:pPr>
      <w:ins w:id="113" w:author="Author">
        <w:r w:rsidRPr="00375F0C">
          <w:rPr>
            <w:rStyle w:val="FootnoteReference"/>
          </w:rPr>
          <w:footnoteRef/>
        </w:r>
        <w:r w:rsidRPr="00375F0C">
          <w:t xml:space="preserve"> </w:t>
        </w:r>
        <w:r w:rsidRPr="00375F0C">
          <w:rPr>
            <w:b/>
          </w:rPr>
          <w:t xml:space="preserve">7:13 </w:t>
        </w:r>
        <w:r w:rsidRPr="00375F0C">
          <w:t>Or “by the holy shekel.”</w:t>
        </w:r>
      </w:ins>
    </w:p>
  </w:footnote>
  <w:footnote w:id="5">
    <w:p w:rsidR="00F232D4" w:rsidRPr="00375F0C" w:rsidRDefault="00F232D4" w:rsidP="00375F0C">
      <w:pPr>
        <w:pStyle w:val="FootnoteText"/>
        <w:spacing w:after="96"/>
        <w:ind w:firstLine="288"/>
        <w:rPr>
          <w:ins w:id="118" w:author="Author"/>
        </w:rPr>
      </w:pPr>
      <w:ins w:id="119" w:author="Author">
        <w:r w:rsidRPr="00375F0C">
          <w:rPr>
            <w:rStyle w:val="FootnoteReference"/>
          </w:rPr>
          <w:footnoteRef/>
        </w:r>
        <w:r w:rsidRPr="00375F0C">
          <w:t xml:space="preserve"> </w:t>
        </w:r>
        <w:r w:rsidRPr="00375F0C">
          <w:rPr>
            <w:b/>
          </w:rPr>
          <w:t xml:space="preserve">7:14 </w:t>
        </w:r>
        <w:r w:rsidRPr="00375F0C">
          <w:t>Or “small bowl.”</w:t>
        </w:r>
      </w:ins>
    </w:p>
  </w:footnote>
  <w:footnote w:id="6">
    <w:p w:rsidR="00F232D4" w:rsidRPr="00375F0C" w:rsidRDefault="00F232D4" w:rsidP="00375F0C">
      <w:pPr>
        <w:pStyle w:val="FootnoteText"/>
        <w:spacing w:after="96"/>
        <w:ind w:firstLine="288"/>
        <w:rPr>
          <w:ins w:id="472" w:author="Author"/>
        </w:rPr>
      </w:pPr>
      <w:ins w:id="473" w:author="Author">
        <w:r w:rsidRPr="00375F0C">
          <w:rPr>
            <w:rStyle w:val="FootnoteReference"/>
          </w:rPr>
          <w:footnoteRef/>
        </w:r>
        <w:r w:rsidRPr="00375F0C">
          <w:t xml:space="preserve"> </w:t>
        </w:r>
        <w:r w:rsidRPr="00375F0C">
          <w:rPr>
            <w:b/>
          </w:rPr>
          <w:t xml:space="preserve">7:89 </w:t>
        </w:r>
        <w:r w:rsidRPr="00375F0C">
          <w:t>Lit., “him.”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134CE">
        <w:t>Numbers Chapter 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134CE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134CE">
      <w:rPr>
        <w:noProof/>
        <w:snapToGrid w:val="0"/>
      </w:rPr>
      <w:t>Numbers 07.Revised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C134CE">
        <w:t>Numbers Chapter 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134CE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134CE">
      <w:rPr>
        <w:noProof/>
        <w:snapToGrid w:val="0"/>
      </w:rPr>
      <w:t>Numbers 07.Revised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134CE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134C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134CE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134C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A3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10DA3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134CE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232D4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E6A7B34-B048-4BA8-A764-967C880960A9}"/>
  <w:attachedTemplate r:id="R6a0d0f4de70643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232D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32D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232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a0d0f4de70643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2366</ap:Words>
  <ap:Characters>10390</ap:Characters>
  <ap:Application>Microsoft Office Word</ap:Application>
  <ap:DocSecurity>0</ap:DocSecurity>
  <ap:Lines>170</ap:Lines>
  <ap:Paragraphs>24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12732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7</dc:title>
  <dc:subject/>
  <dc:creator>Matthew Calleja</dc:creator>
  <cp:keywords/>
  <dc:description/>
  <cp:lastModifiedBy>Calleja, Matthew</cp:lastModifiedBy>
  <cp:revision>3</cp:revision>
  <dcterms:created xsi:type="dcterms:W3CDTF">2020-12-29T08:28:00Z</dcterms:created>
  <dcterms:modified xsi:type="dcterms:W3CDTF">2020-12-29T08:28:00Z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07.docx</vt:lpwstr>
  </property>
  <property fmtid="{D5CDD505-2E9C-101B-9397-08002B2CF9AE}" pid="9" name="_TranslationDocumentId">
    <vt:i4>19454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4007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