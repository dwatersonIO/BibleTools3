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1417C" w:rsidRPr="00F65C27" w:rsidRDefault="0001417C" w:rsidP="0001417C">
      <w:pPr>
        <w:rPr>
          <w:rFonts w:ascii="Trebuchet MS" w:hAnsi="Trebuchet MS"/>
          <w:noProof/>
        </w:rPr>
      </w:pPr>
      <w:bookmarkStart w:id="0" w:name="_GoBack"/>
      <w:bookmarkEnd w:id="0"/>
      <w:r w:rsidRPr="00F65C27">
        <w:rPr>
          <w:rFonts w:ascii="Trebuchet MS" w:hAnsi="Trebuchet MS"/>
          <w:b/>
        </w:rPr>
        <w:t xml:space="preserve">36:1 </w:t>
      </w:r>
      <w:del w:id="1" w:author="Author">
        <w:r w:rsidRPr="00F65C27">
          <w:rPr>
            <w:rFonts w:ascii="Trebuchet MS" w:hAnsi="Trebuchet MS"/>
            <w:noProof/>
          </w:rPr>
          <w:delText>And the</w:delText>
        </w:r>
      </w:del>
      <w:ins w:id="2" w:author="Author">
        <w:r w:rsidRPr="00F65C27">
          <w:rPr>
            <w:rFonts w:ascii="Trebuchet MS" w:hAnsi="Trebuchet MS"/>
            <w:noProof/>
          </w:rPr>
          <w:t>The family</w:t>
        </w:r>
      </w:ins>
      <w:r w:rsidRPr="00F65C27">
        <w:rPr>
          <w:rFonts w:ascii="Trebuchet MS" w:hAnsi="Trebuchet MS"/>
          <w:noProof/>
        </w:rPr>
        <w:t xml:space="preserve"> heads of the </w:t>
      </w:r>
      <w:del w:id="3" w:author="Author">
        <w:r w:rsidRPr="00F65C27">
          <w:rPr>
            <w:rFonts w:ascii="Trebuchet MS" w:hAnsi="Trebuchet MS"/>
            <w:noProof/>
          </w:rPr>
          <w:delText>fathers of the family of the sons</w:delText>
        </w:r>
      </w:del>
      <w:ins w:id="4" w:author="Author">
        <w:r w:rsidRPr="00F65C27">
          <w:rPr>
            <w:rFonts w:ascii="Trebuchet MS" w:hAnsi="Trebuchet MS"/>
            <w:noProof/>
          </w:rPr>
          <w:t>descendants</w:t>
        </w:r>
      </w:ins>
      <w:r w:rsidRPr="00F65C27">
        <w:rPr>
          <w:rFonts w:ascii="Trebuchet MS" w:hAnsi="Trebuchet MS"/>
          <w:noProof/>
        </w:rPr>
        <w:t xml:space="preserve"> of Gil′e·ad the son of Ma′chir the son of Ma·nas′seh of the families of the sons of Joseph </w:t>
      </w:r>
      <w:del w:id="5" w:author="Author">
        <w:r w:rsidRPr="00F65C27">
          <w:rPr>
            <w:rFonts w:ascii="Trebuchet MS" w:hAnsi="Trebuchet MS"/>
            <w:noProof/>
          </w:rPr>
          <w:delText>proceeded to come near</w:delText>
        </w:r>
      </w:del>
      <w:ins w:id="6" w:author="Author">
        <w:r w:rsidRPr="00F65C27">
          <w:rPr>
            <w:rFonts w:ascii="Trebuchet MS" w:hAnsi="Trebuchet MS"/>
            <w:noProof/>
          </w:rPr>
          <w:t>approached</w:t>
        </w:r>
      </w:ins>
      <w:r w:rsidRPr="00F65C27">
        <w:rPr>
          <w:rFonts w:ascii="Trebuchet MS" w:hAnsi="Trebuchet MS"/>
          <w:noProof/>
        </w:rPr>
        <w:t xml:space="preserve"> and </w:t>
      </w:r>
      <w:del w:id="7" w:author="Author">
        <w:r w:rsidRPr="00F65C27">
          <w:rPr>
            <w:rFonts w:ascii="Trebuchet MS" w:hAnsi="Trebuchet MS"/>
            <w:noProof/>
          </w:rPr>
          <w:delText>speak</w:delText>
        </w:r>
      </w:del>
      <w:ins w:id="8" w:author="Author">
        <w:r w:rsidRPr="00F65C27">
          <w:rPr>
            <w:rFonts w:ascii="Trebuchet MS" w:hAnsi="Trebuchet MS"/>
            <w:noProof/>
          </w:rPr>
          <w:t>spoke</w:t>
        </w:r>
      </w:ins>
      <w:r w:rsidRPr="00F65C27">
        <w:rPr>
          <w:rFonts w:ascii="Trebuchet MS" w:hAnsi="Trebuchet MS"/>
          <w:noProof/>
        </w:rPr>
        <w:t xml:space="preserve"> before Moses and the chieftains, the </w:t>
      </w:r>
      <w:ins w:id="9" w:author="Author">
        <w:r w:rsidRPr="00F65C27">
          <w:rPr>
            <w:rFonts w:ascii="Trebuchet MS" w:hAnsi="Trebuchet MS"/>
            <w:noProof/>
          </w:rPr>
          <w:t xml:space="preserve">family </w:t>
        </w:r>
      </w:ins>
      <w:r w:rsidRPr="00F65C27">
        <w:rPr>
          <w:rFonts w:ascii="Trebuchet MS" w:hAnsi="Trebuchet MS"/>
          <w:noProof/>
        </w:rPr>
        <w:t xml:space="preserve">heads of the </w:t>
      </w:r>
      <w:del w:id="10" w:author="Author">
        <w:r w:rsidRPr="00F65C27">
          <w:rPr>
            <w:rFonts w:ascii="Trebuchet MS" w:hAnsi="Trebuchet MS"/>
            <w:noProof/>
          </w:rPr>
          <w:delText>fathers of the sons of Israel,</w:delText>
        </w:r>
      </w:del>
      <w:ins w:id="11" w:author="Author">
        <w:r w:rsidRPr="00F65C27">
          <w:rPr>
            <w:rFonts w:ascii="Trebuchet MS" w:hAnsi="Trebuchet MS"/>
            <w:noProof/>
          </w:rPr>
          <w:t>Israelites.</w:t>
        </w:r>
      </w:ins>
      <w:r w:rsidRPr="00F65C27">
        <w:rPr>
          <w:rFonts w:ascii="Trebuchet MS" w:hAnsi="Trebuchet MS"/>
          <w:noProof/>
        </w:rPr>
        <w:t xml:space="preserve"> </w:t>
      </w:r>
      <w:r w:rsidRPr="00F65C27">
        <w:rPr>
          <w:rFonts w:ascii="Trebuchet MS" w:hAnsi="Trebuchet MS"/>
          <w:b/>
          <w:noProof/>
        </w:rPr>
        <w:t xml:space="preserve">36:2 </w:t>
      </w:r>
      <w:del w:id="12" w:author="Author">
        <w:r w:rsidRPr="00F65C27">
          <w:rPr>
            <w:rFonts w:ascii="Trebuchet MS" w:hAnsi="Trebuchet MS"/>
            <w:noProof/>
          </w:rPr>
          <w:delText>and say</w:delText>
        </w:r>
      </w:del>
      <w:ins w:id="13" w:author="Author">
        <w:r w:rsidRPr="00F65C27">
          <w:rPr>
            <w:rFonts w:ascii="Trebuchet MS" w:hAnsi="Trebuchet MS"/>
            <w:noProof/>
          </w:rPr>
          <w:t>They said</w:t>
        </w:r>
      </w:ins>
      <w:r w:rsidRPr="00F65C27">
        <w:rPr>
          <w:rFonts w:ascii="Trebuchet MS" w:hAnsi="Trebuchet MS"/>
          <w:noProof/>
        </w:rPr>
        <w:t xml:space="preserve">: “Jehovah commanded my lord to </w:t>
      </w:r>
      <w:del w:id="14" w:author="Author">
        <w:r w:rsidRPr="00F65C27">
          <w:rPr>
            <w:rFonts w:ascii="Trebuchet MS" w:hAnsi="Trebuchet MS"/>
            <w:noProof/>
          </w:rPr>
          <w:delText>give</w:delText>
        </w:r>
      </w:del>
      <w:ins w:id="15" w:author="Author">
        <w:r w:rsidRPr="00F65C27">
          <w:rPr>
            <w:rFonts w:ascii="Trebuchet MS" w:hAnsi="Trebuchet MS"/>
            <w:noProof/>
          </w:rPr>
          <w:t>distribute</w:t>
        </w:r>
      </w:ins>
      <w:r w:rsidRPr="00F65C27">
        <w:rPr>
          <w:rFonts w:ascii="Trebuchet MS" w:hAnsi="Trebuchet MS"/>
          <w:noProof/>
        </w:rPr>
        <w:t xml:space="preserve"> the land </w:t>
      </w:r>
      <w:del w:id="16" w:author="Author">
        <w:r w:rsidRPr="00F65C27">
          <w:rPr>
            <w:rFonts w:ascii="Trebuchet MS" w:hAnsi="Trebuchet MS"/>
            <w:noProof/>
          </w:rPr>
          <w:delText>in</w:delText>
        </w:r>
      </w:del>
      <w:ins w:id="17" w:author="Author">
        <w:r w:rsidRPr="00F65C27">
          <w:rPr>
            <w:rFonts w:ascii="Trebuchet MS" w:hAnsi="Trebuchet MS"/>
            <w:noProof/>
          </w:rPr>
          <w:t>by lot as an</w:t>
        </w:r>
      </w:ins>
      <w:r w:rsidRPr="00F65C27">
        <w:rPr>
          <w:rFonts w:ascii="Trebuchet MS" w:hAnsi="Trebuchet MS"/>
          <w:noProof/>
        </w:rPr>
        <w:t xml:space="preserve"> inheritance </w:t>
      </w:r>
      <w:del w:id="18" w:author="Author">
        <w:r w:rsidRPr="00F65C27">
          <w:rPr>
            <w:rFonts w:ascii="Trebuchet MS" w:hAnsi="Trebuchet MS"/>
            <w:noProof/>
          </w:rPr>
          <w:delText xml:space="preserve">by lot </w:delText>
        </w:r>
      </w:del>
      <w:r w:rsidRPr="00F65C27">
        <w:rPr>
          <w:rFonts w:ascii="Trebuchet MS" w:hAnsi="Trebuchet MS"/>
          <w:noProof/>
        </w:rPr>
        <w:t xml:space="preserve">to the </w:t>
      </w:r>
      <w:del w:id="19" w:author="Author">
        <w:r w:rsidRPr="00F65C27">
          <w:rPr>
            <w:rFonts w:ascii="Trebuchet MS" w:hAnsi="Trebuchet MS"/>
            <w:noProof/>
          </w:rPr>
          <w:delText>sons of Israel</w:delText>
        </w:r>
      </w:del>
      <w:ins w:id="20" w:author="Author">
        <w:r w:rsidRPr="00F65C27">
          <w:rPr>
            <w:rFonts w:ascii="Trebuchet MS" w:hAnsi="Trebuchet MS"/>
            <w:noProof/>
          </w:rPr>
          <w:t>Israelites</w:t>
        </w:r>
      </w:ins>
      <w:r w:rsidRPr="00F65C27">
        <w:rPr>
          <w:rFonts w:ascii="Trebuchet MS" w:hAnsi="Trebuchet MS"/>
          <w:noProof/>
        </w:rPr>
        <w:t xml:space="preserve">; and my lord was commanded by Jehovah to give the inheritance of </w:t>
      </w:r>
      <w:ins w:id="21" w:author="Author">
        <w:r w:rsidRPr="00F65C27">
          <w:rPr>
            <w:rFonts w:ascii="Trebuchet MS" w:hAnsi="Trebuchet MS"/>
            <w:noProof/>
          </w:rPr>
          <w:t xml:space="preserve">our brother </w:t>
        </w:r>
      </w:ins>
      <w:r w:rsidRPr="00F65C27">
        <w:rPr>
          <w:rFonts w:ascii="Trebuchet MS" w:hAnsi="Trebuchet MS"/>
          <w:noProof/>
        </w:rPr>
        <w:t xml:space="preserve">Ze·lo′phe·had </w:t>
      </w:r>
      <w:del w:id="22" w:author="Author">
        <w:r w:rsidRPr="00F65C27">
          <w:rPr>
            <w:rFonts w:ascii="Trebuchet MS" w:hAnsi="Trebuchet MS"/>
            <w:noProof/>
          </w:rPr>
          <w:delText xml:space="preserve">our brother </w:delText>
        </w:r>
      </w:del>
      <w:r w:rsidRPr="00F65C27">
        <w:rPr>
          <w:rFonts w:ascii="Trebuchet MS" w:hAnsi="Trebuchet MS"/>
          <w:noProof/>
        </w:rPr>
        <w:t xml:space="preserve">to his daughters. </w:t>
      </w:r>
      <w:r w:rsidRPr="00F65C27">
        <w:rPr>
          <w:rFonts w:ascii="Trebuchet MS" w:hAnsi="Trebuchet MS"/>
          <w:b/>
          <w:noProof/>
        </w:rPr>
        <w:t xml:space="preserve">36:3 </w:t>
      </w:r>
      <w:r w:rsidRPr="00F65C27">
        <w:rPr>
          <w:rFonts w:ascii="Trebuchet MS" w:hAnsi="Trebuchet MS"/>
          <w:noProof/>
        </w:rPr>
        <w:t xml:space="preserve">If </w:t>
      </w:r>
      <w:del w:id="23" w:author="Author">
        <w:r w:rsidRPr="00F65C27">
          <w:rPr>
            <w:rFonts w:ascii="Trebuchet MS" w:hAnsi="Trebuchet MS"/>
            <w:noProof/>
          </w:rPr>
          <w:delText>any of the sons of the other tribes of the sons of Israel happened to get them as wives</w:delText>
        </w:r>
      </w:del>
      <w:ins w:id="24" w:author="Author">
        <w:r w:rsidRPr="00F65C27">
          <w:rPr>
            <w:rFonts w:ascii="Trebuchet MS" w:hAnsi="Trebuchet MS"/>
            <w:noProof/>
          </w:rPr>
          <w:t>they marry men from another Israelite tribe</w:t>
        </w:r>
      </w:ins>
      <w:r w:rsidRPr="00F65C27">
        <w:rPr>
          <w:rFonts w:ascii="Trebuchet MS" w:hAnsi="Trebuchet MS"/>
          <w:noProof/>
        </w:rPr>
        <w:t xml:space="preserve">, the women’s inheritance </w:t>
      </w:r>
      <w:del w:id="25" w:author="Author">
        <w:r w:rsidRPr="00F65C27">
          <w:rPr>
            <w:rFonts w:ascii="Trebuchet MS" w:hAnsi="Trebuchet MS"/>
            <w:noProof/>
          </w:rPr>
          <w:delText>must</w:delText>
        </w:r>
      </w:del>
      <w:ins w:id="26" w:author="Author">
        <w:r w:rsidRPr="00F65C27">
          <w:rPr>
            <w:rFonts w:ascii="Trebuchet MS" w:hAnsi="Trebuchet MS"/>
            <w:noProof/>
          </w:rPr>
          <w:t>will</w:t>
        </w:r>
      </w:ins>
      <w:r w:rsidRPr="00F65C27">
        <w:rPr>
          <w:rFonts w:ascii="Trebuchet MS" w:hAnsi="Trebuchet MS"/>
          <w:noProof/>
        </w:rPr>
        <w:t xml:space="preserve"> also be withdrawn from the inheritance of our fathers and </w:t>
      </w:r>
      <w:del w:id="27" w:author="Author">
        <w:r w:rsidRPr="00F65C27">
          <w:rPr>
            <w:rFonts w:ascii="Trebuchet MS" w:hAnsi="Trebuchet MS"/>
            <w:noProof/>
          </w:rPr>
          <w:delText xml:space="preserve">must </w:delText>
        </w:r>
      </w:del>
      <w:r w:rsidRPr="00F65C27">
        <w:rPr>
          <w:rFonts w:ascii="Trebuchet MS" w:hAnsi="Trebuchet MS"/>
          <w:noProof/>
        </w:rPr>
        <w:t xml:space="preserve">be added to the inheritance of the tribe to which they </w:t>
      </w:r>
      <w:del w:id="28" w:author="Author">
        <w:r w:rsidRPr="00F65C27">
          <w:rPr>
            <w:rFonts w:ascii="Trebuchet MS" w:hAnsi="Trebuchet MS"/>
            <w:noProof/>
          </w:rPr>
          <w:delText>may come to</w:delText>
        </w:r>
      </w:del>
      <w:ins w:id="29" w:author="Author">
        <w:r w:rsidRPr="00F65C27">
          <w:rPr>
            <w:rFonts w:ascii="Trebuchet MS" w:hAnsi="Trebuchet MS"/>
            <w:noProof/>
          </w:rPr>
          <w:t>would then</w:t>
        </w:r>
      </w:ins>
      <w:r w:rsidRPr="00F65C27">
        <w:rPr>
          <w:rFonts w:ascii="Trebuchet MS" w:hAnsi="Trebuchet MS"/>
          <w:noProof/>
        </w:rPr>
        <w:t xml:space="preserve"> belong, so that it would be withdrawn from the lot of our inheritance. </w:t>
      </w:r>
      <w:r w:rsidRPr="00F65C27">
        <w:rPr>
          <w:rFonts w:ascii="Trebuchet MS" w:hAnsi="Trebuchet MS"/>
          <w:b/>
          <w:noProof/>
        </w:rPr>
        <w:t xml:space="preserve">36:4 </w:t>
      </w:r>
      <w:r w:rsidRPr="00F65C27">
        <w:rPr>
          <w:rFonts w:ascii="Trebuchet MS" w:hAnsi="Trebuchet MS"/>
          <w:noProof/>
        </w:rPr>
        <w:t xml:space="preserve">Now </w:t>
      </w:r>
      <w:del w:id="30" w:author="Author">
        <w:r w:rsidRPr="00F65C27">
          <w:rPr>
            <w:rFonts w:ascii="Trebuchet MS" w:hAnsi="Trebuchet MS"/>
            <w:noProof/>
          </w:rPr>
          <w:delText>if</w:delText>
        </w:r>
      </w:del>
      <w:ins w:id="31" w:author="Author">
        <w:r w:rsidRPr="00F65C27">
          <w:rPr>
            <w:rFonts w:ascii="Trebuchet MS" w:hAnsi="Trebuchet MS"/>
            <w:noProof/>
          </w:rPr>
          <w:t>when</w:t>
        </w:r>
      </w:ins>
      <w:r w:rsidRPr="00F65C27">
        <w:rPr>
          <w:rFonts w:ascii="Trebuchet MS" w:hAnsi="Trebuchet MS"/>
          <w:noProof/>
        </w:rPr>
        <w:t xml:space="preserve"> the Jubilee takes place for the </w:t>
      </w:r>
      <w:del w:id="32" w:author="Author">
        <w:r w:rsidRPr="00F65C27">
          <w:rPr>
            <w:rFonts w:ascii="Trebuchet MS" w:hAnsi="Trebuchet MS"/>
            <w:noProof/>
          </w:rPr>
          <w:delText>sons</w:delText>
        </w:r>
      </w:del>
      <w:ins w:id="33" w:author="Author">
        <w:r w:rsidRPr="00F65C27">
          <w:rPr>
            <w:rFonts w:ascii="Trebuchet MS" w:hAnsi="Trebuchet MS"/>
            <w:noProof/>
          </w:rPr>
          <w:t>people</w:t>
        </w:r>
      </w:ins>
      <w:r w:rsidRPr="00F65C27">
        <w:rPr>
          <w:rFonts w:ascii="Trebuchet MS" w:hAnsi="Trebuchet MS"/>
          <w:noProof/>
        </w:rPr>
        <w:t xml:space="preserve"> of Israel, the women’s inheritance </w:t>
      </w:r>
      <w:del w:id="34" w:author="Author">
        <w:r w:rsidRPr="00F65C27">
          <w:rPr>
            <w:rFonts w:ascii="Trebuchet MS" w:hAnsi="Trebuchet MS"/>
            <w:noProof/>
          </w:rPr>
          <w:delText>must</w:delText>
        </w:r>
      </w:del>
      <w:ins w:id="35" w:author="Author">
        <w:r w:rsidRPr="00F65C27">
          <w:rPr>
            <w:rFonts w:ascii="Trebuchet MS" w:hAnsi="Trebuchet MS"/>
            <w:noProof/>
          </w:rPr>
          <w:t>will</w:t>
        </w:r>
      </w:ins>
      <w:r w:rsidRPr="00F65C27">
        <w:rPr>
          <w:rFonts w:ascii="Trebuchet MS" w:hAnsi="Trebuchet MS"/>
          <w:noProof/>
        </w:rPr>
        <w:t xml:space="preserve"> also be added to the inheritance of the tribe to which they </w:t>
      </w:r>
      <w:del w:id="36" w:author="Author">
        <w:r w:rsidRPr="00F65C27">
          <w:rPr>
            <w:rFonts w:ascii="Trebuchet MS" w:hAnsi="Trebuchet MS"/>
            <w:noProof/>
          </w:rPr>
          <w:delText>may come to</w:delText>
        </w:r>
      </w:del>
      <w:ins w:id="37" w:author="Author">
        <w:r w:rsidRPr="00F65C27">
          <w:rPr>
            <w:rFonts w:ascii="Trebuchet MS" w:hAnsi="Trebuchet MS"/>
            <w:noProof/>
          </w:rPr>
          <w:t>then</w:t>
        </w:r>
      </w:ins>
      <w:r w:rsidRPr="00F65C27">
        <w:rPr>
          <w:rFonts w:ascii="Trebuchet MS" w:hAnsi="Trebuchet MS"/>
          <w:noProof/>
        </w:rPr>
        <w:t xml:space="preserve"> belong</w:t>
      </w:r>
      <w:del w:id="38" w:author="Author">
        <w:r w:rsidRPr="00F65C27">
          <w:rPr>
            <w:rFonts w:ascii="Trebuchet MS" w:hAnsi="Trebuchet MS"/>
            <w:noProof/>
          </w:rPr>
          <w:delText>;</w:delText>
        </w:r>
      </w:del>
      <w:ins w:id="39" w:author="Author">
        <w:r w:rsidRPr="00F65C27">
          <w:rPr>
            <w:rFonts w:ascii="Trebuchet MS" w:hAnsi="Trebuchet MS"/>
            <w:noProof/>
          </w:rPr>
          <w:t>,</w:t>
        </w:r>
      </w:ins>
      <w:r w:rsidRPr="00F65C27">
        <w:rPr>
          <w:rFonts w:ascii="Trebuchet MS" w:hAnsi="Trebuchet MS"/>
          <w:noProof/>
        </w:rPr>
        <w:t xml:space="preserve"> so that their inheritance would be withdrawn from the inheritance of the tribe of our fathers.”</w:t>
      </w:r>
    </w:p>
    <w:p w:rsidR="0001417C" w:rsidRPr="00F65C27" w:rsidRDefault="0001417C" w:rsidP="0001417C">
      <w:pPr>
        <w:rPr>
          <w:rFonts w:ascii="Trebuchet MS" w:hAnsi="Trebuchet MS"/>
          <w:noProof/>
        </w:rPr>
      </w:pPr>
      <w:r w:rsidRPr="00F65C27">
        <w:rPr>
          <w:rFonts w:ascii="Trebuchet MS" w:hAnsi="Trebuchet MS"/>
          <w:b/>
        </w:rPr>
        <w:t xml:space="preserve">36:5 </w:t>
      </w:r>
      <w:r w:rsidRPr="00F65C27">
        <w:rPr>
          <w:rFonts w:ascii="Trebuchet MS" w:hAnsi="Trebuchet MS"/>
          <w:noProof/>
        </w:rPr>
        <w:t xml:space="preserve">Then Moses commanded the </w:t>
      </w:r>
      <w:del w:id="40" w:author="Author">
        <w:r w:rsidRPr="00F65C27">
          <w:rPr>
            <w:rFonts w:ascii="Trebuchet MS" w:hAnsi="Trebuchet MS"/>
            <w:noProof/>
          </w:rPr>
          <w:delText>sons of Israel</w:delText>
        </w:r>
      </w:del>
      <w:ins w:id="41" w:author="Author">
        <w:r w:rsidRPr="00F65C27">
          <w:rPr>
            <w:rFonts w:ascii="Trebuchet MS" w:hAnsi="Trebuchet MS"/>
            <w:noProof/>
          </w:rPr>
          <w:t>Israelites</w:t>
        </w:r>
      </w:ins>
      <w:r w:rsidRPr="00F65C27">
        <w:rPr>
          <w:rFonts w:ascii="Trebuchet MS" w:hAnsi="Trebuchet MS"/>
          <w:noProof/>
        </w:rPr>
        <w:t xml:space="preserve"> at the order of Jehovah</w:t>
      </w:r>
      <w:del w:id="42" w:author="Author">
        <w:r w:rsidRPr="00F65C27">
          <w:rPr>
            <w:rFonts w:ascii="Trebuchet MS" w:hAnsi="Trebuchet MS"/>
            <w:noProof/>
          </w:rPr>
          <w:delText xml:space="preserve">, saying: “The </w:delText>
        </w:r>
      </w:del>
      <w:ins w:id="43" w:author="Author">
        <w:r w:rsidRPr="00F65C27">
          <w:rPr>
            <w:rFonts w:ascii="Trebuchet MS" w:hAnsi="Trebuchet MS"/>
            <w:noProof/>
          </w:rPr>
          <w:t xml:space="preserve">: “What the </w:t>
        </w:r>
      </w:ins>
      <w:r w:rsidRPr="00F65C27">
        <w:rPr>
          <w:rFonts w:ascii="Trebuchet MS" w:hAnsi="Trebuchet MS"/>
          <w:noProof/>
        </w:rPr>
        <w:t xml:space="preserve">tribe of the sons of Joseph is </w:t>
      </w:r>
      <w:del w:id="44" w:author="Author">
        <w:r w:rsidRPr="00F65C27">
          <w:rPr>
            <w:rFonts w:ascii="Trebuchet MS" w:hAnsi="Trebuchet MS"/>
            <w:noProof/>
          </w:rPr>
          <w:delText>speaking right</w:delText>
        </w:r>
      </w:del>
      <w:ins w:id="45" w:author="Author">
        <w:r w:rsidRPr="00F65C27">
          <w:rPr>
            <w:rFonts w:ascii="Trebuchet MS" w:hAnsi="Trebuchet MS"/>
            <w:noProof/>
          </w:rPr>
          <w:t>saying is correct</w:t>
        </w:r>
      </w:ins>
      <w:r w:rsidRPr="00F65C27">
        <w:rPr>
          <w:rFonts w:ascii="Trebuchet MS" w:hAnsi="Trebuchet MS"/>
          <w:noProof/>
        </w:rPr>
        <w:t xml:space="preserve">. </w:t>
      </w:r>
      <w:r w:rsidRPr="00F65C27">
        <w:rPr>
          <w:rFonts w:ascii="Trebuchet MS" w:hAnsi="Trebuchet MS"/>
          <w:b/>
          <w:noProof/>
        </w:rPr>
        <w:t xml:space="preserve">36:6 </w:t>
      </w:r>
      <w:r w:rsidRPr="00F65C27">
        <w:rPr>
          <w:rFonts w:ascii="Trebuchet MS" w:hAnsi="Trebuchet MS"/>
          <w:noProof/>
        </w:rPr>
        <w:t>This is the word that Jehovah has commanded for the daughters of Ze·lo′phe·had</w:t>
      </w:r>
      <w:del w:id="46" w:author="Author">
        <w:r w:rsidRPr="00F65C27">
          <w:rPr>
            <w:rFonts w:ascii="Trebuchet MS" w:hAnsi="Trebuchet MS"/>
            <w:noProof/>
          </w:rPr>
          <w:delText>, saying, ‘To whom it is good in their eyes</w:delText>
        </w:r>
      </w:del>
      <w:ins w:id="47" w:author="Author">
        <w:r w:rsidRPr="00F65C27">
          <w:rPr>
            <w:rFonts w:ascii="Trebuchet MS" w:hAnsi="Trebuchet MS"/>
            <w:noProof/>
          </w:rPr>
          <w:t>: ‘They may marry whomever</w:t>
        </w:r>
      </w:ins>
      <w:r w:rsidRPr="00F65C27">
        <w:rPr>
          <w:rFonts w:ascii="Trebuchet MS" w:hAnsi="Trebuchet MS"/>
          <w:noProof/>
        </w:rPr>
        <w:t xml:space="preserve"> they </w:t>
      </w:r>
      <w:del w:id="48" w:author="Author">
        <w:r w:rsidRPr="00F65C27">
          <w:rPr>
            <w:rFonts w:ascii="Trebuchet MS" w:hAnsi="Trebuchet MS"/>
            <w:noProof/>
          </w:rPr>
          <w:delText>may become wives. Only it is to the</w:delText>
        </w:r>
      </w:del>
      <w:ins w:id="49" w:author="Author">
        <w:r w:rsidRPr="00F65C27">
          <w:rPr>
            <w:rFonts w:ascii="Trebuchet MS" w:hAnsi="Trebuchet MS"/>
            <w:noProof/>
          </w:rPr>
          <w:t>wish. However, they should marry someone from a</w:t>
        </w:r>
      </w:ins>
      <w:r w:rsidRPr="00F65C27">
        <w:rPr>
          <w:rFonts w:ascii="Trebuchet MS" w:hAnsi="Trebuchet MS"/>
          <w:noProof/>
        </w:rPr>
        <w:t xml:space="preserve"> family of the tribe of their </w:t>
      </w:r>
      <w:del w:id="50" w:author="Author">
        <w:r w:rsidRPr="00F65C27">
          <w:rPr>
            <w:rFonts w:ascii="Trebuchet MS" w:hAnsi="Trebuchet MS"/>
            <w:noProof/>
          </w:rPr>
          <w:delText>fathers that they should become wives</w:delText>
        </w:r>
      </w:del>
      <w:ins w:id="51" w:author="Author">
        <w:r w:rsidRPr="00F65C27">
          <w:rPr>
            <w:rFonts w:ascii="Trebuchet MS" w:hAnsi="Trebuchet MS"/>
            <w:noProof/>
          </w:rPr>
          <w:t>father</w:t>
        </w:r>
      </w:ins>
      <w:r w:rsidRPr="00F65C27">
        <w:rPr>
          <w:rFonts w:ascii="Trebuchet MS" w:hAnsi="Trebuchet MS"/>
          <w:noProof/>
        </w:rPr>
        <w:t xml:space="preserve">. </w:t>
      </w:r>
      <w:r w:rsidRPr="00F65C27">
        <w:rPr>
          <w:rFonts w:ascii="Trebuchet MS" w:hAnsi="Trebuchet MS"/>
          <w:b/>
          <w:noProof/>
        </w:rPr>
        <w:t xml:space="preserve">36:7 </w:t>
      </w:r>
      <w:del w:id="52" w:author="Author">
        <w:r w:rsidRPr="00F65C27">
          <w:rPr>
            <w:rFonts w:ascii="Trebuchet MS" w:hAnsi="Trebuchet MS"/>
            <w:noProof/>
          </w:rPr>
          <w:delText>And no</w:delText>
        </w:r>
      </w:del>
      <w:ins w:id="53" w:author="Author">
        <w:r w:rsidRPr="00F65C27">
          <w:rPr>
            <w:rFonts w:ascii="Trebuchet MS" w:hAnsi="Trebuchet MS"/>
            <w:noProof/>
          </w:rPr>
          <w:t>No</w:t>
        </w:r>
      </w:ins>
      <w:r w:rsidRPr="00F65C27">
        <w:rPr>
          <w:rFonts w:ascii="Trebuchet MS" w:hAnsi="Trebuchet MS"/>
          <w:noProof/>
        </w:rPr>
        <w:t xml:space="preserve"> inheritance of the </w:t>
      </w:r>
      <w:del w:id="54" w:author="Author">
        <w:r w:rsidRPr="00F65C27">
          <w:rPr>
            <w:rFonts w:ascii="Trebuchet MS" w:hAnsi="Trebuchet MS"/>
            <w:noProof/>
          </w:rPr>
          <w:delText>sons of Israel</w:delText>
        </w:r>
      </w:del>
      <w:ins w:id="55" w:author="Author">
        <w:r w:rsidRPr="00F65C27">
          <w:rPr>
            <w:rFonts w:ascii="Trebuchet MS" w:hAnsi="Trebuchet MS"/>
            <w:noProof/>
          </w:rPr>
          <w:t>Israelites</w:t>
        </w:r>
      </w:ins>
      <w:r w:rsidRPr="00F65C27">
        <w:rPr>
          <w:rFonts w:ascii="Trebuchet MS" w:hAnsi="Trebuchet MS"/>
          <w:noProof/>
        </w:rPr>
        <w:t xml:space="preserve"> should circulate from tribe to tribe, </w:t>
      </w:r>
      <w:del w:id="56" w:author="Author">
        <w:r w:rsidRPr="00F65C27">
          <w:rPr>
            <w:rFonts w:ascii="Trebuchet MS" w:hAnsi="Trebuchet MS"/>
            <w:noProof/>
          </w:rPr>
          <w:delText>because</w:delText>
        </w:r>
      </w:del>
      <w:ins w:id="57" w:author="Author">
        <w:r w:rsidRPr="00F65C27">
          <w:rPr>
            <w:rFonts w:ascii="Trebuchet MS" w:hAnsi="Trebuchet MS"/>
            <w:noProof/>
          </w:rPr>
          <w:t>for</w:t>
        </w:r>
      </w:ins>
      <w:r w:rsidRPr="00F65C27">
        <w:rPr>
          <w:rFonts w:ascii="Trebuchet MS" w:hAnsi="Trebuchet MS"/>
          <w:noProof/>
        </w:rPr>
        <w:t xml:space="preserve"> the </w:t>
      </w:r>
      <w:del w:id="58" w:author="Author">
        <w:r w:rsidRPr="00F65C27">
          <w:rPr>
            <w:rFonts w:ascii="Trebuchet MS" w:hAnsi="Trebuchet MS"/>
            <w:noProof/>
          </w:rPr>
          <w:delText>sons of Israel</w:delText>
        </w:r>
      </w:del>
      <w:ins w:id="59" w:author="Author">
        <w:r w:rsidRPr="00F65C27">
          <w:rPr>
            <w:rFonts w:ascii="Trebuchet MS" w:hAnsi="Trebuchet MS"/>
            <w:noProof/>
          </w:rPr>
          <w:t>Israelites</w:t>
        </w:r>
      </w:ins>
      <w:r w:rsidRPr="00F65C27">
        <w:rPr>
          <w:rFonts w:ascii="Trebuchet MS" w:hAnsi="Trebuchet MS"/>
          <w:noProof/>
        </w:rPr>
        <w:t xml:space="preserve"> should </w:t>
      </w:r>
      <w:del w:id="60" w:author="Author">
        <w:r w:rsidRPr="00F65C27">
          <w:rPr>
            <w:rFonts w:ascii="Trebuchet MS" w:hAnsi="Trebuchet MS"/>
            <w:noProof/>
          </w:rPr>
          <w:delText>cleave each one</w:delText>
        </w:r>
      </w:del>
      <w:ins w:id="61" w:author="Author">
        <w:r w:rsidRPr="00F65C27">
          <w:rPr>
            <w:rFonts w:ascii="Trebuchet MS" w:hAnsi="Trebuchet MS"/>
            <w:noProof/>
          </w:rPr>
          <w:t>hold on</w:t>
        </w:r>
      </w:ins>
      <w:r w:rsidRPr="00F65C27">
        <w:rPr>
          <w:rFonts w:ascii="Trebuchet MS" w:hAnsi="Trebuchet MS"/>
          <w:noProof/>
        </w:rPr>
        <w:t xml:space="preserve"> to the inheritance of the tribe of </w:t>
      </w:r>
      <w:del w:id="62" w:author="Author">
        <w:r w:rsidRPr="00F65C27">
          <w:rPr>
            <w:rFonts w:ascii="Trebuchet MS" w:hAnsi="Trebuchet MS"/>
            <w:noProof/>
          </w:rPr>
          <w:delText>his</w:delText>
        </w:r>
      </w:del>
      <w:ins w:id="63" w:author="Author">
        <w:r w:rsidRPr="00F65C27">
          <w:rPr>
            <w:rFonts w:ascii="Trebuchet MS" w:hAnsi="Trebuchet MS"/>
            <w:noProof/>
          </w:rPr>
          <w:t>their</w:t>
        </w:r>
      </w:ins>
      <w:r w:rsidRPr="00F65C27">
        <w:rPr>
          <w:rFonts w:ascii="Trebuchet MS" w:hAnsi="Trebuchet MS"/>
          <w:noProof/>
        </w:rPr>
        <w:t xml:space="preserve"> forefathers. </w:t>
      </w:r>
      <w:r w:rsidRPr="00F65C27">
        <w:rPr>
          <w:rFonts w:ascii="Trebuchet MS" w:hAnsi="Trebuchet MS"/>
          <w:b/>
          <w:noProof/>
        </w:rPr>
        <w:t xml:space="preserve">36:8 </w:t>
      </w:r>
      <w:r w:rsidRPr="00F65C27">
        <w:rPr>
          <w:rFonts w:ascii="Trebuchet MS" w:hAnsi="Trebuchet MS"/>
          <w:noProof/>
        </w:rPr>
        <w:t xml:space="preserve">And every daughter </w:t>
      </w:r>
      <w:del w:id="64" w:author="Author">
        <w:r w:rsidRPr="00F65C27">
          <w:rPr>
            <w:rFonts w:ascii="Trebuchet MS" w:hAnsi="Trebuchet MS"/>
            <w:noProof/>
          </w:rPr>
          <w:delText xml:space="preserve">getting possession of </w:delText>
        </w:r>
      </w:del>
      <w:ins w:id="65" w:author="Author">
        <w:r w:rsidRPr="00F65C27">
          <w:rPr>
            <w:rFonts w:ascii="Trebuchet MS" w:hAnsi="Trebuchet MS"/>
            <w:noProof/>
          </w:rPr>
          <w:t xml:space="preserve">who possesses </w:t>
        </w:r>
      </w:ins>
      <w:r w:rsidRPr="00F65C27">
        <w:rPr>
          <w:rFonts w:ascii="Trebuchet MS" w:hAnsi="Trebuchet MS"/>
          <w:noProof/>
        </w:rPr>
        <w:t xml:space="preserve">an inheritance </w:t>
      </w:r>
      <w:del w:id="66" w:author="Author">
        <w:r w:rsidRPr="00F65C27">
          <w:rPr>
            <w:rFonts w:ascii="Trebuchet MS" w:hAnsi="Trebuchet MS"/>
            <w:noProof/>
          </w:rPr>
          <w:delText>out of</w:delText>
        </w:r>
      </w:del>
      <w:ins w:id="67" w:author="Author">
        <w:r w:rsidRPr="00F65C27">
          <w:rPr>
            <w:rFonts w:ascii="Trebuchet MS" w:hAnsi="Trebuchet MS"/>
            <w:noProof/>
          </w:rPr>
          <w:t>among</w:t>
        </w:r>
      </w:ins>
      <w:r w:rsidRPr="00F65C27">
        <w:rPr>
          <w:rFonts w:ascii="Trebuchet MS" w:hAnsi="Trebuchet MS"/>
          <w:noProof/>
        </w:rPr>
        <w:t xml:space="preserve"> the tribes of </w:t>
      </w:r>
      <w:del w:id="68" w:author="Author">
        <w:r w:rsidRPr="00F65C27">
          <w:rPr>
            <w:rFonts w:ascii="Trebuchet MS" w:hAnsi="Trebuchet MS"/>
            <w:noProof/>
          </w:rPr>
          <w:delText xml:space="preserve">the sons of </w:delText>
        </w:r>
      </w:del>
      <w:r w:rsidRPr="00F65C27">
        <w:rPr>
          <w:rFonts w:ascii="Trebuchet MS" w:hAnsi="Trebuchet MS"/>
          <w:noProof/>
        </w:rPr>
        <w:t>Israel</w:t>
      </w:r>
      <w:del w:id="69" w:author="Author">
        <w:r w:rsidRPr="00F65C27">
          <w:rPr>
            <w:rFonts w:ascii="Trebuchet MS" w:hAnsi="Trebuchet MS"/>
            <w:noProof/>
          </w:rPr>
          <w:delText>, to one of the family of the tribe of her father she</w:delText>
        </w:r>
      </w:del>
      <w:r w:rsidRPr="00F65C27">
        <w:rPr>
          <w:rFonts w:ascii="Trebuchet MS" w:hAnsi="Trebuchet MS"/>
          <w:noProof/>
        </w:rPr>
        <w:t xml:space="preserve"> should become a wife</w:t>
      </w:r>
      <w:del w:id="70" w:author="Author">
        <w:r w:rsidRPr="00F65C27">
          <w:rPr>
            <w:rFonts w:ascii="Trebuchet MS" w:hAnsi="Trebuchet MS"/>
            <w:noProof/>
          </w:rPr>
          <w:delText>, in order</w:delText>
        </w:r>
      </w:del>
      <w:ins w:id="71" w:author="Author">
        <w:r w:rsidRPr="00F65C27">
          <w:rPr>
            <w:rFonts w:ascii="Trebuchet MS" w:hAnsi="Trebuchet MS"/>
            <w:noProof/>
          </w:rPr>
          <w:t xml:space="preserve"> of a descendant of her father’s tribe, so</w:t>
        </w:r>
      </w:ins>
      <w:r w:rsidRPr="00F65C27">
        <w:rPr>
          <w:rFonts w:ascii="Trebuchet MS" w:hAnsi="Trebuchet MS"/>
          <w:noProof/>
        </w:rPr>
        <w:t xml:space="preserve"> that the </w:t>
      </w:r>
      <w:del w:id="72" w:author="Author">
        <w:r w:rsidRPr="00F65C27">
          <w:rPr>
            <w:rFonts w:ascii="Trebuchet MS" w:hAnsi="Trebuchet MS"/>
            <w:noProof/>
          </w:rPr>
          <w:delText>sons of Israel</w:delText>
        </w:r>
      </w:del>
      <w:ins w:id="73" w:author="Author">
        <w:r w:rsidRPr="00F65C27">
          <w:rPr>
            <w:rFonts w:ascii="Trebuchet MS" w:hAnsi="Trebuchet MS"/>
            <w:noProof/>
          </w:rPr>
          <w:t>Israelites</w:t>
        </w:r>
      </w:ins>
      <w:r w:rsidRPr="00F65C27">
        <w:rPr>
          <w:rFonts w:ascii="Trebuchet MS" w:hAnsi="Trebuchet MS"/>
          <w:noProof/>
        </w:rPr>
        <w:t xml:space="preserve"> may </w:t>
      </w:r>
      <w:del w:id="74" w:author="Author">
        <w:r w:rsidRPr="00F65C27">
          <w:rPr>
            <w:rFonts w:ascii="Trebuchet MS" w:hAnsi="Trebuchet MS"/>
            <w:noProof/>
          </w:rPr>
          <w:delText>get</w:delText>
        </w:r>
      </w:del>
      <w:ins w:id="75" w:author="Author">
        <w:r w:rsidRPr="00F65C27">
          <w:rPr>
            <w:rFonts w:ascii="Trebuchet MS" w:hAnsi="Trebuchet MS"/>
            <w:noProof/>
          </w:rPr>
          <w:t>keep</w:t>
        </w:r>
      </w:ins>
      <w:r w:rsidRPr="00F65C27">
        <w:rPr>
          <w:rFonts w:ascii="Trebuchet MS" w:hAnsi="Trebuchet MS"/>
          <w:noProof/>
        </w:rPr>
        <w:t xml:space="preserve"> possession </w:t>
      </w:r>
      <w:del w:id="76" w:author="Author">
        <w:r w:rsidRPr="00F65C27">
          <w:rPr>
            <w:rFonts w:ascii="Trebuchet MS" w:hAnsi="Trebuchet MS"/>
            <w:noProof/>
          </w:rPr>
          <w:delText xml:space="preserve">each one </w:delText>
        </w:r>
      </w:del>
      <w:r w:rsidRPr="00F65C27">
        <w:rPr>
          <w:rFonts w:ascii="Trebuchet MS" w:hAnsi="Trebuchet MS"/>
          <w:noProof/>
        </w:rPr>
        <w:t xml:space="preserve">of the inheritance of </w:t>
      </w:r>
      <w:del w:id="77" w:author="Author">
        <w:r w:rsidRPr="00F65C27">
          <w:rPr>
            <w:rFonts w:ascii="Trebuchet MS" w:hAnsi="Trebuchet MS"/>
            <w:noProof/>
          </w:rPr>
          <w:delText>his</w:delText>
        </w:r>
      </w:del>
      <w:ins w:id="78" w:author="Author">
        <w:r w:rsidRPr="00F65C27">
          <w:rPr>
            <w:rFonts w:ascii="Trebuchet MS" w:hAnsi="Trebuchet MS"/>
            <w:noProof/>
          </w:rPr>
          <w:t>their</w:t>
        </w:r>
      </w:ins>
      <w:r w:rsidRPr="00F65C27">
        <w:rPr>
          <w:rFonts w:ascii="Trebuchet MS" w:hAnsi="Trebuchet MS"/>
          <w:noProof/>
        </w:rPr>
        <w:t xml:space="preserve"> forefathers. </w:t>
      </w:r>
      <w:r w:rsidRPr="00F65C27">
        <w:rPr>
          <w:rFonts w:ascii="Trebuchet MS" w:hAnsi="Trebuchet MS"/>
          <w:b/>
          <w:noProof/>
        </w:rPr>
        <w:t xml:space="preserve">36:9 </w:t>
      </w:r>
      <w:del w:id="79" w:author="Author">
        <w:r w:rsidRPr="00F65C27">
          <w:rPr>
            <w:rFonts w:ascii="Trebuchet MS" w:hAnsi="Trebuchet MS"/>
            <w:noProof/>
          </w:rPr>
          <w:delText>And no</w:delText>
        </w:r>
      </w:del>
      <w:ins w:id="80" w:author="Author">
        <w:r w:rsidRPr="00F65C27">
          <w:rPr>
            <w:rFonts w:ascii="Trebuchet MS" w:hAnsi="Trebuchet MS"/>
            <w:noProof/>
          </w:rPr>
          <w:t>No</w:t>
        </w:r>
      </w:ins>
      <w:r w:rsidRPr="00F65C27">
        <w:rPr>
          <w:rFonts w:ascii="Trebuchet MS" w:hAnsi="Trebuchet MS"/>
          <w:noProof/>
        </w:rPr>
        <w:t xml:space="preserve"> inheritance should circulate from one tribe to another tribe, </w:t>
      </w:r>
      <w:del w:id="81" w:author="Author">
        <w:r w:rsidRPr="00F65C27">
          <w:rPr>
            <w:rFonts w:ascii="Trebuchet MS" w:hAnsi="Trebuchet MS"/>
            <w:noProof/>
          </w:rPr>
          <w:delText>because</w:delText>
        </w:r>
      </w:del>
      <w:ins w:id="82" w:author="Author">
        <w:r w:rsidRPr="00F65C27">
          <w:rPr>
            <w:rFonts w:ascii="Trebuchet MS" w:hAnsi="Trebuchet MS"/>
            <w:noProof/>
          </w:rPr>
          <w:t>for</w:t>
        </w:r>
      </w:ins>
      <w:r w:rsidRPr="00F65C27">
        <w:rPr>
          <w:rFonts w:ascii="Trebuchet MS" w:hAnsi="Trebuchet MS"/>
          <w:noProof/>
        </w:rPr>
        <w:t xml:space="preserve"> the tribes of </w:t>
      </w:r>
      <w:del w:id="83" w:author="Author">
        <w:r w:rsidRPr="00F65C27">
          <w:rPr>
            <w:rFonts w:ascii="Trebuchet MS" w:hAnsi="Trebuchet MS"/>
            <w:noProof/>
          </w:rPr>
          <w:delText xml:space="preserve">the sons of </w:delText>
        </w:r>
      </w:del>
      <w:r w:rsidRPr="00F65C27">
        <w:rPr>
          <w:rFonts w:ascii="Trebuchet MS" w:hAnsi="Trebuchet MS"/>
          <w:noProof/>
        </w:rPr>
        <w:t xml:space="preserve">Israel should </w:t>
      </w:r>
      <w:del w:id="84" w:author="Author">
        <w:r w:rsidRPr="00F65C27">
          <w:rPr>
            <w:rFonts w:ascii="Trebuchet MS" w:hAnsi="Trebuchet MS"/>
            <w:noProof/>
          </w:rPr>
          <w:delText>cleave each</w:delText>
        </w:r>
      </w:del>
      <w:ins w:id="85" w:author="Author">
        <w:r w:rsidRPr="00F65C27">
          <w:rPr>
            <w:rFonts w:ascii="Trebuchet MS" w:hAnsi="Trebuchet MS"/>
            <w:noProof/>
          </w:rPr>
          <w:t>hold on</w:t>
        </w:r>
      </w:ins>
      <w:r w:rsidRPr="00F65C27">
        <w:rPr>
          <w:rFonts w:ascii="Trebuchet MS" w:hAnsi="Trebuchet MS"/>
          <w:noProof/>
        </w:rPr>
        <w:t xml:space="preserve"> to </w:t>
      </w:r>
      <w:del w:id="86" w:author="Author">
        <w:r w:rsidRPr="00F65C27">
          <w:rPr>
            <w:rFonts w:ascii="Trebuchet MS" w:hAnsi="Trebuchet MS"/>
            <w:noProof/>
          </w:rPr>
          <w:delText>its</w:delText>
        </w:r>
      </w:del>
      <w:ins w:id="87" w:author="Author">
        <w:r w:rsidRPr="00F65C27">
          <w:rPr>
            <w:rFonts w:ascii="Trebuchet MS" w:hAnsi="Trebuchet MS"/>
            <w:noProof/>
          </w:rPr>
          <w:t>their</w:t>
        </w:r>
      </w:ins>
      <w:r w:rsidRPr="00F65C27">
        <w:rPr>
          <w:rFonts w:ascii="Trebuchet MS" w:hAnsi="Trebuchet MS"/>
          <w:noProof/>
        </w:rPr>
        <w:t xml:space="preserve"> own inheritance.’”</w:t>
      </w:r>
    </w:p>
    <w:p w:rsidR="0001417C" w:rsidRPr="00F65C27" w:rsidRDefault="0001417C" w:rsidP="0001417C">
      <w:pPr>
        <w:rPr>
          <w:rFonts w:ascii="Trebuchet MS" w:hAnsi="Trebuchet MS"/>
          <w:noProof/>
        </w:rPr>
      </w:pPr>
      <w:r w:rsidRPr="00F65C27">
        <w:rPr>
          <w:rFonts w:ascii="Trebuchet MS" w:hAnsi="Trebuchet MS"/>
          <w:b/>
        </w:rPr>
        <w:t xml:space="preserve">36:10 </w:t>
      </w:r>
      <w:del w:id="88" w:author="Author">
        <w:r w:rsidRPr="00F65C27">
          <w:rPr>
            <w:rFonts w:ascii="Trebuchet MS" w:hAnsi="Trebuchet MS"/>
            <w:noProof/>
          </w:rPr>
          <w:delText>Just</w:delText>
        </w:r>
      </w:del>
      <w:ins w:id="89" w:author="Author">
        <w:r w:rsidRPr="00F65C27">
          <w:rPr>
            <w:rFonts w:ascii="Trebuchet MS" w:hAnsi="Trebuchet MS"/>
            <w:noProof/>
          </w:rPr>
          <w:t>The daughters of Ze·lo′phe·had did just</w:t>
        </w:r>
      </w:ins>
      <w:r w:rsidRPr="00F65C27">
        <w:rPr>
          <w:rFonts w:ascii="Trebuchet MS" w:hAnsi="Trebuchet MS"/>
          <w:noProof/>
        </w:rPr>
        <w:t xml:space="preserve"> as Jehovah had commanded Moses</w:t>
      </w:r>
      <w:del w:id="90" w:author="Author">
        <w:r w:rsidRPr="00F65C27">
          <w:rPr>
            <w:rFonts w:ascii="Trebuchet MS" w:hAnsi="Trebuchet MS"/>
            <w:noProof/>
          </w:rPr>
          <w:delText>, that is the way the daughters of Ze·lo′phe·had did</w:delText>
        </w:r>
      </w:del>
      <w:r w:rsidRPr="00F65C27">
        <w:rPr>
          <w:rFonts w:ascii="Trebuchet MS" w:hAnsi="Trebuchet MS"/>
          <w:noProof/>
        </w:rPr>
        <w:t xml:space="preserve">. </w:t>
      </w:r>
      <w:r w:rsidRPr="00F65C27">
        <w:rPr>
          <w:rFonts w:ascii="Trebuchet MS" w:hAnsi="Trebuchet MS"/>
          <w:b/>
          <w:noProof/>
        </w:rPr>
        <w:t xml:space="preserve">36:11 </w:t>
      </w:r>
      <w:del w:id="91" w:author="Author">
        <w:r w:rsidRPr="00F65C27">
          <w:rPr>
            <w:rFonts w:ascii="Trebuchet MS" w:hAnsi="Trebuchet MS"/>
            <w:noProof/>
          </w:rPr>
          <w:delText>Accordingly</w:delText>
        </w:r>
      </w:del>
      <w:ins w:id="92" w:author="Author">
        <w:r w:rsidRPr="00F65C27">
          <w:rPr>
            <w:rFonts w:ascii="Trebuchet MS" w:hAnsi="Trebuchet MS"/>
            <w:noProof/>
          </w:rPr>
          <w:t>So</w:t>
        </w:r>
      </w:ins>
      <w:r w:rsidRPr="00F65C27">
        <w:rPr>
          <w:rFonts w:ascii="Trebuchet MS" w:hAnsi="Trebuchet MS"/>
          <w:noProof/>
        </w:rPr>
        <w:t xml:space="preserve"> Mah′lah, Tir′zah</w:t>
      </w:r>
      <w:del w:id="93" w:author="Author">
        <w:r w:rsidRPr="00F65C27">
          <w:rPr>
            <w:rFonts w:ascii="Trebuchet MS" w:hAnsi="Trebuchet MS"/>
            <w:noProof/>
          </w:rPr>
          <w:delText xml:space="preserve"> and</w:delText>
        </w:r>
      </w:del>
      <w:ins w:id="94" w:author="Author">
        <w:r w:rsidRPr="00F65C27">
          <w:rPr>
            <w:rFonts w:ascii="Trebuchet MS" w:hAnsi="Trebuchet MS"/>
            <w:noProof/>
          </w:rPr>
          <w:t>,</w:t>
        </w:r>
      </w:ins>
      <w:r w:rsidRPr="00F65C27">
        <w:rPr>
          <w:rFonts w:ascii="Trebuchet MS" w:hAnsi="Trebuchet MS"/>
          <w:noProof/>
        </w:rPr>
        <w:t xml:space="preserve"> Hog′lah</w:t>
      </w:r>
      <w:del w:id="95" w:author="Author">
        <w:r w:rsidRPr="00F65C27">
          <w:rPr>
            <w:rFonts w:ascii="Trebuchet MS" w:hAnsi="Trebuchet MS"/>
            <w:noProof/>
          </w:rPr>
          <w:delText xml:space="preserve"> and</w:delText>
        </w:r>
      </w:del>
      <w:ins w:id="96" w:author="Author">
        <w:r w:rsidRPr="00F65C27">
          <w:rPr>
            <w:rFonts w:ascii="Trebuchet MS" w:hAnsi="Trebuchet MS"/>
            <w:noProof/>
          </w:rPr>
          <w:t>,</w:t>
        </w:r>
      </w:ins>
      <w:r w:rsidRPr="00F65C27">
        <w:rPr>
          <w:rFonts w:ascii="Trebuchet MS" w:hAnsi="Trebuchet MS"/>
          <w:noProof/>
        </w:rPr>
        <w:t xml:space="preserve"> Mil′cah</w:t>
      </w:r>
      <w:ins w:id="97" w:author="Author">
        <w:r w:rsidRPr="00F65C27">
          <w:rPr>
            <w:rFonts w:ascii="Trebuchet MS" w:hAnsi="Trebuchet MS"/>
            <w:noProof/>
          </w:rPr>
          <w:t>,</w:t>
        </w:r>
      </w:ins>
      <w:r w:rsidRPr="00F65C27">
        <w:rPr>
          <w:rFonts w:ascii="Trebuchet MS" w:hAnsi="Trebuchet MS"/>
          <w:noProof/>
        </w:rPr>
        <w:t xml:space="preserve"> and Noah, the daughters of Ze·lo′phe·had, </w:t>
      </w:r>
      <w:del w:id="98" w:author="Author">
        <w:r w:rsidRPr="00F65C27">
          <w:rPr>
            <w:rFonts w:ascii="Trebuchet MS" w:hAnsi="Trebuchet MS"/>
            <w:noProof/>
          </w:rPr>
          <w:delText>became the wives of</w:delText>
        </w:r>
      </w:del>
      <w:ins w:id="99" w:author="Author">
        <w:r w:rsidRPr="00F65C27">
          <w:rPr>
            <w:rFonts w:ascii="Trebuchet MS" w:hAnsi="Trebuchet MS"/>
            <w:noProof/>
          </w:rPr>
          <w:t>married</w:t>
        </w:r>
      </w:ins>
      <w:r w:rsidRPr="00F65C27">
        <w:rPr>
          <w:rFonts w:ascii="Trebuchet MS" w:hAnsi="Trebuchet MS"/>
          <w:noProof/>
        </w:rPr>
        <w:t xml:space="preserve"> the sons of their father’s brothers. </w:t>
      </w:r>
      <w:r w:rsidRPr="00F65C27">
        <w:rPr>
          <w:rFonts w:ascii="Trebuchet MS" w:hAnsi="Trebuchet MS"/>
          <w:b/>
          <w:noProof/>
        </w:rPr>
        <w:t xml:space="preserve">36:12 </w:t>
      </w:r>
      <w:del w:id="100" w:author="Author">
        <w:r w:rsidRPr="00F65C27">
          <w:rPr>
            <w:rFonts w:ascii="Trebuchet MS" w:hAnsi="Trebuchet MS"/>
            <w:noProof/>
          </w:rPr>
          <w:delText>To some</w:delText>
        </w:r>
      </w:del>
      <w:ins w:id="101" w:author="Author">
        <w:r w:rsidRPr="00F65C27">
          <w:rPr>
            <w:rFonts w:ascii="Trebuchet MS" w:hAnsi="Trebuchet MS"/>
            <w:noProof/>
          </w:rPr>
          <w:t>They became wives</w:t>
        </w:r>
      </w:ins>
      <w:r w:rsidRPr="00F65C27">
        <w:rPr>
          <w:rFonts w:ascii="Trebuchet MS" w:hAnsi="Trebuchet MS"/>
          <w:noProof/>
        </w:rPr>
        <w:t xml:space="preserve"> of </w:t>
      </w:r>
      <w:ins w:id="102" w:author="Author">
        <w:r w:rsidRPr="00F65C27">
          <w:rPr>
            <w:rFonts w:ascii="Trebuchet MS" w:hAnsi="Trebuchet MS"/>
            <w:noProof/>
          </w:rPr>
          <w:t xml:space="preserve">men from </w:t>
        </w:r>
      </w:ins>
      <w:r w:rsidRPr="00F65C27">
        <w:rPr>
          <w:rFonts w:ascii="Trebuchet MS" w:hAnsi="Trebuchet MS"/>
          <w:noProof/>
        </w:rPr>
        <w:t xml:space="preserve">the families of </w:t>
      </w:r>
      <w:del w:id="103" w:author="Author">
        <w:r w:rsidRPr="00F65C27">
          <w:rPr>
            <w:rFonts w:ascii="Trebuchet MS" w:hAnsi="Trebuchet MS"/>
            <w:noProof/>
          </w:rPr>
          <w:delText xml:space="preserve">the sons of </w:delText>
        </w:r>
      </w:del>
      <w:r w:rsidRPr="00F65C27">
        <w:rPr>
          <w:rFonts w:ascii="Trebuchet MS" w:hAnsi="Trebuchet MS"/>
          <w:noProof/>
        </w:rPr>
        <w:t xml:space="preserve">Ma·nas′seh the son of Joseph </w:t>
      </w:r>
      <w:del w:id="104" w:author="Author">
        <w:r w:rsidRPr="00F65C27">
          <w:rPr>
            <w:rFonts w:ascii="Trebuchet MS" w:hAnsi="Trebuchet MS"/>
            <w:noProof/>
          </w:rPr>
          <w:delText>they became wives,</w:delText>
        </w:r>
      </w:del>
      <w:ins w:id="105" w:author="Author">
        <w:r w:rsidRPr="00F65C27">
          <w:rPr>
            <w:rFonts w:ascii="Trebuchet MS" w:hAnsi="Trebuchet MS"/>
            <w:noProof/>
          </w:rPr>
          <w:t>so</w:t>
        </w:r>
      </w:ins>
      <w:r w:rsidRPr="00F65C27">
        <w:rPr>
          <w:rFonts w:ascii="Trebuchet MS" w:hAnsi="Trebuchet MS"/>
          <w:noProof/>
        </w:rPr>
        <w:t xml:space="preserve"> that their inheritance </w:t>
      </w:r>
      <w:del w:id="106" w:author="Author">
        <w:r w:rsidRPr="00F65C27">
          <w:rPr>
            <w:rFonts w:ascii="Trebuchet MS" w:hAnsi="Trebuchet MS"/>
            <w:noProof/>
          </w:rPr>
          <w:delText>might continue together with</w:delText>
        </w:r>
      </w:del>
      <w:ins w:id="107" w:author="Author">
        <w:r w:rsidRPr="00F65C27">
          <w:rPr>
            <w:rFonts w:ascii="Trebuchet MS" w:hAnsi="Trebuchet MS"/>
            <w:noProof/>
          </w:rPr>
          <w:t>would remain in</w:t>
        </w:r>
      </w:ins>
      <w:r w:rsidRPr="00F65C27">
        <w:rPr>
          <w:rFonts w:ascii="Trebuchet MS" w:hAnsi="Trebuchet MS"/>
          <w:noProof/>
        </w:rPr>
        <w:t xml:space="preserve"> the tribe of </w:t>
      </w:r>
      <w:del w:id="108" w:author="Author">
        <w:r w:rsidRPr="00F65C27">
          <w:rPr>
            <w:rFonts w:ascii="Trebuchet MS" w:hAnsi="Trebuchet MS"/>
            <w:noProof/>
          </w:rPr>
          <w:delText>the</w:delText>
        </w:r>
      </w:del>
      <w:ins w:id="109" w:author="Author">
        <w:r w:rsidRPr="00F65C27">
          <w:rPr>
            <w:rFonts w:ascii="Trebuchet MS" w:hAnsi="Trebuchet MS"/>
            <w:noProof/>
          </w:rPr>
          <w:t>their father’s</w:t>
        </w:r>
      </w:ins>
      <w:r w:rsidRPr="00F65C27">
        <w:rPr>
          <w:rFonts w:ascii="Trebuchet MS" w:hAnsi="Trebuchet MS"/>
          <w:noProof/>
        </w:rPr>
        <w:t xml:space="preserve"> family</w:t>
      </w:r>
      <w:del w:id="110" w:author="Author">
        <w:r w:rsidRPr="00F65C27">
          <w:rPr>
            <w:rFonts w:ascii="Trebuchet MS" w:hAnsi="Trebuchet MS"/>
            <w:noProof/>
          </w:rPr>
          <w:delText xml:space="preserve"> of their father</w:delText>
        </w:r>
      </w:del>
      <w:r w:rsidRPr="00F65C27">
        <w:rPr>
          <w:rFonts w:ascii="Trebuchet MS" w:hAnsi="Trebuchet MS"/>
          <w:noProof/>
        </w:rPr>
        <w:t>.</w:t>
      </w:r>
    </w:p>
    <w:p w:rsidR="0001417C" w:rsidRPr="00F65C27" w:rsidRDefault="0001417C" w:rsidP="0001417C">
      <w:pPr>
        <w:rPr>
          <w:rFonts w:ascii="Trebuchet MS" w:hAnsi="Trebuchet MS"/>
          <w:noProof/>
        </w:rPr>
      </w:pPr>
      <w:r w:rsidRPr="00F65C27">
        <w:rPr>
          <w:rFonts w:ascii="Trebuchet MS" w:hAnsi="Trebuchet MS"/>
          <w:b/>
        </w:rPr>
        <w:t xml:space="preserve">36:13 </w:t>
      </w:r>
      <w:r w:rsidRPr="00F65C27">
        <w:rPr>
          <w:rFonts w:ascii="Trebuchet MS" w:hAnsi="Trebuchet MS"/>
          <w:noProof/>
        </w:rPr>
        <w:t xml:space="preserve">These are the commandments and the judicial decisions that Jehovah </w:t>
      </w:r>
      <w:del w:id="111" w:author="Author">
        <w:r w:rsidRPr="00F65C27">
          <w:rPr>
            <w:rFonts w:ascii="Trebuchet MS" w:hAnsi="Trebuchet MS"/>
            <w:noProof/>
          </w:rPr>
          <w:delText>commanded by means of</w:delText>
        </w:r>
      </w:del>
      <w:ins w:id="112" w:author="Author">
        <w:r w:rsidRPr="00F65C27">
          <w:rPr>
            <w:rFonts w:ascii="Trebuchet MS" w:hAnsi="Trebuchet MS"/>
            <w:noProof/>
          </w:rPr>
          <w:t>gave to the Israelites through</w:t>
        </w:r>
      </w:ins>
      <w:r w:rsidRPr="00F65C27">
        <w:rPr>
          <w:rFonts w:ascii="Trebuchet MS" w:hAnsi="Trebuchet MS"/>
          <w:noProof/>
        </w:rPr>
        <w:t xml:space="preserve"> Moses </w:t>
      </w:r>
      <w:del w:id="113" w:author="Author">
        <w:r w:rsidRPr="00F65C27">
          <w:rPr>
            <w:rFonts w:ascii="Trebuchet MS" w:hAnsi="Trebuchet MS"/>
            <w:noProof/>
          </w:rPr>
          <w:delText xml:space="preserve">to the sons of Israel </w:delText>
        </w:r>
      </w:del>
      <w:r w:rsidRPr="00F65C27">
        <w:rPr>
          <w:rFonts w:ascii="Trebuchet MS" w:hAnsi="Trebuchet MS"/>
          <w:noProof/>
        </w:rPr>
        <w:t>on the desert plains of Mo′ab by the Jordan at Jer′i·cho.</w:t>
      </w:r>
    </w:p>
    <w:p w:rsidR="0001417C" w:rsidRPr="00F65C27" w:rsidRDefault="0001417C" w:rsidP="0001417C">
      <w:pPr>
        <w:rPr>
          <w:del w:id="114" w:author="Author"/>
          <w:rFonts w:ascii="Trebuchet MS" w:hAnsi="Trebuchet MS"/>
          <w:noProof/>
        </w:rPr>
      </w:pPr>
    </w:p>
    <w:p w:rsidR="0001417C" w:rsidRPr="00F65C27" w:rsidRDefault="0001417C" w:rsidP="0001417C">
      <w:pPr>
        <w:rPr>
          <w:rFonts w:ascii="Trebuchet MS" w:hAnsi="Trebuchet MS"/>
          <w:b/>
        </w:rPr>
      </w:pPr>
    </w:p>
    <w:p w:rsidR="00762BCB" w:rsidRPr="0001417C" w:rsidRDefault="00762BCB" w:rsidP="0001417C"/>
    <w:sectPr w:rsidR="00762BCB" w:rsidRPr="0001417C" w:rsidSect="00CA2E7C">
      <w:headerReference w:type="default" r:id="rId7"/>
      <w:headerReference w:type="first" r:id="rId8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94260" w:rsidRDefault="00C94260">
      <w:r>
        <w:separator/>
      </w:r>
    </w:p>
  </w:endnote>
  <w:endnote w:type="continuationSeparator" w:id="0">
    <w:p w:rsidR="00C94260" w:rsidRDefault="00C942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94260" w:rsidRDefault="00C94260">
      <w:r>
        <w:separator/>
      </w:r>
    </w:p>
  </w:footnote>
  <w:footnote w:type="continuationSeparator" w:id="0">
    <w:p w:rsidR="00C94260" w:rsidRDefault="00C942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721ECB">
        <w:t>Numbers Chapter 36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721ECB">
      <w:t>04-Numbers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721ECB">
      <w:rPr>
        <w:noProof/>
        <w:snapToGrid w:val="0"/>
      </w:rPr>
      <w:t>Numbers 36.Revised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5D65DB">
    <w:pPr>
      <w:pStyle w:val="Style3"/>
    </w:pPr>
    <w:r>
      <w:t xml:space="preserve">English Title: </w:t>
    </w:r>
    <w:fldSimple w:instr=" TITLE  \* MERGEFORMAT ">
      <w:r w:rsidR="00721ECB">
        <w:t>Numbers Chapter 36</w:t>
      </w:r>
    </w:fldSimple>
  </w:p>
  <w:p w:rsidR="00FB6530" w:rsidRDefault="00FB6530" w:rsidP="005D65DB">
    <w:pPr>
      <w:pStyle w:val="Style4"/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721ECB">
      <w:t>04-Numbers</w:t>
    </w:r>
    <w:r>
      <w:fldChar w:fldCharType="end"/>
    </w:r>
  </w:p>
  <w:p w:rsidR="00FB6530" w:rsidRDefault="00FB6530" w:rsidP="005D65DB">
    <w:pPr>
      <w:pStyle w:val="Style2"/>
    </w:pPr>
    <w:r w:rsidRPr="005D65DB">
      <w:t>Document</w:t>
    </w:r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721ECB">
      <w:rPr>
        <w:noProof/>
        <w:snapToGrid w:val="0"/>
      </w:rPr>
      <w:t>Numbers 36.Revised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721ECB">
      <w:t>&lt;not set&gt;</w:t>
    </w:r>
    <w:r>
      <w:fldChar w:fldCharType="end"/>
    </w:r>
  </w:p>
  <w:p w:rsidR="00FB6530" w:rsidRDefault="00FB6530" w:rsidP="005D65DB">
    <w:pPr>
      <w:pStyle w:val="Style5"/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721ECB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721ECB">
      <w:t>&lt;not set&gt;</w:t>
    </w:r>
    <w:r>
      <w:fldChar w:fldCharType="end"/>
    </w:r>
  </w:p>
  <w:p w:rsidR="00FB6530" w:rsidRDefault="00FB6530" w:rsidP="005D65DB">
    <w:pPr>
      <w:pStyle w:val="Style6"/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721ECB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260"/>
    <w:rsid w:val="0001417C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5D4494"/>
    <w:rsid w:val="005D65DB"/>
    <w:rsid w:val="005F29B7"/>
    <w:rsid w:val="006634F9"/>
    <w:rsid w:val="00683A19"/>
    <w:rsid w:val="006B2E68"/>
    <w:rsid w:val="006D0A9F"/>
    <w:rsid w:val="006E0169"/>
    <w:rsid w:val="00721ECB"/>
    <w:rsid w:val="0075006C"/>
    <w:rsid w:val="00762BCB"/>
    <w:rsid w:val="00796D66"/>
    <w:rsid w:val="007A584B"/>
    <w:rsid w:val="0085190A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94260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30C4C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B3B0DB55-EE31-4B4B-8156-23E73ADFC2B7}"/>
  <w:attachedTemplate r:id="Rb5341f1c4a47408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D65D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customStyle="1" w:styleId="Style1">
    <w:name w:val="Style1"/>
    <w:basedOn w:val="Normal"/>
    <w:qFormat/>
    <w:rsid w:val="005D65DB"/>
  </w:style>
  <w:style w:type="paragraph" w:customStyle="1" w:styleId="Style2">
    <w:name w:val="Style2"/>
    <w:basedOn w:val="Header"/>
    <w:qFormat/>
    <w:rsid w:val="005D65DB"/>
  </w:style>
  <w:style w:type="paragraph" w:customStyle="1" w:styleId="Style3">
    <w:name w:val="Style3"/>
    <w:basedOn w:val="Header"/>
    <w:qFormat/>
    <w:rsid w:val="005D65DB"/>
    <w:pPr>
      <w:tabs>
        <w:tab w:val="center" w:pos="4200"/>
        <w:tab w:val="right" w:pos="8280"/>
      </w:tabs>
    </w:pPr>
  </w:style>
  <w:style w:type="paragraph" w:customStyle="1" w:styleId="Style4">
    <w:name w:val="Style4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5">
    <w:name w:val="Style5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6">
    <w:name w:val="Style6"/>
    <w:basedOn w:val="Header"/>
    <w:qFormat/>
    <w:rsid w:val="005D65DB"/>
    <w:pPr>
      <w:tabs>
        <w:tab w:val="left" w:pos="4200"/>
        <w:tab w:val="right" w:pos="828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b5341f1c4a47408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552</ap:Words>
  <ap:Characters>2700</ap:Characters>
  <ap:Application>Microsoft Office Word</ap:Application>
  <ap:DocSecurity>0</ap:DocSecurity>
  <ap:Lines>45</ap:Lines>
  <ap:Paragraphs>6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3246</ap:CharactersWithSpaces>
  <ap:SharedDoc>false</ap:SharedDoc>
  <ap:HyperlinksChanged>false</ap:HyperlinksChanged>
  <ap:AppVersion>16.0000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Numbers Chapter 36</dc:title>
  <dc:subject/>
  <dc:creator>Matthew Calleja</dc:creator>
  <cp:keywords/>
  <dc:description/>
  <cp:lastModifiedBy>Calleja, Matthew</cp:lastModifiedBy>
  <cp:revision>3</cp:revision>
  <dcterms:created xsi:type="dcterms:W3CDTF">2020-12-29T09:30:00Z</dcterms:created>
  <dcterms:modified xsi:type="dcterms:W3CDTF">2020-12-29T09:30:00Z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Numbers 36.docx</vt:lpwstr>
  </property>
  <property fmtid="{D5CDD505-2E9C-101B-9397-08002B2CF9AE}" pid="9" name="_TranslationDocumentId">
    <vt:i4>19483</vt:i4>
  </property>
  <property fmtid="{D5CDD505-2E9C-101B-9397-08002B2CF9AE}" pid="10" name="_ParentPublicationName">
    <vt:lpwstr>04-Numbers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4036</vt:i4>
  </property>
  <property fmtid="{D5CDD505-2E9C-101B-9397-08002B2CF9AE}" pid="15" name="_PublicationDate">
    <vt:filetime>1899-12-29T23:00:00Z</vt:filetime>
  </property>
  <property fmtid="{D5CDD505-2E9C-101B-9397-08002B2CF9AE}" pid="16" name="_MailingDescription">
    <vt:lpwstr/>
  </property>
  <property fmtid="{D5CDD505-2E9C-101B-9397-08002B2CF9AE}" pid="17" name="_BookNumber">
    <vt:i4>4</vt:i4>
  </property>
  <property fmtid="{D5CDD505-2E9C-101B-9397-08002B2CF9AE}" pid="18" name="_ChapterNumber">
    <vt:i4>36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