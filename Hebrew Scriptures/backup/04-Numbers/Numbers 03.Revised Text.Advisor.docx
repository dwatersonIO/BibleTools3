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7482" w:rsidRPr="00784BA6" w:rsidRDefault="00487482" w:rsidP="00487482">
      <w:pPr>
        <w:rPr>
          <w:rFonts w:ascii="Trebuchet MS" w:hAnsi="Trebuchet MS"/>
          <w:noProof/>
        </w:rPr>
      </w:pPr>
      <w:bookmarkStart w:id="0" w:name="_GoBack"/>
      <w:bookmarkEnd w:id="0"/>
      <w:r w:rsidRPr="00784BA6">
        <w:rPr>
          <w:rFonts w:ascii="Trebuchet MS" w:hAnsi="Trebuchet MS"/>
          <w:b/>
        </w:rPr>
        <w:t xml:space="preserve">3:1 </w:t>
      </w:r>
      <w:r w:rsidRPr="00784BA6">
        <w:rPr>
          <w:rFonts w:ascii="Trebuchet MS" w:hAnsi="Trebuchet MS"/>
          <w:noProof/>
        </w:rPr>
        <w:t xml:space="preserve">Now these were the </w:t>
      </w:r>
      <w:del w:id="1" w:author="Author">
        <w:r w:rsidRPr="00784BA6">
          <w:rPr>
            <w:rFonts w:ascii="Trebuchet MS" w:hAnsi="Trebuchet MS"/>
            <w:noProof/>
          </w:rPr>
          <w:delText>generations</w:delText>
        </w:r>
      </w:del>
      <w:ins w:id="2" w:author="Author">
        <w:r w:rsidRPr="00784BA6">
          <w:rPr>
            <w:rFonts w:ascii="Trebuchet MS" w:hAnsi="Trebuchet MS"/>
            <w:noProof/>
          </w:rPr>
          <w:t>family lines</w:t>
        </w:r>
        <w:r w:rsidRPr="00784BA6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784BA6">
        <w:rPr>
          <w:rFonts w:ascii="Trebuchet MS" w:hAnsi="Trebuchet MS"/>
          <w:noProof/>
        </w:rPr>
        <w:t xml:space="preserve"> of Aaron and Moses in the day that Jehovah spoke with Moses </w:t>
      </w:r>
      <w:del w:id="5" w:author="Author">
        <w:r w:rsidRPr="00784BA6">
          <w:rPr>
            <w:rFonts w:ascii="Trebuchet MS" w:hAnsi="Trebuchet MS"/>
            <w:noProof/>
          </w:rPr>
          <w:delText>in</w:delText>
        </w:r>
      </w:del>
      <w:ins w:id="6" w:author="Author">
        <w:r w:rsidRPr="00784BA6">
          <w:rPr>
            <w:rFonts w:ascii="Trebuchet MS" w:hAnsi="Trebuchet MS"/>
            <w:noProof/>
          </w:rPr>
          <w:t>on</w:t>
        </w:r>
      </w:ins>
      <w:r w:rsidRPr="00784BA6">
        <w:rPr>
          <w:rFonts w:ascii="Trebuchet MS" w:hAnsi="Trebuchet MS"/>
          <w:noProof/>
        </w:rPr>
        <w:t xml:space="preserve"> Mount Si′nai. </w:t>
      </w:r>
      <w:r w:rsidRPr="00784BA6">
        <w:rPr>
          <w:rFonts w:ascii="Trebuchet MS" w:hAnsi="Trebuchet MS"/>
          <w:b/>
          <w:noProof/>
        </w:rPr>
        <w:t xml:space="preserve">3:2 </w:t>
      </w:r>
      <w:del w:id="7" w:author="Author">
        <w:r w:rsidRPr="00784BA6">
          <w:rPr>
            <w:rFonts w:ascii="Trebuchet MS" w:hAnsi="Trebuchet MS"/>
            <w:noProof/>
          </w:rPr>
          <w:delText>And these</w:delText>
        </w:r>
      </w:del>
      <w:ins w:id="8" w:author="Author">
        <w:r w:rsidRPr="00784BA6">
          <w:rPr>
            <w:rFonts w:ascii="Trebuchet MS" w:hAnsi="Trebuchet MS"/>
            <w:noProof/>
          </w:rPr>
          <w:t>These</w:t>
        </w:r>
      </w:ins>
      <w:r w:rsidRPr="00784BA6">
        <w:rPr>
          <w:rFonts w:ascii="Trebuchet MS" w:hAnsi="Trebuchet MS"/>
          <w:noProof/>
        </w:rPr>
        <w:t xml:space="preserve"> were the names of Aaron’s sons: the firstborn Na′dab</w:t>
      </w:r>
      <w:ins w:id="9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A·bi′hu, El·e·a′zar</w:t>
      </w:r>
      <w:ins w:id="10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Ith′a·mar. </w:t>
      </w:r>
      <w:r w:rsidRPr="00784BA6">
        <w:rPr>
          <w:rFonts w:ascii="Trebuchet MS" w:hAnsi="Trebuchet MS"/>
          <w:b/>
          <w:noProof/>
        </w:rPr>
        <w:t xml:space="preserve">3:3 </w:t>
      </w:r>
      <w:r w:rsidRPr="00784BA6">
        <w:rPr>
          <w:rFonts w:ascii="Trebuchet MS" w:hAnsi="Trebuchet MS"/>
          <w:noProof/>
        </w:rPr>
        <w:t xml:space="preserve">These were the names of Aaron’s sons, the anointed priests </w:t>
      </w:r>
      <w:del w:id="11" w:author="Author">
        <w:r w:rsidRPr="00784BA6">
          <w:rPr>
            <w:rFonts w:ascii="Trebuchet MS" w:hAnsi="Trebuchet MS"/>
            <w:noProof/>
          </w:rPr>
          <w:delText>whose hands</w:delText>
        </w:r>
      </w:del>
      <w:ins w:id="12" w:author="Author">
        <w:r w:rsidRPr="00784BA6">
          <w:rPr>
            <w:rFonts w:ascii="Trebuchet MS" w:hAnsi="Trebuchet MS"/>
            <w:noProof/>
          </w:rPr>
          <w:t>who</w:t>
        </w:r>
      </w:ins>
      <w:r w:rsidRPr="00784BA6">
        <w:rPr>
          <w:rFonts w:ascii="Trebuchet MS" w:hAnsi="Trebuchet MS"/>
          <w:noProof/>
        </w:rPr>
        <w:t xml:space="preserve"> had been </w:t>
      </w:r>
      <w:del w:id="13" w:author="Author">
        <w:r w:rsidRPr="00784BA6">
          <w:rPr>
            <w:rFonts w:ascii="Trebuchet MS" w:hAnsi="Trebuchet MS"/>
            <w:noProof/>
          </w:rPr>
          <w:delText>filled with power</w:delText>
        </w:r>
      </w:del>
      <w:ins w:id="14" w:author="Author">
        <w:r w:rsidRPr="00784BA6">
          <w:rPr>
            <w:rFonts w:ascii="Trebuchet MS" w:hAnsi="Trebuchet MS"/>
            <w:noProof/>
          </w:rPr>
          <w:t>installed</w:t>
        </w:r>
        <w:r w:rsidRPr="00784BA6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784BA6">
        <w:rPr>
          <w:rFonts w:ascii="Trebuchet MS" w:hAnsi="Trebuchet MS"/>
          <w:noProof/>
        </w:rPr>
        <w:t xml:space="preserve"> to </w:t>
      </w:r>
      <w:del w:id="17" w:author="Author">
        <w:r w:rsidRPr="00784BA6">
          <w:rPr>
            <w:rFonts w:ascii="Trebuchet MS" w:hAnsi="Trebuchet MS"/>
            <w:noProof/>
          </w:rPr>
          <w:delText>act</w:delText>
        </w:r>
      </w:del>
      <w:ins w:id="18" w:author="Author">
        <w:r w:rsidRPr="00784BA6">
          <w:rPr>
            <w:rFonts w:ascii="Trebuchet MS" w:hAnsi="Trebuchet MS"/>
            <w:noProof/>
          </w:rPr>
          <w:t>serve</w:t>
        </w:r>
      </w:ins>
      <w:r w:rsidRPr="00784BA6">
        <w:rPr>
          <w:rFonts w:ascii="Trebuchet MS" w:hAnsi="Trebuchet MS"/>
          <w:noProof/>
        </w:rPr>
        <w:t xml:space="preserve"> as priests. </w:t>
      </w:r>
      <w:r w:rsidRPr="00784BA6">
        <w:rPr>
          <w:rFonts w:ascii="Trebuchet MS" w:hAnsi="Trebuchet MS"/>
          <w:b/>
          <w:noProof/>
        </w:rPr>
        <w:t xml:space="preserve">3:4 </w:t>
      </w:r>
      <w:r w:rsidRPr="00784BA6">
        <w:rPr>
          <w:rFonts w:ascii="Trebuchet MS" w:hAnsi="Trebuchet MS"/>
          <w:noProof/>
        </w:rPr>
        <w:t xml:space="preserve">However, Na′dab and A·bi′hu died before Jehovah when they offered </w:t>
      </w:r>
      <w:del w:id="19" w:author="Author">
        <w:r w:rsidRPr="00784BA6">
          <w:rPr>
            <w:rFonts w:ascii="Trebuchet MS" w:hAnsi="Trebuchet MS"/>
            <w:noProof/>
          </w:rPr>
          <w:delText>illegitimate</w:delText>
        </w:r>
      </w:del>
      <w:ins w:id="20" w:author="Author">
        <w:r w:rsidRPr="00784BA6">
          <w:rPr>
            <w:rFonts w:ascii="Trebuchet MS" w:hAnsi="Trebuchet MS"/>
            <w:noProof/>
          </w:rPr>
          <w:t>unauthorized</w:t>
        </w:r>
      </w:ins>
      <w:r w:rsidRPr="00784BA6">
        <w:rPr>
          <w:rFonts w:ascii="Trebuchet MS" w:hAnsi="Trebuchet MS"/>
          <w:noProof/>
        </w:rPr>
        <w:t xml:space="preserve"> fire before Jehovah in the wilderness of Si′nai</w:t>
      </w:r>
      <w:del w:id="21" w:author="Author">
        <w:r w:rsidRPr="00784BA6">
          <w:rPr>
            <w:rFonts w:ascii="Trebuchet MS" w:hAnsi="Trebuchet MS"/>
            <w:noProof/>
          </w:rPr>
          <w:delText>;</w:delText>
        </w:r>
      </w:del>
      <w:ins w:id="22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they did not </w:t>
      </w:r>
      <w:del w:id="23" w:author="Author">
        <w:r w:rsidRPr="00784BA6">
          <w:rPr>
            <w:rFonts w:ascii="Trebuchet MS" w:hAnsi="Trebuchet MS"/>
            <w:noProof/>
          </w:rPr>
          <w:delText xml:space="preserve">come to </w:delText>
        </w:r>
      </w:del>
      <w:r w:rsidRPr="00784BA6">
        <w:rPr>
          <w:rFonts w:ascii="Trebuchet MS" w:hAnsi="Trebuchet MS"/>
          <w:noProof/>
        </w:rPr>
        <w:t xml:space="preserve">have any sons. But El·e·a′zar and Ith′a·mar continued to </w:t>
      </w:r>
      <w:del w:id="24" w:author="Author">
        <w:r w:rsidRPr="00784BA6">
          <w:rPr>
            <w:rFonts w:ascii="Trebuchet MS" w:hAnsi="Trebuchet MS"/>
            <w:noProof/>
          </w:rPr>
          <w:delText>act</w:delText>
        </w:r>
      </w:del>
      <w:ins w:id="25" w:author="Author">
        <w:r w:rsidRPr="00784BA6">
          <w:rPr>
            <w:rFonts w:ascii="Trebuchet MS" w:hAnsi="Trebuchet MS"/>
            <w:noProof/>
          </w:rPr>
          <w:t>serve</w:t>
        </w:r>
      </w:ins>
      <w:r w:rsidRPr="00784BA6">
        <w:rPr>
          <w:rFonts w:ascii="Trebuchet MS" w:hAnsi="Trebuchet MS"/>
          <w:noProof/>
        </w:rPr>
        <w:t xml:space="preserve"> as priests along with Aaron their father.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3:5 </w:t>
      </w:r>
      <w:del w:id="26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r w:rsidRPr="00784BA6">
        <w:rPr>
          <w:rFonts w:ascii="Trebuchet MS" w:hAnsi="Trebuchet MS"/>
          <w:noProof/>
        </w:rPr>
        <w:t xml:space="preserve">Jehovah </w:t>
      </w:r>
      <w:del w:id="27" w:author="Author">
        <w:r w:rsidRPr="00784BA6">
          <w:rPr>
            <w:rFonts w:ascii="Trebuchet MS" w:hAnsi="Trebuchet MS"/>
            <w:noProof/>
          </w:rPr>
          <w:delText>proceeded to speak</w:delText>
        </w:r>
      </w:del>
      <w:ins w:id="28" w:author="Author">
        <w:r w:rsidRPr="00784BA6">
          <w:rPr>
            <w:rFonts w:ascii="Trebuchet MS" w:hAnsi="Trebuchet MS"/>
            <w:noProof/>
          </w:rPr>
          <w:t>then said</w:t>
        </w:r>
      </w:ins>
      <w:r w:rsidRPr="00784BA6">
        <w:rPr>
          <w:rFonts w:ascii="Trebuchet MS" w:hAnsi="Trebuchet MS"/>
          <w:noProof/>
        </w:rPr>
        <w:t xml:space="preserve"> to Moses</w:t>
      </w:r>
      <w:del w:id="29" w:author="Author">
        <w:r w:rsidRPr="00784BA6">
          <w:rPr>
            <w:rFonts w:ascii="Trebuchet MS" w:hAnsi="Trebuchet MS"/>
            <w:noProof/>
          </w:rPr>
          <w:delText>, saying</w:delText>
        </w:r>
      </w:del>
      <w:r w:rsidRPr="00784BA6">
        <w:rPr>
          <w:rFonts w:ascii="Trebuchet MS" w:hAnsi="Trebuchet MS"/>
          <w:noProof/>
        </w:rPr>
        <w:t xml:space="preserve">: </w:t>
      </w:r>
      <w:r w:rsidRPr="00784BA6">
        <w:rPr>
          <w:rFonts w:ascii="Trebuchet MS" w:hAnsi="Trebuchet MS"/>
          <w:b/>
          <w:noProof/>
        </w:rPr>
        <w:t xml:space="preserve">3:6 </w:t>
      </w:r>
      <w:r w:rsidRPr="00784BA6">
        <w:rPr>
          <w:rFonts w:ascii="Trebuchet MS" w:hAnsi="Trebuchet MS"/>
          <w:noProof/>
        </w:rPr>
        <w:t xml:space="preserve">“Bring the tribe of Le′vi </w:t>
      </w:r>
      <w:del w:id="30" w:author="Author">
        <w:r w:rsidRPr="00784BA6">
          <w:rPr>
            <w:rFonts w:ascii="Trebuchet MS" w:hAnsi="Trebuchet MS"/>
            <w:noProof/>
          </w:rPr>
          <w:delText>near</w:delText>
        </w:r>
      </w:del>
      <w:ins w:id="31" w:author="Author">
        <w:r w:rsidRPr="00784BA6">
          <w:rPr>
            <w:rFonts w:ascii="Trebuchet MS" w:hAnsi="Trebuchet MS"/>
            <w:noProof/>
          </w:rPr>
          <w:t>forward</w:t>
        </w:r>
      </w:ins>
      <w:r w:rsidRPr="00784BA6">
        <w:rPr>
          <w:rFonts w:ascii="Trebuchet MS" w:hAnsi="Trebuchet MS"/>
          <w:noProof/>
        </w:rPr>
        <w:t xml:space="preserve">, and </w:t>
      </w:r>
      <w:del w:id="32" w:author="Author">
        <w:r w:rsidRPr="00784BA6">
          <w:rPr>
            <w:rFonts w:ascii="Trebuchet MS" w:hAnsi="Trebuchet MS"/>
            <w:noProof/>
          </w:rPr>
          <w:delText xml:space="preserve">you must </w:delText>
        </w:r>
      </w:del>
      <w:r w:rsidRPr="00784BA6">
        <w:rPr>
          <w:rFonts w:ascii="Trebuchet MS" w:hAnsi="Trebuchet MS"/>
          <w:noProof/>
        </w:rPr>
        <w:t xml:space="preserve">stand them before Aaron the priest, and they </w:t>
      </w:r>
      <w:del w:id="33" w:author="Author">
        <w:r w:rsidRPr="00784BA6">
          <w:rPr>
            <w:rFonts w:ascii="Trebuchet MS" w:hAnsi="Trebuchet MS"/>
            <w:noProof/>
          </w:rPr>
          <w:delText>must</w:delText>
        </w:r>
      </w:del>
      <w:ins w:id="34" w:author="Author">
        <w:r w:rsidRPr="00784BA6">
          <w:rPr>
            <w:rFonts w:ascii="Trebuchet MS" w:hAnsi="Trebuchet MS"/>
            <w:noProof/>
          </w:rPr>
          <w:t>will</w:t>
        </w:r>
      </w:ins>
      <w:r w:rsidRPr="00784BA6">
        <w:rPr>
          <w:rFonts w:ascii="Trebuchet MS" w:hAnsi="Trebuchet MS"/>
          <w:noProof/>
        </w:rPr>
        <w:t xml:space="preserve"> minister to him. </w:t>
      </w:r>
      <w:r w:rsidRPr="00784BA6">
        <w:rPr>
          <w:rFonts w:ascii="Trebuchet MS" w:hAnsi="Trebuchet MS"/>
          <w:b/>
          <w:noProof/>
        </w:rPr>
        <w:t xml:space="preserve">3:7 </w:t>
      </w:r>
      <w:del w:id="35" w:author="Author">
        <w:r w:rsidRPr="00784BA6">
          <w:rPr>
            <w:rFonts w:ascii="Trebuchet MS" w:hAnsi="Trebuchet MS"/>
            <w:noProof/>
          </w:rPr>
          <w:delText>And they must keep</w:delText>
        </w:r>
      </w:del>
      <w:ins w:id="36" w:author="Author">
        <w:r w:rsidRPr="00784BA6">
          <w:rPr>
            <w:rFonts w:ascii="Trebuchet MS" w:hAnsi="Trebuchet MS"/>
            <w:noProof/>
          </w:rPr>
          <w:t>They are to fulfill</w:t>
        </w:r>
      </w:ins>
      <w:r w:rsidRPr="00784BA6">
        <w:rPr>
          <w:rFonts w:ascii="Trebuchet MS" w:hAnsi="Trebuchet MS"/>
          <w:noProof/>
        </w:rPr>
        <w:t xml:space="preserve"> their </w:t>
      </w:r>
      <w:del w:id="37" w:author="Author">
        <w:r w:rsidRPr="00784BA6">
          <w:rPr>
            <w:rFonts w:ascii="Trebuchet MS" w:hAnsi="Trebuchet MS"/>
            <w:noProof/>
          </w:rPr>
          <w:delText xml:space="preserve">obligation to </w:delText>
        </w:r>
      </w:del>
      <w:ins w:id="38" w:author="Author">
        <w:r w:rsidRPr="00784BA6">
          <w:rPr>
            <w:rFonts w:ascii="Trebuchet MS" w:hAnsi="Trebuchet MS"/>
            <w:noProof/>
          </w:rPr>
          <w:t xml:space="preserve">responsibilities toward </w:t>
        </w:r>
      </w:ins>
      <w:r w:rsidRPr="00784BA6">
        <w:rPr>
          <w:rFonts w:ascii="Trebuchet MS" w:hAnsi="Trebuchet MS"/>
          <w:noProof/>
        </w:rPr>
        <w:t xml:space="preserve">him and </w:t>
      </w:r>
      <w:del w:id="39" w:author="Author">
        <w:r w:rsidRPr="00784BA6">
          <w:rPr>
            <w:rFonts w:ascii="Trebuchet MS" w:hAnsi="Trebuchet MS"/>
            <w:noProof/>
          </w:rPr>
          <w:delText>their obligation to</w:delText>
        </w:r>
      </w:del>
      <w:ins w:id="40" w:author="Author">
        <w:r w:rsidRPr="00784BA6">
          <w:rPr>
            <w:rFonts w:ascii="Trebuchet MS" w:hAnsi="Trebuchet MS"/>
            <w:noProof/>
          </w:rPr>
          <w:t>toward</w:t>
        </w:r>
      </w:ins>
      <w:r w:rsidRPr="00784BA6">
        <w:rPr>
          <w:rFonts w:ascii="Trebuchet MS" w:hAnsi="Trebuchet MS"/>
          <w:noProof/>
        </w:rPr>
        <w:t xml:space="preserve"> all the assembly before the tent of meeting </w:t>
      </w:r>
      <w:del w:id="41" w:author="Author">
        <w:r w:rsidRPr="00784BA6">
          <w:rPr>
            <w:rFonts w:ascii="Trebuchet MS" w:hAnsi="Trebuchet MS"/>
            <w:noProof/>
          </w:rPr>
          <w:delText xml:space="preserve">in discharging the </w:delText>
        </w:r>
      </w:del>
      <w:ins w:id="42" w:author="Author">
        <w:r w:rsidRPr="00784BA6">
          <w:rPr>
            <w:rFonts w:ascii="Trebuchet MS" w:hAnsi="Trebuchet MS"/>
            <w:noProof/>
          </w:rPr>
          <w:t xml:space="preserve">by carrying out their </w:t>
        </w:r>
      </w:ins>
      <w:r w:rsidRPr="00784BA6">
        <w:rPr>
          <w:rFonts w:ascii="Trebuchet MS" w:hAnsi="Trebuchet MS"/>
          <w:noProof/>
        </w:rPr>
        <w:t xml:space="preserve">service </w:t>
      </w:r>
      <w:del w:id="43" w:author="Author">
        <w:r w:rsidRPr="00784BA6">
          <w:rPr>
            <w:rFonts w:ascii="Trebuchet MS" w:hAnsi="Trebuchet MS"/>
            <w:noProof/>
          </w:rPr>
          <w:delText>of</w:delText>
        </w:r>
      </w:del>
      <w:ins w:id="44" w:author="Author">
        <w:r w:rsidRPr="00784BA6">
          <w:rPr>
            <w:rFonts w:ascii="Trebuchet MS" w:hAnsi="Trebuchet MS"/>
            <w:noProof/>
          </w:rPr>
          <w:t>in connection with</w:t>
        </w:r>
      </w:ins>
      <w:r w:rsidRPr="00784BA6">
        <w:rPr>
          <w:rFonts w:ascii="Trebuchet MS" w:hAnsi="Trebuchet MS"/>
          <w:noProof/>
        </w:rPr>
        <w:t xml:space="preserve"> the tabernacle. </w:t>
      </w:r>
      <w:r w:rsidRPr="00784BA6">
        <w:rPr>
          <w:rFonts w:ascii="Trebuchet MS" w:hAnsi="Trebuchet MS"/>
          <w:b/>
          <w:noProof/>
        </w:rPr>
        <w:t xml:space="preserve">3:8 </w:t>
      </w:r>
      <w:del w:id="45" w:author="Author">
        <w:r w:rsidRPr="00784BA6">
          <w:rPr>
            <w:rFonts w:ascii="Trebuchet MS" w:hAnsi="Trebuchet MS"/>
            <w:noProof/>
          </w:rPr>
          <w:delText>And they must</w:delText>
        </w:r>
      </w:del>
      <w:ins w:id="46" w:author="Author">
        <w:r w:rsidRPr="00784BA6">
          <w:rPr>
            <w:rFonts w:ascii="Trebuchet MS" w:hAnsi="Trebuchet MS"/>
            <w:noProof/>
          </w:rPr>
          <w:t>They are to</w:t>
        </w:r>
      </w:ins>
      <w:r w:rsidRPr="00784BA6">
        <w:rPr>
          <w:rFonts w:ascii="Trebuchet MS" w:hAnsi="Trebuchet MS"/>
          <w:noProof/>
        </w:rPr>
        <w:t xml:space="preserve"> take care of all the </w:t>
      </w:r>
      <w:del w:id="47" w:author="Author">
        <w:r w:rsidRPr="00784BA6" w:rsidDel="001320FB">
          <w:rPr>
            <w:rFonts w:ascii="Trebuchet MS" w:hAnsi="Trebuchet MS"/>
            <w:noProof/>
          </w:rPr>
          <w:delText>utensils</w:delText>
        </w:r>
      </w:del>
      <w:ins w:id="48" w:author="Author">
        <w:r w:rsidRPr="001320FB">
          <w:rPr>
            <w:rFonts w:ascii="Trebuchet MS" w:hAnsi="Trebuchet MS"/>
            <w:noProof/>
          </w:rPr>
          <w:t>equipment</w:t>
        </w:r>
      </w:ins>
      <w:r w:rsidRPr="00784BA6">
        <w:rPr>
          <w:rFonts w:ascii="Trebuchet MS" w:hAnsi="Trebuchet MS"/>
          <w:noProof/>
        </w:rPr>
        <w:t xml:space="preserve"> of the tent of meeting</w:t>
      </w:r>
      <w:del w:id="49" w:author="Author">
        <w:r w:rsidRPr="00784BA6">
          <w:rPr>
            <w:rFonts w:ascii="Trebuchet MS" w:hAnsi="Trebuchet MS"/>
            <w:noProof/>
          </w:rPr>
          <w:delText>, even</w:delText>
        </w:r>
      </w:del>
      <w:ins w:id="50" w:author="Author">
        <w:r w:rsidRPr="00784BA6">
          <w:rPr>
            <w:rFonts w:ascii="Trebuchet MS" w:hAnsi="Trebuchet MS"/>
            <w:noProof/>
          </w:rPr>
          <w:t xml:space="preserve"> and to carry out their responsibilities toward</w:t>
        </w:r>
      </w:ins>
      <w:r w:rsidRPr="00784BA6">
        <w:rPr>
          <w:rFonts w:ascii="Trebuchet MS" w:hAnsi="Trebuchet MS"/>
          <w:noProof/>
        </w:rPr>
        <w:t xml:space="preserve"> the </w:t>
      </w:r>
      <w:del w:id="51" w:author="Author">
        <w:r w:rsidRPr="00784BA6">
          <w:rPr>
            <w:rFonts w:ascii="Trebuchet MS" w:hAnsi="Trebuchet MS"/>
            <w:noProof/>
          </w:rPr>
          <w:delText>obligation</w:delText>
        </w:r>
      </w:del>
      <w:ins w:id="52" w:author="Author">
        <w:r w:rsidRPr="00784BA6">
          <w:rPr>
            <w:rFonts w:ascii="Trebuchet MS" w:hAnsi="Trebuchet MS"/>
            <w:noProof/>
          </w:rPr>
          <w:t>Israelites by taking care</w:t>
        </w:r>
      </w:ins>
      <w:r w:rsidRPr="00784BA6">
        <w:rPr>
          <w:rFonts w:ascii="Trebuchet MS" w:hAnsi="Trebuchet MS"/>
          <w:noProof/>
        </w:rPr>
        <w:t xml:space="preserve"> of the </w:t>
      </w:r>
      <w:del w:id="53" w:author="Author">
        <w:r w:rsidRPr="00784BA6">
          <w:rPr>
            <w:rFonts w:ascii="Trebuchet MS" w:hAnsi="Trebuchet MS"/>
            <w:noProof/>
          </w:rPr>
          <w:delText>sons of Israel in discharging the service of</w:delText>
        </w:r>
      </w:del>
      <w:ins w:id="54" w:author="Author">
        <w:r w:rsidRPr="00784BA6">
          <w:rPr>
            <w:rFonts w:ascii="Trebuchet MS" w:hAnsi="Trebuchet MS"/>
            <w:noProof/>
          </w:rPr>
          <w:t>services related to</w:t>
        </w:r>
      </w:ins>
      <w:r w:rsidRPr="00784BA6">
        <w:rPr>
          <w:rFonts w:ascii="Trebuchet MS" w:hAnsi="Trebuchet MS"/>
          <w:noProof/>
        </w:rPr>
        <w:t xml:space="preserve"> the tabernacle. </w:t>
      </w:r>
      <w:r w:rsidRPr="00784BA6">
        <w:rPr>
          <w:rFonts w:ascii="Trebuchet MS" w:hAnsi="Trebuchet MS"/>
          <w:b/>
          <w:noProof/>
        </w:rPr>
        <w:t xml:space="preserve">3:9 </w:t>
      </w:r>
      <w:del w:id="55" w:author="Author">
        <w:r w:rsidRPr="00784BA6">
          <w:rPr>
            <w:rFonts w:ascii="Trebuchet MS" w:hAnsi="Trebuchet MS"/>
            <w:noProof/>
          </w:rPr>
          <w:delText>And you must</w:delText>
        </w:r>
      </w:del>
      <w:ins w:id="56" w:author="Author">
        <w:r w:rsidRPr="00784BA6">
          <w:rPr>
            <w:rFonts w:ascii="Trebuchet MS" w:hAnsi="Trebuchet MS"/>
            <w:noProof/>
          </w:rPr>
          <w:t>You are to</w:t>
        </w:r>
      </w:ins>
      <w:r w:rsidRPr="00784BA6">
        <w:rPr>
          <w:rFonts w:ascii="Trebuchet MS" w:hAnsi="Trebuchet MS"/>
          <w:noProof/>
        </w:rPr>
        <w:t xml:space="preserve"> give the Levites to Aaron and his sons. They are given ones, given to him from the </w:t>
      </w:r>
      <w:del w:id="57" w:author="Author">
        <w:r w:rsidRPr="00784BA6">
          <w:rPr>
            <w:rFonts w:ascii="Trebuchet MS" w:hAnsi="Trebuchet MS"/>
            <w:noProof/>
          </w:rPr>
          <w:delText>sons of Israel</w:delText>
        </w:r>
      </w:del>
      <w:ins w:id="58" w:author="Author">
        <w:r w:rsidRPr="00784BA6">
          <w:rPr>
            <w:rFonts w:ascii="Trebuchet MS" w:hAnsi="Trebuchet MS"/>
            <w:noProof/>
          </w:rPr>
          <w:t>Israelites</w:t>
        </w:r>
      </w:ins>
      <w:r w:rsidRPr="00784BA6">
        <w:rPr>
          <w:rFonts w:ascii="Trebuchet MS" w:hAnsi="Trebuchet MS"/>
          <w:noProof/>
        </w:rPr>
        <w:t xml:space="preserve">. </w:t>
      </w:r>
      <w:r w:rsidRPr="00784BA6">
        <w:rPr>
          <w:rFonts w:ascii="Trebuchet MS" w:hAnsi="Trebuchet MS"/>
          <w:b/>
          <w:noProof/>
        </w:rPr>
        <w:t xml:space="preserve">3:10 </w:t>
      </w:r>
      <w:del w:id="59" w:author="Author">
        <w:r w:rsidRPr="00784BA6">
          <w:rPr>
            <w:rFonts w:ascii="Trebuchet MS" w:hAnsi="Trebuchet MS"/>
            <w:noProof/>
          </w:rPr>
          <w:delText>And you</w:delText>
        </w:r>
      </w:del>
      <w:ins w:id="60" w:author="Author">
        <w:r w:rsidRPr="00784BA6">
          <w:rPr>
            <w:rFonts w:ascii="Trebuchet MS" w:hAnsi="Trebuchet MS"/>
            <w:noProof/>
          </w:rPr>
          <w:t>You</w:t>
        </w:r>
      </w:ins>
      <w:r w:rsidRPr="00784BA6">
        <w:rPr>
          <w:rFonts w:ascii="Trebuchet MS" w:hAnsi="Trebuchet MS"/>
          <w:noProof/>
        </w:rPr>
        <w:t xml:space="preserve"> should appoint Aaron and his sons, and they </w:t>
      </w:r>
      <w:del w:id="61" w:author="Author">
        <w:r w:rsidRPr="00784BA6">
          <w:rPr>
            <w:rFonts w:ascii="Trebuchet MS" w:hAnsi="Trebuchet MS"/>
            <w:noProof/>
          </w:rPr>
          <w:delText>must take care of</w:delText>
        </w:r>
      </w:del>
      <w:ins w:id="62" w:author="Author">
        <w:r w:rsidRPr="00784BA6">
          <w:rPr>
            <w:rFonts w:ascii="Trebuchet MS" w:hAnsi="Trebuchet MS"/>
            <w:noProof/>
          </w:rPr>
          <w:t>are to carry out</w:t>
        </w:r>
      </w:ins>
      <w:r w:rsidRPr="00784BA6">
        <w:rPr>
          <w:rFonts w:ascii="Trebuchet MS" w:hAnsi="Trebuchet MS"/>
          <w:noProof/>
        </w:rPr>
        <w:t xml:space="preserve"> their </w:t>
      </w:r>
      <w:del w:id="63" w:author="Author">
        <w:r w:rsidRPr="00784BA6">
          <w:rPr>
            <w:rFonts w:ascii="Trebuchet MS" w:hAnsi="Trebuchet MS"/>
            <w:noProof/>
          </w:rPr>
          <w:delText>priesthood;</w:delText>
        </w:r>
      </w:del>
      <w:ins w:id="64" w:author="Author">
        <w:r w:rsidRPr="00784BA6">
          <w:rPr>
            <w:rFonts w:ascii="Trebuchet MS" w:hAnsi="Trebuchet MS"/>
            <w:noProof/>
          </w:rPr>
          <w:t>priestly duties,</w:t>
        </w:r>
      </w:ins>
      <w:r w:rsidRPr="00784BA6">
        <w:rPr>
          <w:rFonts w:ascii="Trebuchet MS" w:hAnsi="Trebuchet MS"/>
          <w:noProof/>
        </w:rPr>
        <w:t xml:space="preserve"> and any </w:t>
      </w:r>
      <w:del w:id="65" w:author="Author">
        <w:r w:rsidRPr="00784BA6">
          <w:rPr>
            <w:rFonts w:ascii="Trebuchet MS" w:hAnsi="Trebuchet MS"/>
            <w:noProof/>
          </w:rPr>
          <w:delText>stranger coming</w:delText>
        </w:r>
      </w:del>
      <w:ins w:id="66" w:author="Author">
        <w:r w:rsidRPr="00784BA6">
          <w:rPr>
            <w:rFonts w:ascii="Trebuchet MS" w:hAnsi="Trebuchet MS"/>
            <w:noProof/>
          </w:rPr>
          <w:t>unauthorized person</w:t>
        </w:r>
        <w:r w:rsidRPr="00784BA6">
          <w:rPr>
            <w:rStyle w:val="FootnoteReference"/>
            <w:rFonts w:ascii="Trebuchet MS" w:hAnsi="Trebuchet MS"/>
            <w:noProof/>
          </w:rPr>
          <w:footnoteReference w:id="3"/>
        </w:r>
        <w:r w:rsidRPr="00784BA6">
          <w:rPr>
            <w:rFonts w:ascii="Trebuchet MS" w:hAnsi="Trebuchet MS"/>
            <w:noProof/>
          </w:rPr>
          <w:t xml:space="preserve"> who comes</w:t>
        </w:r>
      </w:ins>
      <w:r w:rsidRPr="00784BA6">
        <w:rPr>
          <w:rFonts w:ascii="Trebuchet MS" w:hAnsi="Trebuchet MS"/>
          <w:noProof/>
        </w:rPr>
        <w:t xml:space="preserve"> near should be put to death.”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3:11 </w:t>
      </w:r>
      <w:del w:id="69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r w:rsidRPr="00784BA6">
        <w:rPr>
          <w:rFonts w:ascii="Trebuchet MS" w:hAnsi="Trebuchet MS"/>
          <w:noProof/>
        </w:rPr>
        <w:t xml:space="preserve">Jehovah continued to speak to Moses, saying: </w:t>
      </w:r>
      <w:r w:rsidRPr="00784BA6">
        <w:rPr>
          <w:rFonts w:ascii="Trebuchet MS" w:hAnsi="Trebuchet MS"/>
          <w:b/>
          <w:noProof/>
        </w:rPr>
        <w:t xml:space="preserve">3:12 </w:t>
      </w:r>
      <w:r w:rsidRPr="00784BA6">
        <w:rPr>
          <w:rFonts w:ascii="Trebuchet MS" w:hAnsi="Trebuchet MS"/>
          <w:noProof/>
        </w:rPr>
        <w:t>“As for me, look! I</w:t>
      </w:r>
      <w:del w:id="70" w:author="Author">
        <w:r w:rsidRPr="00784BA6">
          <w:rPr>
            <w:rFonts w:ascii="Trebuchet MS" w:hAnsi="Trebuchet MS"/>
            <w:noProof/>
          </w:rPr>
          <w:delText xml:space="preserve"> do</w:delText>
        </w:r>
      </w:del>
      <w:r w:rsidRPr="00784BA6">
        <w:rPr>
          <w:rFonts w:ascii="Trebuchet MS" w:hAnsi="Trebuchet MS"/>
          <w:noProof/>
        </w:rPr>
        <w:t xml:space="preserve"> take the Levites from among the </w:t>
      </w:r>
      <w:del w:id="71" w:author="Author">
        <w:r w:rsidRPr="00784BA6">
          <w:rPr>
            <w:rFonts w:ascii="Trebuchet MS" w:hAnsi="Trebuchet MS"/>
            <w:noProof/>
          </w:rPr>
          <w:delText>sons of Israel</w:delText>
        </w:r>
      </w:del>
      <w:ins w:id="72" w:author="Author">
        <w:r w:rsidRPr="00784BA6">
          <w:rPr>
            <w:rFonts w:ascii="Trebuchet MS" w:hAnsi="Trebuchet MS"/>
            <w:noProof/>
          </w:rPr>
          <w:t>Israelites</w:t>
        </w:r>
      </w:ins>
      <w:r w:rsidRPr="00784BA6">
        <w:rPr>
          <w:rFonts w:ascii="Trebuchet MS" w:hAnsi="Trebuchet MS"/>
          <w:noProof/>
        </w:rPr>
        <w:t xml:space="preserve"> in place of all the firstborn</w:t>
      </w:r>
      <w:del w:id="73" w:author="Author">
        <w:r w:rsidRPr="00784BA6">
          <w:rPr>
            <w:rFonts w:ascii="Trebuchet MS" w:hAnsi="Trebuchet MS"/>
            <w:noProof/>
          </w:rPr>
          <w:delText xml:space="preserve"> opening</w:delText>
        </w:r>
      </w:del>
      <w:ins w:id="74" w:author="Author">
        <w:r w:rsidRPr="00784BA6">
          <w:rPr>
            <w:rStyle w:val="FootnoteReference"/>
            <w:rFonts w:ascii="Trebuchet MS" w:hAnsi="Trebuchet MS"/>
            <w:noProof/>
          </w:rPr>
          <w:footnoteReference w:id="4"/>
        </w:r>
        <w:r w:rsidRPr="00784BA6">
          <w:rPr>
            <w:rFonts w:ascii="Trebuchet MS" w:hAnsi="Trebuchet MS"/>
            <w:noProof/>
          </w:rPr>
          <w:t xml:space="preserve"> of</w:t>
        </w:r>
      </w:ins>
      <w:r w:rsidRPr="00784BA6">
        <w:rPr>
          <w:rFonts w:ascii="Trebuchet MS" w:hAnsi="Trebuchet MS"/>
          <w:noProof/>
        </w:rPr>
        <w:t xml:space="preserve"> the </w:t>
      </w:r>
      <w:del w:id="77" w:author="Author">
        <w:r w:rsidRPr="00784BA6">
          <w:rPr>
            <w:rFonts w:ascii="Trebuchet MS" w:hAnsi="Trebuchet MS"/>
            <w:noProof/>
          </w:rPr>
          <w:delText>womb of the sons of Israel;</w:delText>
        </w:r>
      </w:del>
      <w:ins w:id="78" w:author="Author">
        <w:r w:rsidRPr="00784BA6">
          <w:rPr>
            <w:rFonts w:ascii="Trebuchet MS" w:hAnsi="Trebuchet MS"/>
            <w:noProof/>
          </w:rPr>
          <w:t>Israelites,</w:t>
        </w:r>
      </w:ins>
      <w:r w:rsidRPr="00784BA6">
        <w:rPr>
          <w:rFonts w:ascii="Trebuchet MS" w:hAnsi="Trebuchet MS"/>
          <w:noProof/>
        </w:rPr>
        <w:t xml:space="preserve"> and the Levites </w:t>
      </w:r>
      <w:del w:id="79" w:author="Author">
        <w:r w:rsidRPr="00784BA6">
          <w:rPr>
            <w:rFonts w:ascii="Trebuchet MS" w:hAnsi="Trebuchet MS"/>
            <w:noProof/>
          </w:rPr>
          <w:delText>must</w:delText>
        </w:r>
      </w:del>
      <w:ins w:id="80" w:author="Author">
        <w:r w:rsidRPr="00784BA6">
          <w:rPr>
            <w:rFonts w:ascii="Trebuchet MS" w:hAnsi="Trebuchet MS"/>
            <w:noProof/>
          </w:rPr>
          <w:t>will</w:t>
        </w:r>
      </w:ins>
      <w:r w:rsidRPr="00784BA6">
        <w:rPr>
          <w:rFonts w:ascii="Trebuchet MS" w:hAnsi="Trebuchet MS"/>
          <w:noProof/>
        </w:rPr>
        <w:t xml:space="preserve"> become mine. </w:t>
      </w:r>
      <w:r w:rsidRPr="00784BA6">
        <w:rPr>
          <w:rFonts w:ascii="Trebuchet MS" w:hAnsi="Trebuchet MS"/>
          <w:b/>
          <w:noProof/>
        </w:rPr>
        <w:t xml:space="preserve">3:13 </w:t>
      </w:r>
      <w:r w:rsidRPr="00784BA6">
        <w:rPr>
          <w:rFonts w:ascii="Trebuchet MS" w:hAnsi="Trebuchet MS"/>
          <w:noProof/>
        </w:rPr>
        <w:t>For every firstborn is mine. In the day that I struck every firstborn in the land of Egypt</w:t>
      </w:r>
      <w:ins w:id="81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I sanctified to myself every firstborn in Israel from man to beast. They </w:t>
      </w:r>
      <w:del w:id="82" w:author="Author">
        <w:r w:rsidRPr="00784BA6">
          <w:rPr>
            <w:rFonts w:ascii="Trebuchet MS" w:hAnsi="Trebuchet MS"/>
            <w:noProof/>
          </w:rPr>
          <w:delText>should</w:delText>
        </w:r>
      </w:del>
      <w:ins w:id="83" w:author="Author">
        <w:r w:rsidRPr="00784BA6">
          <w:rPr>
            <w:rFonts w:ascii="Trebuchet MS" w:hAnsi="Trebuchet MS"/>
            <w:noProof/>
          </w:rPr>
          <w:t>are to</w:t>
        </w:r>
      </w:ins>
      <w:r w:rsidRPr="00784BA6">
        <w:rPr>
          <w:rFonts w:ascii="Trebuchet MS" w:hAnsi="Trebuchet MS"/>
          <w:noProof/>
        </w:rPr>
        <w:t xml:space="preserve"> become mine. I am Jehovah.”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3:14 </w:t>
      </w:r>
      <w:del w:id="84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r w:rsidRPr="00784BA6">
        <w:rPr>
          <w:rFonts w:ascii="Trebuchet MS" w:hAnsi="Trebuchet MS"/>
          <w:noProof/>
        </w:rPr>
        <w:t xml:space="preserve">Jehovah spoke further to Moses in the wilderness of Si′nai, saying: </w:t>
      </w:r>
      <w:r w:rsidRPr="00784BA6">
        <w:rPr>
          <w:rFonts w:ascii="Trebuchet MS" w:hAnsi="Trebuchet MS"/>
          <w:b/>
          <w:noProof/>
        </w:rPr>
        <w:t xml:space="preserve">3:15 </w:t>
      </w:r>
      <w:r w:rsidRPr="00784BA6">
        <w:rPr>
          <w:rFonts w:ascii="Trebuchet MS" w:hAnsi="Trebuchet MS"/>
          <w:noProof/>
        </w:rPr>
        <w:t xml:space="preserve">“Register the sons of Le′vi </w:t>
      </w:r>
      <w:del w:id="85" w:author="Author">
        <w:r w:rsidRPr="00784BA6">
          <w:rPr>
            <w:rFonts w:ascii="Trebuchet MS" w:hAnsi="Trebuchet MS"/>
            <w:noProof/>
          </w:rPr>
          <w:delText>according to the house of</w:delText>
        </w:r>
      </w:del>
      <w:ins w:id="86" w:author="Author">
        <w:r w:rsidRPr="00784BA6">
          <w:rPr>
            <w:rFonts w:ascii="Trebuchet MS" w:hAnsi="Trebuchet MS"/>
            <w:noProof/>
          </w:rPr>
          <w:t>by</w:t>
        </w:r>
      </w:ins>
      <w:r w:rsidRPr="00784BA6">
        <w:rPr>
          <w:rFonts w:ascii="Trebuchet MS" w:hAnsi="Trebuchet MS"/>
          <w:noProof/>
        </w:rPr>
        <w:t xml:space="preserve"> their </w:t>
      </w:r>
      <w:del w:id="87" w:author="Author">
        <w:r w:rsidRPr="00784BA6">
          <w:rPr>
            <w:rFonts w:ascii="Trebuchet MS" w:hAnsi="Trebuchet MS"/>
            <w:noProof/>
          </w:rPr>
          <w:delText>fathers</w:delText>
        </w:r>
      </w:del>
      <w:ins w:id="88" w:author="Author">
        <w:r w:rsidRPr="00784BA6">
          <w:rPr>
            <w:rFonts w:ascii="Trebuchet MS" w:hAnsi="Trebuchet MS"/>
            <w:noProof/>
          </w:rPr>
          <w:t>paternal houses and</w:t>
        </w:r>
      </w:ins>
      <w:r w:rsidRPr="00784BA6">
        <w:rPr>
          <w:rFonts w:ascii="Trebuchet MS" w:hAnsi="Trebuchet MS"/>
          <w:noProof/>
        </w:rPr>
        <w:t xml:space="preserve"> by their families. </w:t>
      </w:r>
      <w:del w:id="89" w:author="Author">
        <w:r w:rsidRPr="00784BA6">
          <w:rPr>
            <w:rFonts w:ascii="Trebuchet MS" w:hAnsi="Trebuchet MS"/>
            <w:noProof/>
          </w:rPr>
          <w:delText>Every</w:delText>
        </w:r>
      </w:del>
      <w:ins w:id="90" w:author="Author">
        <w:r w:rsidRPr="00784BA6">
          <w:rPr>
            <w:rFonts w:ascii="Trebuchet MS" w:hAnsi="Trebuchet MS"/>
            <w:noProof/>
          </w:rPr>
          <w:t>You should register every</w:t>
        </w:r>
      </w:ins>
      <w:r w:rsidRPr="00784BA6">
        <w:rPr>
          <w:rFonts w:ascii="Trebuchet MS" w:hAnsi="Trebuchet MS"/>
          <w:noProof/>
        </w:rPr>
        <w:t xml:space="preserve"> male from a month old </w:t>
      </w:r>
      <w:del w:id="91" w:author="Author">
        <w:r w:rsidRPr="00784BA6">
          <w:rPr>
            <w:rFonts w:ascii="Trebuchet MS" w:hAnsi="Trebuchet MS"/>
            <w:noProof/>
          </w:rPr>
          <w:delText>upward you should register</w:delText>
        </w:r>
      </w:del>
      <w:ins w:id="92" w:author="Author">
        <w:r w:rsidRPr="00784BA6">
          <w:rPr>
            <w:rFonts w:ascii="Trebuchet MS" w:hAnsi="Trebuchet MS"/>
            <w:noProof/>
          </w:rPr>
          <w:t>and up</w:t>
        </w:r>
      </w:ins>
      <w:r w:rsidRPr="00784BA6">
        <w:rPr>
          <w:rFonts w:ascii="Trebuchet MS" w:hAnsi="Trebuchet MS"/>
          <w:noProof/>
        </w:rPr>
        <w:t xml:space="preserve">.” </w:t>
      </w:r>
      <w:r w:rsidRPr="00784BA6">
        <w:rPr>
          <w:rFonts w:ascii="Trebuchet MS" w:hAnsi="Trebuchet MS"/>
          <w:b/>
          <w:noProof/>
        </w:rPr>
        <w:t xml:space="preserve">3:16 </w:t>
      </w:r>
      <w:del w:id="93" w:author="Author">
        <w:r w:rsidRPr="00784BA6">
          <w:rPr>
            <w:rFonts w:ascii="Trebuchet MS" w:hAnsi="Trebuchet MS"/>
            <w:noProof/>
          </w:rPr>
          <w:delText>And</w:delText>
        </w:r>
      </w:del>
      <w:ins w:id="94" w:author="Author">
        <w:r w:rsidRPr="00784BA6">
          <w:rPr>
            <w:rFonts w:ascii="Trebuchet MS" w:hAnsi="Trebuchet MS"/>
            <w:noProof/>
          </w:rPr>
          <w:t>So</w:t>
        </w:r>
      </w:ins>
      <w:r w:rsidRPr="00784BA6">
        <w:rPr>
          <w:rFonts w:ascii="Trebuchet MS" w:hAnsi="Trebuchet MS"/>
          <w:noProof/>
        </w:rPr>
        <w:t xml:space="preserve"> Moses </w:t>
      </w:r>
      <w:del w:id="95" w:author="Author">
        <w:r w:rsidRPr="00784BA6">
          <w:rPr>
            <w:rFonts w:ascii="Trebuchet MS" w:hAnsi="Trebuchet MS"/>
            <w:noProof/>
          </w:rPr>
          <w:delText>began to register</w:delText>
        </w:r>
      </w:del>
      <w:ins w:id="96" w:author="Author">
        <w:r w:rsidRPr="00784BA6">
          <w:rPr>
            <w:rFonts w:ascii="Trebuchet MS" w:hAnsi="Trebuchet MS"/>
            <w:noProof/>
          </w:rPr>
          <w:t>registered</w:t>
        </w:r>
      </w:ins>
      <w:r w:rsidRPr="00784BA6">
        <w:rPr>
          <w:rFonts w:ascii="Trebuchet MS" w:hAnsi="Trebuchet MS"/>
          <w:noProof/>
        </w:rPr>
        <w:t xml:space="preserve"> them at the order of Jehovah, just as he had been commanded. </w:t>
      </w:r>
      <w:r w:rsidRPr="00784BA6">
        <w:rPr>
          <w:rFonts w:ascii="Trebuchet MS" w:hAnsi="Trebuchet MS"/>
          <w:b/>
          <w:noProof/>
        </w:rPr>
        <w:t xml:space="preserve">3:17 </w:t>
      </w:r>
      <w:del w:id="97" w:author="Author">
        <w:r w:rsidRPr="00784BA6">
          <w:rPr>
            <w:rFonts w:ascii="Trebuchet MS" w:hAnsi="Trebuchet MS"/>
            <w:noProof/>
          </w:rPr>
          <w:delText>And these came to be</w:delText>
        </w:r>
      </w:del>
      <w:ins w:id="98" w:author="Author">
        <w:r w:rsidRPr="00784BA6">
          <w:rPr>
            <w:rFonts w:ascii="Trebuchet MS" w:hAnsi="Trebuchet MS"/>
            <w:noProof/>
          </w:rPr>
          <w:t>These were</w:t>
        </w:r>
      </w:ins>
      <w:r w:rsidRPr="00784BA6">
        <w:rPr>
          <w:rFonts w:ascii="Trebuchet MS" w:hAnsi="Trebuchet MS"/>
          <w:noProof/>
        </w:rPr>
        <w:t xml:space="preserve"> the </w:t>
      </w:r>
      <w:ins w:id="99" w:author="Author">
        <w:r w:rsidRPr="00784BA6">
          <w:rPr>
            <w:rFonts w:ascii="Trebuchet MS" w:hAnsi="Trebuchet MS"/>
            <w:noProof/>
          </w:rPr>
          <w:t xml:space="preserve">names of the </w:t>
        </w:r>
      </w:ins>
      <w:r w:rsidRPr="00784BA6">
        <w:rPr>
          <w:rFonts w:ascii="Trebuchet MS" w:hAnsi="Trebuchet MS"/>
          <w:noProof/>
        </w:rPr>
        <w:t>sons of Le′vi</w:t>
      </w:r>
      <w:del w:id="100" w:author="Author">
        <w:r w:rsidRPr="00784BA6">
          <w:rPr>
            <w:rFonts w:ascii="Trebuchet MS" w:hAnsi="Trebuchet MS"/>
            <w:noProof/>
          </w:rPr>
          <w:delText xml:space="preserve"> by their names</w:delText>
        </w:r>
      </w:del>
      <w:r w:rsidRPr="00784BA6">
        <w:rPr>
          <w:rFonts w:ascii="Trebuchet MS" w:hAnsi="Trebuchet MS"/>
          <w:noProof/>
        </w:rPr>
        <w:t>: Ger′shon</w:t>
      </w:r>
      <w:del w:id="101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02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Ko′hath</w:t>
      </w:r>
      <w:ins w:id="103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Me·rar′i.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3:18 </w:t>
      </w:r>
      <w:r w:rsidRPr="00784BA6">
        <w:rPr>
          <w:rFonts w:ascii="Trebuchet MS" w:hAnsi="Trebuchet MS"/>
          <w:noProof/>
        </w:rPr>
        <w:t>Now these were the names of the sons of Ger′shon by their families: Lib′ni and Shim′e·i.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3:19 </w:t>
      </w:r>
      <w:del w:id="104" w:author="Author">
        <w:r w:rsidRPr="00784BA6">
          <w:rPr>
            <w:rFonts w:ascii="Trebuchet MS" w:hAnsi="Trebuchet MS"/>
            <w:noProof/>
          </w:rPr>
          <w:delText>And the</w:delText>
        </w:r>
      </w:del>
      <w:ins w:id="105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sons of Ko′hath by their families were Am′ram</w:t>
      </w:r>
      <w:del w:id="106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07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Iz′har, </w:t>
      </w:r>
      <w:del w:id="108" w:author="Author">
        <w:r w:rsidRPr="00784BA6">
          <w:rPr>
            <w:rFonts w:ascii="Trebuchet MS" w:hAnsi="Trebuchet MS"/>
            <w:noProof/>
          </w:rPr>
          <w:delText>He′bron</w:delText>
        </w:r>
      </w:del>
      <w:ins w:id="109" w:author="Author">
        <w:r w:rsidRPr="00784BA6">
          <w:rPr>
            <w:rFonts w:ascii="Trebuchet MS" w:hAnsi="Trebuchet MS"/>
            <w:noProof/>
          </w:rPr>
          <w:t>Heb′ron,</w:t>
        </w:r>
      </w:ins>
      <w:r w:rsidRPr="00784BA6">
        <w:rPr>
          <w:rFonts w:ascii="Trebuchet MS" w:hAnsi="Trebuchet MS"/>
          <w:noProof/>
        </w:rPr>
        <w:t xml:space="preserve"> and Uz′zi·el.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3:20 </w:t>
      </w:r>
      <w:del w:id="110" w:author="Author">
        <w:r w:rsidRPr="00784BA6">
          <w:rPr>
            <w:rFonts w:ascii="Trebuchet MS" w:hAnsi="Trebuchet MS"/>
            <w:noProof/>
          </w:rPr>
          <w:delText>And the</w:delText>
        </w:r>
      </w:del>
      <w:ins w:id="111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sons of Me·rar′i by their families were Mah′li and Mu′shi.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noProof/>
        </w:rPr>
        <w:t xml:space="preserve">These were the families of the Levites </w:t>
      </w:r>
      <w:del w:id="112" w:author="Author">
        <w:r w:rsidRPr="00784BA6">
          <w:rPr>
            <w:rFonts w:ascii="Trebuchet MS" w:hAnsi="Trebuchet MS"/>
            <w:noProof/>
          </w:rPr>
          <w:delText>according to the house of</w:delText>
        </w:r>
      </w:del>
      <w:ins w:id="113" w:author="Author">
        <w:r w:rsidRPr="00784BA6">
          <w:rPr>
            <w:rFonts w:ascii="Trebuchet MS" w:hAnsi="Trebuchet MS"/>
            <w:noProof/>
          </w:rPr>
          <w:t>by</w:t>
        </w:r>
      </w:ins>
      <w:r w:rsidRPr="00784BA6">
        <w:rPr>
          <w:rFonts w:ascii="Trebuchet MS" w:hAnsi="Trebuchet MS"/>
          <w:noProof/>
        </w:rPr>
        <w:t xml:space="preserve"> their </w:t>
      </w:r>
      <w:del w:id="114" w:author="Author">
        <w:r w:rsidRPr="00784BA6">
          <w:rPr>
            <w:rFonts w:ascii="Trebuchet MS" w:hAnsi="Trebuchet MS"/>
            <w:noProof/>
          </w:rPr>
          <w:delText>fathers</w:delText>
        </w:r>
      </w:del>
      <w:ins w:id="115" w:author="Author">
        <w:r w:rsidRPr="00784BA6">
          <w:rPr>
            <w:rFonts w:ascii="Trebuchet MS" w:hAnsi="Trebuchet MS"/>
            <w:noProof/>
          </w:rPr>
          <w:t>paternal houses</w:t>
        </w:r>
      </w:ins>
      <w:r w:rsidRPr="00784BA6">
        <w:rPr>
          <w:rFonts w:ascii="Trebuchet MS" w:hAnsi="Trebuchet MS"/>
          <w:noProof/>
        </w:rPr>
        <w:t>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3:21 </w:t>
      </w:r>
      <w:del w:id="116" w:author="Author">
        <w:r w:rsidRPr="00784BA6">
          <w:rPr>
            <w:rFonts w:ascii="Trebuchet MS" w:hAnsi="Trebuchet MS"/>
            <w:noProof/>
          </w:rPr>
          <w:delText>Of</w:delText>
        </w:r>
      </w:del>
      <w:ins w:id="117" w:author="Author">
        <w:r w:rsidRPr="00784BA6">
          <w:rPr>
            <w:rFonts w:ascii="Trebuchet MS" w:hAnsi="Trebuchet MS"/>
            <w:noProof/>
          </w:rPr>
          <w:t>From</w:t>
        </w:r>
      </w:ins>
      <w:r w:rsidRPr="00784BA6">
        <w:rPr>
          <w:rFonts w:ascii="Trebuchet MS" w:hAnsi="Trebuchet MS"/>
          <w:noProof/>
        </w:rPr>
        <w:t xml:space="preserve"> Ger′shon </w:t>
      </w:r>
      <w:del w:id="118" w:author="Author">
        <w:r w:rsidRPr="00784BA6">
          <w:rPr>
            <w:rFonts w:ascii="Trebuchet MS" w:hAnsi="Trebuchet MS"/>
            <w:noProof/>
          </w:rPr>
          <w:delText>there were</w:delText>
        </w:r>
      </w:del>
      <w:ins w:id="119" w:author="Author">
        <w:r w:rsidRPr="00784BA6">
          <w:rPr>
            <w:rFonts w:ascii="Trebuchet MS" w:hAnsi="Trebuchet MS"/>
            <w:noProof/>
          </w:rPr>
          <w:t>came</w:t>
        </w:r>
      </w:ins>
      <w:r w:rsidRPr="00784BA6">
        <w:rPr>
          <w:rFonts w:ascii="Trebuchet MS" w:hAnsi="Trebuchet MS"/>
          <w:noProof/>
        </w:rPr>
        <w:t xml:space="preserve"> the family of the Lib′nites and the family of the Shim′e·ites. These were the families of the Ger′shon·ites. </w:t>
      </w:r>
      <w:r w:rsidRPr="00784BA6">
        <w:rPr>
          <w:rFonts w:ascii="Trebuchet MS" w:hAnsi="Trebuchet MS"/>
          <w:b/>
          <w:noProof/>
        </w:rPr>
        <w:t xml:space="preserve">3:22 </w:t>
      </w:r>
      <w:del w:id="120" w:author="Author">
        <w:r w:rsidRPr="00784BA6">
          <w:rPr>
            <w:rFonts w:ascii="Trebuchet MS" w:hAnsi="Trebuchet MS"/>
            <w:noProof/>
          </w:rPr>
          <w:delText>Their registered ones were by</w:delText>
        </w:r>
      </w:del>
      <w:ins w:id="121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number of all </w:t>
      </w:r>
      <w:ins w:id="122" w:author="Author">
        <w:r w:rsidRPr="00784BA6">
          <w:rPr>
            <w:rFonts w:ascii="Trebuchet MS" w:hAnsi="Trebuchet MS"/>
            <w:noProof/>
          </w:rPr>
          <w:t xml:space="preserve">their </w:t>
        </w:r>
      </w:ins>
      <w:r w:rsidRPr="00784BA6">
        <w:rPr>
          <w:rFonts w:ascii="Trebuchet MS" w:hAnsi="Trebuchet MS"/>
          <w:noProof/>
        </w:rPr>
        <w:t xml:space="preserve">males </w:t>
      </w:r>
      <w:del w:id="123" w:author="Author">
        <w:r w:rsidRPr="00784BA6">
          <w:rPr>
            <w:rFonts w:ascii="Trebuchet MS" w:hAnsi="Trebuchet MS"/>
            <w:noProof/>
          </w:rPr>
          <w:delText xml:space="preserve">from </w:delText>
        </w:r>
      </w:del>
      <w:r w:rsidRPr="00784BA6">
        <w:rPr>
          <w:rFonts w:ascii="Trebuchet MS" w:hAnsi="Trebuchet MS"/>
          <w:noProof/>
        </w:rPr>
        <w:t xml:space="preserve">a month old </w:t>
      </w:r>
      <w:del w:id="124" w:author="Author">
        <w:r w:rsidRPr="00784BA6">
          <w:rPr>
            <w:rFonts w:ascii="Trebuchet MS" w:hAnsi="Trebuchet MS"/>
            <w:noProof/>
          </w:rPr>
          <w:delText xml:space="preserve">upward. Their </w:delText>
        </w:r>
      </w:del>
      <w:ins w:id="125" w:author="Author">
        <w:r w:rsidRPr="00784BA6">
          <w:rPr>
            <w:rFonts w:ascii="Trebuchet MS" w:hAnsi="Trebuchet MS"/>
            <w:noProof/>
          </w:rPr>
          <w:t xml:space="preserve">and up who were </w:t>
        </w:r>
      </w:ins>
      <w:r w:rsidRPr="00784BA6">
        <w:rPr>
          <w:rFonts w:ascii="Trebuchet MS" w:hAnsi="Trebuchet MS"/>
          <w:noProof/>
        </w:rPr>
        <w:t xml:space="preserve">registered </w:t>
      </w:r>
      <w:del w:id="126" w:author="Author">
        <w:r w:rsidRPr="00784BA6">
          <w:rPr>
            <w:rFonts w:ascii="Trebuchet MS" w:hAnsi="Trebuchet MS"/>
            <w:noProof/>
          </w:rPr>
          <w:delText>ones were seven thousand five hundred</w:delText>
        </w:r>
      </w:del>
      <w:ins w:id="127" w:author="Author">
        <w:r w:rsidRPr="00784BA6">
          <w:rPr>
            <w:rFonts w:ascii="Trebuchet MS" w:hAnsi="Trebuchet MS"/>
            <w:noProof/>
          </w:rPr>
          <w:t>was 7,500</w:t>
        </w:r>
      </w:ins>
      <w:r w:rsidRPr="00784BA6">
        <w:rPr>
          <w:rFonts w:ascii="Trebuchet MS" w:hAnsi="Trebuchet MS"/>
          <w:noProof/>
        </w:rPr>
        <w:t xml:space="preserve">. </w:t>
      </w:r>
      <w:r w:rsidRPr="00784BA6">
        <w:rPr>
          <w:rFonts w:ascii="Trebuchet MS" w:hAnsi="Trebuchet MS"/>
          <w:b/>
          <w:noProof/>
        </w:rPr>
        <w:t xml:space="preserve">3:23 </w:t>
      </w:r>
      <w:r w:rsidRPr="00784BA6">
        <w:rPr>
          <w:rFonts w:ascii="Trebuchet MS" w:hAnsi="Trebuchet MS"/>
          <w:noProof/>
        </w:rPr>
        <w:t xml:space="preserve">The families of the Ger′shon·ites were </w:t>
      </w:r>
      <w:ins w:id="128" w:author="Author">
        <w:r w:rsidRPr="00784BA6">
          <w:rPr>
            <w:rFonts w:ascii="Trebuchet MS" w:hAnsi="Trebuchet MS"/>
            <w:noProof/>
          </w:rPr>
          <w:t xml:space="preserve">encamped </w:t>
        </w:r>
      </w:ins>
      <w:r w:rsidRPr="00784BA6">
        <w:rPr>
          <w:rFonts w:ascii="Trebuchet MS" w:hAnsi="Trebuchet MS"/>
          <w:noProof/>
        </w:rPr>
        <w:t>behind the tabernacle</w:t>
      </w:r>
      <w:del w:id="129" w:author="Author">
        <w:r w:rsidRPr="00784BA6">
          <w:rPr>
            <w:rFonts w:ascii="Trebuchet MS" w:hAnsi="Trebuchet MS"/>
            <w:noProof/>
          </w:rPr>
          <w:delText>. They were encamped to</w:delText>
        </w:r>
      </w:del>
      <w:ins w:id="130" w:author="Author">
        <w:r w:rsidRPr="00784BA6">
          <w:rPr>
            <w:rFonts w:ascii="Trebuchet MS" w:hAnsi="Trebuchet MS"/>
            <w:noProof/>
          </w:rPr>
          <w:t xml:space="preserve"> toward</w:t>
        </w:r>
      </w:ins>
      <w:r w:rsidRPr="00784BA6">
        <w:rPr>
          <w:rFonts w:ascii="Trebuchet MS" w:hAnsi="Trebuchet MS"/>
          <w:noProof/>
        </w:rPr>
        <w:t xml:space="preserve"> the west. </w:t>
      </w:r>
      <w:r w:rsidRPr="00784BA6">
        <w:rPr>
          <w:rFonts w:ascii="Trebuchet MS" w:hAnsi="Trebuchet MS"/>
          <w:b/>
          <w:noProof/>
        </w:rPr>
        <w:t xml:space="preserve">3:24 </w:t>
      </w:r>
      <w:del w:id="131" w:author="Author">
        <w:r w:rsidRPr="00784BA6">
          <w:rPr>
            <w:rFonts w:ascii="Trebuchet MS" w:hAnsi="Trebuchet MS"/>
            <w:noProof/>
          </w:rPr>
          <w:delText>And the</w:delText>
        </w:r>
      </w:del>
      <w:ins w:id="132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chieftain of the paternal house </w:t>
      </w:r>
      <w:del w:id="133" w:author="Author">
        <w:r w:rsidRPr="00784BA6">
          <w:rPr>
            <w:rFonts w:ascii="Trebuchet MS" w:hAnsi="Trebuchet MS"/>
            <w:noProof/>
          </w:rPr>
          <w:delText>for</w:delText>
        </w:r>
      </w:del>
      <w:ins w:id="134" w:author="Author">
        <w:r w:rsidRPr="00784BA6">
          <w:rPr>
            <w:rFonts w:ascii="Trebuchet MS" w:hAnsi="Trebuchet MS"/>
            <w:noProof/>
          </w:rPr>
          <w:t>of</w:t>
        </w:r>
      </w:ins>
      <w:r w:rsidRPr="00784BA6">
        <w:rPr>
          <w:rFonts w:ascii="Trebuchet MS" w:hAnsi="Trebuchet MS"/>
          <w:noProof/>
        </w:rPr>
        <w:t xml:space="preserve"> the Ger′shon·ites was E·li′a·saph the son of La′el. </w:t>
      </w:r>
      <w:r w:rsidRPr="00784BA6">
        <w:rPr>
          <w:rFonts w:ascii="Trebuchet MS" w:hAnsi="Trebuchet MS"/>
          <w:b/>
          <w:noProof/>
        </w:rPr>
        <w:t xml:space="preserve">3:25 </w:t>
      </w:r>
      <w:del w:id="135" w:author="Author">
        <w:r w:rsidRPr="00784BA6">
          <w:rPr>
            <w:rFonts w:ascii="Trebuchet MS" w:hAnsi="Trebuchet MS"/>
            <w:noProof/>
          </w:rPr>
          <w:delText>And the obligation</w:delText>
        </w:r>
      </w:del>
      <w:ins w:id="136" w:author="Author">
        <w:r w:rsidRPr="00784BA6">
          <w:rPr>
            <w:rFonts w:ascii="Trebuchet MS" w:hAnsi="Trebuchet MS"/>
            <w:noProof/>
          </w:rPr>
          <w:t>The responsibility</w:t>
        </w:r>
      </w:ins>
      <w:r w:rsidRPr="00784BA6">
        <w:rPr>
          <w:rFonts w:ascii="Trebuchet MS" w:hAnsi="Trebuchet MS"/>
          <w:noProof/>
        </w:rPr>
        <w:t xml:space="preserve"> of the sons of Ger′shon in the tent of meeting was </w:t>
      </w:r>
      <w:ins w:id="137" w:author="Author">
        <w:r w:rsidRPr="00784BA6">
          <w:rPr>
            <w:rFonts w:ascii="Trebuchet MS" w:hAnsi="Trebuchet MS"/>
            <w:noProof/>
          </w:rPr>
          <w:t xml:space="preserve">to care for </w:t>
        </w:r>
      </w:ins>
      <w:r w:rsidRPr="00784BA6">
        <w:rPr>
          <w:rFonts w:ascii="Trebuchet MS" w:hAnsi="Trebuchet MS"/>
          <w:noProof/>
        </w:rPr>
        <w:t>the tabernacle and the tent, its covering</w:t>
      </w:r>
      <w:del w:id="138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39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screen</w:t>
      </w:r>
      <w:ins w:id="140" w:author="Author">
        <w:r w:rsidRPr="00784BA6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784BA6">
        <w:rPr>
          <w:rFonts w:ascii="Trebuchet MS" w:hAnsi="Trebuchet MS"/>
          <w:noProof/>
        </w:rPr>
        <w:t xml:space="preserve"> of the entrance of the tent of meeting, </w:t>
      </w:r>
      <w:r w:rsidRPr="00784BA6">
        <w:rPr>
          <w:rFonts w:ascii="Trebuchet MS" w:hAnsi="Trebuchet MS"/>
          <w:b/>
          <w:noProof/>
        </w:rPr>
        <w:t xml:space="preserve">3:26 </w:t>
      </w:r>
      <w:del w:id="143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r w:rsidRPr="00784BA6">
        <w:rPr>
          <w:rFonts w:ascii="Trebuchet MS" w:hAnsi="Trebuchet MS"/>
          <w:noProof/>
        </w:rPr>
        <w:t xml:space="preserve">the </w:t>
      </w:r>
      <w:del w:id="144" w:author="Author">
        <w:r w:rsidRPr="00784BA6">
          <w:rPr>
            <w:rFonts w:ascii="Trebuchet MS" w:hAnsi="Trebuchet MS"/>
            <w:noProof/>
          </w:rPr>
          <w:delText>hangings</w:delText>
        </w:r>
      </w:del>
      <w:ins w:id="145" w:author="Author">
        <w:r w:rsidRPr="00784BA6">
          <w:rPr>
            <w:rFonts w:ascii="Trebuchet MS" w:hAnsi="Trebuchet MS"/>
            <w:noProof/>
          </w:rPr>
          <w:t>hanging curtains</w:t>
        </w:r>
      </w:ins>
      <w:r w:rsidRPr="00784BA6">
        <w:rPr>
          <w:rFonts w:ascii="Trebuchet MS" w:hAnsi="Trebuchet MS"/>
          <w:noProof/>
        </w:rPr>
        <w:t xml:space="preserve"> of the courtyard</w:t>
      </w:r>
      <w:del w:id="146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47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screen</w:t>
      </w:r>
      <w:ins w:id="148" w:author="Author">
        <w:r w:rsidRPr="00784BA6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784BA6">
        <w:rPr>
          <w:rFonts w:ascii="Trebuchet MS" w:hAnsi="Trebuchet MS"/>
          <w:noProof/>
        </w:rPr>
        <w:t xml:space="preserve"> of the entrance of the courtyard that </w:t>
      </w:r>
      <w:del w:id="151" w:author="Author">
        <w:r w:rsidRPr="00784BA6">
          <w:rPr>
            <w:rFonts w:ascii="Trebuchet MS" w:hAnsi="Trebuchet MS"/>
            <w:noProof/>
          </w:rPr>
          <w:delText>is round about</w:delText>
        </w:r>
      </w:del>
      <w:ins w:id="152" w:author="Author">
        <w:r w:rsidRPr="00784BA6">
          <w:rPr>
            <w:rFonts w:ascii="Trebuchet MS" w:hAnsi="Trebuchet MS"/>
            <w:noProof/>
          </w:rPr>
          <w:t>surrounds</w:t>
        </w:r>
      </w:ins>
      <w:r w:rsidRPr="00784BA6">
        <w:rPr>
          <w:rFonts w:ascii="Trebuchet MS" w:hAnsi="Trebuchet MS"/>
          <w:noProof/>
        </w:rPr>
        <w:t xml:space="preserve"> the tabernacle and the altar, </w:t>
      </w:r>
      <w:del w:id="153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r w:rsidRPr="00784BA6">
        <w:rPr>
          <w:rFonts w:ascii="Trebuchet MS" w:hAnsi="Trebuchet MS"/>
          <w:noProof/>
        </w:rPr>
        <w:t xml:space="preserve">its tent cords, </w:t>
      </w:r>
      <w:del w:id="154" w:author="Author">
        <w:r w:rsidRPr="00784BA6">
          <w:rPr>
            <w:rFonts w:ascii="Trebuchet MS" w:hAnsi="Trebuchet MS"/>
            <w:noProof/>
          </w:rPr>
          <w:delText>for</w:delText>
        </w:r>
      </w:del>
      <w:ins w:id="155" w:author="Author">
        <w:r w:rsidRPr="00784BA6">
          <w:rPr>
            <w:rFonts w:ascii="Trebuchet MS" w:hAnsi="Trebuchet MS"/>
            <w:noProof/>
          </w:rPr>
          <w:t>and</w:t>
        </w:r>
      </w:ins>
      <w:r w:rsidRPr="00784BA6">
        <w:rPr>
          <w:rFonts w:ascii="Trebuchet MS" w:hAnsi="Trebuchet MS"/>
          <w:noProof/>
        </w:rPr>
        <w:t xml:space="preserve"> all </w:t>
      </w:r>
      <w:del w:id="156" w:author="Author">
        <w:r w:rsidRPr="00784BA6">
          <w:rPr>
            <w:rFonts w:ascii="Trebuchet MS" w:hAnsi="Trebuchet MS"/>
            <w:noProof/>
          </w:rPr>
          <w:delText>its</w:delText>
        </w:r>
      </w:del>
      <w:ins w:id="157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service</w:t>
      </w:r>
      <w:ins w:id="158" w:author="Author">
        <w:r w:rsidRPr="00784BA6">
          <w:rPr>
            <w:rFonts w:ascii="Trebuchet MS" w:hAnsi="Trebuchet MS"/>
            <w:noProof/>
          </w:rPr>
          <w:t xml:space="preserve"> connected with these</w:t>
        </w:r>
      </w:ins>
      <w:r w:rsidRPr="00784BA6">
        <w:rPr>
          <w:rFonts w:ascii="Trebuchet MS" w:hAnsi="Trebuchet MS"/>
          <w:noProof/>
        </w:rPr>
        <w:t>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3:27 </w:t>
      </w:r>
      <w:del w:id="159" w:author="Author">
        <w:r w:rsidRPr="00784BA6">
          <w:rPr>
            <w:rFonts w:ascii="Trebuchet MS" w:hAnsi="Trebuchet MS"/>
            <w:noProof/>
          </w:rPr>
          <w:delText>And of</w:delText>
        </w:r>
      </w:del>
      <w:ins w:id="160" w:author="Author">
        <w:r w:rsidRPr="00784BA6">
          <w:rPr>
            <w:rFonts w:ascii="Trebuchet MS" w:hAnsi="Trebuchet MS"/>
            <w:noProof/>
          </w:rPr>
          <w:t>From</w:t>
        </w:r>
      </w:ins>
      <w:r w:rsidRPr="00784BA6">
        <w:rPr>
          <w:rFonts w:ascii="Trebuchet MS" w:hAnsi="Trebuchet MS"/>
          <w:noProof/>
        </w:rPr>
        <w:t xml:space="preserve"> Ko′hath </w:t>
      </w:r>
      <w:del w:id="161" w:author="Author">
        <w:r w:rsidRPr="00784BA6">
          <w:rPr>
            <w:rFonts w:ascii="Trebuchet MS" w:hAnsi="Trebuchet MS"/>
            <w:noProof/>
          </w:rPr>
          <w:delText>there were</w:delText>
        </w:r>
      </w:del>
      <w:ins w:id="162" w:author="Author">
        <w:r w:rsidRPr="00784BA6">
          <w:rPr>
            <w:rFonts w:ascii="Trebuchet MS" w:hAnsi="Trebuchet MS"/>
            <w:noProof/>
          </w:rPr>
          <w:t>came</w:t>
        </w:r>
      </w:ins>
      <w:r w:rsidRPr="00784BA6">
        <w:rPr>
          <w:rFonts w:ascii="Trebuchet MS" w:hAnsi="Trebuchet MS"/>
          <w:noProof/>
        </w:rPr>
        <w:t xml:space="preserve"> the family of the Am′ram·ites</w:t>
      </w:r>
      <w:del w:id="163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64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family of the Iz′har·ites</w:t>
      </w:r>
      <w:del w:id="165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66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family of the </w:t>
      </w:r>
      <w:del w:id="167" w:author="Author">
        <w:r w:rsidRPr="00784BA6">
          <w:rPr>
            <w:rFonts w:ascii="Trebuchet MS" w:hAnsi="Trebuchet MS"/>
            <w:noProof/>
          </w:rPr>
          <w:delText>He′bron</w:delText>
        </w:r>
      </w:del>
      <w:ins w:id="168" w:author="Author">
        <w:r w:rsidRPr="00784BA6">
          <w:rPr>
            <w:rFonts w:ascii="Trebuchet MS" w:hAnsi="Trebuchet MS"/>
            <w:noProof/>
          </w:rPr>
          <w:t>Heb′ron</w:t>
        </w:r>
      </w:ins>
      <w:r w:rsidRPr="00784BA6">
        <w:rPr>
          <w:rFonts w:ascii="Trebuchet MS" w:hAnsi="Trebuchet MS"/>
          <w:noProof/>
        </w:rPr>
        <w:t>·ites</w:t>
      </w:r>
      <w:ins w:id="169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the family of the Uz·zi′el·ites. These were the families of the Ko′hath·ites. </w:t>
      </w:r>
      <w:r w:rsidRPr="00784BA6">
        <w:rPr>
          <w:rFonts w:ascii="Trebuchet MS" w:hAnsi="Trebuchet MS"/>
          <w:b/>
          <w:noProof/>
        </w:rPr>
        <w:t xml:space="preserve">3:28 </w:t>
      </w:r>
      <w:del w:id="170" w:author="Author">
        <w:r w:rsidRPr="00784BA6">
          <w:rPr>
            <w:rFonts w:ascii="Trebuchet MS" w:hAnsi="Trebuchet MS"/>
            <w:noProof/>
          </w:rPr>
          <w:delText>Among the</w:delText>
        </w:r>
      </w:del>
      <w:ins w:id="171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number of all the males from a month old </w:t>
      </w:r>
      <w:del w:id="172" w:author="Author">
        <w:r w:rsidRPr="00784BA6">
          <w:rPr>
            <w:rFonts w:ascii="Trebuchet MS" w:hAnsi="Trebuchet MS"/>
            <w:noProof/>
          </w:rPr>
          <w:delText>upward there</w:delText>
        </w:r>
      </w:del>
      <w:ins w:id="173" w:author="Author">
        <w:r w:rsidRPr="00784BA6">
          <w:rPr>
            <w:rFonts w:ascii="Trebuchet MS" w:hAnsi="Trebuchet MS"/>
            <w:noProof/>
          </w:rPr>
          <w:t>and up was 8,600; they</w:t>
        </w:r>
      </w:ins>
      <w:r w:rsidRPr="00784BA6">
        <w:rPr>
          <w:rFonts w:ascii="Trebuchet MS" w:hAnsi="Trebuchet MS"/>
          <w:noProof/>
        </w:rPr>
        <w:t xml:space="preserve"> were </w:t>
      </w:r>
      <w:del w:id="174" w:author="Author">
        <w:r w:rsidRPr="00784BA6">
          <w:rPr>
            <w:rFonts w:ascii="Trebuchet MS" w:hAnsi="Trebuchet MS"/>
            <w:noProof/>
          </w:rPr>
          <w:delText>eight thousand six hundred,</w:delText>
        </w:r>
      </w:del>
      <w:ins w:id="175" w:author="Author">
        <w:r w:rsidRPr="00784BA6">
          <w:rPr>
            <w:rFonts w:ascii="Trebuchet MS" w:hAnsi="Trebuchet MS"/>
            <w:noProof/>
          </w:rPr>
          <w:t>responsible for</w:t>
        </w:r>
      </w:ins>
      <w:r w:rsidRPr="00784BA6">
        <w:rPr>
          <w:rFonts w:ascii="Trebuchet MS" w:hAnsi="Trebuchet MS"/>
          <w:noProof/>
        </w:rPr>
        <w:t xml:space="preserve"> taking care of the </w:t>
      </w:r>
      <w:del w:id="176" w:author="Author">
        <w:r w:rsidRPr="00784BA6">
          <w:rPr>
            <w:rFonts w:ascii="Trebuchet MS" w:hAnsi="Trebuchet MS"/>
            <w:noProof/>
          </w:rPr>
          <w:delText xml:space="preserve">obligation to the </w:delText>
        </w:r>
      </w:del>
      <w:r w:rsidRPr="00784BA6">
        <w:rPr>
          <w:rFonts w:ascii="Trebuchet MS" w:hAnsi="Trebuchet MS"/>
          <w:noProof/>
        </w:rPr>
        <w:t xml:space="preserve">holy place. </w:t>
      </w:r>
      <w:r w:rsidRPr="00784BA6">
        <w:rPr>
          <w:rFonts w:ascii="Trebuchet MS" w:hAnsi="Trebuchet MS"/>
          <w:b/>
          <w:noProof/>
        </w:rPr>
        <w:t xml:space="preserve">3:29 </w:t>
      </w:r>
      <w:r w:rsidRPr="00784BA6">
        <w:rPr>
          <w:rFonts w:ascii="Trebuchet MS" w:hAnsi="Trebuchet MS"/>
          <w:noProof/>
        </w:rPr>
        <w:t xml:space="preserve">The families of the sons of Ko′hath </w:t>
      </w:r>
      <w:del w:id="177" w:author="Author">
        <w:r w:rsidRPr="00784BA6">
          <w:rPr>
            <w:rFonts w:ascii="Trebuchet MS" w:hAnsi="Trebuchet MS"/>
            <w:noProof/>
          </w:rPr>
          <w:delText>were encamped</w:delText>
        </w:r>
      </w:del>
      <w:ins w:id="178" w:author="Author">
        <w:r w:rsidRPr="00784BA6">
          <w:rPr>
            <w:rFonts w:ascii="Trebuchet MS" w:hAnsi="Trebuchet MS"/>
            <w:noProof/>
          </w:rPr>
          <w:t>camped</w:t>
        </w:r>
      </w:ins>
      <w:r w:rsidRPr="00784BA6">
        <w:rPr>
          <w:rFonts w:ascii="Trebuchet MS" w:hAnsi="Trebuchet MS"/>
          <w:noProof/>
        </w:rPr>
        <w:t xml:space="preserve"> on the </w:t>
      </w:r>
      <w:ins w:id="179" w:author="Author">
        <w:r w:rsidRPr="00784BA6">
          <w:rPr>
            <w:rFonts w:ascii="Trebuchet MS" w:hAnsi="Trebuchet MS"/>
            <w:noProof/>
          </w:rPr>
          <w:t xml:space="preserve">south </w:t>
        </w:r>
      </w:ins>
      <w:r w:rsidRPr="00784BA6">
        <w:rPr>
          <w:rFonts w:ascii="Trebuchet MS" w:hAnsi="Trebuchet MS"/>
          <w:noProof/>
        </w:rPr>
        <w:t>side of the tabernacle</w:t>
      </w:r>
      <w:del w:id="180" w:author="Author">
        <w:r w:rsidRPr="00784BA6">
          <w:rPr>
            <w:rFonts w:ascii="Trebuchet MS" w:hAnsi="Trebuchet MS"/>
            <w:noProof/>
          </w:rPr>
          <w:delText xml:space="preserve"> to the south</w:delText>
        </w:r>
      </w:del>
      <w:r w:rsidRPr="00784BA6">
        <w:rPr>
          <w:rFonts w:ascii="Trebuchet MS" w:hAnsi="Trebuchet MS"/>
          <w:noProof/>
        </w:rPr>
        <w:t xml:space="preserve">. </w:t>
      </w:r>
      <w:r w:rsidRPr="00784BA6">
        <w:rPr>
          <w:rFonts w:ascii="Trebuchet MS" w:hAnsi="Trebuchet MS"/>
          <w:b/>
          <w:noProof/>
        </w:rPr>
        <w:t xml:space="preserve">3:30 </w:t>
      </w:r>
      <w:del w:id="181" w:author="Author">
        <w:r w:rsidRPr="00784BA6">
          <w:rPr>
            <w:rFonts w:ascii="Trebuchet MS" w:hAnsi="Trebuchet MS"/>
            <w:noProof/>
          </w:rPr>
          <w:delText>And the</w:delText>
        </w:r>
      </w:del>
      <w:ins w:id="182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chieftain of the paternal house </w:t>
      </w:r>
      <w:del w:id="183" w:author="Author">
        <w:r w:rsidRPr="00784BA6">
          <w:rPr>
            <w:rFonts w:ascii="Trebuchet MS" w:hAnsi="Trebuchet MS"/>
            <w:noProof/>
          </w:rPr>
          <w:delText>for</w:delText>
        </w:r>
      </w:del>
      <w:ins w:id="184" w:author="Author">
        <w:r w:rsidRPr="00784BA6">
          <w:rPr>
            <w:rFonts w:ascii="Trebuchet MS" w:hAnsi="Trebuchet MS"/>
            <w:noProof/>
          </w:rPr>
          <w:t>of</w:t>
        </w:r>
      </w:ins>
      <w:r w:rsidRPr="00784BA6">
        <w:rPr>
          <w:rFonts w:ascii="Trebuchet MS" w:hAnsi="Trebuchet MS"/>
          <w:noProof/>
        </w:rPr>
        <w:t xml:space="preserve"> the families of the Ko′hath·ites was E·li·za′phan the son of Uz′zi·el. </w:t>
      </w:r>
      <w:r w:rsidRPr="00784BA6">
        <w:rPr>
          <w:rFonts w:ascii="Trebuchet MS" w:hAnsi="Trebuchet MS"/>
          <w:b/>
          <w:noProof/>
        </w:rPr>
        <w:t xml:space="preserve">3:31 </w:t>
      </w:r>
      <w:del w:id="185" w:author="Author">
        <w:r w:rsidRPr="00784BA6">
          <w:rPr>
            <w:rFonts w:ascii="Trebuchet MS" w:hAnsi="Trebuchet MS"/>
            <w:noProof/>
          </w:rPr>
          <w:delText>And their obligation</w:delText>
        </w:r>
      </w:del>
      <w:ins w:id="186" w:author="Author">
        <w:r w:rsidRPr="00784BA6">
          <w:rPr>
            <w:rFonts w:ascii="Trebuchet MS" w:hAnsi="Trebuchet MS"/>
            <w:noProof/>
          </w:rPr>
          <w:t>Their responsibility</w:t>
        </w:r>
      </w:ins>
      <w:r w:rsidRPr="00784BA6">
        <w:rPr>
          <w:rFonts w:ascii="Trebuchet MS" w:hAnsi="Trebuchet MS"/>
          <w:noProof/>
        </w:rPr>
        <w:t xml:space="preserve"> was </w:t>
      </w:r>
      <w:ins w:id="187" w:author="Author">
        <w:r w:rsidRPr="00784BA6">
          <w:rPr>
            <w:rFonts w:ascii="Trebuchet MS" w:hAnsi="Trebuchet MS"/>
            <w:noProof/>
          </w:rPr>
          <w:t xml:space="preserve">to care for </w:t>
        </w:r>
      </w:ins>
      <w:r w:rsidRPr="00784BA6">
        <w:rPr>
          <w:rFonts w:ascii="Trebuchet MS" w:hAnsi="Trebuchet MS"/>
          <w:noProof/>
        </w:rPr>
        <w:t>the Ark</w:t>
      </w:r>
      <w:del w:id="188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89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table</w:t>
      </w:r>
      <w:del w:id="190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91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lampstand</w:t>
      </w:r>
      <w:del w:id="192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93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altars</w:t>
      </w:r>
      <w:del w:id="194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195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utensils </w:t>
      </w:r>
      <w:del w:id="196" w:author="Author">
        <w:r w:rsidRPr="00784BA6">
          <w:rPr>
            <w:rFonts w:ascii="Trebuchet MS" w:hAnsi="Trebuchet MS"/>
            <w:noProof/>
          </w:rPr>
          <w:delText>of</w:delText>
        </w:r>
      </w:del>
      <w:ins w:id="197" w:author="Author">
        <w:r w:rsidRPr="00784BA6">
          <w:rPr>
            <w:rFonts w:ascii="Trebuchet MS" w:hAnsi="Trebuchet MS"/>
            <w:noProof/>
          </w:rPr>
          <w:t>used to minister in</w:t>
        </w:r>
      </w:ins>
      <w:r w:rsidRPr="00784BA6">
        <w:rPr>
          <w:rFonts w:ascii="Trebuchet MS" w:hAnsi="Trebuchet MS"/>
          <w:noProof/>
        </w:rPr>
        <w:t xml:space="preserve"> the holy place</w:t>
      </w:r>
      <w:del w:id="198" w:author="Author">
        <w:r w:rsidRPr="00784BA6">
          <w:rPr>
            <w:rFonts w:ascii="Trebuchet MS" w:hAnsi="Trebuchet MS"/>
            <w:noProof/>
          </w:rPr>
          <w:delText xml:space="preserve"> with which they would minister and</w:delText>
        </w:r>
      </w:del>
      <w:ins w:id="199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 screen,</w:t>
      </w:r>
      <w:ins w:id="200" w:author="Author">
        <w:r w:rsidRPr="00784BA6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784BA6">
        <w:rPr>
          <w:rFonts w:ascii="Trebuchet MS" w:hAnsi="Trebuchet MS"/>
          <w:noProof/>
        </w:rPr>
        <w:t xml:space="preserve"> and all </w:t>
      </w:r>
      <w:del w:id="203" w:author="Author">
        <w:r w:rsidRPr="00784BA6">
          <w:rPr>
            <w:rFonts w:ascii="Trebuchet MS" w:hAnsi="Trebuchet MS"/>
            <w:noProof/>
          </w:rPr>
          <w:delText>its</w:delText>
        </w:r>
      </w:del>
      <w:ins w:id="204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service</w:t>
      </w:r>
      <w:ins w:id="205" w:author="Author">
        <w:r w:rsidRPr="00784BA6">
          <w:rPr>
            <w:rFonts w:ascii="Trebuchet MS" w:hAnsi="Trebuchet MS"/>
            <w:noProof/>
          </w:rPr>
          <w:t xml:space="preserve"> connected with these</w:t>
        </w:r>
      </w:ins>
      <w:r w:rsidRPr="00784BA6">
        <w:rPr>
          <w:rFonts w:ascii="Trebuchet MS" w:hAnsi="Trebuchet MS"/>
          <w:noProof/>
        </w:rPr>
        <w:t>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3:32 </w:t>
      </w:r>
      <w:del w:id="206" w:author="Author">
        <w:r w:rsidRPr="00784BA6">
          <w:rPr>
            <w:rFonts w:ascii="Trebuchet MS" w:hAnsi="Trebuchet MS"/>
            <w:noProof/>
          </w:rPr>
          <w:delText>And the</w:delText>
        </w:r>
      </w:del>
      <w:ins w:id="207" w:author="Author">
        <w:r w:rsidRPr="00784BA6">
          <w:rPr>
            <w:rFonts w:ascii="Trebuchet MS" w:hAnsi="Trebuchet MS"/>
            <w:noProof/>
          </w:rPr>
          <w:t>The head</w:t>
        </w:r>
      </w:ins>
      <w:r w:rsidRPr="00784BA6">
        <w:rPr>
          <w:rFonts w:ascii="Trebuchet MS" w:hAnsi="Trebuchet MS"/>
          <w:noProof/>
        </w:rPr>
        <w:t xml:space="preserve"> chieftain</w:t>
      </w:r>
      <w:del w:id="208" w:author="Author">
        <w:r w:rsidRPr="00784BA6">
          <w:rPr>
            <w:rFonts w:ascii="Trebuchet MS" w:hAnsi="Trebuchet MS"/>
            <w:noProof/>
          </w:rPr>
          <w:delText xml:space="preserve"> of the chieftains</w:delText>
        </w:r>
      </w:del>
      <w:r w:rsidRPr="00784BA6">
        <w:rPr>
          <w:rFonts w:ascii="Trebuchet MS" w:hAnsi="Trebuchet MS"/>
          <w:noProof/>
        </w:rPr>
        <w:t xml:space="preserve"> of the Levites was El·e·a′zar the son of Aaron the priest, who had the oversight of those taking care of the </w:t>
      </w:r>
      <w:del w:id="209" w:author="Author">
        <w:r w:rsidRPr="00784BA6">
          <w:rPr>
            <w:rFonts w:ascii="Trebuchet MS" w:hAnsi="Trebuchet MS"/>
            <w:noProof/>
          </w:rPr>
          <w:delText>obligation to</w:delText>
        </w:r>
      </w:del>
      <w:ins w:id="210" w:author="Author">
        <w:r w:rsidRPr="00784BA6">
          <w:rPr>
            <w:rFonts w:ascii="Trebuchet MS" w:hAnsi="Trebuchet MS"/>
            <w:noProof/>
          </w:rPr>
          <w:t>responsibilities of</w:t>
        </w:r>
      </w:ins>
      <w:r w:rsidRPr="00784BA6">
        <w:rPr>
          <w:rFonts w:ascii="Trebuchet MS" w:hAnsi="Trebuchet MS"/>
          <w:noProof/>
        </w:rPr>
        <w:t xml:space="preserve"> the holy place.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3:33 </w:t>
      </w:r>
      <w:del w:id="211" w:author="Author">
        <w:r w:rsidRPr="00784BA6">
          <w:rPr>
            <w:rFonts w:ascii="Trebuchet MS" w:hAnsi="Trebuchet MS"/>
            <w:noProof/>
          </w:rPr>
          <w:delText>Of</w:delText>
        </w:r>
      </w:del>
      <w:ins w:id="212" w:author="Author">
        <w:r w:rsidRPr="00784BA6">
          <w:rPr>
            <w:rFonts w:ascii="Trebuchet MS" w:hAnsi="Trebuchet MS"/>
            <w:noProof/>
          </w:rPr>
          <w:t>From</w:t>
        </w:r>
      </w:ins>
      <w:r w:rsidRPr="00784BA6">
        <w:rPr>
          <w:rFonts w:ascii="Trebuchet MS" w:hAnsi="Trebuchet MS"/>
          <w:noProof/>
        </w:rPr>
        <w:t xml:space="preserve"> Me·rar′i </w:t>
      </w:r>
      <w:del w:id="213" w:author="Author">
        <w:r w:rsidRPr="00784BA6">
          <w:rPr>
            <w:rFonts w:ascii="Trebuchet MS" w:hAnsi="Trebuchet MS"/>
            <w:noProof/>
          </w:rPr>
          <w:delText>there were</w:delText>
        </w:r>
      </w:del>
      <w:ins w:id="214" w:author="Author">
        <w:r w:rsidRPr="00784BA6">
          <w:rPr>
            <w:rFonts w:ascii="Trebuchet MS" w:hAnsi="Trebuchet MS"/>
            <w:noProof/>
          </w:rPr>
          <w:t>came</w:t>
        </w:r>
      </w:ins>
      <w:r w:rsidRPr="00784BA6">
        <w:rPr>
          <w:rFonts w:ascii="Trebuchet MS" w:hAnsi="Trebuchet MS"/>
          <w:noProof/>
        </w:rPr>
        <w:t xml:space="preserve"> the family of the Mah′lites and the family of the Mu′shites. These were the families of Me·rar′i. </w:t>
      </w:r>
      <w:r w:rsidRPr="00784BA6">
        <w:rPr>
          <w:rFonts w:ascii="Trebuchet MS" w:hAnsi="Trebuchet MS"/>
          <w:b/>
          <w:noProof/>
        </w:rPr>
        <w:t xml:space="preserve">3:34 </w:t>
      </w:r>
      <w:del w:id="215" w:author="Author">
        <w:r w:rsidRPr="00784BA6">
          <w:rPr>
            <w:rFonts w:ascii="Trebuchet MS" w:hAnsi="Trebuchet MS"/>
            <w:noProof/>
          </w:rPr>
          <w:delText>And their registered ones by the</w:delText>
        </w:r>
      </w:del>
      <w:ins w:id="216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number of all the males from a month old </w:t>
      </w:r>
      <w:del w:id="217" w:author="Author">
        <w:r w:rsidRPr="00784BA6">
          <w:rPr>
            <w:rFonts w:ascii="Trebuchet MS" w:hAnsi="Trebuchet MS"/>
            <w:noProof/>
          </w:rPr>
          <w:delText>upward</w:delText>
        </w:r>
      </w:del>
      <w:ins w:id="218" w:author="Author">
        <w:r w:rsidRPr="00784BA6">
          <w:rPr>
            <w:rFonts w:ascii="Trebuchet MS" w:hAnsi="Trebuchet MS"/>
            <w:noProof/>
          </w:rPr>
          <w:t>and up who</w:t>
        </w:r>
      </w:ins>
      <w:r w:rsidRPr="00784BA6">
        <w:rPr>
          <w:rFonts w:ascii="Trebuchet MS" w:hAnsi="Trebuchet MS"/>
          <w:noProof/>
        </w:rPr>
        <w:t xml:space="preserve"> were </w:t>
      </w:r>
      <w:del w:id="219" w:author="Author">
        <w:r w:rsidRPr="00784BA6">
          <w:rPr>
            <w:rFonts w:ascii="Trebuchet MS" w:hAnsi="Trebuchet MS"/>
            <w:noProof/>
          </w:rPr>
          <w:delText>six thousand two hundred</w:delText>
        </w:r>
      </w:del>
      <w:ins w:id="220" w:author="Author">
        <w:r w:rsidRPr="00784BA6">
          <w:rPr>
            <w:rFonts w:ascii="Trebuchet MS" w:hAnsi="Trebuchet MS"/>
            <w:noProof/>
          </w:rPr>
          <w:t>registered was 6,200</w:t>
        </w:r>
      </w:ins>
      <w:r w:rsidRPr="00784BA6">
        <w:rPr>
          <w:rFonts w:ascii="Trebuchet MS" w:hAnsi="Trebuchet MS"/>
          <w:noProof/>
        </w:rPr>
        <w:t xml:space="preserve">. </w:t>
      </w:r>
      <w:r w:rsidRPr="00784BA6">
        <w:rPr>
          <w:rFonts w:ascii="Trebuchet MS" w:hAnsi="Trebuchet MS"/>
          <w:b/>
          <w:noProof/>
        </w:rPr>
        <w:t xml:space="preserve">3:35 </w:t>
      </w:r>
      <w:del w:id="221" w:author="Author">
        <w:r w:rsidRPr="00784BA6">
          <w:rPr>
            <w:rFonts w:ascii="Trebuchet MS" w:hAnsi="Trebuchet MS"/>
            <w:noProof/>
          </w:rPr>
          <w:delText>And the</w:delText>
        </w:r>
      </w:del>
      <w:ins w:id="222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chieftain of the paternal house </w:t>
      </w:r>
      <w:del w:id="223" w:author="Author">
        <w:r w:rsidRPr="00784BA6">
          <w:rPr>
            <w:rFonts w:ascii="Trebuchet MS" w:hAnsi="Trebuchet MS"/>
            <w:noProof/>
          </w:rPr>
          <w:delText>for</w:delText>
        </w:r>
      </w:del>
      <w:ins w:id="224" w:author="Author">
        <w:r w:rsidRPr="00784BA6">
          <w:rPr>
            <w:rFonts w:ascii="Trebuchet MS" w:hAnsi="Trebuchet MS"/>
            <w:noProof/>
          </w:rPr>
          <w:t>of</w:t>
        </w:r>
      </w:ins>
      <w:r w:rsidRPr="00784BA6">
        <w:rPr>
          <w:rFonts w:ascii="Trebuchet MS" w:hAnsi="Trebuchet MS"/>
          <w:noProof/>
        </w:rPr>
        <w:t xml:space="preserve"> the families of Me·rar′i was Zu′ri·el the son of Ab′i·ha·il. They were encamped on the </w:t>
      </w:r>
      <w:ins w:id="225" w:author="Author">
        <w:r w:rsidRPr="00784BA6">
          <w:rPr>
            <w:rFonts w:ascii="Trebuchet MS" w:hAnsi="Trebuchet MS"/>
            <w:noProof/>
          </w:rPr>
          <w:t xml:space="preserve">north </w:t>
        </w:r>
      </w:ins>
      <w:r w:rsidRPr="00784BA6">
        <w:rPr>
          <w:rFonts w:ascii="Trebuchet MS" w:hAnsi="Trebuchet MS"/>
          <w:noProof/>
        </w:rPr>
        <w:t>side of the tabernacle</w:t>
      </w:r>
      <w:del w:id="226" w:author="Author">
        <w:r w:rsidRPr="00784BA6">
          <w:rPr>
            <w:rFonts w:ascii="Trebuchet MS" w:hAnsi="Trebuchet MS"/>
            <w:noProof/>
          </w:rPr>
          <w:delText xml:space="preserve"> toward the north</w:delText>
        </w:r>
      </w:del>
      <w:r w:rsidRPr="00784BA6">
        <w:rPr>
          <w:rFonts w:ascii="Trebuchet MS" w:hAnsi="Trebuchet MS"/>
          <w:noProof/>
        </w:rPr>
        <w:t xml:space="preserve">. </w:t>
      </w:r>
      <w:r w:rsidRPr="00784BA6">
        <w:rPr>
          <w:rFonts w:ascii="Trebuchet MS" w:hAnsi="Trebuchet MS"/>
          <w:b/>
          <w:noProof/>
        </w:rPr>
        <w:t xml:space="preserve">3:36 </w:t>
      </w:r>
      <w:del w:id="227" w:author="Author">
        <w:r w:rsidRPr="00784BA6">
          <w:rPr>
            <w:rFonts w:ascii="Trebuchet MS" w:hAnsi="Trebuchet MS"/>
            <w:noProof/>
          </w:rPr>
          <w:delText>And the oversight for which the</w:delText>
        </w:r>
      </w:del>
      <w:ins w:id="228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sons of Me·rar′i were </w:t>
      </w:r>
      <w:del w:id="229" w:author="Author">
        <w:r w:rsidRPr="00784BA6">
          <w:rPr>
            <w:rFonts w:ascii="Trebuchet MS" w:hAnsi="Trebuchet MS"/>
            <w:noProof/>
          </w:rPr>
          <w:delText>obligated was over</w:delText>
        </w:r>
      </w:del>
      <w:ins w:id="230" w:author="Author">
        <w:r w:rsidRPr="00784BA6">
          <w:rPr>
            <w:rFonts w:ascii="Trebuchet MS" w:hAnsi="Trebuchet MS"/>
            <w:noProof/>
          </w:rPr>
          <w:t>responsible for overseeing</w:t>
        </w:r>
      </w:ins>
      <w:r w:rsidRPr="00784BA6">
        <w:rPr>
          <w:rFonts w:ascii="Trebuchet MS" w:hAnsi="Trebuchet MS"/>
          <w:noProof/>
        </w:rPr>
        <w:t xml:space="preserve"> the panel frames of the tabernacle</w:t>
      </w:r>
      <w:del w:id="231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232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its bars</w:t>
      </w:r>
      <w:del w:id="233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234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its pillars</w:t>
      </w:r>
      <w:del w:id="235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236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its socket pedestals</w:t>
      </w:r>
      <w:del w:id="237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238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all its utensils</w:t>
      </w:r>
      <w:ins w:id="239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all </w:t>
      </w:r>
      <w:del w:id="240" w:author="Author">
        <w:r w:rsidRPr="00784BA6">
          <w:rPr>
            <w:rFonts w:ascii="Trebuchet MS" w:hAnsi="Trebuchet MS"/>
            <w:noProof/>
          </w:rPr>
          <w:delText>its</w:delText>
        </w:r>
      </w:del>
      <w:ins w:id="241" w:author="Author">
        <w:r w:rsidRPr="00784BA6">
          <w:rPr>
            <w:rFonts w:ascii="Trebuchet MS" w:hAnsi="Trebuchet MS"/>
            <w:noProof/>
          </w:rPr>
          <w:t>the</w:t>
        </w:r>
      </w:ins>
      <w:r w:rsidRPr="00784BA6">
        <w:rPr>
          <w:rFonts w:ascii="Trebuchet MS" w:hAnsi="Trebuchet MS"/>
          <w:noProof/>
        </w:rPr>
        <w:t xml:space="preserve"> service</w:t>
      </w:r>
      <w:ins w:id="242" w:author="Author">
        <w:r w:rsidRPr="00784BA6">
          <w:rPr>
            <w:rFonts w:ascii="Trebuchet MS" w:hAnsi="Trebuchet MS"/>
            <w:noProof/>
          </w:rPr>
          <w:t xml:space="preserve"> connected with these</w:t>
        </w:r>
      </w:ins>
      <w:r w:rsidRPr="00784BA6">
        <w:rPr>
          <w:rFonts w:ascii="Trebuchet MS" w:hAnsi="Trebuchet MS"/>
          <w:noProof/>
        </w:rPr>
        <w:t xml:space="preserve">, </w:t>
      </w:r>
      <w:r w:rsidRPr="00784BA6">
        <w:rPr>
          <w:rFonts w:ascii="Trebuchet MS" w:hAnsi="Trebuchet MS"/>
          <w:b/>
          <w:noProof/>
        </w:rPr>
        <w:t xml:space="preserve">3:37 </w:t>
      </w:r>
      <w:del w:id="243" w:author="Author">
        <w:r w:rsidRPr="00784BA6">
          <w:rPr>
            <w:rFonts w:ascii="Trebuchet MS" w:hAnsi="Trebuchet MS"/>
            <w:noProof/>
          </w:rPr>
          <w:delText>and</w:delText>
        </w:r>
      </w:del>
      <w:ins w:id="244" w:author="Author">
        <w:r w:rsidRPr="00784BA6">
          <w:rPr>
            <w:rFonts w:ascii="Trebuchet MS" w:hAnsi="Trebuchet MS"/>
            <w:noProof/>
          </w:rPr>
          <w:t>as well as</w:t>
        </w:r>
      </w:ins>
      <w:r w:rsidRPr="00784BA6">
        <w:rPr>
          <w:rFonts w:ascii="Trebuchet MS" w:hAnsi="Trebuchet MS"/>
          <w:noProof/>
        </w:rPr>
        <w:t xml:space="preserve"> the pillars </w:t>
      </w:r>
      <w:del w:id="245" w:author="Author">
        <w:r w:rsidRPr="00784BA6">
          <w:rPr>
            <w:rFonts w:ascii="Trebuchet MS" w:hAnsi="Trebuchet MS"/>
            <w:noProof/>
          </w:rPr>
          <w:delText>of</w:delText>
        </w:r>
      </w:del>
      <w:ins w:id="246" w:author="Author">
        <w:r w:rsidRPr="00784BA6">
          <w:rPr>
            <w:rFonts w:ascii="Trebuchet MS" w:hAnsi="Trebuchet MS"/>
            <w:noProof/>
          </w:rPr>
          <w:t>that were all around</w:t>
        </w:r>
      </w:ins>
      <w:r w:rsidRPr="00784BA6">
        <w:rPr>
          <w:rFonts w:ascii="Trebuchet MS" w:hAnsi="Trebuchet MS"/>
          <w:noProof/>
        </w:rPr>
        <w:t xml:space="preserve"> the courtyard </w:t>
      </w:r>
      <w:del w:id="247" w:author="Author">
        <w:r w:rsidRPr="00784BA6">
          <w:rPr>
            <w:rFonts w:ascii="Trebuchet MS" w:hAnsi="Trebuchet MS"/>
            <w:noProof/>
          </w:rPr>
          <w:delText xml:space="preserve">round about </w:delText>
        </w:r>
      </w:del>
      <w:r w:rsidRPr="00784BA6">
        <w:rPr>
          <w:rFonts w:ascii="Trebuchet MS" w:hAnsi="Trebuchet MS"/>
          <w:noProof/>
        </w:rPr>
        <w:t>and their socket pedestals</w:t>
      </w:r>
      <w:del w:id="248" w:author="Author">
        <w:r w:rsidRPr="00784BA6">
          <w:rPr>
            <w:rFonts w:ascii="Trebuchet MS" w:hAnsi="Trebuchet MS"/>
            <w:noProof/>
          </w:rPr>
          <w:delText xml:space="preserve"> and</w:delText>
        </w:r>
      </w:del>
      <w:ins w:id="249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their tent pins</w:t>
      </w:r>
      <w:ins w:id="250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their tent cords.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3:38 </w:t>
      </w:r>
      <w:del w:id="251" w:author="Author">
        <w:r w:rsidRPr="00784BA6">
          <w:rPr>
            <w:rFonts w:ascii="Trebuchet MS" w:hAnsi="Trebuchet MS"/>
            <w:noProof/>
          </w:rPr>
          <w:delText>And those</w:delText>
        </w:r>
      </w:del>
      <w:ins w:id="252" w:author="Author">
        <w:r w:rsidRPr="00784BA6">
          <w:rPr>
            <w:rFonts w:ascii="Trebuchet MS" w:hAnsi="Trebuchet MS"/>
            <w:noProof/>
          </w:rPr>
          <w:t>Those</w:t>
        </w:r>
      </w:ins>
      <w:r w:rsidRPr="00784BA6">
        <w:rPr>
          <w:rFonts w:ascii="Trebuchet MS" w:hAnsi="Trebuchet MS"/>
          <w:noProof/>
        </w:rPr>
        <w:t xml:space="preserve"> camping </w:t>
      </w:r>
      <w:del w:id="253" w:author="Author">
        <w:r w:rsidRPr="00784BA6">
          <w:rPr>
            <w:rFonts w:ascii="Trebuchet MS" w:hAnsi="Trebuchet MS"/>
            <w:noProof/>
          </w:rPr>
          <w:delText>before</w:delText>
        </w:r>
      </w:del>
      <w:ins w:id="254" w:author="Author">
        <w:r w:rsidRPr="00784BA6">
          <w:rPr>
            <w:rFonts w:ascii="Trebuchet MS" w:hAnsi="Trebuchet MS"/>
            <w:noProof/>
          </w:rPr>
          <w:t>in front of</w:t>
        </w:r>
      </w:ins>
      <w:r w:rsidRPr="00784BA6">
        <w:rPr>
          <w:rFonts w:ascii="Trebuchet MS" w:hAnsi="Trebuchet MS"/>
          <w:noProof/>
        </w:rPr>
        <w:t xml:space="preserve"> the tabernacle toward the east, before the tent of meeting toward the </w:t>
      </w:r>
      <w:del w:id="255" w:author="Author">
        <w:r w:rsidRPr="00784BA6">
          <w:rPr>
            <w:rFonts w:ascii="Trebuchet MS" w:hAnsi="Trebuchet MS"/>
            <w:noProof/>
          </w:rPr>
          <w:delText>sunrising</w:delText>
        </w:r>
      </w:del>
      <w:ins w:id="256" w:author="Author">
        <w:r w:rsidRPr="00784BA6">
          <w:rPr>
            <w:rFonts w:ascii="Trebuchet MS" w:hAnsi="Trebuchet MS"/>
            <w:noProof/>
          </w:rPr>
          <w:t>sunrise</w:t>
        </w:r>
      </w:ins>
      <w:r w:rsidRPr="00784BA6">
        <w:rPr>
          <w:rFonts w:ascii="Trebuchet MS" w:hAnsi="Trebuchet MS"/>
          <w:noProof/>
        </w:rPr>
        <w:t>, were Moses and Aaron and his sons</w:t>
      </w:r>
      <w:del w:id="257" w:author="Author">
        <w:r w:rsidRPr="00784BA6">
          <w:rPr>
            <w:rFonts w:ascii="Trebuchet MS" w:hAnsi="Trebuchet MS"/>
            <w:noProof/>
          </w:rPr>
          <w:delText xml:space="preserve">, those </w:delText>
        </w:r>
      </w:del>
      <w:ins w:id="258" w:author="Author">
        <w:r w:rsidRPr="00784BA6">
          <w:rPr>
            <w:rFonts w:ascii="Trebuchet MS" w:hAnsi="Trebuchet MS"/>
            <w:noProof/>
          </w:rPr>
          <w:t xml:space="preserve">. They were responsible for </w:t>
        </w:r>
      </w:ins>
      <w:r w:rsidRPr="00784BA6">
        <w:rPr>
          <w:rFonts w:ascii="Trebuchet MS" w:hAnsi="Trebuchet MS"/>
          <w:noProof/>
        </w:rPr>
        <w:t xml:space="preserve">taking care of the </w:t>
      </w:r>
      <w:ins w:id="259" w:author="Author">
        <w:r w:rsidRPr="00784BA6">
          <w:rPr>
            <w:rFonts w:ascii="Trebuchet MS" w:hAnsi="Trebuchet MS"/>
            <w:noProof/>
          </w:rPr>
          <w:t xml:space="preserve">sanctuary as their </w:t>
        </w:r>
      </w:ins>
      <w:r w:rsidRPr="00784BA6">
        <w:rPr>
          <w:rFonts w:ascii="Trebuchet MS" w:hAnsi="Trebuchet MS"/>
          <w:noProof/>
        </w:rPr>
        <w:t xml:space="preserve">obligation </w:t>
      </w:r>
      <w:del w:id="260" w:author="Author">
        <w:r w:rsidRPr="00784BA6">
          <w:rPr>
            <w:rFonts w:ascii="Trebuchet MS" w:hAnsi="Trebuchet MS"/>
            <w:noProof/>
          </w:rPr>
          <w:delText>to</w:delText>
        </w:r>
      </w:del>
      <w:ins w:id="261" w:author="Author">
        <w:r w:rsidRPr="00784BA6">
          <w:rPr>
            <w:rFonts w:ascii="Trebuchet MS" w:hAnsi="Trebuchet MS"/>
            <w:noProof/>
          </w:rPr>
          <w:t>in behalf of</w:t>
        </w:r>
      </w:ins>
      <w:r w:rsidRPr="00784BA6">
        <w:rPr>
          <w:rFonts w:ascii="Trebuchet MS" w:hAnsi="Trebuchet MS"/>
          <w:noProof/>
        </w:rPr>
        <w:t xml:space="preserve"> the </w:t>
      </w:r>
      <w:del w:id="262" w:author="Author">
        <w:r w:rsidRPr="00784BA6">
          <w:rPr>
            <w:rFonts w:ascii="Trebuchet MS" w:hAnsi="Trebuchet MS"/>
            <w:noProof/>
          </w:rPr>
          <w:delText>sanctuary, as the obligation for the sons of Israel. And any stranger</w:delText>
        </w:r>
      </w:del>
      <w:ins w:id="263" w:author="Author">
        <w:r w:rsidRPr="00784BA6">
          <w:rPr>
            <w:rFonts w:ascii="Trebuchet MS" w:hAnsi="Trebuchet MS"/>
            <w:noProof/>
          </w:rPr>
          <w:t>Israelites. Any unauthorized person</w:t>
        </w:r>
        <w:r w:rsidRPr="00784BA6">
          <w:rPr>
            <w:rStyle w:val="FootnoteReference"/>
            <w:rFonts w:ascii="Trebuchet MS" w:hAnsi="Trebuchet MS"/>
            <w:noProof/>
          </w:rPr>
          <w:footnoteReference w:id="8"/>
        </w:r>
      </w:ins>
      <w:r w:rsidRPr="00784BA6">
        <w:rPr>
          <w:rFonts w:ascii="Trebuchet MS" w:hAnsi="Trebuchet MS"/>
          <w:noProof/>
        </w:rPr>
        <w:t xml:space="preserve"> coming near would be put to death.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3:39 </w:t>
      </w:r>
      <w:r w:rsidRPr="00784BA6">
        <w:rPr>
          <w:rFonts w:ascii="Trebuchet MS" w:hAnsi="Trebuchet MS"/>
          <w:noProof/>
        </w:rPr>
        <w:t xml:space="preserve">All the </w:t>
      </w:r>
      <w:del w:id="266" w:author="Author">
        <w:r w:rsidRPr="00784BA6">
          <w:rPr>
            <w:rFonts w:ascii="Trebuchet MS" w:hAnsi="Trebuchet MS"/>
            <w:noProof/>
          </w:rPr>
          <w:delText>registered ones of the Levites</w:delText>
        </w:r>
      </w:del>
      <w:ins w:id="267" w:author="Author">
        <w:r w:rsidRPr="00784BA6">
          <w:rPr>
            <w:rFonts w:ascii="Trebuchet MS" w:hAnsi="Trebuchet MS"/>
            <w:noProof/>
          </w:rPr>
          <w:t>Levite males from a month old and up,</w:t>
        </w:r>
      </w:ins>
      <w:r w:rsidRPr="00784BA6">
        <w:rPr>
          <w:rFonts w:ascii="Trebuchet MS" w:hAnsi="Trebuchet MS"/>
          <w:noProof/>
        </w:rPr>
        <w:t xml:space="preserve"> whom Moses and Aaron registered </w:t>
      </w:r>
      <w:ins w:id="268" w:author="Author">
        <w:r w:rsidRPr="00784BA6">
          <w:rPr>
            <w:rFonts w:ascii="Trebuchet MS" w:hAnsi="Trebuchet MS"/>
            <w:noProof/>
          </w:rPr>
          <w:t xml:space="preserve">by their families </w:t>
        </w:r>
      </w:ins>
      <w:r w:rsidRPr="00784BA6">
        <w:rPr>
          <w:rFonts w:ascii="Trebuchet MS" w:hAnsi="Trebuchet MS"/>
          <w:noProof/>
        </w:rPr>
        <w:t>at the order of Jehovah</w:t>
      </w:r>
      <w:del w:id="269" w:author="Author">
        <w:r w:rsidRPr="00784BA6">
          <w:rPr>
            <w:rFonts w:ascii="Trebuchet MS" w:hAnsi="Trebuchet MS"/>
            <w:noProof/>
          </w:rPr>
          <w:delText xml:space="preserve"> by their families, all the males from a month old upward</w:delText>
        </w:r>
      </w:del>
      <w:r w:rsidRPr="00784BA6">
        <w:rPr>
          <w:rFonts w:ascii="Trebuchet MS" w:hAnsi="Trebuchet MS"/>
          <w:noProof/>
        </w:rPr>
        <w:t xml:space="preserve">, were </w:t>
      </w:r>
      <w:del w:id="270" w:author="Author">
        <w:r w:rsidRPr="00784BA6">
          <w:rPr>
            <w:rFonts w:ascii="Trebuchet MS" w:hAnsi="Trebuchet MS"/>
            <w:noProof/>
          </w:rPr>
          <w:delText>twenty-two thousand</w:delText>
        </w:r>
      </w:del>
      <w:ins w:id="271" w:author="Author">
        <w:r w:rsidRPr="00784BA6">
          <w:rPr>
            <w:rFonts w:ascii="Trebuchet MS" w:hAnsi="Trebuchet MS"/>
            <w:noProof/>
          </w:rPr>
          <w:t>22,000</w:t>
        </w:r>
      </w:ins>
      <w:r w:rsidRPr="00784BA6">
        <w:rPr>
          <w:rFonts w:ascii="Trebuchet MS" w:hAnsi="Trebuchet MS"/>
          <w:noProof/>
        </w:rPr>
        <w:t>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3:40 </w:t>
      </w:r>
      <w:r w:rsidRPr="00784BA6">
        <w:rPr>
          <w:rFonts w:ascii="Trebuchet MS" w:hAnsi="Trebuchet MS"/>
          <w:noProof/>
        </w:rPr>
        <w:t xml:space="preserve">Then Jehovah said to Moses: “Register all the firstborn males of the </w:t>
      </w:r>
      <w:del w:id="272" w:author="Author">
        <w:r w:rsidRPr="00784BA6">
          <w:rPr>
            <w:rFonts w:ascii="Trebuchet MS" w:hAnsi="Trebuchet MS"/>
            <w:noProof/>
          </w:rPr>
          <w:delText>sons of Israel</w:delText>
        </w:r>
      </w:del>
      <w:ins w:id="273" w:author="Author">
        <w:r w:rsidRPr="00784BA6">
          <w:rPr>
            <w:rFonts w:ascii="Trebuchet MS" w:hAnsi="Trebuchet MS"/>
            <w:noProof/>
          </w:rPr>
          <w:t>Israelites</w:t>
        </w:r>
      </w:ins>
      <w:r w:rsidRPr="00784BA6">
        <w:rPr>
          <w:rFonts w:ascii="Trebuchet MS" w:hAnsi="Trebuchet MS"/>
          <w:noProof/>
        </w:rPr>
        <w:t xml:space="preserve"> from a month old </w:t>
      </w:r>
      <w:del w:id="274" w:author="Author">
        <w:r w:rsidRPr="00784BA6">
          <w:rPr>
            <w:rFonts w:ascii="Trebuchet MS" w:hAnsi="Trebuchet MS"/>
            <w:noProof/>
          </w:rPr>
          <w:delText xml:space="preserve">upward, </w:delText>
        </w:r>
      </w:del>
      <w:r w:rsidRPr="00784BA6">
        <w:rPr>
          <w:rFonts w:ascii="Trebuchet MS" w:hAnsi="Trebuchet MS"/>
          <w:noProof/>
        </w:rPr>
        <w:t xml:space="preserve">and </w:t>
      </w:r>
      <w:del w:id="275" w:author="Author">
        <w:r w:rsidRPr="00784BA6">
          <w:rPr>
            <w:rFonts w:ascii="Trebuchet MS" w:hAnsi="Trebuchet MS"/>
            <w:noProof/>
          </w:rPr>
          <w:delText>take the number</w:delText>
        </w:r>
      </w:del>
      <w:ins w:id="276" w:author="Author">
        <w:r w:rsidRPr="00784BA6">
          <w:rPr>
            <w:rFonts w:ascii="Trebuchet MS" w:hAnsi="Trebuchet MS"/>
            <w:noProof/>
          </w:rPr>
          <w:t>up, count them, and make a list</w:t>
        </w:r>
      </w:ins>
      <w:r w:rsidRPr="00784BA6">
        <w:rPr>
          <w:rFonts w:ascii="Trebuchet MS" w:hAnsi="Trebuchet MS"/>
          <w:noProof/>
        </w:rPr>
        <w:t xml:space="preserve"> of their names. </w:t>
      </w:r>
      <w:r w:rsidRPr="00784BA6">
        <w:rPr>
          <w:rFonts w:ascii="Trebuchet MS" w:hAnsi="Trebuchet MS"/>
          <w:b/>
          <w:noProof/>
        </w:rPr>
        <w:t xml:space="preserve">3:41 </w:t>
      </w:r>
      <w:del w:id="277" w:author="Author">
        <w:r w:rsidRPr="00784BA6">
          <w:rPr>
            <w:rFonts w:ascii="Trebuchet MS" w:hAnsi="Trebuchet MS"/>
            <w:noProof/>
          </w:rPr>
          <w:delText>And you</w:delText>
        </w:r>
      </w:del>
      <w:ins w:id="278" w:author="Author">
        <w:r w:rsidRPr="00784BA6">
          <w:rPr>
            <w:rFonts w:ascii="Trebuchet MS" w:hAnsi="Trebuchet MS"/>
            <w:noProof/>
          </w:rPr>
          <w:t>You</w:t>
        </w:r>
      </w:ins>
      <w:r w:rsidRPr="00784BA6">
        <w:rPr>
          <w:rFonts w:ascii="Trebuchet MS" w:hAnsi="Trebuchet MS"/>
          <w:noProof/>
        </w:rPr>
        <w:t xml:space="preserve"> must take the Levites for me—I am Jehovah—in place of all the firstborn </w:t>
      </w:r>
      <w:del w:id="279" w:author="Author">
        <w:r w:rsidRPr="00784BA6">
          <w:rPr>
            <w:rFonts w:ascii="Trebuchet MS" w:hAnsi="Trebuchet MS"/>
            <w:noProof/>
          </w:rPr>
          <w:delText>among</w:delText>
        </w:r>
      </w:del>
      <w:ins w:id="280" w:author="Author">
        <w:r w:rsidRPr="00784BA6">
          <w:rPr>
            <w:rFonts w:ascii="Trebuchet MS" w:hAnsi="Trebuchet MS"/>
            <w:noProof/>
          </w:rPr>
          <w:t>of</w:t>
        </w:r>
      </w:ins>
      <w:r w:rsidRPr="00784BA6">
        <w:rPr>
          <w:rFonts w:ascii="Trebuchet MS" w:hAnsi="Trebuchet MS"/>
          <w:noProof/>
        </w:rPr>
        <w:t xml:space="preserve"> the </w:t>
      </w:r>
      <w:del w:id="281" w:author="Author">
        <w:r w:rsidRPr="00784BA6">
          <w:rPr>
            <w:rFonts w:ascii="Trebuchet MS" w:hAnsi="Trebuchet MS"/>
            <w:noProof/>
          </w:rPr>
          <w:delText>sons of Israel</w:delText>
        </w:r>
      </w:del>
      <w:ins w:id="282" w:author="Author">
        <w:r w:rsidRPr="00784BA6">
          <w:rPr>
            <w:rFonts w:ascii="Trebuchet MS" w:hAnsi="Trebuchet MS"/>
            <w:noProof/>
          </w:rPr>
          <w:t>Israelites</w:t>
        </w:r>
      </w:ins>
      <w:r w:rsidRPr="00784BA6">
        <w:rPr>
          <w:rFonts w:ascii="Trebuchet MS" w:hAnsi="Trebuchet MS"/>
          <w:noProof/>
        </w:rPr>
        <w:t>, and</w:t>
      </w:r>
      <w:ins w:id="283" w:author="Author">
        <w:r w:rsidRPr="00784BA6">
          <w:rPr>
            <w:rFonts w:ascii="Trebuchet MS" w:hAnsi="Trebuchet MS"/>
            <w:noProof/>
          </w:rPr>
          <w:t xml:space="preserve"> take</w:t>
        </w:r>
      </w:ins>
      <w:r w:rsidRPr="00784BA6">
        <w:rPr>
          <w:rFonts w:ascii="Trebuchet MS" w:hAnsi="Trebuchet MS"/>
          <w:noProof/>
        </w:rPr>
        <w:t xml:space="preserve"> the domestic animals of the Levites in place of all the firstborn </w:t>
      </w:r>
      <w:del w:id="284" w:author="Author">
        <w:r w:rsidRPr="00784BA6">
          <w:rPr>
            <w:rFonts w:ascii="Trebuchet MS" w:hAnsi="Trebuchet MS"/>
            <w:noProof/>
          </w:rPr>
          <w:delText>among</w:delText>
        </w:r>
      </w:del>
      <w:ins w:id="285" w:author="Author">
        <w:r w:rsidRPr="00784BA6">
          <w:rPr>
            <w:rFonts w:ascii="Trebuchet MS" w:hAnsi="Trebuchet MS"/>
            <w:noProof/>
          </w:rPr>
          <w:t>of</w:t>
        </w:r>
      </w:ins>
      <w:r w:rsidRPr="00784BA6">
        <w:rPr>
          <w:rFonts w:ascii="Trebuchet MS" w:hAnsi="Trebuchet MS"/>
          <w:noProof/>
        </w:rPr>
        <w:t xml:space="preserve"> the domestic animals of the </w:t>
      </w:r>
      <w:del w:id="286" w:author="Author">
        <w:r w:rsidRPr="00784BA6">
          <w:rPr>
            <w:rFonts w:ascii="Trebuchet MS" w:hAnsi="Trebuchet MS"/>
            <w:noProof/>
          </w:rPr>
          <w:delText>sons of Israel</w:delText>
        </w:r>
      </w:del>
      <w:ins w:id="287" w:author="Author">
        <w:r w:rsidRPr="00784BA6">
          <w:rPr>
            <w:rFonts w:ascii="Trebuchet MS" w:hAnsi="Trebuchet MS"/>
            <w:noProof/>
          </w:rPr>
          <w:t>Israelites</w:t>
        </w:r>
      </w:ins>
      <w:r w:rsidRPr="00784BA6">
        <w:rPr>
          <w:rFonts w:ascii="Trebuchet MS" w:hAnsi="Trebuchet MS"/>
          <w:noProof/>
        </w:rPr>
        <w:t xml:space="preserve">.” </w:t>
      </w:r>
      <w:r w:rsidRPr="00784BA6">
        <w:rPr>
          <w:rFonts w:ascii="Trebuchet MS" w:hAnsi="Trebuchet MS"/>
          <w:b/>
          <w:noProof/>
        </w:rPr>
        <w:t xml:space="preserve">3:42 </w:t>
      </w:r>
      <w:del w:id="288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r w:rsidRPr="00784BA6">
        <w:rPr>
          <w:rFonts w:ascii="Trebuchet MS" w:hAnsi="Trebuchet MS"/>
          <w:noProof/>
        </w:rPr>
        <w:t xml:space="preserve">Moses </w:t>
      </w:r>
      <w:del w:id="289" w:author="Author">
        <w:r w:rsidRPr="00784BA6">
          <w:rPr>
            <w:rFonts w:ascii="Trebuchet MS" w:hAnsi="Trebuchet MS"/>
            <w:noProof/>
          </w:rPr>
          <w:delText>proceeded</w:delText>
        </w:r>
      </w:del>
      <w:ins w:id="290" w:author="Author">
        <w:r w:rsidRPr="00784BA6">
          <w:rPr>
            <w:rFonts w:ascii="Trebuchet MS" w:hAnsi="Trebuchet MS"/>
            <w:noProof/>
          </w:rPr>
          <w:t>then registered all the firstborn among the Israelites</w:t>
        </w:r>
      </w:ins>
      <w:r w:rsidRPr="00784BA6">
        <w:rPr>
          <w:rFonts w:ascii="Trebuchet MS" w:hAnsi="Trebuchet MS"/>
          <w:noProof/>
        </w:rPr>
        <w:t>, just as Jehovah had commanded him</w:t>
      </w:r>
      <w:del w:id="291" w:author="Author">
        <w:r w:rsidRPr="00784BA6">
          <w:rPr>
            <w:rFonts w:ascii="Trebuchet MS" w:hAnsi="Trebuchet MS"/>
            <w:noProof/>
          </w:rPr>
          <w:delText>, to register all the firstborn among the sons of Israel</w:delText>
        </w:r>
      </w:del>
      <w:r w:rsidRPr="00784BA6">
        <w:rPr>
          <w:rFonts w:ascii="Trebuchet MS" w:hAnsi="Trebuchet MS"/>
          <w:noProof/>
        </w:rPr>
        <w:t xml:space="preserve">. </w:t>
      </w:r>
      <w:r w:rsidRPr="00784BA6">
        <w:rPr>
          <w:rFonts w:ascii="Trebuchet MS" w:hAnsi="Trebuchet MS"/>
          <w:b/>
          <w:noProof/>
        </w:rPr>
        <w:t xml:space="preserve">3:43 </w:t>
      </w:r>
      <w:del w:id="292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ins w:id="293" w:author="Author">
        <w:r w:rsidRPr="00784BA6">
          <w:rPr>
            <w:rFonts w:ascii="Trebuchet MS" w:hAnsi="Trebuchet MS"/>
            <w:noProof/>
          </w:rPr>
          <w:t xml:space="preserve">The number of </w:t>
        </w:r>
      </w:ins>
      <w:r w:rsidRPr="00784BA6">
        <w:rPr>
          <w:rFonts w:ascii="Trebuchet MS" w:hAnsi="Trebuchet MS"/>
          <w:noProof/>
        </w:rPr>
        <w:t xml:space="preserve">all the firstborn males </w:t>
      </w:r>
      <w:ins w:id="294" w:author="Author">
        <w:r w:rsidRPr="00784BA6">
          <w:rPr>
            <w:rFonts w:ascii="Trebuchet MS" w:hAnsi="Trebuchet MS"/>
            <w:noProof/>
          </w:rPr>
          <w:t xml:space="preserve">who were registered </w:t>
        </w:r>
      </w:ins>
      <w:r w:rsidRPr="00784BA6">
        <w:rPr>
          <w:rFonts w:ascii="Trebuchet MS" w:hAnsi="Trebuchet MS"/>
          <w:noProof/>
        </w:rPr>
        <w:t xml:space="preserve">by </w:t>
      </w:r>
      <w:del w:id="295" w:author="Author">
        <w:r w:rsidRPr="00784BA6">
          <w:rPr>
            <w:rFonts w:ascii="Trebuchet MS" w:hAnsi="Trebuchet MS"/>
            <w:noProof/>
          </w:rPr>
          <w:delText>the number of the names</w:delText>
        </w:r>
      </w:del>
      <w:ins w:id="296" w:author="Author">
        <w:r w:rsidRPr="00784BA6">
          <w:rPr>
            <w:rFonts w:ascii="Trebuchet MS" w:hAnsi="Trebuchet MS"/>
            <w:noProof/>
          </w:rPr>
          <w:t>name</w:t>
        </w:r>
      </w:ins>
      <w:r w:rsidRPr="00784BA6">
        <w:rPr>
          <w:rFonts w:ascii="Trebuchet MS" w:hAnsi="Trebuchet MS"/>
          <w:noProof/>
        </w:rPr>
        <w:t xml:space="preserve"> from a month old </w:t>
      </w:r>
      <w:del w:id="297" w:author="Author">
        <w:r w:rsidRPr="00784BA6">
          <w:rPr>
            <w:rFonts w:ascii="Trebuchet MS" w:hAnsi="Trebuchet MS"/>
            <w:noProof/>
          </w:rPr>
          <w:delText xml:space="preserve">upward of their registered ones came to be twenty-two thousand two hundred </w:delText>
        </w:r>
      </w:del>
      <w:r w:rsidRPr="00784BA6">
        <w:rPr>
          <w:rFonts w:ascii="Trebuchet MS" w:hAnsi="Trebuchet MS"/>
          <w:noProof/>
        </w:rPr>
        <w:t xml:space="preserve">and </w:t>
      </w:r>
      <w:del w:id="298" w:author="Author">
        <w:r w:rsidRPr="00784BA6">
          <w:rPr>
            <w:rFonts w:ascii="Trebuchet MS" w:hAnsi="Trebuchet MS"/>
            <w:noProof/>
          </w:rPr>
          <w:delText>seventy-three</w:delText>
        </w:r>
      </w:del>
      <w:ins w:id="299" w:author="Author">
        <w:r w:rsidRPr="00784BA6">
          <w:rPr>
            <w:rFonts w:ascii="Trebuchet MS" w:hAnsi="Trebuchet MS"/>
            <w:noProof/>
          </w:rPr>
          <w:t>up was 22,273</w:t>
        </w:r>
      </w:ins>
      <w:r w:rsidRPr="00784BA6">
        <w:rPr>
          <w:rFonts w:ascii="Trebuchet MS" w:hAnsi="Trebuchet MS"/>
          <w:noProof/>
        </w:rPr>
        <w:t>.</w:t>
      </w:r>
    </w:p>
    <w:p w:rsidR="00487482" w:rsidRPr="00784BA6" w:rsidRDefault="00487482" w:rsidP="00487482">
      <w:pPr>
        <w:rPr>
          <w:rFonts w:ascii="Trebuchet MS" w:hAnsi="Trebuchet MS"/>
          <w:noProof/>
        </w:rPr>
      </w:pPr>
      <w:r w:rsidRPr="00784BA6">
        <w:rPr>
          <w:rFonts w:ascii="Trebuchet MS" w:hAnsi="Trebuchet MS"/>
          <w:b/>
        </w:rPr>
        <w:t xml:space="preserve">3:44 </w:t>
      </w:r>
      <w:del w:id="300" w:author="Author">
        <w:r w:rsidRPr="00784BA6">
          <w:rPr>
            <w:rFonts w:ascii="Trebuchet MS" w:hAnsi="Trebuchet MS"/>
            <w:noProof/>
          </w:rPr>
          <w:delText xml:space="preserve">And </w:delText>
        </w:r>
      </w:del>
      <w:r w:rsidRPr="00784BA6">
        <w:rPr>
          <w:rFonts w:ascii="Trebuchet MS" w:hAnsi="Trebuchet MS"/>
          <w:noProof/>
        </w:rPr>
        <w:t xml:space="preserve">Jehovah continued to speak to Moses, saying: </w:t>
      </w:r>
      <w:r w:rsidRPr="00784BA6">
        <w:rPr>
          <w:rFonts w:ascii="Trebuchet MS" w:hAnsi="Trebuchet MS"/>
          <w:b/>
          <w:noProof/>
        </w:rPr>
        <w:t xml:space="preserve">3:45 </w:t>
      </w:r>
      <w:r w:rsidRPr="00784BA6">
        <w:rPr>
          <w:rFonts w:ascii="Trebuchet MS" w:hAnsi="Trebuchet MS"/>
          <w:noProof/>
        </w:rPr>
        <w:t xml:space="preserve">“Take the Levites in place of all the firstborn among the </w:t>
      </w:r>
      <w:del w:id="301" w:author="Author">
        <w:r w:rsidRPr="00784BA6">
          <w:rPr>
            <w:rFonts w:ascii="Trebuchet MS" w:hAnsi="Trebuchet MS"/>
            <w:noProof/>
          </w:rPr>
          <w:delText>sons of Israel</w:delText>
        </w:r>
      </w:del>
      <w:ins w:id="302" w:author="Author">
        <w:r w:rsidRPr="00784BA6">
          <w:rPr>
            <w:rFonts w:ascii="Trebuchet MS" w:hAnsi="Trebuchet MS"/>
            <w:noProof/>
          </w:rPr>
          <w:t>Israelites</w:t>
        </w:r>
      </w:ins>
      <w:r w:rsidRPr="00784BA6">
        <w:rPr>
          <w:rFonts w:ascii="Trebuchet MS" w:hAnsi="Trebuchet MS"/>
          <w:noProof/>
        </w:rPr>
        <w:t>, and</w:t>
      </w:r>
      <w:ins w:id="303" w:author="Author">
        <w:r w:rsidRPr="00784BA6">
          <w:rPr>
            <w:rFonts w:ascii="Trebuchet MS" w:hAnsi="Trebuchet MS"/>
            <w:noProof/>
          </w:rPr>
          <w:t xml:space="preserve"> take</w:t>
        </w:r>
      </w:ins>
      <w:r w:rsidRPr="00784BA6">
        <w:rPr>
          <w:rFonts w:ascii="Trebuchet MS" w:hAnsi="Trebuchet MS"/>
          <w:noProof/>
        </w:rPr>
        <w:t xml:space="preserve"> the domestic animals of the Levites in place of their domestic animals</w:t>
      </w:r>
      <w:del w:id="304" w:author="Author">
        <w:r w:rsidRPr="00784BA6">
          <w:rPr>
            <w:rFonts w:ascii="Trebuchet MS" w:hAnsi="Trebuchet MS"/>
            <w:noProof/>
          </w:rPr>
          <w:delText>;</w:delText>
        </w:r>
      </w:del>
      <w:ins w:id="305" w:author="Author">
        <w:r w:rsidRPr="00784BA6">
          <w:rPr>
            <w:rFonts w:ascii="Trebuchet MS" w:hAnsi="Trebuchet MS"/>
            <w:noProof/>
          </w:rPr>
          <w:t>,</w:t>
        </w:r>
      </w:ins>
      <w:r w:rsidRPr="00784BA6">
        <w:rPr>
          <w:rFonts w:ascii="Trebuchet MS" w:hAnsi="Trebuchet MS"/>
          <w:noProof/>
        </w:rPr>
        <w:t xml:space="preserve"> and the Levites must become mine. I am Jehovah. </w:t>
      </w:r>
      <w:r w:rsidRPr="00784BA6">
        <w:rPr>
          <w:rFonts w:ascii="Trebuchet MS" w:hAnsi="Trebuchet MS"/>
          <w:b/>
          <w:noProof/>
        </w:rPr>
        <w:t xml:space="preserve">3:46 </w:t>
      </w:r>
      <w:del w:id="306" w:author="Author">
        <w:r w:rsidRPr="00784BA6">
          <w:rPr>
            <w:rFonts w:ascii="Trebuchet MS" w:hAnsi="Trebuchet MS"/>
            <w:noProof/>
          </w:rPr>
          <w:delText>And as</w:delText>
        </w:r>
      </w:del>
      <w:ins w:id="307" w:author="Author">
        <w:r w:rsidRPr="00784BA6">
          <w:rPr>
            <w:rFonts w:ascii="Trebuchet MS" w:hAnsi="Trebuchet MS"/>
            <w:noProof/>
          </w:rPr>
          <w:t>As</w:t>
        </w:r>
      </w:ins>
      <w:r w:rsidRPr="00784BA6">
        <w:rPr>
          <w:rFonts w:ascii="Trebuchet MS" w:hAnsi="Trebuchet MS"/>
          <w:noProof/>
        </w:rPr>
        <w:t xml:space="preserve"> the ransom price of the </w:t>
      </w:r>
      <w:del w:id="308" w:author="Author">
        <w:r w:rsidRPr="00784BA6">
          <w:rPr>
            <w:rFonts w:ascii="Trebuchet MS" w:hAnsi="Trebuchet MS"/>
            <w:noProof/>
          </w:rPr>
          <w:delText>two hundred and seventy-three from</w:delText>
        </w:r>
      </w:del>
      <w:ins w:id="309" w:author="Author">
        <w:r w:rsidRPr="00784BA6">
          <w:rPr>
            <w:rFonts w:ascii="Trebuchet MS" w:hAnsi="Trebuchet MS"/>
            <w:noProof/>
          </w:rPr>
          <w:t>273 of</w:t>
        </w:r>
      </w:ins>
      <w:r w:rsidRPr="00784BA6">
        <w:rPr>
          <w:rFonts w:ascii="Trebuchet MS" w:hAnsi="Trebuchet MS"/>
          <w:noProof/>
        </w:rPr>
        <w:t xml:space="preserve"> the firstborn of the </w:t>
      </w:r>
      <w:del w:id="310" w:author="Author">
        <w:r w:rsidRPr="00784BA6">
          <w:rPr>
            <w:rFonts w:ascii="Trebuchet MS" w:hAnsi="Trebuchet MS"/>
            <w:noProof/>
          </w:rPr>
          <w:delText>sons of Israel,</w:delText>
        </w:r>
      </w:del>
      <w:ins w:id="311" w:author="Author">
        <w:r w:rsidRPr="00784BA6">
          <w:rPr>
            <w:rFonts w:ascii="Trebuchet MS" w:hAnsi="Trebuchet MS"/>
            <w:noProof/>
          </w:rPr>
          <w:t>Israelites</w:t>
        </w:r>
      </w:ins>
      <w:r w:rsidRPr="00784BA6">
        <w:rPr>
          <w:rFonts w:ascii="Trebuchet MS" w:hAnsi="Trebuchet MS"/>
          <w:noProof/>
        </w:rPr>
        <w:t xml:space="preserve"> who are in excess of the Levites, </w:t>
      </w:r>
      <w:r w:rsidRPr="00784BA6">
        <w:rPr>
          <w:rFonts w:ascii="Trebuchet MS" w:hAnsi="Trebuchet MS"/>
          <w:b/>
          <w:noProof/>
        </w:rPr>
        <w:t xml:space="preserve">3:47 </w:t>
      </w:r>
      <w:r w:rsidRPr="00784BA6">
        <w:rPr>
          <w:rFonts w:ascii="Trebuchet MS" w:hAnsi="Trebuchet MS"/>
          <w:noProof/>
        </w:rPr>
        <w:t xml:space="preserve">you </w:t>
      </w:r>
      <w:del w:id="312" w:author="Author">
        <w:r w:rsidRPr="00784BA6">
          <w:rPr>
            <w:rFonts w:ascii="Trebuchet MS" w:hAnsi="Trebuchet MS"/>
            <w:noProof/>
          </w:rPr>
          <w:delText>must</w:delText>
        </w:r>
      </w:del>
      <w:ins w:id="313" w:author="Author">
        <w:r w:rsidRPr="00784BA6">
          <w:rPr>
            <w:rFonts w:ascii="Trebuchet MS" w:hAnsi="Trebuchet MS"/>
            <w:noProof/>
          </w:rPr>
          <w:t>are to</w:t>
        </w:r>
      </w:ins>
      <w:r w:rsidRPr="00784BA6">
        <w:rPr>
          <w:rFonts w:ascii="Trebuchet MS" w:hAnsi="Trebuchet MS"/>
          <w:noProof/>
        </w:rPr>
        <w:t xml:space="preserve"> take five shekels</w:t>
      </w:r>
      <w:ins w:id="314" w:author="Author">
        <w:r w:rsidRPr="00784BA6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784BA6">
        <w:rPr>
          <w:rFonts w:ascii="Trebuchet MS" w:hAnsi="Trebuchet MS"/>
          <w:noProof/>
        </w:rPr>
        <w:t xml:space="preserve"> for each individual</w:t>
      </w:r>
      <w:del w:id="317" w:author="Author">
        <w:r w:rsidRPr="00784BA6">
          <w:rPr>
            <w:rFonts w:ascii="Trebuchet MS" w:hAnsi="Trebuchet MS"/>
            <w:noProof/>
          </w:rPr>
          <w:delText>. In</w:delText>
        </w:r>
      </w:del>
      <w:ins w:id="318" w:author="Author">
        <w:r w:rsidRPr="00784BA6">
          <w:rPr>
            <w:rFonts w:ascii="Trebuchet MS" w:hAnsi="Trebuchet MS"/>
            <w:noProof/>
          </w:rPr>
          <w:t>, according to</w:t>
        </w:r>
      </w:ins>
      <w:r w:rsidRPr="00784BA6">
        <w:rPr>
          <w:rFonts w:ascii="Trebuchet MS" w:hAnsi="Trebuchet MS"/>
          <w:noProof/>
        </w:rPr>
        <w:t xml:space="preserve"> the </w:t>
      </w:r>
      <w:ins w:id="319" w:author="Author">
        <w:r w:rsidRPr="00784BA6">
          <w:rPr>
            <w:rFonts w:ascii="Trebuchet MS" w:hAnsi="Trebuchet MS"/>
            <w:noProof/>
          </w:rPr>
          <w:t xml:space="preserve">standard </w:t>
        </w:r>
      </w:ins>
      <w:r w:rsidRPr="00784BA6">
        <w:rPr>
          <w:rFonts w:ascii="Trebuchet MS" w:hAnsi="Trebuchet MS"/>
          <w:noProof/>
        </w:rPr>
        <w:t>shekel of the holy place</w:t>
      </w:r>
      <w:del w:id="320" w:author="Author">
        <w:r w:rsidRPr="00784BA6">
          <w:rPr>
            <w:rFonts w:ascii="Trebuchet MS" w:hAnsi="Trebuchet MS"/>
            <w:noProof/>
          </w:rPr>
          <w:delText xml:space="preserve"> you should take it</w:delText>
        </w:r>
      </w:del>
      <w:r w:rsidRPr="00784BA6">
        <w:rPr>
          <w:rFonts w:ascii="Trebuchet MS" w:hAnsi="Trebuchet MS"/>
          <w:noProof/>
        </w:rPr>
        <w:t>.</w:t>
      </w:r>
      <w:ins w:id="321" w:author="Author">
        <w:r w:rsidRPr="00784BA6">
          <w:rPr>
            <w:rStyle w:val="FootnoteReference"/>
            <w:rFonts w:ascii="Trebuchet MS" w:hAnsi="Trebuchet MS"/>
            <w:noProof/>
          </w:rPr>
          <w:footnoteReference w:id="10"/>
        </w:r>
      </w:ins>
      <w:r w:rsidRPr="00784BA6">
        <w:rPr>
          <w:rFonts w:ascii="Trebuchet MS" w:hAnsi="Trebuchet MS"/>
          <w:noProof/>
        </w:rPr>
        <w:t xml:space="preserve"> A shekel is </w:t>
      </w:r>
      <w:del w:id="324" w:author="Author">
        <w:r w:rsidRPr="00784BA6">
          <w:rPr>
            <w:rFonts w:ascii="Trebuchet MS" w:hAnsi="Trebuchet MS"/>
            <w:noProof/>
          </w:rPr>
          <w:delText>twenty</w:delText>
        </w:r>
      </w:del>
      <w:ins w:id="325" w:author="Author">
        <w:r w:rsidRPr="00784BA6">
          <w:rPr>
            <w:rFonts w:ascii="Trebuchet MS" w:hAnsi="Trebuchet MS"/>
            <w:noProof/>
          </w:rPr>
          <w:t>20</w:t>
        </w:r>
      </w:ins>
      <w:r w:rsidRPr="00784BA6">
        <w:rPr>
          <w:rFonts w:ascii="Trebuchet MS" w:hAnsi="Trebuchet MS"/>
          <w:noProof/>
        </w:rPr>
        <w:t xml:space="preserve"> ge′rahs.</w:t>
      </w:r>
      <w:ins w:id="326" w:author="Author">
        <w:r w:rsidRPr="00784BA6">
          <w:rPr>
            <w:rStyle w:val="FootnoteReference"/>
            <w:rFonts w:ascii="Trebuchet MS" w:hAnsi="Trebuchet MS"/>
            <w:noProof/>
          </w:rPr>
          <w:footnoteReference w:id="11"/>
        </w:r>
      </w:ins>
      <w:r w:rsidRPr="00784BA6">
        <w:rPr>
          <w:rFonts w:ascii="Trebuchet MS" w:hAnsi="Trebuchet MS"/>
          <w:noProof/>
        </w:rPr>
        <w:t xml:space="preserve"> </w:t>
      </w:r>
      <w:r w:rsidRPr="00784BA6">
        <w:rPr>
          <w:rFonts w:ascii="Trebuchet MS" w:hAnsi="Trebuchet MS"/>
          <w:b/>
          <w:noProof/>
        </w:rPr>
        <w:t xml:space="preserve">3:48 </w:t>
      </w:r>
      <w:del w:id="329" w:author="Author">
        <w:r w:rsidRPr="00784BA6">
          <w:rPr>
            <w:rFonts w:ascii="Trebuchet MS" w:hAnsi="Trebuchet MS"/>
            <w:noProof/>
          </w:rPr>
          <w:delText>And you must</w:delText>
        </w:r>
      </w:del>
      <w:ins w:id="330" w:author="Author">
        <w:r w:rsidRPr="00784BA6">
          <w:rPr>
            <w:rFonts w:ascii="Trebuchet MS" w:hAnsi="Trebuchet MS"/>
            <w:noProof/>
          </w:rPr>
          <w:t>You are to</w:t>
        </w:r>
      </w:ins>
      <w:r w:rsidRPr="00784BA6">
        <w:rPr>
          <w:rFonts w:ascii="Trebuchet MS" w:hAnsi="Trebuchet MS"/>
          <w:noProof/>
        </w:rPr>
        <w:t xml:space="preserve"> give the money to Aaron and his sons as the ransom price of those who are in excess of them.” </w:t>
      </w:r>
      <w:r w:rsidRPr="00784BA6">
        <w:rPr>
          <w:rFonts w:ascii="Trebuchet MS" w:hAnsi="Trebuchet MS"/>
          <w:b/>
          <w:noProof/>
        </w:rPr>
        <w:t xml:space="preserve">3:49 </w:t>
      </w:r>
      <w:r w:rsidRPr="00784BA6">
        <w:rPr>
          <w:rFonts w:ascii="Trebuchet MS" w:hAnsi="Trebuchet MS"/>
          <w:noProof/>
        </w:rPr>
        <w:t xml:space="preserve">So Moses took the money of the redemption price from those who were in excess of the ransom price of the Levites. </w:t>
      </w:r>
      <w:r w:rsidRPr="00784BA6">
        <w:rPr>
          <w:rFonts w:ascii="Trebuchet MS" w:hAnsi="Trebuchet MS"/>
          <w:b/>
          <w:noProof/>
        </w:rPr>
        <w:t xml:space="preserve">3:50 </w:t>
      </w:r>
      <w:del w:id="331" w:author="Author">
        <w:r w:rsidRPr="00784BA6">
          <w:rPr>
            <w:rFonts w:ascii="Trebuchet MS" w:hAnsi="Trebuchet MS"/>
            <w:noProof/>
          </w:rPr>
          <w:delText>From</w:delText>
        </w:r>
      </w:del>
      <w:ins w:id="332" w:author="Author">
        <w:r w:rsidRPr="00784BA6">
          <w:rPr>
            <w:rFonts w:ascii="Trebuchet MS" w:hAnsi="Trebuchet MS"/>
            <w:noProof/>
          </w:rPr>
          <w:t>He took the money from</w:t>
        </w:r>
      </w:ins>
      <w:r w:rsidRPr="00784BA6">
        <w:rPr>
          <w:rFonts w:ascii="Trebuchet MS" w:hAnsi="Trebuchet MS"/>
          <w:noProof/>
        </w:rPr>
        <w:t xml:space="preserve"> the firstborn of the </w:t>
      </w:r>
      <w:del w:id="333" w:author="Author">
        <w:r w:rsidRPr="00784BA6">
          <w:rPr>
            <w:rFonts w:ascii="Trebuchet MS" w:hAnsi="Trebuchet MS"/>
            <w:noProof/>
          </w:rPr>
          <w:delText>sons of Israel he took the money, a thousand three hundred and sixty-five</w:delText>
        </w:r>
      </w:del>
      <w:ins w:id="334" w:author="Author">
        <w:r w:rsidRPr="00784BA6">
          <w:rPr>
            <w:rFonts w:ascii="Trebuchet MS" w:hAnsi="Trebuchet MS"/>
            <w:noProof/>
          </w:rPr>
          <w:t>Israelites, 1,365</w:t>
        </w:r>
      </w:ins>
      <w:r w:rsidRPr="00784BA6">
        <w:rPr>
          <w:rFonts w:ascii="Trebuchet MS" w:hAnsi="Trebuchet MS"/>
          <w:noProof/>
        </w:rPr>
        <w:t xml:space="preserve"> shekels, </w:t>
      </w:r>
      <w:del w:id="335" w:author="Author">
        <w:r w:rsidRPr="00784BA6">
          <w:rPr>
            <w:rFonts w:ascii="Trebuchet MS" w:hAnsi="Trebuchet MS"/>
            <w:noProof/>
          </w:rPr>
          <w:delText>in</w:delText>
        </w:r>
      </w:del>
      <w:ins w:id="336" w:author="Author">
        <w:r w:rsidRPr="00784BA6">
          <w:rPr>
            <w:rFonts w:ascii="Trebuchet MS" w:hAnsi="Trebuchet MS"/>
            <w:noProof/>
          </w:rPr>
          <w:t>according to</w:t>
        </w:r>
      </w:ins>
      <w:r w:rsidRPr="00784BA6">
        <w:rPr>
          <w:rFonts w:ascii="Trebuchet MS" w:hAnsi="Trebuchet MS"/>
          <w:noProof/>
        </w:rPr>
        <w:t xml:space="preserve"> the </w:t>
      </w:r>
      <w:ins w:id="337" w:author="Author">
        <w:r w:rsidRPr="00784BA6">
          <w:rPr>
            <w:rFonts w:ascii="Trebuchet MS" w:hAnsi="Trebuchet MS"/>
            <w:noProof/>
          </w:rPr>
          <w:t xml:space="preserve">standard </w:t>
        </w:r>
      </w:ins>
      <w:r w:rsidRPr="00784BA6">
        <w:rPr>
          <w:rFonts w:ascii="Trebuchet MS" w:hAnsi="Trebuchet MS"/>
          <w:noProof/>
        </w:rPr>
        <w:t xml:space="preserve">shekel of the holy place. </w:t>
      </w:r>
      <w:r w:rsidRPr="00784BA6">
        <w:rPr>
          <w:rFonts w:ascii="Trebuchet MS" w:hAnsi="Trebuchet MS"/>
          <w:b/>
          <w:noProof/>
        </w:rPr>
        <w:t xml:space="preserve">3:51 </w:t>
      </w:r>
      <w:r w:rsidRPr="00784BA6">
        <w:rPr>
          <w:rFonts w:ascii="Trebuchet MS" w:hAnsi="Trebuchet MS"/>
          <w:noProof/>
        </w:rPr>
        <w:t xml:space="preserve">Then Moses gave the money of the ransom price to Aaron and his sons according to the </w:t>
      </w:r>
      <w:del w:id="338" w:author="Author">
        <w:r w:rsidRPr="00784BA6">
          <w:rPr>
            <w:rFonts w:ascii="Trebuchet MS" w:hAnsi="Trebuchet MS"/>
            <w:noProof/>
          </w:rPr>
          <w:delText>order</w:delText>
        </w:r>
      </w:del>
      <w:ins w:id="339" w:author="Author">
        <w:r w:rsidRPr="00784BA6">
          <w:rPr>
            <w:rFonts w:ascii="Trebuchet MS" w:hAnsi="Trebuchet MS"/>
            <w:noProof/>
          </w:rPr>
          <w:t>word</w:t>
        </w:r>
        <w:r w:rsidRPr="00784BA6">
          <w:rPr>
            <w:rStyle w:val="FootnoteReference"/>
            <w:rFonts w:ascii="Trebuchet MS" w:hAnsi="Trebuchet MS"/>
            <w:noProof/>
          </w:rPr>
          <w:footnoteReference w:id="12"/>
        </w:r>
      </w:ins>
      <w:r w:rsidRPr="00784BA6">
        <w:rPr>
          <w:rFonts w:ascii="Trebuchet MS" w:hAnsi="Trebuchet MS"/>
          <w:noProof/>
        </w:rPr>
        <w:t xml:space="preserve"> of Jehovah, just as Jehovah had commanded Moses.</w:t>
      </w:r>
    </w:p>
    <w:p w:rsidR="00487482" w:rsidRPr="00784BA6" w:rsidRDefault="00487482" w:rsidP="00487482">
      <w:pPr>
        <w:rPr>
          <w:rFonts w:ascii="Trebuchet MS" w:hAnsi="Trebuchet MS"/>
          <w:b/>
        </w:rPr>
      </w:pPr>
    </w:p>
    <w:p w:rsidR="00762BCB" w:rsidRPr="00487482" w:rsidRDefault="00762BCB" w:rsidP="00487482"/>
    <w:sectPr w:rsidR="00762BCB" w:rsidRPr="0048748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100C" w:rsidRDefault="00FD100C">
      <w:r>
        <w:separator/>
      </w:r>
    </w:p>
  </w:endnote>
  <w:endnote w:type="continuationSeparator" w:id="0">
    <w:p w:rsidR="00FD100C" w:rsidRDefault="00FD1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100C" w:rsidRDefault="00FD100C">
      <w:r>
        <w:separator/>
      </w:r>
    </w:p>
  </w:footnote>
  <w:footnote w:type="continuationSeparator" w:id="0">
    <w:p w:rsidR="00FD100C" w:rsidRDefault="00FD100C">
      <w:r>
        <w:continuationSeparator/>
      </w:r>
    </w:p>
  </w:footnote>
  <w:footnote w:id="1">
    <w:p w:rsidR="00487482" w:rsidRPr="00784BA6" w:rsidRDefault="00487482" w:rsidP="00784BA6">
      <w:pPr>
        <w:pStyle w:val="FootnoteText"/>
        <w:spacing w:after="96"/>
        <w:ind w:firstLine="288"/>
        <w:rPr>
          <w:ins w:id="3" w:author="Author"/>
        </w:rPr>
      </w:pPr>
      <w:ins w:id="4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3:1 </w:t>
        </w:r>
        <w:r w:rsidRPr="00784BA6">
          <w:t>Lit., “the generations.”</w:t>
        </w:r>
      </w:ins>
    </w:p>
  </w:footnote>
  <w:footnote w:id="2">
    <w:p w:rsidR="00487482" w:rsidRPr="00784BA6" w:rsidRDefault="00487482" w:rsidP="00784BA6">
      <w:pPr>
        <w:pStyle w:val="FootnoteText"/>
        <w:spacing w:after="96"/>
        <w:ind w:firstLine="288"/>
        <w:rPr>
          <w:ins w:id="15" w:author="Author"/>
        </w:rPr>
      </w:pPr>
      <w:ins w:id="16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3:3 </w:t>
        </w:r>
        <w:r w:rsidRPr="00784BA6">
          <w:t>Lit., “whose hands had been filled.”</w:t>
        </w:r>
      </w:ins>
    </w:p>
  </w:footnote>
  <w:footnote w:id="3">
    <w:p w:rsidR="00487482" w:rsidRPr="00784BA6" w:rsidRDefault="00487482" w:rsidP="00784BA6">
      <w:pPr>
        <w:pStyle w:val="FootnoteText"/>
        <w:spacing w:after="96"/>
        <w:ind w:firstLine="288"/>
        <w:rPr>
          <w:ins w:id="67" w:author="Author"/>
        </w:rPr>
      </w:pPr>
      <w:ins w:id="68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3:10 </w:t>
        </w:r>
        <w:r w:rsidRPr="00784BA6">
          <w:t>Lit., “any stranger,” that is, a man not of Aaron’s family.</w:t>
        </w:r>
      </w:ins>
    </w:p>
  </w:footnote>
  <w:footnote w:id="4">
    <w:p w:rsidR="00487482" w:rsidRPr="00784BA6" w:rsidRDefault="00487482" w:rsidP="00784BA6">
      <w:pPr>
        <w:pStyle w:val="FootnoteText"/>
        <w:spacing w:after="96"/>
        <w:ind w:firstLine="288"/>
        <w:rPr>
          <w:ins w:id="75" w:author="Author"/>
        </w:rPr>
      </w:pPr>
      <w:ins w:id="76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3:12 </w:t>
        </w:r>
        <w:r w:rsidRPr="00784BA6">
          <w:t>Lit., “of every firstborn opening the womb.”</w:t>
        </w:r>
      </w:ins>
    </w:p>
  </w:footnote>
  <w:footnote w:id="5">
    <w:p w:rsidR="00487482" w:rsidRPr="00784BA6" w:rsidRDefault="00487482" w:rsidP="00784BA6">
      <w:pPr>
        <w:pStyle w:val="FootnoteText"/>
        <w:spacing w:after="96"/>
        <w:ind w:firstLine="288"/>
        <w:rPr>
          <w:ins w:id="141" w:author="Author"/>
        </w:rPr>
      </w:pPr>
      <w:ins w:id="142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3:25 </w:t>
        </w:r>
        <w:r w:rsidRPr="00784BA6">
          <w:t>Or “curtain.”</w:t>
        </w:r>
      </w:ins>
    </w:p>
  </w:footnote>
  <w:footnote w:id="6">
    <w:p w:rsidR="00487482" w:rsidRPr="00784BA6" w:rsidRDefault="00487482" w:rsidP="00784BA6">
      <w:pPr>
        <w:pStyle w:val="FootnoteText"/>
        <w:spacing w:after="96"/>
        <w:ind w:firstLine="288"/>
        <w:rPr>
          <w:ins w:id="149" w:author="Author"/>
        </w:rPr>
      </w:pPr>
      <w:ins w:id="150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3:26 </w:t>
        </w:r>
        <w:r w:rsidRPr="00784BA6">
          <w:t>Or “curtain.”</w:t>
        </w:r>
      </w:ins>
    </w:p>
  </w:footnote>
  <w:footnote w:id="7">
    <w:p w:rsidR="00487482" w:rsidRPr="00784BA6" w:rsidRDefault="00487482" w:rsidP="00784BA6">
      <w:pPr>
        <w:pStyle w:val="FootnoteText"/>
        <w:spacing w:after="96"/>
        <w:ind w:firstLine="288"/>
        <w:rPr>
          <w:ins w:id="201" w:author="Author"/>
        </w:rPr>
      </w:pPr>
      <w:ins w:id="202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3:31 </w:t>
        </w:r>
        <w:r w:rsidRPr="00784BA6">
          <w:t>Or “curtain.”</w:t>
        </w:r>
      </w:ins>
    </w:p>
  </w:footnote>
  <w:footnote w:id="8">
    <w:p w:rsidR="00487482" w:rsidRPr="00784BA6" w:rsidRDefault="00487482" w:rsidP="00784BA6">
      <w:pPr>
        <w:pStyle w:val="FootnoteText"/>
        <w:spacing w:after="96"/>
        <w:ind w:firstLine="288"/>
        <w:rPr>
          <w:ins w:id="264" w:author="Author"/>
        </w:rPr>
      </w:pPr>
      <w:ins w:id="265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3:38 </w:t>
        </w:r>
        <w:r w:rsidRPr="00784BA6">
          <w:t>Lit., “Any stranger,” that is, a non-Levite.</w:t>
        </w:r>
      </w:ins>
    </w:p>
  </w:footnote>
  <w:footnote w:id="9">
    <w:p w:rsidR="00487482" w:rsidRPr="00784BA6" w:rsidRDefault="00487482" w:rsidP="00784BA6">
      <w:pPr>
        <w:pStyle w:val="FootnoteText"/>
        <w:spacing w:after="96"/>
        <w:ind w:firstLine="288"/>
        <w:rPr>
          <w:ins w:id="315" w:author="Author"/>
        </w:rPr>
      </w:pPr>
      <w:ins w:id="316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3:47 </w:t>
        </w:r>
        <w:r w:rsidRPr="00784BA6">
          <w:t>A shekel equaled 11.4 g (0.367 oz t). See App. B14.</w:t>
        </w:r>
      </w:ins>
    </w:p>
  </w:footnote>
  <w:footnote w:id="10">
    <w:p w:rsidR="00487482" w:rsidRPr="00784BA6" w:rsidRDefault="00487482" w:rsidP="00784BA6">
      <w:pPr>
        <w:pStyle w:val="FootnoteText"/>
        <w:spacing w:after="96"/>
        <w:ind w:firstLine="288"/>
        <w:rPr>
          <w:ins w:id="322" w:author="Author"/>
        </w:rPr>
      </w:pPr>
      <w:ins w:id="323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3:47 </w:t>
        </w:r>
        <w:r w:rsidRPr="00784BA6">
          <w:t>Or “by the holy shekel.”</w:t>
        </w:r>
      </w:ins>
    </w:p>
  </w:footnote>
  <w:footnote w:id="11">
    <w:p w:rsidR="00487482" w:rsidRPr="00784BA6" w:rsidRDefault="00487482" w:rsidP="00784BA6">
      <w:pPr>
        <w:pStyle w:val="FootnoteText"/>
        <w:spacing w:after="96"/>
        <w:ind w:firstLine="288"/>
        <w:rPr>
          <w:ins w:id="327" w:author="Author"/>
        </w:rPr>
      </w:pPr>
      <w:ins w:id="328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3:47 </w:t>
        </w:r>
        <w:r w:rsidRPr="00784BA6">
          <w:t>A gerah equaled 0.57 g (0.01835 oz t). See App. B14.</w:t>
        </w:r>
      </w:ins>
    </w:p>
  </w:footnote>
  <w:footnote w:id="12">
    <w:p w:rsidR="00487482" w:rsidRPr="00784BA6" w:rsidRDefault="00487482" w:rsidP="00784BA6">
      <w:pPr>
        <w:pStyle w:val="FootnoteText"/>
        <w:spacing w:after="96"/>
        <w:ind w:firstLine="288"/>
        <w:rPr>
          <w:ins w:id="340" w:author="Author"/>
        </w:rPr>
      </w:pPr>
      <w:ins w:id="341" w:author="Author">
        <w:r w:rsidRPr="00784BA6">
          <w:rPr>
            <w:rStyle w:val="FootnoteReference"/>
          </w:rPr>
          <w:footnoteRef/>
        </w:r>
        <w:r w:rsidRPr="00784BA6">
          <w:t xml:space="preserve"> </w:t>
        </w:r>
        <w:r w:rsidRPr="00784BA6">
          <w:rPr>
            <w:b/>
          </w:rPr>
          <w:t xml:space="preserve">3:51 </w:t>
        </w:r>
        <w:r w:rsidRPr="00784BA6">
          <w:t>Lit., “mouth.”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932BE">
        <w:t>Numbers Chapter 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932BE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932BE">
      <w:rPr>
        <w:noProof/>
        <w:snapToGrid w:val="0"/>
      </w:rPr>
      <w:t>Numbers 03.Revised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932BE">
        <w:t>Numbers Chapter 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932BE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932BE">
      <w:rPr>
        <w:noProof/>
        <w:snapToGrid w:val="0"/>
      </w:rPr>
      <w:t>Numbers 03.Revised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932BE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932B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932BE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932BE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0C"/>
    <w:rsid w:val="00245EDD"/>
    <w:rsid w:val="0026230D"/>
    <w:rsid w:val="002B524D"/>
    <w:rsid w:val="002C00A8"/>
    <w:rsid w:val="00310508"/>
    <w:rsid w:val="003932BE"/>
    <w:rsid w:val="003B380B"/>
    <w:rsid w:val="004500A2"/>
    <w:rsid w:val="0048748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  <w:rsid w:val="00FD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5AF7572-BED1-480A-9A0E-31A07F7D08EB}"/>
  <w:attachedTemplate r:id="R22e61e66851344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48748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748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874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2e61e66851344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1556</ap:Words>
  <ap:Characters>7207</ap:Characters>
  <ap:Application>Microsoft Office Word</ap:Application>
  <ap:DocSecurity>0</ap:DocSecurity>
  <ap:Lines>122</ap:Lines>
  <ap:Paragraphs>24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8739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</dc:title>
  <dc:subject/>
  <dc:creator>Matthew Calleja</dc:creator>
  <cp:keywords/>
  <dc:description/>
  <cp:lastModifiedBy>Calleja, Matthew</cp:lastModifiedBy>
  <cp:revision>3</cp:revision>
  <dcterms:created xsi:type="dcterms:W3CDTF">2020-12-29T08:15:00Z</dcterms:created>
  <dcterms:modified xsi:type="dcterms:W3CDTF">2020-12-29T08:15:00Z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03.docx</vt:lpwstr>
  </property>
  <property fmtid="{D5CDD505-2E9C-101B-9397-08002B2CF9AE}" pid="9" name="_TranslationDocumentId">
    <vt:i4>19450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4003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