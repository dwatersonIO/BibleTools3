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82B" w:rsidRPr="0051428B" w:rsidRDefault="00F7482B" w:rsidP="00F7482B">
      <w:pPr>
        <w:rPr>
          <w:rFonts w:ascii="Trebuchet MS" w:hAnsi="Trebuchet MS"/>
          <w:b/>
          <w:noProof/>
          <w:sz w:val="24"/>
        </w:rPr>
      </w:pPr>
      <w:bookmarkStart w:id="0" w:name="_GoBack"/>
      <w:bookmarkEnd w:id="0"/>
      <w:r w:rsidRPr="0051428B">
        <w:rPr>
          <w:rFonts w:ascii="Trebuchet MS" w:hAnsi="Trebuchet MS"/>
          <w:b/>
          <w:noProof/>
          <w:sz w:val="24"/>
        </w:rPr>
        <w:t>NUMBERS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1:1 </w:t>
      </w:r>
      <w:r w:rsidRPr="0051428B">
        <w:rPr>
          <w:rFonts w:ascii="Trebuchet MS" w:hAnsi="Trebuchet MS"/>
          <w:noProof/>
          <w:sz w:val="24"/>
        </w:rPr>
        <w:t xml:space="preserve">And Jehovah </w:t>
      </w:r>
      <w:del w:id="1" w:author="Author">
        <w:r w:rsidRPr="0051428B">
          <w:rPr>
            <w:rFonts w:ascii="Trebuchet MS" w:hAnsi="Trebuchet MS"/>
            <w:noProof/>
            <w:sz w:val="24"/>
          </w:rPr>
          <w:delText>proceeded to speak</w:delText>
        </w:r>
      </w:del>
      <w:ins w:id="2" w:author="Author">
        <w:r w:rsidRPr="0051428B">
          <w:rPr>
            <w:rFonts w:ascii="Trebuchet MS" w:hAnsi="Trebuchet MS"/>
            <w:noProof/>
            <w:sz w:val="24"/>
          </w:rPr>
          <w:t>spoke</w:t>
        </w:r>
      </w:ins>
      <w:r w:rsidRPr="0051428B">
        <w:rPr>
          <w:rFonts w:ascii="Trebuchet MS" w:hAnsi="Trebuchet MS"/>
          <w:noProof/>
          <w:sz w:val="24"/>
        </w:rPr>
        <w:t xml:space="preserve"> to Moses in the wilderness of Si′nai, in the tent of meeting, on the first day of the second month</w:t>
      </w:r>
      <w:ins w:id="3" w:author="Author">
        <w:r w:rsidRPr="0051428B">
          <w:rPr>
            <w:rFonts w:ascii="Trebuchet MS" w:hAnsi="Trebuchet MS"/>
            <w:noProof/>
            <w:sz w:val="24"/>
          </w:rPr>
          <w:t>,</w:t>
        </w:r>
      </w:ins>
      <w:r w:rsidRPr="0051428B">
        <w:rPr>
          <w:rFonts w:ascii="Trebuchet MS" w:hAnsi="Trebuchet MS"/>
          <w:noProof/>
          <w:sz w:val="24"/>
        </w:rPr>
        <w:t xml:space="preserve"> in the second year of their coming out of the land of Egypt</w:t>
      </w:r>
      <w:del w:id="4" w:author="Author">
        <w:r w:rsidRPr="0051428B">
          <w:rPr>
            <w:rFonts w:ascii="Trebuchet MS" w:hAnsi="Trebuchet MS"/>
            <w:noProof/>
            <w:sz w:val="24"/>
          </w:rPr>
          <w:delText>, and he</w:delText>
        </w:r>
      </w:del>
      <w:ins w:id="5" w:author="Author">
        <w:r w:rsidRPr="0051428B">
          <w:rPr>
            <w:rFonts w:ascii="Trebuchet MS" w:hAnsi="Trebuchet MS"/>
            <w:noProof/>
            <w:sz w:val="24"/>
          </w:rPr>
          <w:t>. He</w:t>
        </w:r>
      </w:ins>
      <w:r w:rsidRPr="0051428B">
        <w:rPr>
          <w:rFonts w:ascii="Trebuchet MS" w:hAnsi="Trebuchet MS"/>
          <w:noProof/>
          <w:sz w:val="24"/>
        </w:rPr>
        <w:t xml:space="preserve"> said: </w:t>
      </w:r>
      <w:r w:rsidRPr="0051428B">
        <w:rPr>
          <w:rFonts w:ascii="Trebuchet MS" w:hAnsi="Trebuchet MS"/>
          <w:b/>
          <w:noProof/>
          <w:sz w:val="24"/>
        </w:rPr>
        <w:t xml:space="preserve">1:2 </w:t>
      </w:r>
      <w:r w:rsidRPr="0051428B">
        <w:rPr>
          <w:rFonts w:ascii="Trebuchet MS" w:hAnsi="Trebuchet MS"/>
          <w:noProof/>
          <w:sz w:val="24"/>
        </w:rPr>
        <w:t>“</w:t>
      </w:r>
      <w:del w:id="6" w:author="Author">
        <w:r w:rsidRPr="0051428B">
          <w:rPr>
            <w:rFonts w:ascii="Trebuchet MS" w:hAnsi="Trebuchet MS"/>
            <w:noProof/>
            <w:sz w:val="24"/>
          </w:rPr>
          <w:delText>T</w:delText>
        </w:r>
        <w:r w:rsidRPr="0051428B">
          <w:rPr>
            <w:rFonts w:ascii="Trebuchet MS" w:hAnsi="Trebuchet MS"/>
            <w:noProof/>
            <w:sz w:val="24"/>
            <w:u w:val="dotted"/>
          </w:rPr>
          <w:delText>AKE</w:delText>
        </w:r>
        <w:r w:rsidRPr="0051428B">
          <w:rPr>
            <w:rFonts w:ascii="Trebuchet MS" w:hAnsi="Trebuchet MS"/>
            <w:noProof/>
            <w:sz w:val="24"/>
          </w:rPr>
          <w:delText xml:space="preserve"> the sum</w:delText>
        </w:r>
      </w:del>
      <w:ins w:id="7" w:author="Author">
        <w:r w:rsidRPr="0051428B">
          <w:rPr>
            <w:rFonts w:ascii="Trebuchet MS" w:hAnsi="Trebuchet MS"/>
            <w:noProof/>
            <w:sz w:val="24"/>
          </w:rPr>
          <w:t>Take a census</w:t>
        </w:r>
      </w:ins>
      <w:r w:rsidRPr="0051428B">
        <w:rPr>
          <w:rFonts w:ascii="Trebuchet MS" w:hAnsi="Trebuchet MS"/>
          <w:noProof/>
          <w:sz w:val="24"/>
        </w:rPr>
        <w:t xml:space="preserve"> of the whole assembly of the </w:t>
      </w:r>
      <w:del w:id="8" w:author="Author">
        <w:r w:rsidRPr="0051428B">
          <w:rPr>
            <w:rFonts w:ascii="Trebuchet MS" w:hAnsi="Trebuchet MS"/>
            <w:noProof/>
            <w:sz w:val="24"/>
          </w:rPr>
          <w:delText>sons of Israel</w:delText>
        </w:r>
      </w:del>
      <w:ins w:id="9" w:author="Author">
        <w:r w:rsidRPr="0051428B">
          <w:rPr>
            <w:rFonts w:ascii="Trebuchet MS" w:hAnsi="Trebuchet MS"/>
            <w:noProof/>
            <w:sz w:val="24"/>
          </w:rPr>
          <w:t>Israelites</w:t>
        </w:r>
        <w:r w:rsidRPr="0051428B">
          <w:rPr>
            <w:rStyle w:val="FootnoteReference"/>
            <w:rFonts w:ascii="Trebuchet MS" w:hAnsi="Trebuchet MS"/>
            <w:noProof/>
          </w:rPr>
          <w:footnoteReference w:id="1"/>
        </w:r>
        <w:r w:rsidRPr="0051428B">
          <w:rPr>
            <w:rFonts w:ascii="Trebuchet MS" w:hAnsi="Trebuchet MS"/>
            <w:noProof/>
            <w:sz w:val="24"/>
          </w:rPr>
          <w:t xml:space="preserve"> individually</w:t>
        </w:r>
        <w:r w:rsidRPr="0051428B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1428B">
        <w:rPr>
          <w:rFonts w:ascii="Trebuchet MS" w:hAnsi="Trebuchet MS"/>
          <w:noProof/>
          <w:sz w:val="24"/>
        </w:rPr>
        <w:t xml:space="preserve"> according to their families, according to </w:t>
      </w:r>
      <w:del w:id="14" w:author="Author">
        <w:r w:rsidRPr="0051428B">
          <w:rPr>
            <w:rFonts w:ascii="Trebuchet MS" w:hAnsi="Trebuchet MS"/>
            <w:noProof/>
            <w:sz w:val="24"/>
          </w:rPr>
          <w:delText xml:space="preserve">the house of </w:delText>
        </w:r>
      </w:del>
      <w:r w:rsidRPr="0051428B">
        <w:rPr>
          <w:rFonts w:ascii="Trebuchet MS" w:hAnsi="Trebuchet MS"/>
          <w:noProof/>
          <w:sz w:val="24"/>
        </w:rPr>
        <w:t xml:space="preserve">their </w:t>
      </w:r>
      <w:del w:id="15" w:author="Author">
        <w:r w:rsidRPr="0051428B">
          <w:rPr>
            <w:rFonts w:ascii="Trebuchet MS" w:hAnsi="Trebuchet MS"/>
            <w:noProof/>
            <w:sz w:val="24"/>
          </w:rPr>
          <w:delText>fathers, by</w:delText>
        </w:r>
      </w:del>
      <w:ins w:id="16" w:author="Author">
        <w:r w:rsidRPr="0051428B">
          <w:rPr>
            <w:rFonts w:ascii="Trebuchet MS" w:hAnsi="Trebuchet MS"/>
            <w:noProof/>
            <w:sz w:val="24"/>
          </w:rPr>
          <w:t>paternal houses, according to</w:t>
        </w:r>
      </w:ins>
      <w:r w:rsidRPr="0051428B">
        <w:rPr>
          <w:rFonts w:ascii="Trebuchet MS" w:hAnsi="Trebuchet MS"/>
          <w:noProof/>
          <w:sz w:val="24"/>
        </w:rPr>
        <w:t xml:space="preserve"> the </w:t>
      </w:r>
      <w:del w:id="17" w:author="Author">
        <w:r w:rsidRPr="0051428B">
          <w:rPr>
            <w:rFonts w:ascii="Trebuchet MS" w:hAnsi="Trebuchet MS"/>
            <w:noProof/>
            <w:sz w:val="24"/>
          </w:rPr>
          <w:delText>number</w:delText>
        </w:r>
      </w:del>
      <w:ins w:id="18" w:author="Author">
        <w:r w:rsidRPr="0051428B">
          <w:rPr>
            <w:rFonts w:ascii="Trebuchet MS" w:hAnsi="Trebuchet MS"/>
            <w:noProof/>
            <w:sz w:val="24"/>
          </w:rPr>
          <w:t>count</w:t>
        </w:r>
      </w:ins>
      <w:r w:rsidRPr="0051428B">
        <w:rPr>
          <w:rFonts w:ascii="Trebuchet MS" w:hAnsi="Trebuchet MS"/>
          <w:noProof/>
          <w:sz w:val="24"/>
        </w:rPr>
        <w:t xml:space="preserve"> of </w:t>
      </w:r>
      <w:ins w:id="19" w:author="Author">
        <w:r w:rsidRPr="0051428B">
          <w:rPr>
            <w:rFonts w:ascii="Trebuchet MS" w:hAnsi="Trebuchet MS"/>
            <w:noProof/>
            <w:sz w:val="24"/>
          </w:rPr>
          <w:t xml:space="preserve">the </w:t>
        </w:r>
      </w:ins>
      <w:r w:rsidRPr="0051428B">
        <w:rPr>
          <w:rFonts w:ascii="Trebuchet MS" w:hAnsi="Trebuchet MS"/>
          <w:noProof/>
          <w:sz w:val="24"/>
        </w:rPr>
        <w:t>names</w:t>
      </w:r>
      <w:del w:id="20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21" w:author="Author">
        <w:r w:rsidRPr="0051428B">
          <w:rPr>
            <w:rFonts w:ascii="Trebuchet MS" w:hAnsi="Trebuchet MS"/>
            <w:noProof/>
            <w:sz w:val="24"/>
          </w:rPr>
          <w:t xml:space="preserve"> of</w:t>
        </w:r>
      </w:ins>
      <w:r w:rsidRPr="0051428B">
        <w:rPr>
          <w:rFonts w:ascii="Trebuchet MS" w:hAnsi="Trebuchet MS"/>
          <w:noProof/>
          <w:sz w:val="24"/>
        </w:rPr>
        <w:t xml:space="preserve"> all the males</w:t>
      </w:r>
      <w:del w:id="22" w:author="Author">
        <w:r w:rsidRPr="0051428B">
          <w:rPr>
            <w:rFonts w:ascii="Trebuchet MS" w:hAnsi="Trebuchet MS"/>
            <w:noProof/>
            <w:sz w:val="24"/>
          </w:rPr>
          <w:delText>, head by head of them,</w:delText>
        </w:r>
      </w:del>
      <w:ins w:id="23" w:author="Author">
        <w:r w:rsidRPr="0051428B">
          <w:rPr>
            <w:rFonts w:ascii="Trebuchet MS" w:hAnsi="Trebuchet MS"/>
            <w:noProof/>
            <w:sz w:val="24"/>
          </w:rPr>
          <w:t>.</w:t>
        </w:r>
      </w:ins>
      <w:r w:rsidRPr="0051428B">
        <w:rPr>
          <w:rFonts w:ascii="Trebuchet MS" w:hAnsi="Trebuchet MS"/>
          <w:noProof/>
          <w:sz w:val="24"/>
        </w:rPr>
        <w:t xml:space="preserve"> </w:t>
      </w:r>
      <w:r w:rsidRPr="0051428B">
        <w:rPr>
          <w:rFonts w:ascii="Trebuchet MS" w:hAnsi="Trebuchet MS"/>
          <w:b/>
          <w:noProof/>
          <w:sz w:val="24"/>
        </w:rPr>
        <w:t xml:space="preserve">1:3 </w:t>
      </w:r>
      <w:ins w:id="24" w:author="Author">
        <w:r w:rsidRPr="0051428B">
          <w:rPr>
            <w:rFonts w:ascii="Trebuchet MS" w:hAnsi="Trebuchet MS"/>
            <w:noProof/>
            <w:sz w:val="24"/>
          </w:rPr>
          <w:t>You and Aaron are to register by their companies</w:t>
        </w:r>
        <w:r w:rsidRPr="0051428B">
          <w:rPr>
            <w:rStyle w:val="FootnoteReference"/>
            <w:rFonts w:ascii="Trebuchet MS" w:hAnsi="Trebuchet MS"/>
            <w:noProof/>
          </w:rPr>
          <w:footnoteReference w:id="3"/>
        </w:r>
        <w:r w:rsidRPr="0051428B">
          <w:rPr>
            <w:rFonts w:ascii="Trebuchet MS" w:hAnsi="Trebuchet MS"/>
            <w:noProof/>
            <w:sz w:val="24"/>
          </w:rPr>
          <w:t xml:space="preserve"> all those </w:t>
        </w:r>
      </w:ins>
      <w:r w:rsidRPr="0051428B">
        <w:rPr>
          <w:rFonts w:ascii="Trebuchet MS" w:hAnsi="Trebuchet MS"/>
          <w:noProof/>
          <w:sz w:val="24"/>
        </w:rPr>
        <w:t xml:space="preserve">from </w:t>
      </w:r>
      <w:del w:id="27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8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9" w:author="Author">
        <w:r w:rsidRPr="0051428B">
          <w:rPr>
            <w:rFonts w:ascii="Trebuchet MS" w:hAnsi="Trebuchet MS"/>
            <w:noProof/>
            <w:sz w:val="24"/>
          </w:rPr>
          <w:delText xml:space="preserve">upward, everyone going out to </w:delText>
        </w:r>
      </w:del>
      <w:ins w:id="30" w:author="Author">
        <w:r w:rsidRPr="0051428B">
          <w:rPr>
            <w:rFonts w:ascii="Trebuchet MS" w:hAnsi="Trebuchet MS"/>
            <w:noProof/>
            <w:sz w:val="24"/>
          </w:rPr>
          <w:t xml:space="preserve">and up who can serve in </w:t>
        </w:r>
      </w:ins>
      <w:r w:rsidRPr="0051428B">
        <w:rPr>
          <w:rFonts w:ascii="Trebuchet MS" w:hAnsi="Trebuchet MS"/>
          <w:noProof/>
          <w:sz w:val="24"/>
        </w:rPr>
        <w:t>the army in Israel.</w:t>
      </w:r>
      <w:del w:id="31" w:author="Author">
        <w:r w:rsidRPr="0051428B">
          <w:rPr>
            <w:rFonts w:ascii="Trebuchet MS" w:hAnsi="Trebuchet MS"/>
            <w:noProof/>
            <w:sz w:val="24"/>
          </w:rPr>
          <w:delText xml:space="preserve"> Y</w:delText>
        </w:r>
        <w:r w:rsidRPr="0051428B">
          <w:rPr>
            <w:rFonts w:ascii="Trebuchet MS" w:hAnsi="Trebuchet MS"/>
            <w:noProof/>
            <w:sz w:val="24"/>
            <w:u w:val="dotted"/>
          </w:rPr>
          <w:delText>OU</w:delText>
        </w:r>
        <w:r w:rsidRPr="0051428B">
          <w:rPr>
            <w:rFonts w:ascii="Trebuchet MS" w:hAnsi="Trebuchet MS"/>
            <w:noProof/>
            <w:sz w:val="24"/>
          </w:rPr>
          <w:delText xml:space="preserve"> should register them according to their armies, you and Aaron.</w:delText>
        </w:r>
      </w:del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1:4 </w:t>
      </w:r>
      <w:r w:rsidRPr="0051428B">
        <w:rPr>
          <w:rFonts w:ascii="Trebuchet MS" w:hAnsi="Trebuchet MS"/>
          <w:noProof/>
          <w:sz w:val="24"/>
        </w:rPr>
        <w:t>“</w:t>
      </w:r>
      <w:del w:id="32" w:author="Author">
        <w:r w:rsidRPr="0051428B">
          <w:rPr>
            <w:rFonts w:ascii="Trebuchet MS" w:hAnsi="Trebuchet MS"/>
            <w:noProof/>
            <w:sz w:val="24"/>
          </w:rPr>
          <w:delText xml:space="preserve">And some men should be </w:delText>
        </w:r>
      </w:del>
      <w:ins w:id="33" w:author="Author">
        <w:r w:rsidRPr="0051428B">
          <w:rPr>
            <w:rFonts w:ascii="Trebuchet MS" w:hAnsi="Trebuchet MS"/>
            <w:noProof/>
            <w:sz w:val="24"/>
          </w:rPr>
          <w:t xml:space="preserve">Take </w:t>
        </w:r>
      </w:ins>
      <w:r w:rsidRPr="0051428B">
        <w:rPr>
          <w:rFonts w:ascii="Trebuchet MS" w:hAnsi="Trebuchet MS"/>
          <w:noProof/>
          <w:sz w:val="24"/>
        </w:rPr>
        <w:t xml:space="preserve">with </w:t>
      </w:r>
      <w:del w:id="34" w:author="Author">
        <w:r w:rsidRPr="0051428B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35" w:author="Author">
        <w:r w:rsidRPr="0051428B">
          <w:rPr>
            <w:rFonts w:ascii="Trebuchet MS" w:hAnsi="Trebuchet MS"/>
            <w:noProof/>
            <w:sz w:val="24"/>
          </w:rPr>
          <w:t>you</w:t>
        </w:r>
      </w:ins>
      <w:r w:rsidRPr="0051428B">
        <w:rPr>
          <w:rFonts w:ascii="Trebuchet MS" w:hAnsi="Trebuchet MS"/>
          <w:noProof/>
          <w:sz w:val="24"/>
        </w:rPr>
        <w:t xml:space="preserve"> one man </w:t>
      </w:r>
      <w:del w:id="36" w:author="Author">
        <w:r w:rsidRPr="0051428B">
          <w:rPr>
            <w:rFonts w:ascii="Trebuchet MS" w:hAnsi="Trebuchet MS"/>
            <w:noProof/>
            <w:sz w:val="24"/>
          </w:rPr>
          <w:delText>to a</w:delText>
        </w:r>
      </w:del>
      <w:ins w:id="37" w:author="Author">
        <w:r w:rsidRPr="0051428B">
          <w:rPr>
            <w:rFonts w:ascii="Trebuchet MS" w:hAnsi="Trebuchet MS"/>
            <w:noProof/>
            <w:sz w:val="24"/>
          </w:rPr>
          <w:t>from each</w:t>
        </w:r>
      </w:ins>
      <w:r w:rsidRPr="0051428B">
        <w:rPr>
          <w:rFonts w:ascii="Trebuchet MS" w:hAnsi="Trebuchet MS"/>
          <w:noProof/>
          <w:sz w:val="24"/>
        </w:rPr>
        <w:t xml:space="preserve"> tribe; each </w:t>
      </w:r>
      <w:ins w:id="38" w:author="Author">
        <w:r w:rsidRPr="0051428B">
          <w:rPr>
            <w:rFonts w:ascii="Trebuchet MS" w:hAnsi="Trebuchet MS"/>
            <w:noProof/>
            <w:sz w:val="24"/>
          </w:rPr>
          <w:t xml:space="preserve">one </w:t>
        </w:r>
      </w:ins>
      <w:r w:rsidRPr="0051428B">
        <w:rPr>
          <w:rFonts w:ascii="Trebuchet MS" w:hAnsi="Trebuchet MS"/>
          <w:noProof/>
          <w:sz w:val="24"/>
        </w:rPr>
        <w:t xml:space="preserve">is </w:t>
      </w:r>
      <w:ins w:id="39" w:author="Author">
        <w:r w:rsidRPr="0051428B">
          <w:rPr>
            <w:rFonts w:ascii="Trebuchet MS" w:hAnsi="Trebuchet MS"/>
            <w:noProof/>
            <w:sz w:val="24"/>
          </w:rPr>
          <w:t xml:space="preserve">to be </w:t>
        </w:r>
      </w:ins>
      <w:r w:rsidRPr="0051428B">
        <w:rPr>
          <w:rFonts w:ascii="Trebuchet MS" w:hAnsi="Trebuchet MS"/>
          <w:noProof/>
          <w:sz w:val="24"/>
        </w:rPr>
        <w:t xml:space="preserve">a head </w:t>
      </w:r>
      <w:del w:id="40" w:author="Author">
        <w:r w:rsidRPr="0051428B">
          <w:rPr>
            <w:rFonts w:ascii="Trebuchet MS" w:hAnsi="Trebuchet MS"/>
            <w:noProof/>
            <w:sz w:val="24"/>
          </w:rPr>
          <w:delText xml:space="preserve">to the house </w:delText>
        </w:r>
      </w:del>
      <w:r w:rsidRPr="0051428B">
        <w:rPr>
          <w:rFonts w:ascii="Trebuchet MS" w:hAnsi="Trebuchet MS"/>
          <w:noProof/>
          <w:sz w:val="24"/>
        </w:rPr>
        <w:t xml:space="preserve">of his </w:t>
      </w:r>
      <w:del w:id="41" w:author="Author">
        <w:r w:rsidRPr="0051428B">
          <w:rPr>
            <w:rFonts w:ascii="Trebuchet MS" w:hAnsi="Trebuchet MS"/>
            <w:noProof/>
            <w:sz w:val="24"/>
          </w:rPr>
          <w:delText>fathers</w:delText>
        </w:r>
      </w:del>
      <w:ins w:id="42" w:author="Author">
        <w:r w:rsidRPr="0051428B">
          <w:rPr>
            <w:rFonts w:ascii="Trebuchet MS" w:hAnsi="Trebuchet MS"/>
            <w:noProof/>
            <w:sz w:val="24"/>
          </w:rPr>
          <w:t>paternal house</w:t>
        </w:r>
      </w:ins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1:5 </w:t>
      </w:r>
      <w:del w:id="43" w:author="Author">
        <w:r w:rsidRPr="0051428B">
          <w:rPr>
            <w:rFonts w:ascii="Trebuchet MS" w:hAnsi="Trebuchet MS"/>
            <w:noProof/>
            <w:sz w:val="24"/>
          </w:rPr>
          <w:delText>And these</w:delText>
        </w:r>
      </w:del>
      <w:ins w:id="44" w:author="Author">
        <w:r w:rsidRPr="0051428B">
          <w:rPr>
            <w:rFonts w:ascii="Trebuchet MS" w:hAnsi="Trebuchet MS"/>
            <w:noProof/>
            <w:sz w:val="24"/>
          </w:rPr>
          <w:t>These</w:t>
        </w:r>
      </w:ins>
      <w:r w:rsidRPr="0051428B">
        <w:rPr>
          <w:rFonts w:ascii="Trebuchet MS" w:hAnsi="Trebuchet MS"/>
          <w:noProof/>
          <w:sz w:val="24"/>
        </w:rPr>
        <w:t xml:space="preserve"> are the names of the men who will stand with </w:t>
      </w:r>
      <w:del w:id="45" w:author="Author">
        <w:r w:rsidRPr="0051428B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428B">
          <w:rPr>
            <w:rFonts w:ascii="Trebuchet MS" w:hAnsi="Trebuchet MS"/>
            <w:noProof/>
            <w:sz w:val="24"/>
          </w:rPr>
          <w:delText>: Of</w:delText>
        </w:r>
      </w:del>
      <w:ins w:id="46" w:author="Author">
        <w:r w:rsidRPr="0051428B">
          <w:rPr>
            <w:rFonts w:ascii="Trebuchet MS" w:hAnsi="Trebuchet MS"/>
            <w:noProof/>
            <w:sz w:val="24"/>
          </w:rPr>
          <w:t>you: of</w:t>
        </w:r>
      </w:ins>
      <w:r w:rsidRPr="0051428B">
        <w:rPr>
          <w:rFonts w:ascii="Trebuchet MS" w:hAnsi="Trebuchet MS"/>
          <w:noProof/>
          <w:sz w:val="24"/>
        </w:rPr>
        <w:t xml:space="preserve"> Reu′ben, E·li′zur the son of Shed′e·ur; </w:t>
      </w:r>
      <w:r w:rsidRPr="0051428B">
        <w:rPr>
          <w:rFonts w:ascii="Trebuchet MS" w:hAnsi="Trebuchet MS"/>
          <w:b/>
          <w:noProof/>
          <w:sz w:val="24"/>
        </w:rPr>
        <w:t xml:space="preserve">1:6 </w:t>
      </w:r>
      <w:r w:rsidRPr="0051428B">
        <w:rPr>
          <w:rFonts w:ascii="Trebuchet MS" w:hAnsi="Trebuchet MS"/>
          <w:noProof/>
          <w:sz w:val="24"/>
        </w:rPr>
        <w:t xml:space="preserve">of Sim′e·on, She·lu′mi·el the son of Zu·ri·shad′dai; </w:t>
      </w:r>
      <w:r w:rsidRPr="0051428B">
        <w:rPr>
          <w:rFonts w:ascii="Trebuchet MS" w:hAnsi="Trebuchet MS"/>
          <w:b/>
          <w:noProof/>
          <w:sz w:val="24"/>
        </w:rPr>
        <w:t xml:space="preserve">1:7 </w:t>
      </w:r>
      <w:r w:rsidRPr="0051428B">
        <w:rPr>
          <w:rFonts w:ascii="Trebuchet MS" w:hAnsi="Trebuchet MS"/>
          <w:noProof/>
          <w:sz w:val="24"/>
        </w:rPr>
        <w:t xml:space="preserve">of Judah, Nah′shon the son of Am·min′a·dab; </w:t>
      </w:r>
      <w:r w:rsidRPr="0051428B">
        <w:rPr>
          <w:rFonts w:ascii="Trebuchet MS" w:hAnsi="Trebuchet MS"/>
          <w:b/>
          <w:noProof/>
          <w:sz w:val="24"/>
        </w:rPr>
        <w:t xml:space="preserve">1:8 </w:t>
      </w:r>
      <w:r w:rsidRPr="0051428B">
        <w:rPr>
          <w:rFonts w:ascii="Trebuchet MS" w:hAnsi="Trebuchet MS"/>
          <w:noProof/>
          <w:sz w:val="24"/>
        </w:rPr>
        <w:t xml:space="preserve">of Is′sa·char, Ne·than′el the son of Zu′ar; </w:t>
      </w:r>
      <w:r w:rsidRPr="0051428B">
        <w:rPr>
          <w:rFonts w:ascii="Trebuchet MS" w:hAnsi="Trebuchet MS"/>
          <w:b/>
          <w:noProof/>
          <w:sz w:val="24"/>
        </w:rPr>
        <w:t xml:space="preserve">1:9 </w:t>
      </w:r>
      <w:r w:rsidRPr="0051428B">
        <w:rPr>
          <w:rFonts w:ascii="Trebuchet MS" w:hAnsi="Trebuchet MS"/>
          <w:noProof/>
          <w:sz w:val="24"/>
        </w:rPr>
        <w:t xml:space="preserve">of Zeb′u·lun, E·li′ab the son of He′lon; </w:t>
      </w:r>
      <w:r w:rsidRPr="0051428B">
        <w:rPr>
          <w:rFonts w:ascii="Trebuchet MS" w:hAnsi="Trebuchet MS"/>
          <w:b/>
          <w:noProof/>
          <w:sz w:val="24"/>
        </w:rPr>
        <w:t xml:space="preserve">1:10 </w:t>
      </w:r>
      <w:r w:rsidRPr="0051428B">
        <w:rPr>
          <w:rFonts w:ascii="Trebuchet MS" w:hAnsi="Trebuchet MS"/>
          <w:noProof/>
          <w:sz w:val="24"/>
        </w:rPr>
        <w:t xml:space="preserve">of the sons of Joseph: </w:t>
      </w:r>
      <w:del w:id="47" w:author="Author">
        <w:r w:rsidRPr="0051428B">
          <w:rPr>
            <w:rFonts w:ascii="Trebuchet MS" w:hAnsi="Trebuchet MS"/>
            <w:noProof/>
            <w:sz w:val="24"/>
          </w:rPr>
          <w:delText>of</w:delText>
        </w:r>
      </w:del>
      <w:ins w:id="48" w:author="Author">
        <w:r w:rsidRPr="0051428B">
          <w:rPr>
            <w:rFonts w:ascii="Trebuchet MS" w:hAnsi="Trebuchet MS"/>
            <w:noProof/>
            <w:sz w:val="24"/>
          </w:rPr>
          <w:t>from</w:t>
        </w:r>
      </w:ins>
      <w:r w:rsidRPr="0051428B">
        <w:rPr>
          <w:rFonts w:ascii="Trebuchet MS" w:hAnsi="Trebuchet MS"/>
          <w:noProof/>
          <w:sz w:val="24"/>
        </w:rPr>
        <w:t xml:space="preserve"> E′phra·im, E·lish′a·ma the son of Am·mi′hud; </w:t>
      </w:r>
      <w:del w:id="49" w:author="Author">
        <w:r w:rsidRPr="0051428B">
          <w:rPr>
            <w:rFonts w:ascii="Trebuchet MS" w:hAnsi="Trebuchet MS"/>
            <w:noProof/>
            <w:sz w:val="24"/>
          </w:rPr>
          <w:delText>of</w:delText>
        </w:r>
      </w:del>
      <w:ins w:id="50" w:author="Author">
        <w:r w:rsidRPr="0051428B">
          <w:rPr>
            <w:rFonts w:ascii="Trebuchet MS" w:hAnsi="Trebuchet MS"/>
            <w:noProof/>
            <w:sz w:val="24"/>
          </w:rPr>
          <w:t>from</w:t>
        </w:r>
      </w:ins>
      <w:r w:rsidRPr="0051428B">
        <w:rPr>
          <w:rFonts w:ascii="Trebuchet MS" w:hAnsi="Trebuchet MS"/>
          <w:noProof/>
          <w:sz w:val="24"/>
        </w:rPr>
        <w:t xml:space="preserve"> Ma·nas′seh, Ga·ma′li·el the son of Pe·dah′zur; </w:t>
      </w:r>
      <w:r w:rsidRPr="0051428B">
        <w:rPr>
          <w:rFonts w:ascii="Trebuchet MS" w:hAnsi="Trebuchet MS"/>
          <w:b/>
          <w:noProof/>
          <w:sz w:val="24"/>
        </w:rPr>
        <w:t xml:space="preserve">1:11 </w:t>
      </w:r>
      <w:r w:rsidRPr="0051428B">
        <w:rPr>
          <w:rFonts w:ascii="Trebuchet MS" w:hAnsi="Trebuchet MS"/>
          <w:noProof/>
          <w:sz w:val="24"/>
        </w:rPr>
        <w:t xml:space="preserve">of Benjamin, Ab′i·dan the son of Gid·e·o′ni; </w:t>
      </w:r>
      <w:r w:rsidRPr="0051428B">
        <w:rPr>
          <w:rFonts w:ascii="Trebuchet MS" w:hAnsi="Trebuchet MS"/>
          <w:b/>
          <w:noProof/>
          <w:sz w:val="24"/>
        </w:rPr>
        <w:t xml:space="preserve">1:12 </w:t>
      </w:r>
      <w:r w:rsidRPr="0051428B">
        <w:rPr>
          <w:rFonts w:ascii="Trebuchet MS" w:hAnsi="Trebuchet MS"/>
          <w:noProof/>
          <w:sz w:val="24"/>
        </w:rPr>
        <w:t xml:space="preserve">of Dan, A·hi·e′zer the son of Am·mi·shad′dai; </w:t>
      </w:r>
      <w:r w:rsidRPr="0051428B">
        <w:rPr>
          <w:rFonts w:ascii="Trebuchet MS" w:hAnsi="Trebuchet MS"/>
          <w:b/>
          <w:noProof/>
          <w:sz w:val="24"/>
        </w:rPr>
        <w:t xml:space="preserve">1:13 </w:t>
      </w:r>
      <w:r w:rsidRPr="0051428B">
        <w:rPr>
          <w:rFonts w:ascii="Trebuchet MS" w:hAnsi="Trebuchet MS"/>
          <w:noProof/>
          <w:sz w:val="24"/>
        </w:rPr>
        <w:t xml:space="preserve">of Ash′er, Pa′gi·el the son of Och′ran; </w:t>
      </w:r>
      <w:r w:rsidRPr="0051428B">
        <w:rPr>
          <w:rFonts w:ascii="Trebuchet MS" w:hAnsi="Trebuchet MS"/>
          <w:b/>
          <w:noProof/>
          <w:sz w:val="24"/>
        </w:rPr>
        <w:t xml:space="preserve">1:14 </w:t>
      </w:r>
      <w:r w:rsidRPr="0051428B">
        <w:rPr>
          <w:rFonts w:ascii="Trebuchet MS" w:hAnsi="Trebuchet MS"/>
          <w:noProof/>
          <w:sz w:val="24"/>
        </w:rPr>
        <w:t xml:space="preserve">of Gad, E·li′a·saph the son of Deu′el; </w:t>
      </w:r>
      <w:r w:rsidRPr="0051428B">
        <w:rPr>
          <w:rFonts w:ascii="Trebuchet MS" w:hAnsi="Trebuchet MS"/>
          <w:b/>
          <w:noProof/>
          <w:sz w:val="24"/>
        </w:rPr>
        <w:t xml:space="preserve">1:15 </w:t>
      </w:r>
      <w:r w:rsidRPr="0051428B">
        <w:rPr>
          <w:rFonts w:ascii="Trebuchet MS" w:hAnsi="Trebuchet MS"/>
          <w:noProof/>
          <w:sz w:val="24"/>
        </w:rPr>
        <w:t xml:space="preserve">of Naph′ta·li, A·hi′ra the son of E′nan. </w:t>
      </w:r>
      <w:r w:rsidRPr="0051428B">
        <w:rPr>
          <w:rFonts w:ascii="Trebuchet MS" w:hAnsi="Trebuchet MS"/>
          <w:b/>
          <w:noProof/>
          <w:sz w:val="24"/>
        </w:rPr>
        <w:t xml:space="preserve">1:16 </w:t>
      </w:r>
      <w:r w:rsidRPr="0051428B">
        <w:rPr>
          <w:rFonts w:ascii="Trebuchet MS" w:hAnsi="Trebuchet MS"/>
          <w:noProof/>
          <w:sz w:val="24"/>
        </w:rPr>
        <w:t xml:space="preserve">These are the ones </w:t>
      </w:r>
      <w:del w:id="51" w:author="Author">
        <w:r w:rsidRPr="0051428B">
          <w:rPr>
            <w:rFonts w:ascii="Trebuchet MS" w:hAnsi="Trebuchet MS"/>
            <w:noProof/>
            <w:sz w:val="24"/>
          </w:rPr>
          <w:delText>called of</w:delText>
        </w:r>
      </w:del>
      <w:ins w:id="52" w:author="Author">
        <w:r w:rsidRPr="0051428B">
          <w:rPr>
            <w:rFonts w:ascii="Trebuchet MS" w:hAnsi="Trebuchet MS"/>
            <w:noProof/>
            <w:sz w:val="24"/>
          </w:rPr>
          <w:t>summoned from</w:t>
        </w:r>
      </w:ins>
      <w:r w:rsidRPr="0051428B">
        <w:rPr>
          <w:rFonts w:ascii="Trebuchet MS" w:hAnsi="Trebuchet MS"/>
          <w:noProof/>
          <w:sz w:val="24"/>
        </w:rPr>
        <w:t xml:space="preserve"> the assembly</w:t>
      </w:r>
      <w:del w:id="53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54" w:author="Author">
        <w:r w:rsidRPr="0051428B">
          <w:rPr>
            <w:rFonts w:ascii="Trebuchet MS" w:hAnsi="Trebuchet MS"/>
            <w:noProof/>
            <w:sz w:val="24"/>
          </w:rPr>
          <w:t>. They are</w:t>
        </w:r>
      </w:ins>
      <w:r w:rsidRPr="0051428B">
        <w:rPr>
          <w:rFonts w:ascii="Trebuchet MS" w:hAnsi="Trebuchet MS"/>
          <w:noProof/>
          <w:sz w:val="24"/>
        </w:rPr>
        <w:t xml:space="preserve"> the chieftains of the tribes of their fathers</w:t>
      </w:r>
      <w:del w:id="55" w:author="Author">
        <w:r w:rsidRPr="0051428B">
          <w:rPr>
            <w:rFonts w:ascii="Trebuchet MS" w:hAnsi="Trebuchet MS"/>
            <w:noProof/>
            <w:sz w:val="24"/>
          </w:rPr>
          <w:delText>. They are</w:delText>
        </w:r>
      </w:del>
      <w:ins w:id="56" w:author="Author">
        <w:r w:rsidRPr="0051428B">
          <w:rPr>
            <w:rFonts w:ascii="Trebuchet MS" w:hAnsi="Trebuchet MS"/>
            <w:noProof/>
            <w:sz w:val="24"/>
          </w:rPr>
          <w:t>,</w:t>
        </w:r>
      </w:ins>
      <w:r w:rsidRPr="0051428B">
        <w:rPr>
          <w:rFonts w:ascii="Trebuchet MS" w:hAnsi="Trebuchet MS"/>
          <w:noProof/>
          <w:sz w:val="24"/>
        </w:rPr>
        <w:t xml:space="preserve"> the heads of the thousands of Israel.”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1:17 </w:t>
      </w:r>
      <w:r w:rsidRPr="0051428B">
        <w:rPr>
          <w:rFonts w:ascii="Trebuchet MS" w:hAnsi="Trebuchet MS"/>
          <w:noProof/>
          <w:sz w:val="24"/>
        </w:rPr>
        <w:t xml:space="preserve">So Moses and Aaron took these men who had been designated by </w:t>
      </w:r>
      <w:del w:id="57" w:author="Author">
        <w:r w:rsidRPr="0051428B">
          <w:rPr>
            <w:rFonts w:ascii="Trebuchet MS" w:hAnsi="Trebuchet MS"/>
            <w:noProof/>
            <w:sz w:val="24"/>
          </w:rPr>
          <w:delText>names</w:delText>
        </w:r>
      </w:del>
      <w:ins w:id="58" w:author="Author">
        <w:r w:rsidRPr="0051428B">
          <w:rPr>
            <w:rFonts w:ascii="Trebuchet MS" w:hAnsi="Trebuchet MS"/>
            <w:noProof/>
            <w:sz w:val="24"/>
          </w:rPr>
          <w:t>name</w:t>
        </w:r>
      </w:ins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1:18 </w:t>
      </w:r>
      <w:del w:id="59" w:author="Author">
        <w:r w:rsidRPr="0051428B">
          <w:rPr>
            <w:rFonts w:ascii="Trebuchet MS" w:hAnsi="Trebuchet MS"/>
            <w:noProof/>
            <w:sz w:val="24"/>
          </w:rPr>
          <w:delText>And they congregated</w:delText>
        </w:r>
      </w:del>
      <w:ins w:id="60" w:author="Author">
        <w:r w:rsidRPr="0051428B">
          <w:rPr>
            <w:rFonts w:ascii="Trebuchet MS" w:hAnsi="Trebuchet MS"/>
            <w:noProof/>
            <w:sz w:val="24"/>
          </w:rPr>
          <w:t>They gathered</w:t>
        </w:r>
      </w:ins>
      <w:r w:rsidRPr="0051428B">
        <w:rPr>
          <w:rFonts w:ascii="Trebuchet MS" w:hAnsi="Trebuchet MS"/>
          <w:noProof/>
          <w:sz w:val="24"/>
        </w:rPr>
        <w:t xml:space="preserve"> all the assembly on the first day of the second month, </w:t>
      </w:r>
      <w:ins w:id="61" w:author="Author">
        <w:r w:rsidRPr="0051428B">
          <w:rPr>
            <w:rFonts w:ascii="Trebuchet MS" w:hAnsi="Trebuchet MS"/>
            <w:noProof/>
            <w:sz w:val="24"/>
          </w:rPr>
          <w:t xml:space="preserve">so </w:t>
        </w:r>
      </w:ins>
      <w:r w:rsidRPr="0051428B">
        <w:rPr>
          <w:rFonts w:ascii="Trebuchet MS" w:hAnsi="Trebuchet MS"/>
          <w:noProof/>
          <w:sz w:val="24"/>
        </w:rPr>
        <w:t xml:space="preserve">that they might </w:t>
      </w:r>
      <w:del w:id="62" w:author="Author">
        <w:r w:rsidRPr="0051428B">
          <w:rPr>
            <w:rFonts w:ascii="Trebuchet MS" w:hAnsi="Trebuchet MS"/>
            <w:noProof/>
            <w:sz w:val="24"/>
          </w:rPr>
          <w:delText>have</w:delText>
        </w:r>
      </w:del>
      <w:ins w:id="63" w:author="Author">
        <w:r w:rsidRPr="0051428B">
          <w:rPr>
            <w:rFonts w:ascii="Trebuchet MS" w:hAnsi="Trebuchet MS"/>
            <w:noProof/>
            <w:sz w:val="24"/>
          </w:rPr>
          <w:t xml:space="preserve">be registered individually by </w:t>
        </w:r>
        <w:r w:rsidRPr="0051428B">
          <w:rPr>
            <w:rFonts w:ascii="Trebuchet MS" w:hAnsi="Trebuchet MS"/>
            <w:noProof/>
            <w:sz w:val="24"/>
          </w:rPr>
          <w:lastRenderedPageBreak/>
          <w:t>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64" w:author="Author">
        <w:r w:rsidRPr="0051428B">
          <w:rPr>
            <w:rFonts w:ascii="Trebuchet MS" w:hAnsi="Trebuchet MS"/>
            <w:noProof/>
            <w:sz w:val="24"/>
          </w:rPr>
          <w:delText>descent acknowledged as regards their families in the house of their fathers, by the number of the names</w:delText>
        </w:r>
      </w:del>
      <w:ins w:id="65" w:author="Author">
        <w:r w:rsidRPr="0051428B">
          <w:rPr>
            <w:rFonts w:ascii="Trebuchet MS" w:hAnsi="Trebuchet MS"/>
            <w:noProof/>
            <w:sz w:val="24"/>
          </w:rPr>
          <w:t>paternal houses</w:t>
        </w:r>
      </w:ins>
      <w:r w:rsidRPr="0051428B">
        <w:rPr>
          <w:rFonts w:ascii="Trebuchet MS" w:hAnsi="Trebuchet MS"/>
          <w:noProof/>
          <w:sz w:val="24"/>
        </w:rPr>
        <w:t xml:space="preserve">, from </w:t>
      </w:r>
      <w:del w:id="66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67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68" w:author="Author">
        <w:r w:rsidRPr="0051428B">
          <w:rPr>
            <w:rFonts w:ascii="Trebuchet MS" w:hAnsi="Trebuchet MS"/>
            <w:noProof/>
            <w:sz w:val="24"/>
          </w:rPr>
          <w:delText>upward, head by head of them</w:delText>
        </w:r>
      </w:del>
      <w:ins w:id="69" w:author="Author">
        <w:r w:rsidRPr="0051428B">
          <w:rPr>
            <w:rFonts w:ascii="Trebuchet MS" w:hAnsi="Trebuchet MS"/>
            <w:noProof/>
            <w:sz w:val="24"/>
          </w:rPr>
          <w:t>and up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1:19 </w:t>
      </w:r>
      <w:r w:rsidRPr="0051428B">
        <w:rPr>
          <w:rFonts w:ascii="Trebuchet MS" w:hAnsi="Trebuchet MS"/>
          <w:noProof/>
          <w:sz w:val="24"/>
        </w:rPr>
        <w:t>just as Jehovah had commanded Moses</w:t>
      </w:r>
      <w:del w:id="70" w:author="Author">
        <w:r w:rsidRPr="0051428B">
          <w:rPr>
            <w:rFonts w:ascii="Trebuchet MS" w:hAnsi="Trebuchet MS"/>
            <w:noProof/>
            <w:sz w:val="24"/>
          </w:rPr>
          <w:delText>; and</w:delText>
        </w:r>
      </w:del>
      <w:ins w:id="71" w:author="Author">
        <w:r w:rsidRPr="0051428B">
          <w:rPr>
            <w:rFonts w:ascii="Trebuchet MS" w:hAnsi="Trebuchet MS"/>
            <w:noProof/>
            <w:sz w:val="24"/>
          </w:rPr>
          <w:t>. So</w:t>
        </w:r>
      </w:ins>
      <w:r w:rsidRPr="0051428B">
        <w:rPr>
          <w:rFonts w:ascii="Trebuchet MS" w:hAnsi="Trebuchet MS"/>
          <w:noProof/>
          <w:sz w:val="24"/>
        </w:rPr>
        <w:t xml:space="preserve"> he </w:t>
      </w:r>
      <w:del w:id="72" w:author="Author">
        <w:r w:rsidRPr="0051428B">
          <w:rPr>
            <w:rFonts w:ascii="Trebuchet MS" w:hAnsi="Trebuchet MS"/>
            <w:noProof/>
            <w:sz w:val="24"/>
          </w:rPr>
          <w:delText>proceeded to register</w:delText>
        </w:r>
      </w:del>
      <w:ins w:id="73" w:author="Author">
        <w:r w:rsidRPr="0051428B">
          <w:rPr>
            <w:rFonts w:ascii="Trebuchet MS" w:hAnsi="Trebuchet MS"/>
            <w:noProof/>
            <w:sz w:val="24"/>
          </w:rPr>
          <w:t>registered</w:t>
        </w:r>
      </w:ins>
      <w:r w:rsidRPr="0051428B">
        <w:rPr>
          <w:rFonts w:ascii="Trebuchet MS" w:hAnsi="Trebuchet MS"/>
          <w:noProof/>
          <w:sz w:val="24"/>
        </w:rPr>
        <w:t xml:space="preserve"> them in the wilderness of Si′nai.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1:20 </w:t>
      </w:r>
      <w:del w:id="74" w:author="Author">
        <w:r w:rsidRPr="0051428B">
          <w:rPr>
            <w:rFonts w:ascii="Trebuchet MS" w:hAnsi="Trebuchet MS"/>
            <w:noProof/>
            <w:sz w:val="24"/>
          </w:rPr>
          <w:delText>And the</w:delText>
        </w:r>
      </w:del>
      <w:ins w:id="75" w:author="Author">
        <w:r w:rsidRPr="0051428B">
          <w:rPr>
            <w:rFonts w:ascii="Trebuchet MS" w:hAnsi="Trebuchet MS"/>
            <w:noProof/>
            <w:sz w:val="24"/>
          </w:rPr>
          <w:t>The</w:t>
        </w:r>
      </w:ins>
      <w:r w:rsidRPr="0051428B">
        <w:rPr>
          <w:rFonts w:ascii="Trebuchet MS" w:hAnsi="Trebuchet MS"/>
          <w:noProof/>
          <w:sz w:val="24"/>
        </w:rPr>
        <w:t xml:space="preserve"> sons of Reu′ben, </w:t>
      </w:r>
      <w:ins w:id="76" w:author="Author">
        <w:r w:rsidRPr="0051428B">
          <w:rPr>
            <w:rFonts w:ascii="Trebuchet MS" w:hAnsi="Trebuchet MS"/>
            <w:noProof/>
            <w:sz w:val="24"/>
          </w:rPr>
          <w:t xml:space="preserve">the descendants of </w:t>
        </w:r>
      </w:ins>
      <w:r w:rsidRPr="0051428B">
        <w:rPr>
          <w:rFonts w:ascii="Trebuchet MS" w:hAnsi="Trebuchet MS"/>
          <w:noProof/>
          <w:sz w:val="24"/>
        </w:rPr>
        <w:t xml:space="preserve">Israel’s firstborn, </w:t>
      </w:r>
      <w:del w:id="77" w:author="Author">
        <w:r w:rsidRPr="0051428B">
          <w:rPr>
            <w:rFonts w:ascii="Trebuchet MS" w:hAnsi="Trebuchet MS"/>
            <w:noProof/>
            <w:sz w:val="24"/>
          </w:rPr>
          <w:delText>their births according to their families in the house of their fathers, came to be</w:delText>
        </w:r>
      </w:del>
      <w:ins w:id="78" w:author="Author">
        <w:r w:rsidRPr="0051428B">
          <w:rPr>
            <w:rFonts w:ascii="Trebuchet MS" w:hAnsi="Trebuchet MS"/>
            <w:noProof/>
            <w:sz w:val="24"/>
          </w:rPr>
          <w:t>were listed</w:t>
        </w:r>
      </w:ins>
      <w:r w:rsidRPr="0051428B">
        <w:rPr>
          <w:rFonts w:ascii="Trebuchet MS" w:hAnsi="Trebuchet MS"/>
          <w:noProof/>
          <w:sz w:val="24"/>
        </w:rPr>
        <w:t xml:space="preserve"> by </w:t>
      </w:r>
      <w:del w:id="79" w:author="Author">
        <w:r w:rsidRPr="0051428B">
          <w:rPr>
            <w:rFonts w:ascii="Trebuchet MS" w:hAnsi="Trebuchet MS"/>
            <w:noProof/>
            <w:sz w:val="24"/>
          </w:rPr>
          <w:delText>the number of names, head</w:delText>
        </w:r>
      </w:del>
      <w:ins w:id="80" w:author="Author">
        <w:r w:rsidRPr="0051428B">
          <w:rPr>
            <w:rFonts w:ascii="Trebuchet MS" w:hAnsi="Trebuchet MS"/>
            <w:noProof/>
            <w:sz w:val="24"/>
          </w:rPr>
          <w:t>name,</w:t>
        </w:r>
      </w:ins>
      <w:r w:rsidRPr="0051428B">
        <w:rPr>
          <w:rFonts w:ascii="Trebuchet MS" w:hAnsi="Trebuchet MS"/>
          <w:noProof/>
          <w:sz w:val="24"/>
        </w:rPr>
        <w:t xml:space="preserve"> by </w:t>
      </w:r>
      <w:del w:id="81" w:author="Author">
        <w:r w:rsidRPr="0051428B">
          <w:rPr>
            <w:rFonts w:ascii="Trebuchet MS" w:hAnsi="Trebuchet MS"/>
            <w:noProof/>
            <w:sz w:val="24"/>
          </w:rPr>
          <w:delText>head of them, all</w:delText>
        </w:r>
      </w:del>
      <w:ins w:id="82" w:author="Author">
        <w:r w:rsidRPr="0051428B">
          <w:rPr>
            <w:rFonts w:ascii="Trebuchet MS" w:hAnsi="Trebuchet MS"/>
            <w:noProof/>
            <w:sz w:val="24"/>
          </w:rPr>
          <w:t>family, and by their paternal houses. All</w:t>
        </w:r>
      </w:ins>
      <w:r w:rsidRPr="0051428B">
        <w:rPr>
          <w:rFonts w:ascii="Trebuchet MS" w:hAnsi="Trebuchet MS"/>
          <w:noProof/>
          <w:sz w:val="24"/>
        </w:rPr>
        <w:t xml:space="preserve"> the males from </w:t>
      </w:r>
      <w:del w:id="83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84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85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86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87" w:author="Author">
        <w:r w:rsidRPr="0051428B">
          <w:rPr>
            <w:rFonts w:ascii="Trebuchet MS" w:hAnsi="Trebuchet MS"/>
            <w:noProof/>
            <w:sz w:val="24"/>
          </w:rPr>
          <w:t xml:space="preserve"> were counted individually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1:21 </w:t>
      </w:r>
      <w:del w:id="88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89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90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>the tribe of Reu′ben</w:t>
      </w:r>
      <w:del w:id="91" w:author="Author">
        <w:r w:rsidRPr="0051428B">
          <w:rPr>
            <w:rFonts w:ascii="Trebuchet MS" w:hAnsi="Trebuchet MS"/>
            <w:noProof/>
            <w:sz w:val="24"/>
          </w:rPr>
          <w:delText>, forty-six thousand five hundred</w:delText>
        </w:r>
      </w:del>
      <w:ins w:id="92" w:author="Author">
        <w:r w:rsidRPr="0051428B">
          <w:rPr>
            <w:rFonts w:ascii="Trebuchet MS" w:hAnsi="Trebuchet MS"/>
            <w:noProof/>
            <w:sz w:val="24"/>
          </w:rPr>
          <w:t xml:space="preserve"> was 46,500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1:22 </w:t>
      </w:r>
      <w:del w:id="93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94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Sim′e·on</w:t>
      </w:r>
      <w:del w:id="95" w:author="Author">
        <w:r w:rsidRPr="0051428B">
          <w:rPr>
            <w:rFonts w:ascii="Trebuchet MS" w:hAnsi="Trebuchet MS"/>
            <w:noProof/>
            <w:sz w:val="24"/>
          </w:rPr>
          <w:delText>, their births according to their families in the house of their fathers, those registered ones of his</w:delText>
        </w:r>
      </w:del>
      <w:ins w:id="96" w:author="Author">
        <w:r w:rsidRPr="0051428B">
          <w:rPr>
            <w:rFonts w:ascii="Trebuchet MS" w:hAnsi="Trebuchet MS"/>
            <w:noProof/>
            <w:sz w:val="24"/>
          </w:rPr>
          <w:t xml:space="preserve"> were listed</w:t>
        </w:r>
      </w:ins>
      <w:r w:rsidRPr="0051428B">
        <w:rPr>
          <w:rFonts w:ascii="Trebuchet MS" w:hAnsi="Trebuchet MS"/>
          <w:noProof/>
          <w:sz w:val="24"/>
        </w:rPr>
        <w:t xml:space="preserve"> by </w:t>
      </w:r>
      <w:del w:id="97" w:author="Author">
        <w:r w:rsidRPr="0051428B">
          <w:rPr>
            <w:rFonts w:ascii="Trebuchet MS" w:hAnsi="Trebuchet MS"/>
            <w:noProof/>
            <w:sz w:val="24"/>
          </w:rPr>
          <w:delText>the number of names, head</w:delText>
        </w:r>
      </w:del>
      <w:ins w:id="98" w:author="Author">
        <w:r w:rsidRPr="0051428B">
          <w:rPr>
            <w:rFonts w:ascii="Trebuchet MS" w:hAnsi="Trebuchet MS"/>
            <w:noProof/>
            <w:sz w:val="24"/>
          </w:rPr>
          <w:t>name,</w:t>
        </w:r>
      </w:ins>
      <w:r w:rsidRPr="0051428B">
        <w:rPr>
          <w:rFonts w:ascii="Trebuchet MS" w:hAnsi="Trebuchet MS"/>
          <w:noProof/>
          <w:sz w:val="24"/>
        </w:rPr>
        <w:t xml:space="preserve"> by </w:t>
      </w:r>
      <w:del w:id="99" w:author="Author">
        <w:r w:rsidRPr="0051428B">
          <w:rPr>
            <w:rFonts w:ascii="Trebuchet MS" w:hAnsi="Trebuchet MS"/>
            <w:noProof/>
            <w:sz w:val="24"/>
          </w:rPr>
          <w:delText>head of them, all</w:delText>
        </w:r>
      </w:del>
      <w:ins w:id="100" w:author="Author">
        <w:r w:rsidRPr="0051428B">
          <w:rPr>
            <w:rFonts w:ascii="Trebuchet MS" w:hAnsi="Trebuchet MS"/>
            <w:noProof/>
            <w:sz w:val="24"/>
          </w:rPr>
          <w:t>family, and by their paternal houses. All</w:t>
        </w:r>
      </w:ins>
      <w:r w:rsidRPr="0051428B">
        <w:rPr>
          <w:rFonts w:ascii="Trebuchet MS" w:hAnsi="Trebuchet MS"/>
          <w:noProof/>
          <w:sz w:val="24"/>
        </w:rPr>
        <w:t xml:space="preserve"> the males from </w:t>
      </w:r>
      <w:del w:id="101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02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03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04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05" w:author="Author">
        <w:r w:rsidRPr="0051428B">
          <w:rPr>
            <w:rFonts w:ascii="Trebuchet MS" w:hAnsi="Trebuchet MS"/>
            <w:noProof/>
            <w:sz w:val="24"/>
          </w:rPr>
          <w:t xml:space="preserve"> were counted individually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1:23 </w:t>
      </w:r>
      <w:del w:id="106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07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08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Sim′e·on </w:t>
      </w:r>
      <w:del w:id="109" w:author="Author">
        <w:r w:rsidRPr="0051428B">
          <w:rPr>
            <w:rFonts w:ascii="Trebuchet MS" w:hAnsi="Trebuchet MS"/>
            <w:noProof/>
            <w:sz w:val="24"/>
          </w:rPr>
          <w:delText>were fifty-nine thousand three hundred</w:delText>
        </w:r>
      </w:del>
      <w:ins w:id="110" w:author="Author">
        <w:r w:rsidRPr="0051428B">
          <w:rPr>
            <w:rFonts w:ascii="Trebuchet MS" w:hAnsi="Trebuchet MS"/>
            <w:noProof/>
            <w:sz w:val="24"/>
          </w:rPr>
          <w:t>was 59,300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1:24 </w:t>
      </w:r>
      <w:del w:id="111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12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Gad</w:t>
      </w:r>
      <w:del w:id="113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14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15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116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17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18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19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20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21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1:25 </w:t>
      </w:r>
      <w:del w:id="122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23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24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Gad </w:t>
      </w:r>
      <w:del w:id="125" w:author="Author">
        <w:r w:rsidRPr="0051428B">
          <w:rPr>
            <w:rFonts w:ascii="Trebuchet MS" w:hAnsi="Trebuchet MS"/>
            <w:noProof/>
            <w:sz w:val="24"/>
          </w:rPr>
          <w:delText>were forty-five thousand six hundred and fifty</w:delText>
        </w:r>
      </w:del>
      <w:ins w:id="126" w:author="Author">
        <w:r w:rsidRPr="0051428B">
          <w:rPr>
            <w:rFonts w:ascii="Trebuchet MS" w:hAnsi="Trebuchet MS"/>
            <w:noProof/>
            <w:sz w:val="24"/>
          </w:rPr>
          <w:t>was 45,650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1:26 </w:t>
      </w:r>
      <w:del w:id="127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28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Judah</w:t>
      </w:r>
      <w:del w:id="129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30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31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132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33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34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35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36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37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1:27 </w:t>
      </w:r>
      <w:del w:id="138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39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40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Judah </w:t>
      </w:r>
      <w:del w:id="141" w:author="Author">
        <w:r w:rsidRPr="0051428B">
          <w:rPr>
            <w:rFonts w:ascii="Trebuchet MS" w:hAnsi="Trebuchet MS"/>
            <w:noProof/>
            <w:sz w:val="24"/>
          </w:rPr>
          <w:delText>were seventy-four thousand six hundred</w:delText>
        </w:r>
      </w:del>
      <w:ins w:id="142" w:author="Author">
        <w:r w:rsidRPr="0051428B">
          <w:rPr>
            <w:rFonts w:ascii="Trebuchet MS" w:hAnsi="Trebuchet MS"/>
            <w:noProof/>
            <w:sz w:val="24"/>
          </w:rPr>
          <w:t>was 74,600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1:28 </w:t>
      </w:r>
      <w:del w:id="143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44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Is′sa·char</w:t>
      </w:r>
      <w:del w:id="145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46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47" w:author="Author">
        <w:r w:rsidRPr="0051428B">
          <w:rPr>
            <w:rFonts w:ascii="Trebuchet MS" w:hAnsi="Trebuchet MS"/>
            <w:noProof/>
            <w:sz w:val="24"/>
          </w:rPr>
          <w:delText xml:space="preserve">births according to their families in the house of their fathers </w:delText>
        </w:r>
        <w:r w:rsidRPr="0051428B">
          <w:rPr>
            <w:rFonts w:ascii="Trebuchet MS" w:hAnsi="Trebuchet MS"/>
            <w:noProof/>
            <w:sz w:val="24"/>
          </w:rPr>
          <w:lastRenderedPageBreak/>
          <w:delText>by the number of names</w:delText>
        </w:r>
      </w:del>
      <w:ins w:id="148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49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50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51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52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53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1:29 </w:t>
      </w:r>
      <w:del w:id="154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55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56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Is′sa·char </w:t>
      </w:r>
      <w:del w:id="157" w:author="Author">
        <w:r w:rsidRPr="0051428B">
          <w:rPr>
            <w:rFonts w:ascii="Trebuchet MS" w:hAnsi="Trebuchet MS"/>
            <w:noProof/>
            <w:sz w:val="24"/>
          </w:rPr>
          <w:delText>were fifty-four thousand four hundred</w:delText>
        </w:r>
      </w:del>
      <w:ins w:id="158" w:author="Author">
        <w:r w:rsidRPr="0051428B">
          <w:rPr>
            <w:rFonts w:ascii="Trebuchet MS" w:hAnsi="Trebuchet MS"/>
            <w:noProof/>
            <w:sz w:val="24"/>
          </w:rPr>
          <w:t>was 54,400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1:30 </w:t>
      </w:r>
      <w:del w:id="159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60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Zeb′u·lun</w:t>
      </w:r>
      <w:del w:id="161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62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63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164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65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66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67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68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69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1:31 </w:t>
      </w:r>
      <w:del w:id="170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71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72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Zeb′u·lun </w:t>
      </w:r>
      <w:del w:id="173" w:author="Author">
        <w:r w:rsidRPr="0051428B">
          <w:rPr>
            <w:rFonts w:ascii="Trebuchet MS" w:hAnsi="Trebuchet MS"/>
            <w:noProof/>
            <w:sz w:val="24"/>
          </w:rPr>
          <w:delText>were fifty-seven thousand four hundred</w:delText>
        </w:r>
      </w:del>
      <w:ins w:id="174" w:author="Author">
        <w:r w:rsidRPr="0051428B">
          <w:rPr>
            <w:rFonts w:ascii="Trebuchet MS" w:hAnsi="Trebuchet MS"/>
            <w:noProof/>
            <w:sz w:val="24"/>
          </w:rPr>
          <w:t>was 57,400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1:32 </w:t>
      </w:r>
      <w:del w:id="175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76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Joseph</w:t>
      </w:r>
      <w:del w:id="177" w:author="Author">
        <w:r w:rsidRPr="0051428B">
          <w:rPr>
            <w:rFonts w:ascii="Trebuchet MS" w:hAnsi="Trebuchet MS"/>
            <w:noProof/>
            <w:sz w:val="24"/>
          </w:rPr>
          <w:delText>: of the sons of</w:delText>
        </w:r>
      </w:del>
      <w:ins w:id="178" w:author="Author">
        <w:r w:rsidRPr="0051428B">
          <w:rPr>
            <w:rFonts w:ascii="Trebuchet MS" w:hAnsi="Trebuchet MS"/>
            <w:noProof/>
            <w:sz w:val="24"/>
          </w:rPr>
          <w:t xml:space="preserve"> through</w:t>
        </w:r>
      </w:ins>
      <w:r w:rsidRPr="0051428B">
        <w:rPr>
          <w:rFonts w:ascii="Trebuchet MS" w:hAnsi="Trebuchet MS"/>
          <w:noProof/>
          <w:sz w:val="24"/>
        </w:rPr>
        <w:t xml:space="preserve"> E′phra·im</w:t>
      </w:r>
      <w:del w:id="179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80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81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182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83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184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185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186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187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1:33 </w:t>
      </w:r>
      <w:del w:id="188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189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190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E′phra·im </w:t>
      </w:r>
      <w:del w:id="191" w:author="Author">
        <w:r w:rsidRPr="0051428B">
          <w:rPr>
            <w:rFonts w:ascii="Trebuchet MS" w:hAnsi="Trebuchet MS"/>
            <w:noProof/>
            <w:sz w:val="24"/>
          </w:rPr>
          <w:delText>were forty thousand five hundred</w:delText>
        </w:r>
      </w:del>
      <w:ins w:id="192" w:author="Author">
        <w:r w:rsidRPr="0051428B">
          <w:rPr>
            <w:rFonts w:ascii="Trebuchet MS" w:hAnsi="Trebuchet MS"/>
            <w:noProof/>
            <w:sz w:val="24"/>
          </w:rPr>
          <w:t>was 40,500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1:34 </w:t>
      </w:r>
      <w:del w:id="193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194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Ma·nas′seh</w:t>
      </w:r>
      <w:del w:id="195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196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197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198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199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00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01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202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203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1:35 </w:t>
      </w:r>
      <w:del w:id="204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205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206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Ma·nas′seh </w:t>
      </w:r>
      <w:del w:id="207" w:author="Author">
        <w:r w:rsidRPr="0051428B">
          <w:rPr>
            <w:rFonts w:ascii="Trebuchet MS" w:hAnsi="Trebuchet MS"/>
            <w:noProof/>
            <w:sz w:val="24"/>
          </w:rPr>
          <w:delText>were thirty-two thousand two hundred</w:delText>
        </w:r>
      </w:del>
      <w:ins w:id="208" w:author="Author">
        <w:r w:rsidRPr="0051428B">
          <w:rPr>
            <w:rFonts w:ascii="Trebuchet MS" w:hAnsi="Trebuchet MS"/>
            <w:noProof/>
            <w:sz w:val="24"/>
          </w:rPr>
          <w:t>was 32,200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1:36 </w:t>
      </w:r>
      <w:del w:id="209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210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Benjamin</w:t>
      </w:r>
      <w:del w:id="211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212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213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214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215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16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17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218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219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1:37 </w:t>
      </w:r>
      <w:del w:id="220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221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222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Benjamin </w:t>
      </w:r>
      <w:del w:id="223" w:author="Author">
        <w:r w:rsidRPr="0051428B">
          <w:rPr>
            <w:rFonts w:ascii="Trebuchet MS" w:hAnsi="Trebuchet MS"/>
            <w:noProof/>
            <w:sz w:val="24"/>
          </w:rPr>
          <w:delText>were thirty-five thousand four hundred</w:delText>
        </w:r>
      </w:del>
      <w:ins w:id="224" w:author="Author">
        <w:r w:rsidRPr="0051428B">
          <w:rPr>
            <w:rFonts w:ascii="Trebuchet MS" w:hAnsi="Trebuchet MS"/>
            <w:noProof/>
            <w:sz w:val="24"/>
          </w:rPr>
          <w:t>was 35,400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1:38 </w:t>
      </w:r>
      <w:del w:id="225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226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Dan</w:t>
      </w:r>
      <w:del w:id="227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228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229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230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231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32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33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234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235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1:39 </w:t>
      </w:r>
      <w:del w:id="236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237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238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Dan </w:t>
      </w:r>
      <w:del w:id="239" w:author="Author">
        <w:r w:rsidRPr="0051428B">
          <w:rPr>
            <w:rFonts w:ascii="Trebuchet MS" w:hAnsi="Trebuchet MS"/>
            <w:noProof/>
            <w:sz w:val="24"/>
          </w:rPr>
          <w:delText>were sixty-two thousand seven hundred</w:delText>
        </w:r>
      </w:del>
      <w:ins w:id="240" w:author="Author">
        <w:r w:rsidRPr="0051428B">
          <w:rPr>
            <w:rFonts w:ascii="Trebuchet MS" w:hAnsi="Trebuchet MS"/>
            <w:noProof/>
            <w:sz w:val="24"/>
          </w:rPr>
          <w:t>was 62,700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1:40 </w:t>
      </w:r>
      <w:del w:id="241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242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Ash′er</w:t>
      </w:r>
      <w:del w:id="243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244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245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246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247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48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49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250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251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1:41 </w:t>
      </w:r>
      <w:del w:id="252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253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254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Ash′er </w:t>
      </w:r>
      <w:del w:id="255" w:author="Author">
        <w:r w:rsidRPr="0051428B">
          <w:rPr>
            <w:rFonts w:ascii="Trebuchet MS" w:hAnsi="Trebuchet MS"/>
            <w:noProof/>
            <w:sz w:val="24"/>
          </w:rPr>
          <w:delText>were forty-one thousand five hundred</w:delText>
        </w:r>
      </w:del>
      <w:ins w:id="256" w:author="Author">
        <w:r w:rsidRPr="0051428B">
          <w:rPr>
            <w:rFonts w:ascii="Trebuchet MS" w:hAnsi="Trebuchet MS"/>
            <w:noProof/>
            <w:sz w:val="24"/>
          </w:rPr>
          <w:t>was 41,500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1:42 </w:t>
      </w:r>
      <w:del w:id="257" w:author="Author">
        <w:r w:rsidRPr="0051428B">
          <w:rPr>
            <w:rFonts w:ascii="Trebuchet MS" w:hAnsi="Trebuchet MS"/>
            <w:noProof/>
            <w:sz w:val="24"/>
          </w:rPr>
          <w:delText>Of the sons</w:delText>
        </w:r>
      </w:del>
      <w:ins w:id="258" w:author="Author">
        <w:r w:rsidRPr="0051428B">
          <w:rPr>
            <w:rFonts w:ascii="Trebuchet MS" w:hAnsi="Trebuchet MS"/>
            <w:noProof/>
            <w:sz w:val="24"/>
          </w:rPr>
          <w:t>The descendants</w:t>
        </w:r>
      </w:ins>
      <w:r w:rsidRPr="0051428B">
        <w:rPr>
          <w:rFonts w:ascii="Trebuchet MS" w:hAnsi="Trebuchet MS"/>
          <w:noProof/>
          <w:sz w:val="24"/>
        </w:rPr>
        <w:t xml:space="preserve"> of Naph′ta·li</w:t>
      </w:r>
      <w:del w:id="259" w:author="Author">
        <w:r w:rsidRPr="0051428B">
          <w:rPr>
            <w:rFonts w:ascii="Trebuchet MS" w:hAnsi="Trebuchet MS"/>
            <w:noProof/>
            <w:sz w:val="24"/>
          </w:rPr>
          <w:delText>,</w:delText>
        </w:r>
      </w:del>
      <w:ins w:id="260" w:author="Author">
        <w:r w:rsidRPr="0051428B">
          <w:rPr>
            <w:rFonts w:ascii="Trebuchet MS" w:hAnsi="Trebuchet MS"/>
            <w:noProof/>
            <w:sz w:val="24"/>
          </w:rPr>
          <w:t xml:space="preserve"> were listed by name, by family, and by</w:t>
        </w:r>
      </w:ins>
      <w:r w:rsidRPr="0051428B">
        <w:rPr>
          <w:rFonts w:ascii="Trebuchet MS" w:hAnsi="Trebuchet MS"/>
          <w:noProof/>
          <w:sz w:val="24"/>
        </w:rPr>
        <w:t xml:space="preserve"> their </w:t>
      </w:r>
      <w:del w:id="261" w:author="Author">
        <w:r w:rsidRPr="0051428B">
          <w:rPr>
            <w:rFonts w:ascii="Trebuchet MS" w:hAnsi="Trebuchet MS"/>
            <w:noProof/>
            <w:sz w:val="24"/>
          </w:rPr>
          <w:delText>births according to their families in the house of their fathers by the number of names</w:delText>
        </w:r>
      </w:del>
      <w:ins w:id="262" w:author="Author">
        <w:r w:rsidRPr="0051428B">
          <w:rPr>
            <w:rFonts w:ascii="Trebuchet MS" w:hAnsi="Trebuchet MS"/>
            <w:noProof/>
            <w:sz w:val="24"/>
          </w:rPr>
          <w:t>paternal houses. All the males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263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64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65" w:author="Author">
        <w:r w:rsidRPr="0051428B">
          <w:rPr>
            <w:rFonts w:ascii="Trebuchet MS" w:hAnsi="Trebuchet MS"/>
            <w:noProof/>
            <w:sz w:val="24"/>
          </w:rPr>
          <w:delText>upward, everyone going out to</w:delText>
        </w:r>
      </w:del>
      <w:ins w:id="266" w:author="Author">
        <w:r w:rsidRPr="0051428B">
          <w:rPr>
            <w:rFonts w:ascii="Trebuchet MS" w:hAnsi="Trebuchet MS"/>
            <w:noProof/>
            <w:sz w:val="24"/>
          </w:rPr>
          <w:t>and up who could serve in</w:t>
        </w:r>
      </w:ins>
      <w:r w:rsidRPr="0051428B">
        <w:rPr>
          <w:rFonts w:ascii="Trebuchet MS" w:hAnsi="Trebuchet MS"/>
          <w:noProof/>
          <w:sz w:val="24"/>
        </w:rPr>
        <w:t xml:space="preserve"> the army</w:t>
      </w:r>
      <w:ins w:id="267" w:author="Author">
        <w:r w:rsidRPr="0051428B">
          <w:rPr>
            <w:rFonts w:ascii="Trebuchet MS" w:hAnsi="Trebuchet MS"/>
            <w:noProof/>
            <w:sz w:val="24"/>
          </w:rPr>
          <w:t xml:space="preserve"> were counted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1:43 </w:t>
      </w:r>
      <w:del w:id="268" w:author="Author">
        <w:r w:rsidRPr="0051428B">
          <w:rPr>
            <w:rFonts w:ascii="Trebuchet MS" w:hAnsi="Trebuchet MS"/>
            <w:noProof/>
            <w:sz w:val="24"/>
          </w:rPr>
          <w:delText>those</w:delText>
        </w:r>
      </w:del>
      <w:ins w:id="269" w:author="Author">
        <w:r w:rsidRPr="0051428B">
          <w:rPr>
            <w:rFonts w:ascii="Trebuchet MS" w:hAnsi="Trebuchet MS"/>
            <w:noProof/>
            <w:sz w:val="24"/>
          </w:rPr>
          <w:t>and the number</w:t>
        </w:r>
      </w:ins>
      <w:r w:rsidRPr="0051428B">
        <w:rPr>
          <w:rFonts w:ascii="Trebuchet MS" w:hAnsi="Trebuchet MS"/>
          <w:noProof/>
          <w:sz w:val="24"/>
        </w:rPr>
        <w:t xml:space="preserve"> registered of </w:t>
      </w:r>
      <w:del w:id="270" w:author="Author">
        <w:r w:rsidRPr="0051428B">
          <w:rPr>
            <w:rFonts w:ascii="Trebuchet MS" w:hAnsi="Trebuchet MS"/>
            <w:noProof/>
            <w:sz w:val="24"/>
          </w:rPr>
          <w:delText xml:space="preserve">them of </w:delText>
        </w:r>
      </w:del>
      <w:r w:rsidRPr="0051428B">
        <w:rPr>
          <w:rFonts w:ascii="Trebuchet MS" w:hAnsi="Trebuchet MS"/>
          <w:noProof/>
          <w:sz w:val="24"/>
        </w:rPr>
        <w:t xml:space="preserve">the tribe of Naph′ta·li </w:t>
      </w:r>
      <w:del w:id="271" w:author="Author">
        <w:r w:rsidRPr="0051428B">
          <w:rPr>
            <w:rFonts w:ascii="Trebuchet MS" w:hAnsi="Trebuchet MS"/>
            <w:noProof/>
            <w:sz w:val="24"/>
          </w:rPr>
          <w:delText>were fifty-three thousand four hundred</w:delText>
        </w:r>
      </w:del>
      <w:ins w:id="272" w:author="Author">
        <w:r w:rsidRPr="0051428B">
          <w:rPr>
            <w:rFonts w:ascii="Trebuchet MS" w:hAnsi="Trebuchet MS"/>
            <w:noProof/>
            <w:sz w:val="24"/>
          </w:rPr>
          <w:t>was 53,400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1:44 </w:t>
      </w:r>
      <w:r w:rsidRPr="0051428B">
        <w:rPr>
          <w:rFonts w:ascii="Trebuchet MS" w:hAnsi="Trebuchet MS"/>
          <w:noProof/>
          <w:sz w:val="24"/>
        </w:rPr>
        <w:t xml:space="preserve">These </w:t>
      </w:r>
      <w:del w:id="273" w:author="Author">
        <w:r w:rsidRPr="0051428B">
          <w:rPr>
            <w:rFonts w:ascii="Trebuchet MS" w:hAnsi="Trebuchet MS"/>
            <w:noProof/>
            <w:sz w:val="24"/>
          </w:rPr>
          <w:delText>are the ones</w:delText>
        </w:r>
      </w:del>
      <w:ins w:id="274" w:author="Author">
        <w:r w:rsidRPr="0051428B">
          <w:rPr>
            <w:rFonts w:ascii="Trebuchet MS" w:hAnsi="Trebuchet MS"/>
            <w:noProof/>
            <w:sz w:val="24"/>
          </w:rPr>
          <w:t>were</w:t>
        </w:r>
      </w:ins>
      <w:r w:rsidRPr="0051428B">
        <w:rPr>
          <w:rFonts w:ascii="Trebuchet MS" w:hAnsi="Trebuchet MS"/>
          <w:noProof/>
          <w:sz w:val="24"/>
        </w:rPr>
        <w:t xml:space="preserve"> registered</w:t>
      </w:r>
      <w:del w:id="275" w:author="Author">
        <w:r w:rsidRPr="0051428B">
          <w:rPr>
            <w:rFonts w:ascii="Trebuchet MS" w:hAnsi="Trebuchet MS"/>
            <w:noProof/>
            <w:sz w:val="24"/>
          </w:rPr>
          <w:delText>, whom</w:delText>
        </w:r>
      </w:del>
      <w:ins w:id="276" w:author="Author">
        <w:r w:rsidRPr="0051428B">
          <w:rPr>
            <w:rFonts w:ascii="Trebuchet MS" w:hAnsi="Trebuchet MS"/>
            <w:noProof/>
            <w:sz w:val="24"/>
          </w:rPr>
          <w:t xml:space="preserve"> by</w:t>
        </w:r>
      </w:ins>
      <w:r w:rsidRPr="0051428B">
        <w:rPr>
          <w:rFonts w:ascii="Trebuchet MS" w:hAnsi="Trebuchet MS"/>
          <w:noProof/>
          <w:sz w:val="24"/>
        </w:rPr>
        <w:t xml:space="preserve"> Moses </w:t>
      </w:r>
      <w:del w:id="277" w:author="Author">
        <w:r w:rsidRPr="0051428B">
          <w:rPr>
            <w:rFonts w:ascii="Trebuchet MS" w:hAnsi="Trebuchet MS"/>
            <w:noProof/>
            <w:sz w:val="24"/>
          </w:rPr>
          <w:delText xml:space="preserve">registered, </w:delText>
        </w:r>
      </w:del>
      <w:r w:rsidRPr="0051428B">
        <w:rPr>
          <w:rFonts w:ascii="Trebuchet MS" w:hAnsi="Trebuchet MS"/>
          <w:noProof/>
          <w:sz w:val="24"/>
        </w:rPr>
        <w:t xml:space="preserve">together with Aaron and the </w:t>
      </w:r>
      <w:ins w:id="278" w:author="Author">
        <w:r w:rsidRPr="0051428B">
          <w:rPr>
            <w:rFonts w:ascii="Trebuchet MS" w:hAnsi="Trebuchet MS"/>
            <w:noProof/>
            <w:sz w:val="24"/>
          </w:rPr>
          <w:t xml:space="preserve">12 </w:t>
        </w:r>
      </w:ins>
      <w:r w:rsidRPr="0051428B">
        <w:rPr>
          <w:rFonts w:ascii="Trebuchet MS" w:hAnsi="Trebuchet MS"/>
          <w:noProof/>
          <w:sz w:val="24"/>
        </w:rPr>
        <w:t xml:space="preserve">chieftains of Israel, </w:t>
      </w:r>
      <w:del w:id="279" w:author="Author">
        <w:r w:rsidRPr="0051428B">
          <w:rPr>
            <w:rFonts w:ascii="Trebuchet MS" w:hAnsi="Trebuchet MS"/>
            <w:noProof/>
            <w:sz w:val="24"/>
          </w:rPr>
          <w:delText xml:space="preserve">twelve men. They represented one </w:delText>
        </w:r>
      </w:del>
      <w:r w:rsidRPr="0051428B">
        <w:rPr>
          <w:rFonts w:ascii="Trebuchet MS" w:hAnsi="Trebuchet MS"/>
          <w:noProof/>
          <w:sz w:val="24"/>
        </w:rPr>
        <w:t xml:space="preserve">each </w:t>
      </w:r>
      <w:del w:id="280" w:author="Author">
        <w:r w:rsidRPr="0051428B">
          <w:rPr>
            <w:rFonts w:ascii="Trebuchet MS" w:hAnsi="Trebuchet MS"/>
            <w:noProof/>
            <w:sz w:val="24"/>
          </w:rPr>
          <w:delText>the</w:delText>
        </w:r>
      </w:del>
      <w:ins w:id="281" w:author="Author">
        <w:r w:rsidRPr="0051428B">
          <w:rPr>
            <w:rFonts w:ascii="Trebuchet MS" w:hAnsi="Trebuchet MS"/>
            <w:noProof/>
            <w:sz w:val="24"/>
          </w:rPr>
          <w:t>representing his paternal</w:t>
        </w:r>
      </w:ins>
      <w:r w:rsidRPr="0051428B">
        <w:rPr>
          <w:rFonts w:ascii="Trebuchet MS" w:hAnsi="Trebuchet MS"/>
          <w:noProof/>
          <w:sz w:val="24"/>
        </w:rPr>
        <w:t xml:space="preserve"> house</w:t>
      </w:r>
      <w:del w:id="282" w:author="Author">
        <w:r w:rsidRPr="0051428B">
          <w:rPr>
            <w:rFonts w:ascii="Trebuchet MS" w:hAnsi="Trebuchet MS"/>
            <w:noProof/>
            <w:sz w:val="24"/>
          </w:rPr>
          <w:delText xml:space="preserve"> of his fathers</w:delText>
        </w:r>
      </w:del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1:45 </w:t>
      </w:r>
      <w:del w:id="283" w:author="Author">
        <w:r w:rsidRPr="0051428B">
          <w:rPr>
            <w:rFonts w:ascii="Trebuchet MS" w:hAnsi="Trebuchet MS"/>
            <w:noProof/>
            <w:sz w:val="24"/>
          </w:rPr>
          <w:delText>And all those registered of</w:delText>
        </w:r>
      </w:del>
      <w:ins w:id="284" w:author="Author">
        <w:r w:rsidRPr="0051428B">
          <w:rPr>
            <w:rFonts w:ascii="Trebuchet MS" w:hAnsi="Trebuchet MS"/>
            <w:noProof/>
            <w:sz w:val="24"/>
          </w:rPr>
          <w:t>All</w:t>
        </w:r>
      </w:ins>
      <w:r w:rsidRPr="0051428B">
        <w:rPr>
          <w:rFonts w:ascii="Trebuchet MS" w:hAnsi="Trebuchet MS"/>
          <w:noProof/>
          <w:sz w:val="24"/>
        </w:rPr>
        <w:t xml:space="preserve"> the </w:t>
      </w:r>
      <w:del w:id="285" w:author="Author">
        <w:r w:rsidRPr="0051428B">
          <w:rPr>
            <w:rFonts w:ascii="Trebuchet MS" w:hAnsi="Trebuchet MS"/>
            <w:noProof/>
            <w:sz w:val="24"/>
          </w:rPr>
          <w:delText>sons of Israel according to the house of their fathers</w:delText>
        </w:r>
      </w:del>
      <w:ins w:id="286" w:author="Author">
        <w:r w:rsidRPr="0051428B">
          <w:rPr>
            <w:rFonts w:ascii="Trebuchet MS" w:hAnsi="Trebuchet MS"/>
            <w:noProof/>
            <w:sz w:val="24"/>
          </w:rPr>
          <w:t>Israelites</w:t>
        </w:r>
      </w:ins>
      <w:r w:rsidRPr="0051428B">
        <w:rPr>
          <w:rFonts w:ascii="Trebuchet MS" w:hAnsi="Trebuchet MS"/>
          <w:noProof/>
          <w:sz w:val="24"/>
        </w:rPr>
        <w:t xml:space="preserve"> from </w:t>
      </w:r>
      <w:del w:id="287" w:author="Author">
        <w:r w:rsidRPr="0051428B">
          <w:rPr>
            <w:rFonts w:ascii="Trebuchet MS" w:hAnsi="Trebuchet MS"/>
            <w:noProof/>
            <w:sz w:val="24"/>
          </w:rPr>
          <w:delText>twenty</w:delText>
        </w:r>
      </w:del>
      <w:ins w:id="288" w:author="Author">
        <w:r w:rsidRPr="0051428B">
          <w:rPr>
            <w:rFonts w:ascii="Trebuchet MS" w:hAnsi="Trebuchet MS"/>
            <w:noProof/>
            <w:sz w:val="24"/>
          </w:rPr>
          <w:t>20</w:t>
        </w:r>
      </w:ins>
      <w:r w:rsidRPr="0051428B">
        <w:rPr>
          <w:rFonts w:ascii="Trebuchet MS" w:hAnsi="Trebuchet MS"/>
          <w:noProof/>
          <w:sz w:val="24"/>
        </w:rPr>
        <w:t xml:space="preserve"> years old </w:t>
      </w:r>
      <w:del w:id="289" w:author="Author">
        <w:r w:rsidRPr="0051428B">
          <w:rPr>
            <w:rFonts w:ascii="Trebuchet MS" w:hAnsi="Trebuchet MS"/>
            <w:noProof/>
            <w:sz w:val="24"/>
          </w:rPr>
          <w:delText xml:space="preserve">upward, everyone going out to </w:delText>
        </w:r>
      </w:del>
      <w:ins w:id="290" w:author="Author">
        <w:r w:rsidRPr="0051428B">
          <w:rPr>
            <w:rFonts w:ascii="Trebuchet MS" w:hAnsi="Trebuchet MS"/>
            <w:noProof/>
            <w:sz w:val="24"/>
          </w:rPr>
          <w:t xml:space="preserve">and up who could serve in </w:t>
        </w:r>
      </w:ins>
      <w:r w:rsidRPr="0051428B">
        <w:rPr>
          <w:rFonts w:ascii="Trebuchet MS" w:hAnsi="Trebuchet MS"/>
          <w:noProof/>
          <w:sz w:val="24"/>
        </w:rPr>
        <w:t>the army in Israel</w:t>
      </w:r>
      <w:del w:id="291" w:author="Author">
        <w:r w:rsidRPr="0051428B">
          <w:rPr>
            <w:rFonts w:ascii="Trebuchet MS" w:hAnsi="Trebuchet MS"/>
            <w:noProof/>
            <w:sz w:val="24"/>
          </w:rPr>
          <w:delText>, came to be</w:delText>
        </w:r>
      </w:del>
      <w:ins w:id="292" w:author="Author">
        <w:r w:rsidRPr="0051428B">
          <w:rPr>
            <w:rFonts w:ascii="Trebuchet MS" w:hAnsi="Trebuchet MS"/>
            <w:noProof/>
            <w:sz w:val="24"/>
          </w:rPr>
          <w:t xml:space="preserve"> were registered by their paternal house</w:t>
        </w:r>
      </w:ins>
      <w:r w:rsidRPr="0051428B">
        <w:rPr>
          <w:rFonts w:ascii="Trebuchet MS" w:hAnsi="Trebuchet MS"/>
          <w:noProof/>
          <w:sz w:val="24"/>
        </w:rPr>
        <w:t xml:space="preserve">, </w:t>
      </w:r>
      <w:r w:rsidRPr="0051428B">
        <w:rPr>
          <w:rFonts w:ascii="Trebuchet MS" w:hAnsi="Trebuchet MS"/>
          <w:b/>
          <w:noProof/>
          <w:sz w:val="24"/>
        </w:rPr>
        <w:t xml:space="preserve">1:46 </w:t>
      </w:r>
      <w:del w:id="293" w:author="Author">
        <w:r w:rsidRPr="0051428B">
          <w:rPr>
            <w:rFonts w:ascii="Trebuchet MS" w:hAnsi="Trebuchet MS"/>
            <w:noProof/>
            <w:sz w:val="24"/>
          </w:rPr>
          <w:delText>yes, all those</w:delText>
        </w:r>
      </w:del>
      <w:ins w:id="294" w:author="Author">
        <w:r w:rsidRPr="0051428B">
          <w:rPr>
            <w:rFonts w:ascii="Trebuchet MS" w:hAnsi="Trebuchet MS"/>
            <w:noProof/>
            <w:sz w:val="24"/>
          </w:rPr>
          <w:t>and the total number</w:t>
        </w:r>
      </w:ins>
      <w:r w:rsidRPr="0051428B">
        <w:rPr>
          <w:rFonts w:ascii="Trebuchet MS" w:hAnsi="Trebuchet MS"/>
          <w:noProof/>
          <w:sz w:val="24"/>
        </w:rPr>
        <w:t xml:space="preserve"> registered </w:t>
      </w:r>
      <w:del w:id="295" w:author="Author">
        <w:r w:rsidRPr="0051428B">
          <w:rPr>
            <w:rFonts w:ascii="Trebuchet MS" w:hAnsi="Trebuchet MS"/>
            <w:noProof/>
            <w:sz w:val="24"/>
          </w:rPr>
          <w:delText>came to be six hundred and three thousand five hundred and fifty</w:delText>
        </w:r>
      </w:del>
      <w:ins w:id="296" w:author="Author">
        <w:r w:rsidRPr="0051428B">
          <w:rPr>
            <w:rFonts w:ascii="Trebuchet MS" w:hAnsi="Trebuchet MS"/>
            <w:noProof/>
            <w:sz w:val="24"/>
          </w:rPr>
          <w:t>was 603,550</w:t>
        </w:r>
      </w:ins>
      <w:r w:rsidRPr="0051428B">
        <w:rPr>
          <w:rFonts w:ascii="Trebuchet MS" w:hAnsi="Trebuchet MS"/>
          <w:noProof/>
          <w:sz w:val="24"/>
        </w:rPr>
        <w:t>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1:47 </w:t>
      </w:r>
      <w:del w:id="297" w:author="Author">
        <w:r w:rsidRPr="0051428B">
          <w:rPr>
            <w:rFonts w:ascii="Trebuchet MS" w:hAnsi="Trebuchet MS"/>
            <w:noProof/>
            <w:sz w:val="24"/>
          </w:rPr>
          <w:delText>However,</w:delText>
        </w:r>
      </w:del>
      <w:ins w:id="298" w:author="Author">
        <w:r w:rsidRPr="0051428B">
          <w:rPr>
            <w:rFonts w:ascii="Trebuchet MS" w:hAnsi="Trebuchet MS"/>
            <w:noProof/>
            <w:sz w:val="24"/>
          </w:rPr>
          <w:t>But</w:t>
        </w:r>
      </w:ins>
      <w:r w:rsidRPr="0051428B">
        <w:rPr>
          <w:rFonts w:ascii="Trebuchet MS" w:hAnsi="Trebuchet MS"/>
          <w:noProof/>
          <w:sz w:val="24"/>
        </w:rPr>
        <w:t xml:space="preserve"> the Levites </w:t>
      </w:r>
      <w:del w:id="299" w:author="Author">
        <w:r w:rsidRPr="0051428B">
          <w:rPr>
            <w:rFonts w:ascii="Trebuchet MS" w:hAnsi="Trebuchet MS"/>
            <w:noProof/>
            <w:sz w:val="24"/>
          </w:rPr>
          <w:delText>according to the tribe of their fathers did</w:delText>
        </w:r>
      </w:del>
      <w:ins w:id="300" w:author="Author">
        <w:r w:rsidRPr="0051428B">
          <w:rPr>
            <w:rFonts w:ascii="Trebuchet MS" w:hAnsi="Trebuchet MS"/>
            <w:noProof/>
            <w:sz w:val="24"/>
          </w:rPr>
          <w:t>were</w:t>
        </w:r>
      </w:ins>
      <w:r w:rsidRPr="0051428B">
        <w:rPr>
          <w:rFonts w:ascii="Trebuchet MS" w:hAnsi="Trebuchet MS"/>
          <w:noProof/>
          <w:sz w:val="24"/>
        </w:rPr>
        <w:t xml:space="preserve"> not </w:t>
      </w:r>
      <w:del w:id="301" w:author="Author">
        <w:r w:rsidRPr="0051428B">
          <w:rPr>
            <w:rFonts w:ascii="Trebuchet MS" w:hAnsi="Trebuchet MS"/>
            <w:noProof/>
            <w:sz w:val="24"/>
          </w:rPr>
          <w:delText xml:space="preserve">get </w:delText>
        </w:r>
      </w:del>
      <w:r w:rsidRPr="0051428B">
        <w:rPr>
          <w:rFonts w:ascii="Trebuchet MS" w:hAnsi="Trebuchet MS"/>
          <w:noProof/>
          <w:sz w:val="24"/>
        </w:rPr>
        <w:t>registered in among them</w:t>
      </w:r>
      <w:ins w:id="302" w:author="Author">
        <w:r w:rsidRPr="0051428B">
          <w:rPr>
            <w:rFonts w:ascii="Trebuchet MS" w:hAnsi="Trebuchet MS"/>
            <w:noProof/>
            <w:sz w:val="24"/>
          </w:rPr>
          <w:t xml:space="preserve"> by the tribe of their fathers</w:t>
        </w:r>
      </w:ins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1:48 </w:t>
      </w:r>
      <w:del w:id="303" w:author="Author">
        <w:r w:rsidRPr="0051428B">
          <w:rPr>
            <w:rFonts w:ascii="Trebuchet MS" w:hAnsi="Trebuchet MS"/>
            <w:noProof/>
            <w:sz w:val="24"/>
          </w:rPr>
          <w:delText>Accordingly</w:delText>
        </w:r>
      </w:del>
      <w:ins w:id="304" w:author="Author">
        <w:r w:rsidRPr="0051428B">
          <w:rPr>
            <w:rFonts w:ascii="Trebuchet MS" w:hAnsi="Trebuchet MS"/>
            <w:noProof/>
            <w:sz w:val="24"/>
          </w:rPr>
          <w:t>So</w:t>
        </w:r>
      </w:ins>
      <w:r w:rsidRPr="0051428B">
        <w:rPr>
          <w:rFonts w:ascii="Trebuchet MS" w:hAnsi="Trebuchet MS"/>
          <w:noProof/>
          <w:sz w:val="24"/>
        </w:rPr>
        <w:t xml:space="preserve"> Jehovah </w:t>
      </w:r>
      <w:del w:id="305" w:author="Author">
        <w:r w:rsidRPr="0051428B">
          <w:rPr>
            <w:rFonts w:ascii="Trebuchet MS" w:hAnsi="Trebuchet MS"/>
            <w:noProof/>
            <w:sz w:val="24"/>
          </w:rPr>
          <w:delText>spoke to</w:delText>
        </w:r>
      </w:del>
      <w:ins w:id="306" w:author="Author">
        <w:r w:rsidRPr="0051428B">
          <w:rPr>
            <w:rFonts w:ascii="Trebuchet MS" w:hAnsi="Trebuchet MS"/>
            <w:noProof/>
            <w:sz w:val="24"/>
          </w:rPr>
          <w:t>told</w:t>
        </w:r>
      </w:ins>
      <w:r w:rsidRPr="0051428B">
        <w:rPr>
          <w:rFonts w:ascii="Trebuchet MS" w:hAnsi="Trebuchet MS"/>
          <w:noProof/>
          <w:sz w:val="24"/>
        </w:rPr>
        <w:t xml:space="preserve"> Moses</w:t>
      </w:r>
      <w:del w:id="307" w:author="Author">
        <w:r w:rsidRPr="0051428B">
          <w:rPr>
            <w:rFonts w:ascii="Trebuchet MS" w:hAnsi="Trebuchet MS"/>
            <w:noProof/>
            <w:sz w:val="24"/>
          </w:rPr>
          <w:delText>, saying</w:delText>
        </w:r>
      </w:del>
      <w:r w:rsidRPr="0051428B">
        <w:rPr>
          <w:rFonts w:ascii="Trebuchet MS" w:hAnsi="Trebuchet MS"/>
          <w:noProof/>
          <w:sz w:val="24"/>
        </w:rPr>
        <w:t xml:space="preserve">: </w:t>
      </w:r>
      <w:r w:rsidRPr="0051428B">
        <w:rPr>
          <w:rFonts w:ascii="Trebuchet MS" w:hAnsi="Trebuchet MS"/>
          <w:b/>
          <w:noProof/>
          <w:sz w:val="24"/>
        </w:rPr>
        <w:t xml:space="preserve">1:49 </w:t>
      </w:r>
      <w:r w:rsidRPr="0051428B">
        <w:rPr>
          <w:rFonts w:ascii="Trebuchet MS" w:hAnsi="Trebuchet MS"/>
          <w:noProof/>
          <w:sz w:val="24"/>
        </w:rPr>
        <w:t xml:space="preserve">“Only the tribe of Le′vi you </w:t>
      </w:r>
      <w:del w:id="308" w:author="Author">
        <w:r w:rsidRPr="0051428B">
          <w:rPr>
            <w:rFonts w:ascii="Trebuchet MS" w:hAnsi="Trebuchet MS"/>
            <w:noProof/>
            <w:sz w:val="24"/>
          </w:rPr>
          <w:delText>must</w:delText>
        </w:r>
      </w:del>
      <w:ins w:id="309" w:author="Author">
        <w:r w:rsidRPr="0051428B">
          <w:rPr>
            <w:rFonts w:ascii="Trebuchet MS" w:hAnsi="Trebuchet MS"/>
            <w:noProof/>
            <w:sz w:val="24"/>
          </w:rPr>
          <w:t>are</w:t>
        </w:r>
      </w:ins>
      <w:r w:rsidRPr="0051428B">
        <w:rPr>
          <w:rFonts w:ascii="Trebuchet MS" w:hAnsi="Trebuchet MS"/>
          <w:noProof/>
          <w:sz w:val="24"/>
        </w:rPr>
        <w:t xml:space="preserve"> not </w:t>
      </w:r>
      <w:ins w:id="310" w:author="Author">
        <w:r w:rsidRPr="0051428B">
          <w:rPr>
            <w:rFonts w:ascii="Trebuchet MS" w:hAnsi="Trebuchet MS"/>
            <w:noProof/>
            <w:sz w:val="24"/>
          </w:rPr>
          <w:t xml:space="preserve">to </w:t>
        </w:r>
      </w:ins>
      <w:r w:rsidRPr="0051428B">
        <w:rPr>
          <w:rFonts w:ascii="Trebuchet MS" w:hAnsi="Trebuchet MS"/>
          <w:noProof/>
          <w:sz w:val="24"/>
        </w:rPr>
        <w:t xml:space="preserve">register, and </w:t>
      </w:r>
      <w:ins w:id="311" w:author="Author">
        <w:r w:rsidRPr="0051428B">
          <w:rPr>
            <w:rFonts w:ascii="Trebuchet MS" w:hAnsi="Trebuchet MS"/>
            <w:noProof/>
            <w:sz w:val="24"/>
          </w:rPr>
          <w:t xml:space="preserve">you should not include </w:t>
        </w:r>
      </w:ins>
      <w:r w:rsidRPr="0051428B">
        <w:rPr>
          <w:rFonts w:ascii="Trebuchet MS" w:hAnsi="Trebuchet MS"/>
          <w:noProof/>
          <w:sz w:val="24"/>
        </w:rPr>
        <w:t xml:space="preserve">the </w:t>
      </w:r>
      <w:del w:id="312" w:author="Author">
        <w:r w:rsidRPr="0051428B">
          <w:rPr>
            <w:rFonts w:ascii="Trebuchet MS" w:hAnsi="Trebuchet MS"/>
            <w:noProof/>
            <w:sz w:val="24"/>
          </w:rPr>
          <w:delText>sum</w:delText>
        </w:r>
      </w:del>
      <w:ins w:id="313" w:author="Author">
        <w:r w:rsidRPr="0051428B">
          <w:rPr>
            <w:rFonts w:ascii="Trebuchet MS" w:hAnsi="Trebuchet MS"/>
            <w:noProof/>
            <w:sz w:val="24"/>
          </w:rPr>
          <w:t>number</w:t>
        </w:r>
      </w:ins>
      <w:r w:rsidRPr="0051428B">
        <w:rPr>
          <w:rFonts w:ascii="Trebuchet MS" w:hAnsi="Trebuchet MS"/>
          <w:noProof/>
          <w:sz w:val="24"/>
        </w:rPr>
        <w:t xml:space="preserve"> of them </w:t>
      </w:r>
      <w:del w:id="314" w:author="Author">
        <w:r w:rsidRPr="0051428B">
          <w:rPr>
            <w:rFonts w:ascii="Trebuchet MS" w:hAnsi="Trebuchet MS"/>
            <w:noProof/>
            <w:sz w:val="24"/>
          </w:rPr>
          <w:delText>you must not take in among</w:delText>
        </w:r>
      </w:del>
      <w:ins w:id="315" w:author="Author">
        <w:r w:rsidRPr="0051428B">
          <w:rPr>
            <w:rFonts w:ascii="Trebuchet MS" w:hAnsi="Trebuchet MS"/>
            <w:noProof/>
            <w:sz w:val="24"/>
          </w:rPr>
          <w:t>along with</w:t>
        </w:r>
      </w:ins>
      <w:r w:rsidRPr="0051428B">
        <w:rPr>
          <w:rFonts w:ascii="Trebuchet MS" w:hAnsi="Trebuchet MS"/>
          <w:noProof/>
          <w:sz w:val="24"/>
        </w:rPr>
        <w:t xml:space="preserve"> the </w:t>
      </w:r>
      <w:del w:id="316" w:author="Author">
        <w:r w:rsidRPr="0051428B">
          <w:rPr>
            <w:rFonts w:ascii="Trebuchet MS" w:hAnsi="Trebuchet MS"/>
            <w:noProof/>
            <w:sz w:val="24"/>
          </w:rPr>
          <w:delText>sons of Israel</w:delText>
        </w:r>
      </w:del>
      <w:ins w:id="317" w:author="Author">
        <w:r w:rsidRPr="0051428B">
          <w:rPr>
            <w:rFonts w:ascii="Trebuchet MS" w:hAnsi="Trebuchet MS"/>
            <w:noProof/>
            <w:sz w:val="24"/>
          </w:rPr>
          <w:t>other Israelites</w:t>
        </w:r>
      </w:ins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1:50 </w:t>
      </w:r>
      <w:del w:id="318" w:author="Author">
        <w:r w:rsidRPr="0051428B">
          <w:rPr>
            <w:rFonts w:ascii="Trebuchet MS" w:hAnsi="Trebuchet MS"/>
            <w:noProof/>
            <w:sz w:val="24"/>
          </w:rPr>
          <w:delText>And you yourself</w:delText>
        </w:r>
      </w:del>
      <w:ins w:id="319" w:author="Author">
        <w:r w:rsidRPr="0051428B">
          <w:rPr>
            <w:rFonts w:ascii="Trebuchet MS" w:hAnsi="Trebuchet MS"/>
            <w:noProof/>
            <w:sz w:val="24"/>
          </w:rPr>
          <w:t>You should</w:t>
        </w:r>
      </w:ins>
      <w:r w:rsidRPr="0051428B">
        <w:rPr>
          <w:rFonts w:ascii="Trebuchet MS" w:hAnsi="Trebuchet MS"/>
          <w:noProof/>
          <w:sz w:val="24"/>
        </w:rPr>
        <w:t xml:space="preserve"> appoint the Levites over the tabernacle of the Testimony and over all its utensils and over everything that belongs to it. They</w:t>
      </w:r>
      <w:del w:id="320" w:author="Author">
        <w:r w:rsidRPr="0051428B">
          <w:rPr>
            <w:rFonts w:ascii="Trebuchet MS" w:hAnsi="Trebuchet MS"/>
            <w:noProof/>
            <w:sz w:val="24"/>
          </w:rPr>
          <w:delText xml:space="preserve"> themselves</w:delText>
        </w:r>
      </w:del>
      <w:r w:rsidRPr="0051428B">
        <w:rPr>
          <w:rFonts w:ascii="Trebuchet MS" w:hAnsi="Trebuchet MS"/>
          <w:noProof/>
          <w:sz w:val="24"/>
        </w:rPr>
        <w:t xml:space="preserve"> will carry the tabernacle and all its utensils, and they </w:t>
      </w:r>
      <w:del w:id="321" w:author="Author">
        <w:r w:rsidRPr="0051428B">
          <w:rPr>
            <w:rFonts w:ascii="Trebuchet MS" w:hAnsi="Trebuchet MS"/>
            <w:noProof/>
            <w:sz w:val="24"/>
          </w:rPr>
          <w:delText xml:space="preserve">themselves </w:delText>
        </w:r>
      </w:del>
      <w:r w:rsidRPr="0051428B">
        <w:rPr>
          <w:rFonts w:ascii="Trebuchet MS" w:hAnsi="Trebuchet MS"/>
          <w:noProof/>
          <w:sz w:val="24"/>
        </w:rPr>
        <w:t>will minister at it</w:t>
      </w:r>
      <w:del w:id="322" w:author="Author">
        <w:r w:rsidRPr="0051428B">
          <w:rPr>
            <w:rFonts w:ascii="Trebuchet MS" w:hAnsi="Trebuchet MS"/>
            <w:noProof/>
            <w:sz w:val="24"/>
          </w:rPr>
          <w:delText>;</w:delText>
        </w:r>
      </w:del>
      <w:ins w:id="323" w:author="Author">
        <w:r w:rsidRPr="0051428B">
          <w:rPr>
            <w:rFonts w:ascii="Trebuchet MS" w:hAnsi="Trebuchet MS"/>
            <w:noProof/>
            <w:sz w:val="24"/>
          </w:rPr>
          <w:t>,</w:t>
        </w:r>
      </w:ins>
      <w:r w:rsidRPr="0051428B">
        <w:rPr>
          <w:rFonts w:ascii="Trebuchet MS" w:hAnsi="Trebuchet MS"/>
          <w:noProof/>
          <w:sz w:val="24"/>
        </w:rPr>
        <w:t xml:space="preserve"> and </w:t>
      </w:r>
      <w:ins w:id="324" w:author="Author">
        <w:r w:rsidRPr="0051428B">
          <w:rPr>
            <w:rFonts w:ascii="Trebuchet MS" w:hAnsi="Trebuchet MS"/>
            <w:noProof/>
            <w:sz w:val="24"/>
          </w:rPr>
          <w:t xml:space="preserve">they are to camp </w:t>
        </w:r>
      </w:ins>
      <w:r w:rsidRPr="0051428B">
        <w:rPr>
          <w:rFonts w:ascii="Trebuchet MS" w:hAnsi="Trebuchet MS"/>
          <w:noProof/>
          <w:sz w:val="24"/>
        </w:rPr>
        <w:t>around the tabernacle</w:t>
      </w:r>
      <w:del w:id="325" w:author="Author">
        <w:r w:rsidRPr="0051428B">
          <w:rPr>
            <w:rFonts w:ascii="Trebuchet MS" w:hAnsi="Trebuchet MS"/>
            <w:noProof/>
            <w:sz w:val="24"/>
          </w:rPr>
          <w:delText xml:space="preserve"> they are to camp</w:delText>
        </w:r>
      </w:del>
      <w:r w:rsidRPr="0051428B">
        <w:rPr>
          <w:rFonts w:ascii="Trebuchet MS" w:hAnsi="Trebuchet MS"/>
          <w:noProof/>
          <w:sz w:val="24"/>
        </w:rPr>
        <w:t xml:space="preserve">. </w:t>
      </w:r>
      <w:r w:rsidRPr="0051428B">
        <w:rPr>
          <w:rFonts w:ascii="Trebuchet MS" w:hAnsi="Trebuchet MS"/>
          <w:b/>
          <w:noProof/>
          <w:sz w:val="24"/>
        </w:rPr>
        <w:t xml:space="preserve">1:51 </w:t>
      </w:r>
      <w:del w:id="326" w:author="Author">
        <w:r w:rsidRPr="0051428B">
          <w:rPr>
            <w:rFonts w:ascii="Trebuchet MS" w:hAnsi="Trebuchet MS"/>
            <w:noProof/>
            <w:sz w:val="24"/>
          </w:rPr>
          <w:delText>And whenever</w:delText>
        </w:r>
      </w:del>
      <w:ins w:id="327" w:author="Author">
        <w:r w:rsidRPr="0051428B">
          <w:rPr>
            <w:rFonts w:ascii="Trebuchet MS" w:hAnsi="Trebuchet MS"/>
            <w:noProof/>
            <w:sz w:val="24"/>
          </w:rPr>
          <w:t>Whenever</w:t>
        </w:r>
      </w:ins>
      <w:r w:rsidRPr="0051428B">
        <w:rPr>
          <w:rFonts w:ascii="Trebuchet MS" w:hAnsi="Trebuchet MS"/>
          <w:noProof/>
          <w:sz w:val="24"/>
        </w:rPr>
        <w:t xml:space="preserve"> the tabernacle is </w:t>
      </w:r>
      <w:del w:id="328" w:author="Author">
        <w:r w:rsidRPr="0051428B">
          <w:rPr>
            <w:rFonts w:ascii="Trebuchet MS" w:hAnsi="Trebuchet MS"/>
            <w:noProof/>
            <w:sz w:val="24"/>
          </w:rPr>
          <w:delText>setting out</w:delText>
        </w:r>
      </w:del>
      <w:ins w:id="329" w:author="Author">
        <w:r w:rsidRPr="0051428B">
          <w:rPr>
            <w:rFonts w:ascii="Trebuchet MS" w:hAnsi="Trebuchet MS"/>
            <w:noProof/>
            <w:sz w:val="24"/>
          </w:rPr>
          <w:t>to be moved</w:t>
        </w:r>
      </w:ins>
      <w:r w:rsidRPr="0051428B">
        <w:rPr>
          <w:rFonts w:ascii="Trebuchet MS" w:hAnsi="Trebuchet MS"/>
          <w:noProof/>
          <w:sz w:val="24"/>
        </w:rPr>
        <w:t xml:space="preserve">, the Levites should take it down; and when the tabernacle </w:t>
      </w:r>
      <w:del w:id="330" w:author="Author">
        <w:r w:rsidRPr="0051428B">
          <w:rPr>
            <w:rFonts w:ascii="Trebuchet MS" w:hAnsi="Trebuchet MS"/>
            <w:noProof/>
            <w:sz w:val="24"/>
          </w:rPr>
          <w:delText>encamps</w:delText>
        </w:r>
      </w:del>
      <w:ins w:id="331" w:author="Author">
        <w:r w:rsidRPr="0051428B">
          <w:rPr>
            <w:rFonts w:ascii="Trebuchet MS" w:hAnsi="Trebuchet MS"/>
            <w:noProof/>
            <w:sz w:val="24"/>
          </w:rPr>
          <w:t>is to be reassembled</w:t>
        </w:r>
      </w:ins>
      <w:r w:rsidRPr="0051428B">
        <w:rPr>
          <w:rFonts w:ascii="Trebuchet MS" w:hAnsi="Trebuchet MS"/>
          <w:noProof/>
          <w:sz w:val="24"/>
        </w:rPr>
        <w:t xml:space="preserve">, the Levites should set it up; and any </w:t>
      </w:r>
      <w:del w:id="332" w:author="Author">
        <w:r w:rsidRPr="0051428B">
          <w:rPr>
            <w:rFonts w:ascii="Trebuchet MS" w:hAnsi="Trebuchet MS"/>
            <w:noProof/>
            <w:sz w:val="24"/>
          </w:rPr>
          <w:delText>stranger coming</w:delText>
        </w:r>
      </w:del>
      <w:ins w:id="333" w:author="Author">
        <w:r w:rsidRPr="0051428B">
          <w:rPr>
            <w:rFonts w:ascii="Trebuchet MS" w:hAnsi="Trebuchet MS"/>
            <w:noProof/>
            <w:sz w:val="24"/>
          </w:rPr>
          <w:t>unauthorized person</w:t>
        </w:r>
        <w:r w:rsidRPr="0051428B">
          <w:rPr>
            <w:rStyle w:val="FootnoteReference"/>
            <w:rFonts w:ascii="Trebuchet MS" w:hAnsi="Trebuchet MS"/>
            <w:noProof/>
          </w:rPr>
          <w:footnoteReference w:id="4"/>
        </w:r>
        <w:r w:rsidRPr="0051428B">
          <w:rPr>
            <w:rFonts w:ascii="Trebuchet MS" w:hAnsi="Trebuchet MS"/>
            <w:noProof/>
            <w:sz w:val="24"/>
          </w:rPr>
          <w:t xml:space="preserve"> who comes</w:t>
        </w:r>
      </w:ins>
      <w:r w:rsidRPr="0051428B">
        <w:rPr>
          <w:rFonts w:ascii="Trebuchet MS" w:hAnsi="Trebuchet MS"/>
          <w:noProof/>
          <w:sz w:val="24"/>
        </w:rPr>
        <w:t xml:space="preserve"> near should be put to death.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1:52 </w:t>
      </w:r>
      <w:r w:rsidRPr="0051428B">
        <w:rPr>
          <w:rFonts w:ascii="Trebuchet MS" w:hAnsi="Trebuchet MS"/>
          <w:noProof/>
          <w:sz w:val="24"/>
        </w:rPr>
        <w:t>“</w:t>
      </w:r>
      <w:del w:id="336" w:author="Author">
        <w:r w:rsidRPr="0051428B">
          <w:rPr>
            <w:rFonts w:ascii="Trebuchet MS" w:hAnsi="Trebuchet MS"/>
            <w:noProof/>
            <w:sz w:val="24"/>
          </w:rPr>
          <w:delText xml:space="preserve">And the sons of Israel must encamp each with reference to his </w:delText>
        </w:r>
      </w:del>
      <w:ins w:id="337" w:author="Author">
        <w:r w:rsidRPr="0051428B">
          <w:rPr>
            <w:rFonts w:ascii="Trebuchet MS" w:hAnsi="Trebuchet MS"/>
            <w:noProof/>
            <w:sz w:val="24"/>
          </w:rPr>
          <w:t xml:space="preserve">Each Israelite should set up his tent in his assigned </w:t>
        </w:r>
      </w:ins>
      <w:r w:rsidRPr="0051428B">
        <w:rPr>
          <w:rFonts w:ascii="Trebuchet MS" w:hAnsi="Trebuchet MS"/>
          <w:noProof/>
          <w:sz w:val="24"/>
        </w:rPr>
        <w:t xml:space="preserve">camp, </w:t>
      </w:r>
      <w:del w:id="338" w:author="Author">
        <w:r w:rsidRPr="0051428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51428B">
        <w:rPr>
          <w:rFonts w:ascii="Trebuchet MS" w:hAnsi="Trebuchet MS"/>
          <w:noProof/>
          <w:sz w:val="24"/>
        </w:rPr>
        <w:t xml:space="preserve">each man </w:t>
      </w:r>
      <w:del w:id="339" w:author="Author">
        <w:r w:rsidRPr="0051428B">
          <w:rPr>
            <w:rFonts w:ascii="Trebuchet MS" w:hAnsi="Trebuchet MS"/>
            <w:noProof/>
            <w:sz w:val="24"/>
          </w:rPr>
          <w:delText>by</w:delText>
        </w:r>
      </w:del>
      <w:ins w:id="340" w:author="Author">
        <w:r w:rsidRPr="0051428B">
          <w:rPr>
            <w:rFonts w:ascii="Trebuchet MS" w:hAnsi="Trebuchet MS"/>
            <w:noProof/>
            <w:sz w:val="24"/>
          </w:rPr>
          <w:t>according to</w:t>
        </w:r>
      </w:ins>
      <w:r w:rsidRPr="0051428B">
        <w:rPr>
          <w:rFonts w:ascii="Trebuchet MS" w:hAnsi="Trebuchet MS"/>
          <w:noProof/>
          <w:sz w:val="24"/>
        </w:rPr>
        <w:t xml:space="preserve"> his three-tribe division</w:t>
      </w:r>
      <w:ins w:id="341" w:author="Author">
        <w:r w:rsidRPr="0051428B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51428B">
        <w:rPr>
          <w:rFonts w:ascii="Trebuchet MS" w:hAnsi="Trebuchet MS"/>
          <w:noProof/>
          <w:sz w:val="24"/>
        </w:rPr>
        <w:t xml:space="preserve"> by their </w:t>
      </w:r>
      <w:del w:id="344" w:author="Author">
        <w:r w:rsidRPr="0051428B">
          <w:rPr>
            <w:rFonts w:ascii="Trebuchet MS" w:hAnsi="Trebuchet MS"/>
            <w:noProof/>
            <w:sz w:val="24"/>
          </w:rPr>
          <w:delText>armies.</w:delText>
        </w:r>
      </w:del>
      <w:ins w:id="345" w:author="Author">
        <w:r w:rsidRPr="0051428B">
          <w:rPr>
            <w:rFonts w:ascii="Trebuchet MS" w:hAnsi="Trebuchet MS"/>
            <w:noProof/>
            <w:sz w:val="24"/>
          </w:rPr>
          <w:t>companies.</w:t>
        </w:r>
        <w:r w:rsidRPr="0051428B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51428B">
        <w:rPr>
          <w:rFonts w:ascii="Trebuchet MS" w:hAnsi="Trebuchet MS"/>
          <w:noProof/>
          <w:sz w:val="24"/>
        </w:rPr>
        <w:t xml:space="preserve"> </w:t>
      </w:r>
      <w:r w:rsidRPr="0051428B">
        <w:rPr>
          <w:rFonts w:ascii="Trebuchet MS" w:hAnsi="Trebuchet MS"/>
          <w:b/>
          <w:noProof/>
          <w:sz w:val="24"/>
        </w:rPr>
        <w:t xml:space="preserve">1:53 </w:t>
      </w:r>
      <w:r w:rsidRPr="0051428B">
        <w:rPr>
          <w:rFonts w:ascii="Trebuchet MS" w:hAnsi="Trebuchet MS"/>
          <w:noProof/>
          <w:sz w:val="24"/>
        </w:rPr>
        <w:t xml:space="preserve">And the Levites should encamp around the tabernacle of the Testimony, </w:t>
      </w:r>
      <w:ins w:id="348" w:author="Author">
        <w:r w:rsidRPr="0051428B">
          <w:rPr>
            <w:rFonts w:ascii="Trebuchet MS" w:hAnsi="Trebuchet MS"/>
            <w:noProof/>
            <w:sz w:val="24"/>
          </w:rPr>
          <w:t xml:space="preserve">so </w:t>
        </w:r>
      </w:ins>
      <w:r w:rsidRPr="0051428B">
        <w:rPr>
          <w:rFonts w:ascii="Trebuchet MS" w:hAnsi="Trebuchet MS"/>
          <w:noProof/>
          <w:sz w:val="24"/>
        </w:rPr>
        <w:t xml:space="preserve">that no indignation may arise against the assembly of the </w:t>
      </w:r>
      <w:del w:id="349" w:author="Author">
        <w:r w:rsidRPr="0051428B">
          <w:rPr>
            <w:rFonts w:ascii="Trebuchet MS" w:hAnsi="Trebuchet MS"/>
            <w:noProof/>
            <w:sz w:val="24"/>
          </w:rPr>
          <w:delText>sons of Israel</w:delText>
        </w:r>
      </w:del>
      <w:ins w:id="350" w:author="Author">
        <w:r w:rsidRPr="0051428B">
          <w:rPr>
            <w:rFonts w:ascii="Trebuchet MS" w:hAnsi="Trebuchet MS"/>
            <w:noProof/>
            <w:sz w:val="24"/>
          </w:rPr>
          <w:t>Israelites</w:t>
        </w:r>
      </w:ins>
      <w:r w:rsidRPr="0051428B">
        <w:rPr>
          <w:rFonts w:ascii="Trebuchet MS" w:hAnsi="Trebuchet MS"/>
          <w:noProof/>
          <w:sz w:val="24"/>
        </w:rPr>
        <w:t xml:space="preserve">; and the Levites must </w:t>
      </w:r>
      <w:del w:id="351" w:author="Author">
        <w:r w:rsidRPr="0051428B">
          <w:rPr>
            <w:rFonts w:ascii="Trebuchet MS" w:hAnsi="Trebuchet MS"/>
            <w:noProof/>
            <w:sz w:val="24"/>
          </w:rPr>
          <w:delText>keep</w:delText>
        </w:r>
      </w:del>
      <w:ins w:id="352" w:author="Author">
        <w:r w:rsidRPr="0051428B">
          <w:rPr>
            <w:rFonts w:ascii="Trebuchet MS" w:hAnsi="Trebuchet MS"/>
            <w:noProof/>
            <w:sz w:val="24"/>
          </w:rPr>
          <w:t>be responsible for</w:t>
        </w:r>
      </w:ins>
      <w:r w:rsidRPr="0051428B">
        <w:rPr>
          <w:rFonts w:ascii="Trebuchet MS" w:hAnsi="Trebuchet MS"/>
          <w:noProof/>
          <w:sz w:val="24"/>
        </w:rPr>
        <w:t xml:space="preserve"> the </w:t>
      </w:r>
      <w:del w:id="353" w:author="Author">
        <w:r w:rsidRPr="0051428B">
          <w:rPr>
            <w:rFonts w:ascii="Trebuchet MS" w:hAnsi="Trebuchet MS"/>
            <w:noProof/>
            <w:sz w:val="24"/>
          </w:rPr>
          <w:delText>service due to</w:delText>
        </w:r>
      </w:del>
      <w:ins w:id="354" w:author="Author">
        <w:r w:rsidRPr="0051428B">
          <w:rPr>
            <w:rFonts w:ascii="Trebuchet MS" w:hAnsi="Trebuchet MS"/>
            <w:noProof/>
            <w:sz w:val="24"/>
          </w:rPr>
          <w:t>care of</w:t>
        </w:r>
        <w:r w:rsidRPr="0051428B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51428B">
        <w:rPr>
          <w:rFonts w:ascii="Trebuchet MS" w:hAnsi="Trebuchet MS"/>
          <w:noProof/>
          <w:sz w:val="24"/>
        </w:rPr>
        <w:t xml:space="preserve"> the tabernacle of the Testimony.”</w:t>
      </w:r>
    </w:p>
    <w:p w:rsidR="00F7482B" w:rsidRPr="0051428B" w:rsidRDefault="00F7482B" w:rsidP="00F7482B">
      <w:pPr>
        <w:rPr>
          <w:rFonts w:ascii="Trebuchet MS" w:hAnsi="Trebuchet MS"/>
          <w:noProof/>
          <w:sz w:val="24"/>
        </w:rPr>
      </w:pPr>
      <w:r w:rsidRPr="0051428B">
        <w:rPr>
          <w:rFonts w:ascii="Trebuchet MS" w:hAnsi="Trebuchet MS"/>
          <w:b/>
          <w:sz w:val="24"/>
        </w:rPr>
        <w:t xml:space="preserve">1:54 </w:t>
      </w:r>
      <w:del w:id="357" w:author="Author">
        <w:r w:rsidRPr="0051428B">
          <w:rPr>
            <w:rFonts w:ascii="Trebuchet MS" w:hAnsi="Trebuchet MS"/>
            <w:noProof/>
            <w:sz w:val="24"/>
          </w:rPr>
          <w:delText>And the sons</w:delText>
        </w:r>
      </w:del>
      <w:ins w:id="358" w:author="Author">
        <w:r w:rsidRPr="0051428B">
          <w:rPr>
            <w:rFonts w:ascii="Trebuchet MS" w:hAnsi="Trebuchet MS"/>
            <w:noProof/>
            <w:sz w:val="24"/>
          </w:rPr>
          <w:t>The people</w:t>
        </w:r>
      </w:ins>
      <w:r w:rsidRPr="0051428B">
        <w:rPr>
          <w:rFonts w:ascii="Trebuchet MS" w:hAnsi="Trebuchet MS"/>
          <w:noProof/>
          <w:sz w:val="24"/>
        </w:rPr>
        <w:t xml:space="preserve"> of Israel </w:t>
      </w:r>
      <w:del w:id="359" w:author="Author">
        <w:r w:rsidRPr="0051428B">
          <w:rPr>
            <w:rFonts w:ascii="Trebuchet MS" w:hAnsi="Trebuchet MS"/>
            <w:noProof/>
            <w:sz w:val="24"/>
          </w:rPr>
          <w:delText xml:space="preserve">proceeded to do according to </w:delText>
        </w:r>
      </w:del>
      <w:ins w:id="360" w:author="Author">
        <w:r w:rsidRPr="0051428B">
          <w:rPr>
            <w:rFonts w:ascii="Trebuchet MS" w:hAnsi="Trebuchet MS"/>
            <w:noProof/>
            <w:sz w:val="24"/>
          </w:rPr>
          <w:t xml:space="preserve">did </w:t>
        </w:r>
      </w:ins>
      <w:r w:rsidRPr="0051428B">
        <w:rPr>
          <w:rFonts w:ascii="Trebuchet MS" w:hAnsi="Trebuchet MS"/>
          <w:noProof/>
          <w:sz w:val="24"/>
        </w:rPr>
        <w:t>all that Jehovah had commanded Moses. They did just so.</w:t>
      </w:r>
    </w:p>
    <w:p w:rsidR="00F7482B" w:rsidRPr="0051428B" w:rsidRDefault="00F7482B" w:rsidP="00F7482B">
      <w:pPr>
        <w:rPr>
          <w:rFonts w:ascii="Trebuchet MS" w:hAnsi="Trebuchet MS"/>
          <w:b/>
          <w:sz w:val="24"/>
        </w:rPr>
      </w:pPr>
    </w:p>
    <w:p w:rsidR="00762BCB" w:rsidRPr="00F7482B" w:rsidRDefault="00762BCB" w:rsidP="00F7482B"/>
    <w:sectPr w:rsidR="00762BCB" w:rsidRPr="00F7482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584" w:rsidRDefault="00520584">
      <w:r>
        <w:separator/>
      </w:r>
    </w:p>
  </w:endnote>
  <w:endnote w:type="continuationSeparator" w:id="0">
    <w:p w:rsidR="00520584" w:rsidRDefault="0052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584" w:rsidRDefault="00520584">
      <w:r>
        <w:separator/>
      </w:r>
    </w:p>
  </w:footnote>
  <w:footnote w:type="continuationSeparator" w:id="0">
    <w:p w:rsidR="00520584" w:rsidRDefault="00520584">
      <w:r>
        <w:continuationSeparator/>
      </w:r>
    </w:p>
  </w:footnote>
  <w:footnote w:id="1">
    <w:p w:rsidR="00F7482B" w:rsidRPr="0051428B" w:rsidRDefault="00F7482B" w:rsidP="0051428B">
      <w:pPr>
        <w:pStyle w:val="FootnoteText"/>
        <w:spacing w:after="96"/>
        <w:ind w:firstLine="288"/>
        <w:rPr>
          <w:ins w:id="10" w:author="Author"/>
        </w:rPr>
      </w:pPr>
      <w:ins w:id="11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1:2 </w:t>
        </w:r>
        <w:r w:rsidRPr="0051428B">
          <w:t>Lit., “sons of Israel.”</w:t>
        </w:r>
      </w:ins>
    </w:p>
  </w:footnote>
  <w:footnote w:id="2">
    <w:p w:rsidR="00F7482B" w:rsidRPr="0051428B" w:rsidRDefault="00F7482B" w:rsidP="0051428B">
      <w:pPr>
        <w:pStyle w:val="FootnoteText"/>
        <w:spacing w:after="96"/>
        <w:ind w:firstLine="288"/>
        <w:rPr>
          <w:ins w:id="12" w:author="Author"/>
        </w:rPr>
      </w:pPr>
      <w:ins w:id="13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1:2 </w:t>
        </w:r>
        <w:r w:rsidRPr="0051428B">
          <w:t>Or “head by head of them.”</w:t>
        </w:r>
      </w:ins>
    </w:p>
  </w:footnote>
  <w:footnote w:id="3">
    <w:p w:rsidR="00F7482B" w:rsidRPr="0051428B" w:rsidRDefault="00F7482B" w:rsidP="0051428B">
      <w:pPr>
        <w:pStyle w:val="FootnoteText"/>
        <w:spacing w:after="96"/>
        <w:ind w:firstLine="288"/>
        <w:rPr>
          <w:ins w:id="25" w:author="Author"/>
        </w:rPr>
      </w:pPr>
      <w:ins w:id="26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1:3 </w:t>
        </w:r>
        <w:r w:rsidRPr="0051428B">
          <w:t>Lit., “according to their armies.”</w:t>
        </w:r>
      </w:ins>
    </w:p>
  </w:footnote>
  <w:footnote w:id="4">
    <w:p w:rsidR="00F7482B" w:rsidRPr="0051428B" w:rsidRDefault="00F7482B" w:rsidP="0051428B">
      <w:pPr>
        <w:pStyle w:val="FootnoteText"/>
        <w:spacing w:after="96"/>
        <w:ind w:firstLine="288"/>
        <w:rPr>
          <w:ins w:id="334" w:author="Author"/>
        </w:rPr>
      </w:pPr>
      <w:ins w:id="335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1:51 </w:t>
        </w:r>
        <w:r w:rsidRPr="0051428B">
          <w:t>Lit., “any stranger,” that is, a non-Levite.</w:t>
        </w:r>
      </w:ins>
    </w:p>
  </w:footnote>
  <w:footnote w:id="5">
    <w:p w:rsidR="00F7482B" w:rsidRPr="0051428B" w:rsidRDefault="00F7482B" w:rsidP="0051428B">
      <w:pPr>
        <w:pStyle w:val="FootnoteText"/>
        <w:spacing w:after="96"/>
        <w:ind w:firstLine="288"/>
        <w:rPr>
          <w:ins w:id="342" w:author="Author"/>
        </w:rPr>
      </w:pPr>
      <w:ins w:id="343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1:52 </w:t>
        </w:r>
        <w:r w:rsidRPr="0051428B">
          <w:t>Or “by his standard (banner).”</w:t>
        </w:r>
      </w:ins>
    </w:p>
  </w:footnote>
  <w:footnote w:id="6">
    <w:p w:rsidR="00F7482B" w:rsidRPr="0051428B" w:rsidRDefault="00F7482B" w:rsidP="0051428B">
      <w:pPr>
        <w:pStyle w:val="FootnoteText"/>
        <w:spacing w:after="96"/>
        <w:ind w:firstLine="288"/>
        <w:rPr>
          <w:ins w:id="346" w:author="Author"/>
        </w:rPr>
      </w:pPr>
      <w:ins w:id="347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1:52 </w:t>
        </w:r>
        <w:r w:rsidRPr="0051428B">
          <w:t>Lit., “according to their armies.”</w:t>
        </w:r>
      </w:ins>
    </w:p>
  </w:footnote>
  <w:footnote w:id="7">
    <w:p w:rsidR="00F7482B" w:rsidRPr="0051428B" w:rsidRDefault="00F7482B" w:rsidP="0051428B">
      <w:pPr>
        <w:pStyle w:val="FootnoteText"/>
        <w:spacing w:after="96"/>
        <w:ind w:firstLine="288"/>
        <w:rPr>
          <w:ins w:id="355" w:author="Author"/>
        </w:rPr>
      </w:pPr>
      <w:ins w:id="356" w:author="Author">
        <w:r w:rsidRPr="0051428B">
          <w:rPr>
            <w:rStyle w:val="FootnoteReference"/>
          </w:rPr>
          <w:footnoteRef/>
        </w:r>
        <w:r w:rsidRPr="0051428B">
          <w:t xml:space="preserve"> </w:t>
        </w:r>
        <w:r w:rsidRPr="0051428B">
          <w:rPr>
            <w:b/>
          </w:rPr>
          <w:t xml:space="preserve">1:53 </w:t>
        </w:r>
        <w:r w:rsidRPr="0051428B">
          <w:t>Or “for guarding; for carrying out their service at.”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64D59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64D59">
        <w:t>Numbers Chapter 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64D59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4D59">
      <w:rPr>
        <w:noProof/>
        <w:snapToGrid w:val="0"/>
      </w:rPr>
      <w:t>Numbers 01.Revised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64D59">
        <w:t>Numbers Chapter 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64D59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4D59">
      <w:rPr>
        <w:noProof/>
        <w:snapToGrid w:val="0"/>
      </w:rPr>
      <w:t>Numbers 01.Revised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64D5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64D5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64D5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64D5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58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20584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4D59"/>
    <w:rsid w:val="00F66502"/>
    <w:rsid w:val="00F7482B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486dc7b592db40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7482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482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F7482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F7482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482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F748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86dc7b592db40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1762</ap:Words>
  <ap:Characters>7983</ap:Characters>
  <ap:Application>Microsoft Office Word</ap:Application>
  <ap:DocSecurity>0</ap:DocSecurity>
  <ap:Lines>147</ap:Lines>
  <ap:Paragraphs>37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9708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</dc:title>
  <dc:subject/>
  <dc:creator>Ruth Farrugia</dc:creator>
  <cp:keywords/>
  <dc:description/>
  <cp:lastModifiedBy>Ruth Farrugia</cp:lastModifiedBy>
  <cp:revision>3</cp:revision>
  <dcterms:created xsi:type="dcterms:W3CDTF">2020-09-21T11:07:00Z</dcterms:created>
  <dcterms:modified xsi:type="dcterms:W3CDTF">2020-09-21T11:07:00Z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01.docx</vt:lpwstr>
  </property>
  <property fmtid="{D5CDD505-2E9C-101B-9397-08002B2CF9AE}" pid="9" name="_TranslationDocumentId">
    <vt:i4>19448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