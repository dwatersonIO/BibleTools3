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6500" w:rsidRPr="00617EF6" w:rsidRDefault="001B6500" w:rsidP="001B6500">
      <w:pPr>
        <w:rPr>
          <w:rFonts w:ascii="Trebuchet MS" w:hAnsi="Trebuchet MS"/>
          <w:noProof/>
        </w:rPr>
      </w:pPr>
      <w:bookmarkStart w:id="0" w:name="_GoBack"/>
      <w:bookmarkEnd w:id="0"/>
      <w:r w:rsidRPr="00617EF6">
        <w:rPr>
          <w:rFonts w:ascii="Trebuchet MS" w:hAnsi="Trebuchet MS"/>
          <w:b/>
        </w:rPr>
        <w:t xml:space="preserve">13:1 </w:t>
      </w:r>
      <w:r w:rsidRPr="00617EF6">
        <w:rPr>
          <w:rFonts w:ascii="Trebuchet MS" w:hAnsi="Trebuchet MS"/>
          <w:noProof/>
        </w:rPr>
        <w:t xml:space="preserve">Jehovah now spoke to Moses, saying: </w:t>
      </w:r>
      <w:r w:rsidRPr="00617EF6">
        <w:rPr>
          <w:rFonts w:ascii="Trebuchet MS" w:hAnsi="Trebuchet MS"/>
          <w:b/>
          <w:noProof/>
        </w:rPr>
        <w:t xml:space="preserve">13:2 </w:t>
      </w:r>
      <w:r w:rsidRPr="00617EF6">
        <w:rPr>
          <w:rFonts w:ascii="Trebuchet MS" w:hAnsi="Trebuchet MS"/>
          <w:noProof/>
        </w:rPr>
        <w:t xml:space="preserve">“Send out </w:t>
      </w:r>
      <w:del w:id="1" w:author="Author">
        <w:r w:rsidRPr="00617EF6">
          <w:rPr>
            <w:rFonts w:ascii="Trebuchet MS" w:hAnsi="Trebuchet MS"/>
            <w:noProof/>
          </w:rPr>
          <w:delText xml:space="preserve">for yourself </w:delText>
        </w:r>
      </w:del>
      <w:r w:rsidRPr="00617EF6">
        <w:rPr>
          <w:rFonts w:ascii="Trebuchet MS" w:hAnsi="Trebuchet MS"/>
          <w:noProof/>
        </w:rPr>
        <w:t xml:space="preserve">men </w:t>
      </w:r>
      <w:del w:id="2" w:author="Author">
        <w:r w:rsidRPr="00617EF6">
          <w:rPr>
            <w:rFonts w:ascii="Trebuchet MS" w:hAnsi="Trebuchet MS"/>
            <w:noProof/>
          </w:rPr>
          <w:delText xml:space="preserve">that they may </w:delText>
        </w:r>
      </w:del>
      <w:ins w:id="3" w:author="Author">
        <w:r w:rsidRPr="00617EF6">
          <w:rPr>
            <w:rFonts w:ascii="Trebuchet MS" w:hAnsi="Trebuchet MS"/>
            <w:noProof/>
          </w:rPr>
          <w:t xml:space="preserve">to </w:t>
        </w:r>
      </w:ins>
      <w:r w:rsidRPr="00617EF6">
        <w:rPr>
          <w:rFonts w:ascii="Trebuchet MS" w:hAnsi="Trebuchet MS"/>
          <w:noProof/>
        </w:rPr>
        <w:t>spy</w:t>
      </w:r>
      <w:ins w:id="4" w:author="Author">
        <w:r w:rsidRPr="00617EF6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617EF6">
        <w:rPr>
          <w:rFonts w:ascii="Trebuchet MS" w:hAnsi="Trebuchet MS"/>
          <w:noProof/>
        </w:rPr>
        <w:t xml:space="preserve"> out the land of Ca′naan, which I am giving to the </w:t>
      </w:r>
      <w:del w:id="7" w:author="Author">
        <w:r w:rsidRPr="00617EF6">
          <w:rPr>
            <w:rFonts w:ascii="Trebuchet MS" w:hAnsi="Trebuchet MS"/>
            <w:noProof/>
          </w:rPr>
          <w:delText>sons of Israel. Y</w:delText>
        </w:r>
        <w:r w:rsidRPr="00617EF6">
          <w:rPr>
            <w:rFonts w:ascii="Trebuchet MS" w:hAnsi="Trebuchet MS"/>
            <w:noProof/>
            <w:u w:val="dotted"/>
          </w:rPr>
          <w:delText>OU</w:delText>
        </w:r>
        <w:r w:rsidRPr="00617EF6">
          <w:rPr>
            <w:rFonts w:ascii="Trebuchet MS" w:hAnsi="Trebuchet MS"/>
            <w:noProof/>
          </w:rPr>
          <w:delText xml:space="preserve"> will</w:delText>
        </w:r>
      </w:del>
      <w:ins w:id="8" w:author="Author">
        <w:r w:rsidRPr="00617EF6">
          <w:rPr>
            <w:rFonts w:ascii="Trebuchet MS" w:hAnsi="Trebuchet MS"/>
            <w:noProof/>
          </w:rPr>
          <w:t>Israelites. You are to</w:t>
        </w:r>
      </w:ins>
      <w:r w:rsidRPr="00617EF6">
        <w:rPr>
          <w:rFonts w:ascii="Trebuchet MS" w:hAnsi="Trebuchet MS"/>
          <w:noProof/>
        </w:rPr>
        <w:t xml:space="preserve"> send out one man </w:t>
      </w:r>
      <w:del w:id="9" w:author="Author">
        <w:r w:rsidRPr="00617EF6">
          <w:rPr>
            <w:rFonts w:ascii="Trebuchet MS" w:hAnsi="Trebuchet MS"/>
            <w:noProof/>
          </w:rPr>
          <w:delText>for</w:delText>
        </w:r>
      </w:del>
      <w:ins w:id="10" w:author="Author">
        <w:r w:rsidRPr="00617EF6">
          <w:rPr>
            <w:rFonts w:ascii="Trebuchet MS" w:hAnsi="Trebuchet MS"/>
            <w:noProof/>
          </w:rPr>
          <w:t>from</w:t>
        </w:r>
      </w:ins>
      <w:r w:rsidRPr="00617EF6">
        <w:rPr>
          <w:rFonts w:ascii="Trebuchet MS" w:hAnsi="Trebuchet MS"/>
          <w:noProof/>
        </w:rPr>
        <w:t xml:space="preserve"> each </w:t>
      </w:r>
      <w:ins w:id="11" w:author="Author">
        <w:r w:rsidRPr="00617EF6">
          <w:rPr>
            <w:rFonts w:ascii="Trebuchet MS" w:hAnsi="Trebuchet MS"/>
            <w:noProof/>
          </w:rPr>
          <w:t xml:space="preserve">ancestral </w:t>
        </w:r>
      </w:ins>
      <w:r w:rsidRPr="00617EF6">
        <w:rPr>
          <w:rFonts w:ascii="Trebuchet MS" w:hAnsi="Trebuchet MS"/>
          <w:noProof/>
        </w:rPr>
        <w:t>tribe</w:t>
      </w:r>
      <w:del w:id="12" w:author="Author">
        <w:r w:rsidRPr="00617EF6">
          <w:rPr>
            <w:rFonts w:ascii="Trebuchet MS" w:hAnsi="Trebuchet MS"/>
            <w:noProof/>
          </w:rPr>
          <w:delText xml:space="preserve"> of his fathers</w:delText>
        </w:r>
      </w:del>
      <w:r w:rsidRPr="00617EF6">
        <w:rPr>
          <w:rFonts w:ascii="Trebuchet MS" w:hAnsi="Trebuchet MS"/>
          <w:noProof/>
        </w:rPr>
        <w:t>, each one a chieftain among them.”</w:t>
      </w:r>
    </w:p>
    <w:p w:rsidR="001B6500" w:rsidRPr="00617EF6" w:rsidRDefault="001B6500" w:rsidP="001B6500">
      <w:pPr>
        <w:rPr>
          <w:rFonts w:ascii="Trebuchet MS" w:hAnsi="Trebuchet MS"/>
          <w:noProof/>
        </w:rPr>
      </w:pPr>
      <w:r w:rsidRPr="00617EF6">
        <w:rPr>
          <w:rFonts w:ascii="Trebuchet MS" w:hAnsi="Trebuchet MS"/>
          <w:b/>
        </w:rPr>
        <w:t xml:space="preserve">13:3 </w:t>
      </w:r>
      <w:r w:rsidRPr="00617EF6">
        <w:rPr>
          <w:rFonts w:ascii="Trebuchet MS" w:hAnsi="Trebuchet MS"/>
          <w:noProof/>
        </w:rPr>
        <w:t xml:space="preserve">So Moses sent them out from the wilderness of Pa′ran at the order of Jehovah. All the men were heads of the </w:t>
      </w:r>
      <w:del w:id="13" w:author="Author">
        <w:r w:rsidRPr="00617EF6">
          <w:rPr>
            <w:rFonts w:ascii="Trebuchet MS" w:hAnsi="Trebuchet MS"/>
            <w:noProof/>
          </w:rPr>
          <w:delText>sons of Israel</w:delText>
        </w:r>
      </w:del>
      <w:ins w:id="14" w:author="Author">
        <w:r w:rsidRPr="00617EF6">
          <w:rPr>
            <w:rFonts w:ascii="Trebuchet MS" w:hAnsi="Trebuchet MS"/>
            <w:noProof/>
          </w:rPr>
          <w:t>Israelites</w:t>
        </w:r>
      </w:ins>
      <w:r w:rsidRPr="00617EF6">
        <w:rPr>
          <w:rFonts w:ascii="Trebuchet MS" w:hAnsi="Trebuchet MS"/>
          <w:noProof/>
        </w:rPr>
        <w:t xml:space="preserve">. </w:t>
      </w:r>
      <w:r w:rsidRPr="00617EF6">
        <w:rPr>
          <w:rFonts w:ascii="Trebuchet MS" w:hAnsi="Trebuchet MS"/>
          <w:b/>
          <w:noProof/>
        </w:rPr>
        <w:t xml:space="preserve">13:4 </w:t>
      </w:r>
      <w:del w:id="15" w:author="Author">
        <w:r w:rsidRPr="00617EF6">
          <w:rPr>
            <w:rFonts w:ascii="Trebuchet MS" w:hAnsi="Trebuchet MS"/>
            <w:noProof/>
          </w:rPr>
          <w:delText>And these</w:delText>
        </w:r>
      </w:del>
      <w:ins w:id="16" w:author="Author">
        <w:r w:rsidRPr="00617EF6">
          <w:rPr>
            <w:rFonts w:ascii="Trebuchet MS" w:hAnsi="Trebuchet MS"/>
            <w:noProof/>
          </w:rPr>
          <w:t>These</w:t>
        </w:r>
      </w:ins>
      <w:r w:rsidRPr="00617EF6">
        <w:rPr>
          <w:rFonts w:ascii="Trebuchet MS" w:hAnsi="Trebuchet MS"/>
          <w:noProof/>
        </w:rPr>
        <w:t xml:space="preserve"> are their names: </w:t>
      </w:r>
      <w:del w:id="17" w:author="Author">
        <w:r w:rsidRPr="00617EF6">
          <w:rPr>
            <w:rFonts w:ascii="Trebuchet MS" w:hAnsi="Trebuchet MS"/>
            <w:noProof/>
          </w:rPr>
          <w:delText>Of</w:delText>
        </w:r>
      </w:del>
      <w:ins w:id="18" w:author="Author">
        <w:r w:rsidRPr="00617EF6">
          <w:rPr>
            <w:rFonts w:ascii="Trebuchet MS" w:hAnsi="Trebuchet MS"/>
            <w:noProof/>
          </w:rPr>
          <w:t>of</w:t>
        </w:r>
      </w:ins>
      <w:r w:rsidRPr="00617EF6">
        <w:rPr>
          <w:rFonts w:ascii="Trebuchet MS" w:hAnsi="Trebuchet MS"/>
          <w:noProof/>
        </w:rPr>
        <w:t xml:space="preserve"> the tribe of Reu′ben, Sham·mu′a the son of Zac′cur; </w:t>
      </w:r>
      <w:r w:rsidRPr="00617EF6">
        <w:rPr>
          <w:rFonts w:ascii="Trebuchet MS" w:hAnsi="Trebuchet MS"/>
          <w:b/>
          <w:noProof/>
        </w:rPr>
        <w:t xml:space="preserve">13:5 </w:t>
      </w:r>
      <w:r w:rsidRPr="00617EF6">
        <w:rPr>
          <w:rFonts w:ascii="Trebuchet MS" w:hAnsi="Trebuchet MS"/>
          <w:noProof/>
        </w:rPr>
        <w:t xml:space="preserve">of the tribe of Sim′e·on, Sha′phat the son of Ho′ri; </w:t>
      </w:r>
      <w:r w:rsidRPr="00617EF6">
        <w:rPr>
          <w:rFonts w:ascii="Trebuchet MS" w:hAnsi="Trebuchet MS"/>
          <w:b/>
          <w:noProof/>
        </w:rPr>
        <w:t xml:space="preserve">13:6 </w:t>
      </w:r>
      <w:r w:rsidRPr="00617EF6">
        <w:rPr>
          <w:rFonts w:ascii="Trebuchet MS" w:hAnsi="Trebuchet MS"/>
          <w:noProof/>
        </w:rPr>
        <w:t xml:space="preserve">of the tribe of Judah, Ca′leb the son of Je·phun′neh; </w:t>
      </w:r>
      <w:r w:rsidRPr="00617EF6">
        <w:rPr>
          <w:rFonts w:ascii="Trebuchet MS" w:hAnsi="Trebuchet MS"/>
          <w:b/>
          <w:noProof/>
        </w:rPr>
        <w:t xml:space="preserve">13:7 </w:t>
      </w:r>
      <w:r w:rsidRPr="00617EF6">
        <w:rPr>
          <w:rFonts w:ascii="Trebuchet MS" w:hAnsi="Trebuchet MS"/>
          <w:noProof/>
        </w:rPr>
        <w:t xml:space="preserve">of the tribe of Is′sa·char, I′gal the son of Joseph; </w:t>
      </w:r>
      <w:r w:rsidRPr="00617EF6">
        <w:rPr>
          <w:rFonts w:ascii="Trebuchet MS" w:hAnsi="Trebuchet MS"/>
          <w:b/>
          <w:noProof/>
        </w:rPr>
        <w:t xml:space="preserve">13:8 </w:t>
      </w:r>
      <w:r w:rsidRPr="00617EF6">
        <w:rPr>
          <w:rFonts w:ascii="Trebuchet MS" w:hAnsi="Trebuchet MS"/>
          <w:noProof/>
        </w:rPr>
        <w:t xml:space="preserve">of the tribe of E′phra·im, Ho·she′a the son of Nun; </w:t>
      </w:r>
      <w:r w:rsidRPr="00617EF6">
        <w:rPr>
          <w:rFonts w:ascii="Trebuchet MS" w:hAnsi="Trebuchet MS"/>
          <w:b/>
          <w:noProof/>
        </w:rPr>
        <w:t xml:space="preserve">13:9 </w:t>
      </w:r>
      <w:r w:rsidRPr="00617EF6">
        <w:rPr>
          <w:rFonts w:ascii="Trebuchet MS" w:hAnsi="Trebuchet MS"/>
          <w:noProof/>
        </w:rPr>
        <w:t xml:space="preserve">of the tribe of Benjamin, Pal′ti the son of Ra′phu; </w:t>
      </w:r>
      <w:r w:rsidRPr="00617EF6">
        <w:rPr>
          <w:rFonts w:ascii="Trebuchet MS" w:hAnsi="Trebuchet MS"/>
          <w:b/>
          <w:noProof/>
        </w:rPr>
        <w:t xml:space="preserve">13:10 </w:t>
      </w:r>
      <w:r w:rsidRPr="00617EF6">
        <w:rPr>
          <w:rFonts w:ascii="Trebuchet MS" w:hAnsi="Trebuchet MS"/>
          <w:noProof/>
        </w:rPr>
        <w:t xml:space="preserve">of the tribe of Zeb′u·lun, Gad′di·el the son of So′di; </w:t>
      </w:r>
      <w:r w:rsidRPr="00617EF6">
        <w:rPr>
          <w:rFonts w:ascii="Trebuchet MS" w:hAnsi="Trebuchet MS"/>
          <w:b/>
          <w:noProof/>
        </w:rPr>
        <w:t xml:space="preserve">13:11 </w:t>
      </w:r>
      <w:r w:rsidRPr="00617EF6">
        <w:rPr>
          <w:rFonts w:ascii="Trebuchet MS" w:hAnsi="Trebuchet MS"/>
          <w:noProof/>
        </w:rPr>
        <w:t xml:space="preserve">of the tribe of Joseph, for the tribe of Ma·nas′seh, Gad′di the son of Su′si; </w:t>
      </w:r>
      <w:r w:rsidRPr="00617EF6">
        <w:rPr>
          <w:rFonts w:ascii="Trebuchet MS" w:hAnsi="Trebuchet MS"/>
          <w:b/>
          <w:noProof/>
        </w:rPr>
        <w:t xml:space="preserve">13:12 </w:t>
      </w:r>
      <w:r w:rsidRPr="00617EF6">
        <w:rPr>
          <w:rFonts w:ascii="Trebuchet MS" w:hAnsi="Trebuchet MS"/>
          <w:noProof/>
        </w:rPr>
        <w:t xml:space="preserve">of the tribe of Dan, Am′mi·el the son of Ge·mal′li; </w:t>
      </w:r>
      <w:r w:rsidRPr="00617EF6">
        <w:rPr>
          <w:rFonts w:ascii="Trebuchet MS" w:hAnsi="Trebuchet MS"/>
          <w:b/>
          <w:noProof/>
        </w:rPr>
        <w:t xml:space="preserve">13:13 </w:t>
      </w:r>
      <w:r w:rsidRPr="00617EF6">
        <w:rPr>
          <w:rFonts w:ascii="Trebuchet MS" w:hAnsi="Trebuchet MS"/>
          <w:noProof/>
        </w:rPr>
        <w:t xml:space="preserve">of the tribe of Ash′er, Se′thur the son of Mi′cha·el; </w:t>
      </w:r>
      <w:r w:rsidRPr="00617EF6">
        <w:rPr>
          <w:rFonts w:ascii="Trebuchet MS" w:hAnsi="Trebuchet MS"/>
          <w:b/>
          <w:noProof/>
        </w:rPr>
        <w:t xml:space="preserve">13:14 </w:t>
      </w:r>
      <w:r w:rsidRPr="00617EF6">
        <w:rPr>
          <w:rFonts w:ascii="Trebuchet MS" w:hAnsi="Trebuchet MS"/>
          <w:noProof/>
        </w:rPr>
        <w:t xml:space="preserve">of the tribe of Naph′ta·li, Nah′bi the son of Voph′si; </w:t>
      </w:r>
      <w:r w:rsidRPr="00617EF6">
        <w:rPr>
          <w:rFonts w:ascii="Trebuchet MS" w:hAnsi="Trebuchet MS"/>
          <w:b/>
          <w:noProof/>
        </w:rPr>
        <w:t xml:space="preserve">13:15 </w:t>
      </w:r>
      <w:r w:rsidRPr="00617EF6">
        <w:rPr>
          <w:rFonts w:ascii="Trebuchet MS" w:hAnsi="Trebuchet MS"/>
          <w:noProof/>
        </w:rPr>
        <w:t xml:space="preserve">of the tribe of Gad, Geu′el the son of Ma′chi. </w:t>
      </w:r>
      <w:r w:rsidRPr="00617EF6">
        <w:rPr>
          <w:rFonts w:ascii="Trebuchet MS" w:hAnsi="Trebuchet MS"/>
          <w:b/>
          <w:noProof/>
        </w:rPr>
        <w:t xml:space="preserve">13:16 </w:t>
      </w:r>
      <w:r w:rsidRPr="00617EF6">
        <w:rPr>
          <w:rFonts w:ascii="Trebuchet MS" w:hAnsi="Trebuchet MS"/>
          <w:noProof/>
        </w:rPr>
        <w:t xml:space="preserve">These are the names of the men whom Moses sent to spy out the land. And Moses </w:t>
      </w:r>
      <w:del w:id="19" w:author="Author">
        <w:r w:rsidRPr="00617EF6">
          <w:rPr>
            <w:rFonts w:ascii="Trebuchet MS" w:hAnsi="Trebuchet MS"/>
            <w:noProof/>
          </w:rPr>
          <w:delText>continued</w:delText>
        </w:r>
      </w:del>
      <w:ins w:id="20" w:author="Author">
        <w:r w:rsidRPr="00617EF6">
          <w:rPr>
            <w:rFonts w:ascii="Trebuchet MS" w:hAnsi="Trebuchet MS"/>
            <w:noProof/>
          </w:rPr>
          <w:t>gave the name Joshua</w:t>
        </w:r>
        <w:r w:rsidRPr="00617EF6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617EF6">
        <w:rPr>
          <w:rFonts w:ascii="Trebuchet MS" w:hAnsi="Trebuchet MS"/>
          <w:noProof/>
        </w:rPr>
        <w:t xml:space="preserve"> to </w:t>
      </w:r>
      <w:del w:id="23" w:author="Author">
        <w:r w:rsidRPr="00617EF6">
          <w:rPr>
            <w:rFonts w:ascii="Trebuchet MS" w:hAnsi="Trebuchet MS"/>
            <w:noProof/>
          </w:rPr>
          <w:delText xml:space="preserve">call </w:delText>
        </w:r>
      </w:del>
      <w:r w:rsidRPr="00617EF6">
        <w:rPr>
          <w:rFonts w:ascii="Trebuchet MS" w:hAnsi="Trebuchet MS"/>
          <w:noProof/>
        </w:rPr>
        <w:t>Ho·she′a the son of Nun</w:t>
      </w:r>
      <w:del w:id="24" w:author="Author">
        <w:r w:rsidRPr="00617EF6">
          <w:rPr>
            <w:rFonts w:ascii="Trebuchet MS" w:hAnsi="Trebuchet MS"/>
            <w:noProof/>
          </w:rPr>
          <w:delText xml:space="preserve"> Je·hosh′u·a</w:delText>
        </w:r>
      </w:del>
      <w:r w:rsidRPr="00617EF6">
        <w:rPr>
          <w:rFonts w:ascii="Trebuchet MS" w:hAnsi="Trebuchet MS"/>
          <w:noProof/>
        </w:rPr>
        <w:t>.</w:t>
      </w:r>
    </w:p>
    <w:p w:rsidR="001B6500" w:rsidRPr="00617EF6" w:rsidRDefault="001B6500" w:rsidP="001B6500">
      <w:pPr>
        <w:rPr>
          <w:rFonts w:ascii="Trebuchet MS" w:hAnsi="Trebuchet MS"/>
          <w:noProof/>
        </w:rPr>
      </w:pPr>
      <w:r w:rsidRPr="00617EF6">
        <w:rPr>
          <w:rFonts w:ascii="Trebuchet MS" w:hAnsi="Trebuchet MS"/>
          <w:b/>
        </w:rPr>
        <w:t xml:space="preserve">13:17 </w:t>
      </w:r>
      <w:r w:rsidRPr="00617EF6">
        <w:rPr>
          <w:rFonts w:ascii="Trebuchet MS" w:hAnsi="Trebuchet MS"/>
          <w:noProof/>
        </w:rPr>
        <w:t xml:space="preserve">When Moses was sending them to spy out the land of Ca′naan, he </w:t>
      </w:r>
      <w:del w:id="25" w:author="Author">
        <w:r w:rsidRPr="00617EF6">
          <w:rPr>
            <w:rFonts w:ascii="Trebuchet MS" w:hAnsi="Trebuchet MS"/>
            <w:noProof/>
          </w:rPr>
          <w:delText>proceeded to say</w:delText>
        </w:r>
      </w:del>
      <w:ins w:id="26" w:author="Author">
        <w:r w:rsidRPr="00617EF6">
          <w:rPr>
            <w:rFonts w:ascii="Trebuchet MS" w:hAnsi="Trebuchet MS"/>
            <w:noProof/>
          </w:rPr>
          <w:t>said</w:t>
        </w:r>
      </w:ins>
      <w:r w:rsidRPr="00617EF6">
        <w:rPr>
          <w:rFonts w:ascii="Trebuchet MS" w:hAnsi="Trebuchet MS"/>
          <w:noProof/>
        </w:rPr>
        <w:t xml:space="preserve"> to them: “Go up </w:t>
      </w:r>
      <w:del w:id="27" w:author="Author">
        <w:r w:rsidRPr="00617EF6">
          <w:rPr>
            <w:rFonts w:ascii="Trebuchet MS" w:hAnsi="Trebuchet MS"/>
            <w:noProof/>
          </w:rPr>
          <w:delText>here</w:delText>
        </w:r>
      </w:del>
      <w:ins w:id="28" w:author="Author">
        <w:r w:rsidRPr="00617EF6">
          <w:rPr>
            <w:rFonts w:ascii="Trebuchet MS" w:hAnsi="Trebuchet MS"/>
            <w:noProof/>
          </w:rPr>
          <w:t>there</w:t>
        </w:r>
      </w:ins>
      <w:r w:rsidRPr="00617EF6">
        <w:rPr>
          <w:rFonts w:ascii="Trebuchet MS" w:hAnsi="Trebuchet MS"/>
          <w:noProof/>
        </w:rPr>
        <w:t xml:space="preserve"> into the Neg′eb, and </w:t>
      </w:r>
      <w:del w:id="29" w:author="Author">
        <w:r w:rsidRPr="00617EF6">
          <w:rPr>
            <w:rFonts w:ascii="Trebuchet MS" w:hAnsi="Trebuchet MS"/>
            <w:noProof/>
            <w:u w:val="dotted"/>
          </w:rPr>
          <w:delText>YOU</w:delText>
        </w:r>
        <w:r w:rsidRPr="00617EF6">
          <w:rPr>
            <w:rFonts w:ascii="Trebuchet MS" w:hAnsi="Trebuchet MS"/>
            <w:noProof/>
          </w:rPr>
          <w:delText xml:space="preserve"> must</w:delText>
        </w:r>
      </w:del>
      <w:ins w:id="30" w:author="Author">
        <w:r w:rsidRPr="00617EF6">
          <w:rPr>
            <w:rFonts w:ascii="Trebuchet MS" w:hAnsi="Trebuchet MS"/>
            <w:noProof/>
          </w:rPr>
          <w:t>then</w:t>
        </w:r>
      </w:ins>
      <w:r w:rsidRPr="00617EF6">
        <w:rPr>
          <w:rFonts w:ascii="Trebuchet MS" w:hAnsi="Trebuchet MS"/>
          <w:noProof/>
        </w:rPr>
        <w:t xml:space="preserve"> go up into the mountainous region. </w:t>
      </w:r>
      <w:r w:rsidRPr="00617EF6">
        <w:rPr>
          <w:rFonts w:ascii="Trebuchet MS" w:hAnsi="Trebuchet MS"/>
          <w:b/>
          <w:noProof/>
        </w:rPr>
        <w:t xml:space="preserve">13:18 </w:t>
      </w:r>
      <w:del w:id="31" w:author="Author">
        <w:r w:rsidRPr="00617EF6">
          <w:rPr>
            <w:rFonts w:ascii="Trebuchet MS" w:hAnsi="Trebuchet MS"/>
            <w:noProof/>
          </w:rPr>
          <w:delText xml:space="preserve">And </w:delText>
        </w:r>
        <w:r w:rsidRPr="00617EF6">
          <w:rPr>
            <w:rFonts w:ascii="Trebuchet MS" w:hAnsi="Trebuchet MS"/>
            <w:noProof/>
            <w:u w:val="dotted"/>
          </w:rPr>
          <w:delText>YOU</w:delText>
        </w:r>
      </w:del>
      <w:ins w:id="32" w:author="Author">
        <w:r w:rsidRPr="00617EF6">
          <w:rPr>
            <w:rFonts w:ascii="Trebuchet MS" w:hAnsi="Trebuchet MS"/>
            <w:noProof/>
          </w:rPr>
          <w:t>You</w:t>
        </w:r>
      </w:ins>
      <w:r w:rsidRPr="00617EF6">
        <w:rPr>
          <w:rFonts w:ascii="Trebuchet MS" w:hAnsi="Trebuchet MS"/>
          <w:noProof/>
        </w:rPr>
        <w:t xml:space="preserve"> must see what </w:t>
      </w:r>
      <w:del w:id="33" w:author="Author">
        <w:r w:rsidRPr="00617EF6">
          <w:rPr>
            <w:rFonts w:ascii="Trebuchet MS" w:hAnsi="Trebuchet MS"/>
            <w:noProof/>
          </w:rPr>
          <w:delText>the</w:delText>
        </w:r>
      </w:del>
      <w:ins w:id="34" w:author="Author">
        <w:r w:rsidRPr="00617EF6">
          <w:rPr>
            <w:rFonts w:ascii="Trebuchet MS" w:hAnsi="Trebuchet MS"/>
            <w:noProof/>
          </w:rPr>
          <w:t>kind of</w:t>
        </w:r>
      </w:ins>
      <w:r w:rsidRPr="00617EF6">
        <w:rPr>
          <w:rFonts w:ascii="Trebuchet MS" w:hAnsi="Trebuchet MS"/>
          <w:noProof/>
        </w:rPr>
        <w:t xml:space="preserve"> land </w:t>
      </w:r>
      <w:ins w:id="35" w:author="Author">
        <w:r w:rsidRPr="00617EF6">
          <w:rPr>
            <w:rFonts w:ascii="Trebuchet MS" w:hAnsi="Trebuchet MS"/>
            <w:noProof/>
          </w:rPr>
          <w:t xml:space="preserve">it </w:t>
        </w:r>
      </w:ins>
      <w:r w:rsidRPr="00617EF6">
        <w:rPr>
          <w:rFonts w:ascii="Trebuchet MS" w:hAnsi="Trebuchet MS"/>
          <w:noProof/>
        </w:rPr>
        <w:t xml:space="preserve">is and </w:t>
      </w:r>
      <w:ins w:id="36" w:author="Author">
        <w:r w:rsidRPr="00617EF6">
          <w:rPr>
            <w:rFonts w:ascii="Trebuchet MS" w:hAnsi="Trebuchet MS"/>
            <w:noProof/>
          </w:rPr>
          <w:t xml:space="preserve">whether </w:t>
        </w:r>
      </w:ins>
      <w:r w:rsidRPr="00617EF6">
        <w:rPr>
          <w:rFonts w:ascii="Trebuchet MS" w:hAnsi="Trebuchet MS"/>
          <w:noProof/>
        </w:rPr>
        <w:t xml:space="preserve">the people who are dwelling </w:t>
      </w:r>
      <w:del w:id="37" w:author="Author">
        <w:r w:rsidRPr="00617EF6">
          <w:rPr>
            <w:rFonts w:ascii="Trebuchet MS" w:hAnsi="Trebuchet MS"/>
            <w:noProof/>
          </w:rPr>
          <w:delText>on</w:delText>
        </w:r>
      </w:del>
      <w:ins w:id="38" w:author="Author">
        <w:r w:rsidRPr="00617EF6">
          <w:rPr>
            <w:rFonts w:ascii="Trebuchet MS" w:hAnsi="Trebuchet MS"/>
            <w:noProof/>
          </w:rPr>
          <w:t>in</w:t>
        </w:r>
      </w:ins>
      <w:r w:rsidRPr="00617EF6">
        <w:rPr>
          <w:rFonts w:ascii="Trebuchet MS" w:hAnsi="Trebuchet MS"/>
          <w:noProof/>
        </w:rPr>
        <w:t xml:space="preserve"> it</w:t>
      </w:r>
      <w:del w:id="39" w:author="Author">
        <w:r w:rsidRPr="00617EF6">
          <w:rPr>
            <w:rFonts w:ascii="Trebuchet MS" w:hAnsi="Trebuchet MS"/>
            <w:noProof/>
          </w:rPr>
          <w:delText>, whether they</w:delText>
        </w:r>
      </w:del>
      <w:r w:rsidRPr="00617EF6">
        <w:rPr>
          <w:rFonts w:ascii="Trebuchet MS" w:hAnsi="Trebuchet MS"/>
          <w:noProof/>
        </w:rPr>
        <w:t xml:space="preserve"> are strong or weak, </w:t>
      </w:r>
      <w:del w:id="40" w:author="Author">
        <w:r w:rsidRPr="00617EF6">
          <w:rPr>
            <w:rFonts w:ascii="Trebuchet MS" w:hAnsi="Trebuchet MS"/>
            <w:noProof/>
          </w:rPr>
          <w:delText xml:space="preserve">whether they are </w:delText>
        </w:r>
      </w:del>
      <w:r w:rsidRPr="00617EF6">
        <w:rPr>
          <w:rFonts w:ascii="Trebuchet MS" w:hAnsi="Trebuchet MS"/>
          <w:noProof/>
        </w:rPr>
        <w:t>few or many</w:t>
      </w:r>
      <w:del w:id="41" w:author="Author">
        <w:r w:rsidRPr="00617EF6">
          <w:rPr>
            <w:rFonts w:ascii="Trebuchet MS" w:hAnsi="Trebuchet MS"/>
            <w:noProof/>
          </w:rPr>
          <w:delText>;</w:delText>
        </w:r>
      </w:del>
      <w:ins w:id="42" w:author="Author">
        <w:r w:rsidRPr="00617EF6">
          <w:rPr>
            <w:rFonts w:ascii="Trebuchet MS" w:hAnsi="Trebuchet MS"/>
            <w:noProof/>
          </w:rPr>
          <w:t>,</w:t>
        </w:r>
      </w:ins>
      <w:r w:rsidRPr="00617EF6">
        <w:rPr>
          <w:rFonts w:ascii="Trebuchet MS" w:hAnsi="Trebuchet MS"/>
          <w:noProof/>
        </w:rPr>
        <w:t xml:space="preserve"> </w:t>
      </w:r>
      <w:r w:rsidRPr="00617EF6">
        <w:rPr>
          <w:rFonts w:ascii="Trebuchet MS" w:hAnsi="Trebuchet MS"/>
          <w:b/>
          <w:noProof/>
        </w:rPr>
        <w:t xml:space="preserve">13:19 </w:t>
      </w:r>
      <w:r w:rsidRPr="00617EF6">
        <w:rPr>
          <w:rFonts w:ascii="Trebuchet MS" w:hAnsi="Trebuchet MS"/>
          <w:noProof/>
        </w:rPr>
        <w:t xml:space="preserve">and </w:t>
      </w:r>
      <w:del w:id="43" w:author="Author">
        <w:r w:rsidRPr="00617EF6">
          <w:rPr>
            <w:rFonts w:ascii="Trebuchet MS" w:hAnsi="Trebuchet MS"/>
            <w:noProof/>
          </w:rPr>
          <w:delText>what</w:delText>
        </w:r>
      </w:del>
      <w:ins w:id="44" w:author="Author">
        <w:r w:rsidRPr="00617EF6">
          <w:rPr>
            <w:rFonts w:ascii="Trebuchet MS" w:hAnsi="Trebuchet MS"/>
            <w:noProof/>
          </w:rPr>
          <w:t>whether</w:t>
        </w:r>
      </w:ins>
      <w:r w:rsidRPr="00617EF6">
        <w:rPr>
          <w:rFonts w:ascii="Trebuchet MS" w:hAnsi="Trebuchet MS"/>
          <w:noProof/>
        </w:rPr>
        <w:t xml:space="preserve"> the land is </w:t>
      </w:r>
      <w:del w:id="45" w:author="Author">
        <w:r w:rsidRPr="00617EF6">
          <w:rPr>
            <w:rFonts w:ascii="Trebuchet MS" w:hAnsi="Trebuchet MS"/>
            <w:noProof/>
          </w:rPr>
          <w:delText xml:space="preserve">in which they are dwelling, whether it is </w:delText>
        </w:r>
      </w:del>
      <w:r w:rsidRPr="00617EF6">
        <w:rPr>
          <w:rFonts w:ascii="Trebuchet MS" w:hAnsi="Trebuchet MS"/>
          <w:noProof/>
        </w:rPr>
        <w:t>good or bad</w:t>
      </w:r>
      <w:del w:id="46" w:author="Author">
        <w:r w:rsidRPr="00617EF6">
          <w:rPr>
            <w:rFonts w:ascii="Trebuchet MS" w:hAnsi="Trebuchet MS"/>
            <w:noProof/>
          </w:rPr>
          <w:delText>,</w:delText>
        </w:r>
      </w:del>
      <w:r w:rsidRPr="00617EF6">
        <w:rPr>
          <w:rFonts w:ascii="Trebuchet MS" w:hAnsi="Trebuchet MS"/>
          <w:noProof/>
        </w:rPr>
        <w:t xml:space="preserve"> and </w:t>
      </w:r>
      <w:del w:id="47" w:author="Author">
        <w:r w:rsidRPr="00617EF6">
          <w:rPr>
            <w:rFonts w:ascii="Trebuchet MS" w:hAnsi="Trebuchet MS"/>
            <w:noProof/>
          </w:rPr>
          <w:delText>what</w:delText>
        </w:r>
      </w:del>
      <w:ins w:id="48" w:author="Author">
        <w:r w:rsidRPr="00617EF6">
          <w:rPr>
            <w:rFonts w:ascii="Trebuchet MS" w:hAnsi="Trebuchet MS"/>
            <w:noProof/>
          </w:rPr>
          <w:t>whether</w:t>
        </w:r>
      </w:ins>
      <w:r w:rsidRPr="00617EF6">
        <w:rPr>
          <w:rFonts w:ascii="Trebuchet MS" w:hAnsi="Trebuchet MS"/>
          <w:noProof/>
        </w:rPr>
        <w:t xml:space="preserve"> the cities </w:t>
      </w:r>
      <w:ins w:id="49" w:author="Author">
        <w:r w:rsidRPr="00617EF6">
          <w:rPr>
            <w:rFonts w:ascii="Trebuchet MS" w:hAnsi="Trebuchet MS"/>
            <w:noProof/>
          </w:rPr>
          <w:t xml:space="preserve">they are dwelling in </w:t>
        </w:r>
      </w:ins>
      <w:r w:rsidRPr="00617EF6">
        <w:rPr>
          <w:rFonts w:ascii="Trebuchet MS" w:hAnsi="Trebuchet MS"/>
          <w:noProof/>
        </w:rPr>
        <w:t xml:space="preserve">are </w:t>
      </w:r>
      <w:del w:id="50" w:author="Author">
        <w:r w:rsidRPr="00617EF6">
          <w:rPr>
            <w:rFonts w:ascii="Trebuchet MS" w:hAnsi="Trebuchet MS"/>
            <w:noProof/>
          </w:rPr>
          <w:delText xml:space="preserve">in which they are dwelling, whether it is in </w:delText>
        </w:r>
      </w:del>
      <w:r w:rsidRPr="00617EF6">
        <w:rPr>
          <w:rFonts w:ascii="Trebuchet MS" w:hAnsi="Trebuchet MS"/>
          <w:noProof/>
        </w:rPr>
        <w:t xml:space="preserve">encampments or </w:t>
      </w:r>
      <w:del w:id="51" w:author="Author">
        <w:r w:rsidRPr="00617EF6">
          <w:rPr>
            <w:rFonts w:ascii="Trebuchet MS" w:hAnsi="Trebuchet MS"/>
            <w:noProof/>
          </w:rPr>
          <w:delText xml:space="preserve">in </w:delText>
        </w:r>
      </w:del>
      <w:r w:rsidRPr="00617EF6">
        <w:rPr>
          <w:rFonts w:ascii="Trebuchet MS" w:hAnsi="Trebuchet MS"/>
          <w:noProof/>
        </w:rPr>
        <w:t>fortifications</w:t>
      </w:r>
      <w:del w:id="52" w:author="Author">
        <w:r w:rsidRPr="00617EF6">
          <w:rPr>
            <w:rFonts w:ascii="Trebuchet MS" w:hAnsi="Trebuchet MS"/>
            <w:noProof/>
          </w:rPr>
          <w:delText>;</w:delText>
        </w:r>
      </w:del>
      <w:ins w:id="53" w:author="Author">
        <w:r w:rsidRPr="00617EF6">
          <w:rPr>
            <w:rFonts w:ascii="Trebuchet MS" w:hAnsi="Trebuchet MS"/>
            <w:noProof/>
          </w:rPr>
          <w:t>.</w:t>
        </w:r>
      </w:ins>
      <w:r w:rsidRPr="00617EF6">
        <w:rPr>
          <w:rFonts w:ascii="Trebuchet MS" w:hAnsi="Trebuchet MS"/>
          <w:noProof/>
        </w:rPr>
        <w:t xml:space="preserve"> </w:t>
      </w:r>
      <w:r w:rsidRPr="00617EF6">
        <w:rPr>
          <w:rFonts w:ascii="Trebuchet MS" w:hAnsi="Trebuchet MS"/>
          <w:b/>
          <w:noProof/>
        </w:rPr>
        <w:t xml:space="preserve">13:20 </w:t>
      </w:r>
      <w:del w:id="54" w:author="Author">
        <w:r w:rsidRPr="00617EF6">
          <w:rPr>
            <w:rFonts w:ascii="Trebuchet MS" w:hAnsi="Trebuchet MS"/>
            <w:noProof/>
          </w:rPr>
          <w:delText xml:space="preserve">and what </w:delText>
        </w:r>
      </w:del>
      <w:ins w:id="55" w:author="Author">
        <w:r w:rsidRPr="00617EF6">
          <w:rPr>
            <w:rFonts w:ascii="Trebuchet MS" w:hAnsi="Trebuchet MS"/>
            <w:noProof/>
          </w:rPr>
          <w:t xml:space="preserve">And find out whether </w:t>
        </w:r>
      </w:ins>
      <w:r w:rsidRPr="00617EF6">
        <w:rPr>
          <w:rFonts w:ascii="Trebuchet MS" w:hAnsi="Trebuchet MS"/>
          <w:noProof/>
        </w:rPr>
        <w:t>the land is</w:t>
      </w:r>
      <w:del w:id="56" w:author="Author">
        <w:r w:rsidRPr="00617EF6">
          <w:rPr>
            <w:rFonts w:ascii="Trebuchet MS" w:hAnsi="Trebuchet MS"/>
            <w:noProof/>
          </w:rPr>
          <w:delText>, whether it is fat</w:delText>
        </w:r>
      </w:del>
      <w:ins w:id="57" w:author="Author">
        <w:r w:rsidRPr="00617EF6">
          <w:rPr>
            <w:rFonts w:ascii="Trebuchet MS" w:hAnsi="Trebuchet MS"/>
            <w:noProof/>
          </w:rPr>
          <w:t xml:space="preserve"> rich</w:t>
        </w:r>
        <w:r w:rsidRPr="00617EF6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617EF6">
        <w:rPr>
          <w:rFonts w:ascii="Trebuchet MS" w:hAnsi="Trebuchet MS"/>
          <w:noProof/>
        </w:rPr>
        <w:t xml:space="preserve"> or </w:t>
      </w:r>
      <w:del w:id="60" w:author="Author">
        <w:r w:rsidRPr="00617EF6">
          <w:rPr>
            <w:rFonts w:ascii="Trebuchet MS" w:hAnsi="Trebuchet MS"/>
            <w:noProof/>
          </w:rPr>
          <w:delText>lean,</w:delText>
        </w:r>
      </w:del>
      <w:ins w:id="61" w:author="Author">
        <w:r w:rsidRPr="00617EF6">
          <w:rPr>
            <w:rFonts w:ascii="Trebuchet MS" w:hAnsi="Trebuchet MS"/>
            <w:noProof/>
          </w:rPr>
          <w:t>poor</w:t>
        </w:r>
        <w:r w:rsidRPr="00617EF6">
          <w:rPr>
            <w:rStyle w:val="FootnoteReference"/>
            <w:rFonts w:ascii="Trebuchet MS" w:hAnsi="Trebuchet MS"/>
            <w:noProof/>
          </w:rPr>
          <w:footnoteReference w:id="4"/>
        </w:r>
        <w:r w:rsidRPr="00617EF6">
          <w:rPr>
            <w:rFonts w:ascii="Trebuchet MS" w:hAnsi="Trebuchet MS"/>
            <w:noProof/>
          </w:rPr>
          <w:t xml:space="preserve"> and</w:t>
        </w:r>
      </w:ins>
      <w:r w:rsidRPr="00617EF6">
        <w:rPr>
          <w:rFonts w:ascii="Trebuchet MS" w:hAnsi="Trebuchet MS"/>
          <w:noProof/>
        </w:rPr>
        <w:t xml:space="preserve"> whether there are trees in it or not. </w:t>
      </w:r>
      <w:del w:id="64" w:author="Author">
        <w:r w:rsidRPr="00617EF6">
          <w:rPr>
            <w:rFonts w:ascii="Trebuchet MS" w:hAnsi="Trebuchet MS"/>
            <w:noProof/>
          </w:rPr>
          <w:delText xml:space="preserve">And </w:delText>
        </w:r>
        <w:r w:rsidRPr="00617EF6">
          <w:rPr>
            <w:rFonts w:ascii="Trebuchet MS" w:hAnsi="Trebuchet MS"/>
            <w:noProof/>
            <w:u w:val="dotted"/>
          </w:rPr>
          <w:delText>YOU</w:delText>
        </w:r>
      </w:del>
      <w:ins w:id="65" w:author="Author">
        <w:r w:rsidRPr="00617EF6">
          <w:rPr>
            <w:rFonts w:ascii="Trebuchet MS" w:hAnsi="Trebuchet MS"/>
            <w:noProof/>
          </w:rPr>
          <w:t>You</w:t>
        </w:r>
      </w:ins>
      <w:r w:rsidRPr="00617EF6">
        <w:rPr>
          <w:rFonts w:ascii="Trebuchet MS" w:hAnsi="Trebuchet MS"/>
          <w:noProof/>
        </w:rPr>
        <w:t xml:space="preserve"> must </w:t>
      </w:r>
      <w:del w:id="66" w:author="Author">
        <w:r w:rsidRPr="00617EF6">
          <w:rPr>
            <w:rFonts w:ascii="Trebuchet MS" w:hAnsi="Trebuchet MS"/>
            <w:noProof/>
          </w:rPr>
          <w:delText>show yourselves</w:delText>
        </w:r>
      </w:del>
      <w:ins w:id="67" w:author="Author">
        <w:r w:rsidRPr="00617EF6">
          <w:rPr>
            <w:rFonts w:ascii="Trebuchet MS" w:hAnsi="Trebuchet MS"/>
            <w:noProof/>
          </w:rPr>
          <w:t>be</w:t>
        </w:r>
      </w:ins>
      <w:r w:rsidRPr="00617EF6">
        <w:rPr>
          <w:rFonts w:ascii="Trebuchet MS" w:hAnsi="Trebuchet MS"/>
          <w:noProof/>
        </w:rPr>
        <w:t xml:space="preserve"> courageous and take some of the fruitage of the land.” Now</w:t>
      </w:r>
      <w:ins w:id="68" w:author="Author">
        <w:r w:rsidRPr="00617EF6">
          <w:rPr>
            <w:rFonts w:ascii="Trebuchet MS" w:hAnsi="Trebuchet MS"/>
            <w:noProof/>
          </w:rPr>
          <w:t xml:space="preserve"> it was</w:t>
        </w:r>
      </w:ins>
      <w:r w:rsidRPr="00617EF6">
        <w:rPr>
          <w:rFonts w:ascii="Trebuchet MS" w:hAnsi="Trebuchet MS"/>
          <w:noProof/>
        </w:rPr>
        <w:t xml:space="preserve"> the </w:t>
      </w:r>
      <w:del w:id="69" w:author="Author">
        <w:r w:rsidRPr="00617EF6">
          <w:rPr>
            <w:rFonts w:ascii="Trebuchet MS" w:hAnsi="Trebuchet MS"/>
            <w:noProof/>
          </w:rPr>
          <w:delText>days were the days</w:delText>
        </w:r>
      </w:del>
      <w:ins w:id="70" w:author="Author">
        <w:r w:rsidRPr="00617EF6">
          <w:rPr>
            <w:rFonts w:ascii="Trebuchet MS" w:hAnsi="Trebuchet MS"/>
            <w:noProof/>
          </w:rPr>
          <w:t>season</w:t>
        </w:r>
      </w:ins>
      <w:r w:rsidRPr="00617EF6">
        <w:rPr>
          <w:rFonts w:ascii="Trebuchet MS" w:hAnsi="Trebuchet MS"/>
          <w:noProof/>
        </w:rPr>
        <w:t xml:space="preserve"> of the first ripe </w:t>
      </w:r>
      <w:del w:id="71" w:author="Author">
        <w:r w:rsidRPr="00617EF6">
          <w:rPr>
            <w:rFonts w:ascii="Trebuchet MS" w:hAnsi="Trebuchet MS"/>
            <w:noProof/>
          </w:rPr>
          <w:delText xml:space="preserve">fruits of the </w:delText>
        </w:r>
      </w:del>
      <w:r w:rsidRPr="00617EF6">
        <w:rPr>
          <w:rFonts w:ascii="Trebuchet MS" w:hAnsi="Trebuchet MS"/>
          <w:noProof/>
        </w:rPr>
        <w:t>grapes.</w:t>
      </w:r>
    </w:p>
    <w:p w:rsidR="001B6500" w:rsidRPr="00617EF6" w:rsidRDefault="001B6500" w:rsidP="001B6500">
      <w:pPr>
        <w:rPr>
          <w:rFonts w:ascii="Trebuchet MS" w:hAnsi="Trebuchet MS"/>
          <w:noProof/>
        </w:rPr>
      </w:pPr>
      <w:r w:rsidRPr="00617EF6">
        <w:rPr>
          <w:rFonts w:ascii="Trebuchet MS" w:hAnsi="Trebuchet MS"/>
          <w:b/>
        </w:rPr>
        <w:t xml:space="preserve">13:21 </w:t>
      </w:r>
      <w:r w:rsidRPr="00617EF6">
        <w:rPr>
          <w:rFonts w:ascii="Trebuchet MS" w:hAnsi="Trebuchet MS"/>
          <w:noProof/>
        </w:rPr>
        <w:t>So they went up and spied out the land from the wilderness of Zin to Re′hob</w:t>
      </w:r>
      <w:ins w:id="72" w:author="Author">
        <w:r>
          <w:rPr>
            <w:rFonts w:ascii="Trebuchet MS" w:hAnsi="Trebuchet MS"/>
            <w:noProof/>
          </w:rPr>
          <w:t>,</w:t>
        </w:r>
      </w:ins>
      <w:r w:rsidRPr="00617EF6">
        <w:rPr>
          <w:rFonts w:ascii="Trebuchet MS" w:hAnsi="Trebuchet MS"/>
          <w:noProof/>
        </w:rPr>
        <w:t xml:space="preserve"> </w:t>
      </w:r>
      <w:del w:id="73" w:author="Author">
        <w:r w:rsidRPr="00617EF6" w:rsidDel="007D3FD8">
          <w:rPr>
            <w:rFonts w:ascii="Trebuchet MS" w:hAnsi="Trebuchet MS"/>
            <w:noProof/>
          </w:rPr>
          <w:delText xml:space="preserve">to </w:delText>
        </w:r>
      </w:del>
      <w:ins w:id="74" w:author="Author">
        <w:r>
          <w:rPr>
            <w:rFonts w:ascii="Trebuchet MS" w:hAnsi="Trebuchet MS"/>
            <w:noProof/>
          </w:rPr>
          <w:t xml:space="preserve">near </w:t>
        </w:r>
      </w:ins>
      <w:del w:id="75" w:author="Author">
        <w:r w:rsidRPr="00617EF6">
          <w:rPr>
            <w:rFonts w:ascii="Trebuchet MS" w:hAnsi="Trebuchet MS"/>
            <w:noProof/>
          </w:rPr>
          <w:delText>the entering in of Ha</w:delText>
        </w:r>
      </w:del>
      <w:ins w:id="76" w:author="Author">
        <w:r w:rsidRPr="00617EF6">
          <w:rPr>
            <w:rFonts w:ascii="Trebuchet MS" w:hAnsi="Trebuchet MS"/>
            <w:noProof/>
          </w:rPr>
          <w:t>Le′bo-ha</w:t>
        </w:r>
      </w:ins>
      <w:r w:rsidRPr="00617EF6">
        <w:rPr>
          <w:rFonts w:ascii="Trebuchet MS" w:hAnsi="Trebuchet MS"/>
          <w:noProof/>
        </w:rPr>
        <w:t>′math.</w:t>
      </w:r>
      <w:ins w:id="77" w:author="Author">
        <w:r w:rsidRPr="00617EF6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617EF6">
        <w:rPr>
          <w:rFonts w:ascii="Trebuchet MS" w:hAnsi="Trebuchet MS"/>
          <w:noProof/>
        </w:rPr>
        <w:t xml:space="preserve"> </w:t>
      </w:r>
      <w:r w:rsidRPr="00617EF6">
        <w:rPr>
          <w:rFonts w:ascii="Trebuchet MS" w:hAnsi="Trebuchet MS"/>
          <w:b/>
          <w:noProof/>
        </w:rPr>
        <w:t xml:space="preserve">13:22 </w:t>
      </w:r>
      <w:r w:rsidRPr="00617EF6">
        <w:rPr>
          <w:rFonts w:ascii="Trebuchet MS" w:hAnsi="Trebuchet MS"/>
          <w:noProof/>
        </w:rPr>
        <w:t xml:space="preserve">When they went up into the Neg′eb, they </w:t>
      </w:r>
      <w:del w:id="80" w:author="Author">
        <w:r w:rsidRPr="00617EF6">
          <w:rPr>
            <w:rFonts w:ascii="Trebuchet MS" w:hAnsi="Trebuchet MS"/>
            <w:noProof/>
          </w:rPr>
          <w:delText xml:space="preserve">then </w:delText>
        </w:r>
      </w:del>
      <w:r w:rsidRPr="00617EF6">
        <w:rPr>
          <w:rFonts w:ascii="Trebuchet MS" w:hAnsi="Trebuchet MS"/>
          <w:noProof/>
        </w:rPr>
        <w:t xml:space="preserve">came to </w:t>
      </w:r>
      <w:del w:id="81" w:author="Author">
        <w:r w:rsidRPr="00617EF6">
          <w:rPr>
            <w:rFonts w:ascii="Trebuchet MS" w:hAnsi="Trebuchet MS"/>
            <w:noProof/>
          </w:rPr>
          <w:delText>He′bron. Now</w:delText>
        </w:r>
      </w:del>
      <w:ins w:id="82" w:author="Author">
        <w:r w:rsidRPr="00617EF6">
          <w:rPr>
            <w:rFonts w:ascii="Trebuchet MS" w:hAnsi="Trebuchet MS"/>
            <w:noProof/>
          </w:rPr>
          <w:t>Heb′ron, where</w:t>
        </w:r>
      </w:ins>
      <w:r w:rsidRPr="00617EF6">
        <w:rPr>
          <w:rFonts w:ascii="Trebuchet MS" w:hAnsi="Trebuchet MS"/>
          <w:noProof/>
        </w:rPr>
        <w:t xml:space="preserve"> A·hi′man, She′shai</w:t>
      </w:r>
      <w:ins w:id="83" w:author="Author">
        <w:r w:rsidRPr="00617EF6">
          <w:rPr>
            <w:rFonts w:ascii="Trebuchet MS" w:hAnsi="Trebuchet MS"/>
            <w:noProof/>
          </w:rPr>
          <w:t>,</w:t>
        </w:r>
      </w:ins>
      <w:r w:rsidRPr="00617EF6">
        <w:rPr>
          <w:rFonts w:ascii="Trebuchet MS" w:hAnsi="Trebuchet MS"/>
          <w:noProof/>
        </w:rPr>
        <w:t xml:space="preserve"> and Tal′mai, </w:t>
      </w:r>
      <w:del w:id="84" w:author="Author">
        <w:r w:rsidRPr="00617EF6">
          <w:rPr>
            <w:rFonts w:ascii="Trebuchet MS" w:hAnsi="Trebuchet MS"/>
            <w:noProof/>
          </w:rPr>
          <w:delText>those born of A′nak</w:delText>
        </w:r>
      </w:del>
      <w:ins w:id="85" w:author="Author">
        <w:r w:rsidRPr="00617EF6">
          <w:rPr>
            <w:rFonts w:ascii="Trebuchet MS" w:hAnsi="Trebuchet MS"/>
            <w:noProof/>
          </w:rPr>
          <w:t>the An′a·kim</w:t>
        </w:r>
      </w:ins>
      <w:r w:rsidRPr="00617EF6">
        <w:rPr>
          <w:rFonts w:ascii="Trebuchet MS" w:hAnsi="Trebuchet MS"/>
          <w:noProof/>
        </w:rPr>
        <w:t xml:space="preserve">, were </w:t>
      </w:r>
      <w:del w:id="86" w:author="Author">
        <w:r w:rsidRPr="00617EF6">
          <w:rPr>
            <w:rFonts w:ascii="Trebuchet MS" w:hAnsi="Trebuchet MS"/>
            <w:noProof/>
          </w:rPr>
          <w:delText>there</w:delText>
        </w:r>
      </w:del>
      <w:ins w:id="87" w:author="Author">
        <w:r w:rsidRPr="00617EF6">
          <w:rPr>
            <w:rFonts w:ascii="Trebuchet MS" w:hAnsi="Trebuchet MS"/>
            <w:noProof/>
          </w:rPr>
          <w:t>living</w:t>
        </w:r>
      </w:ins>
      <w:r w:rsidRPr="00617EF6">
        <w:rPr>
          <w:rFonts w:ascii="Trebuchet MS" w:hAnsi="Trebuchet MS"/>
          <w:noProof/>
        </w:rPr>
        <w:t xml:space="preserve">. Incidentally, </w:t>
      </w:r>
      <w:del w:id="88" w:author="Author">
        <w:r w:rsidRPr="00617EF6">
          <w:rPr>
            <w:rFonts w:ascii="Trebuchet MS" w:hAnsi="Trebuchet MS"/>
            <w:noProof/>
          </w:rPr>
          <w:delText>He′bron</w:delText>
        </w:r>
      </w:del>
      <w:ins w:id="89" w:author="Author">
        <w:r w:rsidRPr="00617EF6">
          <w:rPr>
            <w:rFonts w:ascii="Trebuchet MS" w:hAnsi="Trebuchet MS"/>
            <w:noProof/>
          </w:rPr>
          <w:t>Heb′ron</w:t>
        </w:r>
      </w:ins>
      <w:r w:rsidRPr="00617EF6">
        <w:rPr>
          <w:rFonts w:ascii="Trebuchet MS" w:hAnsi="Trebuchet MS"/>
          <w:noProof/>
        </w:rPr>
        <w:t xml:space="preserve"> had been built seven years before Zo′an of Egypt. </w:t>
      </w:r>
      <w:r w:rsidRPr="00617EF6">
        <w:rPr>
          <w:rFonts w:ascii="Trebuchet MS" w:hAnsi="Trebuchet MS"/>
          <w:b/>
          <w:noProof/>
        </w:rPr>
        <w:t xml:space="preserve">13:23 </w:t>
      </w:r>
      <w:r w:rsidRPr="00617EF6">
        <w:rPr>
          <w:rFonts w:ascii="Trebuchet MS" w:hAnsi="Trebuchet MS"/>
          <w:noProof/>
        </w:rPr>
        <w:t xml:space="preserve">When they came to the </w:t>
      </w:r>
      <w:del w:id="90" w:author="Author">
        <w:r w:rsidRPr="00617EF6">
          <w:rPr>
            <w:rFonts w:ascii="Trebuchet MS" w:hAnsi="Trebuchet MS"/>
            <w:noProof/>
          </w:rPr>
          <w:delText>torrent valley</w:delText>
        </w:r>
      </w:del>
      <w:ins w:id="91" w:author="Author">
        <w:r w:rsidRPr="00617EF6">
          <w:rPr>
            <w:rFonts w:ascii="Trebuchet MS" w:hAnsi="Trebuchet MS"/>
            <w:noProof/>
          </w:rPr>
          <w:t>Valley</w:t>
        </w:r>
        <w:r w:rsidRPr="00617EF6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617EF6">
        <w:rPr>
          <w:rFonts w:ascii="Trebuchet MS" w:hAnsi="Trebuchet MS"/>
          <w:noProof/>
        </w:rPr>
        <w:t xml:space="preserve"> of Esh′col, </w:t>
      </w:r>
      <w:ins w:id="94" w:author="Author">
        <w:r w:rsidRPr="00617EF6">
          <w:rPr>
            <w:rFonts w:ascii="Trebuchet MS" w:hAnsi="Trebuchet MS"/>
            <w:noProof/>
          </w:rPr>
          <w:t xml:space="preserve">there </w:t>
        </w:r>
      </w:ins>
      <w:r w:rsidRPr="00617EF6">
        <w:rPr>
          <w:rFonts w:ascii="Trebuchet MS" w:hAnsi="Trebuchet MS"/>
          <w:noProof/>
        </w:rPr>
        <w:t xml:space="preserve">they </w:t>
      </w:r>
      <w:del w:id="95" w:author="Author">
        <w:r w:rsidRPr="00617EF6">
          <w:rPr>
            <w:rFonts w:ascii="Trebuchet MS" w:hAnsi="Trebuchet MS"/>
            <w:noProof/>
          </w:rPr>
          <w:delText xml:space="preserve">then proceeded to </w:delText>
        </w:r>
      </w:del>
      <w:r w:rsidRPr="00617EF6">
        <w:rPr>
          <w:rFonts w:ascii="Trebuchet MS" w:hAnsi="Trebuchet MS"/>
          <w:noProof/>
        </w:rPr>
        <w:t xml:space="preserve">cut down </w:t>
      </w:r>
      <w:del w:id="96" w:author="Author">
        <w:r w:rsidRPr="00617EF6">
          <w:rPr>
            <w:rFonts w:ascii="Trebuchet MS" w:hAnsi="Trebuchet MS"/>
            <w:noProof/>
          </w:rPr>
          <w:delText xml:space="preserve">from there </w:delText>
        </w:r>
      </w:del>
      <w:r w:rsidRPr="00617EF6">
        <w:rPr>
          <w:rFonts w:ascii="Trebuchet MS" w:hAnsi="Trebuchet MS"/>
          <w:noProof/>
        </w:rPr>
        <w:t xml:space="preserve">a </w:t>
      </w:r>
      <w:del w:id="97" w:author="Author">
        <w:r w:rsidRPr="00617EF6">
          <w:rPr>
            <w:rFonts w:ascii="Trebuchet MS" w:hAnsi="Trebuchet MS"/>
            <w:noProof/>
          </w:rPr>
          <w:delText>shoot</w:delText>
        </w:r>
      </w:del>
      <w:ins w:id="98" w:author="Author">
        <w:r w:rsidRPr="00617EF6">
          <w:rPr>
            <w:rFonts w:ascii="Trebuchet MS" w:hAnsi="Trebuchet MS"/>
            <w:noProof/>
          </w:rPr>
          <w:t>branch</w:t>
        </w:r>
      </w:ins>
      <w:r w:rsidRPr="00617EF6">
        <w:rPr>
          <w:rFonts w:ascii="Trebuchet MS" w:hAnsi="Trebuchet MS"/>
          <w:noProof/>
        </w:rPr>
        <w:t xml:space="preserve"> with one cluster of grapes</w:t>
      </w:r>
      <w:del w:id="99" w:author="Author">
        <w:r w:rsidRPr="00617EF6">
          <w:rPr>
            <w:rFonts w:ascii="Trebuchet MS" w:hAnsi="Trebuchet MS"/>
            <w:noProof/>
          </w:rPr>
          <w:delText xml:space="preserve">. And they went carrying it with a bar on </w:delText>
        </w:r>
      </w:del>
      <w:ins w:id="100" w:author="Author">
        <w:r w:rsidRPr="00617EF6">
          <w:rPr>
            <w:rFonts w:ascii="Trebuchet MS" w:hAnsi="Trebuchet MS"/>
            <w:noProof/>
          </w:rPr>
          <w:t xml:space="preserve">, which </w:t>
        </w:r>
      </w:ins>
      <w:r w:rsidRPr="00617EF6">
        <w:rPr>
          <w:rFonts w:ascii="Trebuchet MS" w:hAnsi="Trebuchet MS"/>
          <w:noProof/>
        </w:rPr>
        <w:t>two of the men</w:t>
      </w:r>
      <w:del w:id="101" w:author="Author">
        <w:r w:rsidRPr="00617EF6">
          <w:rPr>
            <w:rFonts w:ascii="Trebuchet MS" w:hAnsi="Trebuchet MS"/>
            <w:noProof/>
          </w:rPr>
          <w:delText>, and also</w:delText>
        </w:r>
      </w:del>
      <w:ins w:id="102" w:author="Author">
        <w:r w:rsidRPr="00617EF6">
          <w:rPr>
            <w:rFonts w:ascii="Trebuchet MS" w:hAnsi="Trebuchet MS"/>
            <w:noProof/>
          </w:rPr>
          <w:t xml:space="preserve"> had to carry on a bar, as well as</w:t>
        </w:r>
      </w:ins>
      <w:r w:rsidRPr="00617EF6">
        <w:rPr>
          <w:rFonts w:ascii="Trebuchet MS" w:hAnsi="Trebuchet MS"/>
          <w:noProof/>
        </w:rPr>
        <w:t xml:space="preserve"> some of the pomegranates and </w:t>
      </w:r>
      <w:del w:id="103" w:author="Author">
        <w:r w:rsidRPr="00617EF6">
          <w:rPr>
            <w:rFonts w:ascii="Trebuchet MS" w:hAnsi="Trebuchet MS"/>
            <w:noProof/>
          </w:rPr>
          <w:delText xml:space="preserve">some of the </w:delText>
        </w:r>
      </w:del>
      <w:r w:rsidRPr="00617EF6">
        <w:rPr>
          <w:rFonts w:ascii="Trebuchet MS" w:hAnsi="Trebuchet MS"/>
          <w:noProof/>
        </w:rPr>
        <w:t xml:space="preserve">figs. </w:t>
      </w:r>
      <w:r w:rsidRPr="00617EF6">
        <w:rPr>
          <w:rFonts w:ascii="Trebuchet MS" w:hAnsi="Trebuchet MS"/>
          <w:b/>
          <w:noProof/>
        </w:rPr>
        <w:t xml:space="preserve">13:24 </w:t>
      </w:r>
      <w:r w:rsidRPr="00617EF6">
        <w:rPr>
          <w:rFonts w:ascii="Trebuchet MS" w:hAnsi="Trebuchet MS"/>
          <w:noProof/>
        </w:rPr>
        <w:t xml:space="preserve">They called that place the </w:t>
      </w:r>
      <w:del w:id="104" w:author="Author">
        <w:r w:rsidRPr="00617EF6">
          <w:rPr>
            <w:rFonts w:ascii="Trebuchet MS" w:hAnsi="Trebuchet MS"/>
            <w:noProof/>
          </w:rPr>
          <w:delText>torrent valley</w:delText>
        </w:r>
      </w:del>
      <w:ins w:id="105" w:author="Author">
        <w:r w:rsidRPr="00617EF6">
          <w:rPr>
            <w:rFonts w:ascii="Trebuchet MS" w:hAnsi="Trebuchet MS"/>
            <w:noProof/>
          </w:rPr>
          <w:t>Valley</w:t>
        </w:r>
        <w:r w:rsidRPr="00617EF6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617EF6">
        <w:rPr>
          <w:rFonts w:ascii="Trebuchet MS" w:hAnsi="Trebuchet MS"/>
          <w:noProof/>
        </w:rPr>
        <w:t xml:space="preserve"> of Esh′col</w:t>
      </w:r>
      <w:del w:id="108" w:author="Author">
        <w:r w:rsidRPr="00617EF6">
          <w:rPr>
            <w:rFonts w:ascii="Trebuchet MS" w:hAnsi="Trebuchet MS"/>
            <w:noProof/>
          </w:rPr>
          <w:delText>, on account</w:delText>
        </w:r>
      </w:del>
      <w:ins w:id="109" w:author="Author">
        <w:r w:rsidRPr="00617EF6">
          <w:rPr>
            <w:rStyle w:val="FootnoteReference"/>
            <w:rFonts w:ascii="Trebuchet MS" w:hAnsi="Trebuchet MS"/>
            <w:noProof/>
          </w:rPr>
          <w:footnoteReference w:id="8"/>
        </w:r>
        <w:r w:rsidRPr="00617EF6">
          <w:rPr>
            <w:rFonts w:ascii="Trebuchet MS" w:hAnsi="Trebuchet MS"/>
            <w:noProof/>
          </w:rPr>
          <w:t xml:space="preserve"> because</w:t>
        </w:r>
      </w:ins>
      <w:r w:rsidRPr="00617EF6">
        <w:rPr>
          <w:rFonts w:ascii="Trebuchet MS" w:hAnsi="Trebuchet MS"/>
          <w:noProof/>
        </w:rPr>
        <w:t xml:space="preserve"> of the cluster that the </w:t>
      </w:r>
      <w:del w:id="112" w:author="Author">
        <w:r w:rsidRPr="00617EF6">
          <w:rPr>
            <w:rFonts w:ascii="Trebuchet MS" w:hAnsi="Trebuchet MS"/>
            <w:noProof/>
          </w:rPr>
          <w:delText>sons of Israel</w:delText>
        </w:r>
      </w:del>
      <w:ins w:id="113" w:author="Author">
        <w:r w:rsidRPr="00617EF6">
          <w:rPr>
            <w:rFonts w:ascii="Trebuchet MS" w:hAnsi="Trebuchet MS"/>
            <w:noProof/>
          </w:rPr>
          <w:t>Israelites</w:t>
        </w:r>
      </w:ins>
      <w:r w:rsidRPr="00617EF6">
        <w:rPr>
          <w:rFonts w:ascii="Trebuchet MS" w:hAnsi="Trebuchet MS"/>
          <w:noProof/>
        </w:rPr>
        <w:t xml:space="preserve"> cut down from there.</w:t>
      </w:r>
    </w:p>
    <w:p w:rsidR="001B6500" w:rsidRPr="00617EF6" w:rsidRDefault="001B6500" w:rsidP="001B6500">
      <w:pPr>
        <w:rPr>
          <w:rFonts w:ascii="Trebuchet MS" w:hAnsi="Trebuchet MS"/>
          <w:noProof/>
        </w:rPr>
      </w:pPr>
      <w:r w:rsidRPr="00617EF6">
        <w:rPr>
          <w:rFonts w:ascii="Trebuchet MS" w:hAnsi="Trebuchet MS"/>
          <w:b/>
        </w:rPr>
        <w:t xml:space="preserve">13:25 </w:t>
      </w:r>
      <w:del w:id="114" w:author="Author">
        <w:r w:rsidRPr="00617EF6">
          <w:rPr>
            <w:rFonts w:ascii="Trebuchet MS" w:hAnsi="Trebuchet MS"/>
            <w:noProof/>
          </w:rPr>
          <w:delText>Finally at</w:delText>
        </w:r>
      </w:del>
      <w:ins w:id="115" w:author="Author">
        <w:r w:rsidRPr="00617EF6">
          <w:rPr>
            <w:rFonts w:ascii="Trebuchet MS" w:hAnsi="Trebuchet MS"/>
            <w:noProof/>
          </w:rPr>
          <w:t>At</w:t>
        </w:r>
      </w:ins>
      <w:r w:rsidRPr="00617EF6">
        <w:rPr>
          <w:rFonts w:ascii="Trebuchet MS" w:hAnsi="Trebuchet MS"/>
          <w:noProof/>
        </w:rPr>
        <w:t xml:space="preserve"> the end of </w:t>
      </w:r>
      <w:del w:id="116" w:author="Author">
        <w:r w:rsidRPr="00617EF6">
          <w:rPr>
            <w:rFonts w:ascii="Trebuchet MS" w:hAnsi="Trebuchet MS"/>
            <w:noProof/>
          </w:rPr>
          <w:delText>forty</w:delText>
        </w:r>
      </w:del>
      <w:ins w:id="117" w:author="Author">
        <w:r w:rsidRPr="00617EF6">
          <w:rPr>
            <w:rFonts w:ascii="Trebuchet MS" w:hAnsi="Trebuchet MS"/>
            <w:noProof/>
          </w:rPr>
          <w:t>40</w:t>
        </w:r>
      </w:ins>
      <w:r w:rsidRPr="00617EF6">
        <w:rPr>
          <w:rFonts w:ascii="Trebuchet MS" w:hAnsi="Trebuchet MS"/>
          <w:noProof/>
        </w:rPr>
        <w:t xml:space="preserve"> days</w:t>
      </w:r>
      <w:ins w:id="118" w:author="Author">
        <w:r w:rsidRPr="00617EF6">
          <w:rPr>
            <w:rFonts w:ascii="Trebuchet MS" w:hAnsi="Trebuchet MS"/>
            <w:noProof/>
          </w:rPr>
          <w:t>,</w:t>
        </w:r>
      </w:ins>
      <w:r w:rsidRPr="00617EF6">
        <w:rPr>
          <w:rFonts w:ascii="Trebuchet MS" w:hAnsi="Trebuchet MS"/>
          <w:noProof/>
        </w:rPr>
        <w:t xml:space="preserve"> they returned from spying out the land. </w:t>
      </w:r>
      <w:r w:rsidRPr="00617EF6">
        <w:rPr>
          <w:rFonts w:ascii="Trebuchet MS" w:hAnsi="Trebuchet MS"/>
          <w:b/>
          <w:noProof/>
        </w:rPr>
        <w:t xml:space="preserve">13:26 </w:t>
      </w:r>
      <w:r w:rsidRPr="00617EF6">
        <w:rPr>
          <w:rFonts w:ascii="Trebuchet MS" w:hAnsi="Trebuchet MS"/>
          <w:noProof/>
        </w:rPr>
        <w:t xml:space="preserve">So they </w:t>
      </w:r>
      <w:del w:id="119" w:author="Author">
        <w:r w:rsidRPr="00617EF6">
          <w:rPr>
            <w:rFonts w:ascii="Trebuchet MS" w:hAnsi="Trebuchet MS"/>
            <w:noProof/>
          </w:rPr>
          <w:delText xml:space="preserve">walked and </w:delText>
        </w:r>
      </w:del>
      <w:r w:rsidRPr="00617EF6">
        <w:rPr>
          <w:rFonts w:ascii="Trebuchet MS" w:hAnsi="Trebuchet MS"/>
          <w:noProof/>
        </w:rPr>
        <w:t xml:space="preserve">came </w:t>
      </w:r>
      <w:ins w:id="120" w:author="Author">
        <w:r w:rsidRPr="00617EF6">
          <w:rPr>
            <w:rFonts w:ascii="Trebuchet MS" w:hAnsi="Trebuchet MS"/>
            <w:noProof/>
          </w:rPr>
          <w:t xml:space="preserve">back </w:t>
        </w:r>
      </w:ins>
      <w:r w:rsidRPr="00617EF6">
        <w:rPr>
          <w:rFonts w:ascii="Trebuchet MS" w:hAnsi="Trebuchet MS"/>
          <w:noProof/>
        </w:rPr>
        <w:t xml:space="preserve">to Moses and Aaron and all the assembly of the </w:t>
      </w:r>
      <w:del w:id="121" w:author="Author">
        <w:r w:rsidRPr="00617EF6">
          <w:rPr>
            <w:rFonts w:ascii="Trebuchet MS" w:hAnsi="Trebuchet MS"/>
            <w:noProof/>
          </w:rPr>
          <w:delText>sons of Israel</w:delText>
        </w:r>
      </w:del>
      <w:ins w:id="122" w:author="Author">
        <w:r w:rsidRPr="00617EF6">
          <w:rPr>
            <w:rFonts w:ascii="Trebuchet MS" w:hAnsi="Trebuchet MS"/>
            <w:noProof/>
          </w:rPr>
          <w:t>Israelites</w:t>
        </w:r>
      </w:ins>
      <w:r w:rsidRPr="00617EF6">
        <w:rPr>
          <w:rFonts w:ascii="Trebuchet MS" w:hAnsi="Trebuchet MS"/>
          <w:noProof/>
        </w:rPr>
        <w:t xml:space="preserve"> in the wilderness of Pa′ran, at Ka′desh. </w:t>
      </w:r>
      <w:del w:id="123" w:author="Author">
        <w:r w:rsidRPr="00617EF6">
          <w:rPr>
            <w:rFonts w:ascii="Trebuchet MS" w:hAnsi="Trebuchet MS"/>
            <w:noProof/>
          </w:rPr>
          <w:delText>And they came bringing</w:delText>
        </w:r>
      </w:del>
      <w:ins w:id="124" w:author="Author">
        <w:r w:rsidRPr="00617EF6">
          <w:rPr>
            <w:rFonts w:ascii="Trebuchet MS" w:hAnsi="Trebuchet MS"/>
            <w:noProof/>
          </w:rPr>
          <w:t>They brought</w:t>
        </w:r>
      </w:ins>
      <w:r w:rsidRPr="00617EF6">
        <w:rPr>
          <w:rFonts w:ascii="Trebuchet MS" w:hAnsi="Trebuchet MS"/>
          <w:noProof/>
        </w:rPr>
        <w:t xml:space="preserve"> back </w:t>
      </w:r>
      <w:del w:id="125" w:author="Author">
        <w:r w:rsidRPr="00617EF6">
          <w:rPr>
            <w:rFonts w:ascii="Trebuchet MS" w:hAnsi="Trebuchet MS"/>
            <w:noProof/>
          </w:rPr>
          <w:delText>word</w:delText>
        </w:r>
      </w:del>
      <w:ins w:id="126" w:author="Author">
        <w:r w:rsidRPr="00617EF6">
          <w:rPr>
            <w:rFonts w:ascii="Trebuchet MS" w:hAnsi="Trebuchet MS"/>
            <w:noProof/>
          </w:rPr>
          <w:t>a report</w:t>
        </w:r>
      </w:ins>
      <w:r w:rsidRPr="00617EF6">
        <w:rPr>
          <w:rFonts w:ascii="Trebuchet MS" w:hAnsi="Trebuchet MS"/>
          <w:noProof/>
        </w:rPr>
        <w:t xml:space="preserve"> to </w:t>
      </w:r>
      <w:del w:id="127" w:author="Author">
        <w:r w:rsidRPr="00617EF6">
          <w:rPr>
            <w:rFonts w:ascii="Trebuchet MS" w:hAnsi="Trebuchet MS"/>
            <w:noProof/>
          </w:rPr>
          <w:delText xml:space="preserve">them and </w:delText>
        </w:r>
      </w:del>
      <w:r w:rsidRPr="00617EF6">
        <w:rPr>
          <w:rFonts w:ascii="Trebuchet MS" w:hAnsi="Trebuchet MS"/>
          <w:noProof/>
        </w:rPr>
        <w:t xml:space="preserve">all the assembly and </w:t>
      </w:r>
      <w:del w:id="128" w:author="Author">
        <w:r w:rsidRPr="00617EF6">
          <w:rPr>
            <w:rFonts w:ascii="Trebuchet MS" w:hAnsi="Trebuchet MS"/>
            <w:noProof/>
          </w:rPr>
          <w:delText>showing</w:delText>
        </w:r>
      </w:del>
      <w:ins w:id="129" w:author="Author">
        <w:r w:rsidRPr="00617EF6">
          <w:rPr>
            <w:rFonts w:ascii="Trebuchet MS" w:hAnsi="Trebuchet MS"/>
            <w:noProof/>
          </w:rPr>
          <w:t>showed</w:t>
        </w:r>
      </w:ins>
      <w:r w:rsidRPr="00617EF6">
        <w:rPr>
          <w:rFonts w:ascii="Trebuchet MS" w:hAnsi="Trebuchet MS"/>
          <w:noProof/>
        </w:rPr>
        <w:t xml:space="preserve"> them the fruitage of the land. </w:t>
      </w:r>
      <w:r w:rsidRPr="00617EF6">
        <w:rPr>
          <w:rFonts w:ascii="Trebuchet MS" w:hAnsi="Trebuchet MS"/>
          <w:b/>
          <w:noProof/>
        </w:rPr>
        <w:t xml:space="preserve">13:27 </w:t>
      </w:r>
      <w:del w:id="130" w:author="Author">
        <w:r w:rsidRPr="00617EF6">
          <w:rPr>
            <w:rFonts w:ascii="Trebuchet MS" w:hAnsi="Trebuchet MS"/>
            <w:noProof/>
          </w:rPr>
          <w:delText>And</w:delText>
        </w:r>
      </w:del>
      <w:ins w:id="131" w:author="Author">
        <w:r w:rsidRPr="00617EF6">
          <w:rPr>
            <w:rFonts w:ascii="Trebuchet MS" w:hAnsi="Trebuchet MS"/>
            <w:noProof/>
          </w:rPr>
          <w:t>This is what</w:t>
        </w:r>
      </w:ins>
      <w:r w:rsidRPr="00617EF6">
        <w:rPr>
          <w:rFonts w:ascii="Trebuchet MS" w:hAnsi="Trebuchet MS"/>
          <w:noProof/>
        </w:rPr>
        <w:t xml:space="preserve"> they </w:t>
      </w:r>
      <w:del w:id="132" w:author="Author">
        <w:r w:rsidRPr="00617EF6">
          <w:rPr>
            <w:rFonts w:ascii="Trebuchet MS" w:hAnsi="Trebuchet MS"/>
            <w:noProof/>
          </w:rPr>
          <w:delText>went on</w:delText>
        </w:r>
      </w:del>
      <w:ins w:id="133" w:author="Author">
        <w:r w:rsidRPr="00617EF6">
          <w:rPr>
            <w:rFonts w:ascii="Trebuchet MS" w:hAnsi="Trebuchet MS"/>
            <w:noProof/>
          </w:rPr>
          <w:t>reported</w:t>
        </w:r>
      </w:ins>
      <w:r w:rsidRPr="00617EF6">
        <w:rPr>
          <w:rFonts w:ascii="Trebuchet MS" w:hAnsi="Trebuchet MS"/>
          <w:noProof/>
        </w:rPr>
        <w:t xml:space="preserve"> to </w:t>
      </w:r>
      <w:del w:id="134" w:author="Author">
        <w:r w:rsidRPr="00617EF6">
          <w:rPr>
            <w:rFonts w:ascii="Trebuchet MS" w:hAnsi="Trebuchet MS"/>
            <w:noProof/>
          </w:rPr>
          <w:delText>report to him and say</w:delText>
        </w:r>
      </w:del>
      <w:ins w:id="135" w:author="Author">
        <w:r w:rsidRPr="00617EF6">
          <w:rPr>
            <w:rFonts w:ascii="Trebuchet MS" w:hAnsi="Trebuchet MS"/>
            <w:noProof/>
          </w:rPr>
          <w:t>Moses</w:t>
        </w:r>
      </w:ins>
      <w:r w:rsidRPr="00617EF6">
        <w:rPr>
          <w:rFonts w:ascii="Trebuchet MS" w:hAnsi="Trebuchet MS"/>
          <w:noProof/>
        </w:rPr>
        <w:t xml:space="preserve">: “We entered </w:t>
      </w:r>
      <w:del w:id="136" w:author="Author">
        <w:r w:rsidRPr="00617EF6">
          <w:rPr>
            <w:rFonts w:ascii="Trebuchet MS" w:hAnsi="Trebuchet MS"/>
            <w:noProof/>
          </w:rPr>
          <w:delText xml:space="preserve">into </w:delText>
        </w:r>
      </w:del>
      <w:r w:rsidRPr="00617EF6">
        <w:rPr>
          <w:rFonts w:ascii="Trebuchet MS" w:hAnsi="Trebuchet MS"/>
          <w:noProof/>
        </w:rPr>
        <w:t xml:space="preserve">the land </w:t>
      </w:r>
      <w:del w:id="137" w:author="Author">
        <w:r w:rsidRPr="00617EF6">
          <w:rPr>
            <w:rFonts w:ascii="Trebuchet MS" w:hAnsi="Trebuchet MS"/>
            <w:noProof/>
          </w:rPr>
          <w:delText>to</w:delText>
        </w:r>
      </w:del>
      <w:ins w:id="138" w:author="Author">
        <w:r w:rsidRPr="00617EF6">
          <w:rPr>
            <w:rFonts w:ascii="Trebuchet MS" w:hAnsi="Trebuchet MS"/>
            <w:noProof/>
          </w:rPr>
          <w:t>into</w:t>
        </w:r>
      </w:ins>
      <w:r w:rsidRPr="00617EF6">
        <w:rPr>
          <w:rFonts w:ascii="Trebuchet MS" w:hAnsi="Trebuchet MS"/>
          <w:noProof/>
        </w:rPr>
        <w:t xml:space="preserve"> which you sent us</w:t>
      </w:r>
      <w:del w:id="139" w:author="Author">
        <w:r w:rsidRPr="00617EF6">
          <w:rPr>
            <w:rFonts w:ascii="Trebuchet MS" w:hAnsi="Trebuchet MS"/>
            <w:noProof/>
          </w:rPr>
          <w:delText xml:space="preserve"> out</w:delText>
        </w:r>
      </w:del>
      <w:r w:rsidRPr="00617EF6">
        <w:rPr>
          <w:rFonts w:ascii="Trebuchet MS" w:hAnsi="Trebuchet MS"/>
          <w:noProof/>
        </w:rPr>
        <w:t xml:space="preserve">, and it is indeed flowing with milk and honey, and this is its fruitage. </w:t>
      </w:r>
      <w:r w:rsidRPr="00617EF6">
        <w:rPr>
          <w:rFonts w:ascii="Trebuchet MS" w:hAnsi="Trebuchet MS"/>
          <w:b/>
          <w:noProof/>
        </w:rPr>
        <w:t xml:space="preserve">13:28 </w:t>
      </w:r>
      <w:r w:rsidRPr="00617EF6">
        <w:rPr>
          <w:rFonts w:ascii="Trebuchet MS" w:hAnsi="Trebuchet MS"/>
          <w:noProof/>
        </w:rPr>
        <w:t xml:space="preserve">Nevertheless, the </w:t>
      </w:r>
      <w:del w:id="140" w:author="Author">
        <w:r w:rsidRPr="00617EF6">
          <w:rPr>
            <w:rFonts w:ascii="Trebuchet MS" w:hAnsi="Trebuchet MS"/>
            <w:noProof/>
          </w:rPr>
          <w:delText xml:space="preserve">facts are that the </w:delText>
        </w:r>
      </w:del>
      <w:r w:rsidRPr="00617EF6">
        <w:rPr>
          <w:rFonts w:ascii="Trebuchet MS" w:hAnsi="Trebuchet MS"/>
          <w:noProof/>
        </w:rPr>
        <w:t>people who dwell in the land are strong, and the fortified cities are very great</w:t>
      </w:r>
      <w:del w:id="141" w:author="Author">
        <w:r w:rsidRPr="00617EF6">
          <w:rPr>
            <w:rFonts w:ascii="Trebuchet MS" w:hAnsi="Trebuchet MS"/>
            <w:noProof/>
          </w:rPr>
          <w:delText>; and, too, those born of A′nak we</w:delText>
        </w:r>
      </w:del>
      <w:ins w:id="142" w:author="Author">
        <w:r w:rsidRPr="00617EF6">
          <w:rPr>
            <w:rFonts w:ascii="Trebuchet MS" w:hAnsi="Trebuchet MS"/>
            <w:noProof/>
          </w:rPr>
          <w:t>. We also</w:t>
        </w:r>
      </w:ins>
      <w:r w:rsidRPr="00617EF6">
        <w:rPr>
          <w:rFonts w:ascii="Trebuchet MS" w:hAnsi="Trebuchet MS"/>
          <w:noProof/>
        </w:rPr>
        <w:t xml:space="preserve"> saw </w:t>
      </w:r>
      <w:ins w:id="143" w:author="Author">
        <w:r w:rsidRPr="00617EF6">
          <w:rPr>
            <w:rFonts w:ascii="Trebuchet MS" w:hAnsi="Trebuchet MS"/>
            <w:noProof/>
          </w:rPr>
          <w:t xml:space="preserve">the An′a·kim </w:t>
        </w:r>
      </w:ins>
      <w:r w:rsidRPr="00617EF6">
        <w:rPr>
          <w:rFonts w:ascii="Trebuchet MS" w:hAnsi="Trebuchet MS"/>
          <w:noProof/>
        </w:rPr>
        <w:t xml:space="preserve">there. </w:t>
      </w:r>
      <w:r w:rsidRPr="00617EF6">
        <w:rPr>
          <w:rFonts w:ascii="Trebuchet MS" w:hAnsi="Trebuchet MS"/>
          <w:b/>
          <w:noProof/>
        </w:rPr>
        <w:t xml:space="preserve">13:29 </w:t>
      </w:r>
      <w:r w:rsidRPr="00617EF6">
        <w:rPr>
          <w:rFonts w:ascii="Trebuchet MS" w:hAnsi="Trebuchet MS"/>
          <w:noProof/>
        </w:rPr>
        <w:t>The A·mal′ek·ites are dwelling in the land of the Neg′eb, and the Hit′tites</w:t>
      </w:r>
      <w:del w:id="144" w:author="Author">
        <w:r w:rsidRPr="00617EF6">
          <w:rPr>
            <w:rFonts w:ascii="Trebuchet MS" w:hAnsi="Trebuchet MS"/>
            <w:noProof/>
          </w:rPr>
          <w:delText xml:space="preserve"> and</w:delText>
        </w:r>
      </w:del>
      <w:ins w:id="145" w:author="Author">
        <w:r w:rsidRPr="00617EF6">
          <w:rPr>
            <w:rFonts w:ascii="Trebuchet MS" w:hAnsi="Trebuchet MS"/>
            <w:noProof/>
          </w:rPr>
          <w:t>,</w:t>
        </w:r>
      </w:ins>
      <w:r w:rsidRPr="00617EF6">
        <w:rPr>
          <w:rFonts w:ascii="Trebuchet MS" w:hAnsi="Trebuchet MS"/>
          <w:noProof/>
        </w:rPr>
        <w:t xml:space="preserve"> the Jeb′u·sites</w:t>
      </w:r>
      <w:ins w:id="146" w:author="Author">
        <w:r w:rsidRPr="00617EF6">
          <w:rPr>
            <w:rFonts w:ascii="Trebuchet MS" w:hAnsi="Trebuchet MS"/>
            <w:noProof/>
          </w:rPr>
          <w:t>,</w:t>
        </w:r>
      </w:ins>
      <w:r w:rsidRPr="00617EF6">
        <w:rPr>
          <w:rFonts w:ascii="Trebuchet MS" w:hAnsi="Trebuchet MS"/>
          <w:noProof/>
        </w:rPr>
        <w:t xml:space="preserve"> and the Am′or·ites are dwelling in the mountainous region, and the Ca′naan·ites are dwelling by the sea and </w:t>
      </w:r>
      <w:del w:id="147" w:author="Author">
        <w:r w:rsidRPr="00617EF6">
          <w:rPr>
            <w:rFonts w:ascii="Trebuchet MS" w:hAnsi="Trebuchet MS"/>
            <w:noProof/>
          </w:rPr>
          <w:delText>by the side of</w:delText>
        </w:r>
      </w:del>
      <w:ins w:id="148" w:author="Author">
        <w:r w:rsidRPr="00617EF6">
          <w:rPr>
            <w:rFonts w:ascii="Trebuchet MS" w:hAnsi="Trebuchet MS"/>
            <w:noProof/>
          </w:rPr>
          <w:t>along</w:t>
        </w:r>
      </w:ins>
      <w:r w:rsidRPr="00617EF6">
        <w:rPr>
          <w:rFonts w:ascii="Trebuchet MS" w:hAnsi="Trebuchet MS"/>
          <w:noProof/>
        </w:rPr>
        <w:t xml:space="preserve"> the Jordan.”</w:t>
      </w:r>
    </w:p>
    <w:p w:rsidR="001B6500" w:rsidRPr="00617EF6" w:rsidRDefault="001B6500" w:rsidP="001B6500">
      <w:pPr>
        <w:rPr>
          <w:rFonts w:ascii="Trebuchet MS" w:hAnsi="Trebuchet MS"/>
          <w:noProof/>
        </w:rPr>
      </w:pPr>
      <w:r w:rsidRPr="00617EF6">
        <w:rPr>
          <w:rFonts w:ascii="Trebuchet MS" w:hAnsi="Trebuchet MS"/>
          <w:b/>
        </w:rPr>
        <w:t xml:space="preserve">13:30 </w:t>
      </w:r>
      <w:r w:rsidRPr="00617EF6">
        <w:rPr>
          <w:rFonts w:ascii="Trebuchet MS" w:hAnsi="Trebuchet MS"/>
          <w:noProof/>
        </w:rPr>
        <w:t xml:space="preserve">Then Ca′leb tried to </w:t>
      </w:r>
      <w:del w:id="149" w:author="Author">
        <w:r w:rsidRPr="00617EF6">
          <w:rPr>
            <w:rFonts w:ascii="Trebuchet MS" w:hAnsi="Trebuchet MS"/>
            <w:noProof/>
          </w:rPr>
          <w:delText>still</w:delText>
        </w:r>
      </w:del>
      <w:ins w:id="150" w:author="Author">
        <w:r w:rsidRPr="00617EF6">
          <w:rPr>
            <w:rFonts w:ascii="Trebuchet MS" w:hAnsi="Trebuchet MS"/>
            <w:noProof/>
          </w:rPr>
          <w:t>calm</w:t>
        </w:r>
      </w:ins>
      <w:r w:rsidRPr="00617EF6">
        <w:rPr>
          <w:rFonts w:ascii="Trebuchet MS" w:hAnsi="Trebuchet MS"/>
          <w:noProof/>
        </w:rPr>
        <w:t xml:space="preserve"> the people </w:t>
      </w:r>
      <w:del w:id="151" w:author="Author">
        <w:r w:rsidRPr="00617EF6">
          <w:rPr>
            <w:rFonts w:ascii="Trebuchet MS" w:hAnsi="Trebuchet MS"/>
            <w:noProof/>
          </w:rPr>
          <w:delText>toward</w:delText>
        </w:r>
      </w:del>
      <w:ins w:id="152" w:author="Author">
        <w:r w:rsidRPr="00617EF6">
          <w:rPr>
            <w:rFonts w:ascii="Trebuchet MS" w:hAnsi="Trebuchet MS"/>
            <w:noProof/>
          </w:rPr>
          <w:t>as they stood before</w:t>
        </w:r>
      </w:ins>
      <w:r w:rsidRPr="00617EF6">
        <w:rPr>
          <w:rFonts w:ascii="Trebuchet MS" w:hAnsi="Trebuchet MS"/>
          <w:noProof/>
        </w:rPr>
        <w:t xml:space="preserve"> Moses </w:t>
      </w:r>
      <w:del w:id="153" w:author="Author">
        <w:r w:rsidRPr="00617EF6">
          <w:rPr>
            <w:rFonts w:ascii="Trebuchet MS" w:hAnsi="Trebuchet MS"/>
            <w:noProof/>
          </w:rPr>
          <w:delText>and went on to say</w:delText>
        </w:r>
      </w:del>
      <w:ins w:id="154" w:author="Author">
        <w:r w:rsidRPr="00617EF6">
          <w:rPr>
            <w:rFonts w:ascii="Trebuchet MS" w:hAnsi="Trebuchet MS"/>
            <w:noProof/>
          </w:rPr>
          <w:t>by saying</w:t>
        </w:r>
      </w:ins>
      <w:r w:rsidRPr="00617EF6">
        <w:rPr>
          <w:rFonts w:ascii="Trebuchet MS" w:hAnsi="Trebuchet MS"/>
          <w:noProof/>
        </w:rPr>
        <w:t xml:space="preserve">: “Let us go up </w:t>
      </w:r>
      <w:del w:id="155" w:author="Author">
        <w:r w:rsidRPr="00617EF6">
          <w:rPr>
            <w:rFonts w:ascii="Trebuchet MS" w:hAnsi="Trebuchet MS"/>
            <w:noProof/>
          </w:rPr>
          <w:delText>directly</w:delText>
        </w:r>
      </w:del>
      <w:ins w:id="156" w:author="Author">
        <w:r w:rsidRPr="00617EF6">
          <w:rPr>
            <w:rFonts w:ascii="Trebuchet MS" w:hAnsi="Trebuchet MS"/>
            <w:noProof/>
          </w:rPr>
          <w:t>immediately</w:t>
        </w:r>
      </w:ins>
      <w:r w:rsidRPr="00617EF6">
        <w:rPr>
          <w:rFonts w:ascii="Trebuchet MS" w:hAnsi="Trebuchet MS"/>
          <w:noProof/>
        </w:rPr>
        <w:t xml:space="preserve">, and we are </w:t>
      </w:r>
      <w:del w:id="157" w:author="Author">
        <w:r w:rsidRPr="00617EF6">
          <w:rPr>
            <w:rFonts w:ascii="Trebuchet MS" w:hAnsi="Trebuchet MS"/>
            <w:noProof/>
          </w:rPr>
          <w:delText>bound</w:delText>
        </w:r>
      </w:del>
      <w:ins w:id="158" w:author="Author">
        <w:r w:rsidRPr="00617EF6">
          <w:rPr>
            <w:rFonts w:ascii="Trebuchet MS" w:hAnsi="Trebuchet MS"/>
            <w:noProof/>
          </w:rPr>
          <w:t>sure</w:t>
        </w:r>
      </w:ins>
      <w:r w:rsidRPr="00617EF6">
        <w:rPr>
          <w:rFonts w:ascii="Trebuchet MS" w:hAnsi="Trebuchet MS"/>
          <w:noProof/>
        </w:rPr>
        <w:t xml:space="preserve"> to take possession of it, because we can surely </w:t>
      </w:r>
      <w:del w:id="159" w:author="Author">
        <w:r w:rsidRPr="00617EF6">
          <w:rPr>
            <w:rFonts w:ascii="Trebuchet MS" w:hAnsi="Trebuchet MS"/>
            <w:noProof/>
          </w:rPr>
          <w:delText>prevail over</w:delText>
        </w:r>
      </w:del>
      <w:ins w:id="160" w:author="Author">
        <w:r w:rsidRPr="00617EF6">
          <w:rPr>
            <w:rFonts w:ascii="Trebuchet MS" w:hAnsi="Trebuchet MS"/>
            <w:noProof/>
          </w:rPr>
          <w:t>conquer</w:t>
        </w:r>
      </w:ins>
      <w:r w:rsidRPr="00617EF6">
        <w:rPr>
          <w:rFonts w:ascii="Trebuchet MS" w:hAnsi="Trebuchet MS"/>
          <w:noProof/>
        </w:rPr>
        <w:t xml:space="preserve"> it.” </w:t>
      </w:r>
      <w:r w:rsidRPr="00617EF6">
        <w:rPr>
          <w:rFonts w:ascii="Trebuchet MS" w:hAnsi="Trebuchet MS"/>
          <w:b/>
          <w:noProof/>
        </w:rPr>
        <w:t xml:space="preserve">13:31 </w:t>
      </w:r>
      <w:r w:rsidRPr="00617EF6">
        <w:rPr>
          <w:rFonts w:ascii="Trebuchet MS" w:hAnsi="Trebuchet MS"/>
          <w:noProof/>
        </w:rPr>
        <w:t xml:space="preserve">But the men who went up with him said: “We are not able to go up against the people, because they are stronger than we are.” </w:t>
      </w:r>
      <w:r w:rsidRPr="00617EF6">
        <w:rPr>
          <w:rFonts w:ascii="Trebuchet MS" w:hAnsi="Trebuchet MS"/>
          <w:b/>
          <w:noProof/>
        </w:rPr>
        <w:t xml:space="preserve">13:32 </w:t>
      </w:r>
      <w:r w:rsidRPr="00617EF6">
        <w:rPr>
          <w:rFonts w:ascii="Trebuchet MS" w:hAnsi="Trebuchet MS"/>
          <w:noProof/>
        </w:rPr>
        <w:t xml:space="preserve">And they kept on </w:t>
      </w:r>
      <w:del w:id="161" w:author="Author">
        <w:r w:rsidRPr="00617EF6">
          <w:rPr>
            <w:rFonts w:ascii="Trebuchet MS" w:hAnsi="Trebuchet MS"/>
            <w:noProof/>
          </w:rPr>
          <w:delText>bringing forth to</w:delText>
        </w:r>
      </w:del>
      <w:ins w:id="162" w:author="Author">
        <w:r w:rsidRPr="00617EF6">
          <w:rPr>
            <w:rFonts w:ascii="Trebuchet MS" w:hAnsi="Trebuchet MS"/>
            <w:noProof/>
          </w:rPr>
          <w:t>giving</w:t>
        </w:r>
      </w:ins>
      <w:r w:rsidRPr="00617EF6">
        <w:rPr>
          <w:rFonts w:ascii="Trebuchet MS" w:hAnsi="Trebuchet MS"/>
          <w:noProof/>
        </w:rPr>
        <w:t xml:space="preserve"> the </w:t>
      </w:r>
      <w:del w:id="163" w:author="Author">
        <w:r w:rsidRPr="00617EF6">
          <w:rPr>
            <w:rFonts w:ascii="Trebuchet MS" w:hAnsi="Trebuchet MS"/>
            <w:noProof/>
          </w:rPr>
          <w:delText>sons of Israel</w:delText>
        </w:r>
      </w:del>
      <w:ins w:id="164" w:author="Author">
        <w:r w:rsidRPr="00617EF6">
          <w:rPr>
            <w:rFonts w:ascii="Trebuchet MS" w:hAnsi="Trebuchet MS"/>
            <w:noProof/>
          </w:rPr>
          <w:t>Israelites</w:t>
        </w:r>
      </w:ins>
      <w:r w:rsidRPr="00617EF6">
        <w:rPr>
          <w:rFonts w:ascii="Trebuchet MS" w:hAnsi="Trebuchet MS"/>
          <w:noProof/>
        </w:rPr>
        <w:t xml:space="preserve"> a bad report </w:t>
      </w:r>
      <w:del w:id="165" w:author="Author">
        <w:r w:rsidRPr="00617EF6">
          <w:rPr>
            <w:rFonts w:ascii="Trebuchet MS" w:hAnsi="Trebuchet MS"/>
            <w:noProof/>
          </w:rPr>
          <w:delText>of</w:delText>
        </w:r>
      </w:del>
      <w:ins w:id="166" w:author="Author">
        <w:r w:rsidRPr="00617EF6">
          <w:rPr>
            <w:rFonts w:ascii="Trebuchet MS" w:hAnsi="Trebuchet MS"/>
            <w:noProof/>
          </w:rPr>
          <w:t>about</w:t>
        </w:r>
      </w:ins>
      <w:r w:rsidRPr="00617EF6">
        <w:rPr>
          <w:rFonts w:ascii="Trebuchet MS" w:hAnsi="Trebuchet MS"/>
          <w:noProof/>
        </w:rPr>
        <w:t xml:space="preserve"> the land that they had spied out, saying: “The land</w:t>
      </w:r>
      <w:del w:id="167" w:author="Author">
        <w:r w:rsidRPr="00617EF6">
          <w:rPr>
            <w:rFonts w:ascii="Trebuchet MS" w:hAnsi="Trebuchet MS"/>
            <w:noProof/>
          </w:rPr>
          <w:delText>, which</w:delText>
        </w:r>
      </w:del>
      <w:ins w:id="168" w:author="Author">
        <w:r w:rsidRPr="00617EF6">
          <w:rPr>
            <w:rFonts w:ascii="Trebuchet MS" w:hAnsi="Trebuchet MS"/>
            <w:noProof/>
          </w:rPr>
          <w:t xml:space="preserve"> that</w:t>
        </w:r>
      </w:ins>
      <w:r w:rsidRPr="00617EF6">
        <w:rPr>
          <w:rFonts w:ascii="Trebuchet MS" w:hAnsi="Trebuchet MS"/>
          <w:noProof/>
        </w:rPr>
        <w:t xml:space="preserve"> we passed through to spy </w:t>
      </w:r>
      <w:del w:id="169" w:author="Author">
        <w:r w:rsidRPr="00617EF6">
          <w:rPr>
            <w:rFonts w:ascii="Trebuchet MS" w:hAnsi="Trebuchet MS"/>
            <w:noProof/>
          </w:rPr>
          <w:delText xml:space="preserve">it </w:delText>
        </w:r>
      </w:del>
      <w:r w:rsidRPr="00617EF6">
        <w:rPr>
          <w:rFonts w:ascii="Trebuchet MS" w:hAnsi="Trebuchet MS"/>
          <w:noProof/>
        </w:rPr>
        <w:t>out</w:t>
      </w:r>
      <w:del w:id="170" w:author="Author">
        <w:r w:rsidRPr="00617EF6">
          <w:rPr>
            <w:rFonts w:ascii="Trebuchet MS" w:hAnsi="Trebuchet MS"/>
            <w:noProof/>
          </w:rPr>
          <w:delText>,</w:delText>
        </w:r>
      </w:del>
      <w:r w:rsidRPr="00617EF6">
        <w:rPr>
          <w:rFonts w:ascii="Trebuchet MS" w:hAnsi="Trebuchet MS"/>
          <w:noProof/>
        </w:rPr>
        <w:t xml:space="preserve"> is a land that </w:t>
      </w:r>
      <w:del w:id="171" w:author="Author">
        <w:r w:rsidRPr="00617EF6">
          <w:rPr>
            <w:rFonts w:ascii="Trebuchet MS" w:hAnsi="Trebuchet MS"/>
            <w:noProof/>
          </w:rPr>
          <w:delText>eats up</w:delText>
        </w:r>
      </w:del>
      <w:ins w:id="172" w:author="Author">
        <w:r w:rsidRPr="00617EF6">
          <w:rPr>
            <w:rFonts w:ascii="Trebuchet MS" w:hAnsi="Trebuchet MS"/>
            <w:noProof/>
          </w:rPr>
          <w:t>devours</w:t>
        </w:r>
      </w:ins>
      <w:r w:rsidRPr="00617EF6">
        <w:rPr>
          <w:rFonts w:ascii="Trebuchet MS" w:hAnsi="Trebuchet MS"/>
          <w:noProof/>
        </w:rPr>
        <w:t xml:space="preserve"> its inhabitants</w:t>
      </w:r>
      <w:del w:id="173" w:author="Author">
        <w:r w:rsidRPr="00617EF6">
          <w:rPr>
            <w:rFonts w:ascii="Trebuchet MS" w:hAnsi="Trebuchet MS"/>
            <w:noProof/>
          </w:rPr>
          <w:delText>;</w:delText>
        </w:r>
      </w:del>
      <w:ins w:id="174" w:author="Author">
        <w:r w:rsidRPr="00617EF6">
          <w:rPr>
            <w:rFonts w:ascii="Trebuchet MS" w:hAnsi="Trebuchet MS"/>
            <w:noProof/>
          </w:rPr>
          <w:t>,</w:t>
        </w:r>
      </w:ins>
      <w:r w:rsidRPr="00617EF6">
        <w:rPr>
          <w:rFonts w:ascii="Trebuchet MS" w:hAnsi="Trebuchet MS"/>
          <w:noProof/>
        </w:rPr>
        <w:t xml:space="preserve"> and all the people whom we saw in </w:t>
      </w:r>
      <w:del w:id="175" w:author="Author">
        <w:r w:rsidRPr="00617EF6">
          <w:rPr>
            <w:rFonts w:ascii="Trebuchet MS" w:hAnsi="Trebuchet MS"/>
            <w:noProof/>
          </w:rPr>
          <w:delText xml:space="preserve">the midst of </w:delText>
        </w:r>
      </w:del>
      <w:r w:rsidRPr="00617EF6">
        <w:rPr>
          <w:rFonts w:ascii="Trebuchet MS" w:hAnsi="Trebuchet MS"/>
          <w:noProof/>
        </w:rPr>
        <w:t xml:space="preserve">it are men of extraordinary size. </w:t>
      </w:r>
      <w:r w:rsidRPr="00617EF6">
        <w:rPr>
          <w:rFonts w:ascii="Trebuchet MS" w:hAnsi="Trebuchet MS"/>
          <w:b/>
          <w:noProof/>
        </w:rPr>
        <w:t xml:space="preserve">13:33 </w:t>
      </w:r>
      <w:r w:rsidRPr="00617EF6">
        <w:rPr>
          <w:rFonts w:ascii="Trebuchet MS" w:hAnsi="Trebuchet MS"/>
          <w:noProof/>
        </w:rPr>
        <w:t>And there we saw the Neph′i·lim, the sons of A′nak, who are from</w:t>
      </w:r>
      <w:ins w:id="176" w:author="Author">
        <w:r w:rsidRPr="00617EF6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617EF6">
        <w:rPr>
          <w:rFonts w:ascii="Trebuchet MS" w:hAnsi="Trebuchet MS"/>
          <w:noProof/>
        </w:rPr>
        <w:t xml:space="preserve"> the Neph′i·lim</w:t>
      </w:r>
      <w:del w:id="179" w:author="Author">
        <w:r w:rsidRPr="00617EF6">
          <w:rPr>
            <w:rFonts w:ascii="Trebuchet MS" w:hAnsi="Trebuchet MS"/>
            <w:noProof/>
          </w:rPr>
          <w:delText>; so that</w:delText>
        </w:r>
      </w:del>
      <w:ins w:id="180" w:author="Author">
        <w:r w:rsidRPr="00617EF6">
          <w:rPr>
            <w:rFonts w:ascii="Trebuchet MS" w:hAnsi="Trebuchet MS"/>
            <w:noProof/>
          </w:rPr>
          <w:t>, and in comparison</w:t>
        </w:r>
      </w:ins>
      <w:r w:rsidRPr="00617EF6">
        <w:rPr>
          <w:rFonts w:ascii="Trebuchet MS" w:hAnsi="Trebuchet MS"/>
          <w:noProof/>
        </w:rPr>
        <w:t xml:space="preserve"> we </w:t>
      </w:r>
      <w:del w:id="181" w:author="Author">
        <w:r w:rsidRPr="00617EF6">
          <w:rPr>
            <w:rFonts w:ascii="Trebuchet MS" w:hAnsi="Trebuchet MS"/>
            <w:noProof/>
          </w:rPr>
          <w:delText>became in our own eyes</w:delText>
        </w:r>
      </w:del>
      <w:ins w:id="182" w:author="Author">
        <w:r w:rsidRPr="00617EF6">
          <w:rPr>
            <w:rFonts w:ascii="Trebuchet MS" w:hAnsi="Trebuchet MS"/>
            <w:noProof/>
          </w:rPr>
          <w:t>seemed</w:t>
        </w:r>
      </w:ins>
      <w:r w:rsidRPr="00617EF6">
        <w:rPr>
          <w:rFonts w:ascii="Trebuchet MS" w:hAnsi="Trebuchet MS"/>
          <w:noProof/>
        </w:rPr>
        <w:t xml:space="preserve"> like grasshoppers, </w:t>
      </w:r>
      <w:del w:id="183" w:author="Author">
        <w:r w:rsidRPr="00617EF6">
          <w:rPr>
            <w:rFonts w:ascii="Trebuchet MS" w:hAnsi="Trebuchet MS"/>
            <w:noProof/>
          </w:rPr>
          <w:delText>and the same way we became in their eyes</w:delText>
        </w:r>
      </w:del>
      <w:ins w:id="184" w:author="Author">
        <w:r w:rsidRPr="00617EF6">
          <w:rPr>
            <w:rFonts w:ascii="Trebuchet MS" w:hAnsi="Trebuchet MS"/>
            <w:noProof/>
          </w:rPr>
          <w:t>both to us and to them</w:t>
        </w:r>
      </w:ins>
      <w:r w:rsidRPr="00617EF6">
        <w:rPr>
          <w:rFonts w:ascii="Trebuchet MS" w:hAnsi="Trebuchet MS"/>
          <w:noProof/>
        </w:rPr>
        <w:t>.”</w:t>
      </w:r>
    </w:p>
    <w:p w:rsidR="001B6500" w:rsidRPr="00617EF6" w:rsidRDefault="001B6500" w:rsidP="001B6500">
      <w:pPr>
        <w:rPr>
          <w:rFonts w:ascii="Trebuchet MS" w:hAnsi="Trebuchet MS"/>
          <w:b/>
        </w:rPr>
      </w:pPr>
    </w:p>
    <w:p w:rsidR="00762BCB" w:rsidRPr="001B6500" w:rsidRDefault="00762BCB" w:rsidP="001B6500"/>
    <w:sectPr w:rsidR="00762BCB" w:rsidRPr="001B6500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6348" w:rsidRDefault="00526348">
      <w:r>
        <w:separator/>
      </w:r>
    </w:p>
  </w:endnote>
  <w:endnote w:type="continuationSeparator" w:id="0">
    <w:p w:rsidR="00526348" w:rsidRDefault="00526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6348" w:rsidRDefault="00526348">
      <w:r>
        <w:separator/>
      </w:r>
    </w:p>
  </w:footnote>
  <w:footnote w:type="continuationSeparator" w:id="0">
    <w:p w:rsidR="00526348" w:rsidRDefault="00526348">
      <w:r>
        <w:continuationSeparator/>
      </w:r>
    </w:p>
  </w:footnote>
  <w:footnote w:id="1">
    <w:p w:rsidR="001B6500" w:rsidRPr="00617EF6" w:rsidRDefault="001B6500" w:rsidP="00617EF6">
      <w:pPr>
        <w:pStyle w:val="FootnoteText"/>
        <w:spacing w:after="96"/>
        <w:ind w:firstLine="288"/>
        <w:rPr>
          <w:ins w:id="5" w:author="Author"/>
        </w:rPr>
      </w:pPr>
      <w:ins w:id="6" w:author="Author">
        <w:r w:rsidRPr="00617EF6">
          <w:rPr>
            <w:rStyle w:val="FootnoteReference"/>
          </w:rPr>
          <w:footnoteRef/>
        </w:r>
        <w:r w:rsidRPr="00617EF6">
          <w:t xml:space="preserve"> </w:t>
        </w:r>
        <w:r w:rsidRPr="00617EF6">
          <w:rPr>
            <w:b/>
          </w:rPr>
          <w:t xml:space="preserve">13:2 </w:t>
        </w:r>
        <w:r w:rsidRPr="00617EF6">
          <w:t>Or “to scout.”</w:t>
        </w:r>
      </w:ins>
    </w:p>
  </w:footnote>
  <w:footnote w:id="2">
    <w:p w:rsidR="001B6500" w:rsidRPr="00617EF6" w:rsidRDefault="001B6500" w:rsidP="00617EF6">
      <w:pPr>
        <w:pStyle w:val="FootnoteText"/>
        <w:spacing w:after="96"/>
        <w:ind w:firstLine="288"/>
        <w:rPr>
          <w:ins w:id="21" w:author="Author"/>
        </w:rPr>
      </w:pPr>
      <w:ins w:id="22" w:author="Author">
        <w:r w:rsidRPr="00617EF6">
          <w:rPr>
            <w:rStyle w:val="FootnoteReference"/>
          </w:rPr>
          <w:footnoteRef/>
        </w:r>
        <w:r w:rsidRPr="00617EF6">
          <w:t xml:space="preserve"> </w:t>
        </w:r>
        <w:r w:rsidRPr="00617EF6">
          <w:rPr>
            <w:b/>
          </w:rPr>
          <w:t xml:space="preserve">13:16 </w:t>
        </w:r>
        <w:r w:rsidRPr="00617EF6">
          <w:t>Or “Jehoshua,” meaning “Jehovah Is Salvation.”</w:t>
        </w:r>
      </w:ins>
    </w:p>
  </w:footnote>
  <w:footnote w:id="3">
    <w:p w:rsidR="001B6500" w:rsidRPr="00617EF6" w:rsidRDefault="001B6500" w:rsidP="00617EF6">
      <w:pPr>
        <w:pStyle w:val="FootnoteText"/>
        <w:spacing w:after="96"/>
        <w:ind w:firstLine="288"/>
        <w:rPr>
          <w:ins w:id="58" w:author="Author"/>
        </w:rPr>
      </w:pPr>
      <w:ins w:id="59" w:author="Author">
        <w:r w:rsidRPr="00617EF6">
          <w:rPr>
            <w:rStyle w:val="FootnoteReference"/>
          </w:rPr>
          <w:footnoteRef/>
        </w:r>
        <w:r w:rsidRPr="00617EF6">
          <w:t xml:space="preserve"> </w:t>
        </w:r>
        <w:r w:rsidRPr="00617EF6">
          <w:rPr>
            <w:b/>
          </w:rPr>
          <w:t xml:space="preserve">13:20 </w:t>
        </w:r>
        <w:r w:rsidRPr="00617EF6">
          <w:t>Lit., “fat.”</w:t>
        </w:r>
      </w:ins>
    </w:p>
  </w:footnote>
  <w:footnote w:id="4">
    <w:p w:rsidR="001B6500" w:rsidRPr="00617EF6" w:rsidRDefault="001B6500" w:rsidP="00617EF6">
      <w:pPr>
        <w:pStyle w:val="FootnoteText"/>
        <w:spacing w:after="96"/>
        <w:ind w:firstLine="288"/>
        <w:rPr>
          <w:ins w:id="62" w:author="Author"/>
        </w:rPr>
      </w:pPr>
      <w:ins w:id="63" w:author="Author">
        <w:r w:rsidRPr="00617EF6">
          <w:rPr>
            <w:rStyle w:val="FootnoteReference"/>
          </w:rPr>
          <w:footnoteRef/>
        </w:r>
        <w:r w:rsidRPr="00617EF6">
          <w:t xml:space="preserve"> </w:t>
        </w:r>
        <w:r w:rsidRPr="00617EF6">
          <w:rPr>
            <w:b/>
          </w:rPr>
          <w:t xml:space="preserve">13:20 </w:t>
        </w:r>
        <w:r w:rsidRPr="00617EF6">
          <w:t>Lit., “lean.”</w:t>
        </w:r>
      </w:ins>
    </w:p>
  </w:footnote>
  <w:footnote w:id="5">
    <w:p w:rsidR="001B6500" w:rsidRPr="00617EF6" w:rsidRDefault="001B6500" w:rsidP="00617EF6">
      <w:pPr>
        <w:pStyle w:val="FootnoteText"/>
        <w:spacing w:after="96"/>
        <w:ind w:firstLine="288"/>
        <w:rPr>
          <w:ins w:id="78" w:author="Author"/>
        </w:rPr>
      </w:pPr>
      <w:ins w:id="79" w:author="Author">
        <w:r w:rsidRPr="00617EF6">
          <w:rPr>
            <w:rStyle w:val="FootnoteReference"/>
          </w:rPr>
          <w:footnoteRef/>
        </w:r>
        <w:r w:rsidRPr="00617EF6">
          <w:t xml:space="preserve"> </w:t>
        </w:r>
        <w:r w:rsidRPr="00617EF6">
          <w:rPr>
            <w:b/>
          </w:rPr>
          <w:t xml:space="preserve">13:21 </w:t>
        </w:r>
        <w:r w:rsidRPr="00617EF6">
          <w:t>Or “the entrance of Hamath.”</w:t>
        </w:r>
      </w:ins>
    </w:p>
  </w:footnote>
  <w:footnote w:id="6">
    <w:p w:rsidR="001B6500" w:rsidRPr="00617EF6" w:rsidRDefault="001B6500" w:rsidP="00617EF6">
      <w:pPr>
        <w:pStyle w:val="FootnoteText"/>
        <w:spacing w:after="96"/>
        <w:ind w:firstLine="288"/>
        <w:rPr>
          <w:ins w:id="92" w:author="Author"/>
        </w:rPr>
      </w:pPr>
      <w:ins w:id="93" w:author="Author">
        <w:r w:rsidRPr="00617EF6">
          <w:rPr>
            <w:rStyle w:val="FootnoteReference"/>
          </w:rPr>
          <w:footnoteRef/>
        </w:r>
        <w:r w:rsidRPr="00617EF6">
          <w:t xml:space="preserve"> </w:t>
        </w:r>
        <w:r w:rsidRPr="00617EF6">
          <w:rPr>
            <w:b/>
          </w:rPr>
          <w:t xml:space="preserve">13:23 </w:t>
        </w:r>
        <w:r w:rsidRPr="00617EF6">
          <w:t>Or “Wadi.”</w:t>
        </w:r>
      </w:ins>
    </w:p>
  </w:footnote>
  <w:footnote w:id="7">
    <w:p w:rsidR="001B6500" w:rsidRPr="00617EF6" w:rsidRDefault="001B6500" w:rsidP="00617EF6">
      <w:pPr>
        <w:pStyle w:val="FootnoteText"/>
        <w:spacing w:after="96"/>
        <w:ind w:firstLine="288"/>
        <w:rPr>
          <w:ins w:id="106" w:author="Author"/>
        </w:rPr>
      </w:pPr>
      <w:ins w:id="107" w:author="Author">
        <w:r w:rsidRPr="00617EF6">
          <w:rPr>
            <w:rStyle w:val="FootnoteReference"/>
          </w:rPr>
          <w:footnoteRef/>
        </w:r>
        <w:r w:rsidRPr="00617EF6">
          <w:t xml:space="preserve"> </w:t>
        </w:r>
        <w:r w:rsidRPr="00617EF6">
          <w:rPr>
            <w:b/>
          </w:rPr>
          <w:t xml:space="preserve">13:24 </w:t>
        </w:r>
        <w:r w:rsidRPr="00617EF6">
          <w:t>Or “Wadi.”</w:t>
        </w:r>
      </w:ins>
    </w:p>
  </w:footnote>
  <w:footnote w:id="8">
    <w:p w:rsidR="001B6500" w:rsidRPr="00617EF6" w:rsidRDefault="001B6500" w:rsidP="00617EF6">
      <w:pPr>
        <w:pStyle w:val="FootnoteText"/>
        <w:spacing w:after="96"/>
        <w:ind w:firstLine="288"/>
        <w:rPr>
          <w:ins w:id="110" w:author="Author"/>
        </w:rPr>
      </w:pPr>
      <w:ins w:id="111" w:author="Author">
        <w:r w:rsidRPr="00617EF6">
          <w:rPr>
            <w:rStyle w:val="FootnoteReference"/>
          </w:rPr>
          <w:footnoteRef/>
        </w:r>
        <w:r w:rsidRPr="00617EF6">
          <w:t xml:space="preserve"> </w:t>
        </w:r>
        <w:r w:rsidRPr="00617EF6">
          <w:rPr>
            <w:b/>
          </w:rPr>
          <w:t xml:space="preserve">13:24 </w:t>
        </w:r>
        <w:r w:rsidRPr="00617EF6">
          <w:t>Meaning “Cluster of Grapes.”</w:t>
        </w:r>
      </w:ins>
    </w:p>
  </w:footnote>
  <w:footnote w:id="9">
    <w:p w:rsidR="001B6500" w:rsidRPr="00617EF6" w:rsidRDefault="001B6500" w:rsidP="00617EF6">
      <w:pPr>
        <w:pStyle w:val="FootnoteText"/>
        <w:spacing w:after="96"/>
        <w:ind w:firstLine="288"/>
        <w:rPr>
          <w:ins w:id="177" w:author="Author"/>
        </w:rPr>
      </w:pPr>
      <w:ins w:id="178" w:author="Author">
        <w:r w:rsidRPr="00617EF6">
          <w:rPr>
            <w:rStyle w:val="FootnoteReference"/>
          </w:rPr>
          <w:footnoteRef/>
        </w:r>
        <w:r w:rsidRPr="00617EF6">
          <w:t xml:space="preserve"> </w:t>
        </w:r>
        <w:r w:rsidRPr="00617EF6">
          <w:rPr>
            <w:b/>
          </w:rPr>
          <w:t xml:space="preserve">13:33 </w:t>
        </w:r>
        <w:r w:rsidRPr="00617EF6">
          <w:t>Or “descendants of.”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A41F0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A41F0">
        <w:t>Numbers Chapter 13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A41F0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A41F0">
      <w:rPr>
        <w:noProof/>
        <w:snapToGrid w:val="0"/>
      </w:rPr>
      <w:t>Numbers 13.Revised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A41F0">
        <w:t>Numbers Chapter 13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A41F0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A41F0">
      <w:rPr>
        <w:noProof/>
        <w:snapToGrid w:val="0"/>
      </w:rPr>
      <w:t>Numbers 13.Revised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A41F0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A41F0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A41F0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A41F0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6348"/>
    <w:rsid w:val="001B6500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26348"/>
    <w:rsid w:val="005A41F0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218eed584a3a41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1B6500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B6500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1B6500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1B6500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B6500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1B650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218eed584a3a41e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942</ap:Words>
  <ap:Characters>4043</ap:Characters>
  <ap:Application>Microsoft Office Word</ap:Application>
  <ap:DocSecurity>0</ap:DocSecurity>
  <ap:Lines>66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4976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13</dc:title>
  <dc:subject/>
  <dc:creator>Matthew Calleja</dc:creator>
  <cp:keywords/>
  <dc:description/>
  <cp:lastModifiedBy>Matthew Calleja</cp:lastModifiedBy>
  <cp:revision>3</cp:revision>
  <dcterms:created xsi:type="dcterms:W3CDTF">2020-08-27T14:12:00Z</dcterms:created>
  <dcterms:modified xsi:type="dcterms:W3CDTF">2020-08-27T14:12:00Z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13.docx</vt:lpwstr>
  </property>
  <property fmtid="{D5CDD505-2E9C-101B-9397-08002B2CF9AE}" pid="9" name="_TranslationDocumentId">
    <vt:i4>19460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4013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13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