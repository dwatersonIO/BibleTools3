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95C" w:rsidRPr="00F451D5" w:rsidRDefault="0077595C" w:rsidP="0077595C">
      <w:pPr>
        <w:rPr>
          <w:rFonts w:ascii="Trebuchet MS" w:hAnsi="Trebuchet MS"/>
          <w:noProof/>
        </w:rPr>
      </w:pPr>
      <w:bookmarkStart w:id="0" w:name="_GoBack"/>
      <w:bookmarkEnd w:id="0"/>
      <w:r w:rsidRPr="00F451D5">
        <w:rPr>
          <w:rFonts w:ascii="Trebuchet MS" w:hAnsi="Trebuchet MS"/>
          <w:b/>
        </w:rPr>
        <w:t xml:space="preserve">8:1 </w:t>
      </w:r>
      <w:del w:id="1" w:author="Author">
        <w:r w:rsidRPr="00F451D5">
          <w:rPr>
            <w:rFonts w:ascii="Trebuchet MS" w:hAnsi="Trebuchet MS"/>
            <w:noProof/>
          </w:rPr>
          <w:delText xml:space="preserve">And </w:delText>
        </w:r>
      </w:del>
      <w:r w:rsidRPr="00F451D5">
        <w:rPr>
          <w:rFonts w:ascii="Trebuchet MS" w:hAnsi="Trebuchet MS"/>
          <w:noProof/>
        </w:rPr>
        <w:t xml:space="preserve">Jehovah </w:t>
      </w:r>
      <w:del w:id="2" w:author="Author">
        <w:r w:rsidRPr="00F451D5">
          <w:rPr>
            <w:rFonts w:ascii="Trebuchet MS" w:hAnsi="Trebuchet MS"/>
            <w:noProof/>
          </w:rPr>
          <w:delText>proceeded to speak</w:delText>
        </w:r>
      </w:del>
      <w:ins w:id="3" w:author="Author">
        <w:r w:rsidRPr="00F451D5">
          <w:rPr>
            <w:rFonts w:ascii="Trebuchet MS" w:hAnsi="Trebuchet MS"/>
            <w:noProof/>
          </w:rPr>
          <w:t>spoke</w:t>
        </w:r>
      </w:ins>
      <w:r w:rsidRPr="00F451D5">
        <w:rPr>
          <w:rFonts w:ascii="Trebuchet MS" w:hAnsi="Trebuchet MS"/>
          <w:noProof/>
        </w:rPr>
        <w:t xml:space="preserve"> to Moses, saying: </w:t>
      </w:r>
      <w:r w:rsidRPr="00F451D5">
        <w:rPr>
          <w:rFonts w:ascii="Trebuchet MS" w:hAnsi="Trebuchet MS"/>
          <w:b/>
          <w:noProof/>
        </w:rPr>
        <w:t xml:space="preserve">8:2 </w:t>
      </w:r>
      <w:r w:rsidRPr="00F451D5">
        <w:rPr>
          <w:rFonts w:ascii="Trebuchet MS" w:hAnsi="Trebuchet MS"/>
          <w:noProof/>
        </w:rPr>
        <w:t>“Speak to Aaron</w:t>
      </w:r>
      <w:del w:id="4" w:author="Author">
        <w:r w:rsidRPr="00F451D5">
          <w:rPr>
            <w:rFonts w:ascii="Trebuchet MS" w:hAnsi="Trebuchet MS"/>
            <w:noProof/>
          </w:rPr>
          <w:delText>,</w:delText>
        </w:r>
      </w:del>
      <w:r w:rsidRPr="00F451D5">
        <w:rPr>
          <w:rFonts w:ascii="Trebuchet MS" w:hAnsi="Trebuchet MS"/>
          <w:noProof/>
        </w:rPr>
        <w:t xml:space="preserve"> and </w:t>
      </w:r>
      <w:del w:id="5" w:author="Author">
        <w:r w:rsidRPr="00F451D5">
          <w:rPr>
            <w:rFonts w:ascii="Trebuchet MS" w:hAnsi="Trebuchet MS"/>
            <w:noProof/>
          </w:rPr>
          <w:delText>you must say to</w:delText>
        </w:r>
      </w:del>
      <w:ins w:id="6" w:author="Author">
        <w:r w:rsidRPr="00F451D5">
          <w:rPr>
            <w:rFonts w:ascii="Trebuchet MS" w:hAnsi="Trebuchet MS"/>
            <w:noProof/>
          </w:rPr>
          <w:t>tell</w:t>
        </w:r>
      </w:ins>
      <w:r w:rsidRPr="00F451D5">
        <w:rPr>
          <w:rFonts w:ascii="Trebuchet MS" w:hAnsi="Trebuchet MS"/>
          <w:noProof/>
        </w:rPr>
        <w:t xml:space="preserve"> him, ‘</w:t>
      </w:r>
      <w:del w:id="7" w:author="Author">
        <w:r w:rsidRPr="00F451D5">
          <w:rPr>
            <w:rFonts w:ascii="Trebuchet MS" w:hAnsi="Trebuchet MS"/>
            <w:noProof/>
          </w:rPr>
          <w:delText>Whenever</w:delText>
        </w:r>
      </w:del>
      <w:ins w:id="8" w:author="Author">
        <w:r w:rsidRPr="00F451D5">
          <w:rPr>
            <w:rFonts w:ascii="Trebuchet MS" w:hAnsi="Trebuchet MS"/>
            <w:noProof/>
          </w:rPr>
          <w:t>When</w:t>
        </w:r>
      </w:ins>
      <w:r w:rsidRPr="00F451D5">
        <w:rPr>
          <w:rFonts w:ascii="Trebuchet MS" w:hAnsi="Trebuchet MS"/>
          <w:noProof/>
        </w:rPr>
        <w:t xml:space="preserve"> you light up the lamps, the seven lamps should shine on the area in front of the lampstand.’” </w:t>
      </w:r>
      <w:r w:rsidRPr="00F451D5">
        <w:rPr>
          <w:rFonts w:ascii="Trebuchet MS" w:hAnsi="Trebuchet MS"/>
          <w:b/>
          <w:noProof/>
        </w:rPr>
        <w:t xml:space="preserve">8:3 </w:t>
      </w:r>
      <w:del w:id="9" w:author="Author">
        <w:r w:rsidRPr="00F451D5">
          <w:rPr>
            <w:rFonts w:ascii="Trebuchet MS" w:hAnsi="Trebuchet MS"/>
            <w:noProof/>
          </w:rPr>
          <w:delText>And</w:delText>
        </w:r>
      </w:del>
      <w:ins w:id="10" w:author="Author">
        <w:r w:rsidRPr="00F451D5">
          <w:rPr>
            <w:rFonts w:ascii="Trebuchet MS" w:hAnsi="Trebuchet MS"/>
            <w:noProof/>
          </w:rPr>
          <w:t>So</w:t>
        </w:r>
      </w:ins>
      <w:r w:rsidRPr="00F451D5">
        <w:rPr>
          <w:rFonts w:ascii="Trebuchet MS" w:hAnsi="Trebuchet MS"/>
          <w:noProof/>
        </w:rPr>
        <w:t xml:space="preserve"> Aaron </w:t>
      </w:r>
      <w:del w:id="11" w:author="Author">
        <w:r w:rsidRPr="00F451D5">
          <w:rPr>
            <w:rFonts w:ascii="Trebuchet MS" w:hAnsi="Trebuchet MS"/>
            <w:noProof/>
          </w:rPr>
          <w:delText>began to do so.</w:delText>
        </w:r>
      </w:del>
      <w:ins w:id="12" w:author="Author">
        <w:r w:rsidRPr="00F451D5">
          <w:rPr>
            <w:rFonts w:ascii="Trebuchet MS" w:hAnsi="Trebuchet MS"/>
            <w:noProof/>
          </w:rPr>
          <w:t>did this:</w:t>
        </w:r>
      </w:ins>
      <w:r w:rsidRPr="00F451D5">
        <w:rPr>
          <w:rFonts w:ascii="Trebuchet MS" w:hAnsi="Trebuchet MS"/>
          <w:noProof/>
        </w:rPr>
        <w:t xml:space="preserve"> He lit up its lamps for the area in front of the lampstand, just as Jehovah had commanded Moses. </w:t>
      </w:r>
      <w:r w:rsidRPr="00F451D5">
        <w:rPr>
          <w:rFonts w:ascii="Trebuchet MS" w:hAnsi="Trebuchet MS"/>
          <w:b/>
          <w:noProof/>
        </w:rPr>
        <w:t xml:space="preserve">8:4 </w:t>
      </w:r>
      <w:del w:id="13" w:author="Author">
        <w:r w:rsidRPr="00F451D5">
          <w:rPr>
            <w:rFonts w:ascii="Trebuchet MS" w:hAnsi="Trebuchet MS"/>
            <w:noProof/>
          </w:rPr>
          <w:delText>Now this was the workmanship of</w:delText>
        </w:r>
      </w:del>
      <w:ins w:id="14" w:author="Author">
        <w:r w:rsidRPr="00F451D5">
          <w:rPr>
            <w:rFonts w:ascii="Trebuchet MS" w:hAnsi="Trebuchet MS"/>
            <w:noProof/>
          </w:rPr>
          <w:t>This is how</w:t>
        </w:r>
      </w:ins>
      <w:r w:rsidRPr="00F451D5">
        <w:rPr>
          <w:rFonts w:ascii="Trebuchet MS" w:hAnsi="Trebuchet MS"/>
          <w:noProof/>
        </w:rPr>
        <w:t xml:space="preserve"> the lampstand</w:t>
      </w:r>
      <w:del w:id="15" w:author="Author">
        <w:r w:rsidRPr="00F451D5">
          <w:rPr>
            <w:rFonts w:ascii="Trebuchet MS" w:hAnsi="Trebuchet MS"/>
            <w:noProof/>
          </w:rPr>
          <w:delText>.</w:delText>
        </w:r>
      </w:del>
      <w:ins w:id="16" w:author="Author">
        <w:r w:rsidRPr="00F451D5">
          <w:rPr>
            <w:rFonts w:ascii="Trebuchet MS" w:hAnsi="Trebuchet MS"/>
            <w:noProof/>
          </w:rPr>
          <w:t xml:space="preserve"> was made:</w:t>
        </w:r>
      </w:ins>
      <w:r w:rsidRPr="00F451D5">
        <w:rPr>
          <w:rFonts w:ascii="Trebuchet MS" w:hAnsi="Trebuchet MS"/>
          <w:noProof/>
        </w:rPr>
        <w:t xml:space="preserve"> It was hammered work of gold</w:t>
      </w:r>
      <w:del w:id="17" w:author="Author">
        <w:r w:rsidRPr="00F451D5">
          <w:rPr>
            <w:rFonts w:ascii="Trebuchet MS" w:hAnsi="Trebuchet MS"/>
            <w:noProof/>
          </w:rPr>
          <w:delText>. Up to</w:delText>
        </w:r>
      </w:del>
      <w:ins w:id="18" w:author="Author">
        <w:r w:rsidRPr="00F451D5">
          <w:rPr>
            <w:rFonts w:ascii="Trebuchet MS" w:hAnsi="Trebuchet MS"/>
            <w:noProof/>
          </w:rPr>
          <w:t>; from</w:t>
        </w:r>
      </w:ins>
      <w:r w:rsidRPr="00F451D5">
        <w:rPr>
          <w:rFonts w:ascii="Trebuchet MS" w:hAnsi="Trebuchet MS"/>
          <w:noProof/>
        </w:rPr>
        <w:t xml:space="preserve"> its </w:t>
      </w:r>
      <w:del w:id="19" w:author="Author">
        <w:r w:rsidRPr="00F451D5">
          <w:rPr>
            <w:rFonts w:ascii="Trebuchet MS" w:hAnsi="Trebuchet MS"/>
            <w:noProof/>
          </w:rPr>
          <w:delText>sides and up</w:delText>
        </w:r>
      </w:del>
      <w:ins w:id="20" w:author="Author">
        <w:r w:rsidRPr="00F451D5">
          <w:rPr>
            <w:rFonts w:ascii="Trebuchet MS" w:hAnsi="Trebuchet MS"/>
            <w:noProof/>
          </w:rPr>
          <w:t>stem</w:t>
        </w:r>
      </w:ins>
      <w:r w:rsidRPr="00F451D5">
        <w:rPr>
          <w:rFonts w:ascii="Trebuchet MS" w:hAnsi="Trebuchet MS"/>
          <w:noProof/>
        </w:rPr>
        <w:t xml:space="preserve"> to its blossoms</w:t>
      </w:r>
      <w:ins w:id="21" w:author="Author">
        <w:r w:rsidRPr="00F451D5">
          <w:rPr>
            <w:rFonts w:ascii="Trebuchet MS" w:hAnsi="Trebuchet MS"/>
            <w:noProof/>
          </w:rPr>
          <w:t>,</w:t>
        </w:r>
      </w:ins>
      <w:r w:rsidRPr="00F451D5">
        <w:rPr>
          <w:rFonts w:ascii="Trebuchet MS" w:hAnsi="Trebuchet MS"/>
          <w:noProof/>
        </w:rPr>
        <w:t xml:space="preserve"> it was hammered work. </w:t>
      </w:r>
      <w:del w:id="22" w:author="Author">
        <w:r w:rsidRPr="00F451D5">
          <w:rPr>
            <w:rFonts w:ascii="Trebuchet MS" w:hAnsi="Trebuchet MS"/>
            <w:noProof/>
          </w:rPr>
          <w:delText>According</w:delText>
        </w:r>
      </w:del>
      <w:ins w:id="23" w:author="Author">
        <w:r w:rsidRPr="00F451D5">
          <w:rPr>
            <w:rFonts w:ascii="Trebuchet MS" w:hAnsi="Trebuchet MS"/>
            <w:noProof/>
          </w:rPr>
          <w:t>The lampstand was made according</w:t>
        </w:r>
      </w:ins>
      <w:r w:rsidRPr="00F451D5">
        <w:rPr>
          <w:rFonts w:ascii="Trebuchet MS" w:hAnsi="Trebuchet MS"/>
          <w:noProof/>
        </w:rPr>
        <w:t xml:space="preserve"> to the vision that Jehovah had shown Moses</w:t>
      </w:r>
      <w:del w:id="24" w:author="Author">
        <w:r w:rsidRPr="00F451D5">
          <w:rPr>
            <w:rFonts w:ascii="Trebuchet MS" w:hAnsi="Trebuchet MS"/>
            <w:noProof/>
          </w:rPr>
          <w:delText>, so he had made the lampstand</w:delText>
        </w:r>
      </w:del>
      <w:r w:rsidRPr="00F451D5">
        <w:rPr>
          <w:rFonts w:ascii="Trebuchet MS" w:hAnsi="Trebuchet MS"/>
          <w:noProof/>
        </w:rPr>
        <w:t>.</w:t>
      </w:r>
    </w:p>
    <w:p w:rsidR="0077595C" w:rsidRPr="00F451D5" w:rsidRDefault="0077595C" w:rsidP="0077595C">
      <w:pPr>
        <w:rPr>
          <w:rFonts w:ascii="Trebuchet MS" w:hAnsi="Trebuchet MS"/>
          <w:noProof/>
        </w:rPr>
      </w:pPr>
      <w:r w:rsidRPr="00F451D5">
        <w:rPr>
          <w:rFonts w:ascii="Trebuchet MS" w:hAnsi="Trebuchet MS"/>
          <w:b/>
        </w:rPr>
        <w:t xml:space="preserve">8:5 </w:t>
      </w:r>
      <w:del w:id="25" w:author="Author">
        <w:r w:rsidRPr="00F451D5">
          <w:rPr>
            <w:rFonts w:ascii="Trebuchet MS" w:hAnsi="Trebuchet MS"/>
            <w:noProof/>
          </w:rPr>
          <w:delText xml:space="preserve">And </w:delText>
        </w:r>
      </w:del>
      <w:r w:rsidRPr="00F451D5">
        <w:rPr>
          <w:rFonts w:ascii="Trebuchet MS" w:hAnsi="Trebuchet MS"/>
          <w:noProof/>
        </w:rPr>
        <w:t xml:space="preserve">Jehovah spoke </w:t>
      </w:r>
      <w:del w:id="26" w:author="Author">
        <w:r w:rsidRPr="00F451D5">
          <w:rPr>
            <w:rFonts w:ascii="Trebuchet MS" w:hAnsi="Trebuchet MS"/>
            <w:noProof/>
          </w:rPr>
          <w:delText>further</w:delText>
        </w:r>
      </w:del>
      <w:ins w:id="27" w:author="Author">
        <w:r w:rsidRPr="00F451D5">
          <w:rPr>
            <w:rFonts w:ascii="Trebuchet MS" w:hAnsi="Trebuchet MS"/>
            <w:noProof/>
          </w:rPr>
          <w:t>again</w:t>
        </w:r>
      </w:ins>
      <w:r w:rsidRPr="00F451D5">
        <w:rPr>
          <w:rFonts w:ascii="Trebuchet MS" w:hAnsi="Trebuchet MS"/>
          <w:noProof/>
        </w:rPr>
        <w:t xml:space="preserve"> to Moses, saying: </w:t>
      </w:r>
      <w:r w:rsidRPr="00F451D5">
        <w:rPr>
          <w:rFonts w:ascii="Trebuchet MS" w:hAnsi="Trebuchet MS"/>
          <w:b/>
          <w:noProof/>
        </w:rPr>
        <w:t xml:space="preserve">8:6 </w:t>
      </w:r>
      <w:r w:rsidRPr="00F451D5">
        <w:rPr>
          <w:rFonts w:ascii="Trebuchet MS" w:hAnsi="Trebuchet MS"/>
          <w:noProof/>
        </w:rPr>
        <w:t xml:space="preserve">“Take the Levites from among the </w:t>
      </w:r>
      <w:del w:id="28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29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, and </w:t>
      </w:r>
      <w:del w:id="30" w:author="Author">
        <w:r w:rsidRPr="00F451D5">
          <w:rPr>
            <w:rFonts w:ascii="Trebuchet MS" w:hAnsi="Trebuchet MS"/>
            <w:noProof/>
          </w:rPr>
          <w:delText xml:space="preserve">you must </w:delText>
        </w:r>
      </w:del>
      <w:r w:rsidRPr="00F451D5">
        <w:rPr>
          <w:rFonts w:ascii="Trebuchet MS" w:hAnsi="Trebuchet MS"/>
          <w:noProof/>
        </w:rPr>
        <w:t xml:space="preserve">cleanse them. </w:t>
      </w:r>
      <w:r w:rsidRPr="00F451D5">
        <w:rPr>
          <w:rFonts w:ascii="Trebuchet MS" w:hAnsi="Trebuchet MS"/>
          <w:b/>
          <w:noProof/>
        </w:rPr>
        <w:t xml:space="preserve">8:7 </w:t>
      </w:r>
      <w:del w:id="31" w:author="Author">
        <w:r w:rsidRPr="00F451D5">
          <w:rPr>
            <w:rFonts w:ascii="Trebuchet MS" w:hAnsi="Trebuchet MS"/>
            <w:noProof/>
          </w:rPr>
          <w:delText>And this</w:delText>
        </w:r>
      </w:del>
      <w:ins w:id="32" w:author="Author">
        <w:r w:rsidRPr="00F451D5">
          <w:rPr>
            <w:rFonts w:ascii="Trebuchet MS" w:hAnsi="Trebuchet MS"/>
            <w:noProof/>
          </w:rPr>
          <w:t>This</w:t>
        </w:r>
      </w:ins>
      <w:r w:rsidRPr="00F451D5">
        <w:rPr>
          <w:rFonts w:ascii="Trebuchet MS" w:hAnsi="Trebuchet MS"/>
          <w:noProof/>
        </w:rPr>
        <w:t xml:space="preserve"> is </w:t>
      </w:r>
      <w:del w:id="33" w:author="Author">
        <w:r w:rsidRPr="00F451D5">
          <w:rPr>
            <w:rFonts w:ascii="Trebuchet MS" w:hAnsi="Trebuchet MS"/>
            <w:noProof/>
          </w:rPr>
          <w:delText>what</w:delText>
        </w:r>
      </w:del>
      <w:ins w:id="34" w:author="Author">
        <w:r w:rsidRPr="00F451D5">
          <w:rPr>
            <w:rFonts w:ascii="Trebuchet MS" w:hAnsi="Trebuchet MS"/>
            <w:noProof/>
          </w:rPr>
          <w:t>how</w:t>
        </w:r>
      </w:ins>
      <w:r w:rsidRPr="00F451D5">
        <w:rPr>
          <w:rFonts w:ascii="Trebuchet MS" w:hAnsi="Trebuchet MS"/>
          <w:noProof/>
        </w:rPr>
        <w:t xml:space="preserve"> you should </w:t>
      </w:r>
      <w:del w:id="35" w:author="Author">
        <w:r w:rsidRPr="00F451D5">
          <w:rPr>
            <w:rFonts w:ascii="Trebuchet MS" w:hAnsi="Trebuchet MS"/>
            <w:noProof/>
          </w:rPr>
          <w:delText xml:space="preserve">do to them to </w:delText>
        </w:r>
      </w:del>
      <w:r w:rsidRPr="00F451D5">
        <w:rPr>
          <w:rFonts w:ascii="Trebuchet MS" w:hAnsi="Trebuchet MS"/>
          <w:noProof/>
        </w:rPr>
        <w:t xml:space="preserve">cleanse them: </w:t>
      </w:r>
      <w:del w:id="36" w:author="Author">
        <w:r w:rsidRPr="00F451D5">
          <w:rPr>
            <w:rFonts w:ascii="Trebuchet MS" w:hAnsi="Trebuchet MS"/>
            <w:noProof/>
          </w:rPr>
          <w:delText>Spatter</w:delText>
        </w:r>
      </w:del>
      <w:ins w:id="37" w:author="Author">
        <w:r w:rsidRPr="00F451D5">
          <w:rPr>
            <w:rFonts w:ascii="Trebuchet MS" w:hAnsi="Trebuchet MS"/>
            <w:noProof/>
          </w:rPr>
          <w:t>Sprinkle</w:t>
        </w:r>
      </w:ins>
      <w:r w:rsidRPr="00F451D5">
        <w:rPr>
          <w:rFonts w:ascii="Trebuchet MS" w:hAnsi="Trebuchet MS"/>
          <w:noProof/>
        </w:rPr>
        <w:t xml:space="preserve"> sin-cleansing water </w:t>
      </w:r>
      <w:del w:id="38" w:author="Author">
        <w:r w:rsidRPr="00F451D5">
          <w:rPr>
            <w:rFonts w:ascii="Trebuchet MS" w:hAnsi="Trebuchet MS"/>
            <w:noProof/>
          </w:rPr>
          <w:delText>upon</w:delText>
        </w:r>
      </w:del>
      <w:ins w:id="39" w:author="Author">
        <w:r w:rsidRPr="00F451D5">
          <w:rPr>
            <w:rFonts w:ascii="Trebuchet MS" w:hAnsi="Trebuchet MS"/>
            <w:noProof/>
          </w:rPr>
          <w:t>on</w:t>
        </w:r>
      </w:ins>
      <w:r w:rsidRPr="00F451D5">
        <w:rPr>
          <w:rFonts w:ascii="Trebuchet MS" w:hAnsi="Trebuchet MS"/>
          <w:noProof/>
        </w:rPr>
        <w:t xml:space="preserve"> them, and they must </w:t>
      </w:r>
      <w:del w:id="40" w:author="Author">
        <w:r w:rsidRPr="00F451D5">
          <w:rPr>
            <w:rFonts w:ascii="Trebuchet MS" w:hAnsi="Trebuchet MS"/>
            <w:noProof/>
          </w:rPr>
          <w:delText>have</w:delText>
        </w:r>
      </w:del>
      <w:ins w:id="41" w:author="Author">
        <w:r w:rsidRPr="00F451D5">
          <w:rPr>
            <w:rFonts w:ascii="Trebuchet MS" w:hAnsi="Trebuchet MS"/>
            <w:noProof/>
          </w:rPr>
          <w:t>shave their whole body with</w:t>
        </w:r>
      </w:ins>
      <w:r w:rsidRPr="00F451D5">
        <w:rPr>
          <w:rFonts w:ascii="Trebuchet MS" w:hAnsi="Trebuchet MS"/>
          <w:noProof/>
        </w:rPr>
        <w:t xml:space="preserve"> a razor</w:t>
      </w:r>
      <w:del w:id="42" w:author="Author">
        <w:r w:rsidRPr="00F451D5">
          <w:rPr>
            <w:rFonts w:ascii="Trebuchet MS" w:hAnsi="Trebuchet MS"/>
            <w:noProof/>
          </w:rPr>
          <w:delText xml:space="preserve"> pass over all their flesh and must</w:delText>
        </w:r>
      </w:del>
      <w:ins w:id="43" w:author="Author">
        <w:r w:rsidRPr="00F451D5">
          <w:rPr>
            <w:rFonts w:ascii="Trebuchet MS" w:hAnsi="Trebuchet MS"/>
            <w:noProof/>
          </w:rPr>
          <w:t>,</w:t>
        </w:r>
      </w:ins>
      <w:r w:rsidRPr="00F451D5">
        <w:rPr>
          <w:rFonts w:ascii="Trebuchet MS" w:hAnsi="Trebuchet MS"/>
          <w:noProof/>
        </w:rPr>
        <w:t xml:space="preserve"> wash their garments</w:t>
      </w:r>
      <w:ins w:id="44" w:author="Author">
        <w:r w:rsidRPr="00F451D5">
          <w:rPr>
            <w:rFonts w:ascii="Trebuchet MS" w:hAnsi="Trebuchet MS"/>
            <w:noProof/>
          </w:rPr>
          <w:t>,</w:t>
        </w:r>
      </w:ins>
      <w:r w:rsidRPr="00F451D5">
        <w:rPr>
          <w:rFonts w:ascii="Trebuchet MS" w:hAnsi="Trebuchet MS"/>
          <w:noProof/>
        </w:rPr>
        <w:t xml:space="preserve"> and cleanse themselves. </w:t>
      </w:r>
      <w:r w:rsidRPr="00F451D5">
        <w:rPr>
          <w:rFonts w:ascii="Trebuchet MS" w:hAnsi="Trebuchet MS"/>
          <w:b/>
          <w:noProof/>
        </w:rPr>
        <w:t xml:space="preserve">8:8 </w:t>
      </w:r>
      <w:r w:rsidRPr="00F451D5">
        <w:rPr>
          <w:rFonts w:ascii="Trebuchet MS" w:hAnsi="Trebuchet MS"/>
          <w:noProof/>
        </w:rPr>
        <w:t xml:space="preserve">Then they </w:t>
      </w:r>
      <w:del w:id="45" w:author="Author">
        <w:r w:rsidRPr="00F451D5">
          <w:rPr>
            <w:rFonts w:ascii="Trebuchet MS" w:hAnsi="Trebuchet MS"/>
            <w:noProof/>
          </w:rPr>
          <w:delText>must</w:delText>
        </w:r>
      </w:del>
      <w:ins w:id="46" w:author="Author">
        <w:r w:rsidRPr="00F451D5">
          <w:rPr>
            <w:rFonts w:ascii="Trebuchet MS" w:hAnsi="Trebuchet MS"/>
            <w:noProof/>
          </w:rPr>
          <w:t>will</w:t>
        </w:r>
      </w:ins>
      <w:r w:rsidRPr="00F451D5">
        <w:rPr>
          <w:rFonts w:ascii="Trebuchet MS" w:hAnsi="Trebuchet MS"/>
          <w:noProof/>
        </w:rPr>
        <w:t xml:space="preserve"> take a young bull and its grain offering of fine flour </w:t>
      </w:r>
      <w:del w:id="47" w:author="Author">
        <w:r w:rsidRPr="00F451D5">
          <w:rPr>
            <w:rFonts w:ascii="Trebuchet MS" w:hAnsi="Trebuchet MS"/>
            <w:noProof/>
          </w:rPr>
          <w:delText>moistened</w:delText>
        </w:r>
      </w:del>
      <w:ins w:id="48" w:author="Author">
        <w:r w:rsidRPr="00F451D5">
          <w:rPr>
            <w:rFonts w:ascii="Trebuchet MS" w:hAnsi="Trebuchet MS"/>
            <w:noProof/>
          </w:rPr>
          <w:t>mixed</w:t>
        </w:r>
      </w:ins>
      <w:r w:rsidRPr="00F451D5">
        <w:rPr>
          <w:rFonts w:ascii="Trebuchet MS" w:hAnsi="Trebuchet MS"/>
          <w:noProof/>
        </w:rPr>
        <w:t xml:space="preserve"> with oil, and you will take another young bull for a sin offering. </w:t>
      </w:r>
      <w:r w:rsidRPr="00F451D5">
        <w:rPr>
          <w:rFonts w:ascii="Trebuchet MS" w:hAnsi="Trebuchet MS"/>
          <w:b/>
          <w:noProof/>
        </w:rPr>
        <w:t xml:space="preserve">8:9 </w:t>
      </w:r>
      <w:r w:rsidRPr="00F451D5">
        <w:rPr>
          <w:rFonts w:ascii="Trebuchet MS" w:hAnsi="Trebuchet MS"/>
          <w:noProof/>
        </w:rPr>
        <w:t xml:space="preserve">And you </w:t>
      </w:r>
      <w:del w:id="49" w:author="Author">
        <w:r w:rsidRPr="00F451D5">
          <w:rPr>
            <w:rFonts w:ascii="Trebuchet MS" w:hAnsi="Trebuchet MS"/>
            <w:noProof/>
          </w:rPr>
          <w:delText>must</w:delText>
        </w:r>
      </w:del>
      <w:ins w:id="50" w:author="Author">
        <w:r w:rsidRPr="00F451D5">
          <w:rPr>
            <w:rFonts w:ascii="Trebuchet MS" w:hAnsi="Trebuchet MS"/>
            <w:noProof/>
          </w:rPr>
          <w:t>are to</w:t>
        </w:r>
      </w:ins>
      <w:r w:rsidRPr="00F451D5">
        <w:rPr>
          <w:rFonts w:ascii="Trebuchet MS" w:hAnsi="Trebuchet MS"/>
          <w:noProof/>
        </w:rPr>
        <w:t xml:space="preserve"> present the Levites before the tent of meeting and </w:t>
      </w:r>
      <w:del w:id="51" w:author="Author">
        <w:r w:rsidRPr="00F451D5">
          <w:rPr>
            <w:rFonts w:ascii="Trebuchet MS" w:hAnsi="Trebuchet MS"/>
            <w:noProof/>
          </w:rPr>
          <w:delText>congregate</w:delText>
        </w:r>
      </w:del>
      <w:ins w:id="52" w:author="Author">
        <w:r w:rsidRPr="00F451D5">
          <w:rPr>
            <w:rFonts w:ascii="Trebuchet MS" w:hAnsi="Trebuchet MS"/>
            <w:noProof/>
          </w:rPr>
          <w:t>gather</w:t>
        </w:r>
      </w:ins>
      <w:r w:rsidRPr="00F451D5">
        <w:rPr>
          <w:rFonts w:ascii="Trebuchet MS" w:hAnsi="Trebuchet MS"/>
          <w:noProof/>
        </w:rPr>
        <w:t xml:space="preserve"> all the assembly of the </w:t>
      </w:r>
      <w:del w:id="53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54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. </w:t>
      </w:r>
      <w:r w:rsidRPr="00F451D5">
        <w:rPr>
          <w:rFonts w:ascii="Trebuchet MS" w:hAnsi="Trebuchet MS"/>
          <w:b/>
          <w:noProof/>
        </w:rPr>
        <w:t xml:space="preserve">8:10 </w:t>
      </w:r>
      <w:del w:id="55" w:author="Author">
        <w:r w:rsidRPr="00F451D5">
          <w:rPr>
            <w:rFonts w:ascii="Trebuchet MS" w:hAnsi="Trebuchet MS"/>
            <w:noProof/>
          </w:rPr>
          <w:delText>And</w:delText>
        </w:r>
      </w:del>
      <w:ins w:id="56" w:author="Author">
        <w:r w:rsidRPr="00F451D5">
          <w:rPr>
            <w:rFonts w:ascii="Trebuchet MS" w:hAnsi="Trebuchet MS"/>
            <w:noProof/>
          </w:rPr>
          <w:t>When</w:t>
        </w:r>
      </w:ins>
      <w:r w:rsidRPr="00F451D5">
        <w:rPr>
          <w:rFonts w:ascii="Trebuchet MS" w:hAnsi="Trebuchet MS"/>
          <w:noProof/>
        </w:rPr>
        <w:t xml:space="preserve"> you </w:t>
      </w:r>
      <w:del w:id="57" w:author="Author">
        <w:r w:rsidRPr="00F451D5">
          <w:rPr>
            <w:rFonts w:ascii="Trebuchet MS" w:hAnsi="Trebuchet MS"/>
            <w:noProof/>
          </w:rPr>
          <w:delText xml:space="preserve">must </w:delText>
        </w:r>
      </w:del>
      <w:r w:rsidRPr="00F451D5">
        <w:rPr>
          <w:rFonts w:ascii="Trebuchet MS" w:hAnsi="Trebuchet MS"/>
          <w:noProof/>
        </w:rPr>
        <w:t xml:space="preserve">present the Levites before Jehovah, </w:t>
      </w:r>
      <w:del w:id="58" w:author="Author">
        <w:r w:rsidRPr="00F451D5">
          <w:rPr>
            <w:rFonts w:ascii="Trebuchet MS" w:hAnsi="Trebuchet MS"/>
            <w:noProof/>
          </w:rPr>
          <w:delText xml:space="preserve">and </w:delText>
        </w:r>
      </w:del>
      <w:r w:rsidRPr="00F451D5">
        <w:rPr>
          <w:rFonts w:ascii="Trebuchet MS" w:hAnsi="Trebuchet MS"/>
          <w:noProof/>
        </w:rPr>
        <w:t xml:space="preserve">the </w:t>
      </w:r>
      <w:del w:id="59" w:author="Author">
        <w:r w:rsidRPr="00F451D5">
          <w:rPr>
            <w:rFonts w:ascii="Trebuchet MS" w:hAnsi="Trebuchet MS"/>
            <w:noProof/>
          </w:rPr>
          <w:delText>sons of Israel must</w:delText>
        </w:r>
      </w:del>
      <w:ins w:id="60" w:author="Author">
        <w:r w:rsidRPr="00F451D5">
          <w:rPr>
            <w:rFonts w:ascii="Trebuchet MS" w:hAnsi="Trebuchet MS"/>
            <w:noProof/>
          </w:rPr>
          <w:t>Israelites are to</w:t>
        </w:r>
      </w:ins>
      <w:r w:rsidRPr="00F451D5">
        <w:rPr>
          <w:rFonts w:ascii="Trebuchet MS" w:hAnsi="Trebuchet MS"/>
          <w:noProof/>
        </w:rPr>
        <w:t xml:space="preserve"> lay their hands </w:t>
      </w:r>
      <w:del w:id="61" w:author="Author">
        <w:r w:rsidRPr="00F451D5">
          <w:rPr>
            <w:rFonts w:ascii="Trebuchet MS" w:hAnsi="Trebuchet MS"/>
            <w:noProof/>
          </w:rPr>
          <w:delText>upon</w:delText>
        </w:r>
      </w:del>
      <w:ins w:id="62" w:author="Author">
        <w:r w:rsidRPr="00F451D5">
          <w:rPr>
            <w:rFonts w:ascii="Trebuchet MS" w:hAnsi="Trebuchet MS"/>
            <w:noProof/>
          </w:rPr>
          <w:t>on</w:t>
        </w:r>
      </w:ins>
      <w:r w:rsidRPr="00F451D5">
        <w:rPr>
          <w:rFonts w:ascii="Trebuchet MS" w:hAnsi="Trebuchet MS"/>
          <w:noProof/>
        </w:rPr>
        <w:t xml:space="preserve"> the Levites. </w:t>
      </w:r>
      <w:r w:rsidRPr="00F451D5">
        <w:rPr>
          <w:rFonts w:ascii="Trebuchet MS" w:hAnsi="Trebuchet MS"/>
          <w:b/>
          <w:noProof/>
        </w:rPr>
        <w:t xml:space="preserve">8:11 </w:t>
      </w:r>
      <w:r w:rsidRPr="00F451D5">
        <w:rPr>
          <w:rFonts w:ascii="Trebuchet MS" w:hAnsi="Trebuchet MS"/>
          <w:noProof/>
        </w:rPr>
        <w:t xml:space="preserve">And Aaron must </w:t>
      </w:r>
      <w:del w:id="63" w:author="Author">
        <w:r w:rsidRPr="00F451D5">
          <w:rPr>
            <w:rFonts w:ascii="Trebuchet MS" w:hAnsi="Trebuchet MS"/>
            <w:noProof/>
          </w:rPr>
          <w:delText>cause</w:delText>
        </w:r>
      </w:del>
      <w:ins w:id="64" w:author="Author">
        <w:r w:rsidRPr="00F451D5">
          <w:rPr>
            <w:rFonts w:ascii="Trebuchet MS" w:hAnsi="Trebuchet MS"/>
            <w:noProof/>
          </w:rPr>
          <w:t>offer</w:t>
        </w:r>
        <w:r w:rsidRPr="00F451D5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F451D5">
        <w:rPr>
          <w:rFonts w:ascii="Trebuchet MS" w:hAnsi="Trebuchet MS"/>
          <w:noProof/>
        </w:rPr>
        <w:t xml:space="preserve"> the Levites </w:t>
      </w:r>
      <w:del w:id="67" w:author="Author">
        <w:r w:rsidRPr="00F451D5">
          <w:rPr>
            <w:rFonts w:ascii="Trebuchet MS" w:hAnsi="Trebuchet MS"/>
            <w:noProof/>
          </w:rPr>
          <w:delText xml:space="preserve">to move to and fro </w:delText>
        </w:r>
      </w:del>
      <w:r w:rsidRPr="00F451D5">
        <w:rPr>
          <w:rFonts w:ascii="Trebuchet MS" w:hAnsi="Trebuchet MS"/>
          <w:noProof/>
        </w:rPr>
        <w:t xml:space="preserve">before Jehovah as a wave offering from the </w:t>
      </w:r>
      <w:del w:id="68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69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, and they </w:t>
      </w:r>
      <w:del w:id="70" w:author="Author">
        <w:r w:rsidRPr="00F451D5">
          <w:rPr>
            <w:rFonts w:ascii="Trebuchet MS" w:hAnsi="Trebuchet MS"/>
            <w:noProof/>
          </w:rPr>
          <w:delText>must serve for carrying on</w:delText>
        </w:r>
      </w:del>
      <w:ins w:id="71" w:author="Author">
        <w:r w:rsidRPr="00F451D5">
          <w:rPr>
            <w:rFonts w:ascii="Trebuchet MS" w:hAnsi="Trebuchet MS"/>
            <w:noProof/>
          </w:rPr>
          <w:t>will carry out</w:t>
        </w:r>
      </w:ins>
      <w:r w:rsidRPr="00F451D5">
        <w:rPr>
          <w:rFonts w:ascii="Trebuchet MS" w:hAnsi="Trebuchet MS"/>
          <w:noProof/>
        </w:rPr>
        <w:t xml:space="preserve"> the service of Jehovah.</w:t>
      </w:r>
    </w:p>
    <w:p w:rsidR="0077595C" w:rsidRPr="00F451D5" w:rsidRDefault="0077595C" w:rsidP="0077595C">
      <w:pPr>
        <w:rPr>
          <w:rFonts w:ascii="Trebuchet MS" w:hAnsi="Trebuchet MS"/>
          <w:noProof/>
        </w:rPr>
      </w:pPr>
      <w:r w:rsidRPr="00F451D5">
        <w:rPr>
          <w:rFonts w:ascii="Trebuchet MS" w:hAnsi="Trebuchet MS"/>
          <w:b/>
        </w:rPr>
        <w:t xml:space="preserve">8:12 </w:t>
      </w:r>
      <w:r w:rsidRPr="00F451D5">
        <w:rPr>
          <w:rFonts w:ascii="Trebuchet MS" w:hAnsi="Trebuchet MS"/>
          <w:noProof/>
        </w:rPr>
        <w:t xml:space="preserve">“Then the Levites will lay their hands </w:t>
      </w:r>
      <w:del w:id="72" w:author="Author">
        <w:r w:rsidRPr="00F451D5">
          <w:rPr>
            <w:rFonts w:ascii="Trebuchet MS" w:hAnsi="Trebuchet MS"/>
            <w:noProof/>
          </w:rPr>
          <w:delText>upon</w:delText>
        </w:r>
      </w:del>
      <w:ins w:id="73" w:author="Author">
        <w:r w:rsidRPr="00F451D5">
          <w:rPr>
            <w:rFonts w:ascii="Trebuchet MS" w:hAnsi="Trebuchet MS"/>
            <w:noProof/>
          </w:rPr>
          <w:t>on</w:t>
        </w:r>
      </w:ins>
      <w:r w:rsidRPr="00F451D5">
        <w:rPr>
          <w:rFonts w:ascii="Trebuchet MS" w:hAnsi="Trebuchet MS"/>
          <w:noProof/>
        </w:rPr>
        <w:t xml:space="preserve"> the heads of the bulls. After that,</w:t>
      </w:r>
      <w:r>
        <w:rPr>
          <w:rFonts w:ascii="Trebuchet MS" w:hAnsi="Trebuchet MS"/>
          <w:noProof/>
        </w:rPr>
        <w:t xml:space="preserve"> </w:t>
      </w:r>
      <w:del w:id="74" w:author="Author">
        <w:r w:rsidRPr="00F451D5">
          <w:rPr>
            <w:rFonts w:ascii="Trebuchet MS" w:hAnsi="Trebuchet MS"/>
            <w:noProof/>
          </w:rPr>
          <w:delText>render up</w:delText>
        </w:r>
      </w:del>
      <w:ins w:id="75" w:author="Author">
        <w:r w:rsidRPr="00F451D5">
          <w:rPr>
            <w:rFonts w:ascii="Trebuchet MS" w:hAnsi="Trebuchet MS"/>
            <w:noProof/>
          </w:rPr>
          <w:t>offer</w:t>
        </w:r>
      </w:ins>
      <w:r w:rsidRPr="00F451D5">
        <w:rPr>
          <w:rFonts w:ascii="Trebuchet MS" w:hAnsi="Trebuchet MS"/>
          <w:noProof/>
        </w:rPr>
        <w:t xml:space="preserve"> the one as a sin offering and the other as a burnt offering to Jehovah to make atonement for the Levites. </w:t>
      </w:r>
      <w:r w:rsidRPr="00F451D5">
        <w:rPr>
          <w:rFonts w:ascii="Trebuchet MS" w:hAnsi="Trebuchet MS"/>
          <w:b/>
          <w:noProof/>
        </w:rPr>
        <w:t xml:space="preserve">8:13 </w:t>
      </w:r>
      <w:r w:rsidRPr="00F451D5">
        <w:rPr>
          <w:rFonts w:ascii="Trebuchet MS" w:hAnsi="Trebuchet MS"/>
          <w:noProof/>
        </w:rPr>
        <w:t xml:space="preserve">And you </w:t>
      </w:r>
      <w:del w:id="76" w:author="Author">
        <w:r w:rsidRPr="00F451D5">
          <w:rPr>
            <w:rFonts w:ascii="Trebuchet MS" w:hAnsi="Trebuchet MS"/>
            <w:noProof/>
          </w:rPr>
          <w:delText>must</w:delText>
        </w:r>
      </w:del>
      <w:ins w:id="77" w:author="Author">
        <w:r w:rsidRPr="00F451D5">
          <w:rPr>
            <w:rFonts w:ascii="Trebuchet MS" w:hAnsi="Trebuchet MS"/>
            <w:noProof/>
          </w:rPr>
          <w:t>will</w:t>
        </w:r>
      </w:ins>
      <w:r w:rsidRPr="00F451D5">
        <w:rPr>
          <w:rFonts w:ascii="Trebuchet MS" w:hAnsi="Trebuchet MS"/>
          <w:noProof/>
        </w:rPr>
        <w:t xml:space="preserve"> have the Levites stand before Aaron and his sons and </w:t>
      </w:r>
      <w:del w:id="78" w:author="Author">
        <w:r w:rsidRPr="00F451D5">
          <w:rPr>
            <w:rFonts w:ascii="Trebuchet MS" w:hAnsi="Trebuchet MS"/>
            <w:noProof/>
          </w:rPr>
          <w:delText>must cause</w:delText>
        </w:r>
      </w:del>
      <w:ins w:id="79" w:author="Author">
        <w:r w:rsidRPr="00F451D5">
          <w:rPr>
            <w:rFonts w:ascii="Trebuchet MS" w:hAnsi="Trebuchet MS"/>
            <w:noProof/>
          </w:rPr>
          <w:t>offer</w:t>
        </w:r>
        <w:r w:rsidRPr="00F451D5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F451D5">
        <w:rPr>
          <w:rFonts w:ascii="Trebuchet MS" w:hAnsi="Trebuchet MS"/>
          <w:noProof/>
        </w:rPr>
        <w:t xml:space="preserve"> them </w:t>
      </w:r>
      <w:del w:id="82" w:author="Author">
        <w:r w:rsidRPr="00F451D5">
          <w:rPr>
            <w:rFonts w:ascii="Trebuchet MS" w:hAnsi="Trebuchet MS"/>
            <w:noProof/>
          </w:rPr>
          <w:delText xml:space="preserve">to move to and fro </w:delText>
        </w:r>
      </w:del>
      <w:r w:rsidRPr="00F451D5">
        <w:rPr>
          <w:rFonts w:ascii="Trebuchet MS" w:hAnsi="Trebuchet MS"/>
          <w:noProof/>
        </w:rPr>
        <w:t xml:space="preserve">as a wave offering to Jehovah. </w:t>
      </w:r>
      <w:r w:rsidRPr="00F451D5">
        <w:rPr>
          <w:rFonts w:ascii="Trebuchet MS" w:hAnsi="Trebuchet MS"/>
          <w:b/>
          <w:noProof/>
        </w:rPr>
        <w:t xml:space="preserve">8:14 </w:t>
      </w:r>
      <w:del w:id="83" w:author="Author">
        <w:r w:rsidRPr="00F451D5">
          <w:rPr>
            <w:rFonts w:ascii="Trebuchet MS" w:hAnsi="Trebuchet MS"/>
            <w:noProof/>
          </w:rPr>
          <w:delText>And you</w:delText>
        </w:r>
      </w:del>
      <w:ins w:id="84" w:author="Author">
        <w:r w:rsidRPr="00F451D5">
          <w:rPr>
            <w:rFonts w:ascii="Trebuchet MS" w:hAnsi="Trebuchet MS"/>
            <w:noProof/>
          </w:rPr>
          <w:t>You</w:t>
        </w:r>
      </w:ins>
      <w:r w:rsidRPr="00F451D5">
        <w:rPr>
          <w:rFonts w:ascii="Trebuchet MS" w:hAnsi="Trebuchet MS"/>
          <w:noProof/>
        </w:rPr>
        <w:t xml:space="preserve"> must separate the Levites from among the </w:t>
      </w:r>
      <w:del w:id="85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86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, and the Levites </w:t>
      </w:r>
      <w:del w:id="87" w:author="Author">
        <w:r w:rsidRPr="00F451D5">
          <w:rPr>
            <w:rFonts w:ascii="Trebuchet MS" w:hAnsi="Trebuchet MS"/>
            <w:noProof/>
          </w:rPr>
          <w:delText>must</w:delText>
        </w:r>
      </w:del>
      <w:ins w:id="88" w:author="Author">
        <w:r w:rsidRPr="00F451D5">
          <w:rPr>
            <w:rFonts w:ascii="Trebuchet MS" w:hAnsi="Trebuchet MS"/>
            <w:noProof/>
          </w:rPr>
          <w:t>will</w:t>
        </w:r>
      </w:ins>
      <w:r w:rsidRPr="00F451D5">
        <w:rPr>
          <w:rFonts w:ascii="Trebuchet MS" w:hAnsi="Trebuchet MS"/>
          <w:noProof/>
        </w:rPr>
        <w:t xml:space="preserve"> become mine. </w:t>
      </w:r>
      <w:r w:rsidRPr="00F451D5">
        <w:rPr>
          <w:rFonts w:ascii="Trebuchet MS" w:hAnsi="Trebuchet MS"/>
          <w:b/>
          <w:noProof/>
        </w:rPr>
        <w:t xml:space="preserve">8:15 </w:t>
      </w:r>
      <w:del w:id="89" w:author="Author">
        <w:r w:rsidRPr="00F451D5">
          <w:rPr>
            <w:rFonts w:ascii="Trebuchet MS" w:hAnsi="Trebuchet MS"/>
            <w:noProof/>
          </w:rPr>
          <w:delText>And afterward</w:delText>
        </w:r>
      </w:del>
      <w:ins w:id="90" w:author="Author">
        <w:r w:rsidRPr="00F451D5">
          <w:rPr>
            <w:rFonts w:ascii="Trebuchet MS" w:hAnsi="Trebuchet MS"/>
            <w:noProof/>
          </w:rPr>
          <w:t>Afterward,</w:t>
        </w:r>
      </w:ins>
      <w:r w:rsidRPr="00F451D5">
        <w:rPr>
          <w:rFonts w:ascii="Trebuchet MS" w:hAnsi="Trebuchet MS"/>
          <w:noProof/>
        </w:rPr>
        <w:t xml:space="preserve"> the Levites will come in to serve at the tent of meeting. </w:t>
      </w:r>
      <w:del w:id="91" w:author="Author">
        <w:r w:rsidRPr="00F451D5">
          <w:rPr>
            <w:rFonts w:ascii="Trebuchet MS" w:hAnsi="Trebuchet MS"/>
            <w:noProof/>
          </w:rPr>
          <w:delText>So</w:delText>
        </w:r>
      </w:del>
      <w:ins w:id="92" w:author="Author">
        <w:r w:rsidRPr="00F451D5">
          <w:rPr>
            <w:rFonts w:ascii="Trebuchet MS" w:hAnsi="Trebuchet MS"/>
            <w:noProof/>
          </w:rPr>
          <w:t>This is how</w:t>
        </w:r>
      </w:ins>
      <w:r w:rsidRPr="00F451D5">
        <w:rPr>
          <w:rFonts w:ascii="Trebuchet MS" w:hAnsi="Trebuchet MS"/>
          <w:noProof/>
        </w:rPr>
        <w:t xml:space="preserve"> you </w:t>
      </w:r>
      <w:del w:id="93" w:author="Author">
        <w:r w:rsidRPr="00F451D5">
          <w:rPr>
            <w:rFonts w:ascii="Trebuchet MS" w:hAnsi="Trebuchet MS"/>
            <w:noProof/>
          </w:rPr>
          <w:delText>must</w:delText>
        </w:r>
      </w:del>
      <w:ins w:id="94" w:author="Author">
        <w:r w:rsidRPr="00F451D5">
          <w:rPr>
            <w:rFonts w:ascii="Trebuchet MS" w:hAnsi="Trebuchet MS"/>
            <w:noProof/>
          </w:rPr>
          <w:t>should</w:t>
        </w:r>
      </w:ins>
      <w:r w:rsidRPr="00F451D5">
        <w:rPr>
          <w:rFonts w:ascii="Trebuchet MS" w:hAnsi="Trebuchet MS"/>
          <w:noProof/>
        </w:rPr>
        <w:t xml:space="preserve"> cleanse them and </w:t>
      </w:r>
      <w:del w:id="95" w:author="Author">
        <w:r w:rsidRPr="00F451D5">
          <w:rPr>
            <w:rFonts w:ascii="Trebuchet MS" w:hAnsi="Trebuchet MS"/>
            <w:noProof/>
          </w:rPr>
          <w:delText>cause</w:delText>
        </w:r>
      </w:del>
      <w:ins w:id="96" w:author="Author">
        <w:r w:rsidRPr="00F451D5">
          <w:rPr>
            <w:rFonts w:ascii="Trebuchet MS" w:hAnsi="Trebuchet MS"/>
            <w:noProof/>
          </w:rPr>
          <w:t>offer</w:t>
        </w:r>
        <w:r w:rsidRPr="00F451D5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F451D5">
        <w:rPr>
          <w:rFonts w:ascii="Trebuchet MS" w:hAnsi="Trebuchet MS"/>
          <w:noProof/>
        </w:rPr>
        <w:t xml:space="preserve"> them </w:t>
      </w:r>
      <w:del w:id="99" w:author="Author">
        <w:r w:rsidRPr="00F451D5">
          <w:rPr>
            <w:rFonts w:ascii="Trebuchet MS" w:hAnsi="Trebuchet MS"/>
            <w:noProof/>
          </w:rPr>
          <w:delText xml:space="preserve">to move to and fro </w:delText>
        </w:r>
      </w:del>
      <w:r w:rsidRPr="00F451D5">
        <w:rPr>
          <w:rFonts w:ascii="Trebuchet MS" w:hAnsi="Trebuchet MS"/>
          <w:noProof/>
        </w:rPr>
        <w:t xml:space="preserve">as a wave offering. </w:t>
      </w:r>
      <w:r w:rsidRPr="00F451D5">
        <w:rPr>
          <w:rFonts w:ascii="Trebuchet MS" w:hAnsi="Trebuchet MS"/>
          <w:b/>
          <w:noProof/>
        </w:rPr>
        <w:t xml:space="preserve">8:16 </w:t>
      </w:r>
      <w:r w:rsidRPr="00F451D5">
        <w:rPr>
          <w:rFonts w:ascii="Trebuchet MS" w:hAnsi="Trebuchet MS"/>
          <w:noProof/>
        </w:rPr>
        <w:t xml:space="preserve">For they are given ones, given to me from among the </w:t>
      </w:r>
      <w:del w:id="100" w:author="Author">
        <w:r w:rsidRPr="00F451D5">
          <w:rPr>
            <w:rFonts w:ascii="Trebuchet MS" w:hAnsi="Trebuchet MS"/>
            <w:noProof/>
          </w:rPr>
          <w:delText>sons of Israel.</w:delText>
        </w:r>
      </w:del>
      <w:ins w:id="101" w:author="Author">
        <w:r w:rsidRPr="00F451D5">
          <w:rPr>
            <w:rFonts w:ascii="Trebuchet MS" w:hAnsi="Trebuchet MS"/>
            <w:noProof/>
          </w:rPr>
          <w:t>Israelites.</w:t>
        </w:r>
      </w:ins>
      <w:r w:rsidRPr="00F451D5">
        <w:rPr>
          <w:rFonts w:ascii="Trebuchet MS" w:hAnsi="Trebuchet MS"/>
          <w:noProof/>
        </w:rPr>
        <w:t xml:space="preserve"> In place of </w:t>
      </w:r>
      <w:ins w:id="102" w:author="Author">
        <w:r w:rsidRPr="00F451D5">
          <w:rPr>
            <w:rFonts w:ascii="Trebuchet MS" w:hAnsi="Trebuchet MS"/>
            <w:noProof/>
          </w:rPr>
          <w:t xml:space="preserve">all </w:t>
        </w:r>
      </w:ins>
      <w:r w:rsidRPr="00F451D5">
        <w:rPr>
          <w:rFonts w:ascii="Trebuchet MS" w:hAnsi="Trebuchet MS"/>
          <w:noProof/>
        </w:rPr>
        <w:t xml:space="preserve">those </w:t>
      </w:r>
      <w:del w:id="103" w:author="Author">
        <w:r w:rsidRPr="00F451D5">
          <w:rPr>
            <w:rFonts w:ascii="Trebuchet MS" w:hAnsi="Trebuchet MS"/>
            <w:noProof/>
          </w:rPr>
          <w:delText xml:space="preserve">opening all wombs, all the </w:delText>
        </w:r>
      </w:del>
      <w:ins w:id="104" w:author="Author">
        <w:r w:rsidRPr="00F451D5">
          <w:rPr>
            <w:rFonts w:ascii="Trebuchet MS" w:hAnsi="Trebuchet MS"/>
            <w:noProof/>
          </w:rPr>
          <w:t xml:space="preserve">who are </w:t>
        </w:r>
      </w:ins>
      <w:r w:rsidRPr="00F451D5">
        <w:rPr>
          <w:rFonts w:ascii="Trebuchet MS" w:hAnsi="Trebuchet MS"/>
          <w:noProof/>
        </w:rPr>
        <w:t>firstborn</w:t>
      </w:r>
      <w:ins w:id="105" w:author="Author">
        <w:r w:rsidRPr="00F451D5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F451D5">
        <w:rPr>
          <w:rFonts w:ascii="Trebuchet MS" w:hAnsi="Trebuchet MS"/>
          <w:noProof/>
        </w:rPr>
        <w:t xml:space="preserve"> of the </w:t>
      </w:r>
      <w:del w:id="108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109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, I </w:t>
      </w:r>
      <w:del w:id="110" w:author="Author">
        <w:r w:rsidRPr="00F451D5">
          <w:rPr>
            <w:rFonts w:ascii="Trebuchet MS" w:hAnsi="Trebuchet MS"/>
            <w:noProof/>
          </w:rPr>
          <w:delText>must</w:delText>
        </w:r>
      </w:del>
      <w:ins w:id="111" w:author="Author">
        <w:r w:rsidRPr="00F451D5">
          <w:rPr>
            <w:rFonts w:ascii="Trebuchet MS" w:hAnsi="Trebuchet MS"/>
            <w:noProof/>
          </w:rPr>
          <w:t>will</w:t>
        </w:r>
      </w:ins>
      <w:r w:rsidRPr="00F451D5">
        <w:rPr>
          <w:rFonts w:ascii="Trebuchet MS" w:hAnsi="Trebuchet MS"/>
          <w:noProof/>
        </w:rPr>
        <w:t xml:space="preserve"> take them for myself. </w:t>
      </w:r>
      <w:r w:rsidRPr="00F451D5">
        <w:rPr>
          <w:rFonts w:ascii="Trebuchet MS" w:hAnsi="Trebuchet MS"/>
          <w:b/>
          <w:noProof/>
        </w:rPr>
        <w:t xml:space="preserve">8:17 </w:t>
      </w:r>
      <w:r w:rsidRPr="00F451D5">
        <w:rPr>
          <w:rFonts w:ascii="Trebuchet MS" w:hAnsi="Trebuchet MS"/>
          <w:noProof/>
        </w:rPr>
        <w:t xml:space="preserve">For every firstborn among the </w:t>
      </w:r>
      <w:del w:id="112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113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 is mine, </w:t>
      </w:r>
      <w:del w:id="114" w:author="Author">
        <w:r w:rsidRPr="00F451D5">
          <w:rPr>
            <w:rFonts w:ascii="Trebuchet MS" w:hAnsi="Trebuchet MS"/>
            <w:noProof/>
          </w:rPr>
          <w:delText>among</w:delText>
        </w:r>
      </w:del>
      <w:ins w:id="115" w:author="Author">
        <w:r w:rsidRPr="00F451D5">
          <w:rPr>
            <w:rFonts w:ascii="Trebuchet MS" w:hAnsi="Trebuchet MS"/>
            <w:noProof/>
          </w:rPr>
          <w:t>both</w:t>
        </w:r>
      </w:ins>
      <w:r w:rsidRPr="00F451D5">
        <w:rPr>
          <w:rFonts w:ascii="Trebuchet MS" w:hAnsi="Trebuchet MS"/>
          <w:noProof/>
        </w:rPr>
        <w:t xml:space="preserve"> man and </w:t>
      </w:r>
      <w:del w:id="116" w:author="Author">
        <w:r w:rsidRPr="00F451D5">
          <w:rPr>
            <w:rFonts w:ascii="Trebuchet MS" w:hAnsi="Trebuchet MS"/>
            <w:noProof/>
          </w:rPr>
          <w:delText>among beast. On</w:delText>
        </w:r>
      </w:del>
      <w:ins w:id="117" w:author="Author">
        <w:r w:rsidRPr="00F451D5">
          <w:rPr>
            <w:rFonts w:ascii="Trebuchet MS" w:hAnsi="Trebuchet MS"/>
            <w:noProof/>
          </w:rPr>
          <w:t>animal. I sanctified them to myself on</w:t>
        </w:r>
      </w:ins>
      <w:r w:rsidRPr="00F451D5">
        <w:rPr>
          <w:rFonts w:ascii="Trebuchet MS" w:hAnsi="Trebuchet MS"/>
          <w:noProof/>
        </w:rPr>
        <w:t xml:space="preserve"> the day </w:t>
      </w:r>
      <w:del w:id="118" w:author="Author">
        <w:r w:rsidRPr="00F451D5">
          <w:rPr>
            <w:rFonts w:ascii="Trebuchet MS" w:hAnsi="Trebuchet MS"/>
            <w:noProof/>
          </w:rPr>
          <w:delText>of my striking</w:delText>
        </w:r>
      </w:del>
      <w:ins w:id="119" w:author="Author">
        <w:r w:rsidRPr="00F451D5">
          <w:rPr>
            <w:rFonts w:ascii="Trebuchet MS" w:hAnsi="Trebuchet MS"/>
            <w:noProof/>
          </w:rPr>
          <w:t>I struck down</w:t>
        </w:r>
      </w:ins>
      <w:r w:rsidRPr="00F451D5">
        <w:rPr>
          <w:rFonts w:ascii="Trebuchet MS" w:hAnsi="Trebuchet MS"/>
          <w:noProof/>
        </w:rPr>
        <w:t xml:space="preserve"> every firstborn in the land of Egypt</w:t>
      </w:r>
      <w:del w:id="120" w:author="Author">
        <w:r w:rsidRPr="00F451D5">
          <w:rPr>
            <w:rFonts w:ascii="Trebuchet MS" w:hAnsi="Trebuchet MS"/>
            <w:noProof/>
          </w:rPr>
          <w:delText xml:space="preserve"> I sanctified them to myself</w:delText>
        </w:r>
      </w:del>
      <w:r w:rsidRPr="00F451D5">
        <w:rPr>
          <w:rFonts w:ascii="Trebuchet MS" w:hAnsi="Trebuchet MS"/>
          <w:noProof/>
        </w:rPr>
        <w:t xml:space="preserve">. </w:t>
      </w:r>
      <w:r w:rsidRPr="00F451D5">
        <w:rPr>
          <w:rFonts w:ascii="Trebuchet MS" w:hAnsi="Trebuchet MS"/>
          <w:b/>
          <w:noProof/>
        </w:rPr>
        <w:t xml:space="preserve">8:18 </w:t>
      </w:r>
      <w:del w:id="121" w:author="Author">
        <w:r w:rsidRPr="00F451D5">
          <w:rPr>
            <w:rFonts w:ascii="Trebuchet MS" w:hAnsi="Trebuchet MS"/>
            <w:noProof/>
          </w:rPr>
          <w:delText xml:space="preserve">And </w:delText>
        </w:r>
      </w:del>
      <w:r w:rsidRPr="00F451D5">
        <w:rPr>
          <w:rFonts w:ascii="Trebuchet MS" w:hAnsi="Trebuchet MS"/>
          <w:noProof/>
        </w:rPr>
        <w:t xml:space="preserve">I </w:t>
      </w:r>
      <w:del w:id="122" w:author="Author">
        <w:r w:rsidRPr="00F451D5">
          <w:rPr>
            <w:rFonts w:ascii="Trebuchet MS" w:hAnsi="Trebuchet MS"/>
            <w:noProof/>
          </w:rPr>
          <w:delText>shall</w:delText>
        </w:r>
      </w:del>
      <w:ins w:id="123" w:author="Author">
        <w:r w:rsidRPr="00F451D5">
          <w:rPr>
            <w:rFonts w:ascii="Trebuchet MS" w:hAnsi="Trebuchet MS"/>
            <w:noProof/>
          </w:rPr>
          <w:t>will</w:t>
        </w:r>
      </w:ins>
      <w:r w:rsidRPr="00F451D5">
        <w:rPr>
          <w:rFonts w:ascii="Trebuchet MS" w:hAnsi="Trebuchet MS"/>
          <w:noProof/>
        </w:rPr>
        <w:t xml:space="preserve"> take the Levites in place of all the firstborn among the </w:t>
      </w:r>
      <w:del w:id="124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125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. </w:t>
      </w:r>
      <w:r w:rsidRPr="00F451D5">
        <w:rPr>
          <w:rFonts w:ascii="Trebuchet MS" w:hAnsi="Trebuchet MS"/>
          <w:b/>
          <w:noProof/>
        </w:rPr>
        <w:t xml:space="preserve">8:19 </w:t>
      </w:r>
      <w:del w:id="126" w:author="Author">
        <w:r w:rsidRPr="00F451D5">
          <w:rPr>
            <w:rFonts w:ascii="Trebuchet MS" w:hAnsi="Trebuchet MS"/>
            <w:noProof/>
          </w:rPr>
          <w:delText xml:space="preserve">And </w:delText>
        </w:r>
      </w:del>
      <w:r w:rsidRPr="00F451D5">
        <w:rPr>
          <w:rFonts w:ascii="Trebuchet MS" w:hAnsi="Trebuchet MS"/>
          <w:noProof/>
        </w:rPr>
        <w:t xml:space="preserve">I </w:t>
      </w:r>
      <w:del w:id="127" w:author="Author">
        <w:r w:rsidRPr="00F451D5">
          <w:rPr>
            <w:rFonts w:ascii="Trebuchet MS" w:hAnsi="Trebuchet MS"/>
            <w:noProof/>
          </w:rPr>
          <w:delText>shall</w:delText>
        </w:r>
      </w:del>
      <w:ins w:id="128" w:author="Author">
        <w:r w:rsidRPr="00F451D5">
          <w:rPr>
            <w:rFonts w:ascii="Trebuchet MS" w:hAnsi="Trebuchet MS"/>
            <w:noProof/>
          </w:rPr>
          <w:t>will</w:t>
        </w:r>
      </w:ins>
      <w:r w:rsidRPr="00F451D5">
        <w:rPr>
          <w:rFonts w:ascii="Trebuchet MS" w:hAnsi="Trebuchet MS"/>
          <w:noProof/>
        </w:rPr>
        <w:t xml:space="preserve"> give the Levites as given ones to Aaron and his sons from among the </w:t>
      </w:r>
      <w:del w:id="129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130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, to carry </w:t>
      </w:r>
      <w:del w:id="131" w:author="Author">
        <w:r w:rsidRPr="00F451D5">
          <w:rPr>
            <w:rFonts w:ascii="Trebuchet MS" w:hAnsi="Trebuchet MS"/>
            <w:noProof/>
          </w:rPr>
          <w:delText>on</w:delText>
        </w:r>
      </w:del>
      <w:ins w:id="132" w:author="Author">
        <w:r w:rsidRPr="00F451D5">
          <w:rPr>
            <w:rFonts w:ascii="Trebuchet MS" w:hAnsi="Trebuchet MS"/>
            <w:noProof/>
          </w:rPr>
          <w:t>out</w:t>
        </w:r>
      </w:ins>
      <w:r w:rsidRPr="00F451D5">
        <w:rPr>
          <w:rFonts w:ascii="Trebuchet MS" w:hAnsi="Trebuchet MS"/>
          <w:noProof/>
        </w:rPr>
        <w:t xml:space="preserve"> the service </w:t>
      </w:r>
      <w:ins w:id="133" w:author="Author">
        <w:r w:rsidRPr="00F451D5">
          <w:rPr>
            <w:rFonts w:ascii="Trebuchet MS" w:hAnsi="Trebuchet MS"/>
            <w:noProof/>
          </w:rPr>
          <w:t xml:space="preserve">in behalf </w:t>
        </w:r>
      </w:ins>
      <w:r w:rsidRPr="00F451D5">
        <w:rPr>
          <w:rFonts w:ascii="Trebuchet MS" w:hAnsi="Trebuchet MS"/>
          <w:noProof/>
        </w:rPr>
        <w:t xml:space="preserve">of the </w:t>
      </w:r>
      <w:del w:id="134" w:author="Author">
        <w:r w:rsidRPr="00F451D5">
          <w:rPr>
            <w:rFonts w:ascii="Trebuchet MS" w:hAnsi="Trebuchet MS"/>
            <w:noProof/>
          </w:rPr>
          <w:delText>sons of Israel in</w:delText>
        </w:r>
      </w:del>
      <w:ins w:id="135" w:author="Author">
        <w:r w:rsidRPr="00F451D5">
          <w:rPr>
            <w:rFonts w:ascii="Trebuchet MS" w:hAnsi="Trebuchet MS"/>
            <w:noProof/>
          </w:rPr>
          <w:t>Israelites at</w:t>
        </w:r>
      </w:ins>
      <w:r w:rsidRPr="00F451D5">
        <w:rPr>
          <w:rFonts w:ascii="Trebuchet MS" w:hAnsi="Trebuchet MS"/>
          <w:noProof/>
        </w:rPr>
        <w:t xml:space="preserve"> the tent of meeting and to make atonement for the </w:t>
      </w:r>
      <w:del w:id="136" w:author="Author">
        <w:r w:rsidRPr="00F451D5">
          <w:rPr>
            <w:rFonts w:ascii="Trebuchet MS" w:hAnsi="Trebuchet MS"/>
            <w:noProof/>
          </w:rPr>
          <w:delText>sons of Israel,</w:delText>
        </w:r>
      </w:del>
      <w:ins w:id="137" w:author="Author">
        <w:r w:rsidRPr="00F451D5">
          <w:rPr>
            <w:rFonts w:ascii="Trebuchet MS" w:hAnsi="Trebuchet MS"/>
            <w:noProof/>
          </w:rPr>
          <w:t>Israelites, so</w:t>
        </w:r>
      </w:ins>
      <w:r w:rsidRPr="00F451D5">
        <w:rPr>
          <w:rFonts w:ascii="Trebuchet MS" w:hAnsi="Trebuchet MS"/>
          <w:noProof/>
        </w:rPr>
        <w:t xml:space="preserve"> that no plague may occur among the </w:t>
      </w:r>
      <w:del w:id="138" w:author="Author">
        <w:r w:rsidRPr="00F451D5">
          <w:rPr>
            <w:rFonts w:ascii="Trebuchet MS" w:hAnsi="Trebuchet MS"/>
            <w:noProof/>
          </w:rPr>
          <w:delText>sons of Israel</w:delText>
        </w:r>
      </w:del>
      <w:ins w:id="139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 because the </w:t>
      </w:r>
      <w:del w:id="140" w:author="Author">
        <w:r w:rsidRPr="00F451D5">
          <w:rPr>
            <w:rFonts w:ascii="Trebuchet MS" w:hAnsi="Trebuchet MS"/>
            <w:noProof/>
          </w:rPr>
          <w:delText>sons</w:delText>
        </w:r>
      </w:del>
      <w:ins w:id="141" w:author="Author">
        <w:r w:rsidRPr="00F451D5">
          <w:rPr>
            <w:rFonts w:ascii="Trebuchet MS" w:hAnsi="Trebuchet MS"/>
            <w:noProof/>
          </w:rPr>
          <w:t>people</w:t>
        </w:r>
      </w:ins>
      <w:r w:rsidRPr="00F451D5">
        <w:rPr>
          <w:rFonts w:ascii="Trebuchet MS" w:hAnsi="Trebuchet MS"/>
          <w:noProof/>
        </w:rPr>
        <w:t xml:space="preserve"> of Israel </w:t>
      </w:r>
      <w:del w:id="142" w:author="Author">
        <w:r w:rsidRPr="00F451D5">
          <w:rPr>
            <w:rFonts w:ascii="Trebuchet MS" w:hAnsi="Trebuchet MS"/>
            <w:noProof/>
          </w:rPr>
          <w:delText>approach</w:delText>
        </w:r>
      </w:del>
      <w:ins w:id="143" w:author="Author">
        <w:r w:rsidRPr="00F451D5">
          <w:rPr>
            <w:rFonts w:ascii="Trebuchet MS" w:hAnsi="Trebuchet MS"/>
            <w:noProof/>
          </w:rPr>
          <w:t>come near</w:t>
        </w:r>
      </w:ins>
      <w:r w:rsidRPr="00F451D5">
        <w:rPr>
          <w:rFonts w:ascii="Trebuchet MS" w:hAnsi="Trebuchet MS"/>
          <w:noProof/>
        </w:rPr>
        <w:t xml:space="preserve"> the holy place.”</w:t>
      </w:r>
    </w:p>
    <w:p w:rsidR="0077595C" w:rsidRPr="00F451D5" w:rsidRDefault="0077595C" w:rsidP="0077595C">
      <w:pPr>
        <w:rPr>
          <w:rFonts w:ascii="Trebuchet MS" w:hAnsi="Trebuchet MS"/>
          <w:noProof/>
        </w:rPr>
      </w:pPr>
      <w:r w:rsidRPr="00F451D5">
        <w:rPr>
          <w:rFonts w:ascii="Trebuchet MS" w:hAnsi="Trebuchet MS"/>
          <w:b/>
        </w:rPr>
        <w:t xml:space="preserve">8:20 </w:t>
      </w:r>
      <w:del w:id="144" w:author="Author">
        <w:r w:rsidRPr="00F451D5">
          <w:rPr>
            <w:rFonts w:ascii="Trebuchet MS" w:hAnsi="Trebuchet MS"/>
            <w:noProof/>
          </w:rPr>
          <w:delText xml:space="preserve">And </w:delText>
        </w:r>
      </w:del>
      <w:r w:rsidRPr="00F451D5">
        <w:rPr>
          <w:rFonts w:ascii="Trebuchet MS" w:hAnsi="Trebuchet MS"/>
          <w:noProof/>
        </w:rPr>
        <w:t xml:space="preserve">Moses and Aaron and all the assembly of the </w:t>
      </w:r>
      <w:del w:id="145" w:author="Author">
        <w:r w:rsidRPr="00F451D5">
          <w:rPr>
            <w:rFonts w:ascii="Trebuchet MS" w:hAnsi="Trebuchet MS"/>
            <w:noProof/>
          </w:rPr>
          <w:delText xml:space="preserve">sons of Israel proceeded to do so to </w:delText>
        </w:r>
      </w:del>
      <w:ins w:id="146" w:author="Author">
        <w:r w:rsidRPr="00F451D5">
          <w:rPr>
            <w:rFonts w:ascii="Trebuchet MS" w:hAnsi="Trebuchet MS"/>
            <w:noProof/>
          </w:rPr>
          <w:t xml:space="preserve">Israelites did this with </w:t>
        </w:r>
      </w:ins>
      <w:r w:rsidRPr="00F451D5">
        <w:rPr>
          <w:rFonts w:ascii="Trebuchet MS" w:hAnsi="Trebuchet MS"/>
          <w:noProof/>
        </w:rPr>
        <w:t xml:space="preserve">the Levites. In accord with all that Jehovah had commanded Moses </w:t>
      </w:r>
      <w:del w:id="147" w:author="Author">
        <w:r w:rsidRPr="00F451D5">
          <w:rPr>
            <w:rFonts w:ascii="Trebuchet MS" w:hAnsi="Trebuchet MS"/>
            <w:noProof/>
          </w:rPr>
          <w:delText>as regards</w:delText>
        </w:r>
      </w:del>
      <w:ins w:id="148" w:author="Author">
        <w:r w:rsidRPr="00F451D5">
          <w:rPr>
            <w:rFonts w:ascii="Trebuchet MS" w:hAnsi="Trebuchet MS"/>
            <w:noProof/>
          </w:rPr>
          <w:t>regarding</w:t>
        </w:r>
      </w:ins>
      <w:r w:rsidRPr="00F451D5">
        <w:rPr>
          <w:rFonts w:ascii="Trebuchet MS" w:hAnsi="Trebuchet MS"/>
          <w:noProof/>
        </w:rPr>
        <w:t xml:space="preserve"> the Levites, that is </w:t>
      </w:r>
      <w:ins w:id="149" w:author="Author">
        <w:r w:rsidRPr="00F451D5">
          <w:rPr>
            <w:rFonts w:ascii="Trebuchet MS" w:hAnsi="Trebuchet MS"/>
            <w:noProof/>
          </w:rPr>
          <w:t xml:space="preserve">what </w:t>
        </w:r>
      </w:ins>
      <w:r w:rsidRPr="00F451D5">
        <w:rPr>
          <w:rFonts w:ascii="Trebuchet MS" w:hAnsi="Trebuchet MS"/>
          <w:noProof/>
        </w:rPr>
        <w:t xml:space="preserve">the </w:t>
      </w:r>
      <w:del w:id="150" w:author="Author">
        <w:r w:rsidRPr="00F451D5">
          <w:rPr>
            <w:rFonts w:ascii="Trebuchet MS" w:hAnsi="Trebuchet MS"/>
            <w:noProof/>
          </w:rPr>
          <w:delText>way the sons of Israel</w:delText>
        </w:r>
      </w:del>
      <w:ins w:id="151" w:author="Author">
        <w:r w:rsidRPr="00F451D5">
          <w:rPr>
            <w:rFonts w:ascii="Trebuchet MS" w:hAnsi="Trebuchet MS"/>
            <w:noProof/>
          </w:rPr>
          <w:t>Israelites</w:t>
        </w:r>
      </w:ins>
      <w:r w:rsidRPr="00F451D5">
        <w:rPr>
          <w:rFonts w:ascii="Trebuchet MS" w:hAnsi="Trebuchet MS"/>
          <w:noProof/>
        </w:rPr>
        <w:t xml:space="preserve"> did </w:t>
      </w:r>
      <w:del w:id="152" w:author="Author">
        <w:r w:rsidRPr="00F451D5">
          <w:rPr>
            <w:rFonts w:ascii="Trebuchet MS" w:hAnsi="Trebuchet MS"/>
            <w:noProof/>
          </w:rPr>
          <w:delText>to</w:delText>
        </w:r>
      </w:del>
      <w:ins w:id="153" w:author="Author">
        <w:r w:rsidRPr="00F451D5">
          <w:rPr>
            <w:rFonts w:ascii="Trebuchet MS" w:hAnsi="Trebuchet MS"/>
            <w:noProof/>
          </w:rPr>
          <w:t>with</w:t>
        </w:r>
      </w:ins>
      <w:r w:rsidRPr="00F451D5">
        <w:rPr>
          <w:rFonts w:ascii="Trebuchet MS" w:hAnsi="Trebuchet MS"/>
          <w:noProof/>
        </w:rPr>
        <w:t xml:space="preserve"> them. </w:t>
      </w:r>
      <w:r w:rsidRPr="00F451D5">
        <w:rPr>
          <w:rFonts w:ascii="Trebuchet MS" w:hAnsi="Trebuchet MS"/>
          <w:b/>
          <w:noProof/>
        </w:rPr>
        <w:t xml:space="preserve">8:21 </w:t>
      </w:r>
      <w:r w:rsidRPr="00F451D5">
        <w:rPr>
          <w:rFonts w:ascii="Trebuchet MS" w:hAnsi="Trebuchet MS"/>
          <w:noProof/>
        </w:rPr>
        <w:t xml:space="preserve">So the Levites purified themselves and washed their garments, after which Aaron </w:t>
      </w:r>
      <w:del w:id="154" w:author="Author">
        <w:r w:rsidRPr="00F451D5">
          <w:rPr>
            <w:rFonts w:ascii="Trebuchet MS" w:hAnsi="Trebuchet MS"/>
            <w:noProof/>
          </w:rPr>
          <w:delText>caused</w:delText>
        </w:r>
      </w:del>
      <w:ins w:id="155" w:author="Author">
        <w:r w:rsidRPr="00F451D5">
          <w:rPr>
            <w:rFonts w:ascii="Trebuchet MS" w:hAnsi="Trebuchet MS"/>
            <w:noProof/>
          </w:rPr>
          <w:t>offered</w:t>
        </w:r>
        <w:r w:rsidRPr="00F451D5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F451D5">
        <w:rPr>
          <w:rFonts w:ascii="Trebuchet MS" w:hAnsi="Trebuchet MS"/>
          <w:noProof/>
        </w:rPr>
        <w:t xml:space="preserve"> them </w:t>
      </w:r>
      <w:del w:id="158" w:author="Author">
        <w:r w:rsidRPr="00F451D5">
          <w:rPr>
            <w:rFonts w:ascii="Trebuchet MS" w:hAnsi="Trebuchet MS"/>
            <w:noProof/>
          </w:rPr>
          <w:delText xml:space="preserve">to move to and fro </w:delText>
        </w:r>
      </w:del>
      <w:r w:rsidRPr="00F451D5">
        <w:rPr>
          <w:rFonts w:ascii="Trebuchet MS" w:hAnsi="Trebuchet MS"/>
          <w:noProof/>
        </w:rPr>
        <w:t xml:space="preserve">as a wave offering before Jehovah. Then Aaron made </w:t>
      </w:r>
      <w:del w:id="159" w:author="Author">
        <w:r w:rsidRPr="00F451D5">
          <w:rPr>
            <w:rFonts w:ascii="Trebuchet MS" w:hAnsi="Trebuchet MS"/>
            <w:noProof/>
          </w:rPr>
          <w:delText xml:space="preserve">an </w:delText>
        </w:r>
      </w:del>
      <w:r w:rsidRPr="00F451D5">
        <w:rPr>
          <w:rFonts w:ascii="Trebuchet MS" w:hAnsi="Trebuchet MS"/>
          <w:noProof/>
        </w:rPr>
        <w:t xml:space="preserve">atonement for them to cleanse them. </w:t>
      </w:r>
      <w:r w:rsidRPr="00F451D5">
        <w:rPr>
          <w:rFonts w:ascii="Trebuchet MS" w:hAnsi="Trebuchet MS"/>
          <w:b/>
          <w:noProof/>
        </w:rPr>
        <w:t xml:space="preserve">8:22 </w:t>
      </w:r>
      <w:del w:id="160" w:author="Author">
        <w:r w:rsidRPr="00F451D5">
          <w:rPr>
            <w:rFonts w:ascii="Trebuchet MS" w:hAnsi="Trebuchet MS"/>
            <w:noProof/>
          </w:rPr>
          <w:delText>First after that</w:delText>
        </w:r>
      </w:del>
      <w:ins w:id="161" w:author="Author">
        <w:r w:rsidRPr="00F451D5">
          <w:rPr>
            <w:rFonts w:ascii="Trebuchet MS" w:hAnsi="Trebuchet MS"/>
            <w:noProof/>
          </w:rPr>
          <w:t>Thereafter,</w:t>
        </w:r>
      </w:ins>
      <w:r w:rsidRPr="00F451D5">
        <w:rPr>
          <w:rFonts w:ascii="Trebuchet MS" w:hAnsi="Trebuchet MS"/>
          <w:noProof/>
        </w:rPr>
        <w:t xml:space="preserve"> the Levites </w:t>
      </w:r>
      <w:del w:id="162" w:author="Author">
        <w:r w:rsidRPr="00F451D5">
          <w:rPr>
            <w:rFonts w:ascii="Trebuchet MS" w:hAnsi="Trebuchet MS"/>
            <w:noProof/>
          </w:rPr>
          <w:delText>came</w:delText>
        </w:r>
      </w:del>
      <w:ins w:id="163" w:author="Author">
        <w:r w:rsidRPr="00F451D5">
          <w:rPr>
            <w:rFonts w:ascii="Trebuchet MS" w:hAnsi="Trebuchet MS"/>
            <w:noProof/>
          </w:rPr>
          <w:t>went</w:t>
        </w:r>
      </w:ins>
      <w:r w:rsidRPr="00F451D5">
        <w:rPr>
          <w:rFonts w:ascii="Trebuchet MS" w:hAnsi="Trebuchet MS"/>
          <w:noProof/>
        </w:rPr>
        <w:t xml:space="preserve"> in to carry </w:t>
      </w:r>
      <w:del w:id="164" w:author="Author">
        <w:r w:rsidRPr="00F451D5">
          <w:rPr>
            <w:rFonts w:ascii="Trebuchet MS" w:hAnsi="Trebuchet MS"/>
            <w:noProof/>
          </w:rPr>
          <w:delText>on</w:delText>
        </w:r>
      </w:del>
      <w:ins w:id="165" w:author="Author">
        <w:r w:rsidRPr="00F451D5">
          <w:rPr>
            <w:rFonts w:ascii="Trebuchet MS" w:hAnsi="Trebuchet MS"/>
            <w:noProof/>
          </w:rPr>
          <w:t>out</w:t>
        </w:r>
      </w:ins>
      <w:r w:rsidRPr="00F451D5">
        <w:rPr>
          <w:rFonts w:ascii="Trebuchet MS" w:hAnsi="Trebuchet MS"/>
          <w:noProof/>
        </w:rPr>
        <w:t xml:space="preserve"> their service </w:t>
      </w:r>
      <w:del w:id="166" w:author="Author">
        <w:r w:rsidRPr="00F451D5">
          <w:rPr>
            <w:rFonts w:ascii="Trebuchet MS" w:hAnsi="Trebuchet MS"/>
            <w:noProof/>
          </w:rPr>
          <w:delText>in</w:delText>
        </w:r>
      </w:del>
      <w:ins w:id="167" w:author="Author">
        <w:r w:rsidRPr="00F451D5">
          <w:rPr>
            <w:rFonts w:ascii="Trebuchet MS" w:hAnsi="Trebuchet MS"/>
            <w:noProof/>
          </w:rPr>
          <w:t>at</w:t>
        </w:r>
      </w:ins>
      <w:r w:rsidRPr="00F451D5">
        <w:rPr>
          <w:rFonts w:ascii="Trebuchet MS" w:hAnsi="Trebuchet MS"/>
          <w:noProof/>
        </w:rPr>
        <w:t xml:space="preserve"> the tent of meeting before Aaron and his sons. Just as Jehovah had commanded Moses respecting the Levites, so they did </w:t>
      </w:r>
      <w:del w:id="168" w:author="Author">
        <w:r w:rsidRPr="00F451D5">
          <w:rPr>
            <w:rFonts w:ascii="Trebuchet MS" w:hAnsi="Trebuchet MS"/>
            <w:noProof/>
          </w:rPr>
          <w:delText>to</w:delText>
        </w:r>
      </w:del>
      <w:ins w:id="169" w:author="Author">
        <w:r w:rsidRPr="00F451D5">
          <w:rPr>
            <w:rFonts w:ascii="Trebuchet MS" w:hAnsi="Trebuchet MS"/>
            <w:noProof/>
          </w:rPr>
          <w:t>with</w:t>
        </w:r>
      </w:ins>
      <w:r w:rsidRPr="00F451D5">
        <w:rPr>
          <w:rFonts w:ascii="Trebuchet MS" w:hAnsi="Trebuchet MS"/>
          <w:noProof/>
        </w:rPr>
        <w:t xml:space="preserve"> them.</w:t>
      </w:r>
    </w:p>
    <w:p w:rsidR="0077595C" w:rsidRPr="00F451D5" w:rsidRDefault="0077595C" w:rsidP="0077595C">
      <w:pPr>
        <w:rPr>
          <w:rFonts w:ascii="Trebuchet MS" w:hAnsi="Trebuchet MS"/>
          <w:noProof/>
        </w:rPr>
      </w:pPr>
      <w:r w:rsidRPr="00F451D5">
        <w:rPr>
          <w:rFonts w:ascii="Trebuchet MS" w:hAnsi="Trebuchet MS"/>
          <w:b/>
        </w:rPr>
        <w:t xml:space="preserve">8:23 </w:t>
      </w:r>
      <w:r w:rsidRPr="00F451D5">
        <w:rPr>
          <w:rFonts w:ascii="Trebuchet MS" w:hAnsi="Trebuchet MS"/>
          <w:noProof/>
        </w:rPr>
        <w:t xml:space="preserve">Jehovah now spoke to Moses, saying: </w:t>
      </w:r>
      <w:r w:rsidRPr="00F451D5">
        <w:rPr>
          <w:rFonts w:ascii="Trebuchet MS" w:hAnsi="Trebuchet MS"/>
          <w:b/>
          <w:noProof/>
        </w:rPr>
        <w:t xml:space="preserve">8:24 </w:t>
      </w:r>
      <w:r w:rsidRPr="00F451D5">
        <w:rPr>
          <w:rFonts w:ascii="Trebuchet MS" w:hAnsi="Trebuchet MS"/>
          <w:noProof/>
        </w:rPr>
        <w:t xml:space="preserve">“This </w:t>
      </w:r>
      <w:del w:id="170" w:author="Author">
        <w:r w:rsidRPr="00F451D5">
          <w:rPr>
            <w:rFonts w:ascii="Trebuchet MS" w:hAnsi="Trebuchet MS"/>
            <w:noProof/>
          </w:rPr>
          <w:delText xml:space="preserve">is what </w:delText>
        </w:r>
      </w:del>
      <w:r w:rsidRPr="00F451D5">
        <w:rPr>
          <w:rFonts w:ascii="Trebuchet MS" w:hAnsi="Trebuchet MS"/>
          <w:noProof/>
        </w:rPr>
        <w:t xml:space="preserve">applies to the Levites: From </w:t>
      </w:r>
      <w:del w:id="171" w:author="Author">
        <w:r w:rsidRPr="00F451D5">
          <w:rPr>
            <w:rFonts w:ascii="Trebuchet MS" w:hAnsi="Trebuchet MS"/>
            <w:noProof/>
          </w:rPr>
          <w:delText>twenty-five</w:delText>
        </w:r>
      </w:del>
      <w:ins w:id="172" w:author="Author">
        <w:r w:rsidRPr="00F451D5">
          <w:rPr>
            <w:rFonts w:ascii="Trebuchet MS" w:hAnsi="Trebuchet MS"/>
            <w:noProof/>
          </w:rPr>
          <w:t>25</w:t>
        </w:r>
      </w:ins>
      <w:r w:rsidRPr="00F451D5">
        <w:rPr>
          <w:rFonts w:ascii="Trebuchet MS" w:hAnsi="Trebuchet MS"/>
          <w:noProof/>
        </w:rPr>
        <w:t xml:space="preserve"> years old </w:t>
      </w:r>
      <w:del w:id="173" w:author="Author">
        <w:r w:rsidRPr="00F451D5">
          <w:rPr>
            <w:rFonts w:ascii="Trebuchet MS" w:hAnsi="Trebuchet MS"/>
            <w:noProof/>
          </w:rPr>
          <w:delText>upward he</w:delText>
        </w:r>
      </w:del>
      <w:ins w:id="174" w:author="Author">
        <w:r w:rsidRPr="00F451D5">
          <w:rPr>
            <w:rFonts w:ascii="Trebuchet MS" w:hAnsi="Trebuchet MS"/>
            <w:noProof/>
          </w:rPr>
          <w:t>and up, a man</w:t>
        </w:r>
      </w:ins>
      <w:r w:rsidRPr="00F451D5">
        <w:rPr>
          <w:rFonts w:ascii="Trebuchet MS" w:hAnsi="Trebuchet MS"/>
          <w:noProof/>
        </w:rPr>
        <w:t xml:space="preserve"> will </w:t>
      </w:r>
      <w:del w:id="175" w:author="Author">
        <w:r w:rsidRPr="00F451D5">
          <w:rPr>
            <w:rFonts w:ascii="Trebuchet MS" w:hAnsi="Trebuchet MS"/>
            <w:noProof/>
          </w:rPr>
          <w:delText>come to enter into</w:delText>
        </w:r>
      </w:del>
      <w:ins w:id="176" w:author="Author">
        <w:r w:rsidRPr="00F451D5">
          <w:rPr>
            <w:rFonts w:ascii="Trebuchet MS" w:hAnsi="Trebuchet MS"/>
            <w:noProof/>
          </w:rPr>
          <w:t>join</w:t>
        </w:r>
      </w:ins>
      <w:r w:rsidRPr="00F451D5">
        <w:rPr>
          <w:rFonts w:ascii="Trebuchet MS" w:hAnsi="Trebuchet MS"/>
          <w:noProof/>
        </w:rPr>
        <w:t xml:space="preserve"> the company </w:t>
      </w:r>
      <w:ins w:id="177" w:author="Author">
        <w:r w:rsidRPr="00F451D5">
          <w:rPr>
            <w:rFonts w:ascii="Trebuchet MS" w:hAnsi="Trebuchet MS"/>
            <w:noProof/>
          </w:rPr>
          <w:t xml:space="preserve">of those </w:t>
        </w:r>
      </w:ins>
      <w:r w:rsidRPr="00F451D5">
        <w:rPr>
          <w:rFonts w:ascii="Trebuchet MS" w:hAnsi="Trebuchet MS"/>
          <w:noProof/>
        </w:rPr>
        <w:t xml:space="preserve">in the service of the tent of meeting. </w:t>
      </w:r>
      <w:r w:rsidRPr="00F451D5">
        <w:rPr>
          <w:rFonts w:ascii="Trebuchet MS" w:hAnsi="Trebuchet MS"/>
          <w:b/>
          <w:noProof/>
        </w:rPr>
        <w:t xml:space="preserve">8:25 </w:t>
      </w:r>
      <w:r w:rsidRPr="00F451D5">
        <w:rPr>
          <w:rFonts w:ascii="Trebuchet MS" w:hAnsi="Trebuchet MS"/>
          <w:noProof/>
        </w:rPr>
        <w:t xml:space="preserve">But after the age of </w:t>
      </w:r>
      <w:del w:id="178" w:author="Author">
        <w:r w:rsidRPr="00F451D5">
          <w:rPr>
            <w:rFonts w:ascii="Trebuchet MS" w:hAnsi="Trebuchet MS"/>
            <w:noProof/>
          </w:rPr>
          <w:delText>fifty</w:delText>
        </w:r>
      </w:del>
      <w:ins w:id="179" w:author="Author">
        <w:r w:rsidRPr="00F451D5">
          <w:rPr>
            <w:rFonts w:ascii="Trebuchet MS" w:hAnsi="Trebuchet MS"/>
            <w:noProof/>
          </w:rPr>
          <w:t>50</w:t>
        </w:r>
      </w:ins>
      <w:r w:rsidRPr="00F451D5">
        <w:rPr>
          <w:rFonts w:ascii="Trebuchet MS" w:hAnsi="Trebuchet MS"/>
          <w:noProof/>
        </w:rPr>
        <w:t xml:space="preserve"> years</w:t>
      </w:r>
      <w:ins w:id="180" w:author="Author">
        <w:r w:rsidRPr="00F451D5">
          <w:rPr>
            <w:rFonts w:ascii="Trebuchet MS" w:hAnsi="Trebuchet MS"/>
            <w:noProof/>
          </w:rPr>
          <w:t>,</w:t>
        </w:r>
      </w:ins>
      <w:r w:rsidRPr="00F451D5">
        <w:rPr>
          <w:rFonts w:ascii="Trebuchet MS" w:hAnsi="Trebuchet MS"/>
          <w:noProof/>
        </w:rPr>
        <w:t xml:space="preserve"> he will retire from the service company and </w:t>
      </w:r>
      <w:ins w:id="181" w:author="Author">
        <w:r w:rsidRPr="00F451D5">
          <w:rPr>
            <w:rFonts w:ascii="Trebuchet MS" w:hAnsi="Trebuchet MS"/>
            <w:noProof/>
          </w:rPr>
          <w:t xml:space="preserve">not </w:t>
        </w:r>
      </w:ins>
      <w:r w:rsidRPr="00F451D5">
        <w:rPr>
          <w:rFonts w:ascii="Trebuchet MS" w:hAnsi="Trebuchet MS"/>
          <w:noProof/>
        </w:rPr>
        <w:t xml:space="preserve">serve </w:t>
      </w:r>
      <w:del w:id="182" w:author="Author">
        <w:r w:rsidRPr="00F451D5">
          <w:rPr>
            <w:rFonts w:ascii="Trebuchet MS" w:hAnsi="Trebuchet MS"/>
            <w:noProof/>
          </w:rPr>
          <w:delText>no</w:delText>
        </w:r>
      </w:del>
      <w:ins w:id="183" w:author="Author">
        <w:r w:rsidRPr="00F451D5">
          <w:rPr>
            <w:rFonts w:ascii="Trebuchet MS" w:hAnsi="Trebuchet MS"/>
            <w:noProof/>
          </w:rPr>
          <w:t>any</w:t>
        </w:r>
      </w:ins>
      <w:r w:rsidRPr="00F451D5">
        <w:rPr>
          <w:rFonts w:ascii="Trebuchet MS" w:hAnsi="Trebuchet MS"/>
          <w:noProof/>
        </w:rPr>
        <w:t xml:space="preserve"> longer. </w:t>
      </w:r>
      <w:r w:rsidRPr="00F451D5">
        <w:rPr>
          <w:rFonts w:ascii="Trebuchet MS" w:hAnsi="Trebuchet MS"/>
          <w:b/>
          <w:noProof/>
        </w:rPr>
        <w:t xml:space="preserve">8:26 </w:t>
      </w:r>
      <w:del w:id="184" w:author="Author">
        <w:r w:rsidRPr="00F451D5">
          <w:rPr>
            <w:rFonts w:ascii="Trebuchet MS" w:hAnsi="Trebuchet MS"/>
            <w:noProof/>
          </w:rPr>
          <w:delText>And he must</w:delText>
        </w:r>
      </w:del>
      <w:ins w:id="185" w:author="Author">
        <w:r w:rsidRPr="00F451D5">
          <w:rPr>
            <w:rFonts w:ascii="Trebuchet MS" w:hAnsi="Trebuchet MS"/>
            <w:noProof/>
          </w:rPr>
          <w:t>He may</w:t>
        </w:r>
      </w:ins>
      <w:r w:rsidRPr="00F451D5">
        <w:rPr>
          <w:rFonts w:ascii="Trebuchet MS" w:hAnsi="Trebuchet MS"/>
          <w:noProof/>
        </w:rPr>
        <w:t xml:space="preserve"> minister to his brothers </w:t>
      </w:r>
      <w:del w:id="186" w:author="Author">
        <w:r w:rsidRPr="00F451D5">
          <w:rPr>
            <w:rFonts w:ascii="Trebuchet MS" w:hAnsi="Trebuchet MS"/>
            <w:noProof/>
          </w:rPr>
          <w:delText>in</w:delText>
        </w:r>
      </w:del>
      <w:ins w:id="187" w:author="Author">
        <w:r w:rsidRPr="00F451D5">
          <w:rPr>
            <w:rFonts w:ascii="Trebuchet MS" w:hAnsi="Trebuchet MS"/>
            <w:noProof/>
          </w:rPr>
          <w:t>who are taking care of the responsibilities at</w:t>
        </w:r>
      </w:ins>
      <w:r w:rsidRPr="00F451D5">
        <w:rPr>
          <w:rFonts w:ascii="Trebuchet MS" w:hAnsi="Trebuchet MS"/>
          <w:noProof/>
        </w:rPr>
        <w:t xml:space="preserve"> the tent of meeting</w:t>
      </w:r>
      <w:del w:id="188" w:author="Author">
        <w:r w:rsidRPr="00F451D5">
          <w:rPr>
            <w:rFonts w:ascii="Trebuchet MS" w:hAnsi="Trebuchet MS"/>
            <w:noProof/>
          </w:rPr>
          <w:delText xml:space="preserve"> in taking care of the obligation</w:delText>
        </w:r>
      </w:del>
      <w:r w:rsidRPr="00F451D5">
        <w:rPr>
          <w:rFonts w:ascii="Trebuchet MS" w:hAnsi="Trebuchet MS"/>
          <w:noProof/>
        </w:rPr>
        <w:t xml:space="preserve">, but he must </w:t>
      </w:r>
      <w:del w:id="189" w:author="Author">
        <w:r w:rsidRPr="00F451D5">
          <w:rPr>
            <w:rFonts w:ascii="Trebuchet MS" w:hAnsi="Trebuchet MS"/>
            <w:noProof/>
          </w:rPr>
          <w:delText xml:space="preserve">render no </w:delText>
        </w:r>
      </w:del>
      <w:ins w:id="190" w:author="Author">
        <w:r w:rsidRPr="00F451D5">
          <w:rPr>
            <w:rFonts w:ascii="Trebuchet MS" w:hAnsi="Trebuchet MS"/>
            <w:noProof/>
          </w:rPr>
          <w:t xml:space="preserve">not perform the </w:t>
        </w:r>
      </w:ins>
      <w:r w:rsidRPr="00F451D5">
        <w:rPr>
          <w:rFonts w:ascii="Trebuchet MS" w:hAnsi="Trebuchet MS"/>
          <w:noProof/>
        </w:rPr>
        <w:t>service</w:t>
      </w:r>
      <w:del w:id="191" w:author="Author">
        <w:r w:rsidRPr="00F451D5">
          <w:rPr>
            <w:rFonts w:ascii="Trebuchet MS" w:hAnsi="Trebuchet MS"/>
            <w:noProof/>
          </w:rPr>
          <w:delText>. In accord with this</w:delText>
        </w:r>
      </w:del>
      <w:ins w:id="192" w:author="Author">
        <w:r w:rsidRPr="00F451D5">
          <w:rPr>
            <w:rFonts w:ascii="Trebuchet MS" w:hAnsi="Trebuchet MS"/>
            <w:noProof/>
          </w:rPr>
          <w:t xml:space="preserve"> there. This is what</w:t>
        </w:r>
      </w:ins>
      <w:r w:rsidRPr="00F451D5">
        <w:rPr>
          <w:rFonts w:ascii="Trebuchet MS" w:hAnsi="Trebuchet MS"/>
          <w:noProof/>
        </w:rPr>
        <w:t xml:space="preserve"> you </w:t>
      </w:r>
      <w:del w:id="193" w:author="Author">
        <w:r w:rsidRPr="00F451D5">
          <w:rPr>
            <w:rFonts w:ascii="Trebuchet MS" w:hAnsi="Trebuchet MS"/>
            <w:noProof/>
          </w:rPr>
          <w:delText>will</w:delText>
        </w:r>
      </w:del>
      <w:ins w:id="194" w:author="Author">
        <w:r w:rsidRPr="00F451D5">
          <w:rPr>
            <w:rFonts w:ascii="Trebuchet MS" w:hAnsi="Trebuchet MS"/>
            <w:noProof/>
          </w:rPr>
          <w:t>are to</w:t>
        </w:r>
      </w:ins>
      <w:r w:rsidRPr="00F451D5">
        <w:rPr>
          <w:rFonts w:ascii="Trebuchet MS" w:hAnsi="Trebuchet MS"/>
          <w:noProof/>
        </w:rPr>
        <w:t xml:space="preserve"> do </w:t>
      </w:r>
      <w:del w:id="195" w:author="Author">
        <w:r w:rsidRPr="00F451D5">
          <w:rPr>
            <w:rFonts w:ascii="Trebuchet MS" w:hAnsi="Trebuchet MS"/>
            <w:noProof/>
          </w:rPr>
          <w:delText>to</w:delText>
        </w:r>
      </w:del>
      <w:ins w:id="196" w:author="Author">
        <w:r w:rsidRPr="00F451D5">
          <w:rPr>
            <w:rFonts w:ascii="Trebuchet MS" w:hAnsi="Trebuchet MS"/>
            <w:noProof/>
          </w:rPr>
          <w:t>regarding</w:t>
        </w:r>
      </w:ins>
      <w:r w:rsidRPr="00F451D5">
        <w:rPr>
          <w:rFonts w:ascii="Trebuchet MS" w:hAnsi="Trebuchet MS"/>
          <w:noProof/>
        </w:rPr>
        <w:t xml:space="preserve"> the Levites </w:t>
      </w:r>
      <w:del w:id="197" w:author="Author">
        <w:r w:rsidRPr="00F451D5">
          <w:rPr>
            <w:rFonts w:ascii="Trebuchet MS" w:hAnsi="Trebuchet MS"/>
            <w:noProof/>
          </w:rPr>
          <w:delText>in</w:delText>
        </w:r>
      </w:del>
      <w:ins w:id="198" w:author="Author">
        <w:r w:rsidRPr="00F451D5">
          <w:rPr>
            <w:rFonts w:ascii="Trebuchet MS" w:hAnsi="Trebuchet MS"/>
            <w:noProof/>
          </w:rPr>
          <w:t>and</w:t>
        </w:r>
      </w:ins>
      <w:r w:rsidRPr="00F451D5">
        <w:rPr>
          <w:rFonts w:ascii="Trebuchet MS" w:hAnsi="Trebuchet MS"/>
          <w:noProof/>
        </w:rPr>
        <w:t xml:space="preserve"> their </w:t>
      </w:r>
      <w:del w:id="199" w:author="Author">
        <w:r w:rsidRPr="00F451D5">
          <w:rPr>
            <w:rFonts w:ascii="Trebuchet MS" w:hAnsi="Trebuchet MS"/>
            <w:noProof/>
          </w:rPr>
          <w:delText>obligations</w:delText>
        </w:r>
      </w:del>
      <w:ins w:id="200" w:author="Author">
        <w:r w:rsidRPr="00F451D5">
          <w:rPr>
            <w:rFonts w:ascii="Trebuchet MS" w:hAnsi="Trebuchet MS"/>
            <w:noProof/>
          </w:rPr>
          <w:t>responsibilities</w:t>
        </w:r>
      </w:ins>
      <w:r w:rsidRPr="00F451D5">
        <w:rPr>
          <w:rFonts w:ascii="Trebuchet MS" w:hAnsi="Trebuchet MS"/>
          <w:noProof/>
        </w:rPr>
        <w:t>.”</w:t>
      </w:r>
    </w:p>
    <w:p w:rsidR="0077595C" w:rsidRPr="00F451D5" w:rsidRDefault="0077595C" w:rsidP="0077595C">
      <w:pPr>
        <w:rPr>
          <w:rFonts w:ascii="Trebuchet MS" w:hAnsi="Trebuchet MS"/>
          <w:b/>
        </w:rPr>
      </w:pPr>
    </w:p>
    <w:p w:rsidR="00762BCB" w:rsidRPr="0077595C" w:rsidRDefault="00762BCB" w:rsidP="0077595C"/>
    <w:sectPr w:rsidR="00762BCB" w:rsidRPr="0077595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5E1" w:rsidRDefault="000565E1">
      <w:r>
        <w:separator/>
      </w:r>
    </w:p>
  </w:endnote>
  <w:endnote w:type="continuationSeparator" w:id="0">
    <w:p w:rsidR="000565E1" w:rsidRDefault="0005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5E1" w:rsidRDefault="000565E1">
      <w:r>
        <w:separator/>
      </w:r>
    </w:p>
  </w:footnote>
  <w:footnote w:type="continuationSeparator" w:id="0">
    <w:p w:rsidR="000565E1" w:rsidRDefault="000565E1">
      <w:r>
        <w:continuationSeparator/>
      </w:r>
    </w:p>
  </w:footnote>
  <w:footnote w:id="1">
    <w:p w:rsidR="0077595C" w:rsidRPr="00F451D5" w:rsidRDefault="0077595C" w:rsidP="00F451D5">
      <w:pPr>
        <w:pStyle w:val="FootnoteText"/>
        <w:spacing w:after="96"/>
        <w:ind w:firstLine="288"/>
        <w:rPr>
          <w:ins w:id="65" w:author="Author"/>
        </w:rPr>
      </w:pPr>
      <w:ins w:id="66" w:author="Author">
        <w:r w:rsidRPr="00F451D5">
          <w:rPr>
            <w:rStyle w:val="FootnoteReference"/>
          </w:rPr>
          <w:footnoteRef/>
        </w:r>
        <w:r w:rsidRPr="00F451D5">
          <w:t xml:space="preserve"> </w:t>
        </w:r>
        <w:r w:rsidRPr="00F451D5">
          <w:rPr>
            <w:b/>
          </w:rPr>
          <w:t xml:space="preserve">8:11 </w:t>
        </w:r>
        <w:r w:rsidRPr="00F451D5">
          <w:t>Lit., “wave,” that is, cause to move back and forth.</w:t>
        </w:r>
      </w:ins>
    </w:p>
  </w:footnote>
  <w:footnote w:id="2">
    <w:p w:rsidR="0077595C" w:rsidRPr="00F451D5" w:rsidRDefault="0077595C" w:rsidP="00F451D5">
      <w:pPr>
        <w:pStyle w:val="FootnoteText"/>
        <w:spacing w:after="96"/>
        <w:ind w:firstLine="288"/>
        <w:rPr>
          <w:ins w:id="80" w:author="Author"/>
        </w:rPr>
      </w:pPr>
      <w:ins w:id="81" w:author="Author">
        <w:r w:rsidRPr="00F451D5">
          <w:rPr>
            <w:rStyle w:val="FootnoteReference"/>
          </w:rPr>
          <w:footnoteRef/>
        </w:r>
        <w:r w:rsidRPr="00F451D5">
          <w:t xml:space="preserve"> </w:t>
        </w:r>
        <w:r w:rsidRPr="00F451D5">
          <w:rPr>
            <w:b/>
          </w:rPr>
          <w:t xml:space="preserve">8:13 </w:t>
        </w:r>
        <w:r w:rsidRPr="00F451D5">
          <w:t>Lit., “wave,” that is, cause to move back and forth.</w:t>
        </w:r>
      </w:ins>
    </w:p>
  </w:footnote>
  <w:footnote w:id="3">
    <w:p w:rsidR="0077595C" w:rsidRPr="00F451D5" w:rsidRDefault="0077595C" w:rsidP="00F451D5">
      <w:pPr>
        <w:pStyle w:val="FootnoteText"/>
        <w:spacing w:after="96"/>
        <w:ind w:firstLine="288"/>
        <w:rPr>
          <w:ins w:id="97" w:author="Author"/>
        </w:rPr>
      </w:pPr>
      <w:ins w:id="98" w:author="Author">
        <w:r w:rsidRPr="00F451D5">
          <w:rPr>
            <w:rStyle w:val="FootnoteReference"/>
          </w:rPr>
          <w:footnoteRef/>
        </w:r>
        <w:r w:rsidRPr="00F451D5">
          <w:t xml:space="preserve"> </w:t>
        </w:r>
        <w:r w:rsidRPr="00F451D5">
          <w:rPr>
            <w:b/>
          </w:rPr>
          <w:t xml:space="preserve">8:15 </w:t>
        </w:r>
        <w:r w:rsidRPr="00F451D5">
          <w:t>Lit., “wave,” that is, cause to move back and forth.</w:t>
        </w:r>
      </w:ins>
    </w:p>
  </w:footnote>
  <w:footnote w:id="4">
    <w:p w:rsidR="0077595C" w:rsidRPr="00F451D5" w:rsidRDefault="0077595C" w:rsidP="00F451D5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F451D5">
          <w:rPr>
            <w:rStyle w:val="FootnoteReference"/>
          </w:rPr>
          <w:footnoteRef/>
        </w:r>
        <w:r w:rsidRPr="00F451D5">
          <w:t xml:space="preserve"> </w:t>
        </w:r>
        <w:r w:rsidRPr="00F451D5">
          <w:rPr>
            <w:b/>
          </w:rPr>
          <w:t xml:space="preserve">8:16 </w:t>
        </w:r>
        <w:r w:rsidRPr="00F451D5">
          <w:t>Or “all the firstborn opening the wombs.”</w:t>
        </w:r>
      </w:ins>
    </w:p>
  </w:footnote>
  <w:footnote w:id="5">
    <w:p w:rsidR="0077595C" w:rsidRPr="00F451D5" w:rsidRDefault="0077595C" w:rsidP="00F451D5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F451D5">
          <w:rPr>
            <w:rStyle w:val="FootnoteReference"/>
          </w:rPr>
          <w:footnoteRef/>
        </w:r>
        <w:r w:rsidRPr="00F451D5">
          <w:t xml:space="preserve"> </w:t>
        </w:r>
        <w:r w:rsidRPr="00F451D5">
          <w:rPr>
            <w:b/>
          </w:rPr>
          <w:t xml:space="preserve">8:21 </w:t>
        </w:r>
        <w:r w:rsidRPr="00F451D5">
          <w:t>Lit., “waved,” that is, caused to move back and forth.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67928">
        <w:t>Numbers Chapter 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67928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67928">
      <w:rPr>
        <w:noProof/>
        <w:snapToGrid w:val="0"/>
      </w:rPr>
      <w:t>Numbers 08.Revised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67928">
        <w:t>Numbers Chapter 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67928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67928">
      <w:rPr>
        <w:noProof/>
        <w:snapToGrid w:val="0"/>
      </w:rPr>
      <w:t>Numbers 08.Revised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67928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6792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67928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6792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E1"/>
    <w:rsid w:val="000565E1"/>
    <w:rsid w:val="00245EDD"/>
    <w:rsid w:val="0026230D"/>
    <w:rsid w:val="002B524D"/>
    <w:rsid w:val="002C00A8"/>
    <w:rsid w:val="00310508"/>
    <w:rsid w:val="0036792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7595C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FD204A7-99A2-44B2-9287-C2E27D081E98}"/>
  <w:attachedTemplate r:id="R5f78fa79a39344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7595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595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759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f78fa79a39344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859</ap:Words>
  <ap:Characters>3827</ap:Characters>
  <ap:Application>Microsoft Office Word</ap:Application>
  <ap:DocSecurity>0</ap:DocSecurity>
  <ap:Lines>63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4679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8</dc:title>
  <dc:subject/>
  <dc:creator>Matthew Calleja</dc:creator>
  <cp:keywords/>
  <dc:description/>
  <cp:lastModifiedBy>Calleja, Matthew</cp:lastModifiedBy>
  <cp:revision>3</cp:revision>
  <dcterms:created xsi:type="dcterms:W3CDTF">2020-12-29T08:32:00Z</dcterms:created>
  <dcterms:modified xsi:type="dcterms:W3CDTF">2020-12-29T08:32:00Z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08.docx</vt:lpwstr>
  </property>
  <property fmtid="{D5CDD505-2E9C-101B-9397-08002B2CF9AE}" pid="9" name="_TranslationDocumentId">
    <vt:i4>19455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4008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