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0488" w:rsidRPr="00166BBA" w:rsidRDefault="00AC0488" w:rsidP="00AC0488">
      <w:pPr>
        <w:rPr>
          <w:rFonts w:ascii="Trebuchet MS" w:hAnsi="Trebuchet MS"/>
          <w:noProof/>
        </w:rPr>
      </w:pPr>
      <w:bookmarkStart w:id="0" w:name="_GoBack"/>
      <w:bookmarkEnd w:id="0"/>
      <w:r w:rsidRPr="00166BBA">
        <w:rPr>
          <w:rFonts w:ascii="Trebuchet MS" w:hAnsi="Trebuchet MS"/>
          <w:b/>
        </w:rPr>
        <w:t xml:space="preserve">21:1 </w:t>
      </w:r>
      <w:del w:id="1" w:author="Author">
        <w:r w:rsidRPr="00166BBA">
          <w:rPr>
            <w:rFonts w:ascii="Trebuchet MS" w:hAnsi="Trebuchet MS"/>
            <w:noProof/>
          </w:rPr>
          <w:delText>Now</w:delText>
        </w:r>
      </w:del>
      <w:ins w:id="2" w:author="Author">
        <w:r w:rsidRPr="00166BBA">
          <w:rPr>
            <w:rFonts w:ascii="Trebuchet MS" w:hAnsi="Trebuchet MS"/>
            <w:noProof/>
          </w:rPr>
          <w:t>When</w:t>
        </w:r>
      </w:ins>
      <w:r w:rsidRPr="00166BBA">
        <w:rPr>
          <w:rFonts w:ascii="Trebuchet MS" w:hAnsi="Trebuchet MS"/>
          <w:noProof/>
        </w:rPr>
        <w:t xml:space="preserve"> the Ca′naan·ite </w:t>
      </w:r>
      <w:del w:id="3" w:author="Author">
        <w:r w:rsidRPr="00166BBA">
          <w:rPr>
            <w:rFonts w:ascii="Trebuchet MS" w:hAnsi="Trebuchet MS"/>
            <w:noProof/>
          </w:rPr>
          <w:delText xml:space="preserve">the </w:delText>
        </w:r>
      </w:del>
      <w:r w:rsidRPr="00166BBA">
        <w:rPr>
          <w:rFonts w:ascii="Trebuchet MS" w:hAnsi="Trebuchet MS"/>
          <w:noProof/>
        </w:rPr>
        <w:t xml:space="preserve">king of A′rad, who </w:t>
      </w:r>
      <w:del w:id="4" w:author="Author">
        <w:r w:rsidRPr="00166BBA">
          <w:rPr>
            <w:rFonts w:ascii="Trebuchet MS" w:hAnsi="Trebuchet MS"/>
            <w:noProof/>
          </w:rPr>
          <w:delText>dwelt</w:delText>
        </w:r>
      </w:del>
      <w:ins w:id="5" w:author="Author">
        <w:r w:rsidRPr="00166BBA">
          <w:rPr>
            <w:rFonts w:ascii="Trebuchet MS" w:hAnsi="Trebuchet MS"/>
            <w:noProof/>
          </w:rPr>
          <w:t>dwelled</w:t>
        </w:r>
      </w:ins>
      <w:r w:rsidRPr="00166BBA">
        <w:rPr>
          <w:rFonts w:ascii="Trebuchet MS" w:hAnsi="Trebuchet MS"/>
          <w:noProof/>
        </w:rPr>
        <w:t xml:space="preserve"> in the Neg′eb, </w:t>
      </w:r>
      <w:del w:id="6" w:author="Author">
        <w:r w:rsidRPr="00166BBA">
          <w:rPr>
            <w:rFonts w:ascii="Trebuchet MS" w:hAnsi="Trebuchet MS"/>
            <w:noProof/>
          </w:rPr>
          <w:delText>got to hear</w:delText>
        </w:r>
      </w:del>
      <w:ins w:id="7" w:author="Author">
        <w:r w:rsidRPr="00166BBA">
          <w:rPr>
            <w:rFonts w:ascii="Trebuchet MS" w:hAnsi="Trebuchet MS"/>
            <w:noProof/>
          </w:rPr>
          <w:t>heard</w:t>
        </w:r>
      </w:ins>
      <w:r w:rsidRPr="00166BBA">
        <w:rPr>
          <w:rFonts w:ascii="Trebuchet MS" w:hAnsi="Trebuchet MS"/>
          <w:noProof/>
        </w:rPr>
        <w:t xml:space="preserve"> that Israel had come by the way of Ath′a·rim, </w:t>
      </w:r>
      <w:del w:id="8" w:author="Author">
        <w:r w:rsidRPr="00166BBA">
          <w:rPr>
            <w:rFonts w:ascii="Trebuchet MS" w:hAnsi="Trebuchet MS"/>
            <w:noProof/>
          </w:rPr>
          <w:delText xml:space="preserve">and </w:delText>
        </w:r>
      </w:del>
      <w:r w:rsidRPr="00166BBA">
        <w:rPr>
          <w:rFonts w:ascii="Trebuchet MS" w:hAnsi="Trebuchet MS"/>
          <w:noProof/>
        </w:rPr>
        <w:t xml:space="preserve">he </w:t>
      </w:r>
      <w:del w:id="9" w:author="Author">
        <w:r w:rsidRPr="00166BBA">
          <w:rPr>
            <w:rFonts w:ascii="Trebuchet MS" w:hAnsi="Trebuchet MS"/>
            <w:noProof/>
          </w:rPr>
          <w:delText>began to fight with</w:delText>
        </w:r>
      </w:del>
      <w:ins w:id="10" w:author="Author">
        <w:r w:rsidRPr="00166BBA">
          <w:rPr>
            <w:rFonts w:ascii="Trebuchet MS" w:hAnsi="Trebuchet MS"/>
            <w:noProof/>
          </w:rPr>
          <w:t>attacked</w:t>
        </w:r>
      </w:ins>
      <w:r w:rsidRPr="00166BBA">
        <w:rPr>
          <w:rFonts w:ascii="Trebuchet MS" w:hAnsi="Trebuchet MS"/>
          <w:noProof/>
        </w:rPr>
        <w:t xml:space="preserve"> Israel and </w:t>
      </w:r>
      <w:del w:id="11" w:author="Author">
        <w:r w:rsidRPr="00166BBA">
          <w:rPr>
            <w:rFonts w:ascii="Trebuchet MS" w:hAnsi="Trebuchet MS"/>
            <w:noProof/>
          </w:rPr>
          <w:delText>carry</w:delText>
        </w:r>
      </w:del>
      <w:ins w:id="12" w:author="Author">
        <w:r w:rsidRPr="00166BBA">
          <w:rPr>
            <w:rFonts w:ascii="Trebuchet MS" w:hAnsi="Trebuchet MS"/>
            <w:noProof/>
          </w:rPr>
          <w:t>carried</w:t>
        </w:r>
      </w:ins>
      <w:r w:rsidRPr="00166BBA">
        <w:rPr>
          <w:rFonts w:ascii="Trebuchet MS" w:hAnsi="Trebuchet MS"/>
          <w:noProof/>
        </w:rPr>
        <w:t xml:space="preserve"> away some of them as captives. </w:t>
      </w:r>
      <w:r w:rsidRPr="00166BBA">
        <w:rPr>
          <w:rFonts w:ascii="Trebuchet MS" w:hAnsi="Trebuchet MS"/>
          <w:b/>
          <w:noProof/>
        </w:rPr>
        <w:t xml:space="preserve">21:2 </w:t>
      </w:r>
      <w:del w:id="13" w:author="Author">
        <w:r w:rsidRPr="00166BBA">
          <w:rPr>
            <w:rFonts w:ascii="Trebuchet MS" w:hAnsi="Trebuchet MS"/>
            <w:noProof/>
          </w:rPr>
          <w:delText>Consequently</w:delText>
        </w:r>
      </w:del>
      <w:ins w:id="14" w:author="Author">
        <w:r w:rsidRPr="00166BBA">
          <w:rPr>
            <w:rFonts w:ascii="Trebuchet MS" w:hAnsi="Trebuchet MS"/>
            <w:noProof/>
          </w:rPr>
          <w:t>So</w:t>
        </w:r>
      </w:ins>
      <w:r w:rsidRPr="00166BBA">
        <w:rPr>
          <w:rFonts w:ascii="Trebuchet MS" w:hAnsi="Trebuchet MS"/>
          <w:noProof/>
        </w:rPr>
        <w:t xml:space="preserve"> Israel made </w:t>
      </w:r>
      <w:del w:id="15" w:author="Author">
        <w:r w:rsidRPr="00166BBA">
          <w:rPr>
            <w:rFonts w:ascii="Trebuchet MS" w:hAnsi="Trebuchet MS"/>
            <w:noProof/>
          </w:rPr>
          <w:delText>a</w:delText>
        </w:r>
      </w:del>
      <w:ins w:id="16" w:author="Author">
        <w:r w:rsidRPr="00166BBA">
          <w:rPr>
            <w:rFonts w:ascii="Trebuchet MS" w:hAnsi="Trebuchet MS"/>
            <w:noProof/>
          </w:rPr>
          <w:t>this</w:t>
        </w:r>
      </w:ins>
      <w:r w:rsidRPr="00166BBA">
        <w:rPr>
          <w:rFonts w:ascii="Trebuchet MS" w:hAnsi="Trebuchet MS"/>
          <w:noProof/>
        </w:rPr>
        <w:t xml:space="preserve"> vow to Jehovah</w:t>
      </w:r>
      <w:del w:id="17" w:author="Author">
        <w:r w:rsidRPr="00166BBA">
          <w:rPr>
            <w:rFonts w:ascii="Trebuchet MS" w:hAnsi="Trebuchet MS"/>
            <w:noProof/>
          </w:rPr>
          <w:delText xml:space="preserve"> and said</w:delText>
        </w:r>
      </w:del>
      <w:r w:rsidRPr="00166BBA">
        <w:rPr>
          <w:rFonts w:ascii="Trebuchet MS" w:hAnsi="Trebuchet MS"/>
          <w:noProof/>
        </w:rPr>
        <w:t xml:space="preserve">: “If you </w:t>
      </w:r>
      <w:del w:id="18" w:author="Author">
        <w:r w:rsidRPr="00166BBA">
          <w:rPr>
            <w:rFonts w:ascii="Trebuchet MS" w:hAnsi="Trebuchet MS"/>
            <w:noProof/>
          </w:rPr>
          <w:delText xml:space="preserve">will without fail </w:delText>
        </w:r>
      </w:del>
      <w:r w:rsidRPr="00166BBA">
        <w:rPr>
          <w:rFonts w:ascii="Trebuchet MS" w:hAnsi="Trebuchet MS"/>
          <w:noProof/>
        </w:rPr>
        <w:t xml:space="preserve">give this people into my hand, I </w:t>
      </w:r>
      <w:del w:id="19" w:author="Author">
        <w:r w:rsidRPr="00166BBA">
          <w:rPr>
            <w:rFonts w:ascii="Trebuchet MS" w:hAnsi="Trebuchet MS"/>
            <w:noProof/>
          </w:rPr>
          <w:delText xml:space="preserve">shall also certainly </w:delText>
        </w:r>
      </w:del>
      <w:ins w:id="20" w:author="Author">
        <w:r w:rsidRPr="00166BBA">
          <w:rPr>
            <w:rFonts w:ascii="Trebuchet MS" w:hAnsi="Trebuchet MS"/>
            <w:noProof/>
          </w:rPr>
          <w:t xml:space="preserve">will without fail </w:t>
        </w:r>
      </w:ins>
      <w:r w:rsidRPr="00166BBA">
        <w:rPr>
          <w:rFonts w:ascii="Trebuchet MS" w:hAnsi="Trebuchet MS"/>
          <w:noProof/>
        </w:rPr>
        <w:t xml:space="preserve">devote their cities to destruction.” </w:t>
      </w:r>
      <w:r w:rsidRPr="00166BBA">
        <w:rPr>
          <w:rFonts w:ascii="Trebuchet MS" w:hAnsi="Trebuchet MS"/>
          <w:b/>
          <w:noProof/>
        </w:rPr>
        <w:t xml:space="preserve">21:3 </w:t>
      </w:r>
      <w:r w:rsidRPr="00166BBA">
        <w:rPr>
          <w:rFonts w:ascii="Trebuchet MS" w:hAnsi="Trebuchet MS"/>
          <w:noProof/>
        </w:rPr>
        <w:t>So Jehovah listened to Israel’s voice and gave the Ca′naan·ites over</w:t>
      </w:r>
      <w:del w:id="21" w:author="Author">
        <w:r w:rsidRPr="00166BBA">
          <w:rPr>
            <w:rFonts w:ascii="Trebuchet MS" w:hAnsi="Trebuchet MS"/>
            <w:noProof/>
          </w:rPr>
          <w:delText>;</w:delText>
        </w:r>
      </w:del>
      <w:ins w:id="22" w:author="Author">
        <w:r w:rsidRPr="00166BBA">
          <w:rPr>
            <w:rFonts w:ascii="Trebuchet MS" w:hAnsi="Trebuchet MS"/>
            <w:noProof/>
          </w:rPr>
          <w:t xml:space="preserve"> to them,</w:t>
        </w:r>
      </w:ins>
      <w:r w:rsidRPr="00166BBA">
        <w:rPr>
          <w:rFonts w:ascii="Trebuchet MS" w:hAnsi="Trebuchet MS"/>
          <w:noProof/>
        </w:rPr>
        <w:t xml:space="preserve"> and they devoted them and their cities to destruction. </w:t>
      </w:r>
      <w:del w:id="23" w:author="Author">
        <w:r w:rsidRPr="00166BBA">
          <w:rPr>
            <w:rFonts w:ascii="Trebuchet MS" w:hAnsi="Trebuchet MS"/>
            <w:noProof/>
          </w:rPr>
          <w:delText>Hence</w:delText>
        </w:r>
      </w:del>
      <w:ins w:id="24" w:author="Author">
        <w:r w:rsidRPr="00166BBA">
          <w:rPr>
            <w:rFonts w:ascii="Trebuchet MS" w:hAnsi="Trebuchet MS"/>
            <w:noProof/>
          </w:rPr>
          <w:t>Therefore,</w:t>
        </w:r>
      </w:ins>
      <w:r w:rsidRPr="00166BBA">
        <w:rPr>
          <w:rFonts w:ascii="Trebuchet MS" w:hAnsi="Trebuchet MS"/>
          <w:noProof/>
        </w:rPr>
        <w:t xml:space="preserve"> they </w:t>
      </w:r>
      <w:del w:id="25" w:author="Author">
        <w:r w:rsidRPr="00166BBA">
          <w:rPr>
            <w:rFonts w:ascii="Trebuchet MS" w:hAnsi="Trebuchet MS"/>
            <w:noProof/>
          </w:rPr>
          <w:delText>called the name of</w:delText>
        </w:r>
      </w:del>
      <w:ins w:id="26" w:author="Author">
        <w:r w:rsidRPr="00166BBA">
          <w:rPr>
            <w:rFonts w:ascii="Trebuchet MS" w:hAnsi="Trebuchet MS"/>
            <w:noProof/>
          </w:rPr>
          <w:t>named</w:t>
        </w:r>
      </w:ins>
      <w:r w:rsidRPr="00166BBA">
        <w:rPr>
          <w:rFonts w:ascii="Trebuchet MS" w:hAnsi="Trebuchet MS"/>
          <w:noProof/>
        </w:rPr>
        <w:t xml:space="preserve"> the place Hor′mah.</w:t>
      </w:r>
      <w:ins w:id="27" w:author="Author">
        <w:r w:rsidRPr="00166BBA">
          <w:rPr>
            <w:rStyle w:val="FootnoteReference"/>
            <w:rFonts w:ascii="Trebuchet MS" w:hAnsi="Trebuchet MS"/>
            <w:noProof/>
          </w:rPr>
          <w:footnoteReference w:id="1"/>
        </w:r>
      </w:ins>
    </w:p>
    <w:p w:rsidR="00AC0488" w:rsidRPr="00166BBA" w:rsidRDefault="00AC0488" w:rsidP="00AC0488">
      <w:pPr>
        <w:rPr>
          <w:rFonts w:ascii="Trebuchet MS" w:hAnsi="Trebuchet MS"/>
          <w:noProof/>
        </w:rPr>
      </w:pPr>
      <w:r w:rsidRPr="00166BBA">
        <w:rPr>
          <w:rFonts w:ascii="Trebuchet MS" w:hAnsi="Trebuchet MS"/>
          <w:b/>
        </w:rPr>
        <w:t xml:space="preserve">21:4 </w:t>
      </w:r>
      <w:del w:id="30" w:author="Author">
        <w:r w:rsidRPr="00166BBA">
          <w:rPr>
            <w:rFonts w:ascii="Trebuchet MS" w:hAnsi="Trebuchet MS"/>
            <w:noProof/>
          </w:rPr>
          <w:delText>While</w:delText>
        </w:r>
      </w:del>
      <w:ins w:id="31" w:author="Author">
        <w:r w:rsidRPr="00166BBA">
          <w:rPr>
            <w:rFonts w:ascii="Trebuchet MS" w:hAnsi="Trebuchet MS"/>
            <w:noProof/>
          </w:rPr>
          <w:t>As</w:t>
        </w:r>
      </w:ins>
      <w:r w:rsidRPr="00166BBA">
        <w:rPr>
          <w:rFonts w:ascii="Trebuchet MS" w:hAnsi="Trebuchet MS"/>
          <w:noProof/>
        </w:rPr>
        <w:t xml:space="preserve"> they continued </w:t>
      </w:r>
      <w:del w:id="32" w:author="Author">
        <w:r w:rsidRPr="00166BBA">
          <w:rPr>
            <w:rFonts w:ascii="Trebuchet MS" w:hAnsi="Trebuchet MS"/>
            <w:noProof/>
          </w:rPr>
          <w:delText>trekking</w:delText>
        </w:r>
      </w:del>
      <w:ins w:id="33" w:author="Author">
        <w:r w:rsidRPr="00166BBA">
          <w:rPr>
            <w:rFonts w:ascii="Trebuchet MS" w:hAnsi="Trebuchet MS"/>
            <w:noProof/>
          </w:rPr>
          <w:t>their journey</w:t>
        </w:r>
      </w:ins>
      <w:r w:rsidRPr="00166BBA">
        <w:rPr>
          <w:rFonts w:ascii="Trebuchet MS" w:hAnsi="Trebuchet MS"/>
          <w:noProof/>
        </w:rPr>
        <w:t xml:space="preserve"> from Mount Hor by the way of the Red Sea </w:t>
      </w:r>
      <w:ins w:id="34" w:author="Author">
        <w:r w:rsidRPr="00166BBA">
          <w:rPr>
            <w:rFonts w:ascii="Trebuchet MS" w:hAnsi="Trebuchet MS"/>
            <w:noProof/>
          </w:rPr>
          <w:t xml:space="preserve">in order </w:t>
        </w:r>
      </w:ins>
      <w:r w:rsidRPr="00166BBA">
        <w:rPr>
          <w:rFonts w:ascii="Trebuchet MS" w:hAnsi="Trebuchet MS"/>
          <w:noProof/>
        </w:rPr>
        <w:t xml:space="preserve">to go around the land of E′dom, the </w:t>
      </w:r>
      <w:del w:id="35" w:author="Author">
        <w:r w:rsidRPr="00166BBA">
          <w:rPr>
            <w:rFonts w:ascii="Trebuchet MS" w:hAnsi="Trebuchet MS"/>
            <w:noProof/>
          </w:rPr>
          <w:delText>soul</w:delText>
        </w:r>
      </w:del>
      <w:ins w:id="36" w:author="Author">
        <w:r w:rsidRPr="00166BBA">
          <w:rPr>
            <w:rFonts w:ascii="Trebuchet MS" w:hAnsi="Trebuchet MS"/>
            <w:noProof/>
          </w:rPr>
          <w:t>people</w:t>
        </w:r>
        <w:r w:rsidRPr="00166BBA">
          <w:rPr>
            <w:rStyle w:val="FootnoteReference"/>
            <w:rFonts w:ascii="Trebuchet MS" w:hAnsi="Trebuchet MS"/>
            <w:noProof/>
          </w:rPr>
          <w:footnoteReference w:id="2"/>
        </w:r>
        <w:r w:rsidRPr="00166BBA">
          <w:rPr>
            <w:rFonts w:ascii="Trebuchet MS" w:hAnsi="Trebuchet MS"/>
            <w:noProof/>
          </w:rPr>
          <w:t xml:space="preserve"> became weary</w:t>
        </w:r>
      </w:ins>
      <w:r w:rsidRPr="00166BBA">
        <w:rPr>
          <w:rFonts w:ascii="Trebuchet MS" w:hAnsi="Trebuchet MS"/>
          <w:noProof/>
        </w:rPr>
        <w:t xml:space="preserve"> of the </w:t>
      </w:r>
      <w:del w:id="39" w:author="Author">
        <w:r w:rsidRPr="00166BBA">
          <w:rPr>
            <w:rFonts w:ascii="Trebuchet MS" w:hAnsi="Trebuchet MS"/>
            <w:noProof/>
          </w:rPr>
          <w:delText>people began tiring out because of the way</w:delText>
        </w:r>
      </w:del>
      <w:ins w:id="40" w:author="Author">
        <w:r w:rsidRPr="00166BBA">
          <w:rPr>
            <w:rFonts w:ascii="Trebuchet MS" w:hAnsi="Trebuchet MS"/>
            <w:noProof/>
          </w:rPr>
          <w:t>journey</w:t>
        </w:r>
      </w:ins>
      <w:r w:rsidRPr="00166BBA">
        <w:rPr>
          <w:rFonts w:ascii="Trebuchet MS" w:hAnsi="Trebuchet MS"/>
          <w:noProof/>
        </w:rPr>
        <w:t xml:space="preserve">. </w:t>
      </w:r>
      <w:r w:rsidRPr="00166BBA">
        <w:rPr>
          <w:rFonts w:ascii="Trebuchet MS" w:hAnsi="Trebuchet MS"/>
          <w:b/>
          <w:noProof/>
        </w:rPr>
        <w:t xml:space="preserve">21:5 </w:t>
      </w:r>
      <w:r w:rsidRPr="00166BBA">
        <w:rPr>
          <w:rFonts w:ascii="Trebuchet MS" w:hAnsi="Trebuchet MS"/>
          <w:noProof/>
        </w:rPr>
        <w:t>And the people kept speaking against God and Moses</w:t>
      </w:r>
      <w:ins w:id="41" w:author="Author">
        <w:r w:rsidRPr="00166BBA">
          <w:rPr>
            <w:rFonts w:ascii="Trebuchet MS" w:hAnsi="Trebuchet MS"/>
            <w:noProof/>
          </w:rPr>
          <w:t>, saying</w:t>
        </w:r>
      </w:ins>
      <w:r w:rsidRPr="00166BBA">
        <w:rPr>
          <w:rFonts w:ascii="Trebuchet MS" w:hAnsi="Trebuchet MS"/>
          <w:noProof/>
        </w:rPr>
        <w:t xml:space="preserve">: “Why have </w:t>
      </w:r>
      <w:del w:id="42" w:author="Author">
        <w:r w:rsidRPr="00166BBA">
          <w:rPr>
            <w:rFonts w:ascii="Trebuchet MS" w:hAnsi="Trebuchet MS"/>
            <w:noProof/>
            <w:u w:val="dotted"/>
          </w:rPr>
          <w:delText>YOU</w:delText>
        </w:r>
      </w:del>
      <w:ins w:id="43" w:author="Author">
        <w:r w:rsidRPr="00166BBA">
          <w:rPr>
            <w:rFonts w:ascii="Trebuchet MS" w:hAnsi="Trebuchet MS"/>
            <w:noProof/>
          </w:rPr>
          <w:t>you</w:t>
        </w:r>
      </w:ins>
      <w:r w:rsidRPr="00166BBA">
        <w:rPr>
          <w:rFonts w:ascii="Trebuchet MS" w:hAnsi="Trebuchet MS"/>
          <w:noProof/>
        </w:rPr>
        <w:t xml:space="preserve"> brought us up out of Egypt to die in the wilderness? </w:t>
      </w:r>
      <w:del w:id="44" w:author="Author">
        <w:r w:rsidRPr="00166BBA">
          <w:rPr>
            <w:rFonts w:ascii="Trebuchet MS" w:hAnsi="Trebuchet MS"/>
            <w:noProof/>
          </w:rPr>
          <w:delText>For there</w:delText>
        </w:r>
      </w:del>
      <w:ins w:id="45" w:author="Author">
        <w:r w:rsidRPr="00166BBA">
          <w:rPr>
            <w:rFonts w:ascii="Trebuchet MS" w:hAnsi="Trebuchet MS"/>
            <w:noProof/>
          </w:rPr>
          <w:t>There</w:t>
        </w:r>
      </w:ins>
      <w:r w:rsidRPr="00166BBA">
        <w:rPr>
          <w:rFonts w:ascii="Trebuchet MS" w:hAnsi="Trebuchet MS"/>
          <w:noProof/>
        </w:rPr>
        <w:t xml:space="preserve"> is no </w:t>
      </w:r>
      <w:del w:id="46" w:author="Author">
        <w:r w:rsidRPr="00166BBA">
          <w:rPr>
            <w:rFonts w:ascii="Trebuchet MS" w:hAnsi="Trebuchet MS"/>
            <w:noProof/>
          </w:rPr>
          <w:delText>bread</w:delText>
        </w:r>
      </w:del>
      <w:ins w:id="47" w:author="Author">
        <w:r w:rsidRPr="00166BBA">
          <w:rPr>
            <w:rFonts w:ascii="Trebuchet MS" w:hAnsi="Trebuchet MS"/>
            <w:noProof/>
          </w:rPr>
          <w:t>food</w:t>
        </w:r>
      </w:ins>
      <w:r w:rsidRPr="00166BBA">
        <w:rPr>
          <w:rFonts w:ascii="Trebuchet MS" w:hAnsi="Trebuchet MS"/>
          <w:noProof/>
        </w:rPr>
        <w:t xml:space="preserve"> and no water, and </w:t>
      </w:r>
      <w:del w:id="48" w:author="Author">
        <w:r w:rsidRPr="00166BBA">
          <w:rPr>
            <w:rFonts w:ascii="Trebuchet MS" w:hAnsi="Trebuchet MS"/>
            <w:noProof/>
          </w:rPr>
          <w:delText>our soul has</w:delText>
        </w:r>
      </w:del>
      <w:ins w:id="49" w:author="Author">
        <w:r w:rsidRPr="00166BBA">
          <w:rPr>
            <w:rFonts w:ascii="Trebuchet MS" w:hAnsi="Trebuchet MS"/>
            <w:noProof/>
          </w:rPr>
          <w:t>we</w:t>
        </w:r>
        <w:r w:rsidRPr="00166BBA">
          <w:rPr>
            <w:rStyle w:val="FootnoteReference"/>
            <w:rFonts w:ascii="Trebuchet MS" w:hAnsi="Trebuchet MS"/>
            <w:noProof/>
          </w:rPr>
          <w:footnoteReference w:id="3"/>
        </w:r>
        <w:r w:rsidRPr="00166BBA">
          <w:rPr>
            <w:rFonts w:ascii="Trebuchet MS" w:hAnsi="Trebuchet MS"/>
            <w:noProof/>
          </w:rPr>
          <w:t xml:space="preserve"> have</w:t>
        </w:r>
      </w:ins>
      <w:r w:rsidRPr="00166BBA">
        <w:rPr>
          <w:rFonts w:ascii="Trebuchet MS" w:hAnsi="Trebuchet MS"/>
          <w:noProof/>
        </w:rPr>
        <w:t xml:space="preserve"> come to </w:t>
      </w:r>
      <w:del w:id="52" w:author="Author">
        <w:r w:rsidRPr="00166BBA">
          <w:rPr>
            <w:rFonts w:ascii="Trebuchet MS" w:hAnsi="Trebuchet MS"/>
            <w:noProof/>
          </w:rPr>
          <w:delText>abhor the</w:delText>
        </w:r>
      </w:del>
      <w:ins w:id="53" w:author="Author">
        <w:r w:rsidRPr="00166BBA">
          <w:rPr>
            <w:rFonts w:ascii="Trebuchet MS" w:hAnsi="Trebuchet MS"/>
            <w:noProof/>
          </w:rPr>
          <w:t>hate</w:t>
        </w:r>
        <w:r w:rsidRPr="00166BBA">
          <w:rPr>
            <w:rStyle w:val="FootnoteReference"/>
            <w:rFonts w:ascii="Trebuchet MS" w:hAnsi="Trebuchet MS"/>
            <w:noProof/>
          </w:rPr>
          <w:footnoteReference w:id="4"/>
        </w:r>
        <w:r w:rsidRPr="00166BBA">
          <w:rPr>
            <w:rFonts w:ascii="Trebuchet MS" w:hAnsi="Trebuchet MS"/>
            <w:noProof/>
          </w:rPr>
          <w:t xml:space="preserve"> this</w:t>
        </w:r>
      </w:ins>
      <w:r w:rsidRPr="00166BBA">
        <w:rPr>
          <w:rFonts w:ascii="Trebuchet MS" w:hAnsi="Trebuchet MS"/>
          <w:noProof/>
        </w:rPr>
        <w:t xml:space="preserve"> contemptible bread.” </w:t>
      </w:r>
      <w:r w:rsidRPr="00166BBA">
        <w:rPr>
          <w:rFonts w:ascii="Trebuchet MS" w:hAnsi="Trebuchet MS"/>
          <w:b/>
          <w:noProof/>
        </w:rPr>
        <w:t xml:space="preserve">21:6 </w:t>
      </w:r>
      <w:r w:rsidRPr="00166BBA">
        <w:rPr>
          <w:rFonts w:ascii="Trebuchet MS" w:hAnsi="Trebuchet MS"/>
          <w:noProof/>
        </w:rPr>
        <w:t>So Jehovah sent poisonous</w:t>
      </w:r>
      <w:ins w:id="56" w:author="Author">
        <w:r w:rsidRPr="00166BBA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166BBA">
        <w:rPr>
          <w:rFonts w:ascii="Trebuchet MS" w:hAnsi="Trebuchet MS"/>
          <w:noProof/>
        </w:rPr>
        <w:t xml:space="preserve"> serpents among the people, and they kept biting the people, so that many </w:t>
      </w:r>
      <w:del w:id="59" w:author="Author">
        <w:r w:rsidRPr="00166BBA">
          <w:rPr>
            <w:rFonts w:ascii="Trebuchet MS" w:hAnsi="Trebuchet MS"/>
            <w:noProof/>
          </w:rPr>
          <w:delText>people of Israel</w:delText>
        </w:r>
      </w:del>
      <w:ins w:id="60" w:author="Author">
        <w:r w:rsidRPr="00166BBA">
          <w:rPr>
            <w:rFonts w:ascii="Trebuchet MS" w:hAnsi="Trebuchet MS"/>
            <w:noProof/>
          </w:rPr>
          <w:t>Israelites</w:t>
        </w:r>
      </w:ins>
      <w:r w:rsidRPr="00166BBA">
        <w:rPr>
          <w:rFonts w:ascii="Trebuchet MS" w:hAnsi="Trebuchet MS"/>
          <w:noProof/>
        </w:rPr>
        <w:t xml:space="preserve"> died.</w:t>
      </w:r>
    </w:p>
    <w:p w:rsidR="00AC0488" w:rsidRPr="00166BBA" w:rsidRDefault="00AC0488" w:rsidP="00AC0488">
      <w:pPr>
        <w:rPr>
          <w:rFonts w:ascii="Trebuchet MS" w:hAnsi="Trebuchet MS"/>
          <w:noProof/>
        </w:rPr>
      </w:pPr>
      <w:r w:rsidRPr="00166BBA">
        <w:rPr>
          <w:rFonts w:ascii="Trebuchet MS" w:hAnsi="Trebuchet MS"/>
          <w:b/>
        </w:rPr>
        <w:t xml:space="preserve">21:7 </w:t>
      </w:r>
      <w:del w:id="61" w:author="Author">
        <w:r w:rsidRPr="00166BBA">
          <w:rPr>
            <w:rFonts w:ascii="Trebuchet MS" w:hAnsi="Trebuchet MS"/>
            <w:noProof/>
          </w:rPr>
          <w:delText>Finally</w:delText>
        </w:r>
      </w:del>
      <w:ins w:id="62" w:author="Author">
        <w:r w:rsidRPr="00166BBA">
          <w:rPr>
            <w:rFonts w:ascii="Trebuchet MS" w:hAnsi="Trebuchet MS"/>
            <w:noProof/>
          </w:rPr>
          <w:t>So</w:t>
        </w:r>
      </w:ins>
      <w:r w:rsidRPr="00166BBA">
        <w:rPr>
          <w:rFonts w:ascii="Trebuchet MS" w:hAnsi="Trebuchet MS"/>
          <w:noProof/>
        </w:rPr>
        <w:t xml:space="preserve"> the people came to Moses and said: “We have sinned</w:t>
      </w:r>
      <w:del w:id="63" w:author="Author">
        <w:r w:rsidRPr="00166BBA">
          <w:rPr>
            <w:rFonts w:ascii="Trebuchet MS" w:hAnsi="Trebuchet MS"/>
            <w:noProof/>
          </w:rPr>
          <w:delText>, because we have spoken</w:delText>
        </w:r>
      </w:del>
      <w:ins w:id="64" w:author="Author">
        <w:r w:rsidRPr="00166BBA">
          <w:rPr>
            <w:rFonts w:ascii="Trebuchet MS" w:hAnsi="Trebuchet MS"/>
            <w:noProof/>
          </w:rPr>
          <w:t xml:space="preserve"> by speaking</w:t>
        </w:r>
      </w:ins>
      <w:r w:rsidRPr="00166BBA">
        <w:rPr>
          <w:rFonts w:ascii="Trebuchet MS" w:hAnsi="Trebuchet MS"/>
          <w:noProof/>
        </w:rPr>
        <w:t xml:space="preserve"> against Jehovah and against you. Intercede with Jehovah </w:t>
      </w:r>
      <w:ins w:id="65" w:author="Author">
        <w:r w:rsidRPr="00166BBA">
          <w:rPr>
            <w:rFonts w:ascii="Trebuchet MS" w:hAnsi="Trebuchet MS"/>
            <w:noProof/>
          </w:rPr>
          <w:t xml:space="preserve">so </w:t>
        </w:r>
      </w:ins>
      <w:r w:rsidRPr="00166BBA">
        <w:rPr>
          <w:rFonts w:ascii="Trebuchet MS" w:hAnsi="Trebuchet MS"/>
          <w:noProof/>
        </w:rPr>
        <w:t xml:space="preserve">that he may remove the serpents from </w:t>
      </w:r>
      <w:del w:id="66" w:author="Author">
        <w:r w:rsidRPr="00166BBA">
          <w:rPr>
            <w:rFonts w:ascii="Trebuchet MS" w:hAnsi="Trebuchet MS"/>
            <w:noProof/>
          </w:rPr>
          <w:delText xml:space="preserve">upon </w:delText>
        </w:r>
      </w:del>
      <w:r w:rsidRPr="00166BBA">
        <w:rPr>
          <w:rFonts w:ascii="Trebuchet MS" w:hAnsi="Trebuchet MS"/>
          <w:noProof/>
        </w:rPr>
        <w:t xml:space="preserve">us.” And Moses </w:t>
      </w:r>
      <w:del w:id="67" w:author="Author">
        <w:r w:rsidRPr="00166BBA">
          <w:rPr>
            <w:rFonts w:ascii="Trebuchet MS" w:hAnsi="Trebuchet MS"/>
            <w:noProof/>
          </w:rPr>
          <w:delText>went interceding in</w:delText>
        </w:r>
      </w:del>
      <w:ins w:id="68" w:author="Author">
        <w:r w:rsidRPr="00166BBA">
          <w:rPr>
            <w:rFonts w:ascii="Trebuchet MS" w:hAnsi="Trebuchet MS"/>
            <w:noProof/>
          </w:rPr>
          <w:t>interceded on</w:t>
        </w:r>
      </w:ins>
      <w:r w:rsidRPr="00166BBA">
        <w:rPr>
          <w:rFonts w:ascii="Trebuchet MS" w:hAnsi="Trebuchet MS"/>
          <w:noProof/>
        </w:rPr>
        <w:t xml:space="preserve"> behalf of the people. </w:t>
      </w:r>
      <w:r w:rsidRPr="00166BBA">
        <w:rPr>
          <w:rFonts w:ascii="Trebuchet MS" w:hAnsi="Trebuchet MS"/>
          <w:b/>
          <w:noProof/>
        </w:rPr>
        <w:t xml:space="preserve">21:8 </w:t>
      </w:r>
      <w:r w:rsidRPr="00166BBA">
        <w:rPr>
          <w:rFonts w:ascii="Trebuchet MS" w:hAnsi="Trebuchet MS"/>
          <w:noProof/>
        </w:rPr>
        <w:t xml:space="preserve">Then Jehovah said to Moses: “Make </w:t>
      </w:r>
      <w:del w:id="69" w:author="Author">
        <w:r w:rsidRPr="00166BBA">
          <w:rPr>
            <w:rFonts w:ascii="Trebuchet MS" w:hAnsi="Trebuchet MS"/>
            <w:noProof/>
          </w:rPr>
          <w:delText>for yourself a fiery</w:delText>
        </w:r>
      </w:del>
      <w:ins w:id="70" w:author="Author">
        <w:r w:rsidRPr="00166BBA">
          <w:rPr>
            <w:rFonts w:ascii="Trebuchet MS" w:hAnsi="Trebuchet MS"/>
            <w:noProof/>
          </w:rPr>
          <w:t>a replica of a poisonous</w:t>
        </w:r>
        <w:r w:rsidRPr="00166BBA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166BBA">
        <w:rPr>
          <w:rFonts w:ascii="Trebuchet MS" w:hAnsi="Trebuchet MS"/>
          <w:noProof/>
        </w:rPr>
        <w:t xml:space="preserve"> snake and </w:t>
      </w:r>
      <w:del w:id="73" w:author="Author">
        <w:r w:rsidRPr="00166BBA">
          <w:rPr>
            <w:rFonts w:ascii="Trebuchet MS" w:hAnsi="Trebuchet MS"/>
            <w:noProof/>
          </w:rPr>
          <w:delText>place</w:delText>
        </w:r>
      </w:del>
      <w:ins w:id="74" w:author="Author">
        <w:r w:rsidRPr="00166BBA">
          <w:rPr>
            <w:rFonts w:ascii="Trebuchet MS" w:hAnsi="Trebuchet MS"/>
            <w:noProof/>
          </w:rPr>
          <w:t>put</w:t>
        </w:r>
      </w:ins>
      <w:r w:rsidRPr="00166BBA">
        <w:rPr>
          <w:rFonts w:ascii="Trebuchet MS" w:hAnsi="Trebuchet MS"/>
          <w:noProof/>
        </w:rPr>
        <w:t xml:space="preserve"> it </w:t>
      </w:r>
      <w:del w:id="75" w:author="Author">
        <w:r w:rsidRPr="00166BBA">
          <w:rPr>
            <w:rFonts w:ascii="Trebuchet MS" w:hAnsi="Trebuchet MS"/>
            <w:noProof/>
          </w:rPr>
          <w:delText>upon</w:delText>
        </w:r>
      </w:del>
      <w:ins w:id="76" w:author="Author">
        <w:r w:rsidRPr="00166BBA">
          <w:rPr>
            <w:rFonts w:ascii="Trebuchet MS" w:hAnsi="Trebuchet MS"/>
            <w:noProof/>
          </w:rPr>
          <w:t>on</w:t>
        </w:r>
      </w:ins>
      <w:r w:rsidRPr="00166BBA">
        <w:rPr>
          <w:rFonts w:ascii="Trebuchet MS" w:hAnsi="Trebuchet MS"/>
          <w:noProof/>
        </w:rPr>
        <w:t xml:space="preserve"> a</w:t>
      </w:r>
      <w:del w:id="77" w:author="Author">
        <w:r w:rsidRPr="00166BBA">
          <w:rPr>
            <w:rFonts w:ascii="Trebuchet MS" w:hAnsi="Trebuchet MS"/>
            <w:noProof/>
          </w:rPr>
          <w:delText xml:space="preserve"> signal</w:delText>
        </w:r>
      </w:del>
      <w:r w:rsidRPr="00166BBA">
        <w:rPr>
          <w:rFonts w:ascii="Trebuchet MS" w:hAnsi="Trebuchet MS"/>
          <w:noProof/>
        </w:rPr>
        <w:t xml:space="preserve"> pole. </w:t>
      </w:r>
      <w:del w:id="78" w:author="Author">
        <w:r w:rsidRPr="00166BBA">
          <w:rPr>
            <w:rFonts w:ascii="Trebuchet MS" w:hAnsi="Trebuchet MS"/>
            <w:noProof/>
          </w:rPr>
          <w:delText>And it must occur that</w:delText>
        </w:r>
      </w:del>
      <w:ins w:id="79" w:author="Author">
        <w:r w:rsidRPr="00166BBA">
          <w:rPr>
            <w:rFonts w:ascii="Trebuchet MS" w:hAnsi="Trebuchet MS"/>
            <w:noProof/>
          </w:rPr>
          <w:t>Then</w:t>
        </w:r>
      </w:ins>
      <w:r w:rsidRPr="00166BBA">
        <w:rPr>
          <w:rFonts w:ascii="Trebuchet MS" w:hAnsi="Trebuchet MS"/>
          <w:noProof/>
        </w:rPr>
        <w:t xml:space="preserve"> when anyone has been bitten, he </w:t>
      </w:r>
      <w:del w:id="80" w:author="Author">
        <w:r w:rsidRPr="00166BBA">
          <w:rPr>
            <w:rFonts w:ascii="Trebuchet MS" w:hAnsi="Trebuchet MS"/>
            <w:noProof/>
          </w:rPr>
          <w:delText>then has</w:delText>
        </w:r>
      </w:del>
      <w:ins w:id="81" w:author="Author">
        <w:r w:rsidRPr="00166BBA">
          <w:rPr>
            <w:rFonts w:ascii="Trebuchet MS" w:hAnsi="Trebuchet MS"/>
            <w:noProof/>
          </w:rPr>
          <w:t>will have</w:t>
        </w:r>
      </w:ins>
      <w:r w:rsidRPr="00166BBA">
        <w:rPr>
          <w:rFonts w:ascii="Trebuchet MS" w:hAnsi="Trebuchet MS"/>
          <w:noProof/>
        </w:rPr>
        <w:t xml:space="preserve"> to look at it </w:t>
      </w:r>
      <w:del w:id="82" w:author="Author">
        <w:r w:rsidRPr="00166BBA">
          <w:rPr>
            <w:rFonts w:ascii="Trebuchet MS" w:hAnsi="Trebuchet MS"/>
            <w:noProof/>
          </w:rPr>
          <w:delText>and so must</w:delText>
        </w:r>
      </w:del>
      <w:ins w:id="83" w:author="Author">
        <w:r w:rsidRPr="00166BBA">
          <w:rPr>
            <w:rFonts w:ascii="Trebuchet MS" w:hAnsi="Trebuchet MS"/>
            <w:noProof/>
          </w:rPr>
          <w:t>in order to</w:t>
        </w:r>
      </w:ins>
      <w:r w:rsidRPr="00166BBA">
        <w:rPr>
          <w:rFonts w:ascii="Trebuchet MS" w:hAnsi="Trebuchet MS"/>
          <w:noProof/>
        </w:rPr>
        <w:t xml:space="preserve"> keep alive.” </w:t>
      </w:r>
      <w:r w:rsidRPr="00166BBA">
        <w:rPr>
          <w:rFonts w:ascii="Trebuchet MS" w:hAnsi="Trebuchet MS"/>
          <w:b/>
          <w:noProof/>
        </w:rPr>
        <w:t xml:space="preserve">21:9 </w:t>
      </w:r>
      <w:r w:rsidRPr="00166BBA">
        <w:rPr>
          <w:rFonts w:ascii="Trebuchet MS" w:hAnsi="Trebuchet MS"/>
          <w:noProof/>
        </w:rPr>
        <w:t xml:space="preserve">Moses at once made a serpent of copper and </w:t>
      </w:r>
      <w:del w:id="84" w:author="Author">
        <w:r w:rsidRPr="00166BBA">
          <w:rPr>
            <w:rFonts w:ascii="Trebuchet MS" w:hAnsi="Trebuchet MS"/>
            <w:noProof/>
          </w:rPr>
          <w:delText>placed</w:delText>
        </w:r>
      </w:del>
      <w:ins w:id="85" w:author="Author">
        <w:r w:rsidRPr="00166BBA">
          <w:rPr>
            <w:rFonts w:ascii="Trebuchet MS" w:hAnsi="Trebuchet MS"/>
            <w:noProof/>
          </w:rPr>
          <w:t>put</w:t>
        </w:r>
      </w:ins>
      <w:r w:rsidRPr="00166BBA">
        <w:rPr>
          <w:rFonts w:ascii="Trebuchet MS" w:hAnsi="Trebuchet MS"/>
          <w:noProof/>
        </w:rPr>
        <w:t xml:space="preserve"> it </w:t>
      </w:r>
      <w:del w:id="86" w:author="Author">
        <w:r w:rsidRPr="00166BBA">
          <w:rPr>
            <w:rFonts w:ascii="Trebuchet MS" w:hAnsi="Trebuchet MS"/>
            <w:noProof/>
          </w:rPr>
          <w:delText>upon</w:delText>
        </w:r>
      </w:del>
      <w:ins w:id="87" w:author="Author">
        <w:r w:rsidRPr="00166BBA">
          <w:rPr>
            <w:rFonts w:ascii="Trebuchet MS" w:hAnsi="Trebuchet MS"/>
            <w:noProof/>
          </w:rPr>
          <w:t>on</w:t>
        </w:r>
      </w:ins>
      <w:r w:rsidRPr="00166BBA">
        <w:rPr>
          <w:rFonts w:ascii="Trebuchet MS" w:hAnsi="Trebuchet MS"/>
          <w:noProof/>
        </w:rPr>
        <w:t xml:space="preserve"> the </w:t>
      </w:r>
      <w:del w:id="88" w:author="Author">
        <w:r w:rsidRPr="00166BBA">
          <w:rPr>
            <w:rFonts w:ascii="Trebuchet MS" w:hAnsi="Trebuchet MS"/>
            <w:noProof/>
          </w:rPr>
          <w:delText xml:space="preserve">signal </w:delText>
        </w:r>
      </w:del>
      <w:r w:rsidRPr="00166BBA">
        <w:rPr>
          <w:rFonts w:ascii="Trebuchet MS" w:hAnsi="Trebuchet MS"/>
          <w:noProof/>
        </w:rPr>
        <w:t>pole</w:t>
      </w:r>
      <w:del w:id="89" w:author="Author">
        <w:r w:rsidRPr="00166BBA">
          <w:rPr>
            <w:rFonts w:ascii="Trebuchet MS" w:hAnsi="Trebuchet MS"/>
            <w:noProof/>
          </w:rPr>
          <w:delText>;</w:delText>
        </w:r>
      </w:del>
      <w:ins w:id="90" w:author="Author">
        <w:r w:rsidRPr="00166BBA">
          <w:rPr>
            <w:rFonts w:ascii="Trebuchet MS" w:hAnsi="Trebuchet MS"/>
            <w:noProof/>
          </w:rPr>
          <w:t>,</w:t>
        </w:r>
      </w:ins>
      <w:r w:rsidRPr="00166BBA">
        <w:rPr>
          <w:rFonts w:ascii="Trebuchet MS" w:hAnsi="Trebuchet MS"/>
          <w:noProof/>
        </w:rPr>
        <w:t xml:space="preserve"> and </w:t>
      </w:r>
      <w:del w:id="91" w:author="Author">
        <w:r w:rsidRPr="00166BBA">
          <w:rPr>
            <w:rFonts w:ascii="Trebuchet MS" w:hAnsi="Trebuchet MS"/>
            <w:noProof/>
          </w:rPr>
          <w:delText>it did occur that if</w:delText>
        </w:r>
      </w:del>
      <w:ins w:id="92" w:author="Author">
        <w:r w:rsidRPr="00166BBA">
          <w:rPr>
            <w:rFonts w:ascii="Trebuchet MS" w:hAnsi="Trebuchet MS"/>
            <w:noProof/>
          </w:rPr>
          <w:t>whenever</w:t>
        </w:r>
      </w:ins>
      <w:r w:rsidRPr="00166BBA">
        <w:rPr>
          <w:rFonts w:ascii="Trebuchet MS" w:hAnsi="Trebuchet MS"/>
          <w:noProof/>
        </w:rPr>
        <w:t xml:space="preserve"> a serpent had bitten a man and he </w:t>
      </w:r>
      <w:del w:id="93" w:author="Author">
        <w:r w:rsidRPr="00166BBA">
          <w:rPr>
            <w:rFonts w:ascii="Trebuchet MS" w:hAnsi="Trebuchet MS"/>
            <w:noProof/>
          </w:rPr>
          <w:delText>gazed</w:delText>
        </w:r>
      </w:del>
      <w:ins w:id="94" w:author="Author">
        <w:r w:rsidRPr="00166BBA">
          <w:rPr>
            <w:rFonts w:ascii="Trebuchet MS" w:hAnsi="Trebuchet MS"/>
            <w:noProof/>
          </w:rPr>
          <w:t>looked</w:t>
        </w:r>
      </w:ins>
      <w:r w:rsidRPr="00166BBA">
        <w:rPr>
          <w:rFonts w:ascii="Trebuchet MS" w:hAnsi="Trebuchet MS"/>
          <w:noProof/>
        </w:rPr>
        <w:t xml:space="preserve"> at the copper serpent, he </w:t>
      </w:r>
      <w:del w:id="95" w:author="Author">
        <w:r w:rsidRPr="00166BBA">
          <w:rPr>
            <w:rFonts w:ascii="Trebuchet MS" w:hAnsi="Trebuchet MS"/>
            <w:noProof/>
          </w:rPr>
          <w:delText>then kept alive</w:delText>
        </w:r>
      </w:del>
      <w:ins w:id="96" w:author="Author">
        <w:r w:rsidRPr="00166BBA">
          <w:rPr>
            <w:rFonts w:ascii="Trebuchet MS" w:hAnsi="Trebuchet MS"/>
            <w:noProof/>
          </w:rPr>
          <w:t>survived</w:t>
        </w:r>
      </w:ins>
      <w:r w:rsidRPr="00166BBA">
        <w:rPr>
          <w:rFonts w:ascii="Trebuchet MS" w:hAnsi="Trebuchet MS"/>
          <w:noProof/>
        </w:rPr>
        <w:t>.</w:t>
      </w:r>
    </w:p>
    <w:p w:rsidR="00AC0488" w:rsidRPr="00166BBA" w:rsidRDefault="00AC0488" w:rsidP="00AC0488">
      <w:pPr>
        <w:rPr>
          <w:del w:id="97" w:author="Author"/>
          <w:rFonts w:ascii="Trebuchet MS" w:hAnsi="Trebuchet MS"/>
          <w:noProof/>
        </w:rPr>
      </w:pPr>
      <w:r w:rsidRPr="00166BBA">
        <w:rPr>
          <w:rFonts w:ascii="Trebuchet MS" w:hAnsi="Trebuchet MS"/>
          <w:b/>
        </w:rPr>
        <w:t xml:space="preserve">21:10 </w:t>
      </w:r>
      <w:r w:rsidRPr="00166BBA">
        <w:rPr>
          <w:rFonts w:ascii="Trebuchet MS" w:hAnsi="Trebuchet MS"/>
          <w:noProof/>
        </w:rPr>
        <w:t xml:space="preserve">After that the </w:t>
      </w:r>
      <w:del w:id="98" w:author="Author">
        <w:r w:rsidRPr="00166BBA">
          <w:rPr>
            <w:rFonts w:ascii="Trebuchet MS" w:hAnsi="Trebuchet MS"/>
            <w:noProof/>
          </w:rPr>
          <w:delText>sons of Israel pulled away</w:delText>
        </w:r>
      </w:del>
      <w:ins w:id="99" w:author="Author">
        <w:r w:rsidRPr="00166BBA">
          <w:rPr>
            <w:rFonts w:ascii="Trebuchet MS" w:hAnsi="Trebuchet MS"/>
            <w:noProof/>
          </w:rPr>
          <w:t>Israelites departed</w:t>
        </w:r>
      </w:ins>
      <w:r w:rsidRPr="00166BBA">
        <w:rPr>
          <w:rFonts w:ascii="Trebuchet MS" w:hAnsi="Trebuchet MS"/>
          <w:noProof/>
        </w:rPr>
        <w:t xml:space="preserve"> and </w:t>
      </w:r>
      <w:del w:id="100" w:author="Author">
        <w:r w:rsidRPr="00166BBA">
          <w:rPr>
            <w:rFonts w:ascii="Trebuchet MS" w:hAnsi="Trebuchet MS"/>
            <w:noProof/>
          </w:rPr>
          <w:delText>encamped</w:delText>
        </w:r>
      </w:del>
      <w:ins w:id="101" w:author="Author">
        <w:r w:rsidRPr="00166BBA">
          <w:rPr>
            <w:rFonts w:ascii="Trebuchet MS" w:hAnsi="Trebuchet MS"/>
            <w:noProof/>
          </w:rPr>
          <w:t>camped</w:t>
        </w:r>
      </w:ins>
      <w:r w:rsidRPr="00166BBA">
        <w:rPr>
          <w:rFonts w:ascii="Trebuchet MS" w:hAnsi="Trebuchet MS"/>
          <w:noProof/>
        </w:rPr>
        <w:t xml:space="preserve"> in O′both. </w:t>
      </w:r>
      <w:r w:rsidRPr="00166BBA">
        <w:rPr>
          <w:rFonts w:ascii="Trebuchet MS" w:hAnsi="Trebuchet MS"/>
          <w:b/>
          <w:noProof/>
        </w:rPr>
        <w:t xml:space="preserve">21:11 </w:t>
      </w:r>
      <w:r w:rsidRPr="00166BBA">
        <w:rPr>
          <w:rFonts w:ascii="Trebuchet MS" w:hAnsi="Trebuchet MS"/>
          <w:noProof/>
        </w:rPr>
        <w:t xml:space="preserve">Then they </w:t>
      </w:r>
      <w:del w:id="102" w:author="Author">
        <w:r w:rsidRPr="00166BBA">
          <w:rPr>
            <w:rFonts w:ascii="Trebuchet MS" w:hAnsi="Trebuchet MS"/>
            <w:noProof/>
          </w:rPr>
          <w:delText>pulled away</w:delText>
        </w:r>
      </w:del>
      <w:ins w:id="103" w:author="Author">
        <w:r w:rsidRPr="00166BBA">
          <w:rPr>
            <w:rFonts w:ascii="Trebuchet MS" w:hAnsi="Trebuchet MS"/>
            <w:noProof/>
          </w:rPr>
          <w:t>departed</w:t>
        </w:r>
      </w:ins>
      <w:r w:rsidRPr="00166BBA">
        <w:rPr>
          <w:rFonts w:ascii="Trebuchet MS" w:hAnsi="Trebuchet MS"/>
          <w:noProof/>
        </w:rPr>
        <w:t xml:space="preserve"> from O′both and </w:t>
      </w:r>
      <w:del w:id="104" w:author="Author">
        <w:r w:rsidRPr="00166BBA">
          <w:rPr>
            <w:rFonts w:ascii="Trebuchet MS" w:hAnsi="Trebuchet MS"/>
            <w:noProof/>
          </w:rPr>
          <w:delText>encamped</w:delText>
        </w:r>
      </w:del>
      <w:ins w:id="105" w:author="Author">
        <w:r w:rsidRPr="00166BBA">
          <w:rPr>
            <w:rFonts w:ascii="Trebuchet MS" w:hAnsi="Trebuchet MS"/>
            <w:noProof/>
          </w:rPr>
          <w:t>camped</w:t>
        </w:r>
      </w:ins>
      <w:r w:rsidRPr="00166BBA">
        <w:rPr>
          <w:rFonts w:ascii="Trebuchet MS" w:hAnsi="Trebuchet MS"/>
          <w:noProof/>
        </w:rPr>
        <w:t xml:space="preserve"> in I′ye-ab′a·rim, in the wilderness that </w:t>
      </w:r>
      <w:del w:id="106" w:author="Author">
        <w:r w:rsidRPr="00166BBA">
          <w:rPr>
            <w:rFonts w:ascii="Trebuchet MS" w:hAnsi="Trebuchet MS"/>
            <w:noProof/>
          </w:rPr>
          <w:delText>is toward the front of</w:delText>
        </w:r>
      </w:del>
      <w:ins w:id="107" w:author="Author">
        <w:r w:rsidRPr="00166BBA">
          <w:rPr>
            <w:rFonts w:ascii="Trebuchet MS" w:hAnsi="Trebuchet MS"/>
            <w:noProof/>
          </w:rPr>
          <w:t>faces</w:t>
        </w:r>
      </w:ins>
      <w:r w:rsidRPr="00166BBA">
        <w:rPr>
          <w:rFonts w:ascii="Trebuchet MS" w:hAnsi="Trebuchet MS"/>
          <w:noProof/>
        </w:rPr>
        <w:t xml:space="preserve"> Mo′ab, toward the </w:t>
      </w:r>
      <w:del w:id="108" w:author="Author">
        <w:r w:rsidRPr="00166BBA">
          <w:rPr>
            <w:rFonts w:ascii="Trebuchet MS" w:hAnsi="Trebuchet MS"/>
            <w:noProof/>
          </w:rPr>
          <w:delText>rising of the sun</w:delText>
        </w:r>
      </w:del>
      <w:ins w:id="109" w:author="Author">
        <w:r w:rsidRPr="00166BBA">
          <w:rPr>
            <w:rFonts w:ascii="Trebuchet MS" w:hAnsi="Trebuchet MS"/>
            <w:noProof/>
          </w:rPr>
          <w:t>east</w:t>
        </w:r>
      </w:ins>
      <w:r w:rsidRPr="00166BBA">
        <w:rPr>
          <w:rFonts w:ascii="Trebuchet MS" w:hAnsi="Trebuchet MS"/>
          <w:noProof/>
        </w:rPr>
        <w:t xml:space="preserve">. </w:t>
      </w:r>
      <w:r w:rsidRPr="00166BBA">
        <w:rPr>
          <w:rFonts w:ascii="Trebuchet MS" w:hAnsi="Trebuchet MS"/>
          <w:b/>
          <w:noProof/>
        </w:rPr>
        <w:t xml:space="preserve">21:12 </w:t>
      </w:r>
      <w:r w:rsidRPr="00166BBA">
        <w:rPr>
          <w:rFonts w:ascii="Trebuchet MS" w:hAnsi="Trebuchet MS"/>
          <w:noProof/>
        </w:rPr>
        <w:t xml:space="preserve">From there they </w:t>
      </w:r>
      <w:del w:id="110" w:author="Author">
        <w:r w:rsidRPr="00166BBA">
          <w:rPr>
            <w:rFonts w:ascii="Trebuchet MS" w:hAnsi="Trebuchet MS"/>
            <w:noProof/>
          </w:rPr>
          <w:delText>pulled away</w:delText>
        </w:r>
      </w:del>
      <w:ins w:id="111" w:author="Author">
        <w:r w:rsidRPr="00166BBA">
          <w:rPr>
            <w:rFonts w:ascii="Trebuchet MS" w:hAnsi="Trebuchet MS"/>
            <w:noProof/>
          </w:rPr>
          <w:t>departed</w:t>
        </w:r>
      </w:ins>
      <w:r w:rsidRPr="00166BBA">
        <w:rPr>
          <w:rFonts w:ascii="Trebuchet MS" w:hAnsi="Trebuchet MS"/>
          <w:noProof/>
        </w:rPr>
        <w:t xml:space="preserve"> and </w:t>
      </w:r>
      <w:del w:id="112" w:author="Author">
        <w:r w:rsidRPr="00166BBA">
          <w:rPr>
            <w:rFonts w:ascii="Trebuchet MS" w:hAnsi="Trebuchet MS"/>
            <w:noProof/>
          </w:rPr>
          <w:delText>took up camping</w:delText>
        </w:r>
      </w:del>
      <w:ins w:id="113" w:author="Author">
        <w:r w:rsidRPr="00166BBA">
          <w:rPr>
            <w:rFonts w:ascii="Trebuchet MS" w:hAnsi="Trebuchet MS"/>
            <w:noProof/>
          </w:rPr>
          <w:t>camped</w:t>
        </w:r>
      </w:ins>
      <w:r w:rsidRPr="00166BBA">
        <w:rPr>
          <w:rFonts w:ascii="Trebuchet MS" w:hAnsi="Trebuchet MS"/>
          <w:noProof/>
        </w:rPr>
        <w:t xml:space="preserve"> by the </w:t>
      </w:r>
      <w:del w:id="114" w:author="Author">
        <w:r w:rsidRPr="00166BBA">
          <w:rPr>
            <w:rFonts w:ascii="Trebuchet MS" w:hAnsi="Trebuchet MS"/>
            <w:noProof/>
          </w:rPr>
          <w:delText>torrent valley</w:delText>
        </w:r>
      </w:del>
      <w:ins w:id="115" w:author="Author">
        <w:r w:rsidRPr="00166BBA">
          <w:rPr>
            <w:rFonts w:ascii="Trebuchet MS" w:hAnsi="Trebuchet MS"/>
            <w:noProof/>
          </w:rPr>
          <w:t>Valley</w:t>
        </w:r>
        <w:r w:rsidRPr="00166BBA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166BBA">
        <w:rPr>
          <w:rFonts w:ascii="Trebuchet MS" w:hAnsi="Trebuchet MS"/>
          <w:noProof/>
        </w:rPr>
        <w:t xml:space="preserve"> of Ze′red. </w:t>
      </w:r>
      <w:r w:rsidRPr="00166BBA">
        <w:rPr>
          <w:rFonts w:ascii="Trebuchet MS" w:hAnsi="Trebuchet MS"/>
          <w:b/>
          <w:noProof/>
        </w:rPr>
        <w:t xml:space="preserve">21:13 </w:t>
      </w:r>
      <w:r w:rsidRPr="00166BBA">
        <w:rPr>
          <w:rFonts w:ascii="Trebuchet MS" w:hAnsi="Trebuchet MS"/>
          <w:noProof/>
        </w:rPr>
        <w:t xml:space="preserve">From there they </w:t>
      </w:r>
      <w:del w:id="118" w:author="Author">
        <w:r w:rsidRPr="00166BBA">
          <w:rPr>
            <w:rFonts w:ascii="Trebuchet MS" w:hAnsi="Trebuchet MS"/>
            <w:noProof/>
          </w:rPr>
          <w:delText>pulled away</w:delText>
        </w:r>
      </w:del>
      <w:ins w:id="119" w:author="Author">
        <w:r w:rsidRPr="00166BBA">
          <w:rPr>
            <w:rFonts w:ascii="Trebuchet MS" w:hAnsi="Trebuchet MS"/>
            <w:noProof/>
          </w:rPr>
          <w:t>departed</w:t>
        </w:r>
      </w:ins>
      <w:r w:rsidRPr="00166BBA">
        <w:rPr>
          <w:rFonts w:ascii="Trebuchet MS" w:hAnsi="Trebuchet MS"/>
          <w:noProof/>
        </w:rPr>
        <w:t xml:space="preserve"> and </w:t>
      </w:r>
      <w:del w:id="120" w:author="Author">
        <w:r w:rsidRPr="00166BBA">
          <w:rPr>
            <w:rFonts w:ascii="Trebuchet MS" w:hAnsi="Trebuchet MS"/>
            <w:noProof/>
          </w:rPr>
          <w:delText>went camping</w:delText>
        </w:r>
      </w:del>
      <w:ins w:id="121" w:author="Author">
        <w:r w:rsidRPr="00166BBA">
          <w:rPr>
            <w:rFonts w:ascii="Trebuchet MS" w:hAnsi="Trebuchet MS"/>
            <w:noProof/>
          </w:rPr>
          <w:t>camped</w:t>
        </w:r>
      </w:ins>
      <w:r w:rsidRPr="00166BBA">
        <w:rPr>
          <w:rFonts w:ascii="Trebuchet MS" w:hAnsi="Trebuchet MS"/>
          <w:noProof/>
        </w:rPr>
        <w:t xml:space="preserve"> in the region of the Ar′non, which is in the wilderness that extends from the border of the Am′or·ites</w:t>
      </w:r>
      <w:del w:id="122" w:author="Author">
        <w:r w:rsidRPr="00166BBA">
          <w:rPr>
            <w:rFonts w:ascii="Trebuchet MS" w:hAnsi="Trebuchet MS"/>
            <w:noProof/>
          </w:rPr>
          <w:delText>;</w:delText>
        </w:r>
      </w:del>
      <w:ins w:id="123" w:author="Author">
        <w:r w:rsidRPr="00166BBA">
          <w:rPr>
            <w:rFonts w:ascii="Trebuchet MS" w:hAnsi="Trebuchet MS"/>
            <w:noProof/>
          </w:rPr>
          <w:t>,</w:t>
        </w:r>
      </w:ins>
      <w:r w:rsidRPr="00166BBA">
        <w:rPr>
          <w:rFonts w:ascii="Trebuchet MS" w:hAnsi="Trebuchet MS"/>
          <w:noProof/>
        </w:rPr>
        <w:t xml:space="preserve"> for the Ar′non is the boundary of Mo′ab, between Mo′ab and the Am′or·ites. </w:t>
      </w:r>
      <w:r w:rsidRPr="00166BBA">
        <w:rPr>
          <w:rFonts w:ascii="Trebuchet MS" w:hAnsi="Trebuchet MS"/>
          <w:b/>
          <w:noProof/>
        </w:rPr>
        <w:t xml:space="preserve">21:14 </w:t>
      </w:r>
      <w:r w:rsidRPr="00166BBA">
        <w:rPr>
          <w:rFonts w:ascii="Trebuchet MS" w:hAnsi="Trebuchet MS"/>
          <w:noProof/>
        </w:rPr>
        <w:t xml:space="preserve">That is why </w:t>
      </w:r>
      <w:del w:id="124" w:author="Author">
        <w:r w:rsidRPr="00166BBA">
          <w:rPr>
            <w:rFonts w:ascii="Trebuchet MS" w:hAnsi="Trebuchet MS"/>
            <w:noProof/>
          </w:rPr>
          <w:delText xml:space="preserve">it is said in </w:delText>
        </w:r>
      </w:del>
      <w:r w:rsidRPr="00166BBA">
        <w:rPr>
          <w:rFonts w:ascii="Trebuchet MS" w:hAnsi="Trebuchet MS"/>
          <w:noProof/>
        </w:rPr>
        <w:t>the book of the Wars of Jehovah</w:t>
      </w:r>
      <w:del w:id="125" w:author="Author">
        <w:r w:rsidRPr="00166BBA">
          <w:rPr>
            <w:rFonts w:ascii="Trebuchet MS" w:hAnsi="Trebuchet MS"/>
            <w:noProof/>
          </w:rPr>
          <w:delText>:</w:delText>
        </w:r>
      </w:del>
    </w:p>
    <w:p w:rsidR="00AC0488" w:rsidRPr="00166BBA" w:rsidRDefault="00AC0488" w:rsidP="00AC0488">
      <w:pPr>
        <w:rPr>
          <w:rFonts w:ascii="Trebuchet MS" w:hAnsi="Trebuchet MS"/>
          <w:noProof/>
        </w:rPr>
      </w:pPr>
      <w:ins w:id="126" w:author="Author">
        <w:r w:rsidRPr="00166BBA">
          <w:rPr>
            <w:rFonts w:ascii="Trebuchet MS" w:hAnsi="Trebuchet MS"/>
            <w:noProof/>
          </w:rPr>
          <w:t xml:space="preserve"> speaks of </w:t>
        </w:r>
      </w:ins>
      <w:r w:rsidRPr="00166BBA">
        <w:rPr>
          <w:rFonts w:ascii="Trebuchet MS" w:hAnsi="Trebuchet MS"/>
          <w:noProof/>
        </w:rPr>
        <w:t xml:space="preserve">“Va′heb in Su′phah and the </w:t>
      </w:r>
      <w:del w:id="127" w:author="Author">
        <w:r w:rsidRPr="00166BBA">
          <w:rPr>
            <w:rFonts w:ascii="Trebuchet MS" w:hAnsi="Trebuchet MS"/>
            <w:noProof/>
          </w:rPr>
          <w:delText xml:space="preserve">torrent </w:delText>
        </w:r>
      </w:del>
      <w:r w:rsidRPr="00166BBA">
        <w:rPr>
          <w:rFonts w:ascii="Trebuchet MS" w:hAnsi="Trebuchet MS"/>
          <w:noProof/>
        </w:rPr>
        <w:t>valleys</w:t>
      </w:r>
      <w:ins w:id="128" w:author="Author">
        <w:r w:rsidRPr="00166BBA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166BBA">
        <w:rPr>
          <w:rFonts w:ascii="Trebuchet MS" w:hAnsi="Trebuchet MS"/>
          <w:noProof/>
        </w:rPr>
        <w:t xml:space="preserve"> of Ar′non, </w:t>
      </w:r>
      <w:r w:rsidRPr="00166BBA">
        <w:rPr>
          <w:rFonts w:ascii="Trebuchet MS" w:hAnsi="Trebuchet MS"/>
          <w:b/>
          <w:noProof/>
        </w:rPr>
        <w:t xml:space="preserve">21:15 </w:t>
      </w:r>
      <w:r w:rsidRPr="00166BBA">
        <w:rPr>
          <w:rFonts w:ascii="Trebuchet MS" w:hAnsi="Trebuchet MS"/>
          <w:noProof/>
        </w:rPr>
        <w:t xml:space="preserve">and the </w:t>
      </w:r>
      <w:del w:id="131" w:author="Author">
        <w:r w:rsidRPr="00166BBA">
          <w:rPr>
            <w:rFonts w:ascii="Trebuchet MS" w:hAnsi="Trebuchet MS"/>
            <w:noProof/>
          </w:rPr>
          <w:delText>mouth</w:delText>
        </w:r>
      </w:del>
      <w:ins w:id="132" w:author="Author">
        <w:r w:rsidRPr="00166BBA">
          <w:rPr>
            <w:rFonts w:ascii="Trebuchet MS" w:hAnsi="Trebuchet MS"/>
            <w:noProof/>
          </w:rPr>
          <w:t>descent</w:t>
        </w:r>
        <w:r w:rsidRPr="00166BBA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166BBA">
        <w:rPr>
          <w:rFonts w:ascii="Trebuchet MS" w:hAnsi="Trebuchet MS"/>
          <w:noProof/>
        </w:rPr>
        <w:t xml:space="preserve"> of the </w:t>
      </w:r>
      <w:del w:id="135" w:author="Author">
        <w:r w:rsidRPr="00166BBA">
          <w:rPr>
            <w:rFonts w:ascii="Trebuchet MS" w:hAnsi="Trebuchet MS"/>
            <w:noProof/>
          </w:rPr>
          <w:delText xml:space="preserve">torrent </w:delText>
        </w:r>
      </w:del>
      <w:r w:rsidRPr="00166BBA">
        <w:rPr>
          <w:rFonts w:ascii="Trebuchet MS" w:hAnsi="Trebuchet MS"/>
          <w:noProof/>
        </w:rPr>
        <w:t>valleys,</w:t>
      </w:r>
      <w:ins w:id="136" w:author="Author">
        <w:r w:rsidRPr="00166BBA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166BBA">
        <w:rPr>
          <w:rFonts w:ascii="Trebuchet MS" w:hAnsi="Trebuchet MS"/>
          <w:noProof/>
        </w:rPr>
        <w:t xml:space="preserve"> which </w:t>
      </w:r>
      <w:del w:id="139" w:author="Author">
        <w:r w:rsidRPr="00166BBA">
          <w:rPr>
            <w:rFonts w:ascii="Trebuchet MS" w:hAnsi="Trebuchet MS"/>
            <w:noProof/>
          </w:rPr>
          <w:delText>has bent itself</w:delText>
        </w:r>
      </w:del>
      <w:ins w:id="140" w:author="Author">
        <w:r w:rsidRPr="00166BBA">
          <w:rPr>
            <w:rFonts w:ascii="Trebuchet MS" w:hAnsi="Trebuchet MS"/>
            <w:noProof/>
          </w:rPr>
          <w:t>extends</w:t>
        </w:r>
      </w:ins>
      <w:r w:rsidRPr="00166BBA">
        <w:rPr>
          <w:rFonts w:ascii="Trebuchet MS" w:hAnsi="Trebuchet MS"/>
          <w:noProof/>
        </w:rPr>
        <w:t xml:space="preserve"> toward the </w:t>
      </w:r>
      <w:del w:id="141" w:author="Author">
        <w:r w:rsidRPr="00166BBA">
          <w:rPr>
            <w:rFonts w:ascii="Trebuchet MS" w:hAnsi="Trebuchet MS"/>
            <w:noProof/>
          </w:rPr>
          <w:delText>seat</w:delText>
        </w:r>
      </w:del>
      <w:ins w:id="142" w:author="Author">
        <w:r w:rsidRPr="00166BBA">
          <w:rPr>
            <w:rFonts w:ascii="Trebuchet MS" w:hAnsi="Trebuchet MS"/>
            <w:noProof/>
          </w:rPr>
          <w:t>settlement</w:t>
        </w:r>
      </w:ins>
      <w:r w:rsidRPr="00166BBA">
        <w:rPr>
          <w:rFonts w:ascii="Trebuchet MS" w:hAnsi="Trebuchet MS"/>
          <w:noProof/>
        </w:rPr>
        <w:t xml:space="preserve"> of Ar and </w:t>
      </w:r>
      <w:del w:id="143" w:author="Author">
        <w:r w:rsidRPr="00166BBA">
          <w:rPr>
            <w:rFonts w:ascii="Trebuchet MS" w:hAnsi="Trebuchet MS"/>
            <w:noProof/>
          </w:rPr>
          <w:delText>has leaned against</w:delText>
        </w:r>
      </w:del>
      <w:ins w:id="144" w:author="Author">
        <w:r w:rsidRPr="00166BBA">
          <w:rPr>
            <w:rFonts w:ascii="Trebuchet MS" w:hAnsi="Trebuchet MS"/>
            <w:noProof/>
          </w:rPr>
          <w:t>adjoins</w:t>
        </w:r>
      </w:ins>
      <w:r w:rsidRPr="00166BBA">
        <w:rPr>
          <w:rFonts w:ascii="Trebuchet MS" w:hAnsi="Trebuchet MS"/>
          <w:noProof/>
        </w:rPr>
        <w:t xml:space="preserve"> the border of Mo′ab.”</w:t>
      </w:r>
    </w:p>
    <w:p w:rsidR="00AC0488" w:rsidRPr="00166BBA" w:rsidRDefault="00AC0488" w:rsidP="00AC0488">
      <w:pPr>
        <w:rPr>
          <w:rFonts w:ascii="Trebuchet MS" w:hAnsi="Trebuchet MS"/>
          <w:noProof/>
        </w:rPr>
      </w:pPr>
      <w:r w:rsidRPr="00166BBA">
        <w:rPr>
          <w:rFonts w:ascii="Trebuchet MS" w:hAnsi="Trebuchet MS"/>
          <w:b/>
        </w:rPr>
        <w:t xml:space="preserve">21:16 </w:t>
      </w:r>
      <w:r w:rsidRPr="00166BBA">
        <w:rPr>
          <w:rFonts w:ascii="Trebuchet MS" w:hAnsi="Trebuchet MS"/>
          <w:noProof/>
        </w:rPr>
        <w:t xml:space="preserve">Next </w:t>
      </w:r>
      <w:del w:id="145" w:author="Author">
        <w:r w:rsidRPr="00166BBA">
          <w:rPr>
            <w:rFonts w:ascii="Trebuchet MS" w:hAnsi="Trebuchet MS"/>
            <w:noProof/>
          </w:rPr>
          <w:delText>from there</w:delText>
        </w:r>
      </w:del>
      <w:ins w:id="146" w:author="Author">
        <w:r w:rsidRPr="00166BBA">
          <w:rPr>
            <w:rFonts w:ascii="Trebuchet MS" w:hAnsi="Trebuchet MS"/>
            <w:noProof/>
          </w:rPr>
          <w:t>they went</w:t>
        </w:r>
      </w:ins>
      <w:r w:rsidRPr="00166BBA">
        <w:rPr>
          <w:rFonts w:ascii="Trebuchet MS" w:hAnsi="Trebuchet MS"/>
          <w:noProof/>
        </w:rPr>
        <w:t xml:space="preserve"> on to Be′er. This is the well about which Jehovah said to Moses: “Gather the people, and let me give them water.”</w:t>
      </w:r>
    </w:p>
    <w:p w:rsidR="00AC0488" w:rsidRPr="00166BBA" w:rsidRDefault="00AC0488" w:rsidP="00AC0488">
      <w:pPr>
        <w:rPr>
          <w:rFonts w:ascii="Trebuchet MS" w:hAnsi="Trebuchet MS"/>
          <w:noProof/>
        </w:rPr>
      </w:pPr>
      <w:r w:rsidRPr="00166BBA">
        <w:rPr>
          <w:rFonts w:ascii="Trebuchet MS" w:hAnsi="Trebuchet MS"/>
          <w:b/>
        </w:rPr>
        <w:t xml:space="preserve">21:17 </w:t>
      </w:r>
      <w:r w:rsidRPr="00166BBA">
        <w:rPr>
          <w:rFonts w:ascii="Trebuchet MS" w:hAnsi="Trebuchet MS"/>
          <w:noProof/>
        </w:rPr>
        <w:t>At that time</w:t>
      </w:r>
      <w:ins w:id="147" w:author="Author">
        <w:r w:rsidRPr="00166BBA">
          <w:rPr>
            <w:rFonts w:ascii="Trebuchet MS" w:hAnsi="Trebuchet MS"/>
            <w:noProof/>
          </w:rPr>
          <w:t>,</w:t>
        </w:r>
      </w:ins>
      <w:r w:rsidRPr="00166BBA">
        <w:rPr>
          <w:rFonts w:ascii="Trebuchet MS" w:hAnsi="Trebuchet MS"/>
          <w:noProof/>
        </w:rPr>
        <w:t xml:space="preserve"> Israel </w:t>
      </w:r>
      <w:del w:id="148" w:author="Author">
        <w:r w:rsidRPr="00166BBA">
          <w:rPr>
            <w:rFonts w:ascii="Trebuchet MS" w:hAnsi="Trebuchet MS"/>
            <w:noProof/>
          </w:rPr>
          <w:delText>proceeded to sing</w:delText>
        </w:r>
      </w:del>
      <w:ins w:id="149" w:author="Author">
        <w:r w:rsidRPr="00166BBA">
          <w:rPr>
            <w:rFonts w:ascii="Trebuchet MS" w:hAnsi="Trebuchet MS"/>
            <w:noProof/>
          </w:rPr>
          <w:t>sang</w:t>
        </w:r>
      </w:ins>
      <w:r w:rsidRPr="00166BBA">
        <w:rPr>
          <w:rFonts w:ascii="Trebuchet MS" w:hAnsi="Trebuchet MS"/>
          <w:noProof/>
        </w:rPr>
        <w:t xml:space="preserve"> this song:</w:t>
      </w:r>
    </w:p>
    <w:p w:rsidR="00AC0488" w:rsidRPr="00166BBA" w:rsidRDefault="00AC0488" w:rsidP="00AC0488">
      <w:pPr>
        <w:rPr>
          <w:rFonts w:ascii="Trebuchet MS" w:hAnsi="Trebuchet MS"/>
          <w:noProof/>
        </w:rPr>
      </w:pPr>
      <w:r w:rsidRPr="00166BBA">
        <w:rPr>
          <w:rFonts w:ascii="Trebuchet MS" w:hAnsi="Trebuchet MS"/>
          <w:noProof/>
        </w:rPr>
        <w:t>“Spring up, O well!</w:t>
      </w:r>
      <w:del w:id="150" w:author="Author">
        <w:r w:rsidRPr="00166BBA">
          <w:rPr>
            <w:rFonts w:ascii="Trebuchet MS" w:hAnsi="Trebuchet MS"/>
            <w:noProof/>
          </w:rPr>
          <w:delText xml:space="preserve"> </w:delText>
        </w:r>
      </w:del>
      <w:ins w:id="151" w:author="Author">
        <w:r w:rsidRPr="00166BBA">
          <w:rPr>
            <w:rFonts w:ascii="Trebuchet MS" w:hAnsi="Trebuchet MS"/>
            <w:noProof/>
          </w:rPr>
          <w:t>—</w:t>
        </w:r>
      </w:ins>
      <w:r w:rsidRPr="00166BBA">
        <w:rPr>
          <w:rFonts w:ascii="Trebuchet MS" w:hAnsi="Trebuchet MS"/>
          <w:noProof/>
        </w:rPr>
        <w:t>Respond</w:t>
      </w:r>
      <w:ins w:id="152" w:author="Author">
        <w:r w:rsidRPr="00166BBA">
          <w:rPr>
            <w:rStyle w:val="FootnoteReference"/>
            <w:rFonts w:ascii="Trebuchet MS" w:hAnsi="Trebuchet MS"/>
            <w:noProof/>
          </w:rPr>
          <w:footnoteReference w:id="11"/>
        </w:r>
      </w:ins>
      <w:r w:rsidRPr="00166BBA">
        <w:rPr>
          <w:rFonts w:ascii="Trebuchet MS" w:hAnsi="Trebuchet MS"/>
          <w:noProof/>
        </w:rPr>
        <w:t xml:space="preserve"> to it</w:t>
      </w:r>
      <w:del w:id="155" w:author="Author">
        <w:r w:rsidRPr="00166BBA">
          <w:rPr>
            <w:rFonts w:ascii="Trebuchet MS" w:hAnsi="Trebuchet MS"/>
            <w:noProof/>
          </w:rPr>
          <w:delText xml:space="preserve">, </w:delText>
        </w:r>
        <w:r w:rsidRPr="00166BBA">
          <w:rPr>
            <w:rFonts w:ascii="Trebuchet MS" w:hAnsi="Trebuchet MS"/>
            <w:noProof/>
            <w:u w:val="dotted"/>
          </w:rPr>
          <w:delText>YOU</w:delText>
        </w:r>
        <w:r w:rsidRPr="00166BBA">
          <w:rPr>
            <w:rFonts w:ascii="Trebuchet MS" w:hAnsi="Trebuchet MS"/>
            <w:noProof/>
          </w:rPr>
          <w:delText xml:space="preserve"> people</w:delText>
        </w:r>
      </w:del>
      <w:r w:rsidRPr="00166BBA">
        <w:rPr>
          <w:rFonts w:ascii="Trebuchet MS" w:hAnsi="Trebuchet MS"/>
          <w:noProof/>
        </w:rPr>
        <w:t>!</w:t>
      </w:r>
    </w:p>
    <w:p w:rsidR="00AC0488" w:rsidRPr="00166BBA" w:rsidRDefault="00AC0488" w:rsidP="00AC0488">
      <w:pPr>
        <w:rPr>
          <w:rFonts w:ascii="Trebuchet MS" w:hAnsi="Trebuchet MS"/>
          <w:noProof/>
        </w:rPr>
      </w:pPr>
      <w:r w:rsidRPr="00166BBA">
        <w:rPr>
          <w:rFonts w:ascii="Trebuchet MS" w:hAnsi="Trebuchet MS"/>
          <w:b/>
        </w:rPr>
        <w:t xml:space="preserve">21:18 </w:t>
      </w:r>
      <w:del w:id="156" w:author="Author">
        <w:r w:rsidRPr="00166BBA">
          <w:rPr>
            <w:rFonts w:ascii="Trebuchet MS" w:hAnsi="Trebuchet MS"/>
            <w:noProof/>
          </w:rPr>
          <w:delText>A</w:delText>
        </w:r>
      </w:del>
      <w:ins w:id="157" w:author="Author">
        <w:r w:rsidRPr="00166BBA">
          <w:rPr>
            <w:rFonts w:ascii="Trebuchet MS" w:hAnsi="Trebuchet MS"/>
            <w:noProof/>
          </w:rPr>
          <w:t>The</w:t>
        </w:r>
      </w:ins>
      <w:r w:rsidRPr="00166BBA">
        <w:rPr>
          <w:rFonts w:ascii="Trebuchet MS" w:hAnsi="Trebuchet MS"/>
          <w:noProof/>
        </w:rPr>
        <w:t xml:space="preserve"> well</w:t>
      </w:r>
      <w:del w:id="158" w:author="Author">
        <w:r w:rsidRPr="00166BBA">
          <w:rPr>
            <w:rFonts w:ascii="Trebuchet MS" w:hAnsi="Trebuchet MS"/>
            <w:noProof/>
          </w:rPr>
          <w:delText>,</w:delText>
        </w:r>
      </w:del>
      <w:ins w:id="159" w:author="Author">
        <w:r w:rsidRPr="00166BBA">
          <w:rPr>
            <w:rFonts w:ascii="Trebuchet MS" w:hAnsi="Trebuchet MS"/>
            <w:noProof/>
          </w:rPr>
          <w:t xml:space="preserve"> that</w:t>
        </w:r>
      </w:ins>
      <w:r w:rsidRPr="00166BBA">
        <w:rPr>
          <w:rFonts w:ascii="Trebuchet MS" w:hAnsi="Trebuchet MS"/>
          <w:noProof/>
        </w:rPr>
        <w:t xml:space="preserve"> princes dug</w:t>
      </w:r>
      <w:del w:id="160" w:author="Author">
        <w:r w:rsidRPr="00166BBA">
          <w:rPr>
            <w:rFonts w:ascii="Trebuchet MS" w:hAnsi="Trebuchet MS"/>
            <w:noProof/>
          </w:rPr>
          <w:delText xml:space="preserve"> it. The</w:delText>
        </w:r>
      </w:del>
      <w:ins w:id="161" w:author="Author">
        <w:r w:rsidRPr="00166BBA">
          <w:rPr>
            <w:rFonts w:ascii="Trebuchet MS" w:hAnsi="Trebuchet MS"/>
            <w:noProof/>
          </w:rPr>
          <w:t>, that</w:t>
        </w:r>
      </w:ins>
      <w:r w:rsidRPr="00166BBA">
        <w:rPr>
          <w:rFonts w:ascii="Trebuchet MS" w:hAnsi="Trebuchet MS"/>
          <w:noProof/>
        </w:rPr>
        <w:t xml:space="preserve"> nobles of the people excavated</w:t>
      </w:r>
      <w:del w:id="162" w:author="Author">
        <w:r w:rsidRPr="00166BBA">
          <w:rPr>
            <w:rFonts w:ascii="Trebuchet MS" w:hAnsi="Trebuchet MS"/>
            <w:noProof/>
          </w:rPr>
          <w:delText xml:space="preserve"> it</w:delText>
        </w:r>
      </w:del>
      <w:r w:rsidRPr="00166BBA">
        <w:rPr>
          <w:rFonts w:ascii="Trebuchet MS" w:hAnsi="Trebuchet MS"/>
          <w:noProof/>
        </w:rPr>
        <w:t>,</w:t>
      </w:r>
    </w:p>
    <w:p w:rsidR="00AC0488" w:rsidRPr="00166BBA" w:rsidRDefault="00AC0488" w:rsidP="00AC0488">
      <w:pPr>
        <w:rPr>
          <w:rFonts w:ascii="Trebuchet MS" w:hAnsi="Trebuchet MS"/>
          <w:noProof/>
        </w:rPr>
      </w:pPr>
      <w:r w:rsidRPr="00166BBA">
        <w:rPr>
          <w:rFonts w:ascii="Trebuchet MS" w:hAnsi="Trebuchet MS"/>
          <w:noProof/>
        </w:rPr>
        <w:t>With a commander’s staff</w:t>
      </w:r>
      <w:del w:id="163" w:author="Author">
        <w:r w:rsidRPr="00166BBA">
          <w:rPr>
            <w:rFonts w:ascii="Trebuchet MS" w:hAnsi="Trebuchet MS"/>
            <w:noProof/>
          </w:rPr>
          <w:delText>,</w:delText>
        </w:r>
      </w:del>
      <w:ins w:id="164" w:author="Author">
        <w:r w:rsidRPr="00166BBA">
          <w:rPr>
            <w:rFonts w:ascii="Trebuchet MS" w:hAnsi="Trebuchet MS"/>
            <w:noProof/>
          </w:rPr>
          <w:t xml:space="preserve"> and</w:t>
        </w:r>
      </w:ins>
      <w:r w:rsidRPr="00166BBA">
        <w:rPr>
          <w:rFonts w:ascii="Trebuchet MS" w:hAnsi="Trebuchet MS"/>
          <w:noProof/>
        </w:rPr>
        <w:t xml:space="preserve"> with their own staffs.”</w:t>
      </w:r>
    </w:p>
    <w:p w:rsidR="00AC0488" w:rsidRPr="00166BBA" w:rsidRDefault="00AC0488" w:rsidP="00AC0488">
      <w:pPr>
        <w:rPr>
          <w:rFonts w:ascii="Trebuchet MS" w:hAnsi="Trebuchet MS"/>
          <w:noProof/>
        </w:rPr>
      </w:pPr>
      <w:r w:rsidRPr="00166BBA">
        <w:rPr>
          <w:rFonts w:ascii="Trebuchet MS" w:hAnsi="Trebuchet MS"/>
          <w:noProof/>
        </w:rPr>
        <w:t xml:space="preserve">Then </w:t>
      </w:r>
      <w:ins w:id="165" w:author="Author">
        <w:r w:rsidRPr="00166BBA">
          <w:rPr>
            <w:rFonts w:ascii="Trebuchet MS" w:hAnsi="Trebuchet MS"/>
            <w:noProof/>
          </w:rPr>
          <w:t xml:space="preserve">they went </w:t>
        </w:r>
      </w:ins>
      <w:r w:rsidRPr="00166BBA">
        <w:rPr>
          <w:rFonts w:ascii="Trebuchet MS" w:hAnsi="Trebuchet MS"/>
          <w:noProof/>
        </w:rPr>
        <w:t>from the wilderness on to Mat′ta·nah</w:t>
      </w:r>
      <w:del w:id="166" w:author="Author">
        <w:r w:rsidRPr="00166BBA">
          <w:rPr>
            <w:rFonts w:ascii="Trebuchet MS" w:hAnsi="Trebuchet MS"/>
            <w:noProof/>
          </w:rPr>
          <w:delText>.</w:delText>
        </w:r>
      </w:del>
      <w:ins w:id="167" w:author="Author">
        <w:r w:rsidRPr="00166BBA">
          <w:rPr>
            <w:rFonts w:ascii="Trebuchet MS" w:hAnsi="Trebuchet MS"/>
            <w:noProof/>
          </w:rPr>
          <w:t>,</w:t>
        </w:r>
      </w:ins>
      <w:r w:rsidRPr="00166BBA">
        <w:rPr>
          <w:rFonts w:ascii="Trebuchet MS" w:hAnsi="Trebuchet MS"/>
          <w:noProof/>
        </w:rPr>
        <w:t xml:space="preserve"> </w:t>
      </w:r>
      <w:r w:rsidRPr="00166BBA">
        <w:rPr>
          <w:rFonts w:ascii="Trebuchet MS" w:hAnsi="Trebuchet MS"/>
          <w:b/>
          <w:noProof/>
        </w:rPr>
        <w:t xml:space="preserve">21:19 </w:t>
      </w:r>
      <w:del w:id="168" w:author="Author">
        <w:r w:rsidRPr="00166BBA">
          <w:rPr>
            <w:rFonts w:ascii="Trebuchet MS" w:hAnsi="Trebuchet MS"/>
            <w:noProof/>
          </w:rPr>
          <w:delText xml:space="preserve">And </w:delText>
        </w:r>
      </w:del>
      <w:r w:rsidRPr="00166BBA">
        <w:rPr>
          <w:rFonts w:ascii="Trebuchet MS" w:hAnsi="Trebuchet MS"/>
          <w:noProof/>
        </w:rPr>
        <w:t xml:space="preserve">from Mat′ta·nah on to Na·hal′i·el, and from Na·hal′i·el on to Ba′moth. </w:t>
      </w:r>
      <w:r w:rsidRPr="00166BBA">
        <w:rPr>
          <w:rFonts w:ascii="Trebuchet MS" w:hAnsi="Trebuchet MS"/>
          <w:b/>
          <w:noProof/>
        </w:rPr>
        <w:t xml:space="preserve">21:20 </w:t>
      </w:r>
      <w:del w:id="169" w:author="Author">
        <w:r w:rsidRPr="00166BBA">
          <w:rPr>
            <w:rFonts w:ascii="Trebuchet MS" w:hAnsi="Trebuchet MS"/>
            <w:noProof/>
          </w:rPr>
          <w:delText>And</w:delText>
        </w:r>
      </w:del>
      <w:ins w:id="170" w:author="Author">
        <w:r w:rsidRPr="00166BBA">
          <w:rPr>
            <w:rFonts w:ascii="Trebuchet MS" w:hAnsi="Trebuchet MS"/>
            <w:noProof/>
          </w:rPr>
          <w:t>They went</w:t>
        </w:r>
      </w:ins>
      <w:r w:rsidRPr="00166BBA">
        <w:rPr>
          <w:rFonts w:ascii="Trebuchet MS" w:hAnsi="Trebuchet MS"/>
          <w:noProof/>
        </w:rPr>
        <w:t xml:space="preserve"> from Ba′moth on to the valley that is in the </w:t>
      </w:r>
      <w:del w:id="171" w:author="Author">
        <w:r w:rsidRPr="00166BBA">
          <w:rPr>
            <w:rFonts w:ascii="Trebuchet MS" w:hAnsi="Trebuchet MS"/>
            <w:noProof/>
          </w:rPr>
          <w:delText>field</w:delText>
        </w:r>
      </w:del>
      <w:ins w:id="172" w:author="Author">
        <w:r w:rsidRPr="00166BBA">
          <w:rPr>
            <w:rFonts w:ascii="Trebuchet MS" w:hAnsi="Trebuchet MS"/>
            <w:noProof/>
          </w:rPr>
          <w:t>territory</w:t>
        </w:r>
        <w:r w:rsidRPr="00166BBA">
          <w:rPr>
            <w:rStyle w:val="FootnoteReference"/>
            <w:rFonts w:ascii="Trebuchet MS" w:hAnsi="Trebuchet MS"/>
            <w:noProof/>
          </w:rPr>
          <w:footnoteReference w:id="12"/>
        </w:r>
      </w:ins>
      <w:r w:rsidRPr="00166BBA">
        <w:rPr>
          <w:rFonts w:ascii="Trebuchet MS" w:hAnsi="Trebuchet MS"/>
          <w:noProof/>
        </w:rPr>
        <w:t xml:space="preserve"> of Mo′ab, </w:t>
      </w:r>
      <w:del w:id="175" w:author="Author">
        <w:r w:rsidRPr="00166BBA">
          <w:rPr>
            <w:rFonts w:ascii="Trebuchet MS" w:hAnsi="Trebuchet MS"/>
            <w:noProof/>
          </w:rPr>
          <w:delText>at the head</w:delText>
        </w:r>
      </w:del>
      <w:ins w:id="176" w:author="Author">
        <w:r w:rsidRPr="00166BBA">
          <w:rPr>
            <w:rFonts w:ascii="Trebuchet MS" w:hAnsi="Trebuchet MS"/>
            <w:noProof/>
          </w:rPr>
          <w:t>on top</w:t>
        </w:r>
      </w:ins>
      <w:r w:rsidRPr="00166BBA">
        <w:rPr>
          <w:rFonts w:ascii="Trebuchet MS" w:hAnsi="Trebuchet MS"/>
          <w:noProof/>
        </w:rPr>
        <w:t xml:space="preserve"> of Pis′gah, </w:t>
      </w:r>
      <w:del w:id="177" w:author="Author">
        <w:r w:rsidRPr="00166BBA">
          <w:rPr>
            <w:rFonts w:ascii="Trebuchet MS" w:hAnsi="Trebuchet MS"/>
            <w:noProof/>
          </w:rPr>
          <w:delText>and it projects over toward the face of</w:delText>
        </w:r>
      </w:del>
      <w:ins w:id="178" w:author="Author">
        <w:r w:rsidRPr="00166BBA">
          <w:rPr>
            <w:rFonts w:ascii="Trebuchet MS" w:hAnsi="Trebuchet MS"/>
            <w:noProof/>
          </w:rPr>
          <w:t>which overlooks</w:t>
        </w:r>
      </w:ins>
      <w:r w:rsidRPr="00166BBA">
        <w:rPr>
          <w:rFonts w:ascii="Trebuchet MS" w:hAnsi="Trebuchet MS"/>
          <w:noProof/>
        </w:rPr>
        <w:t xml:space="preserve"> Je·shi′mon.</w:t>
      </w:r>
      <w:ins w:id="179" w:author="Author">
        <w:r w:rsidRPr="00166BBA">
          <w:rPr>
            <w:rStyle w:val="FootnoteReference"/>
            <w:rFonts w:ascii="Trebuchet MS" w:hAnsi="Trebuchet MS"/>
            <w:noProof/>
          </w:rPr>
          <w:footnoteReference w:id="13"/>
        </w:r>
      </w:ins>
    </w:p>
    <w:p w:rsidR="00AC0488" w:rsidRPr="00166BBA" w:rsidRDefault="00AC0488" w:rsidP="00AC0488">
      <w:pPr>
        <w:rPr>
          <w:rFonts w:ascii="Trebuchet MS" w:hAnsi="Trebuchet MS"/>
          <w:noProof/>
        </w:rPr>
      </w:pPr>
      <w:r w:rsidRPr="00166BBA">
        <w:rPr>
          <w:rFonts w:ascii="Trebuchet MS" w:hAnsi="Trebuchet MS"/>
          <w:b/>
        </w:rPr>
        <w:t xml:space="preserve">21:21 </w:t>
      </w:r>
      <w:r w:rsidRPr="00166BBA">
        <w:rPr>
          <w:rFonts w:ascii="Trebuchet MS" w:hAnsi="Trebuchet MS"/>
          <w:noProof/>
        </w:rPr>
        <w:t>Israel now sent messengers to Si′hon</w:t>
      </w:r>
      <w:ins w:id="182" w:author="Author">
        <w:r w:rsidRPr="00166BBA">
          <w:rPr>
            <w:rFonts w:ascii="Trebuchet MS" w:hAnsi="Trebuchet MS"/>
            <w:noProof/>
          </w:rPr>
          <w:t>,</w:t>
        </w:r>
      </w:ins>
      <w:r w:rsidRPr="00166BBA">
        <w:rPr>
          <w:rFonts w:ascii="Trebuchet MS" w:hAnsi="Trebuchet MS"/>
          <w:noProof/>
        </w:rPr>
        <w:t xml:space="preserve"> the king of the Am′or·ites, saying: </w:t>
      </w:r>
      <w:r w:rsidRPr="00166BBA">
        <w:rPr>
          <w:rFonts w:ascii="Trebuchet MS" w:hAnsi="Trebuchet MS"/>
          <w:b/>
          <w:noProof/>
        </w:rPr>
        <w:t xml:space="preserve">21:22 </w:t>
      </w:r>
      <w:r w:rsidRPr="00166BBA">
        <w:rPr>
          <w:rFonts w:ascii="Trebuchet MS" w:hAnsi="Trebuchet MS"/>
          <w:noProof/>
        </w:rPr>
        <w:t xml:space="preserve">“Let </w:t>
      </w:r>
      <w:del w:id="183" w:author="Author">
        <w:r w:rsidRPr="00166BBA">
          <w:rPr>
            <w:rFonts w:ascii="Trebuchet MS" w:hAnsi="Trebuchet MS"/>
            <w:noProof/>
          </w:rPr>
          <w:delText>me</w:delText>
        </w:r>
      </w:del>
      <w:ins w:id="184" w:author="Author">
        <w:r w:rsidRPr="00166BBA">
          <w:rPr>
            <w:rFonts w:ascii="Trebuchet MS" w:hAnsi="Trebuchet MS"/>
            <w:noProof/>
          </w:rPr>
          <w:t>us</w:t>
        </w:r>
      </w:ins>
      <w:r w:rsidRPr="00166BBA">
        <w:rPr>
          <w:rFonts w:ascii="Trebuchet MS" w:hAnsi="Trebuchet MS"/>
          <w:noProof/>
        </w:rPr>
        <w:t xml:space="preserve"> pass through your land. We </w:t>
      </w:r>
      <w:del w:id="185" w:author="Author">
        <w:r w:rsidRPr="00166BBA">
          <w:rPr>
            <w:rFonts w:ascii="Trebuchet MS" w:hAnsi="Trebuchet MS"/>
            <w:noProof/>
          </w:rPr>
          <w:delText>shall</w:delText>
        </w:r>
      </w:del>
      <w:ins w:id="186" w:author="Author">
        <w:r w:rsidRPr="00166BBA">
          <w:rPr>
            <w:rFonts w:ascii="Trebuchet MS" w:hAnsi="Trebuchet MS"/>
            <w:noProof/>
          </w:rPr>
          <w:t>will</w:t>
        </w:r>
      </w:ins>
      <w:r w:rsidRPr="00166BBA">
        <w:rPr>
          <w:rFonts w:ascii="Trebuchet MS" w:hAnsi="Trebuchet MS"/>
          <w:noProof/>
        </w:rPr>
        <w:t xml:space="preserve"> not turn </w:t>
      </w:r>
      <w:del w:id="187" w:author="Author">
        <w:r w:rsidRPr="00166BBA">
          <w:rPr>
            <w:rFonts w:ascii="Trebuchet MS" w:hAnsi="Trebuchet MS"/>
            <w:noProof/>
          </w:rPr>
          <w:delText>off</w:delText>
        </w:r>
      </w:del>
      <w:ins w:id="188" w:author="Author">
        <w:r w:rsidRPr="00166BBA">
          <w:rPr>
            <w:rFonts w:ascii="Trebuchet MS" w:hAnsi="Trebuchet MS"/>
            <w:noProof/>
          </w:rPr>
          <w:t>aside</w:t>
        </w:r>
      </w:ins>
      <w:r w:rsidRPr="00166BBA">
        <w:rPr>
          <w:rFonts w:ascii="Trebuchet MS" w:hAnsi="Trebuchet MS"/>
          <w:noProof/>
        </w:rPr>
        <w:t xml:space="preserve"> into a field or a vineyard. We </w:t>
      </w:r>
      <w:del w:id="189" w:author="Author">
        <w:r w:rsidRPr="00166BBA">
          <w:rPr>
            <w:rFonts w:ascii="Trebuchet MS" w:hAnsi="Trebuchet MS"/>
            <w:noProof/>
          </w:rPr>
          <w:delText>shall</w:delText>
        </w:r>
      </w:del>
      <w:ins w:id="190" w:author="Author">
        <w:r w:rsidRPr="00166BBA">
          <w:rPr>
            <w:rFonts w:ascii="Trebuchet MS" w:hAnsi="Trebuchet MS"/>
            <w:noProof/>
          </w:rPr>
          <w:t>will not</w:t>
        </w:r>
      </w:ins>
      <w:r w:rsidRPr="00166BBA">
        <w:rPr>
          <w:rFonts w:ascii="Trebuchet MS" w:hAnsi="Trebuchet MS"/>
          <w:noProof/>
        </w:rPr>
        <w:t xml:space="preserve"> drink water </w:t>
      </w:r>
      <w:del w:id="191" w:author="Author">
        <w:r w:rsidRPr="00166BBA">
          <w:rPr>
            <w:rFonts w:ascii="Trebuchet MS" w:hAnsi="Trebuchet MS"/>
            <w:noProof/>
          </w:rPr>
          <w:delText>of no</w:delText>
        </w:r>
      </w:del>
      <w:ins w:id="192" w:author="Author">
        <w:r w:rsidRPr="00166BBA">
          <w:rPr>
            <w:rFonts w:ascii="Trebuchet MS" w:hAnsi="Trebuchet MS"/>
            <w:noProof/>
          </w:rPr>
          <w:t>from any</w:t>
        </w:r>
      </w:ins>
      <w:r w:rsidRPr="00166BBA">
        <w:rPr>
          <w:rFonts w:ascii="Trebuchet MS" w:hAnsi="Trebuchet MS"/>
          <w:noProof/>
        </w:rPr>
        <w:t xml:space="preserve"> well. </w:t>
      </w:r>
      <w:del w:id="193" w:author="Author">
        <w:r w:rsidRPr="00166BBA">
          <w:rPr>
            <w:rFonts w:ascii="Trebuchet MS" w:hAnsi="Trebuchet MS"/>
            <w:noProof/>
          </w:rPr>
          <w:delText>On the king’s road we shall</w:delText>
        </w:r>
      </w:del>
      <w:ins w:id="194" w:author="Author">
        <w:r w:rsidRPr="00166BBA">
          <w:rPr>
            <w:rFonts w:ascii="Trebuchet MS" w:hAnsi="Trebuchet MS"/>
            <w:noProof/>
          </w:rPr>
          <w:t>We will</w:t>
        </w:r>
      </w:ins>
      <w:r w:rsidRPr="00166BBA">
        <w:rPr>
          <w:rFonts w:ascii="Trebuchet MS" w:hAnsi="Trebuchet MS"/>
          <w:noProof/>
        </w:rPr>
        <w:t xml:space="preserve"> march </w:t>
      </w:r>
      <w:ins w:id="195" w:author="Author">
        <w:r w:rsidRPr="00166BBA">
          <w:rPr>
            <w:rFonts w:ascii="Trebuchet MS" w:hAnsi="Trebuchet MS"/>
            <w:noProof/>
          </w:rPr>
          <w:t xml:space="preserve">on the King’s Road </w:t>
        </w:r>
      </w:ins>
      <w:r w:rsidRPr="00166BBA">
        <w:rPr>
          <w:rFonts w:ascii="Trebuchet MS" w:hAnsi="Trebuchet MS"/>
          <w:noProof/>
        </w:rPr>
        <w:t xml:space="preserve">until we pass through your territory.” </w:t>
      </w:r>
      <w:r w:rsidRPr="00166BBA">
        <w:rPr>
          <w:rFonts w:ascii="Trebuchet MS" w:hAnsi="Trebuchet MS"/>
          <w:b/>
          <w:noProof/>
        </w:rPr>
        <w:t xml:space="preserve">21:23 </w:t>
      </w:r>
      <w:del w:id="196" w:author="Author">
        <w:r w:rsidRPr="00166BBA">
          <w:rPr>
            <w:rFonts w:ascii="Trebuchet MS" w:hAnsi="Trebuchet MS"/>
            <w:noProof/>
          </w:rPr>
          <w:delText>And</w:delText>
        </w:r>
      </w:del>
      <w:ins w:id="197" w:author="Author">
        <w:r w:rsidRPr="00166BBA">
          <w:rPr>
            <w:rFonts w:ascii="Trebuchet MS" w:hAnsi="Trebuchet MS"/>
            <w:noProof/>
          </w:rPr>
          <w:t>But</w:t>
        </w:r>
      </w:ins>
      <w:r w:rsidRPr="00166BBA">
        <w:rPr>
          <w:rFonts w:ascii="Trebuchet MS" w:hAnsi="Trebuchet MS"/>
          <w:noProof/>
        </w:rPr>
        <w:t xml:space="preserve"> Si′hon did not allow Israel to pass through his territory</w:t>
      </w:r>
      <w:del w:id="198" w:author="Author">
        <w:r w:rsidRPr="00166BBA">
          <w:rPr>
            <w:rFonts w:ascii="Trebuchet MS" w:hAnsi="Trebuchet MS"/>
            <w:noProof/>
          </w:rPr>
          <w:delText>, but</w:delText>
        </w:r>
      </w:del>
      <w:ins w:id="199" w:author="Author">
        <w:r w:rsidRPr="00166BBA">
          <w:rPr>
            <w:rFonts w:ascii="Trebuchet MS" w:hAnsi="Trebuchet MS"/>
            <w:noProof/>
          </w:rPr>
          <w:t>. Instead,</w:t>
        </w:r>
      </w:ins>
      <w:r w:rsidRPr="00166BBA">
        <w:rPr>
          <w:rFonts w:ascii="Trebuchet MS" w:hAnsi="Trebuchet MS"/>
          <w:noProof/>
        </w:rPr>
        <w:t xml:space="preserve"> Si′hon gathered all his people and went out </w:t>
      </w:r>
      <w:del w:id="200" w:author="Author">
        <w:r w:rsidRPr="00166BBA">
          <w:rPr>
            <w:rFonts w:ascii="Trebuchet MS" w:hAnsi="Trebuchet MS"/>
            <w:noProof/>
          </w:rPr>
          <w:delText>to meet</w:delText>
        </w:r>
      </w:del>
      <w:ins w:id="201" w:author="Author">
        <w:r w:rsidRPr="00166BBA">
          <w:rPr>
            <w:rFonts w:ascii="Trebuchet MS" w:hAnsi="Trebuchet MS"/>
            <w:noProof/>
          </w:rPr>
          <w:t>against</w:t>
        </w:r>
      </w:ins>
      <w:r w:rsidRPr="00166BBA">
        <w:rPr>
          <w:rFonts w:ascii="Trebuchet MS" w:hAnsi="Trebuchet MS"/>
          <w:noProof/>
        </w:rPr>
        <w:t xml:space="preserve"> Israel in the wilderness</w:t>
      </w:r>
      <w:del w:id="202" w:author="Author">
        <w:r w:rsidRPr="00166BBA">
          <w:rPr>
            <w:rFonts w:ascii="Trebuchet MS" w:hAnsi="Trebuchet MS"/>
            <w:noProof/>
          </w:rPr>
          <w:delText>,</w:delText>
        </w:r>
      </w:del>
      <w:r w:rsidRPr="00166BBA">
        <w:rPr>
          <w:rFonts w:ascii="Trebuchet MS" w:hAnsi="Trebuchet MS"/>
          <w:noProof/>
        </w:rPr>
        <w:t xml:space="preserve"> and came to Ja′haz and began fighting with Israel. </w:t>
      </w:r>
      <w:r w:rsidRPr="00166BBA">
        <w:rPr>
          <w:rFonts w:ascii="Trebuchet MS" w:hAnsi="Trebuchet MS"/>
          <w:b/>
          <w:noProof/>
        </w:rPr>
        <w:t xml:space="preserve">21:24 </w:t>
      </w:r>
      <w:del w:id="203" w:author="Author">
        <w:r w:rsidRPr="00166BBA">
          <w:rPr>
            <w:rFonts w:ascii="Trebuchet MS" w:hAnsi="Trebuchet MS"/>
            <w:noProof/>
          </w:rPr>
          <w:delText>At that</w:delText>
        </w:r>
      </w:del>
      <w:ins w:id="204" w:author="Author">
        <w:r w:rsidRPr="00166BBA">
          <w:rPr>
            <w:rFonts w:ascii="Trebuchet MS" w:hAnsi="Trebuchet MS"/>
            <w:noProof/>
          </w:rPr>
          <w:t>But</w:t>
        </w:r>
      </w:ins>
      <w:r w:rsidRPr="00166BBA">
        <w:rPr>
          <w:rFonts w:ascii="Trebuchet MS" w:hAnsi="Trebuchet MS"/>
          <w:noProof/>
        </w:rPr>
        <w:t xml:space="preserve"> Israel </w:t>
      </w:r>
      <w:del w:id="205" w:author="Author">
        <w:r w:rsidRPr="00166BBA">
          <w:rPr>
            <w:rFonts w:ascii="Trebuchet MS" w:hAnsi="Trebuchet MS"/>
            <w:noProof/>
          </w:rPr>
          <w:delText>struck</w:delText>
        </w:r>
      </w:del>
      <w:ins w:id="206" w:author="Author">
        <w:r w:rsidRPr="00166BBA">
          <w:rPr>
            <w:rFonts w:ascii="Trebuchet MS" w:hAnsi="Trebuchet MS"/>
            <w:noProof/>
          </w:rPr>
          <w:t>defeated</w:t>
        </w:r>
      </w:ins>
      <w:r w:rsidRPr="00166BBA">
        <w:rPr>
          <w:rFonts w:ascii="Trebuchet MS" w:hAnsi="Trebuchet MS"/>
          <w:noProof/>
        </w:rPr>
        <w:t xml:space="preserve"> him with the </w:t>
      </w:r>
      <w:del w:id="207" w:author="Author">
        <w:r w:rsidRPr="00166BBA">
          <w:rPr>
            <w:rFonts w:ascii="Trebuchet MS" w:hAnsi="Trebuchet MS"/>
            <w:noProof/>
          </w:rPr>
          <w:delText xml:space="preserve">edge of the </w:delText>
        </w:r>
      </w:del>
      <w:r w:rsidRPr="00166BBA">
        <w:rPr>
          <w:rFonts w:ascii="Trebuchet MS" w:hAnsi="Trebuchet MS"/>
          <w:noProof/>
        </w:rPr>
        <w:t xml:space="preserve">sword and took possession of his land from the Ar′non to the Jab′bok, near the </w:t>
      </w:r>
      <w:del w:id="208" w:author="Author">
        <w:r w:rsidRPr="00166BBA">
          <w:rPr>
            <w:rFonts w:ascii="Trebuchet MS" w:hAnsi="Trebuchet MS"/>
            <w:noProof/>
          </w:rPr>
          <w:delText xml:space="preserve">sons of </w:delText>
        </w:r>
      </w:del>
      <w:r w:rsidRPr="00166BBA">
        <w:rPr>
          <w:rFonts w:ascii="Trebuchet MS" w:hAnsi="Trebuchet MS"/>
          <w:noProof/>
        </w:rPr>
        <w:t>Am′mon</w:t>
      </w:r>
      <w:del w:id="209" w:author="Author">
        <w:r w:rsidRPr="00166BBA">
          <w:rPr>
            <w:rFonts w:ascii="Trebuchet MS" w:hAnsi="Trebuchet MS"/>
            <w:noProof/>
          </w:rPr>
          <w:delText>;</w:delText>
        </w:r>
      </w:del>
      <w:ins w:id="210" w:author="Author">
        <w:r w:rsidRPr="00166BBA">
          <w:rPr>
            <w:rFonts w:ascii="Trebuchet MS" w:hAnsi="Trebuchet MS"/>
            <w:noProof/>
          </w:rPr>
          <w:t>·ites,</w:t>
        </w:r>
      </w:ins>
      <w:r w:rsidRPr="00166BBA">
        <w:rPr>
          <w:rFonts w:ascii="Trebuchet MS" w:hAnsi="Trebuchet MS"/>
          <w:noProof/>
        </w:rPr>
        <w:t xml:space="preserve"> because Ja′zer </w:t>
      </w:r>
      <w:del w:id="211" w:author="Author">
        <w:r w:rsidRPr="00166BBA">
          <w:rPr>
            <w:rFonts w:ascii="Trebuchet MS" w:hAnsi="Trebuchet MS"/>
            <w:noProof/>
          </w:rPr>
          <w:delText xml:space="preserve">is </w:delText>
        </w:r>
      </w:del>
      <w:ins w:id="212" w:author="Author">
        <w:r w:rsidRPr="00166BBA">
          <w:rPr>
            <w:rFonts w:ascii="Trebuchet MS" w:hAnsi="Trebuchet MS"/>
            <w:noProof/>
          </w:rPr>
          <w:t xml:space="preserve">borders the territory of </w:t>
        </w:r>
      </w:ins>
      <w:r w:rsidRPr="00166BBA">
        <w:rPr>
          <w:rFonts w:ascii="Trebuchet MS" w:hAnsi="Trebuchet MS"/>
          <w:noProof/>
        </w:rPr>
        <w:t xml:space="preserve">the </w:t>
      </w:r>
      <w:del w:id="213" w:author="Author">
        <w:r w:rsidRPr="00166BBA">
          <w:rPr>
            <w:rFonts w:ascii="Trebuchet MS" w:hAnsi="Trebuchet MS"/>
            <w:noProof/>
          </w:rPr>
          <w:delText xml:space="preserve">border of the sons of </w:delText>
        </w:r>
      </w:del>
      <w:r w:rsidRPr="00166BBA">
        <w:rPr>
          <w:rFonts w:ascii="Trebuchet MS" w:hAnsi="Trebuchet MS"/>
          <w:noProof/>
        </w:rPr>
        <w:t>Am′mon</w:t>
      </w:r>
      <w:ins w:id="214" w:author="Author">
        <w:r w:rsidRPr="00166BBA">
          <w:rPr>
            <w:rFonts w:ascii="Trebuchet MS" w:hAnsi="Trebuchet MS"/>
            <w:noProof/>
          </w:rPr>
          <w:t>·ites</w:t>
        </w:r>
      </w:ins>
      <w:r w:rsidRPr="00166BBA">
        <w:rPr>
          <w:rFonts w:ascii="Trebuchet MS" w:hAnsi="Trebuchet MS"/>
          <w:noProof/>
        </w:rPr>
        <w:t>.</w:t>
      </w:r>
    </w:p>
    <w:p w:rsidR="00AC0488" w:rsidRPr="00166BBA" w:rsidRDefault="00AC0488" w:rsidP="00AC0488">
      <w:pPr>
        <w:rPr>
          <w:rFonts w:ascii="Trebuchet MS" w:hAnsi="Trebuchet MS"/>
          <w:noProof/>
        </w:rPr>
      </w:pPr>
      <w:r w:rsidRPr="00166BBA">
        <w:rPr>
          <w:rFonts w:ascii="Trebuchet MS" w:hAnsi="Trebuchet MS"/>
          <w:b/>
        </w:rPr>
        <w:t xml:space="preserve">21:25 </w:t>
      </w:r>
      <w:r w:rsidRPr="00166BBA">
        <w:rPr>
          <w:rFonts w:ascii="Trebuchet MS" w:hAnsi="Trebuchet MS"/>
          <w:noProof/>
        </w:rPr>
        <w:t xml:space="preserve">So Israel took all these cities, and </w:t>
      </w:r>
      <w:del w:id="215" w:author="Author">
        <w:r w:rsidRPr="00166BBA">
          <w:rPr>
            <w:rFonts w:ascii="Trebuchet MS" w:hAnsi="Trebuchet MS"/>
            <w:noProof/>
          </w:rPr>
          <w:delText>Israel</w:delText>
        </w:r>
      </w:del>
      <w:ins w:id="216" w:author="Author">
        <w:r w:rsidRPr="00166BBA">
          <w:rPr>
            <w:rFonts w:ascii="Trebuchet MS" w:hAnsi="Trebuchet MS"/>
            <w:noProof/>
          </w:rPr>
          <w:t>they</w:t>
        </w:r>
      </w:ins>
      <w:r w:rsidRPr="00166BBA">
        <w:rPr>
          <w:rFonts w:ascii="Trebuchet MS" w:hAnsi="Trebuchet MS"/>
          <w:noProof/>
        </w:rPr>
        <w:t xml:space="preserve"> began dwelling in all the cities of the Am′or·ites, in Hesh′bon and all its dependent</w:t>
      </w:r>
      <w:ins w:id="217" w:author="Author">
        <w:r w:rsidRPr="00166BBA">
          <w:rPr>
            <w:rStyle w:val="FootnoteReference"/>
            <w:rFonts w:ascii="Trebuchet MS" w:hAnsi="Trebuchet MS"/>
            <w:noProof/>
          </w:rPr>
          <w:footnoteReference w:id="14"/>
        </w:r>
      </w:ins>
      <w:r w:rsidRPr="00166BBA">
        <w:rPr>
          <w:rFonts w:ascii="Trebuchet MS" w:hAnsi="Trebuchet MS"/>
          <w:noProof/>
        </w:rPr>
        <w:t xml:space="preserve"> towns. </w:t>
      </w:r>
      <w:r w:rsidRPr="00166BBA">
        <w:rPr>
          <w:rFonts w:ascii="Trebuchet MS" w:hAnsi="Trebuchet MS"/>
          <w:b/>
          <w:noProof/>
        </w:rPr>
        <w:t xml:space="preserve">21:26 </w:t>
      </w:r>
      <w:r w:rsidRPr="00166BBA">
        <w:rPr>
          <w:rFonts w:ascii="Trebuchet MS" w:hAnsi="Trebuchet MS"/>
          <w:noProof/>
        </w:rPr>
        <w:t>For Hesh′bon was the city of Si′hon</w:t>
      </w:r>
      <w:del w:id="220" w:author="Author">
        <w:r w:rsidRPr="00166BBA">
          <w:rPr>
            <w:rFonts w:ascii="Trebuchet MS" w:hAnsi="Trebuchet MS"/>
            <w:noProof/>
          </w:rPr>
          <w:delText>. He was</w:delText>
        </w:r>
      </w:del>
      <w:ins w:id="221" w:author="Author">
        <w:r w:rsidRPr="00166BBA">
          <w:rPr>
            <w:rFonts w:ascii="Trebuchet MS" w:hAnsi="Trebuchet MS"/>
            <w:noProof/>
          </w:rPr>
          <w:t>,</w:t>
        </w:r>
      </w:ins>
      <w:r w:rsidRPr="00166BBA">
        <w:rPr>
          <w:rFonts w:ascii="Trebuchet MS" w:hAnsi="Trebuchet MS"/>
          <w:noProof/>
        </w:rPr>
        <w:t xml:space="preserve"> the king of the Am′or·ites, </w:t>
      </w:r>
      <w:del w:id="222" w:author="Author">
        <w:r w:rsidRPr="00166BBA">
          <w:rPr>
            <w:rFonts w:ascii="Trebuchet MS" w:hAnsi="Trebuchet MS"/>
            <w:noProof/>
          </w:rPr>
          <w:delText xml:space="preserve">and it was he </w:delText>
        </w:r>
      </w:del>
      <w:r w:rsidRPr="00166BBA">
        <w:rPr>
          <w:rFonts w:ascii="Trebuchet MS" w:hAnsi="Trebuchet MS"/>
          <w:noProof/>
        </w:rPr>
        <w:t xml:space="preserve">who </w:t>
      </w:r>
      <w:ins w:id="223" w:author="Author">
        <w:r w:rsidRPr="00166BBA">
          <w:rPr>
            <w:rFonts w:ascii="Trebuchet MS" w:hAnsi="Trebuchet MS"/>
            <w:noProof/>
          </w:rPr>
          <w:t xml:space="preserve">had </w:t>
        </w:r>
      </w:ins>
      <w:r w:rsidRPr="00166BBA">
        <w:rPr>
          <w:rFonts w:ascii="Trebuchet MS" w:hAnsi="Trebuchet MS"/>
          <w:noProof/>
        </w:rPr>
        <w:t xml:space="preserve">fought with the king of Mo′ab </w:t>
      </w:r>
      <w:del w:id="224" w:author="Author">
        <w:r w:rsidRPr="00166BBA">
          <w:rPr>
            <w:rFonts w:ascii="Trebuchet MS" w:hAnsi="Trebuchet MS"/>
            <w:noProof/>
          </w:rPr>
          <w:delText xml:space="preserve">formerly </w:delText>
        </w:r>
      </w:del>
      <w:r w:rsidRPr="00166BBA">
        <w:rPr>
          <w:rFonts w:ascii="Trebuchet MS" w:hAnsi="Trebuchet MS"/>
          <w:noProof/>
        </w:rPr>
        <w:t xml:space="preserve">and </w:t>
      </w:r>
      <w:del w:id="225" w:author="Author">
        <w:r w:rsidRPr="00166BBA">
          <w:rPr>
            <w:rFonts w:ascii="Trebuchet MS" w:hAnsi="Trebuchet MS"/>
            <w:noProof/>
          </w:rPr>
          <w:delText>went taking</w:delText>
        </w:r>
      </w:del>
      <w:ins w:id="226" w:author="Author">
        <w:r w:rsidRPr="00166BBA">
          <w:rPr>
            <w:rFonts w:ascii="Trebuchet MS" w:hAnsi="Trebuchet MS"/>
            <w:noProof/>
          </w:rPr>
          <w:t>taken</w:t>
        </w:r>
      </w:ins>
      <w:r w:rsidRPr="00166BBA">
        <w:rPr>
          <w:rFonts w:ascii="Trebuchet MS" w:hAnsi="Trebuchet MS"/>
          <w:noProof/>
        </w:rPr>
        <w:t xml:space="preserve"> all his land </w:t>
      </w:r>
      <w:del w:id="227" w:author="Author">
        <w:r w:rsidRPr="00166BBA">
          <w:rPr>
            <w:rFonts w:ascii="Trebuchet MS" w:hAnsi="Trebuchet MS"/>
            <w:noProof/>
          </w:rPr>
          <w:delText>out of his hand</w:delText>
        </w:r>
      </w:del>
      <w:ins w:id="228" w:author="Author">
        <w:r w:rsidRPr="00166BBA">
          <w:rPr>
            <w:rFonts w:ascii="Trebuchet MS" w:hAnsi="Trebuchet MS"/>
            <w:noProof/>
          </w:rPr>
          <w:t>from him</w:t>
        </w:r>
      </w:ins>
      <w:r w:rsidRPr="00166BBA">
        <w:rPr>
          <w:rFonts w:ascii="Trebuchet MS" w:hAnsi="Trebuchet MS"/>
          <w:noProof/>
        </w:rPr>
        <w:t xml:space="preserve"> as far as the Ar′non. </w:t>
      </w:r>
      <w:r w:rsidRPr="00166BBA">
        <w:rPr>
          <w:rFonts w:ascii="Trebuchet MS" w:hAnsi="Trebuchet MS"/>
          <w:b/>
          <w:noProof/>
        </w:rPr>
        <w:t xml:space="preserve">21:27 </w:t>
      </w:r>
      <w:r w:rsidRPr="00166BBA">
        <w:rPr>
          <w:rFonts w:ascii="Trebuchet MS" w:hAnsi="Trebuchet MS"/>
          <w:noProof/>
        </w:rPr>
        <w:t xml:space="preserve">That is </w:t>
      </w:r>
      <w:del w:id="229" w:author="Author">
        <w:r w:rsidRPr="00166BBA">
          <w:rPr>
            <w:rFonts w:ascii="Trebuchet MS" w:hAnsi="Trebuchet MS"/>
            <w:noProof/>
          </w:rPr>
          <w:delText>why</w:delText>
        </w:r>
      </w:del>
      <w:ins w:id="230" w:author="Author">
        <w:r w:rsidRPr="00166BBA">
          <w:rPr>
            <w:rFonts w:ascii="Trebuchet MS" w:hAnsi="Trebuchet MS"/>
            <w:noProof/>
          </w:rPr>
          <w:t>what gave rise to</w:t>
        </w:r>
      </w:ins>
      <w:r w:rsidRPr="00166BBA">
        <w:rPr>
          <w:rFonts w:ascii="Trebuchet MS" w:hAnsi="Trebuchet MS"/>
          <w:noProof/>
        </w:rPr>
        <w:t xml:space="preserve"> the </w:t>
      </w:r>
      <w:del w:id="231" w:author="Author">
        <w:r w:rsidRPr="00166BBA">
          <w:rPr>
            <w:rFonts w:ascii="Trebuchet MS" w:hAnsi="Trebuchet MS"/>
            <w:noProof/>
          </w:rPr>
          <w:delText>sayers of mock verses would say</w:delText>
        </w:r>
      </w:del>
      <w:ins w:id="232" w:author="Author">
        <w:r w:rsidRPr="00166BBA">
          <w:rPr>
            <w:rFonts w:ascii="Trebuchet MS" w:hAnsi="Trebuchet MS"/>
            <w:noProof/>
          </w:rPr>
          <w:t>taunting proverbial saying</w:t>
        </w:r>
      </w:ins>
      <w:r w:rsidRPr="00166BBA">
        <w:rPr>
          <w:rFonts w:ascii="Trebuchet MS" w:hAnsi="Trebuchet MS"/>
          <w:noProof/>
        </w:rPr>
        <w:t>:</w:t>
      </w:r>
    </w:p>
    <w:p w:rsidR="00AC0488" w:rsidRPr="00166BBA" w:rsidRDefault="00AC0488" w:rsidP="00AC0488">
      <w:pPr>
        <w:rPr>
          <w:rFonts w:ascii="Trebuchet MS" w:hAnsi="Trebuchet MS"/>
          <w:noProof/>
        </w:rPr>
      </w:pPr>
      <w:r w:rsidRPr="00166BBA">
        <w:rPr>
          <w:rFonts w:ascii="Trebuchet MS" w:hAnsi="Trebuchet MS"/>
          <w:noProof/>
        </w:rPr>
        <w:t>“Come to Hesh′bon.</w:t>
      </w:r>
    </w:p>
    <w:p w:rsidR="00AC0488" w:rsidRPr="00166BBA" w:rsidRDefault="00AC0488" w:rsidP="00AC0488">
      <w:pPr>
        <w:rPr>
          <w:rFonts w:ascii="Trebuchet MS" w:hAnsi="Trebuchet MS"/>
          <w:noProof/>
        </w:rPr>
      </w:pPr>
      <w:r w:rsidRPr="00166BBA">
        <w:rPr>
          <w:rFonts w:ascii="Trebuchet MS" w:hAnsi="Trebuchet MS"/>
          <w:noProof/>
        </w:rPr>
        <w:t xml:space="preserve">Let the city of Si′hon be built and </w:t>
      </w:r>
      <w:del w:id="233" w:author="Author">
        <w:r w:rsidRPr="00166BBA">
          <w:rPr>
            <w:rFonts w:ascii="Trebuchet MS" w:hAnsi="Trebuchet MS"/>
            <w:noProof/>
          </w:rPr>
          <w:delText xml:space="preserve">be proved </w:delText>
        </w:r>
      </w:del>
      <w:r w:rsidRPr="00166BBA">
        <w:rPr>
          <w:rFonts w:ascii="Trebuchet MS" w:hAnsi="Trebuchet MS"/>
          <w:noProof/>
        </w:rPr>
        <w:t xml:space="preserve">firmly </w:t>
      </w:r>
      <w:del w:id="234" w:author="Author">
        <w:r w:rsidRPr="00166BBA">
          <w:rPr>
            <w:rFonts w:ascii="Trebuchet MS" w:hAnsi="Trebuchet MS"/>
            <w:noProof/>
          </w:rPr>
          <w:delText>set up</w:delText>
        </w:r>
      </w:del>
      <w:ins w:id="235" w:author="Author">
        <w:r w:rsidRPr="00166BBA">
          <w:rPr>
            <w:rFonts w:ascii="Trebuchet MS" w:hAnsi="Trebuchet MS"/>
            <w:noProof/>
          </w:rPr>
          <w:t>established</w:t>
        </w:r>
      </w:ins>
      <w:r w:rsidRPr="00166BBA">
        <w:rPr>
          <w:rFonts w:ascii="Trebuchet MS" w:hAnsi="Trebuchet MS"/>
          <w:noProof/>
        </w:rPr>
        <w:t>.</w:t>
      </w:r>
    </w:p>
    <w:p w:rsidR="00AC0488" w:rsidRPr="00166BBA" w:rsidRDefault="00AC0488" w:rsidP="00AC0488">
      <w:pPr>
        <w:rPr>
          <w:rFonts w:ascii="Trebuchet MS" w:hAnsi="Trebuchet MS"/>
          <w:noProof/>
        </w:rPr>
      </w:pPr>
      <w:r w:rsidRPr="00166BBA">
        <w:rPr>
          <w:rFonts w:ascii="Trebuchet MS" w:hAnsi="Trebuchet MS"/>
          <w:b/>
        </w:rPr>
        <w:t xml:space="preserve">21:28 </w:t>
      </w:r>
      <w:r w:rsidRPr="00166BBA">
        <w:rPr>
          <w:rFonts w:ascii="Trebuchet MS" w:hAnsi="Trebuchet MS"/>
          <w:noProof/>
        </w:rPr>
        <w:t xml:space="preserve">For a fire </w:t>
      </w:r>
      <w:del w:id="236" w:author="Author">
        <w:r w:rsidRPr="00166BBA">
          <w:rPr>
            <w:rFonts w:ascii="Trebuchet MS" w:hAnsi="Trebuchet MS"/>
            <w:noProof/>
          </w:rPr>
          <w:delText>has come</w:delText>
        </w:r>
      </w:del>
      <w:ins w:id="237" w:author="Author">
        <w:r w:rsidRPr="00166BBA">
          <w:rPr>
            <w:rFonts w:ascii="Trebuchet MS" w:hAnsi="Trebuchet MS"/>
            <w:noProof/>
          </w:rPr>
          <w:t>came</w:t>
        </w:r>
      </w:ins>
      <w:r w:rsidRPr="00166BBA">
        <w:rPr>
          <w:rFonts w:ascii="Trebuchet MS" w:hAnsi="Trebuchet MS"/>
          <w:noProof/>
        </w:rPr>
        <w:t xml:space="preserve"> out of Hesh′bon, a flame from the town of Si′hon.</w:t>
      </w:r>
    </w:p>
    <w:p w:rsidR="00AC0488" w:rsidRPr="00166BBA" w:rsidRDefault="00AC0488" w:rsidP="00AC0488">
      <w:pPr>
        <w:rPr>
          <w:rFonts w:ascii="Trebuchet MS" w:hAnsi="Trebuchet MS"/>
          <w:noProof/>
        </w:rPr>
      </w:pPr>
      <w:r w:rsidRPr="00166BBA">
        <w:rPr>
          <w:rFonts w:ascii="Trebuchet MS" w:hAnsi="Trebuchet MS"/>
          <w:noProof/>
        </w:rPr>
        <w:t xml:space="preserve">It has consumed Ar of Mo′ab, the </w:t>
      </w:r>
      <w:del w:id="238" w:author="Author">
        <w:r w:rsidRPr="00166BBA">
          <w:rPr>
            <w:rFonts w:ascii="Trebuchet MS" w:hAnsi="Trebuchet MS"/>
            <w:noProof/>
          </w:rPr>
          <w:delText>owners</w:delText>
        </w:r>
      </w:del>
      <w:ins w:id="239" w:author="Author">
        <w:r w:rsidRPr="00166BBA">
          <w:rPr>
            <w:rFonts w:ascii="Trebuchet MS" w:hAnsi="Trebuchet MS"/>
            <w:noProof/>
          </w:rPr>
          <w:t>lords</w:t>
        </w:r>
      </w:ins>
      <w:r w:rsidRPr="00166BBA">
        <w:rPr>
          <w:rFonts w:ascii="Trebuchet MS" w:hAnsi="Trebuchet MS"/>
          <w:noProof/>
        </w:rPr>
        <w:t xml:space="preserve"> of the high places of the Ar′non.</w:t>
      </w:r>
    </w:p>
    <w:p w:rsidR="00AC0488" w:rsidRPr="00166BBA" w:rsidRDefault="00AC0488" w:rsidP="00AC0488">
      <w:pPr>
        <w:rPr>
          <w:rFonts w:ascii="Trebuchet MS" w:hAnsi="Trebuchet MS"/>
          <w:noProof/>
        </w:rPr>
      </w:pPr>
      <w:r w:rsidRPr="00166BBA">
        <w:rPr>
          <w:rFonts w:ascii="Trebuchet MS" w:hAnsi="Trebuchet MS"/>
          <w:b/>
        </w:rPr>
        <w:t xml:space="preserve">21:29 </w:t>
      </w:r>
      <w:r w:rsidRPr="00166BBA">
        <w:rPr>
          <w:rFonts w:ascii="Trebuchet MS" w:hAnsi="Trebuchet MS"/>
          <w:noProof/>
        </w:rPr>
        <w:t xml:space="preserve">Woe to you, Mo′ab! You will </w:t>
      </w:r>
      <w:del w:id="240" w:author="Author">
        <w:r w:rsidRPr="00166BBA">
          <w:rPr>
            <w:rFonts w:ascii="Trebuchet MS" w:hAnsi="Trebuchet MS"/>
            <w:noProof/>
          </w:rPr>
          <w:delText>certainly perish</w:delText>
        </w:r>
      </w:del>
      <w:ins w:id="241" w:author="Author">
        <w:r w:rsidRPr="00166BBA">
          <w:rPr>
            <w:rFonts w:ascii="Trebuchet MS" w:hAnsi="Trebuchet MS"/>
            <w:noProof/>
          </w:rPr>
          <w:t>be destroyed</w:t>
        </w:r>
      </w:ins>
      <w:r w:rsidRPr="00166BBA">
        <w:rPr>
          <w:rFonts w:ascii="Trebuchet MS" w:hAnsi="Trebuchet MS"/>
          <w:noProof/>
        </w:rPr>
        <w:t>, O people of Che′mosh!</w:t>
      </w:r>
    </w:p>
    <w:p w:rsidR="00AC0488" w:rsidRPr="00166BBA" w:rsidRDefault="00AC0488" w:rsidP="00AC0488">
      <w:pPr>
        <w:rPr>
          <w:rFonts w:ascii="Trebuchet MS" w:hAnsi="Trebuchet MS"/>
          <w:noProof/>
        </w:rPr>
      </w:pPr>
      <w:r w:rsidRPr="00166BBA">
        <w:rPr>
          <w:rFonts w:ascii="Trebuchet MS" w:hAnsi="Trebuchet MS"/>
          <w:noProof/>
        </w:rPr>
        <w:t xml:space="preserve">He </w:t>
      </w:r>
      <w:del w:id="242" w:author="Author">
        <w:r w:rsidRPr="00166BBA">
          <w:rPr>
            <w:rFonts w:ascii="Trebuchet MS" w:hAnsi="Trebuchet MS"/>
            <w:noProof/>
          </w:rPr>
          <w:delText>will certainly give</w:delText>
        </w:r>
      </w:del>
      <w:ins w:id="243" w:author="Author">
        <w:r w:rsidRPr="00166BBA">
          <w:rPr>
            <w:rFonts w:ascii="Trebuchet MS" w:hAnsi="Trebuchet MS"/>
            <w:noProof/>
          </w:rPr>
          <w:t>makes</w:t>
        </w:r>
      </w:ins>
      <w:r w:rsidRPr="00166BBA">
        <w:rPr>
          <w:rFonts w:ascii="Trebuchet MS" w:hAnsi="Trebuchet MS"/>
          <w:noProof/>
        </w:rPr>
        <w:t xml:space="preserve"> his sons </w:t>
      </w:r>
      <w:del w:id="244" w:author="Author">
        <w:r w:rsidRPr="00166BBA">
          <w:rPr>
            <w:rFonts w:ascii="Trebuchet MS" w:hAnsi="Trebuchet MS"/>
            <w:noProof/>
          </w:rPr>
          <w:delText>as escaped ones</w:delText>
        </w:r>
      </w:del>
      <w:ins w:id="245" w:author="Author">
        <w:r w:rsidRPr="00166BBA">
          <w:rPr>
            <w:rFonts w:ascii="Trebuchet MS" w:hAnsi="Trebuchet MS"/>
            <w:noProof/>
          </w:rPr>
          <w:t>fugitives</w:t>
        </w:r>
      </w:ins>
      <w:r w:rsidRPr="00166BBA">
        <w:rPr>
          <w:rFonts w:ascii="Trebuchet MS" w:hAnsi="Trebuchet MS"/>
          <w:noProof/>
        </w:rPr>
        <w:t xml:space="preserve"> and his daughters </w:t>
      </w:r>
      <w:del w:id="246" w:author="Author">
        <w:r w:rsidRPr="00166BBA">
          <w:rPr>
            <w:rFonts w:ascii="Trebuchet MS" w:hAnsi="Trebuchet MS"/>
            <w:noProof/>
          </w:rPr>
          <w:delText>in the captivity to</w:delText>
        </w:r>
      </w:del>
      <w:ins w:id="247" w:author="Author">
        <w:r w:rsidRPr="00166BBA">
          <w:rPr>
            <w:rFonts w:ascii="Trebuchet MS" w:hAnsi="Trebuchet MS"/>
            <w:noProof/>
          </w:rPr>
          <w:t>captives of Si′hon,</w:t>
        </w:r>
      </w:ins>
      <w:r w:rsidRPr="00166BBA">
        <w:rPr>
          <w:rFonts w:ascii="Trebuchet MS" w:hAnsi="Trebuchet MS"/>
          <w:noProof/>
        </w:rPr>
        <w:t xml:space="preserve"> the king of the Am′or·ites</w:t>
      </w:r>
      <w:del w:id="248" w:author="Author">
        <w:r w:rsidRPr="00166BBA">
          <w:rPr>
            <w:rFonts w:ascii="Trebuchet MS" w:hAnsi="Trebuchet MS"/>
            <w:noProof/>
          </w:rPr>
          <w:delText>, Si′hon</w:delText>
        </w:r>
      </w:del>
      <w:r w:rsidRPr="00166BBA">
        <w:rPr>
          <w:rFonts w:ascii="Trebuchet MS" w:hAnsi="Trebuchet MS"/>
          <w:noProof/>
        </w:rPr>
        <w:t>.</w:t>
      </w:r>
    </w:p>
    <w:p w:rsidR="00AC0488" w:rsidRPr="00166BBA" w:rsidRDefault="00AC0488" w:rsidP="00AC0488">
      <w:pPr>
        <w:rPr>
          <w:rFonts w:ascii="Trebuchet MS" w:hAnsi="Trebuchet MS"/>
          <w:noProof/>
        </w:rPr>
      </w:pPr>
      <w:r w:rsidRPr="00166BBA">
        <w:rPr>
          <w:rFonts w:ascii="Trebuchet MS" w:hAnsi="Trebuchet MS"/>
          <w:b/>
        </w:rPr>
        <w:t xml:space="preserve">21:30 </w:t>
      </w:r>
      <w:del w:id="249" w:author="Author">
        <w:r w:rsidRPr="00166BBA">
          <w:rPr>
            <w:rFonts w:ascii="Trebuchet MS" w:hAnsi="Trebuchet MS"/>
            <w:noProof/>
          </w:rPr>
          <w:delText>So let</w:delText>
        </w:r>
      </w:del>
      <w:ins w:id="250" w:author="Author">
        <w:r w:rsidRPr="00166BBA">
          <w:rPr>
            <w:rFonts w:ascii="Trebuchet MS" w:hAnsi="Trebuchet MS"/>
            <w:noProof/>
          </w:rPr>
          <w:t>Let</w:t>
        </w:r>
      </w:ins>
      <w:r w:rsidRPr="00166BBA">
        <w:rPr>
          <w:rFonts w:ascii="Trebuchet MS" w:hAnsi="Trebuchet MS"/>
          <w:noProof/>
        </w:rPr>
        <w:t xml:space="preserve"> us shoot at them</w:t>
      </w:r>
      <w:del w:id="251" w:author="Author">
        <w:r w:rsidRPr="00166BBA">
          <w:rPr>
            <w:rFonts w:ascii="Trebuchet MS" w:hAnsi="Trebuchet MS"/>
            <w:noProof/>
          </w:rPr>
          <w:delText>.</w:delText>
        </w:r>
      </w:del>
      <w:ins w:id="252" w:author="Author">
        <w:r w:rsidRPr="00166BBA">
          <w:rPr>
            <w:rFonts w:ascii="Trebuchet MS" w:hAnsi="Trebuchet MS"/>
            <w:noProof/>
          </w:rPr>
          <w:t>;</w:t>
        </w:r>
      </w:ins>
    </w:p>
    <w:p w:rsidR="00AC0488" w:rsidRPr="00166BBA" w:rsidRDefault="00AC0488" w:rsidP="00AC0488">
      <w:pPr>
        <w:rPr>
          <w:rFonts w:ascii="Trebuchet MS" w:hAnsi="Trebuchet MS"/>
          <w:noProof/>
        </w:rPr>
      </w:pPr>
      <w:r w:rsidRPr="00166BBA">
        <w:rPr>
          <w:rFonts w:ascii="Trebuchet MS" w:hAnsi="Trebuchet MS"/>
          <w:noProof/>
        </w:rPr>
        <w:t xml:space="preserve">Hesh′bon will </w:t>
      </w:r>
      <w:del w:id="253" w:author="Author">
        <w:r w:rsidRPr="00166BBA">
          <w:rPr>
            <w:rFonts w:ascii="Trebuchet MS" w:hAnsi="Trebuchet MS"/>
            <w:noProof/>
          </w:rPr>
          <w:delText>certainly perish up to</w:delText>
        </w:r>
      </w:del>
      <w:ins w:id="254" w:author="Author">
        <w:r w:rsidRPr="00166BBA">
          <w:rPr>
            <w:rFonts w:ascii="Trebuchet MS" w:hAnsi="Trebuchet MS"/>
            <w:noProof/>
          </w:rPr>
          <w:t>be destroyed as far as</w:t>
        </w:r>
      </w:ins>
      <w:r w:rsidRPr="00166BBA">
        <w:rPr>
          <w:rFonts w:ascii="Trebuchet MS" w:hAnsi="Trebuchet MS"/>
          <w:noProof/>
        </w:rPr>
        <w:t xml:space="preserve"> Di′bon</w:t>
      </w:r>
      <w:del w:id="255" w:author="Author">
        <w:r w:rsidRPr="00166BBA">
          <w:rPr>
            <w:rFonts w:ascii="Trebuchet MS" w:hAnsi="Trebuchet MS"/>
            <w:noProof/>
          </w:rPr>
          <w:delText>,</w:delText>
        </w:r>
      </w:del>
      <w:ins w:id="256" w:author="Author">
        <w:r w:rsidRPr="00166BBA">
          <w:rPr>
            <w:rFonts w:ascii="Trebuchet MS" w:hAnsi="Trebuchet MS"/>
            <w:noProof/>
          </w:rPr>
          <w:t>;</w:t>
        </w:r>
      </w:ins>
    </w:p>
    <w:p w:rsidR="00AC0488" w:rsidRPr="00166BBA" w:rsidRDefault="00AC0488" w:rsidP="00AC0488">
      <w:pPr>
        <w:rPr>
          <w:ins w:id="257" w:author="Author"/>
          <w:rFonts w:ascii="Trebuchet MS" w:hAnsi="Trebuchet MS"/>
          <w:noProof/>
        </w:rPr>
      </w:pPr>
      <w:del w:id="258" w:author="Author">
        <w:r w:rsidRPr="00166BBA">
          <w:rPr>
            <w:rFonts w:ascii="Trebuchet MS" w:hAnsi="Trebuchet MS"/>
            <w:noProof/>
          </w:rPr>
          <w:delText>And the women up to</w:delText>
        </w:r>
      </w:del>
      <w:ins w:id="259" w:author="Author">
        <w:r w:rsidRPr="00166BBA">
          <w:rPr>
            <w:rFonts w:ascii="Trebuchet MS" w:hAnsi="Trebuchet MS"/>
            <w:noProof/>
          </w:rPr>
          <w:t>Let us desolate it as far as</w:t>
        </w:r>
      </w:ins>
      <w:r w:rsidRPr="00166BBA">
        <w:rPr>
          <w:rFonts w:ascii="Trebuchet MS" w:hAnsi="Trebuchet MS"/>
          <w:noProof/>
        </w:rPr>
        <w:t xml:space="preserve"> No′phah</w:t>
      </w:r>
      <w:del w:id="260" w:author="Author">
        <w:r w:rsidRPr="00166BBA">
          <w:rPr>
            <w:rFonts w:ascii="Trebuchet MS" w:hAnsi="Trebuchet MS"/>
            <w:noProof/>
          </w:rPr>
          <w:delText>, the men up to</w:delText>
        </w:r>
      </w:del>
      <w:ins w:id="261" w:author="Author">
        <w:r w:rsidRPr="00166BBA">
          <w:rPr>
            <w:rFonts w:ascii="Trebuchet MS" w:hAnsi="Trebuchet MS"/>
            <w:noProof/>
          </w:rPr>
          <w:t>;</w:t>
        </w:r>
      </w:ins>
    </w:p>
    <w:p w:rsidR="00AC0488" w:rsidRPr="00166BBA" w:rsidRDefault="00AC0488" w:rsidP="00AC0488">
      <w:pPr>
        <w:rPr>
          <w:rFonts w:ascii="Trebuchet MS" w:hAnsi="Trebuchet MS"/>
          <w:noProof/>
        </w:rPr>
      </w:pPr>
      <w:ins w:id="262" w:author="Author">
        <w:r w:rsidRPr="00166BBA">
          <w:rPr>
            <w:rFonts w:ascii="Trebuchet MS" w:hAnsi="Trebuchet MS"/>
            <w:noProof/>
          </w:rPr>
          <w:t>Fire will spread as far as</w:t>
        </w:r>
      </w:ins>
      <w:r w:rsidRPr="00166BBA">
        <w:rPr>
          <w:rFonts w:ascii="Trebuchet MS" w:hAnsi="Trebuchet MS"/>
          <w:noProof/>
        </w:rPr>
        <w:t xml:space="preserve"> Med′e·ba.”</w:t>
      </w:r>
    </w:p>
    <w:p w:rsidR="00AC0488" w:rsidRPr="00166BBA" w:rsidRDefault="00AC0488" w:rsidP="00AC0488">
      <w:pPr>
        <w:rPr>
          <w:rFonts w:ascii="Trebuchet MS" w:hAnsi="Trebuchet MS"/>
          <w:noProof/>
        </w:rPr>
      </w:pPr>
      <w:r w:rsidRPr="00166BBA">
        <w:rPr>
          <w:rFonts w:ascii="Trebuchet MS" w:hAnsi="Trebuchet MS"/>
          <w:b/>
        </w:rPr>
        <w:t xml:space="preserve">21:31 </w:t>
      </w:r>
      <w:del w:id="263" w:author="Author">
        <w:r w:rsidRPr="00166BBA">
          <w:rPr>
            <w:rFonts w:ascii="Trebuchet MS" w:hAnsi="Trebuchet MS"/>
            <w:noProof/>
          </w:rPr>
          <w:delText>And</w:delText>
        </w:r>
      </w:del>
      <w:ins w:id="264" w:author="Author">
        <w:r w:rsidRPr="00166BBA">
          <w:rPr>
            <w:rFonts w:ascii="Trebuchet MS" w:hAnsi="Trebuchet MS"/>
            <w:noProof/>
          </w:rPr>
          <w:t>So</w:t>
        </w:r>
      </w:ins>
      <w:r w:rsidRPr="00166BBA">
        <w:rPr>
          <w:rFonts w:ascii="Trebuchet MS" w:hAnsi="Trebuchet MS"/>
          <w:noProof/>
        </w:rPr>
        <w:t xml:space="preserve"> Israel began to dwell in the land of the Am′or·ites. </w:t>
      </w:r>
      <w:r w:rsidRPr="00166BBA">
        <w:rPr>
          <w:rFonts w:ascii="Trebuchet MS" w:hAnsi="Trebuchet MS"/>
          <w:b/>
          <w:noProof/>
        </w:rPr>
        <w:t xml:space="preserve">21:32 </w:t>
      </w:r>
      <w:del w:id="265" w:author="Author">
        <w:r w:rsidRPr="00166BBA">
          <w:rPr>
            <w:rFonts w:ascii="Trebuchet MS" w:hAnsi="Trebuchet MS"/>
            <w:noProof/>
          </w:rPr>
          <w:delText xml:space="preserve">Then </w:delText>
        </w:r>
      </w:del>
      <w:r w:rsidRPr="00166BBA">
        <w:rPr>
          <w:rFonts w:ascii="Trebuchet MS" w:hAnsi="Trebuchet MS"/>
          <w:noProof/>
        </w:rPr>
        <w:t xml:space="preserve">Moses </w:t>
      </w:r>
      <w:ins w:id="266" w:author="Author">
        <w:r w:rsidRPr="00166BBA">
          <w:rPr>
            <w:rFonts w:ascii="Trebuchet MS" w:hAnsi="Trebuchet MS"/>
            <w:noProof/>
          </w:rPr>
          <w:t xml:space="preserve">then </w:t>
        </w:r>
      </w:ins>
      <w:r w:rsidRPr="00166BBA">
        <w:rPr>
          <w:rFonts w:ascii="Trebuchet MS" w:hAnsi="Trebuchet MS"/>
          <w:noProof/>
        </w:rPr>
        <w:t xml:space="preserve">sent some </w:t>
      </w:r>
      <w:ins w:id="267" w:author="Author">
        <w:r w:rsidRPr="00166BBA">
          <w:rPr>
            <w:rFonts w:ascii="Trebuchet MS" w:hAnsi="Trebuchet MS"/>
            <w:noProof/>
          </w:rPr>
          <w:t xml:space="preserve">men </w:t>
        </w:r>
      </w:ins>
      <w:r w:rsidRPr="00166BBA">
        <w:rPr>
          <w:rFonts w:ascii="Trebuchet MS" w:hAnsi="Trebuchet MS"/>
          <w:noProof/>
        </w:rPr>
        <w:t xml:space="preserve">to spy on Ja′zer. </w:t>
      </w:r>
      <w:del w:id="268" w:author="Author">
        <w:r w:rsidRPr="00166BBA">
          <w:rPr>
            <w:rFonts w:ascii="Trebuchet MS" w:hAnsi="Trebuchet MS"/>
            <w:noProof/>
          </w:rPr>
          <w:delText>So they</w:delText>
        </w:r>
      </w:del>
      <w:ins w:id="269" w:author="Author">
        <w:r w:rsidRPr="00166BBA">
          <w:rPr>
            <w:rFonts w:ascii="Trebuchet MS" w:hAnsi="Trebuchet MS"/>
            <w:noProof/>
          </w:rPr>
          <w:t>They</w:t>
        </w:r>
      </w:ins>
      <w:r w:rsidRPr="00166BBA">
        <w:rPr>
          <w:rFonts w:ascii="Trebuchet MS" w:hAnsi="Trebuchet MS"/>
          <w:noProof/>
        </w:rPr>
        <w:t xml:space="preserve"> captured its dependent</w:t>
      </w:r>
      <w:ins w:id="270" w:author="Author">
        <w:r w:rsidRPr="00166BBA">
          <w:rPr>
            <w:rStyle w:val="FootnoteReference"/>
            <w:rFonts w:ascii="Trebuchet MS" w:hAnsi="Trebuchet MS"/>
            <w:noProof/>
          </w:rPr>
          <w:footnoteReference w:id="15"/>
        </w:r>
      </w:ins>
      <w:r w:rsidRPr="00166BBA">
        <w:rPr>
          <w:rFonts w:ascii="Trebuchet MS" w:hAnsi="Trebuchet MS"/>
          <w:noProof/>
        </w:rPr>
        <w:t xml:space="preserve"> towns and </w:t>
      </w:r>
      <w:del w:id="273" w:author="Author">
        <w:r w:rsidRPr="00166BBA">
          <w:rPr>
            <w:rFonts w:ascii="Trebuchet MS" w:hAnsi="Trebuchet MS"/>
            <w:noProof/>
          </w:rPr>
          <w:delText>dispossessed</w:delText>
        </w:r>
      </w:del>
      <w:ins w:id="274" w:author="Author">
        <w:r w:rsidRPr="00166BBA">
          <w:rPr>
            <w:rFonts w:ascii="Trebuchet MS" w:hAnsi="Trebuchet MS"/>
            <w:noProof/>
          </w:rPr>
          <w:t>drove out</w:t>
        </w:r>
      </w:ins>
      <w:r w:rsidRPr="00166BBA">
        <w:rPr>
          <w:rFonts w:ascii="Trebuchet MS" w:hAnsi="Trebuchet MS"/>
          <w:noProof/>
        </w:rPr>
        <w:t xml:space="preserve"> the Am′or·ites who were there. </w:t>
      </w:r>
      <w:r w:rsidRPr="00166BBA">
        <w:rPr>
          <w:rFonts w:ascii="Trebuchet MS" w:hAnsi="Trebuchet MS"/>
          <w:b/>
          <w:noProof/>
        </w:rPr>
        <w:t xml:space="preserve">21:33 </w:t>
      </w:r>
      <w:r w:rsidRPr="00166BBA">
        <w:rPr>
          <w:rFonts w:ascii="Trebuchet MS" w:hAnsi="Trebuchet MS"/>
          <w:noProof/>
        </w:rPr>
        <w:t xml:space="preserve">After that they turned and went up by the </w:t>
      </w:r>
      <w:del w:id="275" w:author="Author">
        <w:r w:rsidRPr="00166BBA" w:rsidDel="00672FFB">
          <w:rPr>
            <w:rFonts w:ascii="Trebuchet MS" w:hAnsi="Trebuchet MS"/>
            <w:noProof/>
          </w:rPr>
          <w:delText>way</w:delText>
        </w:r>
      </w:del>
      <w:ins w:id="276" w:author="Author">
        <w:r>
          <w:rPr>
            <w:rFonts w:ascii="Trebuchet MS" w:hAnsi="Trebuchet MS"/>
            <w:noProof/>
          </w:rPr>
          <w:t>Way</w:t>
        </w:r>
      </w:ins>
      <w:r w:rsidRPr="00166BBA">
        <w:rPr>
          <w:rFonts w:ascii="Trebuchet MS" w:hAnsi="Trebuchet MS"/>
          <w:noProof/>
        </w:rPr>
        <w:t xml:space="preserve"> of Ba′shan. </w:t>
      </w:r>
      <w:del w:id="277" w:author="Author">
        <w:r w:rsidRPr="00166BBA">
          <w:rPr>
            <w:rFonts w:ascii="Trebuchet MS" w:hAnsi="Trebuchet MS"/>
            <w:noProof/>
          </w:rPr>
          <w:delText>At this</w:delText>
        </w:r>
      </w:del>
      <w:ins w:id="278" w:author="Author">
        <w:r w:rsidRPr="00166BBA">
          <w:rPr>
            <w:rFonts w:ascii="Trebuchet MS" w:hAnsi="Trebuchet MS"/>
            <w:noProof/>
          </w:rPr>
          <w:t>And</w:t>
        </w:r>
      </w:ins>
      <w:r w:rsidRPr="00166BBA">
        <w:rPr>
          <w:rFonts w:ascii="Trebuchet MS" w:hAnsi="Trebuchet MS"/>
          <w:noProof/>
        </w:rPr>
        <w:t xml:space="preserve"> Og the king of Ba′shan came out </w:t>
      </w:r>
      <w:del w:id="279" w:author="Author">
        <w:r w:rsidRPr="00166BBA">
          <w:rPr>
            <w:rFonts w:ascii="Trebuchet MS" w:hAnsi="Trebuchet MS"/>
            <w:noProof/>
          </w:rPr>
          <w:delText>to meet them, he and</w:delText>
        </w:r>
      </w:del>
      <w:ins w:id="280" w:author="Author">
        <w:r w:rsidRPr="00166BBA">
          <w:rPr>
            <w:rFonts w:ascii="Trebuchet MS" w:hAnsi="Trebuchet MS"/>
            <w:noProof/>
          </w:rPr>
          <w:t>with</w:t>
        </w:r>
      </w:ins>
      <w:r w:rsidRPr="00166BBA">
        <w:rPr>
          <w:rFonts w:ascii="Trebuchet MS" w:hAnsi="Trebuchet MS"/>
          <w:noProof/>
        </w:rPr>
        <w:t xml:space="preserve"> all his people</w:t>
      </w:r>
      <w:del w:id="281" w:author="Author">
        <w:r w:rsidRPr="00166BBA">
          <w:rPr>
            <w:rFonts w:ascii="Trebuchet MS" w:hAnsi="Trebuchet MS"/>
            <w:noProof/>
          </w:rPr>
          <w:delText>,</w:delText>
        </w:r>
      </w:del>
      <w:r w:rsidRPr="00166BBA">
        <w:rPr>
          <w:rFonts w:ascii="Trebuchet MS" w:hAnsi="Trebuchet MS"/>
          <w:noProof/>
        </w:rPr>
        <w:t xml:space="preserve"> to </w:t>
      </w:r>
      <w:del w:id="282" w:author="Author">
        <w:r w:rsidRPr="00166BBA">
          <w:rPr>
            <w:rFonts w:ascii="Trebuchet MS" w:hAnsi="Trebuchet MS"/>
            <w:noProof/>
          </w:rPr>
          <w:delText>the</w:delText>
        </w:r>
      </w:del>
      <w:ins w:id="283" w:author="Author">
        <w:r w:rsidRPr="00166BBA">
          <w:rPr>
            <w:rFonts w:ascii="Trebuchet MS" w:hAnsi="Trebuchet MS"/>
            <w:noProof/>
          </w:rPr>
          <w:t>meet them in</w:t>
        </w:r>
      </w:ins>
      <w:r w:rsidRPr="00166BBA">
        <w:rPr>
          <w:rFonts w:ascii="Trebuchet MS" w:hAnsi="Trebuchet MS"/>
          <w:noProof/>
        </w:rPr>
        <w:t xml:space="preserve"> battle </w:t>
      </w:r>
      <w:del w:id="284" w:author="Author">
        <w:r w:rsidRPr="00166BBA">
          <w:rPr>
            <w:rFonts w:ascii="Trebuchet MS" w:hAnsi="Trebuchet MS"/>
            <w:noProof/>
          </w:rPr>
          <w:delText>of</w:delText>
        </w:r>
      </w:del>
      <w:ins w:id="285" w:author="Author">
        <w:r w:rsidRPr="00166BBA">
          <w:rPr>
            <w:rFonts w:ascii="Trebuchet MS" w:hAnsi="Trebuchet MS"/>
            <w:noProof/>
          </w:rPr>
          <w:t>at</w:t>
        </w:r>
      </w:ins>
      <w:r w:rsidRPr="00166BBA">
        <w:rPr>
          <w:rFonts w:ascii="Trebuchet MS" w:hAnsi="Trebuchet MS"/>
          <w:noProof/>
        </w:rPr>
        <w:t xml:space="preserve"> Ed′re·i. </w:t>
      </w:r>
      <w:r w:rsidRPr="00166BBA">
        <w:rPr>
          <w:rFonts w:ascii="Trebuchet MS" w:hAnsi="Trebuchet MS"/>
          <w:b/>
          <w:noProof/>
        </w:rPr>
        <w:t xml:space="preserve">21:34 </w:t>
      </w:r>
      <w:r w:rsidRPr="00166BBA">
        <w:rPr>
          <w:rFonts w:ascii="Trebuchet MS" w:hAnsi="Trebuchet MS"/>
          <w:noProof/>
        </w:rPr>
        <w:t xml:space="preserve">Jehovah </w:t>
      </w:r>
      <w:del w:id="286" w:author="Author">
        <w:r w:rsidRPr="00166BBA">
          <w:rPr>
            <w:rFonts w:ascii="Trebuchet MS" w:hAnsi="Trebuchet MS"/>
            <w:noProof/>
          </w:rPr>
          <w:delText xml:space="preserve">now </w:delText>
        </w:r>
      </w:del>
      <w:r w:rsidRPr="00166BBA">
        <w:rPr>
          <w:rFonts w:ascii="Trebuchet MS" w:hAnsi="Trebuchet MS"/>
          <w:noProof/>
        </w:rPr>
        <w:t xml:space="preserve">said to Moses: “Do not be afraid of him, for </w:t>
      </w:r>
      <w:del w:id="287" w:author="Author">
        <w:r w:rsidRPr="00166BBA">
          <w:rPr>
            <w:rFonts w:ascii="Trebuchet MS" w:hAnsi="Trebuchet MS"/>
            <w:noProof/>
          </w:rPr>
          <w:delText>into your hand I shall certainly</w:delText>
        </w:r>
      </w:del>
      <w:ins w:id="288" w:author="Author">
        <w:r w:rsidRPr="00166BBA">
          <w:rPr>
            <w:rFonts w:ascii="Trebuchet MS" w:hAnsi="Trebuchet MS"/>
            <w:noProof/>
          </w:rPr>
          <w:t>I will</w:t>
        </w:r>
      </w:ins>
      <w:r w:rsidRPr="00166BBA">
        <w:rPr>
          <w:rFonts w:ascii="Trebuchet MS" w:hAnsi="Trebuchet MS"/>
          <w:noProof/>
        </w:rPr>
        <w:t xml:space="preserve"> give him and all his people and his land</w:t>
      </w:r>
      <w:del w:id="289" w:author="Author">
        <w:r w:rsidRPr="00166BBA">
          <w:rPr>
            <w:rFonts w:ascii="Trebuchet MS" w:hAnsi="Trebuchet MS"/>
            <w:noProof/>
          </w:rPr>
          <w:delText>;</w:delText>
        </w:r>
      </w:del>
      <w:ins w:id="290" w:author="Author">
        <w:r w:rsidRPr="00166BBA">
          <w:rPr>
            <w:rFonts w:ascii="Trebuchet MS" w:hAnsi="Trebuchet MS"/>
            <w:noProof/>
          </w:rPr>
          <w:t xml:space="preserve"> into your hand,</w:t>
        </w:r>
      </w:ins>
      <w:r w:rsidRPr="00166BBA">
        <w:rPr>
          <w:rFonts w:ascii="Trebuchet MS" w:hAnsi="Trebuchet MS"/>
          <w:noProof/>
        </w:rPr>
        <w:t xml:space="preserve"> and you </w:t>
      </w:r>
      <w:del w:id="291" w:author="Author">
        <w:r w:rsidRPr="00166BBA">
          <w:rPr>
            <w:rFonts w:ascii="Trebuchet MS" w:hAnsi="Trebuchet MS"/>
            <w:noProof/>
          </w:rPr>
          <w:delText>must</w:delText>
        </w:r>
      </w:del>
      <w:ins w:id="292" w:author="Author">
        <w:r w:rsidRPr="00166BBA">
          <w:rPr>
            <w:rFonts w:ascii="Trebuchet MS" w:hAnsi="Trebuchet MS"/>
            <w:noProof/>
          </w:rPr>
          <w:t>will</w:t>
        </w:r>
      </w:ins>
      <w:r w:rsidRPr="00166BBA">
        <w:rPr>
          <w:rFonts w:ascii="Trebuchet MS" w:hAnsi="Trebuchet MS"/>
          <w:noProof/>
        </w:rPr>
        <w:t xml:space="preserve"> do to him just as you did to Si′hon</w:t>
      </w:r>
      <w:del w:id="293" w:author="Author">
        <w:r w:rsidRPr="00166BBA">
          <w:rPr>
            <w:rFonts w:ascii="Trebuchet MS" w:hAnsi="Trebuchet MS"/>
            <w:noProof/>
          </w:rPr>
          <w:delText>,</w:delText>
        </w:r>
      </w:del>
      <w:r w:rsidRPr="00166BBA">
        <w:rPr>
          <w:rFonts w:ascii="Trebuchet MS" w:hAnsi="Trebuchet MS"/>
          <w:noProof/>
        </w:rPr>
        <w:t xml:space="preserve"> the king of the Am′or·ites, who </w:t>
      </w:r>
      <w:del w:id="294" w:author="Author">
        <w:r w:rsidRPr="00166BBA">
          <w:rPr>
            <w:rFonts w:ascii="Trebuchet MS" w:hAnsi="Trebuchet MS"/>
            <w:noProof/>
          </w:rPr>
          <w:delText>used to dwell</w:delText>
        </w:r>
      </w:del>
      <w:ins w:id="295" w:author="Author">
        <w:r w:rsidRPr="00166BBA">
          <w:rPr>
            <w:rFonts w:ascii="Trebuchet MS" w:hAnsi="Trebuchet MS"/>
            <w:noProof/>
          </w:rPr>
          <w:t>lived</w:t>
        </w:r>
      </w:ins>
      <w:r w:rsidRPr="00166BBA">
        <w:rPr>
          <w:rFonts w:ascii="Trebuchet MS" w:hAnsi="Trebuchet MS"/>
          <w:noProof/>
        </w:rPr>
        <w:t xml:space="preserve"> in Hesh′bon.” </w:t>
      </w:r>
      <w:r w:rsidRPr="00166BBA">
        <w:rPr>
          <w:rFonts w:ascii="Trebuchet MS" w:hAnsi="Trebuchet MS"/>
          <w:b/>
          <w:noProof/>
        </w:rPr>
        <w:t xml:space="preserve">21:35 </w:t>
      </w:r>
      <w:r w:rsidRPr="00166BBA">
        <w:rPr>
          <w:rFonts w:ascii="Trebuchet MS" w:hAnsi="Trebuchet MS"/>
          <w:noProof/>
        </w:rPr>
        <w:t xml:space="preserve">So they </w:t>
      </w:r>
      <w:del w:id="296" w:author="Author">
        <w:r w:rsidRPr="00166BBA">
          <w:rPr>
            <w:rFonts w:ascii="Trebuchet MS" w:hAnsi="Trebuchet MS"/>
            <w:noProof/>
          </w:rPr>
          <w:delText>went</w:delText>
        </w:r>
      </w:del>
      <w:ins w:id="297" w:author="Author">
        <w:r w:rsidRPr="00166BBA">
          <w:rPr>
            <w:rFonts w:ascii="Trebuchet MS" w:hAnsi="Trebuchet MS"/>
            <w:noProof/>
          </w:rPr>
          <w:t>kept</w:t>
        </w:r>
      </w:ins>
      <w:r w:rsidRPr="00166BBA">
        <w:rPr>
          <w:rFonts w:ascii="Trebuchet MS" w:hAnsi="Trebuchet MS"/>
          <w:noProof/>
        </w:rPr>
        <w:t xml:space="preserve"> striking him </w:t>
      </w:r>
      <w:del w:id="298" w:author="Author">
        <w:r w:rsidRPr="00166BBA">
          <w:rPr>
            <w:rFonts w:ascii="Trebuchet MS" w:hAnsi="Trebuchet MS"/>
            <w:noProof/>
          </w:rPr>
          <w:delText>and</w:delText>
        </w:r>
      </w:del>
      <w:ins w:id="299" w:author="Author">
        <w:r w:rsidRPr="00166BBA">
          <w:rPr>
            <w:rFonts w:ascii="Trebuchet MS" w:hAnsi="Trebuchet MS"/>
            <w:noProof/>
          </w:rPr>
          <w:t>down, along with</w:t>
        </w:r>
      </w:ins>
      <w:r w:rsidRPr="00166BBA">
        <w:rPr>
          <w:rFonts w:ascii="Trebuchet MS" w:hAnsi="Trebuchet MS"/>
          <w:noProof/>
        </w:rPr>
        <w:t xml:space="preserve"> his sons and all his people, until </w:t>
      </w:r>
      <w:del w:id="300" w:author="Author">
        <w:r w:rsidRPr="00166BBA">
          <w:rPr>
            <w:rFonts w:ascii="Trebuchet MS" w:hAnsi="Trebuchet MS"/>
            <w:noProof/>
          </w:rPr>
          <w:delText>there was no survivor remaining to him;</w:delText>
        </w:r>
      </w:del>
      <w:ins w:id="301" w:author="Author">
        <w:r w:rsidRPr="00166BBA">
          <w:rPr>
            <w:rFonts w:ascii="Trebuchet MS" w:hAnsi="Trebuchet MS"/>
            <w:noProof/>
          </w:rPr>
          <w:t>none of his people survived,</w:t>
        </w:r>
      </w:ins>
      <w:r w:rsidRPr="00166BBA">
        <w:rPr>
          <w:rFonts w:ascii="Trebuchet MS" w:hAnsi="Trebuchet MS"/>
          <w:noProof/>
        </w:rPr>
        <w:t xml:space="preserve"> and they </w:t>
      </w:r>
      <w:del w:id="302" w:author="Author">
        <w:r w:rsidRPr="00166BBA">
          <w:rPr>
            <w:rFonts w:ascii="Trebuchet MS" w:hAnsi="Trebuchet MS"/>
            <w:noProof/>
          </w:rPr>
          <w:delText>went taking</w:delText>
        </w:r>
      </w:del>
      <w:ins w:id="303" w:author="Author">
        <w:r w:rsidRPr="00166BBA">
          <w:rPr>
            <w:rFonts w:ascii="Trebuchet MS" w:hAnsi="Trebuchet MS"/>
            <w:noProof/>
          </w:rPr>
          <w:t>took</w:t>
        </w:r>
      </w:ins>
      <w:r w:rsidRPr="00166BBA">
        <w:rPr>
          <w:rFonts w:ascii="Trebuchet MS" w:hAnsi="Trebuchet MS"/>
          <w:noProof/>
        </w:rPr>
        <w:t xml:space="preserve"> possession of his land.</w:t>
      </w:r>
    </w:p>
    <w:p w:rsidR="00AC0488" w:rsidRPr="00166BBA" w:rsidRDefault="00AC0488" w:rsidP="00AC0488">
      <w:pPr>
        <w:rPr>
          <w:rFonts w:ascii="Trebuchet MS" w:hAnsi="Trebuchet MS"/>
          <w:b/>
        </w:rPr>
      </w:pPr>
    </w:p>
    <w:p w:rsidR="00762BCB" w:rsidRPr="00AC0488" w:rsidRDefault="00762BCB" w:rsidP="00AC0488"/>
    <w:sectPr w:rsidR="00762BCB" w:rsidRPr="00AC0488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0848" w:rsidRDefault="00460848">
      <w:r>
        <w:separator/>
      </w:r>
    </w:p>
  </w:endnote>
  <w:endnote w:type="continuationSeparator" w:id="0">
    <w:p w:rsidR="00460848" w:rsidRDefault="00460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0848" w:rsidRDefault="00460848">
      <w:r>
        <w:separator/>
      </w:r>
    </w:p>
  </w:footnote>
  <w:footnote w:type="continuationSeparator" w:id="0">
    <w:p w:rsidR="00460848" w:rsidRDefault="00460848">
      <w:r>
        <w:continuationSeparator/>
      </w:r>
    </w:p>
  </w:footnote>
  <w:footnote w:id="1">
    <w:p w:rsidR="00AC0488" w:rsidRPr="00166BBA" w:rsidRDefault="00AC0488" w:rsidP="00166BBA">
      <w:pPr>
        <w:pStyle w:val="FootnoteText"/>
        <w:spacing w:after="96"/>
        <w:ind w:firstLine="288"/>
        <w:rPr>
          <w:ins w:id="28" w:author="Author"/>
        </w:rPr>
      </w:pPr>
      <w:ins w:id="29" w:author="Author">
        <w:r w:rsidRPr="00166BBA">
          <w:rPr>
            <w:rStyle w:val="FootnoteReference"/>
          </w:rPr>
          <w:footnoteRef/>
        </w:r>
        <w:r w:rsidRPr="00166BBA">
          <w:t xml:space="preserve"> </w:t>
        </w:r>
        <w:r w:rsidRPr="00166BBA">
          <w:rPr>
            <w:b/>
          </w:rPr>
          <w:t xml:space="preserve">21:3 </w:t>
        </w:r>
        <w:r w:rsidRPr="00166BBA">
          <w:t>Meaning “A Devoting to Destruction.”</w:t>
        </w:r>
      </w:ins>
    </w:p>
  </w:footnote>
  <w:footnote w:id="2">
    <w:p w:rsidR="00AC0488" w:rsidRPr="00166BBA" w:rsidRDefault="00AC0488" w:rsidP="00166BBA">
      <w:pPr>
        <w:pStyle w:val="FootnoteText"/>
        <w:spacing w:after="96"/>
        <w:ind w:firstLine="288"/>
        <w:rPr>
          <w:ins w:id="37" w:author="Author"/>
        </w:rPr>
      </w:pPr>
      <w:ins w:id="38" w:author="Author">
        <w:r w:rsidRPr="00166BBA">
          <w:rPr>
            <w:rStyle w:val="FootnoteReference"/>
          </w:rPr>
          <w:footnoteRef/>
        </w:r>
        <w:r w:rsidRPr="00166BBA">
          <w:t xml:space="preserve"> </w:t>
        </w:r>
        <w:r w:rsidRPr="00166BBA">
          <w:rPr>
            <w:b/>
          </w:rPr>
          <w:t xml:space="preserve">21:4 </w:t>
        </w:r>
        <w:r w:rsidRPr="00166BBA">
          <w:t>Or “the soul of the people.”</w:t>
        </w:r>
      </w:ins>
    </w:p>
  </w:footnote>
  <w:footnote w:id="3">
    <w:p w:rsidR="00AC0488" w:rsidRPr="00166BBA" w:rsidRDefault="00AC0488" w:rsidP="00166BBA">
      <w:pPr>
        <w:pStyle w:val="FootnoteText"/>
        <w:spacing w:after="96"/>
        <w:ind w:firstLine="288"/>
        <w:rPr>
          <w:ins w:id="50" w:author="Author"/>
        </w:rPr>
      </w:pPr>
      <w:ins w:id="51" w:author="Author">
        <w:r w:rsidRPr="00166BBA">
          <w:rPr>
            <w:rStyle w:val="FootnoteReference"/>
          </w:rPr>
          <w:footnoteRef/>
        </w:r>
        <w:r w:rsidRPr="00166BBA">
          <w:t xml:space="preserve"> </w:t>
        </w:r>
        <w:r w:rsidRPr="00166BBA">
          <w:rPr>
            <w:b/>
          </w:rPr>
          <w:t xml:space="preserve">21:5 </w:t>
        </w:r>
        <w:r w:rsidRPr="00166BBA">
          <w:t>Or “our souls.”</w:t>
        </w:r>
      </w:ins>
    </w:p>
  </w:footnote>
  <w:footnote w:id="4">
    <w:p w:rsidR="00AC0488" w:rsidRPr="00166BBA" w:rsidRDefault="00AC0488" w:rsidP="00166BBA">
      <w:pPr>
        <w:pStyle w:val="FootnoteText"/>
        <w:spacing w:after="96"/>
        <w:ind w:firstLine="288"/>
        <w:rPr>
          <w:ins w:id="54" w:author="Author"/>
        </w:rPr>
      </w:pPr>
      <w:ins w:id="55" w:author="Author">
        <w:r w:rsidRPr="00166BBA">
          <w:rPr>
            <w:rStyle w:val="FootnoteReference"/>
          </w:rPr>
          <w:footnoteRef/>
        </w:r>
        <w:r w:rsidRPr="00166BBA">
          <w:t xml:space="preserve"> </w:t>
        </w:r>
        <w:r w:rsidRPr="00166BBA">
          <w:rPr>
            <w:b/>
          </w:rPr>
          <w:t xml:space="preserve">21:5 </w:t>
        </w:r>
        <w:r w:rsidRPr="00166BBA">
          <w:t>Or “abhor.”</w:t>
        </w:r>
      </w:ins>
    </w:p>
  </w:footnote>
  <w:footnote w:id="5">
    <w:p w:rsidR="00AC0488" w:rsidRPr="00166BBA" w:rsidRDefault="00AC0488" w:rsidP="00166BBA">
      <w:pPr>
        <w:pStyle w:val="FootnoteText"/>
        <w:spacing w:after="96"/>
        <w:ind w:firstLine="288"/>
        <w:rPr>
          <w:ins w:id="57" w:author="Author"/>
        </w:rPr>
      </w:pPr>
      <w:ins w:id="58" w:author="Author">
        <w:r w:rsidRPr="00166BBA">
          <w:rPr>
            <w:rStyle w:val="FootnoteReference"/>
          </w:rPr>
          <w:footnoteRef/>
        </w:r>
        <w:r w:rsidRPr="00166BBA">
          <w:t xml:space="preserve"> </w:t>
        </w:r>
        <w:r w:rsidRPr="00166BBA">
          <w:rPr>
            <w:b/>
          </w:rPr>
          <w:t xml:space="preserve">21:6 </w:t>
        </w:r>
        <w:r w:rsidRPr="00166BBA">
          <w:t>Or “fiery.”</w:t>
        </w:r>
      </w:ins>
    </w:p>
  </w:footnote>
  <w:footnote w:id="6">
    <w:p w:rsidR="00AC0488" w:rsidRPr="00166BBA" w:rsidRDefault="00AC0488" w:rsidP="00166BBA">
      <w:pPr>
        <w:pStyle w:val="FootnoteText"/>
        <w:spacing w:after="96"/>
        <w:ind w:firstLine="288"/>
        <w:rPr>
          <w:ins w:id="71" w:author="Author"/>
        </w:rPr>
      </w:pPr>
      <w:ins w:id="72" w:author="Author">
        <w:r w:rsidRPr="00166BBA">
          <w:rPr>
            <w:rStyle w:val="FootnoteReference"/>
          </w:rPr>
          <w:footnoteRef/>
        </w:r>
        <w:r w:rsidRPr="00166BBA">
          <w:t xml:space="preserve"> </w:t>
        </w:r>
        <w:r w:rsidRPr="00166BBA">
          <w:rPr>
            <w:b/>
          </w:rPr>
          <w:t xml:space="preserve">21:8 </w:t>
        </w:r>
        <w:r w:rsidRPr="00166BBA">
          <w:t>Or “fiery.”</w:t>
        </w:r>
      </w:ins>
    </w:p>
  </w:footnote>
  <w:footnote w:id="7">
    <w:p w:rsidR="00AC0488" w:rsidRPr="00166BBA" w:rsidRDefault="00AC0488" w:rsidP="00166BBA">
      <w:pPr>
        <w:pStyle w:val="FootnoteText"/>
        <w:spacing w:after="96"/>
        <w:ind w:firstLine="288"/>
        <w:rPr>
          <w:ins w:id="116" w:author="Author"/>
        </w:rPr>
      </w:pPr>
      <w:ins w:id="117" w:author="Author">
        <w:r w:rsidRPr="00166BBA">
          <w:rPr>
            <w:rStyle w:val="FootnoteReference"/>
          </w:rPr>
          <w:footnoteRef/>
        </w:r>
        <w:r w:rsidRPr="00166BBA">
          <w:t xml:space="preserve"> </w:t>
        </w:r>
        <w:r w:rsidRPr="00166BBA">
          <w:rPr>
            <w:b/>
          </w:rPr>
          <w:t xml:space="preserve">21:12 </w:t>
        </w:r>
        <w:r w:rsidRPr="00166BBA">
          <w:t>Or “Wadi.”</w:t>
        </w:r>
      </w:ins>
    </w:p>
  </w:footnote>
  <w:footnote w:id="8">
    <w:p w:rsidR="00AC0488" w:rsidRPr="00166BBA" w:rsidRDefault="00AC0488" w:rsidP="00166BBA">
      <w:pPr>
        <w:pStyle w:val="FootnoteText"/>
        <w:spacing w:after="96"/>
        <w:ind w:firstLine="288"/>
        <w:rPr>
          <w:ins w:id="129" w:author="Author"/>
        </w:rPr>
      </w:pPr>
      <w:ins w:id="130" w:author="Author">
        <w:r w:rsidRPr="00166BBA">
          <w:rPr>
            <w:rStyle w:val="FootnoteReference"/>
          </w:rPr>
          <w:footnoteRef/>
        </w:r>
        <w:r w:rsidRPr="00166BBA">
          <w:t xml:space="preserve"> </w:t>
        </w:r>
        <w:r w:rsidRPr="00166BBA">
          <w:rPr>
            <w:b/>
          </w:rPr>
          <w:t xml:space="preserve">21:14 </w:t>
        </w:r>
        <w:r w:rsidRPr="00166BBA">
          <w:t>Or “wadis.”</w:t>
        </w:r>
      </w:ins>
    </w:p>
  </w:footnote>
  <w:footnote w:id="9">
    <w:p w:rsidR="00AC0488" w:rsidRPr="00166BBA" w:rsidRDefault="00AC0488" w:rsidP="00166BBA">
      <w:pPr>
        <w:pStyle w:val="FootnoteText"/>
        <w:spacing w:after="96"/>
        <w:ind w:firstLine="288"/>
        <w:rPr>
          <w:ins w:id="133" w:author="Author"/>
        </w:rPr>
      </w:pPr>
      <w:ins w:id="134" w:author="Author">
        <w:r w:rsidRPr="00166BBA">
          <w:rPr>
            <w:rStyle w:val="FootnoteReference"/>
          </w:rPr>
          <w:footnoteRef/>
        </w:r>
        <w:r w:rsidRPr="00166BBA">
          <w:t xml:space="preserve"> </w:t>
        </w:r>
        <w:r w:rsidRPr="00166BBA">
          <w:rPr>
            <w:b/>
          </w:rPr>
          <w:t xml:space="preserve">21:15 </w:t>
        </w:r>
        <w:r w:rsidRPr="00166BBA">
          <w:t>Lit., “mouth.”</w:t>
        </w:r>
      </w:ins>
    </w:p>
  </w:footnote>
  <w:footnote w:id="10">
    <w:p w:rsidR="00AC0488" w:rsidRPr="00166BBA" w:rsidRDefault="00AC0488" w:rsidP="00166BBA">
      <w:pPr>
        <w:pStyle w:val="FootnoteText"/>
        <w:spacing w:after="96"/>
        <w:ind w:firstLine="288"/>
        <w:rPr>
          <w:ins w:id="137" w:author="Author"/>
        </w:rPr>
      </w:pPr>
      <w:ins w:id="138" w:author="Author">
        <w:r w:rsidRPr="00166BBA">
          <w:rPr>
            <w:rStyle w:val="FootnoteReference"/>
          </w:rPr>
          <w:footnoteRef/>
        </w:r>
        <w:r w:rsidRPr="00166BBA">
          <w:t xml:space="preserve"> </w:t>
        </w:r>
        <w:r w:rsidRPr="00166BBA">
          <w:rPr>
            <w:b/>
          </w:rPr>
          <w:t xml:space="preserve">21:15 </w:t>
        </w:r>
        <w:r w:rsidRPr="00166BBA">
          <w:t>Or “wadis.”</w:t>
        </w:r>
      </w:ins>
    </w:p>
  </w:footnote>
  <w:footnote w:id="11">
    <w:p w:rsidR="00AC0488" w:rsidRPr="00166BBA" w:rsidRDefault="00AC0488" w:rsidP="00166BBA">
      <w:pPr>
        <w:pStyle w:val="FootnoteText"/>
        <w:spacing w:after="96"/>
        <w:ind w:firstLine="288"/>
        <w:rPr>
          <w:ins w:id="153" w:author="Author"/>
        </w:rPr>
      </w:pPr>
      <w:ins w:id="154" w:author="Author">
        <w:r w:rsidRPr="00166BBA">
          <w:rPr>
            <w:rStyle w:val="FootnoteReference"/>
          </w:rPr>
          <w:footnoteRef/>
        </w:r>
        <w:r w:rsidRPr="00166BBA">
          <w:t xml:space="preserve"> </w:t>
        </w:r>
        <w:r w:rsidRPr="00166BBA">
          <w:rPr>
            <w:b/>
          </w:rPr>
          <w:t xml:space="preserve">21:17 </w:t>
        </w:r>
        <w:r w:rsidRPr="00166BBA">
          <w:t>Or “Sing.”</w:t>
        </w:r>
      </w:ins>
    </w:p>
  </w:footnote>
  <w:footnote w:id="12">
    <w:p w:rsidR="00AC0488" w:rsidRPr="00166BBA" w:rsidRDefault="00AC0488" w:rsidP="00166BBA">
      <w:pPr>
        <w:pStyle w:val="FootnoteText"/>
        <w:spacing w:after="96"/>
        <w:ind w:firstLine="288"/>
        <w:rPr>
          <w:ins w:id="173" w:author="Author"/>
        </w:rPr>
      </w:pPr>
      <w:ins w:id="174" w:author="Author">
        <w:r w:rsidRPr="00166BBA">
          <w:rPr>
            <w:rStyle w:val="FootnoteReference"/>
          </w:rPr>
          <w:footnoteRef/>
        </w:r>
        <w:r w:rsidRPr="00166BBA">
          <w:t xml:space="preserve"> </w:t>
        </w:r>
        <w:r w:rsidRPr="00166BBA">
          <w:rPr>
            <w:b/>
          </w:rPr>
          <w:t xml:space="preserve">21:20 </w:t>
        </w:r>
        <w:r w:rsidRPr="00166BBA">
          <w:t>Lit., “field.”</w:t>
        </w:r>
      </w:ins>
    </w:p>
  </w:footnote>
  <w:footnote w:id="13">
    <w:p w:rsidR="00AC0488" w:rsidRPr="00166BBA" w:rsidRDefault="00AC0488" w:rsidP="00166BBA">
      <w:pPr>
        <w:pStyle w:val="FootnoteText"/>
        <w:spacing w:after="96"/>
        <w:ind w:firstLine="288"/>
        <w:rPr>
          <w:ins w:id="180" w:author="Author"/>
        </w:rPr>
      </w:pPr>
      <w:ins w:id="181" w:author="Author">
        <w:r w:rsidRPr="00166BBA">
          <w:rPr>
            <w:rStyle w:val="FootnoteReference"/>
          </w:rPr>
          <w:footnoteRef/>
        </w:r>
        <w:r w:rsidRPr="00166BBA">
          <w:t xml:space="preserve"> </w:t>
        </w:r>
        <w:r w:rsidRPr="00166BBA">
          <w:rPr>
            <w:b/>
          </w:rPr>
          <w:t xml:space="preserve">21:20 </w:t>
        </w:r>
        <w:r w:rsidRPr="00166BBA">
          <w:t>Or possibly, “the desert; the wilderness.”</w:t>
        </w:r>
      </w:ins>
    </w:p>
  </w:footnote>
  <w:footnote w:id="14">
    <w:p w:rsidR="00AC0488" w:rsidRPr="00166BBA" w:rsidRDefault="00AC0488" w:rsidP="00166BBA">
      <w:pPr>
        <w:pStyle w:val="FootnoteText"/>
        <w:spacing w:after="96"/>
        <w:ind w:firstLine="288"/>
        <w:rPr>
          <w:ins w:id="218" w:author="Author"/>
        </w:rPr>
      </w:pPr>
      <w:ins w:id="219" w:author="Author">
        <w:r w:rsidRPr="00166BBA">
          <w:rPr>
            <w:rStyle w:val="FootnoteReference"/>
          </w:rPr>
          <w:footnoteRef/>
        </w:r>
        <w:r w:rsidRPr="00166BBA">
          <w:t xml:space="preserve"> </w:t>
        </w:r>
        <w:r w:rsidRPr="00166BBA">
          <w:rPr>
            <w:b/>
          </w:rPr>
          <w:t xml:space="preserve">21:25 </w:t>
        </w:r>
        <w:r w:rsidRPr="00166BBA">
          <w:t>Or “surrounding.”</w:t>
        </w:r>
      </w:ins>
    </w:p>
  </w:footnote>
  <w:footnote w:id="15">
    <w:p w:rsidR="00AC0488" w:rsidRPr="00166BBA" w:rsidRDefault="00AC0488" w:rsidP="00166BBA">
      <w:pPr>
        <w:pStyle w:val="FootnoteText"/>
        <w:spacing w:after="96"/>
        <w:ind w:firstLine="288"/>
        <w:rPr>
          <w:ins w:id="271" w:author="Author"/>
        </w:rPr>
      </w:pPr>
      <w:ins w:id="272" w:author="Author">
        <w:r w:rsidRPr="00166BBA">
          <w:rPr>
            <w:rStyle w:val="FootnoteReference"/>
          </w:rPr>
          <w:footnoteRef/>
        </w:r>
        <w:r w:rsidRPr="00166BBA">
          <w:t xml:space="preserve"> </w:t>
        </w:r>
        <w:r w:rsidRPr="00166BBA">
          <w:rPr>
            <w:b/>
          </w:rPr>
          <w:t xml:space="preserve">21:32 </w:t>
        </w:r>
        <w:r w:rsidRPr="00166BBA">
          <w:t>Or “surrounding.”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F474A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1F474A">
        <w:t>Numbers Chapter 21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1F474A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F474A">
      <w:rPr>
        <w:noProof/>
        <w:snapToGrid w:val="0"/>
      </w:rPr>
      <w:t>Numbers 21.Revised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1F474A">
        <w:t>Numbers Chapter 21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1F474A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F474A">
      <w:rPr>
        <w:noProof/>
        <w:snapToGrid w:val="0"/>
      </w:rPr>
      <w:t>Numbers 21.Revised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1F474A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1F474A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1F474A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1F474A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848"/>
    <w:rsid w:val="001F474A"/>
    <w:rsid w:val="00245EDD"/>
    <w:rsid w:val="0026230D"/>
    <w:rsid w:val="002B524D"/>
    <w:rsid w:val="002C00A8"/>
    <w:rsid w:val="00310508"/>
    <w:rsid w:val="003B380B"/>
    <w:rsid w:val="004500A2"/>
    <w:rsid w:val="00460848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AC0488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7c727698636446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AC0488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C0488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AC048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AC0488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C0488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AC048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7c727698636446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1193</ap:Words>
  <ap:Characters>5300</ap:Characters>
  <ap:Application>Microsoft Office Word</ap:Application>
  <ap:DocSecurity>0</ap:DocSecurity>
  <ap:Lines>96</ap:Lines>
  <ap:Paragraphs>37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6456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21</dc:title>
  <dc:subject/>
  <dc:creator>Ruth Farrugia</dc:creator>
  <cp:keywords/>
  <dc:description/>
  <cp:lastModifiedBy>Ruth Farrugia</cp:lastModifiedBy>
  <cp:revision>3</cp:revision>
  <dcterms:created xsi:type="dcterms:W3CDTF">2020-08-26T14:26:00Z</dcterms:created>
  <dcterms:modified xsi:type="dcterms:W3CDTF">2020-08-26T14:26:00Z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21.docx</vt:lpwstr>
  </property>
  <property fmtid="{D5CDD505-2E9C-101B-9397-08002B2CF9AE}" pid="9" name="_TranslationDocumentId">
    <vt:i4>19468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4021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