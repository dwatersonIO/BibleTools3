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3CC9" w:rsidRPr="00E22F26" w:rsidRDefault="001B3CC9" w:rsidP="001B3CC9">
      <w:pPr>
        <w:rPr>
          <w:rFonts w:ascii="Trebuchet MS" w:hAnsi="Trebuchet MS"/>
          <w:noProof/>
        </w:rPr>
      </w:pPr>
      <w:bookmarkStart w:id="0" w:name="_GoBack"/>
      <w:bookmarkEnd w:id="0"/>
      <w:r w:rsidRPr="00E22F26">
        <w:rPr>
          <w:rFonts w:ascii="Trebuchet MS" w:hAnsi="Trebuchet MS"/>
          <w:b/>
        </w:rPr>
        <w:t xml:space="preserve">33:1 </w:t>
      </w:r>
      <w:r w:rsidRPr="00E22F26">
        <w:rPr>
          <w:rFonts w:ascii="Trebuchet MS" w:hAnsi="Trebuchet MS"/>
          <w:noProof/>
        </w:rPr>
        <w:t xml:space="preserve">These were the stages of the </w:t>
      </w:r>
      <w:del w:id="1" w:author="Author">
        <w:r w:rsidRPr="00E22F26">
          <w:rPr>
            <w:rFonts w:ascii="Trebuchet MS" w:hAnsi="Trebuchet MS"/>
            <w:noProof/>
          </w:rPr>
          <w:delText>sons</w:delText>
        </w:r>
      </w:del>
      <w:ins w:id="2" w:author="Author">
        <w:r w:rsidRPr="00E22F26">
          <w:rPr>
            <w:rFonts w:ascii="Trebuchet MS" w:hAnsi="Trebuchet MS"/>
            <w:noProof/>
          </w:rPr>
          <w:t>journey of the people</w:t>
        </w:r>
      </w:ins>
      <w:r w:rsidRPr="00E22F26">
        <w:rPr>
          <w:rFonts w:ascii="Trebuchet MS" w:hAnsi="Trebuchet MS"/>
          <w:noProof/>
        </w:rPr>
        <w:t xml:space="preserve"> of Israel </w:t>
      </w:r>
      <w:del w:id="3" w:author="Author">
        <w:r w:rsidRPr="00E22F26">
          <w:rPr>
            <w:rFonts w:ascii="Trebuchet MS" w:hAnsi="Trebuchet MS"/>
            <w:noProof/>
          </w:rPr>
          <w:delText>who</w:delText>
        </w:r>
      </w:del>
      <w:ins w:id="4" w:author="Author">
        <w:r w:rsidRPr="00E22F26">
          <w:rPr>
            <w:rFonts w:ascii="Trebuchet MS" w:hAnsi="Trebuchet MS"/>
            <w:noProof/>
          </w:rPr>
          <w:t>when they</w:t>
        </w:r>
      </w:ins>
      <w:r w:rsidRPr="00E22F26">
        <w:rPr>
          <w:rFonts w:ascii="Trebuchet MS" w:hAnsi="Trebuchet MS"/>
          <w:noProof/>
        </w:rPr>
        <w:t xml:space="preserve"> went out of the land of Egypt </w:t>
      </w:r>
      <w:del w:id="5" w:author="Author">
        <w:r w:rsidRPr="00E22F26">
          <w:rPr>
            <w:rFonts w:ascii="Trebuchet MS" w:hAnsi="Trebuchet MS"/>
            <w:noProof/>
          </w:rPr>
          <w:delText>in</w:delText>
        </w:r>
      </w:del>
      <w:ins w:id="6" w:author="Author">
        <w:r w:rsidRPr="00E22F26">
          <w:rPr>
            <w:rFonts w:ascii="Trebuchet MS" w:hAnsi="Trebuchet MS"/>
            <w:noProof/>
          </w:rPr>
          <w:t>by</w:t>
        </w:r>
      </w:ins>
      <w:r w:rsidRPr="00E22F26">
        <w:rPr>
          <w:rFonts w:ascii="Trebuchet MS" w:hAnsi="Trebuchet MS"/>
          <w:noProof/>
        </w:rPr>
        <w:t xml:space="preserve"> their </w:t>
      </w:r>
      <w:del w:id="7" w:author="Author">
        <w:r w:rsidRPr="00E22F26">
          <w:rPr>
            <w:rFonts w:ascii="Trebuchet MS" w:hAnsi="Trebuchet MS"/>
            <w:noProof/>
          </w:rPr>
          <w:delText>armies by</w:delText>
        </w:r>
      </w:del>
      <w:ins w:id="8" w:author="Author">
        <w:r w:rsidRPr="00E22F26">
          <w:rPr>
            <w:rFonts w:ascii="Trebuchet MS" w:hAnsi="Trebuchet MS"/>
            <w:noProof/>
          </w:rPr>
          <w:t>companies</w:t>
        </w:r>
        <w:r w:rsidRPr="00E22F26">
          <w:rPr>
            <w:rStyle w:val="FootnoteReference"/>
            <w:rFonts w:ascii="Trebuchet MS" w:hAnsi="Trebuchet MS"/>
            <w:noProof/>
          </w:rPr>
          <w:footnoteReference w:id="1"/>
        </w:r>
        <w:r w:rsidRPr="00E22F26">
          <w:rPr>
            <w:rFonts w:ascii="Trebuchet MS" w:hAnsi="Trebuchet MS"/>
            <w:noProof/>
          </w:rPr>
          <w:t xml:space="preserve"> under</w:t>
        </w:r>
      </w:ins>
      <w:r w:rsidRPr="00E22F26">
        <w:rPr>
          <w:rFonts w:ascii="Trebuchet MS" w:hAnsi="Trebuchet MS"/>
          <w:noProof/>
        </w:rPr>
        <w:t xml:space="preserve"> the </w:t>
      </w:r>
      <w:del w:id="11" w:author="Author">
        <w:r w:rsidRPr="00E22F26">
          <w:rPr>
            <w:rFonts w:ascii="Trebuchet MS" w:hAnsi="Trebuchet MS"/>
            <w:noProof/>
          </w:rPr>
          <w:delText>hand</w:delText>
        </w:r>
      </w:del>
      <w:ins w:id="12" w:author="Author">
        <w:r w:rsidRPr="00E22F26">
          <w:rPr>
            <w:rFonts w:ascii="Trebuchet MS" w:hAnsi="Trebuchet MS"/>
            <w:noProof/>
          </w:rPr>
          <w:t>direction</w:t>
        </w:r>
      </w:ins>
      <w:r w:rsidRPr="00E22F26">
        <w:rPr>
          <w:rFonts w:ascii="Trebuchet MS" w:hAnsi="Trebuchet MS"/>
          <w:noProof/>
        </w:rPr>
        <w:t xml:space="preserve"> of Moses and Aaron. </w:t>
      </w:r>
      <w:r w:rsidRPr="00E22F26">
        <w:rPr>
          <w:rFonts w:ascii="Trebuchet MS" w:hAnsi="Trebuchet MS"/>
          <w:b/>
          <w:noProof/>
        </w:rPr>
        <w:t xml:space="preserve">33:2 </w:t>
      </w:r>
      <w:del w:id="13" w:author="Author">
        <w:r w:rsidRPr="00E22F26">
          <w:rPr>
            <w:rFonts w:ascii="Trebuchet MS" w:hAnsi="Trebuchet MS"/>
            <w:noProof/>
          </w:rPr>
          <w:delText xml:space="preserve">And </w:delText>
        </w:r>
      </w:del>
      <w:r w:rsidRPr="00E22F26">
        <w:rPr>
          <w:rFonts w:ascii="Trebuchet MS" w:hAnsi="Trebuchet MS"/>
          <w:noProof/>
        </w:rPr>
        <w:t xml:space="preserve">Moses kept recording the departure places by </w:t>
      </w:r>
      <w:del w:id="14" w:author="Author">
        <w:r w:rsidRPr="00E22F26">
          <w:rPr>
            <w:rFonts w:ascii="Trebuchet MS" w:hAnsi="Trebuchet MS"/>
            <w:noProof/>
          </w:rPr>
          <w:delText>their</w:delText>
        </w:r>
      </w:del>
      <w:ins w:id="15" w:author="Author">
        <w:r w:rsidRPr="00E22F26">
          <w:rPr>
            <w:rFonts w:ascii="Trebuchet MS" w:hAnsi="Trebuchet MS"/>
            <w:noProof/>
          </w:rPr>
          <w:t>the</w:t>
        </w:r>
      </w:ins>
      <w:r w:rsidRPr="00E22F26">
        <w:rPr>
          <w:rFonts w:ascii="Trebuchet MS" w:hAnsi="Trebuchet MS"/>
          <w:noProof/>
        </w:rPr>
        <w:t xml:space="preserve"> stages </w:t>
      </w:r>
      <w:ins w:id="16" w:author="Author">
        <w:r w:rsidRPr="00E22F26">
          <w:rPr>
            <w:rFonts w:ascii="Trebuchet MS" w:hAnsi="Trebuchet MS"/>
            <w:noProof/>
          </w:rPr>
          <w:t xml:space="preserve">of their journey </w:t>
        </w:r>
      </w:ins>
      <w:r w:rsidRPr="00E22F26">
        <w:rPr>
          <w:rFonts w:ascii="Trebuchet MS" w:hAnsi="Trebuchet MS"/>
          <w:noProof/>
        </w:rPr>
        <w:t>at the order of Jehovah</w:t>
      </w:r>
      <w:del w:id="17" w:author="Author">
        <w:r w:rsidRPr="00E22F26">
          <w:rPr>
            <w:rFonts w:ascii="Trebuchet MS" w:hAnsi="Trebuchet MS"/>
            <w:noProof/>
          </w:rPr>
          <w:delText>;</w:delText>
        </w:r>
      </w:del>
      <w:ins w:id="18" w:author="Author">
        <w:r w:rsidRPr="00E22F26">
          <w:rPr>
            <w:rFonts w:ascii="Trebuchet MS" w:hAnsi="Trebuchet MS"/>
            <w:noProof/>
          </w:rPr>
          <w:t>,</w:t>
        </w:r>
      </w:ins>
      <w:r w:rsidRPr="00E22F26">
        <w:rPr>
          <w:rFonts w:ascii="Trebuchet MS" w:hAnsi="Trebuchet MS"/>
          <w:noProof/>
        </w:rPr>
        <w:t xml:space="preserve"> and these were their stages from one departure place to another: </w:t>
      </w:r>
      <w:r w:rsidRPr="00E22F26">
        <w:rPr>
          <w:rFonts w:ascii="Trebuchet MS" w:hAnsi="Trebuchet MS"/>
          <w:b/>
          <w:noProof/>
        </w:rPr>
        <w:t xml:space="preserve">33:3 </w:t>
      </w:r>
      <w:del w:id="19" w:author="Author">
        <w:r w:rsidRPr="00E22F26">
          <w:rPr>
            <w:rFonts w:ascii="Trebuchet MS" w:hAnsi="Trebuchet MS"/>
            <w:noProof/>
          </w:rPr>
          <w:delText>And they proceeded to pull away</w:delText>
        </w:r>
      </w:del>
      <w:ins w:id="20" w:author="Author">
        <w:r w:rsidRPr="00E22F26">
          <w:rPr>
            <w:rFonts w:ascii="Trebuchet MS" w:hAnsi="Trebuchet MS"/>
            <w:noProof/>
          </w:rPr>
          <w:t>They departed</w:t>
        </w:r>
      </w:ins>
      <w:r w:rsidRPr="00E22F26">
        <w:rPr>
          <w:rFonts w:ascii="Trebuchet MS" w:hAnsi="Trebuchet MS"/>
          <w:noProof/>
        </w:rPr>
        <w:t xml:space="preserve"> from Ram′e·ses in the first month, on the </w:t>
      </w:r>
      <w:del w:id="21" w:author="Author">
        <w:r w:rsidRPr="00E22F26">
          <w:rPr>
            <w:rFonts w:ascii="Trebuchet MS" w:hAnsi="Trebuchet MS"/>
            <w:noProof/>
          </w:rPr>
          <w:delText>fifteenth</w:delText>
        </w:r>
      </w:del>
      <w:ins w:id="22" w:author="Author">
        <w:r w:rsidRPr="00E22F26">
          <w:rPr>
            <w:rFonts w:ascii="Trebuchet MS" w:hAnsi="Trebuchet MS"/>
            <w:noProof/>
          </w:rPr>
          <w:t>15th</w:t>
        </w:r>
      </w:ins>
      <w:r w:rsidRPr="00E22F26">
        <w:rPr>
          <w:rFonts w:ascii="Trebuchet MS" w:hAnsi="Trebuchet MS"/>
          <w:noProof/>
        </w:rPr>
        <w:t xml:space="preserve"> day of the </w:t>
      </w:r>
      <w:del w:id="23" w:author="Author">
        <w:r w:rsidRPr="00E22F26">
          <w:rPr>
            <w:rFonts w:ascii="Trebuchet MS" w:hAnsi="Trebuchet MS"/>
            <w:noProof/>
          </w:rPr>
          <w:delText xml:space="preserve">first </w:delText>
        </w:r>
      </w:del>
      <w:r w:rsidRPr="00E22F26">
        <w:rPr>
          <w:rFonts w:ascii="Trebuchet MS" w:hAnsi="Trebuchet MS"/>
          <w:noProof/>
        </w:rPr>
        <w:t xml:space="preserve">month. </w:t>
      </w:r>
      <w:del w:id="24" w:author="Author">
        <w:r w:rsidRPr="00E22F26">
          <w:rPr>
            <w:rFonts w:ascii="Trebuchet MS" w:hAnsi="Trebuchet MS"/>
            <w:noProof/>
          </w:rPr>
          <w:delText>Directly</w:delText>
        </w:r>
      </w:del>
      <w:ins w:id="25" w:author="Author">
        <w:r w:rsidRPr="00E22F26">
          <w:rPr>
            <w:rFonts w:ascii="Trebuchet MS" w:hAnsi="Trebuchet MS"/>
            <w:noProof/>
          </w:rPr>
          <w:t>On</w:t>
        </w:r>
      </w:ins>
      <w:r w:rsidRPr="00E22F26">
        <w:rPr>
          <w:rFonts w:ascii="Trebuchet MS" w:hAnsi="Trebuchet MS"/>
          <w:noProof/>
        </w:rPr>
        <w:t xml:space="preserve"> the </w:t>
      </w:r>
      <w:ins w:id="26" w:author="Author">
        <w:r w:rsidRPr="00E22F26">
          <w:rPr>
            <w:rFonts w:ascii="Trebuchet MS" w:hAnsi="Trebuchet MS"/>
            <w:noProof/>
          </w:rPr>
          <w:t xml:space="preserve">very </w:t>
        </w:r>
      </w:ins>
      <w:r w:rsidRPr="00E22F26">
        <w:rPr>
          <w:rFonts w:ascii="Trebuchet MS" w:hAnsi="Trebuchet MS"/>
          <w:noProof/>
        </w:rPr>
        <w:t xml:space="preserve">day after the </w:t>
      </w:r>
      <w:del w:id="27" w:author="Author">
        <w:r w:rsidRPr="00E22F26">
          <w:rPr>
            <w:rFonts w:ascii="Trebuchet MS" w:hAnsi="Trebuchet MS"/>
            <w:noProof/>
          </w:rPr>
          <w:delText>passover</w:delText>
        </w:r>
      </w:del>
      <w:ins w:id="28" w:author="Author">
        <w:r w:rsidRPr="00E22F26">
          <w:rPr>
            <w:rFonts w:ascii="Trebuchet MS" w:hAnsi="Trebuchet MS"/>
            <w:noProof/>
          </w:rPr>
          <w:t>Passover,</w:t>
        </w:r>
      </w:ins>
      <w:r w:rsidRPr="00E22F26">
        <w:rPr>
          <w:rFonts w:ascii="Trebuchet MS" w:hAnsi="Trebuchet MS"/>
          <w:noProof/>
        </w:rPr>
        <w:t xml:space="preserve"> the </w:t>
      </w:r>
      <w:del w:id="29" w:author="Author">
        <w:r w:rsidRPr="00E22F26">
          <w:rPr>
            <w:rFonts w:ascii="Trebuchet MS" w:hAnsi="Trebuchet MS"/>
            <w:noProof/>
          </w:rPr>
          <w:delText>sons of Israel</w:delText>
        </w:r>
      </w:del>
      <w:ins w:id="30" w:author="Author">
        <w:r w:rsidRPr="00E22F26">
          <w:rPr>
            <w:rFonts w:ascii="Trebuchet MS" w:hAnsi="Trebuchet MS"/>
            <w:noProof/>
          </w:rPr>
          <w:t>Israelites</w:t>
        </w:r>
      </w:ins>
      <w:r w:rsidRPr="00E22F26">
        <w:rPr>
          <w:rFonts w:ascii="Trebuchet MS" w:hAnsi="Trebuchet MS"/>
          <w:noProof/>
        </w:rPr>
        <w:t xml:space="preserve"> went out with </w:t>
      </w:r>
      <w:del w:id="31" w:author="Author">
        <w:r w:rsidRPr="00E22F26">
          <w:rPr>
            <w:rFonts w:ascii="Trebuchet MS" w:hAnsi="Trebuchet MS"/>
            <w:noProof/>
          </w:rPr>
          <w:delText>uplifted hand</w:delText>
        </w:r>
      </w:del>
      <w:ins w:id="32" w:author="Author">
        <w:r w:rsidRPr="00E22F26">
          <w:rPr>
            <w:rFonts w:ascii="Trebuchet MS" w:hAnsi="Trebuchet MS"/>
            <w:noProof/>
          </w:rPr>
          <w:t>confidence</w:t>
        </w:r>
        <w:r w:rsidRPr="00E22F26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E22F26">
        <w:rPr>
          <w:rFonts w:ascii="Trebuchet MS" w:hAnsi="Trebuchet MS"/>
          <w:noProof/>
        </w:rPr>
        <w:t xml:space="preserve"> before the eyes of all the Egyptians. </w:t>
      </w:r>
      <w:r w:rsidRPr="00E22F26">
        <w:rPr>
          <w:rFonts w:ascii="Trebuchet MS" w:hAnsi="Trebuchet MS"/>
          <w:b/>
          <w:noProof/>
        </w:rPr>
        <w:t xml:space="preserve">33:4 </w:t>
      </w:r>
      <w:del w:id="35" w:author="Author">
        <w:r w:rsidRPr="00E22F26">
          <w:rPr>
            <w:rFonts w:ascii="Trebuchet MS" w:hAnsi="Trebuchet MS"/>
            <w:noProof/>
          </w:rPr>
          <w:delText>All the while</w:delText>
        </w:r>
      </w:del>
      <w:ins w:id="36" w:author="Author">
        <w:r w:rsidRPr="00E22F26">
          <w:rPr>
            <w:rFonts w:ascii="Trebuchet MS" w:hAnsi="Trebuchet MS"/>
            <w:noProof/>
          </w:rPr>
          <w:t>Meanwhile,</w:t>
        </w:r>
      </w:ins>
      <w:r w:rsidRPr="00E22F26">
        <w:rPr>
          <w:rFonts w:ascii="Trebuchet MS" w:hAnsi="Trebuchet MS"/>
          <w:noProof/>
        </w:rPr>
        <w:t xml:space="preserve"> the Egyptians were burying </w:t>
      </w:r>
      <w:del w:id="37" w:author="Author">
        <w:r w:rsidRPr="00E22F26">
          <w:rPr>
            <w:rFonts w:ascii="Trebuchet MS" w:hAnsi="Trebuchet MS"/>
            <w:noProof/>
          </w:rPr>
          <w:delText>those</w:delText>
        </w:r>
      </w:del>
      <w:ins w:id="38" w:author="Author">
        <w:r w:rsidRPr="00E22F26">
          <w:rPr>
            <w:rFonts w:ascii="Trebuchet MS" w:hAnsi="Trebuchet MS"/>
            <w:noProof/>
          </w:rPr>
          <w:t>all the firstborn</w:t>
        </w:r>
      </w:ins>
      <w:r w:rsidRPr="00E22F26">
        <w:rPr>
          <w:rFonts w:ascii="Trebuchet MS" w:hAnsi="Trebuchet MS"/>
          <w:noProof/>
        </w:rPr>
        <w:t xml:space="preserve"> whom Jehovah had struck </w:t>
      </w:r>
      <w:ins w:id="39" w:author="Author">
        <w:r w:rsidRPr="00E22F26">
          <w:rPr>
            <w:rFonts w:ascii="Trebuchet MS" w:hAnsi="Trebuchet MS"/>
            <w:noProof/>
          </w:rPr>
          <w:t xml:space="preserve">down </w:t>
        </w:r>
      </w:ins>
      <w:r w:rsidRPr="00E22F26">
        <w:rPr>
          <w:rFonts w:ascii="Trebuchet MS" w:hAnsi="Trebuchet MS"/>
          <w:noProof/>
        </w:rPr>
        <w:t xml:space="preserve">among them, </w:t>
      </w:r>
      <w:del w:id="40" w:author="Author">
        <w:r w:rsidRPr="00E22F26">
          <w:rPr>
            <w:rFonts w:ascii="Trebuchet MS" w:hAnsi="Trebuchet MS"/>
            <w:noProof/>
          </w:rPr>
          <w:delText>that is, all the firstborn; and upon their gods</w:delText>
        </w:r>
      </w:del>
      <w:ins w:id="41" w:author="Author">
        <w:r w:rsidRPr="00E22F26">
          <w:rPr>
            <w:rFonts w:ascii="Trebuchet MS" w:hAnsi="Trebuchet MS"/>
            <w:noProof/>
          </w:rPr>
          <w:t>for</w:t>
        </w:r>
      </w:ins>
      <w:r w:rsidRPr="00E22F26">
        <w:rPr>
          <w:rFonts w:ascii="Trebuchet MS" w:hAnsi="Trebuchet MS"/>
          <w:noProof/>
        </w:rPr>
        <w:t xml:space="preserve"> Jehovah had executed judgments</w:t>
      </w:r>
      <w:ins w:id="42" w:author="Author">
        <w:r w:rsidRPr="00E22F26">
          <w:rPr>
            <w:rFonts w:ascii="Trebuchet MS" w:hAnsi="Trebuchet MS"/>
            <w:noProof/>
          </w:rPr>
          <w:t xml:space="preserve"> on their gods</w:t>
        </w:r>
      </w:ins>
      <w:r w:rsidRPr="00E22F26">
        <w:rPr>
          <w:rFonts w:ascii="Trebuchet MS" w:hAnsi="Trebuchet MS"/>
          <w:noProof/>
        </w:rPr>
        <w:t>.</w:t>
      </w:r>
    </w:p>
    <w:p w:rsidR="001B3CC9" w:rsidRPr="00E22F26" w:rsidRDefault="001B3CC9" w:rsidP="001B3CC9">
      <w:pPr>
        <w:rPr>
          <w:rFonts w:ascii="Trebuchet MS" w:hAnsi="Trebuchet MS"/>
          <w:noProof/>
        </w:rPr>
      </w:pPr>
      <w:r w:rsidRPr="00E22F26">
        <w:rPr>
          <w:rFonts w:ascii="Trebuchet MS" w:hAnsi="Trebuchet MS"/>
          <w:b/>
        </w:rPr>
        <w:t xml:space="preserve">33:5 </w:t>
      </w:r>
      <w:r w:rsidRPr="00E22F26">
        <w:rPr>
          <w:rFonts w:ascii="Trebuchet MS" w:hAnsi="Trebuchet MS"/>
          <w:noProof/>
        </w:rPr>
        <w:t xml:space="preserve">So the </w:t>
      </w:r>
      <w:del w:id="43" w:author="Author">
        <w:r w:rsidRPr="00E22F26">
          <w:rPr>
            <w:rFonts w:ascii="Trebuchet MS" w:hAnsi="Trebuchet MS"/>
            <w:noProof/>
          </w:rPr>
          <w:delText>sons of Israel pulled away</w:delText>
        </w:r>
      </w:del>
      <w:ins w:id="44" w:author="Author">
        <w:r w:rsidRPr="00E22F26">
          <w:rPr>
            <w:rFonts w:ascii="Trebuchet MS" w:hAnsi="Trebuchet MS"/>
            <w:noProof/>
          </w:rPr>
          <w:t>Israelites departed</w:t>
        </w:r>
      </w:ins>
      <w:r w:rsidRPr="00E22F26">
        <w:rPr>
          <w:rFonts w:ascii="Trebuchet MS" w:hAnsi="Trebuchet MS"/>
          <w:noProof/>
        </w:rPr>
        <w:t xml:space="preserve"> from Ram′e·ses and </w:t>
      </w:r>
      <w:del w:id="45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46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Suc′coth. </w:t>
      </w:r>
      <w:r w:rsidRPr="00E22F26">
        <w:rPr>
          <w:rFonts w:ascii="Trebuchet MS" w:hAnsi="Trebuchet MS"/>
          <w:b/>
          <w:noProof/>
        </w:rPr>
        <w:t xml:space="preserve">33:6 </w:t>
      </w:r>
      <w:r w:rsidRPr="00E22F26">
        <w:rPr>
          <w:rFonts w:ascii="Trebuchet MS" w:hAnsi="Trebuchet MS"/>
          <w:noProof/>
        </w:rPr>
        <w:t xml:space="preserve">Then they </w:t>
      </w:r>
      <w:del w:id="47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48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Suc′coth and </w:t>
      </w:r>
      <w:del w:id="49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50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E′tham, which is on the edge of the wilderness. </w:t>
      </w:r>
      <w:r w:rsidRPr="00E22F26">
        <w:rPr>
          <w:rFonts w:ascii="Trebuchet MS" w:hAnsi="Trebuchet MS"/>
          <w:b/>
          <w:noProof/>
        </w:rPr>
        <w:t xml:space="preserve">33:7 </w:t>
      </w:r>
      <w:r w:rsidRPr="00E22F26">
        <w:rPr>
          <w:rFonts w:ascii="Trebuchet MS" w:hAnsi="Trebuchet MS"/>
          <w:noProof/>
        </w:rPr>
        <w:t xml:space="preserve">Next they </w:t>
      </w:r>
      <w:del w:id="51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52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E′tham and turned back toward Pi·ha·hi′roth, which is in view of Ba′al-ze′phon</w:t>
      </w:r>
      <w:del w:id="53" w:author="Author">
        <w:r w:rsidRPr="00E22F26">
          <w:rPr>
            <w:rFonts w:ascii="Trebuchet MS" w:hAnsi="Trebuchet MS"/>
            <w:noProof/>
          </w:rPr>
          <w:delText>;</w:delText>
        </w:r>
      </w:del>
      <w:ins w:id="54" w:author="Author">
        <w:r w:rsidRPr="00E22F26">
          <w:rPr>
            <w:rFonts w:ascii="Trebuchet MS" w:hAnsi="Trebuchet MS"/>
            <w:noProof/>
          </w:rPr>
          <w:t>,</w:t>
        </w:r>
      </w:ins>
      <w:r w:rsidRPr="00E22F26">
        <w:rPr>
          <w:rFonts w:ascii="Trebuchet MS" w:hAnsi="Trebuchet MS"/>
          <w:noProof/>
        </w:rPr>
        <w:t xml:space="preserve"> and they </w:t>
      </w:r>
      <w:del w:id="55" w:author="Author">
        <w:r w:rsidRPr="00E22F26">
          <w:rPr>
            <w:rFonts w:ascii="Trebuchet MS" w:hAnsi="Trebuchet MS"/>
            <w:noProof/>
          </w:rPr>
          <w:delText>went camping</w:delText>
        </w:r>
      </w:del>
      <w:ins w:id="56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before Mig′dol. </w:t>
      </w:r>
      <w:r w:rsidRPr="00E22F26">
        <w:rPr>
          <w:rFonts w:ascii="Trebuchet MS" w:hAnsi="Trebuchet MS"/>
          <w:b/>
          <w:noProof/>
        </w:rPr>
        <w:t xml:space="preserve">33:8 </w:t>
      </w:r>
      <w:r w:rsidRPr="00E22F26">
        <w:rPr>
          <w:rFonts w:ascii="Trebuchet MS" w:hAnsi="Trebuchet MS"/>
          <w:noProof/>
        </w:rPr>
        <w:t xml:space="preserve">After that they </w:t>
      </w:r>
      <w:del w:id="57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58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Pi·ha·hi′roth and </w:t>
      </w:r>
      <w:del w:id="59" w:author="Author">
        <w:r w:rsidRPr="00E22F26">
          <w:rPr>
            <w:rFonts w:ascii="Trebuchet MS" w:hAnsi="Trebuchet MS"/>
            <w:noProof/>
          </w:rPr>
          <w:delText>went passing</w:delText>
        </w:r>
      </w:del>
      <w:ins w:id="60" w:author="Author">
        <w:r w:rsidRPr="00E22F26">
          <w:rPr>
            <w:rFonts w:ascii="Trebuchet MS" w:hAnsi="Trebuchet MS"/>
            <w:noProof/>
          </w:rPr>
          <w:t>passed</w:t>
        </w:r>
      </w:ins>
      <w:r w:rsidRPr="00E22F26">
        <w:rPr>
          <w:rFonts w:ascii="Trebuchet MS" w:hAnsi="Trebuchet MS"/>
          <w:noProof/>
        </w:rPr>
        <w:t xml:space="preserve"> through the midst of the sea to the wilderness and kept marching a three-day journey in the wilderness of E′tham and </w:t>
      </w:r>
      <w:del w:id="61" w:author="Author">
        <w:r w:rsidRPr="00E22F26">
          <w:rPr>
            <w:rFonts w:ascii="Trebuchet MS" w:hAnsi="Trebuchet MS"/>
            <w:noProof/>
          </w:rPr>
          <w:delText>took up camping</w:delText>
        </w:r>
      </w:del>
      <w:ins w:id="62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at Ma′rah.</w:t>
      </w:r>
    </w:p>
    <w:p w:rsidR="001B3CC9" w:rsidRPr="00E22F26" w:rsidRDefault="001B3CC9" w:rsidP="001B3CC9">
      <w:pPr>
        <w:rPr>
          <w:rFonts w:ascii="Trebuchet MS" w:hAnsi="Trebuchet MS"/>
          <w:noProof/>
        </w:rPr>
      </w:pPr>
      <w:r w:rsidRPr="00E22F26">
        <w:rPr>
          <w:rFonts w:ascii="Trebuchet MS" w:hAnsi="Trebuchet MS"/>
          <w:b/>
        </w:rPr>
        <w:t xml:space="preserve">33:9 </w:t>
      </w:r>
      <w:r w:rsidRPr="00E22F26">
        <w:rPr>
          <w:rFonts w:ascii="Trebuchet MS" w:hAnsi="Trebuchet MS"/>
          <w:noProof/>
        </w:rPr>
        <w:t xml:space="preserve">Then they </w:t>
      </w:r>
      <w:del w:id="63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64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Ma′rah and came to E′lim. Now in E′lim there were </w:t>
      </w:r>
      <w:del w:id="65" w:author="Author">
        <w:r w:rsidRPr="00E22F26">
          <w:rPr>
            <w:rFonts w:ascii="Trebuchet MS" w:hAnsi="Trebuchet MS"/>
            <w:noProof/>
          </w:rPr>
          <w:delText>twelve</w:delText>
        </w:r>
      </w:del>
      <w:ins w:id="66" w:author="Author">
        <w:r w:rsidRPr="00E22F26">
          <w:rPr>
            <w:rFonts w:ascii="Trebuchet MS" w:hAnsi="Trebuchet MS"/>
            <w:noProof/>
          </w:rPr>
          <w:t>12</w:t>
        </w:r>
      </w:ins>
      <w:r w:rsidRPr="00E22F26">
        <w:rPr>
          <w:rFonts w:ascii="Trebuchet MS" w:hAnsi="Trebuchet MS"/>
          <w:noProof/>
        </w:rPr>
        <w:t xml:space="preserve"> springs of water and </w:t>
      </w:r>
      <w:del w:id="67" w:author="Author">
        <w:r w:rsidRPr="00E22F26">
          <w:rPr>
            <w:rFonts w:ascii="Trebuchet MS" w:hAnsi="Trebuchet MS"/>
            <w:noProof/>
          </w:rPr>
          <w:delText>seventy</w:delText>
        </w:r>
      </w:del>
      <w:ins w:id="68" w:author="Author">
        <w:r w:rsidRPr="00E22F26">
          <w:rPr>
            <w:rFonts w:ascii="Trebuchet MS" w:hAnsi="Trebuchet MS"/>
            <w:noProof/>
          </w:rPr>
          <w:t>70</w:t>
        </w:r>
      </w:ins>
      <w:r w:rsidRPr="00E22F26">
        <w:rPr>
          <w:rFonts w:ascii="Trebuchet MS" w:hAnsi="Trebuchet MS"/>
          <w:noProof/>
        </w:rPr>
        <w:t xml:space="preserve"> palm trees</w:t>
      </w:r>
      <w:del w:id="69" w:author="Author">
        <w:r w:rsidRPr="00E22F26">
          <w:rPr>
            <w:rFonts w:ascii="Trebuchet MS" w:hAnsi="Trebuchet MS"/>
            <w:noProof/>
          </w:rPr>
          <w:delText>. So</w:delText>
        </w:r>
      </w:del>
      <w:ins w:id="70" w:author="Author">
        <w:r w:rsidRPr="00E22F26">
          <w:rPr>
            <w:rFonts w:ascii="Trebuchet MS" w:hAnsi="Trebuchet MS"/>
            <w:noProof/>
          </w:rPr>
          <w:t>, so</w:t>
        </w:r>
      </w:ins>
      <w:r w:rsidRPr="00E22F26">
        <w:rPr>
          <w:rFonts w:ascii="Trebuchet MS" w:hAnsi="Trebuchet MS"/>
          <w:noProof/>
        </w:rPr>
        <w:t xml:space="preserve"> they camped there. </w:t>
      </w:r>
      <w:r w:rsidRPr="00E22F26">
        <w:rPr>
          <w:rFonts w:ascii="Trebuchet MS" w:hAnsi="Trebuchet MS"/>
          <w:b/>
          <w:noProof/>
        </w:rPr>
        <w:t xml:space="preserve">33:10 </w:t>
      </w:r>
      <w:r w:rsidRPr="00E22F26">
        <w:rPr>
          <w:rFonts w:ascii="Trebuchet MS" w:hAnsi="Trebuchet MS"/>
          <w:noProof/>
        </w:rPr>
        <w:t xml:space="preserve">Next they </w:t>
      </w:r>
      <w:del w:id="71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72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E′lim and </w:t>
      </w:r>
      <w:del w:id="73" w:author="Author">
        <w:r w:rsidRPr="00E22F26">
          <w:rPr>
            <w:rFonts w:ascii="Trebuchet MS" w:hAnsi="Trebuchet MS"/>
            <w:noProof/>
          </w:rPr>
          <w:delText>went camping</w:delText>
        </w:r>
      </w:del>
      <w:ins w:id="74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by the Red Sea. </w:t>
      </w:r>
      <w:r w:rsidRPr="00E22F26">
        <w:rPr>
          <w:rFonts w:ascii="Trebuchet MS" w:hAnsi="Trebuchet MS"/>
          <w:b/>
          <w:noProof/>
        </w:rPr>
        <w:t xml:space="preserve">33:11 </w:t>
      </w:r>
      <w:r w:rsidRPr="00E22F26">
        <w:rPr>
          <w:rFonts w:ascii="Trebuchet MS" w:hAnsi="Trebuchet MS"/>
          <w:noProof/>
        </w:rPr>
        <w:t xml:space="preserve">After that they </w:t>
      </w:r>
      <w:del w:id="75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76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the Red Sea and </w:t>
      </w:r>
      <w:del w:id="77" w:author="Author">
        <w:r w:rsidRPr="00E22F26">
          <w:rPr>
            <w:rFonts w:ascii="Trebuchet MS" w:hAnsi="Trebuchet MS"/>
            <w:noProof/>
          </w:rPr>
          <w:delText>took up camping</w:delText>
        </w:r>
      </w:del>
      <w:ins w:id="78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in the wilderness of Sin. </w:t>
      </w:r>
      <w:r w:rsidRPr="00E22F26">
        <w:rPr>
          <w:rFonts w:ascii="Trebuchet MS" w:hAnsi="Trebuchet MS"/>
          <w:b/>
          <w:noProof/>
        </w:rPr>
        <w:t xml:space="preserve">33:12 </w:t>
      </w:r>
      <w:r w:rsidRPr="00E22F26">
        <w:rPr>
          <w:rFonts w:ascii="Trebuchet MS" w:hAnsi="Trebuchet MS"/>
          <w:noProof/>
        </w:rPr>
        <w:t xml:space="preserve">Then they </w:t>
      </w:r>
      <w:del w:id="79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80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the wilderness of Sin and </w:t>
      </w:r>
      <w:del w:id="81" w:author="Author">
        <w:r w:rsidRPr="00E22F26">
          <w:rPr>
            <w:rFonts w:ascii="Trebuchet MS" w:hAnsi="Trebuchet MS"/>
            <w:noProof/>
          </w:rPr>
          <w:delText>went camping</w:delText>
        </w:r>
      </w:del>
      <w:ins w:id="82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at Doph′kah. </w:t>
      </w:r>
      <w:r w:rsidRPr="00E22F26">
        <w:rPr>
          <w:rFonts w:ascii="Trebuchet MS" w:hAnsi="Trebuchet MS"/>
          <w:b/>
          <w:noProof/>
        </w:rPr>
        <w:t xml:space="preserve">33:13 </w:t>
      </w:r>
      <w:r w:rsidRPr="00E22F26">
        <w:rPr>
          <w:rFonts w:ascii="Trebuchet MS" w:hAnsi="Trebuchet MS"/>
          <w:noProof/>
        </w:rPr>
        <w:t xml:space="preserve">Later they </w:t>
      </w:r>
      <w:del w:id="83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84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Doph′kah and </w:t>
      </w:r>
      <w:del w:id="85" w:author="Author">
        <w:r w:rsidRPr="00E22F26">
          <w:rPr>
            <w:rFonts w:ascii="Trebuchet MS" w:hAnsi="Trebuchet MS"/>
            <w:noProof/>
          </w:rPr>
          <w:delText>went camping</w:delText>
        </w:r>
      </w:del>
      <w:ins w:id="86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at A′lush. </w:t>
      </w:r>
      <w:r w:rsidRPr="00E22F26">
        <w:rPr>
          <w:rFonts w:ascii="Trebuchet MS" w:hAnsi="Trebuchet MS"/>
          <w:b/>
          <w:noProof/>
        </w:rPr>
        <w:t xml:space="preserve">33:14 </w:t>
      </w:r>
      <w:r w:rsidRPr="00E22F26">
        <w:rPr>
          <w:rFonts w:ascii="Trebuchet MS" w:hAnsi="Trebuchet MS"/>
          <w:noProof/>
        </w:rPr>
        <w:t xml:space="preserve">They next </w:t>
      </w:r>
      <w:del w:id="87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88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A′lush and </w:t>
      </w:r>
      <w:del w:id="89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90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Reph′i·dim</w:t>
      </w:r>
      <w:del w:id="91" w:author="Author">
        <w:r w:rsidRPr="00E22F26">
          <w:rPr>
            <w:rFonts w:ascii="Trebuchet MS" w:hAnsi="Trebuchet MS"/>
            <w:noProof/>
          </w:rPr>
          <w:delText>. And</w:delText>
        </w:r>
      </w:del>
      <w:ins w:id="92" w:author="Author">
        <w:r w:rsidRPr="00E22F26">
          <w:rPr>
            <w:rFonts w:ascii="Trebuchet MS" w:hAnsi="Trebuchet MS"/>
            <w:noProof/>
          </w:rPr>
          <w:t>, where</w:t>
        </w:r>
      </w:ins>
      <w:r w:rsidRPr="00E22F26">
        <w:rPr>
          <w:rFonts w:ascii="Trebuchet MS" w:hAnsi="Trebuchet MS"/>
          <w:noProof/>
        </w:rPr>
        <w:t xml:space="preserve"> there </w:t>
      </w:r>
      <w:del w:id="93" w:author="Author">
        <w:r w:rsidRPr="00E22F26">
          <w:rPr>
            <w:rFonts w:ascii="Trebuchet MS" w:hAnsi="Trebuchet MS"/>
            <w:noProof/>
          </w:rPr>
          <w:delText>proved to be</w:delText>
        </w:r>
      </w:del>
      <w:ins w:id="94" w:author="Author">
        <w:r w:rsidRPr="00E22F26">
          <w:rPr>
            <w:rFonts w:ascii="Trebuchet MS" w:hAnsi="Trebuchet MS"/>
            <w:noProof/>
          </w:rPr>
          <w:t>was</w:t>
        </w:r>
      </w:ins>
      <w:r w:rsidRPr="00E22F26">
        <w:rPr>
          <w:rFonts w:ascii="Trebuchet MS" w:hAnsi="Trebuchet MS"/>
          <w:noProof/>
        </w:rPr>
        <w:t xml:space="preserve"> no water </w:t>
      </w:r>
      <w:del w:id="95" w:author="Author">
        <w:r w:rsidRPr="00E22F26">
          <w:rPr>
            <w:rFonts w:ascii="Trebuchet MS" w:hAnsi="Trebuchet MS"/>
            <w:noProof/>
          </w:rPr>
          <w:delText xml:space="preserve">there </w:delText>
        </w:r>
      </w:del>
      <w:r w:rsidRPr="00E22F26">
        <w:rPr>
          <w:rFonts w:ascii="Trebuchet MS" w:hAnsi="Trebuchet MS"/>
          <w:noProof/>
        </w:rPr>
        <w:t xml:space="preserve">for the people to drink. </w:t>
      </w:r>
      <w:r w:rsidRPr="00E22F26">
        <w:rPr>
          <w:rFonts w:ascii="Trebuchet MS" w:hAnsi="Trebuchet MS"/>
          <w:b/>
          <w:noProof/>
        </w:rPr>
        <w:t xml:space="preserve">33:15 </w:t>
      </w:r>
      <w:r w:rsidRPr="00E22F26">
        <w:rPr>
          <w:rFonts w:ascii="Trebuchet MS" w:hAnsi="Trebuchet MS"/>
          <w:noProof/>
        </w:rPr>
        <w:t xml:space="preserve">After that they </w:t>
      </w:r>
      <w:del w:id="96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97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Reph′i·dim and </w:t>
      </w:r>
      <w:del w:id="98" w:author="Author">
        <w:r w:rsidRPr="00E22F26">
          <w:rPr>
            <w:rFonts w:ascii="Trebuchet MS" w:hAnsi="Trebuchet MS"/>
            <w:noProof/>
          </w:rPr>
          <w:delText>went camping</w:delText>
        </w:r>
      </w:del>
      <w:ins w:id="99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in the wilderness of Si′nai.</w:t>
      </w:r>
    </w:p>
    <w:p w:rsidR="001B3CC9" w:rsidRPr="00E22F26" w:rsidRDefault="001B3CC9" w:rsidP="001B3CC9">
      <w:pPr>
        <w:rPr>
          <w:rFonts w:ascii="Trebuchet MS" w:hAnsi="Trebuchet MS"/>
          <w:noProof/>
        </w:rPr>
      </w:pPr>
      <w:r w:rsidRPr="00E22F26">
        <w:rPr>
          <w:rFonts w:ascii="Trebuchet MS" w:hAnsi="Trebuchet MS"/>
          <w:b/>
        </w:rPr>
        <w:t xml:space="preserve">33:16 </w:t>
      </w:r>
      <w:del w:id="100" w:author="Author">
        <w:r w:rsidRPr="00E22F26">
          <w:rPr>
            <w:rFonts w:ascii="Trebuchet MS" w:hAnsi="Trebuchet MS"/>
            <w:noProof/>
          </w:rPr>
          <w:delText>Subsequently they pulled away</w:delText>
        </w:r>
      </w:del>
      <w:ins w:id="101" w:author="Author">
        <w:r w:rsidRPr="00E22F26">
          <w:rPr>
            <w:rFonts w:ascii="Trebuchet MS" w:hAnsi="Trebuchet MS"/>
            <w:noProof/>
          </w:rPr>
          <w:t>They departed</w:t>
        </w:r>
      </w:ins>
      <w:r w:rsidRPr="00E22F26">
        <w:rPr>
          <w:rFonts w:ascii="Trebuchet MS" w:hAnsi="Trebuchet MS"/>
          <w:noProof/>
        </w:rPr>
        <w:t xml:space="preserve"> from the wilderness of Si′nai and </w:t>
      </w:r>
      <w:del w:id="102" w:author="Author">
        <w:r w:rsidRPr="00E22F26">
          <w:rPr>
            <w:rFonts w:ascii="Trebuchet MS" w:hAnsi="Trebuchet MS"/>
            <w:noProof/>
          </w:rPr>
          <w:delText>went camping</w:delText>
        </w:r>
      </w:del>
      <w:ins w:id="103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at Kib′roth-hat·ta′a·vah. </w:t>
      </w:r>
      <w:r w:rsidRPr="00E22F26">
        <w:rPr>
          <w:rFonts w:ascii="Trebuchet MS" w:hAnsi="Trebuchet MS"/>
          <w:b/>
          <w:noProof/>
        </w:rPr>
        <w:t xml:space="preserve">33:17 </w:t>
      </w:r>
      <w:r w:rsidRPr="00E22F26">
        <w:rPr>
          <w:rFonts w:ascii="Trebuchet MS" w:hAnsi="Trebuchet MS"/>
          <w:noProof/>
        </w:rPr>
        <w:t xml:space="preserve">Then they </w:t>
      </w:r>
      <w:del w:id="104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05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Kib′roth-hat·ta′a·vah and </w:t>
      </w:r>
      <w:del w:id="106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07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Ha·ze′roth. </w:t>
      </w:r>
      <w:r w:rsidRPr="00E22F26">
        <w:rPr>
          <w:rFonts w:ascii="Trebuchet MS" w:hAnsi="Trebuchet MS"/>
          <w:b/>
          <w:noProof/>
        </w:rPr>
        <w:t xml:space="preserve">33:18 </w:t>
      </w:r>
      <w:r w:rsidRPr="00E22F26">
        <w:rPr>
          <w:rFonts w:ascii="Trebuchet MS" w:hAnsi="Trebuchet MS"/>
          <w:noProof/>
        </w:rPr>
        <w:t xml:space="preserve">After that they </w:t>
      </w:r>
      <w:del w:id="108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09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Ha·ze′roth and </w:t>
      </w:r>
      <w:del w:id="110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11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Rith′mah. </w:t>
      </w:r>
      <w:r w:rsidRPr="00E22F26">
        <w:rPr>
          <w:rFonts w:ascii="Trebuchet MS" w:hAnsi="Trebuchet MS"/>
          <w:b/>
          <w:noProof/>
        </w:rPr>
        <w:t xml:space="preserve">33:19 </w:t>
      </w:r>
      <w:r w:rsidRPr="00E22F26">
        <w:rPr>
          <w:rFonts w:ascii="Trebuchet MS" w:hAnsi="Trebuchet MS"/>
          <w:noProof/>
        </w:rPr>
        <w:t xml:space="preserve">Next they </w:t>
      </w:r>
      <w:del w:id="112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13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Rith′mah and </w:t>
      </w:r>
      <w:del w:id="114" w:author="Author">
        <w:r w:rsidRPr="00E22F26">
          <w:rPr>
            <w:rFonts w:ascii="Trebuchet MS" w:hAnsi="Trebuchet MS"/>
            <w:noProof/>
          </w:rPr>
          <w:delText>took up camping in</w:delText>
        </w:r>
      </w:del>
      <w:ins w:id="115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Rim′mon-pe′rez. </w:t>
      </w:r>
      <w:r w:rsidRPr="00E22F26">
        <w:rPr>
          <w:rFonts w:ascii="Trebuchet MS" w:hAnsi="Trebuchet MS"/>
          <w:b/>
          <w:noProof/>
        </w:rPr>
        <w:t xml:space="preserve">33:20 </w:t>
      </w:r>
      <w:r w:rsidRPr="00E22F26">
        <w:rPr>
          <w:rFonts w:ascii="Trebuchet MS" w:hAnsi="Trebuchet MS"/>
          <w:noProof/>
        </w:rPr>
        <w:t xml:space="preserve">Then they </w:t>
      </w:r>
      <w:del w:id="116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17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Rim′mon-pe′rez and </w:t>
      </w:r>
      <w:del w:id="118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19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Lib′nah. </w:t>
      </w:r>
      <w:r w:rsidRPr="00E22F26">
        <w:rPr>
          <w:rFonts w:ascii="Trebuchet MS" w:hAnsi="Trebuchet MS"/>
          <w:b/>
          <w:noProof/>
        </w:rPr>
        <w:t xml:space="preserve">33:21 </w:t>
      </w:r>
      <w:del w:id="120" w:author="Author">
        <w:r w:rsidRPr="00E22F26">
          <w:rPr>
            <w:rFonts w:ascii="Trebuchet MS" w:hAnsi="Trebuchet MS"/>
            <w:noProof/>
          </w:rPr>
          <w:delText>Later they pulled away</w:delText>
        </w:r>
      </w:del>
      <w:ins w:id="121" w:author="Author">
        <w:r w:rsidRPr="00E22F26">
          <w:rPr>
            <w:rFonts w:ascii="Trebuchet MS" w:hAnsi="Trebuchet MS"/>
            <w:noProof/>
          </w:rPr>
          <w:t>They departed</w:t>
        </w:r>
      </w:ins>
      <w:r w:rsidRPr="00E22F26">
        <w:rPr>
          <w:rFonts w:ascii="Trebuchet MS" w:hAnsi="Trebuchet MS"/>
          <w:noProof/>
        </w:rPr>
        <w:t xml:space="preserve"> from Lib′nah and </w:t>
      </w:r>
      <w:del w:id="122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23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Ris′sah. </w:t>
      </w:r>
      <w:r w:rsidRPr="00E22F26">
        <w:rPr>
          <w:rFonts w:ascii="Trebuchet MS" w:hAnsi="Trebuchet MS"/>
          <w:b/>
          <w:noProof/>
        </w:rPr>
        <w:t xml:space="preserve">33:22 </w:t>
      </w:r>
      <w:r w:rsidRPr="00E22F26">
        <w:rPr>
          <w:rFonts w:ascii="Trebuchet MS" w:hAnsi="Trebuchet MS"/>
          <w:noProof/>
        </w:rPr>
        <w:t xml:space="preserve">Next they </w:t>
      </w:r>
      <w:del w:id="124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25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Ris′sah and </w:t>
      </w:r>
      <w:del w:id="126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27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Ke·he·la′thah. </w:t>
      </w:r>
      <w:r w:rsidRPr="00E22F26">
        <w:rPr>
          <w:rFonts w:ascii="Trebuchet MS" w:hAnsi="Trebuchet MS"/>
          <w:b/>
          <w:noProof/>
        </w:rPr>
        <w:t xml:space="preserve">33:23 </w:t>
      </w:r>
      <w:r w:rsidRPr="00E22F26">
        <w:rPr>
          <w:rFonts w:ascii="Trebuchet MS" w:hAnsi="Trebuchet MS"/>
          <w:noProof/>
        </w:rPr>
        <w:t xml:space="preserve">Then they </w:t>
      </w:r>
      <w:del w:id="128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29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Ke·he·la′thah and </w:t>
      </w:r>
      <w:del w:id="130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31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Mount She′pher.</w:t>
      </w:r>
    </w:p>
    <w:p w:rsidR="001B3CC9" w:rsidRPr="00E22F26" w:rsidRDefault="001B3CC9" w:rsidP="001B3CC9">
      <w:pPr>
        <w:rPr>
          <w:rFonts w:ascii="Trebuchet MS" w:hAnsi="Trebuchet MS"/>
          <w:noProof/>
        </w:rPr>
      </w:pPr>
      <w:r w:rsidRPr="00E22F26">
        <w:rPr>
          <w:rFonts w:ascii="Trebuchet MS" w:hAnsi="Trebuchet MS"/>
          <w:b/>
        </w:rPr>
        <w:t xml:space="preserve">33:24 </w:t>
      </w:r>
      <w:r w:rsidRPr="00E22F26">
        <w:rPr>
          <w:rFonts w:ascii="Trebuchet MS" w:hAnsi="Trebuchet MS"/>
          <w:noProof/>
        </w:rPr>
        <w:t xml:space="preserve">After that they </w:t>
      </w:r>
      <w:del w:id="132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33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Mount She′pher and </w:t>
      </w:r>
      <w:del w:id="134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35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Har·a′dah. </w:t>
      </w:r>
      <w:r w:rsidRPr="00E22F26">
        <w:rPr>
          <w:rFonts w:ascii="Trebuchet MS" w:hAnsi="Trebuchet MS"/>
          <w:b/>
          <w:noProof/>
        </w:rPr>
        <w:t xml:space="preserve">33:25 </w:t>
      </w:r>
      <w:r w:rsidRPr="00E22F26">
        <w:rPr>
          <w:rFonts w:ascii="Trebuchet MS" w:hAnsi="Trebuchet MS"/>
          <w:noProof/>
        </w:rPr>
        <w:t xml:space="preserve">Then they </w:t>
      </w:r>
      <w:del w:id="136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37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Har·a′dah and </w:t>
      </w:r>
      <w:del w:id="138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39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Mak·he′loth. </w:t>
      </w:r>
      <w:r w:rsidRPr="00E22F26">
        <w:rPr>
          <w:rFonts w:ascii="Trebuchet MS" w:hAnsi="Trebuchet MS"/>
          <w:b/>
          <w:noProof/>
        </w:rPr>
        <w:t xml:space="preserve">33:26 </w:t>
      </w:r>
      <w:r w:rsidRPr="00E22F26">
        <w:rPr>
          <w:rFonts w:ascii="Trebuchet MS" w:hAnsi="Trebuchet MS"/>
          <w:noProof/>
        </w:rPr>
        <w:t xml:space="preserve">Next they </w:t>
      </w:r>
      <w:del w:id="140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41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Mak·he′loth and </w:t>
      </w:r>
      <w:del w:id="142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43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Ta′hath. </w:t>
      </w:r>
      <w:r w:rsidRPr="00E22F26">
        <w:rPr>
          <w:rFonts w:ascii="Trebuchet MS" w:hAnsi="Trebuchet MS"/>
          <w:b/>
          <w:noProof/>
        </w:rPr>
        <w:t xml:space="preserve">33:27 </w:t>
      </w:r>
      <w:r w:rsidRPr="00E22F26">
        <w:rPr>
          <w:rFonts w:ascii="Trebuchet MS" w:hAnsi="Trebuchet MS"/>
          <w:noProof/>
        </w:rPr>
        <w:t xml:space="preserve">After that they </w:t>
      </w:r>
      <w:del w:id="144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45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Ta′hath and </w:t>
      </w:r>
      <w:del w:id="146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47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Te′rah. </w:t>
      </w:r>
      <w:r w:rsidRPr="00E22F26">
        <w:rPr>
          <w:rFonts w:ascii="Trebuchet MS" w:hAnsi="Trebuchet MS"/>
          <w:b/>
          <w:noProof/>
        </w:rPr>
        <w:t xml:space="preserve">33:28 </w:t>
      </w:r>
      <w:r w:rsidRPr="00E22F26">
        <w:rPr>
          <w:rFonts w:ascii="Trebuchet MS" w:hAnsi="Trebuchet MS"/>
          <w:noProof/>
        </w:rPr>
        <w:t xml:space="preserve">Then they </w:t>
      </w:r>
      <w:del w:id="148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49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Te′rah and </w:t>
      </w:r>
      <w:del w:id="150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51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Mith′kah. </w:t>
      </w:r>
      <w:r w:rsidRPr="00E22F26">
        <w:rPr>
          <w:rFonts w:ascii="Trebuchet MS" w:hAnsi="Trebuchet MS"/>
          <w:b/>
          <w:noProof/>
        </w:rPr>
        <w:t xml:space="preserve">33:29 </w:t>
      </w:r>
      <w:r w:rsidRPr="00E22F26">
        <w:rPr>
          <w:rFonts w:ascii="Trebuchet MS" w:hAnsi="Trebuchet MS"/>
          <w:noProof/>
        </w:rPr>
        <w:t xml:space="preserve">Later they </w:t>
      </w:r>
      <w:del w:id="152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53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Mith′kah and </w:t>
      </w:r>
      <w:del w:id="154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55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Hash·mo′nah. </w:t>
      </w:r>
      <w:r w:rsidRPr="00E22F26">
        <w:rPr>
          <w:rFonts w:ascii="Trebuchet MS" w:hAnsi="Trebuchet MS"/>
          <w:b/>
          <w:noProof/>
        </w:rPr>
        <w:t xml:space="preserve">33:30 </w:t>
      </w:r>
      <w:r w:rsidRPr="00E22F26">
        <w:rPr>
          <w:rFonts w:ascii="Trebuchet MS" w:hAnsi="Trebuchet MS"/>
          <w:noProof/>
        </w:rPr>
        <w:t xml:space="preserve">Next they </w:t>
      </w:r>
      <w:del w:id="156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57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Hash·mo′nah and </w:t>
      </w:r>
      <w:del w:id="158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59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Mo·se′roth. </w:t>
      </w:r>
      <w:r w:rsidRPr="00E22F26">
        <w:rPr>
          <w:rFonts w:ascii="Trebuchet MS" w:hAnsi="Trebuchet MS"/>
          <w:b/>
          <w:noProof/>
        </w:rPr>
        <w:t xml:space="preserve">33:31 </w:t>
      </w:r>
      <w:r w:rsidRPr="00E22F26">
        <w:rPr>
          <w:rFonts w:ascii="Trebuchet MS" w:hAnsi="Trebuchet MS"/>
          <w:noProof/>
        </w:rPr>
        <w:t xml:space="preserve">Then they </w:t>
      </w:r>
      <w:del w:id="160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61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Mo·se′roth and </w:t>
      </w:r>
      <w:del w:id="162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63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Ben′e-ja′a·kan. </w:t>
      </w:r>
      <w:r w:rsidRPr="00E22F26">
        <w:rPr>
          <w:rFonts w:ascii="Trebuchet MS" w:hAnsi="Trebuchet MS"/>
          <w:b/>
          <w:noProof/>
        </w:rPr>
        <w:t xml:space="preserve">33:32 </w:t>
      </w:r>
      <w:del w:id="164" w:author="Author">
        <w:r w:rsidRPr="00E22F26">
          <w:rPr>
            <w:rFonts w:ascii="Trebuchet MS" w:hAnsi="Trebuchet MS"/>
            <w:noProof/>
          </w:rPr>
          <w:delText>After that</w:delText>
        </w:r>
      </w:del>
      <w:ins w:id="165" w:author="Author">
        <w:r w:rsidRPr="00E22F26">
          <w:rPr>
            <w:rFonts w:ascii="Trebuchet MS" w:hAnsi="Trebuchet MS"/>
            <w:noProof/>
          </w:rPr>
          <w:t>And</w:t>
        </w:r>
      </w:ins>
      <w:r w:rsidRPr="00E22F26">
        <w:rPr>
          <w:rFonts w:ascii="Trebuchet MS" w:hAnsi="Trebuchet MS"/>
          <w:noProof/>
        </w:rPr>
        <w:t xml:space="preserve"> they </w:t>
      </w:r>
      <w:del w:id="166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67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Ben′e-ja′a·kan and </w:t>
      </w:r>
      <w:del w:id="168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69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Hor-hag·gid′gad. </w:t>
      </w:r>
      <w:r w:rsidRPr="00E22F26">
        <w:rPr>
          <w:rFonts w:ascii="Trebuchet MS" w:hAnsi="Trebuchet MS"/>
          <w:b/>
          <w:noProof/>
        </w:rPr>
        <w:t xml:space="preserve">33:33 </w:t>
      </w:r>
      <w:r w:rsidRPr="00E22F26">
        <w:rPr>
          <w:rFonts w:ascii="Trebuchet MS" w:hAnsi="Trebuchet MS"/>
          <w:noProof/>
        </w:rPr>
        <w:t xml:space="preserve">Next they </w:t>
      </w:r>
      <w:del w:id="170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71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Hor-hag·gid′gad and </w:t>
      </w:r>
      <w:del w:id="172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73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Jot′ba·thah. </w:t>
      </w:r>
      <w:r w:rsidRPr="00E22F26">
        <w:rPr>
          <w:rFonts w:ascii="Trebuchet MS" w:hAnsi="Trebuchet MS"/>
          <w:b/>
          <w:noProof/>
        </w:rPr>
        <w:t xml:space="preserve">33:34 </w:t>
      </w:r>
      <w:r w:rsidRPr="00E22F26">
        <w:rPr>
          <w:rFonts w:ascii="Trebuchet MS" w:hAnsi="Trebuchet MS"/>
          <w:noProof/>
        </w:rPr>
        <w:t xml:space="preserve">Later they </w:t>
      </w:r>
      <w:del w:id="174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75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Jot′ba·thah and </w:t>
      </w:r>
      <w:del w:id="176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77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A·bro′nah. </w:t>
      </w:r>
      <w:r w:rsidRPr="00E22F26">
        <w:rPr>
          <w:rFonts w:ascii="Trebuchet MS" w:hAnsi="Trebuchet MS"/>
          <w:b/>
          <w:noProof/>
        </w:rPr>
        <w:t xml:space="preserve">33:35 </w:t>
      </w:r>
      <w:r w:rsidRPr="00E22F26">
        <w:rPr>
          <w:rFonts w:ascii="Trebuchet MS" w:hAnsi="Trebuchet MS"/>
          <w:noProof/>
        </w:rPr>
        <w:t xml:space="preserve">Then they </w:t>
      </w:r>
      <w:del w:id="178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79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A·bro′nah and </w:t>
      </w:r>
      <w:del w:id="180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81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E′zi·on-ge′ber. </w:t>
      </w:r>
      <w:r w:rsidRPr="00E22F26">
        <w:rPr>
          <w:rFonts w:ascii="Trebuchet MS" w:hAnsi="Trebuchet MS"/>
          <w:b/>
          <w:noProof/>
        </w:rPr>
        <w:t xml:space="preserve">33:36 </w:t>
      </w:r>
      <w:r w:rsidRPr="00E22F26">
        <w:rPr>
          <w:rFonts w:ascii="Trebuchet MS" w:hAnsi="Trebuchet MS"/>
          <w:noProof/>
        </w:rPr>
        <w:t xml:space="preserve">After that they </w:t>
      </w:r>
      <w:del w:id="182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83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E′zi·on-ge′ber and </w:t>
      </w:r>
      <w:del w:id="184" w:author="Author">
        <w:r w:rsidRPr="00E22F26">
          <w:rPr>
            <w:rFonts w:ascii="Trebuchet MS" w:hAnsi="Trebuchet MS"/>
            <w:noProof/>
          </w:rPr>
          <w:delText>went camping</w:delText>
        </w:r>
      </w:del>
      <w:ins w:id="185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in the wilderness of Zin, that is</w:t>
      </w:r>
      <w:del w:id="186" w:author="Author">
        <w:r w:rsidRPr="00E22F26">
          <w:rPr>
            <w:rFonts w:ascii="Trebuchet MS" w:hAnsi="Trebuchet MS"/>
            <w:noProof/>
          </w:rPr>
          <w:delText xml:space="preserve"> to say</w:delText>
        </w:r>
      </w:del>
      <w:r w:rsidRPr="00E22F26">
        <w:rPr>
          <w:rFonts w:ascii="Trebuchet MS" w:hAnsi="Trebuchet MS"/>
          <w:noProof/>
        </w:rPr>
        <w:t>, Ka′desh.</w:t>
      </w:r>
    </w:p>
    <w:p w:rsidR="001B3CC9" w:rsidRPr="00E22F26" w:rsidRDefault="001B3CC9" w:rsidP="001B3CC9">
      <w:pPr>
        <w:rPr>
          <w:rFonts w:ascii="Trebuchet MS" w:hAnsi="Trebuchet MS"/>
          <w:noProof/>
        </w:rPr>
      </w:pPr>
      <w:r w:rsidRPr="00E22F26">
        <w:rPr>
          <w:rFonts w:ascii="Trebuchet MS" w:hAnsi="Trebuchet MS"/>
          <w:b/>
        </w:rPr>
        <w:t xml:space="preserve">33:37 </w:t>
      </w:r>
      <w:r w:rsidRPr="00E22F26">
        <w:rPr>
          <w:rFonts w:ascii="Trebuchet MS" w:hAnsi="Trebuchet MS"/>
          <w:noProof/>
        </w:rPr>
        <w:t xml:space="preserve">Later they </w:t>
      </w:r>
      <w:del w:id="187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188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Ka′desh and </w:t>
      </w:r>
      <w:del w:id="189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190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Mount Hor, on the frontier of the land of E′dom. </w:t>
      </w:r>
      <w:r w:rsidRPr="00E22F26">
        <w:rPr>
          <w:rFonts w:ascii="Trebuchet MS" w:hAnsi="Trebuchet MS"/>
          <w:b/>
          <w:noProof/>
        </w:rPr>
        <w:t xml:space="preserve">33:38 </w:t>
      </w:r>
      <w:r w:rsidRPr="00E22F26">
        <w:rPr>
          <w:rFonts w:ascii="Trebuchet MS" w:hAnsi="Trebuchet MS"/>
          <w:noProof/>
        </w:rPr>
        <w:t xml:space="preserve">And Aaron the priest </w:t>
      </w:r>
      <w:del w:id="191" w:author="Author">
        <w:r w:rsidRPr="00E22F26">
          <w:rPr>
            <w:rFonts w:ascii="Trebuchet MS" w:hAnsi="Trebuchet MS"/>
            <w:noProof/>
          </w:rPr>
          <w:delText>proceeded to go</w:delText>
        </w:r>
      </w:del>
      <w:ins w:id="192" w:author="Author">
        <w:r w:rsidRPr="00E22F26">
          <w:rPr>
            <w:rFonts w:ascii="Trebuchet MS" w:hAnsi="Trebuchet MS"/>
            <w:noProof/>
          </w:rPr>
          <w:t>went</w:t>
        </w:r>
      </w:ins>
      <w:r w:rsidRPr="00E22F26">
        <w:rPr>
          <w:rFonts w:ascii="Trebuchet MS" w:hAnsi="Trebuchet MS"/>
          <w:noProof/>
        </w:rPr>
        <w:t xml:space="preserve"> up into Mount Hor at the order of Jehovah and </w:t>
      </w:r>
      <w:del w:id="193" w:author="Author">
        <w:r w:rsidRPr="00E22F26">
          <w:rPr>
            <w:rFonts w:ascii="Trebuchet MS" w:hAnsi="Trebuchet MS"/>
            <w:noProof/>
          </w:rPr>
          <w:delText>to die</w:delText>
        </w:r>
      </w:del>
      <w:ins w:id="194" w:author="Author">
        <w:r w:rsidRPr="00E22F26">
          <w:rPr>
            <w:rFonts w:ascii="Trebuchet MS" w:hAnsi="Trebuchet MS"/>
            <w:noProof/>
          </w:rPr>
          <w:t>died</w:t>
        </w:r>
      </w:ins>
      <w:r w:rsidRPr="00E22F26">
        <w:rPr>
          <w:rFonts w:ascii="Trebuchet MS" w:hAnsi="Trebuchet MS"/>
          <w:noProof/>
        </w:rPr>
        <w:t xml:space="preserve"> there in the </w:t>
      </w:r>
      <w:del w:id="195" w:author="Author">
        <w:r w:rsidRPr="00E22F26">
          <w:rPr>
            <w:rFonts w:ascii="Trebuchet MS" w:hAnsi="Trebuchet MS"/>
            <w:noProof/>
          </w:rPr>
          <w:delText>fortieth</w:delText>
        </w:r>
      </w:del>
      <w:ins w:id="196" w:author="Author">
        <w:r w:rsidRPr="00E22F26">
          <w:rPr>
            <w:rFonts w:ascii="Trebuchet MS" w:hAnsi="Trebuchet MS"/>
            <w:noProof/>
          </w:rPr>
          <w:t>40th</w:t>
        </w:r>
      </w:ins>
      <w:r w:rsidRPr="00E22F26">
        <w:rPr>
          <w:rFonts w:ascii="Trebuchet MS" w:hAnsi="Trebuchet MS"/>
          <w:noProof/>
        </w:rPr>
        <w:t xml:space="preserve"> year </w:t>
      </w:r>
      <w:del w:id="197" w:author="Author">
        <w:r w:rsidRPr="00E22F26">
          <w:rPr>
            <w:rFonts w:ascii="Trebuchet MS" w:hAnsi="Trebuchet MS"/>
            <w:noProof/>
          </w:rPr>
          <w:delText>of</w:delText>
        </w:r>
      </w:del>
      <w:ins w:id="198" w:author="Author">
        <w:r w:rsidRPr="00E22F26">
          <w:rPr>
            <w:rFonts w:ascii="Trebuchet MS" w:hAnsi="Trebuchet MS"/>
            <w:noProof/>
          </w:rPr>
          <w:t>after</w:t>
        </w:r>
      </w:ins>
      <w:r w:rsidRPr="00E22F26">
        <w:rPr>
          <w:rFonts w:ascii="Trebuchet MS" w:hAnsi="Trebuchet MS"/>
          <w:noProof/>
        </w:rPr>
        <w:t xml:space="preserve"> the </w:t>
      </w:r>
      <w:del w:id="199" w:author="Author">
        <w:r w:rsidRPr="00E22F26">
          <w:rPr>
            <w:rFonts w:ascii="Trebuchet MS" w:hAnsi="Trebuchet MS"/>
            <w:noProof/>
          </w:rPr>
          <w:delText>going out of the sons of Israel from</w:delText>
        </w:r>
      </w:del>
      <w:ins w:id="200" w:author="Author">
        <w:r w:rsidRPr="00E22F26">
          <w:rPr>
            <w:rFonts w:ascii="Trebuchet MS" w:hAnsi="Trebuchet MS"/>
            <w:noProof/>
          </w:rPr>
          <w:t>Israelites left</w:t>
        </w:r>
      </w:ins>
      <w:r w:rsidRPr="00E22F26">
        <w:rPr>
          <w:rFonts w:ascii="Trebuchet MS" w:hAnsi="Trebuchet MS"/>
          <w:noProof/>
        </w:rPr>
        <w:t xml:space="preserve"> the land of Egypt, in the fifth month, on the first of the month. </w:t>
      </w:r>
      <w:r w:rsidRPr="00E22F26">
        <w:rPr>
          <w:rFonts w:ascii="Trebuchet MS" w:hAnsi="Trebuchet MS"/>
          <w:b/>
          <w:noProof/>
        </w:rPr>
        <w:t xml:space="preserve">33:39 </w:t>
      </w:r>
      <w:del w:id="201" w:author="Author">
        <w:r w:rsidRPr="00E22F26">
          <w:rPr>
            <w:rFonts w:ascii="Trebuchet MS" w:hAnsi="Trebuchet MS"/>
            <w:noProof/>
          </w:rPr>
          <w:delText xml:space="preserve">And </w:delText>
        </w:r>
      </w:del>
      <w:r w:rsidRPr="00E22F26">
        <w:rPr>
          <w:rFonts w:ascii="Trebuchet MS" w:hAnsi="Trebuchet MS"/>
          <w:noProof/>
        </w:rPr>
        <w:t xml:space="preserve">Aaron was </w:t>
      </w:r>
      <w:del w:id="202" w:author="Author">
        <w:r w:rsidRPr="00E22F26">
          <w:rPr>
            <w:rFonts w:ascii="Trebuchet MS" w:hAnsi="Trebuchet MS"/>
            <w:noProof/>
          </w:rPr>
          <w:delText>a hundred and twenty-three</w:delText>
        </w:r>
      </w:del>
      <w:ins w:id="203" w:author="Author">
        <w:r w:rsidRPr="00E22F26">
          <w:rPr>
            <w:rFonts w:ascii="Trebuchet MS" w:hAnsi="Trebuchet MS"/>
            <w:noProof/>
          </w:rPr>
          <w:t>123</w:t>
        </w:r>
      </w:ins>
      <w:r w:rsidRPr="00E22F26">
        <w:rPr>
          <w:rFonts w:ascii="Trebuchet MS" w:hAnsi="Trebuchet MS"/>
          <w:noProof/>
        </w:rPr>
        <w:t xml:space="preserve"> years old at his death on Mount Hor.</w:t>
      </w:r>
    </w:p>
    <w:p w:rsidR="001B3CC9" w:rsidRPr="00E22F26" w:rsidRDefault="001B3CC9" w:rsidP="001B3CC9">
      <w:pPr>
        <w:rPr>
          <w:rFonts w:ascii="Trebuchet MS" w:hAnsi="Trebuchet MS"/>
          <w:noProof/>
        </w:rPr>
      </w:pPr>
      <w:r w:rsidRPr="00E22F26">
        <w:rPr>
          <w:rFonts w:ascii="Trebuchet MS" w:hAnsi="Trebuchet MS"/>
          <w:b/>
        </w:rPr>
        <w:t xml:space="preserve">33:40 </w:t>
      </w:r>
      <w:r w:rsidRPr="00E22F26">
        <w:rPr>
          <w:rFonts w:ascii="Trebuchet MS" w:hAnsi="Trebuchet MS"/>
          <w:noProof/>
        </w:rPr>
        <w:t xml:space="preserve">Now the </w:t>
      </w:r>
      <w:del w:id="204" w:author="Author">
        <w:r w:rsidRPr="00E22F26">
          <w:rPr>
            <w:rFonts w:ascii="Trebuchet MS" w:hAnsi="Trebuchet MS"/>
            <w:noProof/>
          </w:rPr>
          <w:delText xml:space="preserve">Ca′naan·ite, the </w:delText>
        </w:r>
      </w:del>
      <w:r w:rsidRPr="00E22F26">
        <w:rPr>
          <w:rFonts w:ascii="Trebuchet MS" w:hAnsi="Trebuchet MS"/>
          <w:noProof/>
        </w:rPr>
        <w:t xml:space="preserve">king of A′rad, </w:t>
      </w:r>
      <w:del w:id="205" w:author="Author">
        <w:r w:rsidRPr="00E22F26">
          <w:rPr>
            <w:rFonts w:ascii="Trebuchet MS" w:hAnsi="Trebuchet MS"/>
            <w:noProof/>
          </w:rPr>
          <w:delText>as he</w:delText>
        </w:r>
      </w:del>
      <w:ins w:id="206" w:author="Author">
        <w:r w:rsidRPr="00E22F26">
          <w:rPr>
            <w:rFonts w:ascii="Trebuchet MS" w:hAnsi="Trebuchet MS"/>
            <w:noProof/>
          </w:rPr>
          <w:t>the Ca′naan·ite who</w:t>
        </w:r>
      </w:ins>
      <w:r w:rsidRPr="00E22F26">
        <w:rPr>
          <w:rFonts w:ascii="Trebuchet MS" w:hAnsi="Trebuchet MS"/>
          <w:noProof/>
        </w:rPr>
        <w:t xml:space="preserve"> was dwelling in the Neg′eb</w:t>
      </w:r>
      <w:del w:id="207" w:author="Author">
        <w:r w:rsidRPr="00E22F26">
          <w:rPr>
            <w:rFonts w:ascii="Trebuchet MS" w:hAnsi="Trebuchet MS"/>
            <w:noProof/>
          </w:rPr>
          <w:delText>,</w:delText>
        </w:r>
      </w:del>
      <w:r w:rsidRPr="00E22F26">
        <w:rPr>
          <w:rFonts w:ascii="Trebuchet MS" w:hAnsi="Trebuchet MS"/>
          <w:noProof/>
        </w:rPr>
        <w:t xml:space="preserve"> in the land of Ca′naan, </w:t>
      </w:r>
      <w:del w:id="208" w:author="Author">
        <w:r w:rsidRPr="00E22F26">
          <w:rPr>
            <w:rFonts w:ascii="Trebuchet MS" w:hAnsi="Trebuchet MS"/>
            <w:noProof/>
          </w:rPr>
          <w:delText>got to hear</w:delText>
        </w:r>
      </w:del>
      <w:ins w:id="209" w:author="Author">
        <w:r w:rsidRPr="00E22F26">
          <w:rPr>
            <w:rFonts w:ascii="Trebuchet MS" w:hAnsi="Trebuchet MS"/>
            <w:noProof/>
          </w:rPr>
          <w:t>heard</w:t>
        </w:r>
      </w:ins>
      <w:r w:rsidRPr="00E22F26">
        <w:rPr>
          <w:rFonts w:ascii="Trebuchet MS" w:hAnsi="Trebuchet MS"/>
          <w:noProof/>
        </w:rPr>
        <w:t xml:space="preserve"> about the coming of the </w:t>
      </w:r>
      <w:del w:id="210" w:author="Author">
        <w:r w:rsidRPr="00E22F26">
          <w:rPr>
            <w:rFonts w:ascii="Trebuchet MS" w:hAnsi="Trebuchet MS"/>
            <w:noProof/>
          </w:rPr>
          <w:delText>sons of Israel</w:delText>
        </w:r>
      </w:del>
      <w:ins w:id="211" w:author="Author">
        <w:r w:rsidRPr="00E22F26">
          <w:rPr>
            <w:rFonts w:ascii="Trebuchet MS" w:hAnsi="Trebuchet MS"/>
            <w:noProof/>
          </w:rPr>
          <w:t>Israelites</w:t>
        </w:r>
      </w:ins>
      <w:r w:rsidRPr="00E22F26">
        <w:rPr>
          <w:rFonts w:ascii="Trebuchet MS" w:hAnsi="Trebuchet MS"/>
          <w:noProof/>
        </w:rPr>
        <w:t>.</w:t>
      </w:r>
    </w:p>
    <w:p w:rsidR="001B3CC9" w:rsidRPr="00E22F26" w:rsidRDefault="001B3CC9" w:rsidP="001B3CC9">
      <w:pPr>
        <w:rPr>
          <w:rFonts w:ascii="Trebuchet MS" w:hAnsi="Trebuchet MS"/>
          <w:noProof/>
        </w:rPr>
      </w:pPr>
      <w:r w:rsidRPr="00E22F26">
        <w:rPr>
          <w:rFonts w:ascii="Trebuchet MS" w:hAnsi="Trebuchet MS"/>
          <w:b/>
        </w:rPr>
        <w:t xml:space="preserve">33:41 </w:t>
      </w:r>
      <w:r w:rsidRPr="00E22F26">
        <w:rPr>
          <w:rFonts w:ascii="Trebuchet MS" w:hAnsi="Trebuchet MS"/>
          <w:noProof/>
        </w:rPr>
        <w:t xml:space="preserve">In time they </w:t>
      </w:r>
      <w:del w:id="212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213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Mount Hor and </w:t>
      </w:r>
      <w:del w:id="214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215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Zal·mo′nah. </w:t>
      </w:r>
      <w:r w:rsidRPr="00E22F26">
        <w:rPr>
          <w:rFonts w:ascii="Trebuchet MS" w:hAnsi="Trebuchet MS"/>
          <w:b/>
          <w:noProof/>
        </w:rPr>
        <w:t xml:space="preserve">33:42 </w:t>
      </w:r>
      <w:r w:rsidRPr="00E22F26">
        <w:rPr>
          <w:rFonts w:ascii="Trebuchet MS" w:hAnsi="Trebuchet MS"/>
          <w:noProof/>
        </w:rPr>
        <w:t xml:space="preserve">After that they </w:t>
      </w:r>
      <w:del w:id="216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217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Zal·mo′nah and </w:t>
      </w:r>
      <w:del w:id="218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219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Pu′non. </w:t>
      </w:r>
      <w:r w:rsidRPr="00E22F26">
        <w:rPr>
          <w:rFonts w:ascii="Trebuchet MS" w:hAnsi="Trebuchet MS"/>
          <w:b/>
          <w:noProof/>
        </w:rPr>
        <w:t xml:space="preserve">33:43 </w:t>
      </w:r>
      <w:r w:rsidRPr="00E22F26">
        <w:rPr>
          <w:rFonts w:ascii="Trebuchet MS" w:hAnsi="Trebuchet MS"/>
          <w:noProof/>
        </w:rPr>
        <w:t xml:space="preserve">Next they </w:t>
      </w:r>
      <w:del w:id="220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221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Pu′non and </w:t>
      </w:r>
      <w:del w:id="222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223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O′both. </w:t>
      </w:r>
      <w:r w:rsidRPr="00E22F26">
        <w:rPr>
          <w:rFonts w:ascii="Trebuchet MS" w:hAnsi="Trebuchet MS"/>
          <w:b/>
          <w:noProof/>
        </w:rPr>
        <w:t xml:space="preserve">33:44 </w:t>
      </w:r>
      <w:r w:rsidRPr="00E22F26">
        <w:rPr>
          <w:rFonts w:ascii="Trebuchet MS" w:hAnsi="Trebuchet MS"/>
          <w:noProof/>
        </w:rPr>
        <w:t xml:space="preserve">Then they </w:t>
      </w:r>
      <w:del w:id="224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225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O′both and </w:t>
      </w:r>
      <w:del w:id="226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227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I′ye-ab′a·rim</w:t>
      </w:r>
      <w:ins w:id="228" w:author="Author">
        <w:r w:rsidRPr="00E22F26">
          <w:rPr>
            <w:rFonts w:ascii="Trebuchet MS" w:hAnsi="Trebuchet MS"/>
            <w:noProof/>
          </w:rPr>
          <w:t>,</w:t>
        </w:r>
      </w:ins>
      <w:r w:rsidRPr="00E22F26">
        <w:rPr>
          <w:rFonts w:ascii="Trebuchet MS" w:hAnsi="Trebuchet MS"/>
          <w:noProof/>
        </w:rPr>
        <w:t xml:space="preserve"> on the border of Mo′ab. </w:t>
      </w:r>
      <w:r w:rsidRPr="00E22F26">
        <w:rPr>
          <w:rFonts w:ascii="Trebuchet MS" w:hAnsi="Trebuchet MS"/>
          <w:b/>
          <w:noProof/>
        </w:rPr>
        <w:t xml:space="preserve">33:45 </w:t>
      </w:r>
      <w:r w:rsidRPr="00E22F26">
        <w:rPr>
          <w:rFonts w:ascii="Trebuchet MS" w:hAnsi="Trebuchet MS"/>
          <w:noProof/>
        </w:rPr>
        <w:t xml:space="preserve">Later they </w:t>
      </w:r>
      <w:del w:id="229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230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I′yim and </w:t>
      </w:r>
      <w:del w:id="231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232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Di′bon-gad. </w:t>
      </w:r>
      <w:r w:rsidRPr="00E22F26">
        <w:rPr>
          <w:rFonts w:ascii="Trebuchet MS" w:hAnsi="Trebuchet MS"/>
          <w:b/>
          <w:noProof/>
        </w:rPr>
        <w:t xml:space="preserve">33:46 </w:t>
      </w:r>
      <w:r w:rsidRPr="00E22F26">
        <w:rPr>
          <w:rFonts w:ascii="Trebuchet MS" w:hAnsi="Trebuchet MS"/>
          <w:noProof/>
        </w:rPr>
        <w:t xml:space="preserve">After that they </w:t>
      </w:r>
      <w:del w:id="233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234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Di′bon-gad and </w:t>
      </w:r>
      <w:del w:id="235" w:author="Author">
        <w:r w:rsidRPr="00E22F26">
          <w:rPr>
            <w:rFonts w:ascii="Trebuchet MS" w:hAnsi="Trebuchet MS"/>
            <w:noProof/>
          </w:rPr>
          <w:delText>went camping in</w:delText>
        </w:r>
      </w:del>
      <w:ins w:id="236" w:author="Author">
        <w:r w:rsidRPr="00E22F26">
          <w:rPr>
            <w:rFonts w:ascii="Trebuchet MS" w:hAnsi="Trebuchet MS"/>
            <w:noProof/>
          </w:rPr>
          <w:t>camped at</w:t>
        </w:r>
      </w:ins>
      <w:r w:rsidRPr="00E22F26">
        <w:rPr>
          <w:rFonts w:ascii="Trebuchet MS" w:hAnsi="Trebuchet MS"/>
          <w:noProof/>
        </w:rPr>
        <w:t xml:space="preserve"> Al′mon-dib·la·tha′im. </w:t>
      </w:r>
      <w:r w:rsidRPr="00E22F26">
        <w:rPr>
          <w:rFonts w:ascii="Trebuchet MS" w:hAnsi="Trebuchet MS"/>
          <w:b/>
          <w:noProof/>
        </w:rPr>
        <w:t xml:space="preserve">33:47 </w:t>
      </w:r>
      <w:r w:rsidRPr="00E22F26">
        <w:rPr>
          <w:rFonts w:ascii="Trebuchet MS" w:hAnsi="Trebuchet MS"/>
          <w:noProof/>
        </w:rPr>
        <w:t xml:space="preserve">Then they </w:t>
      </w:r>
      <w:del w:id="237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238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Al′mon-dib·la·tha′im and </w:t>
      </w:r>
      <w:del w:id="239" w:author="Author">
        <w:r w:rsidRPr="00E22F26">
          <w:rPr>
            <w:rFonts w:ascii="Trebuchet MS" w:hAnsi="Trebuchet MS"/>
            <w:noProof/>
          </w:rPr>
          <w:delText>went camping</w:delText>
        </w:r>
      </w:del>
      <w:ins w:id="240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in the mountains of Ab′a·rim before Ne′bo. </w:t>
      </w:r>
      <w:r w:rsidRPr="00E22F26">
        <w:rPr>
          <w:rFonts w:ascii="Trebuchet MS" w:hAnsi="Trebuchet MS"/>
          <w:b/>
          <w:noProof/>
        </w:rPr>
        <w:t xml:space="preserve">33:48 </w:t>
      </w:r>
      <w:r w:rsidRPr="00E22F26">
        <w:rPr>
          <w:rFonts w:ascii="Trebuchet MS" w:hAnsi="Trebuchet MS"/>
          <w:noProof/>
        </w:rPr>
        <w:t xml:space="preserve">Finally they </w:t>
      </w:r>
      <w:del w:id="241" w:author="Author">
        <w:r w:rsidRPr="00E22F26">
          <w:rPr>
            <w:rFonts w:ascii="Trebuchet MS" w:hAnsi="Trebuchet MS"/>
            <w:noProof/>
          </w:rPr>
          <w:delText>pulled away</w:delText>
        </w:r>
      </w:del>
      <w:ins w:id="242" w:author="Author">
        <w:r w:rsidRPr="00E22F26">
          <w:rPr>
            <w:rFonts w:ascii="Trebuchet MS" w:hAnsi="Trebuchet MS"/>
            <w:noProof/>
          </w:rPr>
          <w:t>departed</w:t>
        </w:r>
      </w:ins>
      <w:r w:rsidRPr="00E22F26">
        <w:rPr>
          <w:rFonts w:ascii="Trebuchet MS" w:hAnsi="Trebuchet MS"/>
          <w:noProof/>
        </w:rPr>
        <w:t xml:space="preserve"> from the mountains of Ab′a·rim and </w:t>
      </w:r>
      <w:del w:id="243" w:author="Author">
        <w:r w:rsidRPr="00E22F26">
          <w:rPr>
            <w:rFonts w:ascii="Trebuchet MS" w:hAnsi="Trebuchet MS"/>
            <w:noProof/>
          </w:rPr>
          <w:delText>took up camping</w:delText>
        </w:r>
      </w:del>
      <w:ins w:id="244" w:author="Author">
        <w:r w:rsidRPr="00E22F26">
          <w:rPr>
            <w:rFonts w:ascii="Trebuchet MS" w:hAnsi="Trebuchet MS"/>
            <w:noProof/>
          </w:rPr>
          <w:t>camped</w:t>
        </w:r>
      </w:ins>
      <w:r w:rsidRPr="00E22F26">
        <w:rPr>
          <w:rFonts w:ascii="Trebuchet MS" w:hAnsi="Trebuchet MS"/>
          <w:noProof/>
        </w:rPr>
        <w:t xml:space="preserve"> on the desert plains of Mo′ab by the Jordan at Jer′i·cho. </w:t>
      </w:r>
      <w:r w:rsidRPr="00E22F26">
        <w:rPr>
          <w:rFonts w:ascii="Trebuchet MS" w:hAnsi="Trebuchet MS"/>
          <w:b/>
          <w:noProof/>
        </w:rPr>
        <w:t xml:space="preserve">33:49 </w:t>
      </w:r>
      <w:del w:id="245" w:author="Author">
        <w:r w:rsidRPr="00E22F26">
          <w:rPr>
            <w:rFonts w:ascii="Trebuchet MS" w:hAnsi="Trebuchet MS"/>
            <w:noProof/>
          </w:rPr>
          <w:delText>And they</w:delText>
        </w:r>
      </w:del>
      <w:ins w:id="246" w:author="Author">
        <w:r w:rsidRPr="00E22F26">
          <w:rPr>
            <w:rFonts w:ascii="Trebuchet MS" w:hAnsi="Trebuchet MS"/>
            <w:noProof/>
          </w:rPr>
          <w:t>They</w:t>
        </w:r>
      </w:ins>
      <w:r w:rsidRPr="00E22F26">
        <w:rPr>
          <w:rFonts w:ascii="Trebuchet MS" w:hAnsi="Trebuchet MS"/>
          <w:noProof/>
        </w:rPr>
        <w:t xml:space="preserve"> continued camping </w:t>
      </w:r>
      <w:del w:id="247" w:author="Author">
        <w:r w:rsidRPr="00E22F26">
          <w:rPr>
            <w:rFonts w:ascii="Trebuchet MS" w:hAnsi="Trebuchet MS"/>
            <w:noProof/>
          </w:rPr>
          <w:delText>by</w:delText>
        </w:r>
      </w:del>
      <w:ins w:id="248" w:author="Author">
        <w:r w:rsidRPr="00E22F26">
          <w:rPr>
            <w:rFonts w:ascii="Trebuchet MS" w:hAnsi="Trebuchet MS"/>
            <w:noProof/>
          </w:rPr>
          <w:t>along</w:t>
        </w:r>
      </w:ins>
      <w:r w:rsidRPr="00E22F26">
        <w:rPr>
          <w:rFonts w:ascii="Trebuchet MS" w:hAnsi="Trebuchet MS"/>
          <w:noProof/>
        </w:rPr>
        <w:t xml:space="preserve"> the Jordan</w:t>
      </w:r>
      <w:ins w:id="249" w:author="Author">
        <w:r w:rsidRPr="00E22F26">
          <w:rPr>
            <w:rFonts w:ascii="Trebuchet MS" w:hAnsi="Trebuchet MS"/>
            <w:noProof/>
          </w:rPr>
          <w:t>,</w:t>
        </w:r>
      </w:ins>
      <w:r w:rsidRPr="00E22F26">
        <w:rPr>
          <w:rFonts w:ascii="Trebuchet MS" w:hAnsi="Trebuchet MS"/>
          <w:noProof/>
        </w:rPr>
        <w:t xml:space="preserve"> from Beth-jesh′i·moth </w:t>
      </w:r>
      <w:del w:id="250" w:author="Author">
        <w:r w:rsidRPr="00E22F26">
          <w:rPr>
            <w:rFonts w:ascii="Trebuchet MS" w:hAnsi="Trebuchet MS"/>
            <w:noProof/>
          </w:rPr>
          <w:delText>to</w:delText>
        </w:r>
      </w:del>
      <w:ins w:id="251" w:author="Author">
        <w:r w:rsidRPr="00E22F26">
          <w:rPr>
            <w:rFonts w:ascii="Trebuchet MS" w:hAnsi="Trebuchet MS"/>
            <w:noProof/>
          </w:rPr>
          <w:t>as far as</w:t>
        </w:r>
      </w:ins>
      <w:r w:rsidRPr="00E22F26">
        <w:rPr>
          <w:rFonts w:ascii="Trebuchet MS" w:hAnsi="Trebuchet MS"/>
          <w:noProof/>
        </w:rPr>
        <w:t xml:space="preserve"> A′bel-shit′tim</w:t>
      </w:r>
      <w:ins w:id="252" w:author="Author">
        <w:r w:rsidRPr="00E22F26">
          <w:rPr>
            <w:rFonts w:ascii="Trebuchet MS" w:hAnsi="Trebuchet MS"/>
            <w:noProof/>
          </w:rPr>
          <w:t>,</w:t>
        </w:r>
      </w:ins>
      <w:r w:rsidRPr="00E22F26">
        <w:rPr>
          <w:rFonts w:ascii="Trebuchet MS" w:hAnsi="Trebuchet MS"/>
          <w:noProof/>
        </w:rPr>
        <w:t xml:space="preserve"> on the desert plains of Mo′ab.</w:t>
      </w:r>
    </w:p>
    <w:p w:rsidR="001B3CC9" w:rsidRPr="00E22F26" w:rsidRDefault="001B3CC9" w:rsidP="001B3CC9">
      <w:pPr>
        <w:rPr>
          <w:rFonts w:ascii="Trebuchet MS" w:hAnsi="Trebuchet MS"/>
          <w:noProof/>
        </w:rPr>
      </w:pPr>
      <w:r w:rsidRPr="00E22F26">
        <w:rPr>
          <w:rFonts w:ascii="Trebuchet MS" w:hAnsi="Trebuchet MS"/>
          <w:b/>
        </w:rPr>
        <w:t xml:space="preserve">33:50 </w:t>
      </w:r>
      <w:del w:id="253" w:author="Author">
        <w:r w:rsidRPr="00E22F26">
          <w:rPr>
            <w:rFonts w:ascii="Trebuchet MS" w:hAnsi="Trebuchet MS"/>
            <w:noProof/>
          </w:rPr>
          <w:delText xml:space="preserve">And </w:delText>
        </w:r>
      </w:del>
      <w:r w:rsidRPr="00E22F26">
        <w:rPr>
          <w:rFonts w:ascii="Trebuchet MS" w:hAnsi="Trebuchet MS"/>
          <w:noProof/>
        </w:rPr>
        <w:t xml:space="preserve">Jehovah </w:t>
      </w:r>
      <w:del w:id="254" w:author="Author">
        <w:r w:rsidRPr="00E22F26">
          <w:rPr>
            <w:rFonts w:ascii="Trebuchet MS" w:hAnsi="Trebuchet MS"/>
            <w:noProof/>
          </w:rPr>
          <w:delText>proceeded to speak</w:delText>
        </w:r>
      </w:del>
      <w:ins w:id="255" w:author="Author">
        <w:r w:rsidRPr="00E22F26">
          <w:rPr>
            <w:rFonts w:ascii="Trebuchet MS" w:hAnsi="Trebuchet MS"/>
            <w:noProof/>
          </w:rPr>
          <w:t>spoke</w:t>
        </w:r>
      </w:ins>
      <w:r w:rsidRPr="00E22F26">
        <w:rPr>
          <w:rFonts w:ascii="Trebuchet MS" w:hAnsi="Trebuchet MS"/>
          <w:noProof/>
        </w:rPr>
        <w:t xml:space="preserve"> to Moses on the desert plains of Mo′ab by the Jordan at Jer′i·cho, saying: </w:t>
      </w:r>
      <w:r w:rsidRPr="00E22F26">
        <w:rPr>
          <w:rFonts w:ascii="Trebuchet MS" w:hAnsi="Trebuchet MS"/>
          <w:b/>
          <w:noProof/>
        </w:rPr>
        <w:t xml:space="preserve">33:51 </w:t>
      </w:r>
      <w:r w:rsidRPr="00E22F26">
        <w:rPr>
          <w:rFonts w:ascii="Trebuchet MS" w:hAnsi="Trebuchet MS"/>
          <w:noProof/>
        </w:rPr>
        <w:t xml:space="preserve">“Speak to the </w:t>
      </w:r>
      <w:del w:id="256" w:author="Author">
        <w:r w:rsidRPr="00E22F26">
          <w:rPr>
            <w:rFonts w:ascii="Trebuchet MS" w:hAnsi="Trebuchet MS"/>
            <w:noProof/>
          </w:rPr>
          <w:delText>sons of Israel,</w:delText>
        </w:r>
      </w:del>
      <w:ins w:id="257" w:author="Author">
        <w:r w:rsidRPr="00E22F26">
          <w:rPr>
            <w:rFonts w:ascii="Trebuchet MS" w:hAnsi="Trebuchet MS"/>
            <w:noProof/>
          </w:rPr>
          <w:t>Israelites</w:t>
        </w:r>
      </w:ins>
      <w:r w:rsidRPr="00E22F26">
        <w:rPr>
          <w:rFonts w:ascii="Trebuchet MS" w:hAnsi="Trebuchet MS"/>
          <w:noProof/>
        </w:rPr>
        <w:t xml:space="preserve"> and </w:t>
      </w:r>
      <w:del w:id="258" w:author="Author">
        <w:r w:rsidRPr="00E22F26">
          <w:rPr>
            <w:rFonts w:ascii="Trebuchet MS" w:hAnsi="Trebuchet MS"/>
            <w:noProof/>
          </w:rPr>
          <w:delText>you must say to</w:delText>
        </w:r>
      </w:del>
      <w:ins w:id="259" w:author="Author">
        <w:r w:rsidRPr="00E22F26">
          <w:rPr>
            <w:rFonts w:ascii="Trebuchet MS" w:hAnsi="Trebuchet MS"/>
            <w:noProof/>
          </w:rPr>
          <w:t>tell</w:t>
        </w:r>
      </w:ins>
      <w:r w:rsidRPr="00E22F26">
        <w:rPr>
          <w:rFonts w:ascii="Trebuchet MS" w:hAnsi="Trebuchet MS"/>
          <w:noProof/>
        </w:rPr>
        <w:t xml:space="preserve"> them, ‘</w:t>
      </w:r>
      <w:del w:id="260" w:author="Author">
        <w:r w:rsidRPr="00E22F26">
          <w:rPr>
            <w:rFonts w:ascii="Trebuchet MS" w:hAnsi="Trebuchet MS"/>
            <w:noProof/>
          </w:rPr>
          <w:delText>Y</w:delText>
        </w:r>
        <w:r w:rsidRPr="00E22F26">
          <w:rPr>
            <w:rFonts w:ascii="Trebuchet MS" w:hAnsi="Trebuchet MS"/>
            <w:noProof/>
            <w:u w:val="dotted"/>
          </w:rPr>
          <w:delText>OU</w:delText>
        </w:r>
      </w:del>
      <w:ins w:id="261" w:author="Author">
        <w:r w:rsidRPr="00E22F26">
          <w:rPr>
            <w:rFonts w:ascii="Trebuchet MS" w:hAnsi="Trebuchet MS"/>
            <w:noProof/>
          </w:rPr>
          <w:t>You</w:t>
        </w:r>
      </w:ins>
      <w:r w:rsidRPr="00E22F26">
        <w:rPr>
          <w:rFonts w:ascii="Trebuchet MS" w:hAnsi="Trebuchet MS"/>
          <w:noProof/>
        </w:rPr>
        <w:t xml:space="preserve"> are crossing the Jordan into the land of Ca′naan. </w:t>
      </w:r>
      <w:r w:rsidRPr="00E22F26">
        <w:rPr>
          <w:rFonts w:ascii="Trebuchet MS" w:hAnsi="Trebuchet MS"/>
          <w:b/>
          <w:noProof/>
        </w:rPr>
        <w:t xml:space="preserve">33:52 </w:t>
      </w:r>
      <w:del w:id="262" w:author="Author">
        <w:r w:rsidRPr="00E22F26">
          <w:rPr>
            <w:rFonts w:ascii="Trebuchet MS" w:hAnsi="Trebuchet MS"/>
            <w:noProof/>
          </w:rPr>
          <w:delText xml:space="preserve">And </w:delText>
        </w:r>
        <w:r w:rsidRPr="00E22F26">
          <w:rPr>
            <w:rFonts w:ascii="Trebuchet MS" w:hAnsi="Trebuchet MS"/>
            <w:noProof/>
            <w:u w:val="dotted"/>
          </w:rPr>
          <w:delText>YOU</w:delText>
        </w:r>
      </w:del>
      <w:ins w:id="263" w:author="Author">
        <w:r w:rsidRPr="00E22F26">
          <w:rPr>
            <w:rFonts w:ascii="Trebuchet MS" w:hAnsi="Trebuchet MS"/>
            <w:noProof/>
          </w:rPr>
          <w:t>You</w:t>
        </w:r>
      </w:ins>
      <w:r w:rsidRPr="00E22F26">
        <w:rPr>
          <w:rFonts w:ascii="Trebuchet MS" w:hAnsi="Trebuchet MS"/>
          <w:noProof/>
        </w:rPr>
        <w:t xml:space="preserve"> must drive away all the inhabitants of the land from before </w:t>
      </w:r>
      <w:del w:id="264" w:author="Author">
        <w:r w:rsidRPr="00E22F26">
          <w:rPr>
            <w:rFonts w:ascii="Trebuchet MS" w:hAnsi="Trebuchet MS"/>
            <w:noProof/>
            <w:u w:val="dotted"/>
          </w:rPr>
          <w:delText>YOU</w:delText>
        </w:r>
      </w:del>
      <w:ins w:id="265" w:author="Author">
        <w:r w:rsidRPr="00E22F26">
          <w:rPr>
            <w:rFonts w:ascii="Trebuchet MS" w:hAnsi="Trebuchet MS"/>
            <w:noProof/>
          </w:rPr>
          <w:t>you</w:t>
        </w:r>
      </w:ins>
      <w:r w:rsidRPr="00E22F26">
        <w:rPr>
          <w:rFonts w:ascii="Trebuchet MS" w:hAnsi="Trebuchet MS"/>
          <w:noProof/>
        </w:rPr>
        <w:t xml:space="preserve"> and destroy all their </w:t>
      </w:r>
      <w:ins w:id="266" w:author="Author">
        <w:r w:rsidRPr="00E22F26">
          <w:rPr>
            <w:rFonts w:ascii="Trebuchet MS" w:hAnsi="Trebuchet MS"/>
            <w:noProof/>
          </w:rPr>
          <w:t xml:space="preserve">carvings of </w:t>
        </w:r>
      </w:ins>
      <w:r w:rsidRPr="00E22F26">
        <w:rPr>
          <w:rFonts w:ascii="Trebuchet MS" w:hAnsi="Trebuchet MS"/>
          <w:noProof/>
        </w:rPr>
        <w:t xml:space="preserve">stone </w:t>
      </w:r>
      <w:del w:id="267" w:author="Author">
        <w:r w:rsidRPr="00E22F26">
          <w:rPr>
            <w:rFonts w:ascii="Trebuchet MS" w:hAnsi="Trebuchet MS"/>
            <w:noProof/>
          </w:rPr>
          <w:delText xml:space="preserve">figures, </w:delText>
        </w:r>
      </w:del>
      <w:r w:rsidRPr="00E22F26">
        <w:rPr>
          <w:rFonts w:ascii="Trebuchet MS" w:hAnsi="Trebuchet MS"/>
          <w:noProof/>
        </w:rPr>
        <w:t xml:space="preserve">and all their </w:t>
      </w:r>
      <w:del w:id="268" w:author="Author">
        <w:r w:rsidRPr="00E22F26">
          <w:rPr>
            <w:rFonts w:ascii="Trebuchet MS" w:hAnsi="Trebuchet MS"/>
            <w:noProof/>
          </w:rPr>
          <w:delText xml:space="preserve">images of molten </w:delText>
        </w:r>
      </w:del>
      <w:r w:rsidRPr="00E22F26">
        <w:rPr>
          <w:rFonts w:ascii="Trebuchet MS" w:hAnsi="Trebuchet MS"/>
          <w:noProof/>
        </w:rPr>
        <w:t xml:space="preserve">metal </w:t>
      </w:r>
      <w:del w:id="269" w:author="Author">
        <w:r w:rsidRPr="00E22F26">
          <w:rPr>
            <w:rFonts w:ascii="Trebuchet MS" w:hAnsi="Trebuchet MS"/>
            <w:noProof/>
            <w:u w:val="dotted"/>
          </w:rPr>
          <w:delText>YOU</w:delText>
        </w:r>
      </w:del>
      <w:ins w:id="270" w:author="Author">
        <w:r w:rsidRPr="00E22F26">
          <w:rPr>
            <w:rFonts w:ascii="Trebuchet MS" w:hAnsi="Trebuchet MS"/>
            <w:noProof/>
          </w:rPr>
          <w:t>statues,</w:t>
        </w:r>
        <w:r w:rsidRPr="00E22F26">
          <w:rPr>
            <w:rStyle w:val="FootnoteReference"/>
            <w:rFonts w:ascii="Trebuchet MS" w:hAnsi="Trebuchet MS"/>
            <w:noProof/>
          </w:rPr>
          <w:footnoteReference w:id="3"/>
        </w:r>
        <w:r w:rsidRPr="00E22F26">
          <w:rPr>
            <w:rFonts w:ascii="Trebuchet MS" w:hAnsi="Trebuchet MS"/>
            <w:noProof/>
          </w:rPr>
          <w:t xml:space="preserve"> and you</w:t>
        </w:r>
      </w:ins>
      <w:r w:rsidRPr="00E22F26">
        <w:rPr>
          <w:rFonts w:ascii="Trebuchet MS" w:hAnsi="Trebuchet MS"/>
          <w:noProof/>
        </w:rPr>
        <w:t xml:space="preserve"> should </w:t>
      </w:r>
      <w:del w:id="273" w:author="Author">
        <w:r w:rsidRPr="00E22F26">
          <w:rPr>
            <w:rFonts w:ascii="Trebuchet MS" w:hAnsi="Trebuchet MS"/>
            <w:noProof/>
          </w:rPr>
          <w:delText>destroy, and</w:delText>
        </w:r>
      </w:del>
      <w:ins w:id="274" w:author="Author">
        <w:r w:rsidRPr="00E22F26">
          <w:rPr>
            <w:rFonts w:ascii="Trebuchet MS" w:hAnsi="Trebuchet MS"/>
            <w:noProof/>
          </w:rPr>
          <w:t>demolish</w:t>
        </w:r>
      </w:ins>
      <w:r w:rsidRPr="00E22F26">
        <w:rPr>
          <w:rFonts w:ascii="Trebuchet MS" w:hAnsi="Trebuchet MS"/>
          <w:noProof/>
        </w:rPr>
        <w:t xml:space="preserve"> all their sacred high places</w:t>
      </w:r>
      <w:del w:id="275" w:author="Author">
        <w:r w:rsidRPr="00E22F26">
          <w:rPr>
            <w:rFonts w:ascii="Trebuchet MS" w:hAnsi="Trebuchet MS"/>
            <w:noProof/>
          </w:rPr>
          <w:delText xml:space="preserve"> </w:delText>
        </w:r>
        <w:r w:rsidRPr="00E22F26">
          <w:rPr>
            <w:rFonts w:ascii="Trebuchet MS" w:hAnsi="Trebuchet MS"/>
            <w:noProof/>
            <w:u w:val="dotted"/>
          </w:rPr>
          <w:delText>YOU</w:delText>
        </w:r>
        <w:r w:rsidRPr="00E22F26">
          <w:rPr>
            <w:rFonts w:ascii="Trebuchet MS" w:hAnsi="Trebuchet MS"/>
            <w:noProof/>
          </w:rPr>
          <w:delText xml:space="preserve"> should annihilate</w:delText>
        </w:r>
      </w:del>
      <w:r w:rsidRPr="00E22F26">
        <w:rPr>
          <w:rFonts w:ascii="Trebuchet MS" w:hAnsi="Trebuchet MS"/>
          <w:noProof/>
        </w:rPr>
        <w:t xml:space="preserve">. </w:t>
      </w:r>
      <w:r w:rsidRPr="00E22F26">
        <w:rPr>
          <w:rFonts w:ascii="Trebuchet MS" w:hAnsi="Trebuchet MS"/>
          <w:b/>
          <w:noProof/>
        </w:rPr>
        <w:t xml:space="preserve">33:53 </w:t>
      </w:r>
      <w:r w:rsidRPr="00E22F26">
        <w:rPr>
          <w:rFonts w:ascii="Trebuchet MS" w:hAnsi="Trebuchet MS"/>
          <w:noProof/>
        </w:rPr>
        <w:t xml:space="preserve">And </w:t>
      </w:r>
      <w:del w:id="276" w:author="Author">
        <w:r w:rsidRPr="00E22F26">
          <w:rPr>
            <w:rFonts w:ascii="Trebuchet MS" w:hAnsi="Trebuchet MS"/>
            <w:noProof/>
            <w:u w:val="dotted"/>
          </w:rPr>
          <w:delText>YOU</w:delText>
        </w:r>
        <w:r w:rsidRPr="00E22F26">
          <w:rPr>
            <w:rFonts w:ascii="Trebuchet MS" w:hAnsi="Trebuchet MS"/>
            <w:noProof/>
          </w:rPr>
          <w:delText xml:space="preserve"> must</w:delText>
        </w:r>
      </w:del>
      <w:ins w:id="277" w:author="Author">
        <w:r w:rsidRPr="00E22F26">
          <w:rPr>
            <w:rFonts w:ascii="Trebuchet MS" w:hAnsi="Trebuchet MS"/>
            <w:noProof/>
          </w:rPr>
          <w:t>you will</w:t>
        </w:r>
      </w:ins>
      <w:r w:rsidRPr="00E22F26">
        <w:rPr>
          <w:rFonts w:ascii="Trebuchet MS" w:hAnsi="Trebuchet MS"/>
          <w:noProof/>
        </w:rPr>
        <w:t xml:space="preserve"> take possession of the land and dwell in it, because </w:t>
      </w:r>
      <w:del w:id="278" w:author="Author">
        <w:r w:rsidRPr="00E22F26">
          <w:rPr>
            <w:rFonts w:ascii="Trebuchet MS" w:hAnsi="Trebuchet MS"/>
            <w:noProof/>
          </w:rPr>
          <w:delText xml:space="preserve">to </w:delText>
        </w:r>
        <w:r w:rsidRPr="00E22F26">
          <w:rPr>
            <w:rFonts w:ascii="Trebuchet MS" w:hAnsi="Trebuchet MS"/>
            <w:noProof/>
            <w:u w:val="dotted"/>
          </w:rPr>
          <w:delText>YOU</w:delText>
        </w:r>
        <w:r w:rsidRPr="00E22F26">
          <w:rPr>
            <w:rFonts w:ascii="Trebuchet MS" w:hAnsi="Trebuchet MS"/>
            <w:noProof/>
          </w:rPr>
          <w:delText xml:space="preserve"> </w:delText>
        </w:r>
      </w:del>
      <w:r w:rsidRPr="00E22F26">
        <w:rPr>
          <w:rFonts w:ascii="Trebuchet MS" w:hAnsi="Trebuchet MS"/>
          <w:noProof/>
        </w:rPr>
        <w:t xml:space="preserve">I </w:t>
      </w:r>
      <w:del w:id="279" w:author="Author">
        <w:r w:rsidRPr="00E22F26">
          <w:rPr>
            <w:rFonts w:ascii="Trebuchet MS" w:hAnsi="Trebuchet MS"/>
            <w:noProof/>
          </w:rPr>
          <w:delText>shall</w:delText>
        </w:r>
      </w:del>
      <w:ins w:id="280" w:author="Author">
        <w:r w:rsidRPr="00E22F26">
          <w:rPr>
            <w:rFonts w:ascii="Trebuchet MS" w:hAnsi="Trebuchet MS"/>
            <w:noProof/>
          </w:rPr>
          <w:t>will</w:t>
        </w:r>
      </w:ins>
      <w:r w:rsidRPr="00E22F26">
        <w:rPr>
          <w:rFonts w:ascii="Trebuchet MS" w:hAnsi="Trebuchet MS"/>
          <w:noProof/>
        </w:rPr>
        <w:t xml:space="preserve"> certainly give </w:t>
      </w:r>
      <w:ins w:id="281" w:author="Author">
        <w:r w:rsidRPr="00E22F26">
          <w:rPr>
            <w:rFonts w:ascii="Trebuchet MS" w:hAnsi="Trebuchet MS"/>
            <w:noProof/>
          </w:rPr>
          <w:t xml:space="preserve">you </w:t>
        </w:r>
      </w:ins>
      <w:r w:rsidRPr="00E22F26">
        <w:rPr>
          <w:rFonts w:ascii="Trebuchet MS" w:hAnsi="Trebuchet MS"/>
          <w:noProof/>
        </w:rPr>
        <w:t xml:space="preserve">the land </w:t>
      </w:r>
      <w:del w:id="282" w:author="Author">
        <w:r w:rsidRPr="00E22F26">
          <w:rPr>
            <w:rFonts w:ascii="Trebuchet MS" w:hAnsi="Trebuchet MS"/>
            <w:noProof/>
          </w:rPr>
          <w:delText>to take</w:delText>
        </w:r>
      </w:del>
      <w:ins w:id="283" w:author="Author">
        <w:r w:rsidRPr="00E22F26">
          <w:rPr>
            <w:rFonts w:ascii="Trebuchet MS" w:hAnsi="Trebuchet MS"/>
            <w:noProof/>
          </w:rPr>
          <w:t>as a</w:t>
        </w:r>
      </w:ins>
      <w:r w:rsidRPr="00E22F26">
        <w:rPr>
          <w:rFonts w:ascii="Trebuchet MS" w:hAnsi="Trebuchet MS"/>
          <w:noProof/>
        </w:rPr>
        <w:t xml:space="preserve"> possession</w:t>
      </w:r>
      <w:del w:id="284" w:author="Author">
        <w:r w:rsidRPr="00E22F26">
          <w:rPr>
            <w:rFonts w:ascii="Trebuchet MS" w:hAnsi="Trebuchet MS"/>
            <w:noProof/>
          </w:rPr>
          <w:delText xml:space="preserve"> of it</w:delText>
        </w:r>
      </w:del>
      <w:r w:rsidRPr="00E22F26">
        <w:rPr>
          <w:rFonts w:ascii="Trebuchet MS" w:hAnsi="Trebuchet MS"/>
          <w:noProof/>
        </w:rPr>
        <w:t xml:space="preserve">. </w:t>
      </w:r>
      <w:r w:rsidRPr="00E22F26">
        <w:rPr>
          <w:rFonts w:ascii="Trebuchet MS" w:hAnsi="Trebuchet MS"/>
          <w:b/>
          <w:noProof/>
        </w:rPr>
        <w:t xml:space="preserve">33:54 </w:t>
      </w:r>
      <w:del w:id="285" w:author="Author">
        <w:r w:rsidRPr="00E22F26">
          <w:rPr>
            <w:rFonts w:ascii="Trebuchet MS" w:hAnsi="Trebuchet MS"/>
            <w:noProof/>
          </w:rPr>
          <w:delText xml:space="preserve">And </w:delText>
        </w:r>
        <w:r w:rsidRPr="00E22F26">
          <w:rPr>
            <w:rFonts w:ascii="Trebuchet MS" w:hAnsi="Trebuchet MS"/>
            <w:noProof/>
            <w:u w:val="dotted"/>
          </w:rPr>
          <w:delText>YOU</w:delText>
        </w:r>
      </w:del>
      <w:ins w:id="286" w:author="Author">
        <w:r w:rsidRPr="00E22F26">
          <w:rPr>
            <w:rFonts w:ascii="Trebuchet MS" w:hAnsi="Trebuchet MS"/>
            <w:noProof/>
          </w:rPr>
          <w:t>You</w:t>
        </w:r>
      </w:ins>
      <w:r w:rsidRPr="00E22F26">
        <w:rPr>
          <w:rFonts w:ascii="Trebuchet MS" w:hAnsi="Trebuchet MS"/>
          <w:noProof/>
        </w:rPr>
        <w:t xml:space="preserve"> must apportion the land </w:t>
      </w:r>
      <w:del w:id="287" w:author="Author">
        <w:r w:rsidRPr="00E22F26">
          <w:rPr>
            <w:rFonts w:ascii="Trebuchet MS" w:hAnsi="Trebuchet MS"/>
            <w:noProof/>
          </w:rPr>
          <w:delText xml:space="preserve">to yourselves </w:delText>
        </w:r>
      </w:del>
      <w:ins w:id="288" w:author="Author">
        <w:r w:rsidRPr="00E22F26">
          <w:rPr>
            <w:rFonts w:ascii="Trebuchet MS" w:hAnsi="Trebuchet MS"/>
            <w:noProof/>
          </w:rPr>
          <w:t xml:space="preserve">by lot </w:t>
        </w:r>
      </w:ins>
      <w:r w:rsidRPr="00E22F26">
        <w:rPr>
          <w:rFonts w:ascii="Trebuchet MS" w:hAnsi="Trebuchet MS"/>
          <w:noProof/>
        </w:rPr>
        <w:t xml:space="preserve">as a possession </w:t>
      </w:r>
      <w:del w:id="289" w:author="Author">
        <w:r w:rsidRPr="00E22F26">
          <w:rPr>
            <w:rFonts w:ascii="Trebuchet MS" w:hAnsi="Trebuchet MS"/>
            <w:noProof/>
          </w:rPr>
          <w:delText xml:space="preserve">by lot according to </w:delText>
        </w:r>
        <w:r w:rsidRPr="00E22F26">
          <w:rPr>
            <w:rFonts w:ascii="Trebuchet MS" w:hAnsi="Trebuchet MS"/>
            <w:noProof/>
            <w:u w:val="dotted"/>
          </w:rPr>
          <w:delText>YOUR</w:delText>
        </w:r>
      </w:del>
      <w:ins w:id="290" w:author="Author">
        <w:r w:rsidRPr="00E22F26">
          <w:rPr>
            <w:rFonts w:ascii="Trebuchet MS" w:hAnsi="Trebuchet MS"/>
            <w:noProof/>
          </w:rPr>
          <w:t>among your</w:t>
        </w:r>
      </w:ins>
      <w:r w:rsidRPr="00E22F26">
        <w:rPr>
          <w:rFonts w:ascii="Trebuchet MS" w:hAnsi="Trebuchet MS"/>
          <w:noProof/>
        </w:rPr>
        <w:t xml:space="preserve"> families. To the </w:t>
      </w:r>
      <w:del w:id="291" w:author="Author">
        <w:r w:rsidRPr="00E22F26">
          <w:rPr>
            <w:rFonts w:ascii="Trebuchet MS" w:hAnsi="Trebuchet MS"/>
            <w:noProof/>
          </w:rPr>
          <w:delText xml:space="preserve">populous one </w:delText>
        </w:r>
        <w:r w:rsidRPr="00E22F26">
          <w:rPr>
            <w:rFonts w:ascii="Trebuchet MS" w:hAnsi="Trebuchet MS"/>
            <w:noProof/>
            <w:u w:val="dotted"/>
          </w:rPr>
          <w:delText>YOU</w:delText>
        </w:r>
      </w:del>
      <w:ins w:id="292" w:author="Author">
        <w:r w:rsidRPr="00E22F26">
          <w:rPr>
            <w:rFonts w:ascii="Trebuchet MS" w:hAnsi="Trebuchet MS"/>
            <w:noProof/>
          </w:rPr>
          <w:t>larger group you</w:t>
        </w:r>
      </w:ins>
      <w:r w:rsidRPr="00E22F26">
        <w:rPr>
          <w:rFonts w:ascii="Trebuchet MS" w:hAnsi="Trebuchet MS"/>
          <w:noProof/>
        </w:rPr>
        <w:t xml:space="preserve"> should increase his inheritance, and to the </w:t>
      </w:r>
      <w:del w:id="293" w:author="Author">
        <w:r w:rsidRPr="00E22F26">
          <w:rPr>
            <w:rFonts w:ascii="Trebuchet MS" w:hAnsi="Trebuchet MS"/>
            <w:noProof/>
          </w:rPr>
          <w:delText xml:space="preserve">sparse one </w:delText>
        </w:r>
        <w:r w:rsidRPr="00E22F26">
          <w:rPr>
            <w:rFonts w:ascii="Trebuchet MS" w:hAnsi="Trebuchet MS"/>
            <w:noProof/>
            <w:u w:val="dotted"/>
          </w:rPr>
          <w:delText>YOU</w:delText>
        </w:r>
      </w:del>
      <w:ins w:id="294" w:author="Author">
        <w:r w:rsidRPr="00E22F26">
          <w:rPr>
            <w:rFonts w:ascii="Trebuchet MS" w:hAnsi="Trebuchet MS"/>
            <w:noProof/>
          </w:rPr>
          <w:t>smaller group you</w:t>
        </w:r>
      </w:ins>
      <w:r w:rsidRPr="00E22F26">
        <w:rPr>
          <w:rFonts w:ascii="Trebuchet MS" w:hAnsi="Trebuchet MS"/>
          <w:noProof/>
        </w:rPr>
        <w:t xml:space="preserve"> should reduce his inheritance. </w:t>
      </w:r>
      <w:del w:id="295" w:author="Author">
        <w:r w:rsidRPr="00E22F26">
          <w:rPr>
            <w:rFonts w:ascii="Trebuchet MS" w:hAnsi="Trebuchet MS"/>
            <w:noProof/>
          </w:rPr>
          <w:delText>To</w:delText>
        </w:r>
      </w:del>
      <w:ins w:id="296" w:author="Author">
        <w:r w:rsidRPr="00E22F26">
          <w:rPr>
            <w:rFonts w:ascii="Trebuchet MS" w:hAnsi="Trebuchet MS"/>
            <w:noProof/>
          </w:rPr>
          <w:t>Everyone’s inheritance will be</w:t>
        </w:r>
      </w:ins>
      <w:r w:rsidRPr="00E22F26">
        <w:rPr>
          <w:rFonts w:ascii="Trebuchet MS" w:hAnsi="Trebuchet MS"/>
          <w:noProof/>
        </w:rPr>
        <w:t xml:space="preserve"> where </w:t>
      </w:r>
      <w:del w:id="297" w:author="Author">
        <w:r w:rsidRPr="00E22F26">
          <w:rPr>
            <w:rFonts w:ascii="Trebuchet MS" w:hAnsi="Trebuchet MS"/>
            <w:noProof/>
          </w:rPr>
          <w:delText>the</w:delText>
        </w:r>
      </w:del>
      <w:ins w:id="298" w:author="Author">
        <w:r w:rsidRPr="00E22F26">
          <w:rPr>
            <w:rFonts w:ascii="Trebuchet MS" w:hAnsi="Trebuchet MS"/>
            <w:noProof/>
          </w:rPr>
          <w:t>his</w:t>
        </w:r>
      </w:ins>
      <w:r w:rsidRPr="00E22F26">
        <w:rPr>
          <w:rFonts w:ascii="Trebuchet MS" w:hAnsi="Trebuchet MS"/>
          <w:noProof/>
        </w:rPr>
        <w:t xml:space="preserve"> lot </w:t>
      </w:r>
      <w:del w:id="299" w:author="Author">
        <w:r w:rsidRPr="00E22F26">
          <w:rPr>
            <w:rFonts w:ascii="Trebuchet MS" w:hAnsi="Trebuchet MS"/>
            <w:noProof/>
          </w:rPr>
          <w:delText>will come out for him, there it</w:delText>
        </w:r>
      </w:del>
      <w:ins w:id="300" w:author="Author">
        <w:r w:rsidRPr="00E22F26">
          <w:rPr>
            <w:rFonts w:ascii="Trebuchet MS" w:hAnsi="Trebuchet MS"/>
            <w:noProof/>
          </w:rPr>
          <w:t>falls. You</w:t>
        </w:r>
      </w:ins>
      <w:r w:rsidRPr="00E22F26">
        <w:rPr>
          <w:rFonts w:ascii="Trebuchet MS" w:hAnsi="Trebuchet MS"/>
          <w:noProof/>
        </w:rPr>
        <w:t xml:space="preserve"> will </w:t>
      </w:r>
      <w:del w:id="301" w:author="Author">
        <w:r w:rsidRPr="00E22F26">
          <w:rPr>
            <w:rFonts w:ascii="Trebuchet MS" w:hAnsi="Trebuchet MS"/>
            <w:noProof/>
          </w:rPr>
          <w:delText>become his. By</w:delText>
        </w:r>
      </w:del>
      <w:ins w:id="302" w:author="Author">
        <w:r w:rsidRPr="00E22F26">
          <w:rPr>
            <w:rFonts w:ascii="Trebuchet MS" w:hAnsi="Trebuchet MS"/>
            <w:noProof/>
          </w:rPr>
          <w:t>receive your property as an inheritance by</w:t>
        </w:r>
      </w:ins>
      <w:r w:rsidRPr="00E22F26">
        <w:rPr>
          <w:rFonts w:ascii="Trebuchet MS" w:hAnsi="Trebuchet MS"/>
          <w:noProof/>
        </w:rPr>
        <w:t xml:space="preserve"> the tribes of </w:t>
      </w:r>
      <w:del w:id="303" w:author="Author">
        <w:r w:rsidRPr="00E22F26">
          <w:rPr>
            <w:rFonts w:ascii="Trebuchet MS" w:hAnsi="Trebuchet MS"/>
            <w:noProof/>
            <w:u w:val="dotted"/>
          </w:rPr>
          <w:delText>YOUR</w:delText>
        </w:r>
      </w:del>
      <w:ins w:id="304" w:author="Author">
        <w:r w:rsidRPr="00E22F26">
          <w:rPr>
            <w:rFonts w:ascii="Trebuchet MS" w:hAnsi="Trebuchet MS"/>
            <w:noProof/>
          </w:rPr>
          <w:t>your</w:t>
        </w:r>
      </w:ins>
      <w:r w:rsidRPr="00E22F26">
        <w:rPr>
          <w:rFonts w:ascii="Trebuchet MS" w:hAnsi="Trebuchet MS"/>
          <w:noProof/>
        </w:rPr>
        <w:t xml:space="preserve"> fathers</w:t>
      </w:r>
      <w:del w:id="305" w:author="Author">
        <w:r w:rsidRPr="00E22F26">
          <w:rPr>
            <w:rFonts w:ascii="Trebuchet MS" w:hAnsi="Trebuchet MS"/>
            <w:noProof/>
          </w:rPr>
          <w:delText xml:space="preserve"> </w:delText>
        </w:r>
        <w:r w:rsidRPr="00E22F26">
          <w:rPr>
            <w:rFonts w:ascii="Trebuchet MS" w:hAnsi="Trebuchet MS"/>
            <w:noProof/>
            <w:u w:val="dotted"/>
          </w:rPr>
          <w:delText>YOU</w:delText>
        </w:r>
        <w:r w:rsidRPr="00E22F26">
          <w:rPr>
            <w:rFonts w:ascii="Trebuchet MS" w:hAnsi="Trebuchet MS"/>
            <w:noProof/>
          </w:rPr>
          <w:delText xml:space="preserve"> should provide yourselves with landed property</w:delText>
        </w:r>
      </w:del>
      <w:r w:rsidRPr="00E22F26">
        <w:rPr>
          <w:rFonts w:ascii="Trebuchet MS" w:hAnsi="Trebuchet MS"/>
          <w:noProof/>
        </w:rPr>
        <w:t>.</w:t>
      </w:r>
    </w:p>
    <w:p w:rsidR="001B3CC9" w:rsidRPr="00E22F26" w:rsidRDefault="001B3CC9" w:rsidP="001B3CC9">
      <w:pPr>
        <w:rPr>
          <w:rFonts w:ascii="Trebuchet MS" w:hAnsi="Trebuchet MS"/>
          <w:noProof/>
        </w:rPr>
      </w:pPr>
      <w:r w:rsidRPr="00E22F26">
        <w:rPr>
          <w:rFonts w:ascii="Trebuchet MS" w:hAnsi="Trebuchet MS"/>
          <w:b/>
        </w:rPr>
        <w:t xml:space="preserve">33:55 </w:t>
      </w:r>
      <w:r w:rsidRPr="00E22F26">
        <w:rPr>
          <w:rFonts w:ascii="Trebuchet MS" w:hAnsi="Trebuchet MS"/>
          <w:noProof/>
        </w:rPr>
        <w:t xml:space="preserve">“‘If, though, </w:t>
      </w:r>
      <w:del w:id="306" w:author="Author">
        <w:r w:rsidRPr="00E22F26">
          <w:rPr>
            <w:rFonts w:ascii="Trebuchet MS" w:hAnsi="Trebuchet MS"/>
            <w:noProof/>
            <w:u w:val="dotted"/>
          </w:rPr>
          <w:delText>YOU</w:delText>
        </w:r>
        <w:r w:rsidRPr="00E22F26">
          <w:rPr>
            <w:rFonts w:ascii="Trebuchet MS" w:hAnsi="Trebuchet MS"/>
            <w:noProof/>
          </w:rPr>
          <w:delText xml:space="preserve"> will</w:delText>
        </w:r>
      </w:del>
      <w:ins w:id="307" w:author="Author">
        <w:r w:rsidRPr="00E22F26">
          <w:rPr>
            <w:rFonts w:ascii="Trebuchet MS" w:hAnsi="Trebuchet MS"/>
            <w:noProof/>
          </w:rPr>
          <w:t>you do</w:t>
        </w:r>
      </w:ins>
      <w:r w:rsidRPr="00E22F26">
        <w:rPr>
          <w:rFonts w:ascii="Trebuchet MS" w:hAnsi="Trebuchet MS"/>
          <w:noProof/>
        </w:rPr>
        <w:t xml:space="preserve"> not drive the inhabitants of the land away from before </w:t>
      </w:r>
      <w:del w:id="308" w:author="Author">
        <w:r w:rsidRPr="00E22F26">
          <w:rPr>
            <w:rFonts w:ascii="Trebuchet MS" w:hAnsi="Trebuchet MS"/>
            <w:noProof/>
            <w:u w:val="dotted"/>
          </w:rPr>
          <w:delText>YOU</w:delText>
        </w:r>
        <w:r w:rsidRPr="00E22F26">
          <w:rPr>
            <w:rFonts w:ascii="Trebuchet MS" w:hAnsi="Trebuchet MS"/>
            <w:noProof/>
          </w:rPr>
          <w:delText>, then</w:delText>
        </w:r>
      </w:del>
      <w:ins w:id="309" w:author="Author">
        <w:r w:rsidRPr="00E22F26">
          <w:rPr>
            <w:rFonts w:ascii="Trebuchet MS" w:hAnsi="Trebuchet MS"/>
            <w:noProof/>
          </w:rPr>
          <w:t>you,</w:t>
        </w:r>
      </w:ins>
      <w:r w:rsidRPr="00E22F26">
        <w:rPr>
          <w:rFonts w:ascii="Trebuchet MS" w:hAnsi="Trebuchet MS"/>
          <w:noProof/>
        </w:rPr>
        <w:t xml:space="preserve"> those whom </w:t>
      </w:r>
      <w:del w:id="310" w:author="Author">
        <w:r w:rsidRPr="00E22F26">
          <w:rPr>
            <w:rFonts w:ascii="Trebuchet MS" w:hAnsi="Trebuchet MS"/>
            <w:noProof/>
            <w:u w:val="dotted"/>
          </w:rPr>
          <w:delText>YOU</w:delText>
        </w:r>
        <w:r w:rsidRPr="00E22F26">
          <w:rPr>
            <w:rFonts w:ascii="Trebuchet MS" w:hAnsi="Trebuchet MS"/>
            <w:noProof/>
          </w:rPr>
          <w:delText xml:space="preserve"> leave of them</w:delText>
        </w:r>
      </w:del>
      <w:ins w:id="311" w:author="Author">
        <w:r w:rsidRPr="00E22F26">
          <w:rPr>
            <w:rFonts w:ascii="Trebuchet MS" w:hAnsi="Trebuchet MS"/>
            <w:noProof/>
          </w:rPr>
          <w:t>you allow to remain</w:t>
        </w:r>
      </w:ins>
      <w:r w:rsidRPr="00E22F26">
        <w:rPr>
          <w:rFonts w:ascii="Trebuchet MS" w:hAnsi="Trebuchet MS"/>
          <w:noProof/>
        </w:rPr>
        <w:t xml:space="preserve"> will </w:t>
      </w:r>
      <w:del w:id="312" w:author="Author">
        <w:r w:rsidRPr="00E22F26">
          <w:rPr>
            <w:rFonts w:ascii="Trebuchet MS" w:hAnsi="Trebuchet MS"/>
            <w:noProof/>
          </w:rPr>
          <w:delText>certainly become</w:delText>
        </w:r>
      </w:del>
      <w:ins w:id="313" w:author="Author">
        <w:r w:rsidRPr="00E22F26">
          <w:rPr>
            <w:rFonts w:ascii="Trebuchet MS" w:hAnsi="Trebuchet MS"/>
            <w:noProof/>
          </w:rPr>
          <w:t>be</w:t>
        </w:r>
      </w:ins>
      <w:r w:rsidRPr="00E22F26">
        <w:rPr>
          <w:rFonts w:ascii="Trebuchet MS" w:hAnsi="Trebuchet MS"/>
          <w:noProof/>
        </w:rPr>
        <w:t xml:space="preserve"> as </w:t>
      </w:r>
      <w:del w:id="314" w:author="Author">
        <w:r w:rsidRPr="00E22F26">
          <w:rPr>
            <w:rFonts w:ascii="Trebuchet MS" w:hAnsi="Trebuchet MS"/>
            <w:noProof/>
          </w:rPr>
          <w:delText>pricks</w:delText>
        </w:r>
      </w:del>
      <w:ins w:id="315" w:author="Author">
        <w:r w:rsidRPr="00E22F26">
          <w:rPr>
            <w:rFonts w:ascii="Trebuchet MS" w:hAnsi="Trebuchet MS"/>
            <w:noProof/>
          </w:rPr>
          <w:t>irritants</w:t>
        </w:r>
      </w:ins>
      <w:r w:rsidRPr="00E22F26">
        <w:rPr>
          <w:rFonts w:ascii="Trebuchet MS" w:hAnsi="Trebuchet MS"/>
          <w:noProof/>
        </w:rPr>
        <w:t xml:space="preserve"> in </w:t>
      </w:r>
      <w:del w:id="316" w:author="Author">
        <w:r w:rsidRPr="00E22F26">
          <w:rPr>
            <w:rFonts w:ascii="Trebuchet MS" w:hAnsi="Trebuchet MS"/>
            <w:noProof/>
            <w:u w:val="dotted"/>
          </w:rPr>
          <w:delText>YOUR</w:delText>
        </w:r>
      </w:del>
      <w:ins w:id="317" w:author="Author">
        <w:r w:rsidRPr="00E22F26">
          <w:rPr>
            <w:rFonts w:ascii="Trebuchet MS" w:hAnsi="Trebuchet MS"/>
            <w:noProof/>
          </w:rPr>
          <w:t>your</w:t>
        </w:r>
      </w:ins>
      <w:r w:rsidRPr="00E22F26">
        <w:rPr>
          <w:rFonts w:ascii="Trebuchet MS" w:hAnsi="Trebuchet MS"/>
          <w:noProof/>
        </w:rPr>
        <w:t xml:space="preserve"> eyes and </w:t>
      </w:r>
      <w:del w:id="318" w:author="Author">
        <w:r w:rsidRPr="00E22F26">
          <w:rPr>
            <w:rFonts w:ascii="Trebuchet MS" w:hAnsi="Trebuchet MS"/>
            <w:noProof/>
          </w:rPr>
          <w:delText xml:space="preserve">as </w:delText>
        </w:r>
      </w:del>
      <w:r w:rsidRPr="00E22F26">
        <w:rPr>
          <w:rFonts w:ascii="Trebuchet MS" w:hAnsi="Trebuchet MS"/>
          <w:noProof/>
        </w:rPr>
        <w:t xml:space="preserve">thorns in </w:t>
      </w:r>
      <w:del w:id="319" w:author="Author">
        <w:r w:rsidRPr="00E22F26">
          <w:rPr>
            <w:rFonts w:ascii="Trebuchet MS" w:hAnsi="Trebuchet MS"/>
            <w:noProof/>
            <w:u w:val="dotted"/>
          </w:rPr>
          <w:delText>YOUR</w:delText>
        </w:r>
      </w:del>
      <w:ins w:id="320" w:author="Author">
        <w:r w:rsidRPr="00E22F26">
          <w:rPr>
            <w:rFonts w:ascii="Trebuchet MS" w:hAnsi="Trebuchet MS"/>
            <w:noProof/>
          </w:rPr>
          <w:t>your</w:t>
        </w:r>
      </w:ins>
      <w:r w:rsidRPr="00E22F26">
        <w:rPr>
          <w:rFonts w:ascii="Trebuchet MS" w:hAnsi="Trebuchet MS"/>
          <w:noProof/>
        </w:rPr>
        <w:t xml:space="preserve"> sides, and they will </w:t>
      </w:r>
      <w:del w:id="321" w:author="Author">
        <w:r w:rsidRPr="00E22F26">
          <w:rPr>
            <w:rFonts w:ascii="Trebuchet MS" w:hAnsi="Trebuchet MS"/>
            <w:noProof/>
          </w:rPr>
          <w:delText xml:space="preserve">indeed </w:delText>
        </w:r>
      </w:del>
      <w:r w:rsidRPr="00E22F26">
        <w:rPr>
          <w:rFonts w:ascii="Trebuchet MS" w:hAnsi="Trebuchet MS"/>
          <w:noProof/>
        </w:rPr>
        <w:t xml:space="preserve">harass </w:t>
      </w:r>
      <w:del w:id="322" w:author="Author">
        <w:r w:rsidRPr="00E22F26">
          <w:rPr>
            <w:rFonts w:ascii="Trebuchet MS" w:hAnsi="Trebuchet MS"/>
            <w:noProof/>
            <w:u w:val="dotted"/>
          </w:rPr>
          <w:delText>YOU</w:delText>
        </w:r>
        <w:r w:rsidRPr="00E22F26">
          <w:rPr>
            <w:rFonts w:ascii="Trebuchet MS" w:hAnsi="Trebuchet MS"/>
            <w:noProof/>
          </w:rPr>
          <w:delText xml:space="preserve"> on</w:delText>
        </w:r>
      </w:del>
      <w:ins w:id="323" w:author="Author">
        <w:r w:rsidRPr="00E22F26">
          <w:rPr>
            <w:rFonts w:ascii="Trebuchet MS" w:hAnsi="Trebuchet MS"/>
            <w:noProof/>
          </w:rPr>
          <w:t>you in</w:t>
        </w:r>
      </w:ins>
      <w:r w:rsidRPr="00E22F26">
        <w:rPr>
          <w:rFonts w:ascii="Trebuchet MS" w:hAnsi="Trebuchet MS"/>
          <w:noProof/>
        </w:rPr>
        <w:t xml:space="preserve"> the land </w:t>
      </w:r>
      <w:del w:id="324" w:author="Author">
        <w:r w:rsidRPr="00E22F26">
          <w:rPr>
            <w:rFonts w:ascii="Trebuchet MS" w:hAnsi="Trebuchet MS"/>
            <w:noProof/>
          </w:rPr>
          <w:delText xml:space="preserve">in which </w:delText>
        </w:r>
        <w:r w:rsidRPr="00E22F26">
          <w:rPr>
            <w:rFonts w:ascii="Trebuchet MS" w:hAnsi="Trebuchet MS"/>
            <w:noProof/>
            <w:u w:val="dotted"/>
          </w:rPr>
          <w:delText>YOU</w:delText>
        </w:r>
      </w:del>
      <w:ins w:id="325" w:author="Author">
        <w:r w:rsidRPr="00E22F26">
          <w:rPr>
            <w:rFonts w:ascii="Trebuchet MS" w:hAnsi="Trebuchet MS"/>
            <w:noProof/>
          </w:rPr>
          <w:t>where you</w:t>
        </w:r>
      </w:ins>
      <w:r w:rsidRPr="00E22F26">
        <w:rPr>
          <w:rFonts w:ascii="Trebuchet MS" w:hAnsi="Trebuchet MS"/>
          <w:noProof/>
        </w:rPr>
        <w:t xml:space="preserve"> will </w:t>
      </w:r>
      <w:del w:id="326" w:author="Author">
        <w:r w:rsidRPr="00E22F26">
          <w:rPr>
            <w:rFonts w:ascii="Trebuchet MS" w:hAnsi="Trebuchet MS"/>
            <w:noProof/>
          </w:rPr>
          <w:delText>be dwelling</w:delText>
        </w:r>
      </w:del>
      <w:ins w:id="327" w:author="Author">
        <w:r w:rsidRPr="00E22F26">
          <w:rPr>
            <w:rFonts w:ascii="Trebuchet MS" w:hAnsi="Trebuchet MS"/>
            <w:noProof/>
          </w:rPr>
          <w:t>dwell</w:t>
        </w:r>
      </w:ins>
      <w:r w:rsidRPr="00E22F26">
        <w:rPr>
          <w:rFonts w:ascii="Trebuchet MS" w:hAnsi="Trebuchet MS"/>
          <w:noProof/>
        </w:rPr>
        <w:t xml:space="preserve">. </w:t>
      </w:r>
      <w:r w:rsidRPr="00E22F26">
        <w:rPr>
          <w:rFonts w:ascii="Trebuchet MS" w:hAnsi="Trebuchet MS"/>
          <w:b/>
          <w:noProof/>
        </w:rPr>
        <w:t xml:space="preserve">33:56 </w:t>
      </w:r>
      <w:r w:rsidRPr="00E22F26">
        <w:rPr>
          <w:rFonts w:ascii="Trebuchet MS" w:hAnsi="Trebuchet MS"/>
          <w:noProof/>
        </w:rPr>
        <w:t xml:space="preserve">And </w:t>
      </w:r>
      <w:del w:id="328" w:author="Author">
        <w:r w:rsidRPr="00E22F26">
          <w:rPr>
            <w:rFonts w:ascii="Trebuchet MS" w:hAnsi="Trebuchet MS"/>
            <w:noProof/>
          </w:rPr>
          <w:delText xml:space="preserve">it must occur that just as </w:delText>
        </w:r>
      </w:del>
      <w:r w:rsidRPr="00E22F26">
        <w:rPr>
          <w:rFonts w:ascii="Trebuchet MS" w:hAnsi="Trebuchet MS"/>
          <w:noProof/>
        </w:rPr>
        <w:t xml:space="preserve">I </w:t>
      </w:r>
      <w:del w:id="329" w:author="Author">
        <w:r w:rsidRPr="00E22F26">
          <w:rPr>
            <w:rFonts w:ascii="Trebuchet MS" w:hAnsi="Trebuchet MS"/>
            <w:noProof/>
          </w:rPr>
          <w:delText>had figured doing</w:delText>
        </w:r>
      </w:del>
      <w:ins w:id="330" w:author="Author">
        <w:r w:rsidRPr="00E22F26">
          <w:rPr>
            <w:rFonts w:ascii="Trebuchet MS" w:hAnsi="Trebuchet MS"/>
            <w:noProof/>
          </w:rPr>
          <w:t>will do to you what I intended to do</w:t>
        </w:r>
      </w:ins>
      <w:r w:rsidRPr="00E22F26">
        <w:rPr>
          <w:rFonts w:ascii="Trebuchet MS" w:hAnsi="Trebuchet MS"/>
          <w:noProof/>
        </w:rPr>
        <w:t xml:space="preserve"> to them</w:t>
      </w:r>
      <w:del w:id="331" w:author="Author">
        <w:r w:rsidRPr="00E22F26">
          <w:rPr>
            <w:rFonts w:ascii="Trebuchet MS" w:hAnsi="Trebuchet MS"/>
            <w:noProof/>
          </w:rPr>
          <w:delText xml:space="preserve"> I shall do to </w:delText>
        </w:r>
        <w:r w:rsidRPr="00E22F26">
          <w:rPr>
            <w:rFonts w:ascii="Trebuchet MS" w:hAnsi="Trebuchet MS"/>
            <w:noProof/>
            <w:u w:val="dotted"/>
          </w:rPr>
          <w:delText>YOU</w:delText>
        </w:r>
      </w:del>
      <w:r w:rsidRPr="00E22F26">
        <w:rPr>
          <w:rFonts w:ascii="Trebuchet MS" w:hAnsi="Trebuchet MS"/>
          <w:noProof/>
        </w:rPr>
        <w:t>.’”</w:t>
      </w:r>
    </w:p>
    <w:p w:rsidR="001B3CC9" w:rsidRPr="00E22F26" w:rsidRDefault="001B3CC9" w:rsidP="001B3CC9">
      <w:pPr>
        <w:rPr>
          <w:rFonts w:ascii="Trebuchet MS" w:hAnsi="Trebuchet MS"/>
          <w:b/>
        </w:rPr>
      </w:pPr>
    </w:p>
    <w:p w:rsidR="00762BCB" w:rsidRPr="001B3CC9" w:rsidRDefault="00762BCB" w:rsidP="001B3CC9"/>
    <w:sectPr w:rsidR="00762BCB" w:rsidRPr="001B3CC9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3414" w:rsidRDefault="006F3414">
      <w:r>
        <w:separator/>
      </w:r>
    </w:p>
  </w:endnote>
  <w:endnote w:type="continuationSeparator" w:id="0">
    <w:p w:rsidR="006F3414" w:rsidRDefault="006F3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3414" w:rsidRDefault="006F3414">
      <w:r>
        <w:separator/>
      </w:r>
    </w:p>
  </w:footnote>
  <w:footnote w:type="continuationSeparator" w:id="0">
    <w:p w:rsidR="006F3414" w:rsidRDefault="006F3414">
      <w:r>
        <w:continuationSeparator/>
      </w:r>
    </w:p>
  </w:footnote>
  <w:footnote w:id="1">
    <w:p w:rsidR="001B3CC9" w:rsidRPr="00E22F26" w:rsidRDefault="001B3CC9" w:rsidP="00E22F26">
      <w:pPr>
        <w:pStyle w:val="FootnoteText"/>
        <w:spacing w:after="96"/>
        <w:ind w:firstLine="288"/>
        <w:rPr>
          <w:ins w:id="9" w:author="Author"/>
        </w:rPr>
      </w:pPr>
      <w:ins w:id="10" w:author="Author">
        <w:r w:rsidRPr="00E22F26">
          <w:rPr>
            <w:rStyle w:val="FootnoteReference"/>
          </w:rPr>
          <w:footnoteRef/>
        </w:r>
        <w:r w:rsidRPr="00E22F26">
          <w:t xml:space="preserve"> </w:t>
        </w:r>
        <w:r w:rsidRPr="00E22F26">
          <w:rPr>
            <w:b/>
          </w:rPr>
          <w:t xml:space="preserve">33:1 </w:t>
        </w:r>
        <w:r w:rsidRPr="00E22F26">
          <w:t>Lit., “according to their armies.”</w:t>
        </w:r>
      </w:ins>
    </w:p>
  </w:footnote>
  <w:footnote w:id="2">
    <w:p w:rsidR="001B3CC9" w:rsidRPr="00E22F26" w:rsidRDefault="001B3CC9" w:rsidP="00E22F26">
      <w:pPr>
        <w:pStyle w:val="FootnoteText"/>
        <w:spacing w:after="96"/>
        <w:ind w:firstLine="288"/>
        <w:rPr>
          <w:ins w:id="33" w:author="Author"/>
        </w:rPr>
      </w:pPr>
      <w:ins w:id="34" w:author="Author">
        <w:r w:rsidRPr="00E22F26">
          <w:rPr>
            <w:rStyle w:val="FootnoteReference"/>
          </w:rPr>
          <w:footnoteRef/>
        </w:r>
        <w:r w:rsidRPr="00E22F26">
          <w:t xml:space="preserve"> </w:t>
        </w:r>
        <w:r w:rsidRPr="00E22F26">
          <w:rPr>
            <w:b/>
          </w:rPr>
          <w:t xml:space="preserve">33:3 </w:t>
        </w:r>
        <w:r w:rsidRPr="00E22F26">
          <w:t>Lit., “with uplifted hand.”</w:t>
        </w:r>
      </w:ins>
    </w:p>
  </w:footnote>
  <w:footnote w:id="3">
    <w:p w:rsidR="001B3CC9" w:rsidRPr="00E22F26" w:rsidRDefault="001B3CC9" w:rsidP="00E22F26">
      <w:pPr>
        <w:pStyle w:val="FootnoteText"/>
        <w:spacing w:after="96"/>
        <w:ind w:firstLine="288"/>
        <w:rPr>
          <w:ins w:id="271" w:author="Author"/>
        </w:rPr>
      </w:pPr>
      <w:ins w:id="272" w:author="Author">
        <w:r w:rsidRPr="00E22F26">
          <w:rPr>
            <w:rStyle w:val="FootnoteReference"/>
          </w:rPr>
          <w:footnoteRef/>
        </w:r>
        <w:r w:rsidRPr="00E22F26">
          <w:t xml:space="preserve"> </w:t>
        </w:r>
        <w:r w:rsidRPr="00E22F26">
          <w:rPr>
            <w:b/>
          </w:rPr>
          <w:t xml:space="preserve">33:52 </w:t>
        </w:r>
        <w:r w:rsidRPr="00E22F26">
          <w:t>Or “molten statues.”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F718E">
        <w:t>Numbers Chapter 33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F718E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F718E">
      <w:rPr>
        <w:noProof/>
        <w:snapToGrid w:val="0"/>
      </w:rPr>
      <w:t>Numbers 33.Revised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1F718E">
        <w:t>Numbers Chapter 33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F718E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F718E">
      <w:rPr>
        <w:noProof/>
        <w:snapToGrid w:val="0"/>
      </w:rPr>
      <w:t>Numbers 33.Revised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F718E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F718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F718E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F718E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14"/>
    <w:rsid w:val="001B3CC9"/>
    <w:rsid w:val="001F718E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6F3414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75F35A3-6FAB-4BDF-B789-354989954051}"/>
  <w:attachedTemplate r:id="Rd76bbcfd22ef47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B3CC9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CC9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B3CC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76bbcfd22ef47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1308</ap:Words>
  <ap:Characters>6441</ap:Characters>
  <ap:Application>Microsoft Office Word</ap:Application>
  <ap:DocSecurity>0</ap:DocSecurity>
  <ap:Lines>109</ap:Lines>
  <ap:Paragraphs>16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7733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33</dc:title>
  <dc:subject/>
  <dc:creator>Ruth Farrugia</dc:creator>
  <cp:keywords/>
  <dc:description/>
  <cp:lastModifiedBy>Farrugia, Ruth</cp:lastModifiedBy>
  <cp:revision>3</cp:revision>
  <dcterms:created xsi:type="dcterms:W3CDTF">2021-01-12T15:24:00Z</dcterms:created>
  <dcterms:modified xsi:type="dcterms:W3CDTF">2021-01-12T15:25:00Z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33.docx</vt:lpwstr>
  </property>
  <property fmtid="{D5CDD505-2E9C-101B-9397-08002B2CF9AE}" pid="9" name="_TranslationDocumentId">
    <vt:i4>19480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4033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