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8C0" w:rsidRPr="00237A90" w:rsidRDefault="004308C0" w:rsidP="004308C0">
      <w:pPr>
        <w:rPr>
          <w:rFonts w:ascii="Trebuchet MS" w:hAnsi="Trebuchet MS"/>
          <w:noProof/>
        </w:rPr>
      </w:pPr>
      <w:bookmarkStart w:id="0" w:name="_GoBack"/>
      <w:bookmarkEnd w:id="0"/>
      <w:r w:rsidRPr="00237A90">
        <w:rPr>
          <w:rFonts w:ascii="Trebuchet MS" w:hAnsi="Trebuchet MS"/>
          <w:b/>
        </w:rPr>
        <w:t xml:space="preserve">28:1 </w:t>
      </w:r>
      <w:del w:id="1" w:author="Author">
        <w:r w:rsidRPr="00237A90">
          <w:rPr>
            <w:rFonts w:ascii="Trebuchet MS" w:hAnsi="Trebuchet MS"/>
            <w:noProof/>
          </w:rPr>
          <w:delText xml:space="preserve">And </w:delText>
        </w:r>
      </w:del>
      <w:r w:rsidRPr="00237A90">
        <w:rPr>
          <w:rFonts w:ascii="Trebuchet MS" w:hAnsi="Trebuchet MS"/>
          <w:noProof/>
        </w:rPr>
        <w:t xml:space="preserve">Jehovah </w:t>
      </w:r>
      <w:del w:id="2" w:author="Author">
        <w:r w:rsidRPr="00237A90">
          <w:rPr>
            <w:rFonts w:ascii="Trebuchet MS" w:hAnsi="Trebuchet MS"/>
            <w:noProof/>
          </w:rPr>
          <w:delText>spoke further</w:delText>
        </w:r>
      </w:del>
      <w:ins w:id="3" w:author="Author">
        <w:r w:rsidRPr="00237A90">
          <w:rPr>
            <w:rFonts w:ascii="Trebuchet MS" w:hAnsi="Trebuchet MS"/>
            <w:noProof/>
          </w:rPr>
          <w:t>next said</w:t>
        </w:r>
      </w:ins>
      <w:r w:rsidRPr="00237A90">
        <w:rPr>
          <w:rFonts w:ascii="Trebuchet MS" w:hAnsi="Trebuchet MS"/>
          <w:noProof/>
        </w:rPr>
        <w:t xml:space="preserve"> to Moses</w:t>
      </w:r>
      <w:del w:id="4" w:author="Author">
        <w:r w:rsidRPr="00237A90">
          <w:rPr>
            <w:rFonts w:ascii="Trebuchet MS" w:hAnsi="Trebuchet MS"/>
            <w:noProof/>
          </w:rPr>
          <w:delText>, saying</w:delText>
        </w:r>
      </w:del>
      <w:r w:rsidRPr="00237A90">
        <w:rPr>
          <w:rFonts w:ascii="Trebuchet MS" w:hAnsi="Trebuchet MS"/>
          <w:noProof/>
        </w:rPr>
        <w:t xml:space="preserve">: </w:t>
      </w:r>
      <w:r w:rsidRPr="00237A90">
        <w:rPr>
          <w:rFonts w:ascii="Trebuchet MS" w:hAnsi="Trebuchet MS"/>
          <w:b/>
          <w:noProof/>
        </w:rPr>
        <w:t xml:space="preserve">28:2 </w:t>
      </w:r>
      <w:r w:rsidRPr="00237A90">
        <w:rPr>
          <w:rFonts w:ascii="Trebuchet MS" w:hAnsi="Trebuchet MS"/>
          <w:noProof/>
        </w:rPr>
        <w:t xml:space="preserve">“Command the </w:t>
      </w:r>
      <w:del w:id="5" w:author="Author">
        <w:r w:rsidRPr="00237A90">
          <w:rPr>
            <w:rFonts w:ascii="Trebuchet MS" w:hAnsi="Trebuchet MS"/>
            <w:noProof/>
          </w:rPr>
          <w:delText>sons of Israel,</w:delText>
        </w:r>
      </w:del>
      <w:ins w:id="6" w:author="Author">
        <w:r w:rsidRPr="00237A90">
          <w:rPr>
            <w:rFonts w:ascii="Trebuchet MS" w:hAnsi="Trebuchet MS"/>
            <w:noProof/>
          </w:rPr>
          <w:t>Israelites</w:t>
        </w:r>
      </w:ins>
      <w:r w:rsidRPr="00237A90">
        <w:rPr>
          <w:rFonts w:ascii="Trebuchet MS" w:hAnsi="Trebuchet MS"/>
          <w:noProof/>
        </w:rPr>
        <w:t xml:space="preserve"> and </w:t>
      </w:r>
      <w:del w:id="7" w:author="Author">
        <w:r w:rsidRPr="00237A90">
          <w:rPr>
            <w:rFonts w:ascii="Trebuchet MS" w:hAnsi="Trebuchet MS"/>
            <w:noProof/>
          </w:rPr>
          <w:delText>you must say to</w:delText>
        </w:r>
      </w:del>
      <w:ins w:id="8" w:author="Author">
        <w:r w:rsidRPr="00237A90">
          <w:rPr>
            <w:rFonts w:ascii="Trebuchet MS" w:hAnsi="Trebuchet MS"/>
            <w:noProof/>
          </w:rPr>
          <w:t>tell</w:t>
        </w:r>
      </w:ins>
      <w:r w:rsidRPr="00237A90">
        <w:rPr>
          <w:rFonts w:ascii="Trebuchet MS" w:hAnsi="Trebuchet MS"/>
          <w:noProof/>
        </w:rPr>
        <w:t xml:space="preserve"> them, ‘</w:t>
      </w:r>
      <w:del w:id="9" w:author="Author">
        <w:r w:rsidRPr="00237A90">
          <w:rPr>
            <w:rFonts w:ascii="Trebuchet MS" w:hAnsi="Trebuchet MS"/>
            <w:noProof/>
          </w:rPr>
          <w:delText>Y</w:delText>
        </w:r>
        <w:r w:rsidRPr="00237A90">
          <w:rPr>
            <w:rFonts w:ascii="Trebuchet MS" w:hAnsi="Trebuchet MS"/>
            <w:noProof/>
            <w:u w:val="dotted"/>
          </w:rPr>
          <w:delText>OU</w:delText>
        </w:r>
      </w:del>
      <w:ins w:id="10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 should take care </w:t>
      </w:r>
      <w:del w:id="11" w:author="Author">
        <w:r w:rsidRPr="00237A90">
          <w:rPr>
            <w:rFonts w:ascii="Trebuchet MS" w:hAnsi="Trebuchet MS"/>
            <w:noProof/>
          </w:rPr>
          <w:delText>to</w:delText>
        </w:r>
      </w:del>
      <w:ins w:id="12" w:author="Author">
        <w:r w:rsidRPr="00237A90">
          <w:rPr>
            <w:rFonts w:ascii="Trebuchet MS" w:hAnsi="Trebuchet MS"/>
            <w:noProof/>
          </w:rPr>
          <w:t>that you</w:t>
        </w:r>
      </w:ins>
      <w:r w:rsidRPr="00237A90">
        <w:rPr>
          <w:rFonts w:ascii="Trebuchet MS" w:hAnsi="Trebuchet MS"/>
          <w:noProof/>
        </w:rPr>
        <w:t xml:space="preserve"> present to me my offering, my bread</w:t>
      </w:r>
      <w:del w:id="13" w:author="Author">
        <w:r w:rsidRPr="00237A90">
          <w:rPr>
            <w:rFonts w:ascii="Trebuchet MS" w:hAnsi="Trebuchet MS"/>
            <w:noProof/>
          </w:rPr>
          <w:delText>, for my</w:delText>
        </w:r>
      </w:del>
      <w:ins w:id="14" w:author="Author">
        <w:r w:rsidRPr="00237A90">
          <w:rPr>
            <w:rFonts w:ascii="Trebuchet MS" w:hAnsi="Trebuchet MS"/>
            <w:noProof/>
          </w:rPr>
          <w:t>. My</w:t>
        </w:r>
      </w:ins>
      <w:r w:rsidRPr="00237A90">
        <w:rPr>
          <w:rFonts w:ascii="Trebuchet MS" w:hAnsi="Trebuchet MS"/>
          <w:noProof/>
        </w:rPr>
        <w:t xml:space="preserve"> offerings </w:t>
      </w:r>
      <w:del w:id="15" w:author="Author">
        <w:r w:rsidRPr="00237A90">
          <w:rPr>
            <w:rFonts w:ascii="Trebuchet MS" w:hAnsi="Trebuchet MS"/>
            <w:noProof/>
          </w:rPr>
          <w:delText xml:space="preserve">made </w:delText>
        </w:r>
      </w:del>
      <w:r w:rsidRPr="00237A90">
        <w:rPr>
          <w:rFonts w:ascii="Trebuchet MS" w:hAnsi="Trebuchet MS"/>
          <w:noProof/>
        </w:rPr>
        <w:t xml:space="preserve">by fire as a </w:t>
      </w:r>
      <w:del w:id="16" w:author="Author">
        <w:r w:rsidRPr="00237A90">
          <w:rPr>
            <w:rFonts w:ascii="Trebuchet MS" w:hAnsi="Trebuchet MS"/>
            <w:noProof/>
          </w:rPr>
          <w:delText>restful odor</w:delText>
        </w:r>
      </w:del>
      <w:ins w:id="17" w:author="Author">
        <w:r w:rsidRPr="00237A90">
          <w:rPr>
            <w:rFonts w:ascii="Trebuchet MS" w:hAnsi="Trebuchet MS"/>
            <w:noProof/>
          </w:rPr>
          <w:t>pleasing</w:t>
        </w:r>
        <w:r w:rsidRPr="00237A90">
          <w:rPr>
            <w:rStyle w:val="FootnoteReference"/>
            <w:rFonts w:ascii="Trebuchet MS" w:hAnsi="Trebuchet MS"/>
            <w:noProof/>
          </w:rPr>
          <w:footnoteReference w:id="1"/>
        </w:r>
        <w:r w:rsidRPr="00237A90">
          <w:rPr>
            <w:rFonts w:ascii="Trebuchet MS" w:hAnsi="Trebuchet MS"/>
            <w:noProof/>
          </w:rPr>
          <w:t xml:space="preserve"> aroma</w:t>
        </w:r>
      </w:ins>
      <w:r w:rsidRPr="00237A90">
        <w:rPr>
          <w:rFonts w:ascii="Trebuchet MS" w:hAnsi="Trebuchet MS"/>
          <w:noProof/>
        </w:rPr>
        <w:t xml:space="preserve"> to me</w:t>
      </w:r>
      <w:del w:id="20" w:author="Author">
        <w:r w:rsidRPr="00237A90">
          <w:rPr>
            <w:rFonts w:ascii="Trebuchet MS" w:hAnsi="Trebuchet MS"/>
            <w:noProof/>
          </w:rPr>
          <w:delText>,</w:delText>
        </w:r>
      </w:del>
      <w:r w:rsidRPr="00237A90">
        <w:rPr>
          <w:rFonts w:ascii="Trebuchet MS" w:hAnsi="Trebuchet MS"/>
          <w:noProof/>
        </w:rPr>
        <w:t xml:space="preserve"> </w:t>
      </w:r>
      <w:ins w:id="21" w:author="Author">
        <w:r w:rsidRPr="00237A90">
          <w:rPr>
            <w:rFonts w:ascii="Trebuchet MS" w:hAnsi="Trebuchet MS"/>
            <w:noProof/>
          </w:rPr>
          <w:t xml:space="preserve">must be made </w:t>
        </w:r>
      </w:ins>
      <w:r w:rsidRPr="00237A90">
        <w:rPr>
          <w:rFonts w:ascii="Trebuchet MS" w:hAnsi="Trebuchet MS"/>
          <w:noProof/>
        </w:rPr>
        <w:t>at their appointed times.’</w:t>
      </w:r>
    </w:p>
    <w:p w:rsidR="004308C0" w:rsidRPr="00237A90" w:rsidRDefault="004308C0" w:rsidP="004308C0">
      <w:pPr>
        <w:rPr>
          <w:rFonts w:ascii="Trebuchet MS" w:hAnsi="Trebuchet MS"/>
          <w:noProof/>
        </w:rPr>
      </w:pPr>
      <w:r w:rsidRPr="00237A90">
        <w:rPr>
          <w:rFonts w:ascii="Trebuchet MS" w:hAnsi="Trebuchet MS"/>
          <w:b/>
        </w:rPr>
        <w:t xml:space="preserve">28:3 </w:t>
      </w:r>
      <w:r w:rsidRPr="00237A90">
        <w:rPr>
          <w:rFonts w:ascii="Trebuchet MS" w:hAnsi="Trebuchet MS"/>
          <w:noProof/>
        </w:rPr>
        <w:t>“And</w:t>
      </w:r>
      <w:del w:id="22" w:author="Author">
        <w:r w:rsidRPr="00237A90">
          <w:rPr>
            <w:rFonts w:ascii="Trebuchet MS" w:hAnsi="Trebuchet MS"/>
            <w:noProof/>
          </w:rPr>
          <w:delText xml:space="preserve"> you must</w:delText>
        </w:r>
      </w:del>
      <w:r w:rsidRPr="00237A90">
        <w:rPr>
          <w:rFonts w:ascii="Trebuchet MS" w:hAnsi="Trebuchet MS"/>
          <w:noProof/>
        </w:rPr>
        <w:t xml:space="preserve"> say to them, ‘This is the offering made by fire that </w:t>
      </w:r>
      <w:del w:id="23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24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 will present to Jehovah: two sound year-old male lambs a day as a burnt offering </w:t>
      </w:r>
      <w:del w:id="25" w:author="Author">
        <w:r w:rsidRPr="00237A90">
          <w:rPr>
            <w:rFonts w:ascii="Trebuchet MS" w:hAnsi="Trebuchet MS"/>
            <w:noProof/>
          </w:rPr>
          <w:delText>constantly</w:delText>
        </w:r>
      </w:del>
      <w:ins w:id="26" w:author="Author">
        <w:r w:rsidRPr="00237A90">
          <w:rPr>
            <w:rFonts w:ascii="Trebuchet MS" w:hAnsi="Trebuchet MS"/>
            <w:noProof/>
          </w:rPr>
          <w:t>regularly</w:t>
        </w:r>
      </w:ins>
      <w:r w:rsidRPr="00237A90">
        <w:rPr>
          <w:rFonts w:ascii="Trebuchet MS" w:hAnsi="Trebuchet MS"/>
          <w:noProof/>
        </w:rPr>
        <w:t xml:space="preserve">. </w:t>
      </w:r>
      <w:r w:rsidRPr="00237A90">
        <w:rPr>
          <w:rFonts w:ascii="Trebuchet MS" w:hAnsi="Trebuchet MS"/>
          <w:b/>
          <w:noProof/>
        </w:rPr>
        <w:t xml:space="preserve">28:4 </w:t>
      </w:r>
      <w:r w:rsidRPr="00237A90">
        <w:rPr>
          <w:rFonts w:ascii="Trebuchet MS" w:hAnsi="Trebuchet MS"/>
          <w:noProof/>
        </w:rPr>
        <w:t xml:space="preserve">The one male lamb you will </w:t>
      </w:r>
      <w:del w:id="27" w:author="Author">
        <w:r w:rsidRPr="00237A90">
          <w:rPr>
            <w:rFonts w:ascii="Trebuchet MS" w:hAnsi="Trebuchet MS"/>
            <w:noProof/>
          </w:rPr>
          <w:delText>render up</w:delText>
        </w:r>
      </w:del>
      <w:ins w:id="28" w:author="Author">
        <w:r w:rsidRPr="00237A90">
          <w:rPr>
            <w:rFonts w:ascii="Trebuchet MS" w:hAnsi="Trebuchet MS"/>
            <w:noProof/>
          </w:rPr>
          <w:t>offer</w:t>
        </w:r>
      </w:ins>
      <w:r w:rsidRPr="00237A90">
        <w:rPr>
          <w:rFonts w:ascii="Trebuchet MS" w:hAnsi="Trebuchet MS"/>
          <w:noProof/>
        </w:rPr>
        <w:t xml:space="preserve"> in the morning, and the other male lamb you will </w:t>
      </w:r>
      <w:del w:id="29" w:author="Author">
        <w:r w:rsidRPr="00237A90">
          <w:rPr>
            <w:rFonts w:ascii="Trebuchet MS" w:hAnsi="Trebuchet MS"/>
            <w:noProof/>
          </w:rPr>
          <w:delText>render up between the two evenings,</w:delText>
        </w:r>
      </w:del>
      <w:ins w:id="30" w:author="Author">
        <w:r w:rsidRPr="00237A90">
          <w:rPr>
            <w:rFonts w:ascii="Trebuchet MS" w:hAnsi="Trebuchet MS"/>
            <w:noProof/>
          </w:rPr>
          <w:t>offer at twilight,</w:t>
        </w:r>
        <w:r w:rsidRPr="00237A90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237A90">
        <w:rPr>
          <w:rFonts w:ascii="Trebuchet MS" w:hAnsi="Trebuchet MS"/>
          <w:noProof/>
        </w:rPr>
        <w:t xml:space="preserve"> </w:t>
      </w:r>
      <w:r w:rsidRPr="00237A90">
        <w:rPr>
          <w:rFonts w:ascii="Trebuchet MS" w:hAnsi="Trebuchet MS"/>
          <w:b/>
          <w:noProof/>
        </w:rPr>
        <w:t xml:space="preserve">28:5 </w:t>
      </w:r>
      <w:r w:rsidRPr="00237A90">
        <w:rPr>
          <w:rFonts w:ascii="Trebuchet MS" w:hAnsi="Trebuchet MS"/>
          <w:noProof/>
        </w:rPr>
        <w:t xml:space="preserve">together with </w:t>
      </w:r>
      <w:del w:id="33" w:author="Author">
        <w:r w:rsidRPr="00237A90">
          <w:rPr>
            <w:rFonts w:ascii="Trebuchet MS" w:hAnsi="Trebuchet MS"/>
            <w:noProof/>
          </w:rPr>
          <w:delText>the</w:delText>
        </w:r>
      </w:del>
      <w:ins w:id="34" w:author="Author">
        <w:r w:rsidRPr="00237A90">
          <w:rPr>
            <w:rFonts w:ascii="Trebuchet MS" w:hAnsi="Trebuchet MS"/>
            <w:noProof/>
          </w:rPr>
          <w:t>a</w:t>
        </w:r>
      </w:ins>
      <w:r w:rsidRPr="00237A90">
        <w:rPr>
          <w:rFonts w:ascii="Trebuchet MS" w:hAnsi="Trebuchet MS"/>
          <w:noProof/>
        </w:rPr>
        <w:t xml:space="preserve"> tenth of an e′phah</w:t>
      </w:r>
      <w:ins w:id="35" w:author="Author">
        <w:r w:rsidRPr="00237A90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237A90">
        <w:rPr>
          <w:rFonts w:ascii="Trebuchet MS" w:hAnsi="Trebuchet MS"/>
          <w:noProof/>
        </w:rPr>
        <w:t xml:space="preserve"> of fine flour </w:t>
      </w:r>
      <w:del w:id="38" w:author="Author">
        <w:r w:rsidRPr="00237A90">
          <w:rPr>
            <w:rFonts w:ascii="Trebuchet MS" w:hAnsi="Trebuchet MS"/>
            <w:noProof/>
          </w:rPr>
          <w:delText>as a grain offering moistened</w:delText>
        </w:r>
      </w:del>
      <w:ins w:id="39" w:author="Author">
        <w:r w:rsidRPr="00237A90">
          <w:rPr>
            <w:rFonts w:ascii="Trebuchet MS" w:hAnsi="Trebuchet MS"/>
            <w:noProof/>
          </w:rPr>
          <w:t>mixed</w:t>
        </w:r>
      </w:ins>
      <w:r w:rsidRPr="00237A90">
        <w:rPr>
          <w:rFonts w:ascii="Trebuchet MS" w:hAnsi="Trebuchet MS"/>
          <w:noProof/>
        </w:rPr>
        <w:t xml:space="preserve"> with </w:t>
      </w:r>
      <w:del w:id="40" w:author="Author">
        <w:r w:rsidRPr="00237A90">
          <w:rPr>
            <w:rFonts w:ascii="Trebuchet MS" w:hAnsi="Trebuchet MS"/>
            <w:noProof/>
          </w:rPr>
          <w:delText>the</w:delText>
        </w:r>
      </w:del>
      <w:ins w:id="41" w:author="Author">
        <w:r w:rsidRPr="00237A90">
          <w:rPr>
            <w:rFonts w:ascii="Trebuchet MS" w:hAnsi="Trebuchet MS"/>
            <w:noProof/>
          </w:rPr>
          <w:t>a</w:t>
        </w:r>
      </w:ins>
      <w:r w:rsidRPr="00237A90">
        <w:rPr>
          <w:rFonts w:ascii="Trebuchet MS" w:hAnsi="Trebuchet MS"/>
          <w:noProof/>
        </w:rPr>
        <w:t xml:space="preserve"> fourth of a hin</w:t>
      </w:r>
      <w:ins w:id="42" w:author="Author">
        <w:r w:rsidRPr="00237A90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237A90">
        <w:rPr>
          <w:rFonts w:ascii="Trebuchet MS" w:hAnsi="Trebuchet MS"/>
          <w:noProof/>
        </w:rPr>
        <w:t xml:space="preserve"> of beaten oil</w:t>
      </w:r>
      <w:del w:id="45" w:author="Author">
        <w:r w:rsidRPr="00237A90">
          <w:rPr>
            <w:rFonts w:ascii="Trebuchet MS" w:hAnsi="Trebuchet MS"/>
            <w:noProof/>
          </w:rPr>
          <w:delText>;</w:delText>
        </w:r>
      </w:del>
      <w:ins w:id="46" w:author="Author">
        <w:r w:rsidRPr="00237A90">
          <w:rPr>
            <w:rFonts w:ascii="Trebuchet MS" w:hAnsi="Trebuchet MS"/>
            <w:noProof/>
          </w:rPr>
          <w:t xml:space="preserve"> as a grain offering.</w:t>
        </w:r>
      </w:ins>
      <w:r w:rsidRPr="00237A90">
        <w:rPr>
          <w:rFonts w:ascii="Trebuchet MS" w:hAnsi="Trebuchet MS"/>
          <w:noProof/>
        </w:rPr>
        <w:t xml:space="preserve"> </w:t>
      </w:r>
      <w:r w:rsidRPr="00237A90">
        <w:rPr>
          <w:rFonts w:ascii="Trebuchet MS" w:hAnsi="Trebuchet MS"/>
          <w:b/>
          <w:noProof/>
        </w:rPr>
        <w:t xml:space="preserve">28:6 </w:t>
      </w:r>
      <w:del w:id="47" w:author="Author">
        <w:r w:rsidRPr="00237A90">
          <w:rPr>
            <w:rFonts w:ascii="Trebuchet MS" w:hAnsi="Trebuchet MS"/>
            <w:noProof/>
          </w:rPr>
          <w:delText>the constant</w:delText>
        </w:r>
      </w:del>
      <w:ins w:id="48" w:author="Author">
        <w:r w:rsidRPr="00237A90">
          <w:rPr>
            <w:rFonts w:ascii="Trebuchet MS" w:hAnsi="Trebuchet MS"/>
            <w:noProof/>
          </w:rPr>
          <w:t>It is a regular</w:t>
        </w:r>
      </w:ins>
      <w:r w:rsidRPr="00237A90">
        <w:rPr>
          <w:rFonts w:ascii="Trebuchet MS" w:hAnsi="Trebuchet MS"/>
          <w:noProof/>
        </w:rPr>
        <w:t xml:space="preserve"> burnt offering, which was </w:t>
      </w:r>
      <w:del w:id="49" w:author="Author">
        <w:r w:rsidRPr="00237A90">
          <w:rPr>
            <w:rFonts w:ascii="Trebuchet MS" w:hAnsi="Trebuchet MS"/>
            <w:noProof/>
          </w:rPr>
          <w:delText>rendered up</w:delText>
        </w:r>
      </w:del>
      <w:ins w:id="50" w:author="Author">
        <w:r w:rsidRPr="00237A90">
          <w:rPr>
            <w:rFonts w:ascii="Trebuchet MS" w:hAnsi="Trebuchet MS"/>
            <w:noProof/>
          </w:rPr>
          <w:t>established</w:t>
        </w:r>
      </w:ins>
      <w:r w:rsidRPr="00237A90">
        <w:rPr>
          <w:rFonts w:ascii="Trebuchet MS" w:hAnsi="Trebuchet MS"/>
          <w:noProof/>
        </w:rPr>
        <w:t xml:space="preserve"> at Mount Si′nai as a </w:t>
      </w:r>
      <w:del w:id="51" w:author="Author">
        <w:r w:rsidRPr="00237A90">
          <w:rPr>
            <w:rFonts w:ascii="Trebuchet MS" w:hAnsi="Trebuchet MS"/>
            <w:noProof/>
          </w:rPr>
          <w:delText>restful odor</w:delText>
        </w:r>
      </w:del>
      <w:ins w:id="52" w:author="Author">
        <w:r w:rsidRPr="00237A90">
          <w:rPr>
            <w:rFonts w:ascii="Trebuchet MS" w:hAnsi="Trebuchet MS"/>
            <w:noProof/>
          </w:rPr>
          <w:t>pleasing</w:t>
        </w:r>
        <w:r w:rsidRPr="00237A90">
          <w:rPr>
            <w:rStyle w:val="FootnoteReference"/>
            <w:rFonts w:ascii="Trebuchet MS" w:hAnsi="Trebuchet MS"/>
            <w:noProof/>
          </w:rPr>
          <w:footnoteReference w:id="5"/>
        </w:r>
        <w:r w:rsidRPr="00237A90">
          <w:rPr>
            <w:rFonts w:ascii="Trebuchet MS" w:hAnsi="Trebuchet MS"/>
            <w:noProof/>
          </w:rPr>
          <w:t xml:space="preserve"> aroma</w:t>
        </w:r>
      </w:ins>
      <w:r w:rsidRPr="00237A90">
        <w:rPr>
          <w:rFonts w:ascii="Trebuchet MS" w:hAnsi="Trebuchet MS"/>
          <w:noProof/>
        </w:rPr>
        <w:t xml:space="preserve">, an offering made by fire to Jehovah, </w:t>
      </w:r>
      <w:r w:rsidRPr="00237A90">
        <w:rPr>
          <w:rFonts w:ascii="Trebuchet MS" w:hAnsi="Trebuchet MS"/>
          <w:b/>
          <w:noProof/>
        </w:rPr>
        <w:t xml:space="preserve">28:7 </w:t>
      </w:r>
      <w:r w:rsidRPr="00237A90">
        <w:rPr>
          <w:rFonts w:ascii="Trebuchet MS" w:hAnsi="Trebuchet MS"/>
          <w:noProof/>
        </w:rPr>
        <w:t xml:space="preserve">along with its drink offering, </w:t>
      </w:r>
      <w:del w:id="55" w:author="Author">
        <w:r w:rsidRPr="00237A90">
          <w:rPr>
            <w:rFonts w:ascii="Trebuchet MS" w:hAnsi="Trebuchet MS"/>
            <w:noProof/>
          </w:rPr>
          <w:delText>the</w:delText>
        </w:r>
      </w:del>
      <w:ins w:id="56" w:author="Author">
        <w:r w:rsidRPr="00237A90">
          <w:rPr>
            <w:rFonts w:ascii="Trebuchet MS" w:hAnsi="Trebuchet MS"/>
            <w:noProof/>
          </w:rPr>
          <w:t>a</w:t>
        </w:r>
      </w:ins>
      <w:r w:rsidRPr="00237A90">
        <w:rPr>
          <w:rFonts w:ascii="Trebuchet MS" w:hAnsi="Trebuchet MS"/>
          <w:noProof/>
        </w:rPr>
        <w:t xml:space="preserve"> fourth of a hin </w:t>
      </w:r>
      <w:del w:id="57" w:author="Author">
        <w:r w:rsidRPr="00237A90">
          <w:rPr>
            <w:rFonts w:ascii="Trebuchet MS" w:hAnsi="Trebuchet MS"/>
            <w:noProof/>
          </w:rPr>
          <w:delText>to</w:delText>
        </w:r>
      </w:del>
      <w:ins w:id="58" w:author="Author">
        <w:r w:rsidRPr="00237A90">
          <w:rPr>
            <w:rFonts w:ascii="Trebuchet MS" w:hAnsi="Trebuchet MS"/>
            <w:noProof/>
          </w:rPr>
          <w:t>for</w:t>
        </w:r>
      </w:ins>
      <w:r w:rsidRPr="00237A90">
        <w:rPr>
          <w:rFonts w:ascii="Trebuchet MS" w:hAnsi="Trebuchet MS"/>
          <w:noProof/>
        </w:rPr>
        <w:t xml:space="preserve"> each male lamb. Pour out </w:t>
      </w:r>
      <w:ins w:id="59" w:author="Author">
        <w:r w:rsidRPr="00237A90">
          <w:rPr>
            <w:rFonts w:ascii="Trebuchet MS" w:hAnsi="Trebuchet MS"/>
            <w:noProof/>
          </w:rPr>
          <w:t xml:space="preserve">the alcoholic drink </w:t>
        </w:r>
      </w:ins>
      <w:r w:rsidRPr="00237A90">
        <w:rPr>
          <w:rFonts w:ascii="Trebuchet MS" w:hAnsi="Trebuchet MS"/>
          <w:noProof/>
        </w:rPr>
        <w:t xml:space="preserve">in the holy place </w:t>
      </w:r>
      <w:del w:id="60" w:author="Author">
        <w:r w:rsidRPr="00237A90">
          <w:rPr>
            <w:rFonts w:ascii="Trebuchet MS" w:hAnsi="Trebuchet MS"/>
            <w:noProof/>
          </w:rPr>
          <w:delText>the</w:delText>
        </w:r>
      </w:del>
      <w:ins w:id="61" w:author="Author">
        <w:r w:rsidRPr="00237A90">
          <w:rPr>
            <w:rFonts w:ascii="Trebuchet MS" w:hAnsi="Trebuchet MS"/>
            <w:noProof/>
          </w:rPr>
          <w:t>as a</w:t>
        </w:r>
      </w:ins>
      <w:r w:rsidRPr="00237A90">
        <w:rPr>
          <w:rFonts w:ascii="Trebuchet MS" w:hAnsi="Trebuchet MS"/>
          <w:noProof/>
        </w:rPr>
        <w:t xml:space="preserve"> drink offering </w:t>
      </w:r>
      <w:del w:id="62" w:author="Author">
        <w:r w:rsidRPr="00237A90">
          <w:rPr>
            <w:rFonts w:ascii="Trebuchet MS" w:hAnsi="Trebuchet MS"/>
            <w:noProof/>
          </w:rPr>
          <w:delText xml:space="preserve">of intoxicating liquor </w:delText>
        </w:r>
      </w:del>
      <w:r w:rsidRPr="00237A90">
        <w:rPr>
          <w:rFonts w:ascii="Trebuchet MS" w:hAnsi="Trebuchet MS"/>
          <w:noProof/>
        </w:rPr>
        <w:t xml:space="preserve">to Jehovah. </w:t>
      </w:r>
      <w:r w:rsidRPr="00237A90">
        <w:rPr>
          <w:rFonts w:ascii="Trebuchet MS" w:hAnsi="Trebuchet MS"/>
          <w:b/>
          <w:noProof/>
        </w:rPr>
        <w:t xml:space="preserve">28:8 </w:t>
      </w:r>
      <w:r w:rsidRPr="00237A90">
        <w:rPr>
          <w:rFonts w:ascii="Trebuchet MS" w:hAnsi="Trebuchet MS"/>
          <w:noProof/>
        </w:rPr>
        <w:t xml:space="preserve">And you will </w:t>
      </w:r>
      <w:del w:id="63" w:author="Author">
        <w:r w:rsidRPr="00237A90">
          <w:rPr>
            <w:rFonts w:ascii="Trebuchet MS" w:hAnsi="Trebuchet MS"/>
            <w:noProof/>
          </w:rPr>
          <w:delText>render up</w:delText>
        </w:r>
      </w:del>
      <w:ins w:id="64" w:author="Author">
        <w:r w:rsidRPr="00237A90">
          <w:rPr>
            <w:rFonts w:ascii="Trebuchet MS" w:hAnsi="Trebuchet MS"/>
            <w:noProof/>
          </w:rPr>
          <w:t>offer</w:t>
        </w:r>
      </w:ins>
      <w:r w:rsidRPr="00237A90">
        <w:rPr>
          <w:rFonts w:ascii="Trebuchet MS" w:hAnsi="Trebuchet MS"/>
          <w:noProof/>
        </w:rPr>
        <w:t xml:space="preserve"> the other male lamb </w:t>
      </w:r>
      <w:del w:id="65" w:author="Author">
        <w:r w:rsidRPr="00237A90">
          <w:rPr>
            <w:rFonts w:ascii="Trebuchet MS" w:hAnsi="Trebuchet MS"/>
            <w:noProof/>
          </w:rPr>
          <w:delText>between the two evenings.</w:delText>
        </w:r>
      </w:del>
      <w:ins w:id="66" w:author="Author">
        <w:r w:rsidRPr="00237A90">
          <w:rPr>
            <w:rFonts w:ascii="Trebuchet MS" w:hAnsi="Trebuchet MS"/>
            <w:noProof/>
          </w:rPr>
          <w:t>at twilight.</w:t>
        </w:r>
        <w:r w:rsidRPr="00237A90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237A90">
        <w:rPr>
          <w:rFonts w:ascii="Trebuchet MS" w:hAnsi="Trebuchet MS"/>
          <w:noProof/>
        </w:rPr>
        <w:t xml:space="preserve"> With the same grain offering as </w:t>
      </w:r>
      <w:del w:id="69" w:author="Author">
        <w:r w:rsidRPr="00237A90">
          <w:rPr>
            <w:rFonts w:ascii="Trebuchet MS" w:hAnsi="Trebuchet MS"/>
            <w:noProof/>
          </w:rPr>
          <w:delText>of</w:delText>
        </w:r>
      </w:del>
      <w:ins w:id="70" w:author="Author">
        <w:r w:rsidRPr="00237A90">
          <w:rPr>
            <w:rFonts w:ascii="Trebuchet MS" w:hAnsi="Trebuchet MS"/>
            <w:noProof/>
          </w:rPr>
          <w:t>that made in</w:t>
        </w:r>
      </w:ins>
      <w:r w:rsidRPr="00237A90">
        <w:rPr>
          <w:rFonts w:ascii="Trebuchet MS" w:hAnsi="Trebuchet MS"/>
          <w:noProof/>
        </w:rPr>
        <w:t xml:space="preserve"> the morning and with its same drink offering</w:t>
      </w:r>
      <w:ins w:id="71" w:author="Author">
        <w:r w:rsidRPr="00237A90">
          <w:rPr>
            <w:rFonts w:ascii="Trebuchet MS" w:hAnsi="Trebuchet MS"/>
            <w:noProof/>
          </w:rPr>
          <w:t>,</w:t>
        </w:r>
      </w:ins>
      <w:r w:rsidRPr="00237A90">
        <w:rPr>
          <w:rFonts w:ascii="Trebuchet MS" w:hAnsi="Trebuchet MS"/>
          <w:noProof/>
        </w:rPr>
        <w:t xml:space="preserve"> you will </w:t>
      </w:r>
      <w:del w:id="72" w:author="Author">
        <w:r w:rsidRPr="00237A90">
          <w:rPr>
            <w:rFonts w:ascii="Trebuchet MS" w:hAnsi="Trebuchet MS"/>
            <w:noProof/>
          </w:rPr>
          <w:delText>render</w:delText>
        </w:r>
      </w:del>
      <w:ins w:id="73" w:author="Author">
        <w:r w:rsidRPr="00237A90">
          <w:rPr>
            <w:rFonts w:ascii="Trebuchet MS" w:hAnsi="Trebuchet MS"/>
            <w:noProof/>
          </w:rPr>
          <w:t>present</w:t>
        </w:r>
      </w:ins>
      <w:r w:rsidRPr="00237A90">
        <w:rPr>
          <w:rFonts w:ascii="Trebuchet MS" w:hAnsi="Trebuchet MS"/>
          <w:noProof/>
        </w:rPr>
        <w:t xml:space="preserve"> it </w:t>
      </w:r>
      <w:del w:id="74" w:author="Author">
        <w:r w:rsidRPr="00237A90">
          <w:rPr>
            <w:rFonts w:ascii="Trebuchet MS" w:hAnsi="Trebuchet MS"/>
            <w:noProof/>
          </w:rPr>
          <w:delText xml:space="preserve">up </w:delText>
        </w:r>
      </w:del>
      <w:r w:rsidRPr="00237A90">
        <w:rPr>
          <w:rFonts w:ascii="Trebuchet MS" w:hAnsi="Trebuchet MS"/>
          <w:noProof/>
        </w:rPr>
        <w:t>as an offering made by fire</w:t>
      </w:r>
      <w:del w:id="75" w:author="Author">
        <w:r w:rsidRPr="00237A90">
          <w:rPr>
            <w:rFonts w:ascii="Trebuchet MS" w:hAnsi="Trebuchet MS"/>
            <w:noProof/>
          </w:rPr>
          <w:delText>, of</w:delText>
        </w:r>
      </w:del>
      <w:ins w:id="76" w:author="Author">
        <w:r w:rsidRPr="00237A90">
          <w:rPr>
            <w:rFonts w:ascii="Trebuchet MS" w:hAnsi="Trebuchet MS"/>
            <w:noProof/>
          </w:rPr>
          <w:t xml:space="preserve"> as</w:t>
        </w:r>
      </w:ins>
      <w:r w:rsidRPr="00237A90">
        <w:rPr>
          <w:rFonts w:ascii="Trebuchet MS" w:hAnsi="Trebuchet MS"/>
          <w:noProof/>
        </w:rPr>
        <w:t xml:space="preserve"> a </w:t>
      </w:r>
      <w:del w:id="77" w:author="Author">
        <w:r w:rsidRPr="00237A90">
          <w:rPr>
            <w:rFonts w:ascii="Trebuchet MS" w:hAnsi="Trebuchet MS"/>
            <w:noProof/>
          </w:rPr>
          <w:delText>restful odor</w:delText>
        </w:r>
      </w:del>
      <w:ins w:id="78" w:author="Author">
        <w:r w:rsidRPr="00237A90">
          <w:rPr>
            <w:rFonts w:ascii="Trebuchet MS" w:hAnsi="Trebuchet MS"/>
            <w:noProof/>
          </w:rPr>
          <w:t>pleasing</w:t>
        </w:r>
        <w:r w:rsidRPr="00237A90">
          <w:rPr>
            <w:rStyle w:val="FootnoteReference"/>
            <w:rFonts w:ascii="Trebuchet MS" w:hAnsi="Trebuchet MS"/>
            <w:noProof/>
          </w:rPr>
          <w:footnoteReference w:id="7"/>
        </w:r>
        <w:r w:rsidRPr="00237A90">
          <w:rPr>
            <w:rFonts w:ascii="Trebuchet MS" w:hAnsi="Trebuchet MS"/>
            <w:noProof/>
          </w:rPr>
          <w:t xml:space="preserve"> aroma</w:t>
        </w:r>
      </w:ins>
      <w:r w:rsidRPr="00237A90">
        <w:rPr>
          <w:rFonts w:ascii="Trebuchet MS" w:hAnsi="Trebuchet MS"/>
          <w:noProof/>
        </w:rPr>
        <w:t xml:space="preserve"> to Jehovah.</w:t>
      </w:r>
    </w:p>
    <w:p w:rsidR="004308C0" w:rsidRPr="00237A90" w:rsidRDefault="004308C0" w:rsidP="004308C0">
      <w:pPr>
        <w:rPr>
          <w:rFonts w:ascii="Trebuchet MS" w:hAnsi="Trebuchet MS"/>
          <w:noProof/>
        </w:rPr>
      </w:pPr>
      <w:r w:rsidRPr="00237A90">
        <w:rPr>
          <w:rFonts w:ascii="Trebuchet MS" w:hAnsi="Trebuchet MS"/>
          <w:b/>
        </w:rPr>
        <w:t xml:space="preserve">28:9 </w:t>
      </w:r>
      <w:r w:rsidRPr="00237A90">
        <w:rPr>
          <w:rFonts w:ascii="Trebuchet MS" w:hAnsi="Trebuchet MS"/>
          <w:noProof/>
        </w:rPr>
        <w:t xml:space="preserve">“‘However, on the </w:t>
      </w:r>
      <w:del w:id="81" w:author="Author">
        <w:r w:rsidRPr="00237A90">
          <w:rPr>
            <w:rFonts w:ascii="Trebuchet MS" w:hAnsi="Trebuchet MS"/>
            <w:noProof/>
          </w:rPr>
          <w:delText>sabbath</w:delText>
        </w:r>
      </w:del>
      <w:ins w:id="82" w:author="Author">
        <w:r w:rsidRPr="00237A90">
          <w:rPr>
            <w:rFonts w:ascii="Trebuchet MS" w:hAnsi="Trebuchet MS"/>
            <w:noProof/>
          </w:rPr>
          <w:t>Sabbath</w:t>
        </w:r>
      </w:ins>
      <w:r w:rsidRPr="00237A90">
        <w:rPr>
          <w:rFonts w:ascii="Trebuchet MS" w:hAnsi="Trebuchet MS"/>
          <w:noProof/>
        </w:rPr>
        <w:t xml:space="preserve"> day</w:t>
      </w:r>
      <w:del w:id="83" w:author="Author">
        <w:r w:rsidRPr="00237A90">
          <w:rPr>
            <w:rFonts w:ascii="Trebuchet MS" w:hAnsi="Trebuchet MS"/>
            <w:noProof/>
          </w:rPr>
          <w:delText xml:space="preserve"> there will</w:delText>
        </w:r>
      </w:del>
      <w:ins w:id="84" w:author="Author">
        <w:r w:rsidRPr="00237A90">
          <w:rPr>
            <w:rFonts w:ascii="Trebuchet MS" w:hAnsi="Trebuchet MS"/>
            <w:noProof/>
          </w:rPr>
          <w:t>, the offering should</w:t>
        </w:r>
      </w:ins>
      <w:r w:rsidRPr="00237A90">
        <w:rPr>
          <w:rFonts w:ascii="Trebuchet MS" w:hAnsi="Trebuchet MS"/>
          <w:noProof/>
        </w:rPr>
        <w:t xml:space="preserve"> be two sound year-old male lambs and two </w:t>
      </w:r>
      <w:del w:id="85" w:author="Author">
        <w:r w:rsidRPr="00237A90">
          <w:rPr>
            <w:rFonts w:ascii="Trebuchet MS" w:hAnsi="Trebuchet MS"/>
            <w:noProof/>
          </w:rPr>
          <w:delText>tenth measures</w:delText>
        </w:r>
      </w:del>
      <w:ins w:id="86" w:author="Author">
        <w:r w:rsidRPr="00237A90">
          <w:rPr>
            <w:rFonts w:ascii="Trebuchet MS" w:hAnsi="Trebuchet MS"/>
            <w:noProof/>
          </w:rPr>
          <w:t>tenths of an e′phah measure</w:t>
        </w:r>
      </w:ins>
      <w:r w:rsidRPr="00237A90">
        <w:rPr>
          <w:rFonts w:ascii="Trebuchet MS" w:hAnsi="Trebuchet MS"/>
          <w:noProof/>
        </w:rPr>
        <w:t xml:space="preserve"> of fine flour </w:t>
      </w:r>
      <w:ins w:id="87" w:author="Author">
        <w:r w:rsidRPr="00237A90">
          <w:rPr>
            <w:rFonts w:ascii="Trebuchet MS" w:hAnsi="Trebuchet MS"/>
            <w:noProof/>
          </w:rPr>
          <w:t xml:space="preserve">mixed with oil </w:t>
        </w:r>
      </w:ins>
      <w:r w:rsidRPr="00237A90">
        <w:rPr>
          <w:rFonts w:ascii="Trebuchet MS" w:hAnsi="Trebuchet MS"/>
          <w:noProof/>
        </w:rPr>
        <w:t>as a grain offering</w:t>
      </w:r>
      <w:del w:id="88" w:author="Author">
        <w:r w:rsidRPr="00237A90">
          <w:rPr>
            <w:rFonts w:ascii="Trebuchet MS" w:hAnsi="Trebuchet MS"/>
            <w:noProof/>
          </w:rPr>
          <w:delText xml:space="preserve"> moistened with oil</w:delText>
        </w:r>
      </w:del>
      <w:r w:rsidRPr="00237A90">
        <w:rPr>
          <w:rFonts w:ascii="Trebuchet MS" w:hAnsi="Trebuchet MS"/>
          <w:noProof/>
        </w:rPr>
        <w:t>, together with its drink offering</w:t>
      </w:r>
      <w:del w:id="89" w:author="Author">
        <w:r w:rsidRPr="00237A90">
          <w:rPr>
            <w:rFonts w:ascii="Trebuchet MS" w:hAnsi="Trebuchet MS"/>
            <w:noProof/>
          </w:rPr>
          <w:delText>,</w:delText>
        </w:r>
      </w:del>
      <w:ins w:id="90" w:author="Author">
        <w:r w:rsidRPr="00237A90">
          <w:rPr>
            <w:rFonts w:ascii="Trebuchet MS" w:hAnsi="Trebuchet MS"/>
            <w:noProof/>
          </w:rPr>
          <w:t>.</w:t>
        </w:r>
      </w:ins>
      <w:r w:rsidRPr="00237A90">
        <w:rPr>
          <w:rFonts w:ascii="Trebuchet MS" w:hAnsi="Trebuchet MS"/>
          <w:noProof/>
        </w:rPr>
        <w:t xml:space="preserve"> </w:t>
      </w:r>
      <w:r w:rsidRPr="00237A90">
        <w:rPr>
          <w:rFonts w:ascii="Trebuchet MS" w:hAnsi="Trebuchet MS"/>
          <w:b/>
          <w:noProof/>
        </w:rPr>
        <w:t xml:space="preserve">28:10 </w:t>
      </w:r>
      <w:del w:id="91" w:author="Author">
        <w:r w:rsidRPr="00237A90">
          <w:rPr>
            <w:rFonts w:ascii="Trebuchet MS" w:hAnsi="Trebuchet MS"/>
            <w:noProof/>
          </w:rPr>
          <w:delText>as a sabbath</w:delText>
        </w:r>
      </w:del>
      <w:ins w:id="92" w:author="Author">
        <w:r w:rsidRPr="00237A90">
          <w:rPr>
            <w:rFonts w:ascii="Trebuchet MS" w:hAnsi="Trebuchet MS"/>
            <w:noProof/>
          </w:rPr>
          <w:t>This is the</w:t>
        </w:r>
      </w:ins>
      <w:r w:rsidRPr="00237A90">
        <w:rPr>
          <w:rFonts w:ascii="Trebuchet MS" w:hAnsi="Trebuchet MS"/>
          <w:noProof/>
        </w:rPr>
        <w:t xml:space="preserve"> burnt offering </w:t>
      </w:r>
      <w:del w:id="93" w:author="Author">
        <w:r w:rsidRPr="00237A90">
          <w:rPr>
            <w:rFonts w:ascii="Trebuchet MS" w:hAnsi="Trebuchet MS"/>
            <w:noProof/>
          </w:rPr>
          <w:delText>on its sabbath</w:delText>
        </w:r>
      </w:del>
      <w:ins w:id="94" w:author="Author">
        <w:r w:rsidRPr="00237A90">
          <w:rPr>
            <w:rFonts w:ascii="Trebuchet MS" w:hAnsi="Trebuchet MS"/>
            <w:noProof/>
          </w:rPr>
          <w:t>for the Sabbath</w:t>
        </w:r>
      </w:ins>
      <w:r w:rsidRPr="00237A90">
        <w:rPr>
          <w:rFonts w:ascii="Trebuchet MS" w:hAnsi="Trebuchet MS"/>
          <w:noProof/>
        </w:rPr>
        <w:t xml:space="preserve">, along with the </w:t>
      </w:r>
      <w:del w:id="95" w:author="Author">
        <w:r w:rsidRPr="00237A90">
          <w:rPr>
            <w:rFonts w:ascii="Trebuchet MS" w:hAnsi="Trebuchet MS"/>
            <w:noProof/>
          </w:rPr>
          <w:delText>constant</w:delText>
        </w:r>
      </w:del>
      <w:ins w:id="96" w:author="Author">
        <w:r w:rsidRPr="00237A90">
          <w:rPr>
            <w:rFonts w:ascii="Trebuchet MS" w:hAnsi="Trebuchet MS"/>
            <w:noProof/>
          </w:rPr>
          <w:t>regular</w:t>
        </w:r>
      </w:ins>
      <w:r w:rsidRPr="00237A90">
        <w:rPr>
          <w:rFonts w:ascii="Trebuchet MS" w:hAnsi="Trebuchet MS"/>
          <w:noProof/>
        </w:rPr>
        <w:t xml:space="preserve"> burnt offering and its drink offering.</w:t>
      </w:r>
    </w:p>
    <w:p w:rsidR="004308C0" w:rsidRPr="00237A90" w:rsidRDefault="004308C0" w:rsidP="004308C0">
      <w:pPr>
        <w:rPr>
          <w:rFonts w:ascii="Trebuchet MS" w:hAnsi="Trebuchet MS"/>
          <w:noProof/>
        </w:rPr>
      </w:pPr>
      <w:r w:rsidRPr="00237A90">
        <w:rPr>
          <w:rFonts w:ascii="Trebuchet MS" w:hAnsi="Trebuchet MS"/>
          <w:b/>
        </w:rPr>
        <w:t xml:space="preserve">28:11 </w:t>
      </w:r>
      <w:r w:rsidRPr="00237A90">
        <w:rPr>
          <w:rFonts w:ascii="Trebuchet MS" w:hAnsi="Trebuchet MS"/>
          <w:noProof/>
        </w:rPr>
        <w:t>“‘</w:t>
      </w:r>
      <w:del w:id="97" w:author="Author">
        <w:r w:rsidRPr="00237A90">
          <w:rPr>
            <w:rFonts w:ascii="Trebuchet MS" w:hAnsi="Trebuchet MS"/>
            <w:noProof/>
          </w:rPr>
          <w:delText>And at</w:delText>
        </w:r>
      </w:del>
      <w:ins w:id="98" w:author="Author">
        <w:r w:rsidRPr="00237A90">
          <w:rPr>
            <w:rFonts w:ascii="Trebuchet MS" w:hAnsi="Trebuchet MS"/>
            <w:noProof/>
          </w:rPr>
          <w:t>At</w:t>
        </w:r>
      </w:ins>
      <w:r w:rsidRPr="00237A90">
        <w:rPr>
          <w:rFonts w:ascii="Trebuchet MS" w:hAnsi="Trebuchet MS"/>
          <w:noProof/>
        </w:rPr>
        <w:t xml:space="preserve"> the </w:t>
      </w:r>
      <w:del w:id="99" w:author="Author">
        <w:r w:rsidRPr="00237A90">
          <w:rPr>
            <w:rFonts w:ascii="Trebuchet MS" w:hAnsi="Trebuchet MS"/>
            <w:noProof/>
          </w:rPr>
          <w:delText>commencements</w:delText>
        </w:r>
      </w:del>
      <w:ins w:id="100" w:author="Author">
        <w:r w:rsidRPr="00237A90">
          <w:rPr>
            <w:rFonts w:ascii="Trebuchet MS" w:hAnsi="Trebuchet MS"/>
            <w:noProof/>
          </w:rPr>
          <w:t>start</w:t>
        </w:r>
      </w:ins>
      <w:r w:rsidRPr="00237A90">
        <w:rPr>
          <w:rFonts w:ascii="Trebuchet MS" w:hAnsi="Trebuchet MS"/>
          <w:noProof/>
        </w:rPr>
        <w:t xml:space="preserve"> of </w:t>
      </w:r>
      <w:del w:id="101" w:author="Author">
        <w:r w:rsidRPr="00237A90">
          <w:rPr>
            <w:rFonts w:ascii="Trebuchet MS" w:hAnsi="Trebuchet MS"/>
            <w:noProof/>
            <w:u w:val="dotted"/>
          </w:rPr>
          <w:delText>YOUR</w:delText>
        </w:r>
        <w:r w:rsidRPr="00237A90">
          <w:rPr>
            <w:rFonts w:ascii="Trebuchet MS" w:hAnsi="Trebuchet MS"/>
            <w:noProof/>
          </w:rPr>
          <w:delText xml:space="preserve"> months </w:delText>
        </w:r>
        <w:r w:rsidRPr="00237A90">
          <w:rPr>
            <w:rFonts w:ascii="Trebuchet MS" w:hAnsi="Trebuchet MS"/>
            <w:noProof/>
            <w:u w:val="dotted"/>
          </w:rPr>
          <w:delText>YOU</w:delText>
        </w:r>
        <w:r w:rsidRPr="00237A90">
          <w:rPr>
            <w:rFonts w:ascii="Trebuchet MS" w:hAnsi="Trebuchet MS"/>
            <w:noProof/>
          </w:rPr>
          <w:delText xml:space="preserve"> people</w:delText>
        </w:r>
      </w:del>
      <w:ins w:id="102" w:author="Author">
        <w:r w:rsidRPr="00237A90">
          <w:rPr>
            <w:rFonts w:ascii="Trebuchet MS" w:hAnsi="Trebuchet MS"/>
            <w:noProof/>
          </w:rPr>
          <w:t>each month</w:t>
        </w:r>
        <w:r w:rsidRPr="00237A90">
          <w:rPr>
            <w:rStyle w:val="FootnoteReference"/>
            <w:rFonts w:ascii="Trebuchet MS" w:hAnsi="Trebuchet MS"/>
            <w:noProof/>
          </w:rPr>
          <w:footnoteReference w:id="8"/>
        </w:r>
        <w:r w:rsidRPr="00237A90">
          <w:rPr>
            <w:rFonts w:ascii="Trebuchet MS" w:hAnsi="Trebuchet MS"/>
            <w:noProof/>
          </w:rPr>
          <w:t xml:space="preserve"> you</w:t>
        </w:r>
      </w:ins>
      <w:r w:rsidRPr="00237A90">
        <w:rPr>
          <w:rFonts w:ascii="Trebuchet MS" w:hAnsi="Trebuchet MS"/>
          <w:noProof/>
        </w:rPr>
        <w:t xml:space="preserve"> will present as a burnt offering to Jehovah two young bulls</w:t>
      </w:r>
      <w:del w:id="105" w:author="Author">
        <w:r w:rsidRPr="00237A90">
          <w:rPr>
            <w:rFonts w:ascii="Trebuchet MS" w:hAnsi="Trebuchet MS"/>
            <w:noProof/>
          </w:rPr>
          <w:delText xml:space="preserve"> and</w:delText>
        </w:r>
      </w:del>
      <w:ins w:id="106" w:author="Author">
        <w:r w:rsidRPr="00237A90">
          <w:rPr>
            <w:rFonts w:ascii="Trebuchet MS" w:hAnsi="Trebuchet MS"/>
            <w:noProof/>
          </w:rPr>
          <w:t>,</w:t>
        </w:r>
      </w:ins>
      <w:r w:rsidRPr="00237A90">
        <w:rPr>
          <w:rFonts w:ascii="Trebuchet MS" w:hAnsi="Trebuchet MS"/>
          <w:noProof/>
        </w:rPr>
        <w:t xml:space="preserve"> one ram, </w:t>
      </w:r>
      <w:ins w:id="107" w:author="Author">
        <w:r w:rsidRPr="00237A90">
          <w:rPr>
            <w:rFonts w:ascii="Trebuchet MS" w:hAnsi="Trebuchet MS"/>
            <w:noProof/>
          </w:rPr>
          <w:t xml:space="preserve">and </w:t>
        </w:r>
      </w:ins>
      <w:r w:rsidRPr="00237A90">
        <w:rPr>
          <w:rFonts w:ascii="Trebuchet MS" w:hAnsi="Trebuchet MS"/>
          <w:noProof/>
        </w:rPr>
        <w:t xml:space="preserve">seven sound male lambs each a year old, </w:t>
      </w:r>
      <w:r w:rsidRPr="00237A90">
        <w:rPr>
          <w:rFonts w:ascii="Trebuchet MS" w:hAnsi="Trebuchet MS"/>
          <w:b/>
          <w:noProof/>
        </w:rPr>
        <w:t xml:space="preserve">28:12 </w:t>
      </w:r>
      <w:r w:rsidRPr="00237A90">
        <w:rPr>
          <w:rFonts w:ascii="Trebuchet MS" w:hAnsi="Trebuchet MS"/>
          <w:noProof/>
        </w:rPr>
        <w:t xml:space="preserve">and three tenth measures of fine flour </w:t>
      </w:r>
      <w:ins w:id="108" w:author="Author">
        <w:r w:rsidRPr="00237A90">
          <w:rPr>
            <w:rFonts w:ascii="Trebuchet MS" w:hAnsi="Trebuchet MS"/>
            <w:noProof/>
          </w:rPr>
          <w:t xml:space="preserve">mixed with oil </w:t>
        </w:r>
      </w:ins>
      <w:r w:rsidRPr="00237A90">
        <w:rPr>
          <w:rFonts w:ascii="Trebuchet MS" w:hAnsi="Trebuchet MS"/>
          <w:noProof/>
        </w:rPr>
        <w:t xml:space="preserve">as a grain offering </w:t>
      </w:r>
      <w:del w:id="109" w:author="Author">
        <w:r w:rsidRPr="00237A90">
          <w:rPr>
            <w:rFonts w:ascii="Trebuchet MS" w:hAnsi="Trebuchet MS"/>
            <w:noProof/>
          </w:rPr>
          <w:delText xml:space="preserve">moistened with oil </w:delText>
        </w:r>
      </w:del>
      <w:r w:rsidRPr="00237A90">
        <w:rPr>
          <w:rFonts w:ascii="Trebuchet MS" w:hAnsi="Trebuchet MS"/>
          <w:noProof/>
        </w:rPr>
        <w:t xml:space="preserve">for each bull and two tenth measures of fine flour </w:t>
      </w:r>
      <w:ins w:id="110" w:author="Author">
        <w:r w:rsidRPr="00237A90">
          <w:rPr>
            <w:rFonts w:ascii="Trebuchet MS" w:hAnsi="Trebuchet MS"/>
            <w:noProof/>
          </w:rPr>
          <w:t xml:space="preserve">mixed with oil </w:t>
        </w:r>
      </w:ins>
      <w:r w:rsidRPr="00237A90">
        <w:rPr>
          <w:rFonts w:ascii="Trebuchet MS" w:hAnsi="Trebuchet MS"/>
          <w:noProof/>
        </w:rPr>
        <w:t xml:space="preserve">as a grain offering </w:t>
      </w:r>
      <w:del w:id="111" w:author="Author">
        <w:r w:rsidRPr="00237A90">
          <w:rPr>
            <w:rFonts w:ascii="Trebuchet MS" w:hAnsi="Trebuchet MS"/>
            <w:noProof/>
          </w:rPr>
          <w:delText xml:space="preserve">moistened with oil </w:delText>
        </w:r>
      </w:del>
      <w:r w:rsidRPr="00237A90">
        <w:rPr>
          <w:rFonts w:ascii="Trebuchet MS" w:hAnsi="Trebuchet MS"/>
          <w:noProof/>
        </w:rPr>
        <w:t xml:space="preserve">for the one ram, </w:t>
      </w:r>
      <w:r w:rsidRPr="00237A90">
        <w:rPr>
          <w:rFonts w:ascii="Trebuchet MS" w:hAnsi="Trebuchet MS"/>
          <w:b/>
          <w:noProof/>
        </w:rPr>
        <w:t xml:space="preserve">28:13 </w:t>
      </w:r>
      <w:r w:rsidRPr="00237A90">
        <w:rPr>
          <w:rFonts w:ascii="Trebuchet MS" w:hAnsi="Trebuchet MS"/>
          <w:noProof/>
        </w:rPr>
        <w:t xml:space="preserve">and a tenth measure of fine flour </w:t>
      </w:r>
      <w:del w:id="112" w:author="Author">
        <w:r w:rsidRPr="00237A90">
          <w:rPr>
            <w:rFonts w:ascii="Trebuchet MS" w:hAnsi="Trebuchet MS"/>
            <w:noProof/>
          </w:rPr>
          <w:delText xml:space="preserve">respectively </w:delText>
        </w:r>
      </w:del>
      <w:ins w:id="113" w:author="Author">
        <w:r w:rsidRPr="00237A90">
          <w:rPr>
            <w:rFonts w:ascii="Trebuchet MS" w:hAnsi="Trebuchet MS"/>
            <w:noProof/>
          </w:rPr>
          <w:t xml:space="preserve">mixed with oil </w:t>
        </w:r>
      </w:ins>
      <w:r w:rsidRPr="00237A90">
        <w:rPr>
          <w:rFonts w:ascii="Trebuchet MS" w:hAnsi="Trebuchet MS"/>
          <w:noProof/>
        </w:rPr>
        <w:t xml:space="preserve">as a grain offering </w:t>
      </w:r>
      <w:del w:id="114" w:author="Author">
        <w:r w:rsidRPr="00237A90">
          <w:rPr>
            <w:rFonts w:ascii="Trebuchet MS" w:hAnsi="Trebuchet MS"/>
            <w:noProof/>
          </w:rPr>
          <w:delText xml:space="preserve">moistened with oil </w:delText>
        </w:r>
      </w:del>
      <w:r w:rsidRPr="00237A90">
        <w:rPr>
          <w:rFonts w:ascii="Trebuchet MS" w:hAnsi="Trebuchet MS"/>
          <w:noProof/>
        </w:rPr>
        <w:t xml:space="preserve">for each male lamb, as a burnt offering, a </w:t>
      </w:r>
      <w:del w:id="115" w:author="Author">
        <w:r w:rsidRPr="00237A90">
          <w:rPr>
            <w:rFonts w:ascii="Trebuchet MS" w:hAnsi="Trebuchet MS"/>
            <w:noProof/>
          </w:rPr>
          <w:delText>restful odor</w:delText>
        </w:r>
      </w:del>
      <w:ins w:id="116" w:author="Author">
        <w:r w:rsidRPr="00237A90">
          <w:rPr>
            <w:rFonts w:ascii="Trebuchet MS" w:hAnsi="Trebuchet MS"/>
            <w:noProof/>
          </w:rPr>
          <w:t>pleasing</w:t>
        </w:r>
        <w:r w:rsidRPr="00237A90">
          <w:rPr>
            <w:rStyle w:val="FootnoteReference"/>
            <w:rFonts w:ascii="Trebuchet MS" w:hAnsi="Trebuchet MS"/>
            <w:noProof/>
          </w:rPr>
          <w:footnoteReference w:id="9"/>
        </w:r>
        <w:r w:rsidRPr="00237A90">
          <w:rPr>
            <w:rFonts w:ascii="Trebuchet MS" w:hAnsi="Trebuchet MS"/>
            <w:noProof/>
          </w:rPr>
          <w:t xml:space="preserve"> aroma</w:t>
        </w:r>
      </w:ins>
      <w:r w:rsidRPr="00237A90">
        <w:rPr>
          <w:rFonts w:ascii="Trebuchet MS" w:hAnsi="Trebuchet MS"/>
          <w:noProof/>
        </w:rPr>
        <w:t xml:space="preserve">, an offering made by fire to Jehovah. </w:t>
      </w:r>
      <w:r w:rsidRPr="00237A90">
        <w:rPr>
          <w:rFonts w:ascii="Trebuchet MS" w:hAnsi="Trebuchet MS"/>
          <w:b/>
          <w:noProof/>
        </w:rPr>
        <w:t xml:space="preserve">28:14 </w:t>
      </w:r>
      <w:r w:rsidRPr="00237A90">
        <w:rPr>
          <w:rFonts w:ascii="Trebuchet MS" w:hAnsi="Trebuchet MS"/>
          <w:noProof/>
        </w:rPr>
        <w:t xml:space="preserve">And </w:t>
      </w:r>
      <w:del w:id="119" w:author="Author">
        <w:r w:rsidRPr="00237A90">
          <w:rPr>
            <w:rFonts w:ascii="Trebuchet MS" w:hAnsi="Trebuchet MS"/>
            <w:noProof/>
          </w:rPr>
          <w:delText xml:space="preserve">as </w:delText>
        </w:r>
      </w:del>
      <w:r w:rsidRPr="00237A90">
        <w:rPr>
          <w:rFonts w:ascii="Trebuchet MS" w:hAnsi="Trebuchet MS"/>
          <w:noProof/>
        </w:rPr>
        <w:t xml:space="preserve">their drink offerings </w:t>
      </w:r>
      <w:del w:id="120" w:author="Author">
        <w:r w:rsidRPr="00237A90">
          <w:rPr>
            <w:rFonts w:ascii="Trebuchet MS" w:hAnsi="Trebuchet MS"/>
            <w:noProof/>
          </w:rPr>
          <w:delText xml:space="preserve">there </w:delText>
        </w:r>
      </w:del>
      <w:r w:rsidRPr="00237A90">
        <w:rPr>
          <w:rFonts w:ascii="Trebuchet MS" w:hAnsi="Trebuchet MS"/>
          <w:noProof/>
        </w:rPr>
        <w:t xml:space="preserve">should </w:t>
      </w:r>
      <w:del w:id="121" w:author="Author">
        <w:r w:rsidRPr="00237A90">
          <w:rPr>
            <w:rFonts w:ascii="Trebuchet MS" w:hAnsi="Trebuchet MS"/>
            <w:noProof/>
          </w:rPr>
          <w:delText>go</w:delText>
        </w:r>
      </w:del>
      <w:ins w:id="122" w:author="Author">
        <w:r w:rsidRPr="00237A90">
          <w:rPr>
            <w:rFonts w:ascii="Trebuchet MS" w:hAnsi="Trebuchet MS"/>
            <w:noProof/>
          </w:rPr>
          <w:t>be</w:t>
        </w:r>
      </w:ins>
      <w:r w:rsidRPr="00237A90">
        <w:rPr>
          <w:rFonts w:ascii="Trebuchet MS" w:hAnsi="Trebuchet MS"/>
          <w:noProof/>
        </w:rPr>
        <w:t xml:space="preserve"> half a hin of wine for a bull and a third of a hin for the ram and a fourth of a hin for a male lamb. This is the monthly burnt offering </w:t>
      </w:r>
      <w:del w:id="123" w:author="Author">
        <w:r w:rsidRPr="00237A90">
          <w:rPr>
            <w:rFonts w:ascii="Trebuchet MS" w:hAnsi="Trebuchet MS"/>
            <w:noProof/>
          </w:rPr>
          <w:delText>in its</w:delText>
        </w:r>
      </w:del>
      <w:ins w:id="124" w:author="Author">
        <w:r w:rsidRPr="00237A90">
          <w:rPr>
            <w:rFonts w:ascii="Trebuchet MS" w:hAnsi="Trebuchet MS"/>
            <w:noProof/>
          </w:rPr>
          <w:t>each</w:t>
        </w:r>
      </w:ins>
      <w:r w:rsidRPr="00237A90">
        <w:rPr>
          <w:rFonts w:ascii="Trebuchet MS" w:hAnsi="Trebuchet MS"/>
          <w:noProof/>
        </w:rPr>
        <w:t xml:space="preserve"> month </w:t>
      </w:r>
      <w:del w:id="125" w:author="Author">
        <w:r w:rsidRPr="00237A90">
          <w:rPr>
            <w:rFonts w:ascii="Trebuchet MS" w:hAnsi="Trebuchet MS"/>
            <w:noProof/>
          </w:rPr>
          <w:delText>for the months of</w:delText>
        </w:r>
      </w:del>
      <w:ins w:id="126" w:author="Author">
        <w:r w:rsidRPr="00237A90">
          <w:rPr>
            <w:rFonts w:ascii="Trebuchet MS" w:hAnsi="Trebuchet MS"/>
            <w:noProof/>
          </w:rPr>
          <w:t>throughout</w:t>
        </w:r>
      </w:ins>
      <w:r w:rsidRPr="00237A90">
        <w:rPr>
          <w:rFonts w:ascii="Trebuchet MS" w:hAnsi="Trebuchet MS"/>
          <w:noProof/>
        </w:rPr>
        <w:t xml:space="preserve"> the year. </w:t>
      </w:r>
      <w:r w:rsidRPr="00237A90">
        <w:rPr>
          <w:rFonts w:ascii="Trebuchet MS" w:hAnsi="Trebuchet MS"/>
          <w:b/>
          <w:noProof/>
        </w:rPr>
        <w:t xml:space="preserve">28:15 </w:t>
      </w:r>
      <w:r w:rsidRPr="00237A90">
        <w:rPr>
          <w:rFonts w:ascii="Trebuchet MS" w:hAnsi="Trebuchet MS"/>
          <w:noProof/>
        </w:rPr>
        <w:t xml:space="preserve">Also, one </w:t>
      </w:r>
      <w:del w:id="127" w:author="Author">
        <w:r w:rsidRPr="00237A90">
          <w:rPr>
            <w:rFonts w:ascii="Trebuchet MS" w:hAnsi="Trebuchet MS"/>
            <w:noProof/>
          </w:rPr>
          <w:delText>kid of the goats</w:delText>
        </w:r>
      </w:del>
      <w:ins w:id="128" w:author="Author">
        <w:r w:rsidRPr="00237A90">
          <w:rPr>
            <w:rFonts w:ascii="Trebuchet MS" w:hAnsi="Trebuchet MS"/>
            <w:noProof/>
          </w:rPr>
          <w:t>young goat</w:t>
        </w:r>
      </w:ins>
      <w:r w:rsidRPr="00237A90">
        <w:rPr>
          <w:rFonts w:ascii="Trebuchet MS" w:hAnsi="Trebuchet MS"/>
          <w:noProof/>
        </w:rPr>
        <w:t xml:space="preserve"> should be </w:t>
      </w:r>
      <w:del w:id="129" w:author="Author">
        <w:r w:rsidRPr="00237A90">
          <w:rPr>
            <w:rFonts w:ascii="Trebuchet MS" w:hAnsi="Trebuchet MS"/>
            <w:noProof/>
          </w:rPr>
          <w:delText>rendered up</w:delText>
        </w:r>
      </w:del>
      <w:ins w:id="130" w:author="Author">
        <w:r w:rsidRPr="00237A90">
          <w:rPr>
            <w:rFonts w:ascii="Trebuchet MS" w:hAnsi="Trebuchet MS"/>
            <w:noProof/>
          </w:rPr>
          <w:t>offered</w:t>
        </w:r>
      </w:ins>
      <w:r w:rsidRPr="00237A90">
        <w:rPr>
          <w:rFonts w:ascii="Trebuchet MS" w:hAnsi="Trebuchet MS"/>
          <w:noProof/>
        </w:rPr>
        <w:t xml:space="preserve"> as a sin offering to Jehovah in addition to the </w:t>
      </w:r>
      <w:del w:id="131" w:author="Author">
        <w:r w:rsidRPr="00237A90">
          <w:rPr>
            <w:rFonts w:ascii="Trebuchet MS" w:hAnsi="Trebuchet MS"/>
            <w:noProof/>
          </w:rPr>
          <w:delText>constant</w:delText>
        </w:r>
      </w:del>
      <w:ins w:id="132" w:author="Author">
        <w:r w:rsidRPr="00237A90">
          <w:rPr>
            <w:rFonts w:ascii="Trebuchet MS" w:hAnsi="Trebuchet MS"/>
            <w:noProof/>
          </w:rPr>
          <w:t>regular</w:t>
        </w:r>
      </w:ins>
      <w:r w:rsidRPr="00237A90">
        <w:rPr>
          <w:rFonts w:ascii="Trebuchet MS" w:hAnsi="Trebuchet MS"/>
          <w:noProof/>
        </w:rPr>
        <w:t xml:space="preserve"> burnt offering together with its drink offering.</w:t>
      </w:r>
    </w:p>
    <w:p w:rsidR="004308C0" w:rsidRPr="00237A90" w:rsidRDefault="004308C0" w:rsidP="004308C0">
      <w:pPr>
        <w:rPr>
          <w:rFonts w:ascii="Trebuchet MS" w:hAnsi="Trebuchet MS"/>
          <w:noProof/>
        </w:rPr>
      </w:pPr>
      <w:r w:rsidRPr="00237A90">
        <w:rPr>
          <w:rFonts w:ascii="Trebuchet MS" w:hAnsi="Trebuchet MS"/>
          <w:b/>
        </w:rPr>
        <w:t xml:space="preserve">28:16 </w:t>
      </w:r>
      <w:r w:rsidRPr="00237A90">
        <w:rPr>
          <w:rFonts w:ascii="Trebuchet MS" w:hAnsi="Trebuchet MS"/>
          <w:noProof/>
        </w:rPr>
        <w:t>“‘</w:t>
      </w:r>
      <w:del w:id="133" w:author="Author">
        <w:r w:rsidRPr="00237A90">
          <w:rPr>
            <w:rFonts w:ascii="Trebuchet MS" w:hAnsi="Trebuchet MS"/>
            <w:noProof/>
          </w:rPr>
          <w:delText>And in</w:delText>
        </w:r>
      </w:del>
      <w:ins w:id="134" w:author="Author">
        <w:r w:rsidRPr="00237A90">
          <w:rPr>
            <w:rFonts w:ascii="Trebuchet MS" w:hAnsi="Trebuchet MS"/>
            <w:noProof/>
          </w:rPr>
          <w:t>In</w:t>
        </w:r>
      </w:ins>
      <w:r w:rsidRPr="00237A90">
        <w:rPr>
          <w:rFonts w:ascii="Trebuchet MS" w:hAnsi="Trebuchet MS"/>
          <w:noProof/>
        </w:rPr>
        <w:t xml:space="preserve"> the first month, on the </w:t>
      </w:r>
      <w:del w:id="135" w:author="Author">
        <w:r w:rsidRPr="00237A90">
          <w:rPr>
            <w:rFonts w:ascii="Trebuchet MS" w:hAnsi="Trebuchet MS"/>
            <w:noProof/>
          </w:rPr>
          <w:delText>fourteenth</w:delText>
        </w:r>
      </w:del>
      <w:ins w:id="136" w:author="Author">
        <w:r w:rsidRPr="00237A90">
          <w:rPr>
            <w:rFonts w:ascii="Trebuchet MS" w:hAnsi="Trebuchet MS"/>
            <w:noProof/>
          </w:rPr>
          <w:t>14th</w:t>
        </w:r>
      </w:ins>
      <w:r w:rsidRPr="00237A90">
        <w:rPr>
          <w:rFonts w:ascii="Trebuchet MS" w:hAnsi="Trebuchet MS"/>
          <w:noProof/>
        </w:rPr>
        <w:t xml:space="preserve"> day of the month, will be Jehovah’s </w:t>
      </w:r>
      <w:del w:id="137" w:author="Author">
        <w:r w:rsidRPr="00237A90">
          <w:rPr>
            <w:rFonts w:ascii="Trebuchet MS" w:hAnsi="Trebuchet MS"/>
            <w:noProof/>
          </w:rPr>
          <w:delText>passover</w:delText>
        </w:r>
      </w:del>
      <w:ins w:id="138" w:author="Author">
        <w:r w:rsidRPr="00237A90">
          <w:rPr>
            <w:rFonts w:ascii="Trebuchet MS" w:hAnsi="Trebuchet MS"/>
            <w:noProof/>
          </w:rPr>
          <w:t>Passover</w:t>
        </w:r>
      </w:ins>
      <w:r w:rsidRPr="00237A90">
        <w:rPr>
          <w:rFonts w:ascii="Trebuchet MS" w:hAnsi="Trebuchet MS"/>
          <w:noProof/>
        </w:rPr>
        <w:t xml:space="preserve">. </w:t>
      </w:r>
      <w:r w:rsidRPr="00237A90">
        <w:rPr>
          <w:rFonts w:ascii="Trebuchet MS" w:hAnsi="Trebuchet MS"/>
          <w:b/>
          <w:noProof/>
        </w:rPr>
        <w:t xml:space="preserve">28:17 </w:t>
      </w:r>
      <w:r w:rsidRPr="00237A90">
        <w:rPr>
          <w:rFonts w:ascii="Trebuchet MS" w:hAnsi="Trebuchet MS"/>
          <w:noProof/>
        </w:rPr>
        <w:t xml:space="preserve">And on the </w:t>
      </w:r>
      <w:del w:id="139" w:author="Author">
        <w:r w:rsidRPr="00237A90">
          <w:rPr>
            <w:rFonts w:ascii="Trebuchet MS" w:hAnsi="Trebuchet MS"/>
            <w:noProof/>
          </w:rPr>
          <w:delText>fifteenth</w:delText>
        </w:r>
      </w:del>
      <w:ins w:id="140" w:author="Author">
        <w:r w:rsidRPr="00237A90">
          <w:rPr>
            <w:rFonts w:ascii="Trebuchet MS" w:hAnsi="Trebuchet MS"/>
            <w:noProof/>
          </w:rPr>
          <w:t>15th</w:t>
        </w:r>
      </w:ins>
      <w:r w:rsidRPr="00237A90">
        <w:rPr>
          <w:rFonts w:ascii="Trebuchet MS" w:hAnsi="Trebuchet MS"/>
          <w:noProof/>
        </w:rPr>
        <w:t xml:space="preserve"> day of this month</w:t>
      </w:r>
      <w:ins w:id="141" w:author="Author">
        <w:r w:rsidRPr="00237A90">
          <w:rPr>
            <w:rFonts w:ascii="Trebuchet MS" w:hAnsi="Trebuchet MS"/>
            <w:noProof/>
          </w:rPr>
          <w:t>, there</w:t>
        </w:r>
      </w:ins>
      <w:r w:rsidRPr="00237A90">
        <w:rPr>
          <w:rFonts w:ascii="Trebuchet MS" w:hAnsi="Trebuchet MS"/>
          <w:noProof/>
        </w:rPr>
        <w:t xml:space="preserve"> will be a festival. </w:t>
      </w:r>
      <w:del w:id="142" w:author="Author">
        <w:r w:rsidRPr="00237A90">
          <w:rPr>
            <w:rFonts w:ascii="Trebuchet MS" w:hAnsi="Trebuchet MS"/>
            <w:noProof/>
          </w:rPr>
          <w:delText>Seven days unfermented cakes</w:delText>
        </w:r>
      </w:del>
      <w:ins w:id="143" w:author="Author">
        <w:r w:rsidRPr="00237A90">
          <w:rPr>
            <w:rFonts w:ascii="Trebuchet MS" w:hAnsi="Trebuchet MS"/>
            <w:noProof/>
          </w:rPr>
          <w:t>Unleavened bread</w:t>
        </w:r>
      </w:ins>
      <w:r w:rsidRPr="00237A90">
        <w:rPr>
          <w:rFonts w:ascii="Trebuchet MS" w:hAnsi="Trebuchet MS"/>
          <w:noProof/>
        </w:rPr>
        <w:t xml:space="preserve"> will be eaten</w:t>
      </w:r>
      <w:ins w:id="144" w:author="Author">
        <w:r w:rsidRPr="00237A90">
          <w:rPr>
            <w:rFonts w:ascii="Trebuchet MS" w:hAnsi="Trebuchet MS"/>
            <w:noProof/>
          </w:rPr>
          <w:t xml:space="preserve"> for seven days</w:t>
        </w:r>
      </w:ins>
      <w:r w:rsidRPr="00237A90">
        <w:rPr>
          <w:rFonts w:ascii="Trebuchet MS" w:hAnsi="Trebuchet MS"/>
          <w:noProof/>
        </w:rPr>
        <w:t xml:space="preserve">. </w:t>
      </w:r>
      <w:r w:rsidRPr="00237A90">
        <w:rPr>
          <w:rFonts w:ascii="Trebuchet MS" w:hAnsi="Trebuchet MS"/>
          <w:b/>
          <w:noProof/>
        </w:rPr>
        <w:t xml:space="preserve">28:18 </w:t>
      </w:r>
      <w:r w:rsidRPr="00237A90">
        <w:rPr>
          <w:rFonts w:ascii="Trebuchet MS" w:hAnsi="Trebuchet MS"/>
          <w:noProof/>
        </w:rPr>
        <w:t xml:space="preserve">On the first day there will be a holy convention. </w:t>
      </w:r>
      <w:del w:id="145" w:author="Author">
        <w:r w:rsidRPr="00237A90">
          <w:rPr>
            <w:rFonts w:ascii="Trebuchet MS" w:hAnsi="Trebuchet MS"/>
            <w:noProof/>
          </w:rPr>
          <w:delText>No sort of laborious work</w:delText>
        </w:r>
      </w:del>
      <w:ins w:id="146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 must </w:t>
      </w:r>
      <w:del w:id="147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148" w:author="Author">
        <w:r w:rsidRPr="00237A90">
          <w:rPr>
            <w:rFonts w:ascii="Trebuchet MS" w:hAnsi="Trebuchet MS"/>
            <w:noProof/>
          </w:rPr>
          <w:t>not</w:t>
        </w:r>
      </w:ins>
      <w:r w:rsidRPr="00237A90">
        <w:rPr>
          <w:rFonts w:ascii="Trebuchet MS" w:hAnsi="Trebuchet MS"/>
          <w:noProof/>
        </w:rPr>
        <w:t xml:space="preserve"> do</w:t>
      </w:r>
      <w:ins w:id="149" w:author="Author">
        <w:r w:rsidRPr="00237A90">
          <w:rPr>
            <w:rFonts w:ascii="Trebuchet MS" w:hAnsi="Trebuchet MS"/>
            <w:noProof/>
          </w:rPr>
          <w:t xml:space="preserve"> any hard work</w:t>
        </w:r>
      </w:ins>
      <w:r w:rsidRPr="00237A90">
        <w:rPr>
          <w:rFonts w:ascii="Trebuchet MS" w:hAnsi="Trebuchet MS"/>
          <w:noProof/>
        </w:rPr>
        <w:t xml:space="preserve">. </w:t>
      </w:r>
      <w:r w:rsidRPr="00237A90">
        <w:rPr>
          <w:rFonts w:ascii="Trebuchet MS" w:hAnsi="Trebuchet MS"/>
          <w:b/>
          <w:noProof/>
        </w:rPr>
        <w:t xml:space="preserve">28:19 </w:t>
      </w:r>
      <w:r w:rsidRPr="00237A90">
        <w:rPr>
          <w:rFonts w:ascii="Trebuchet MS" w:hAnsi="Trebuchet MS"/>
          <w:noProof/>
        </w:rPr>
        <w:t xml:space="preserve">And </w:t>
      </w:r>
      <w:del w:id="150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  <w:r w:rsidRPr="00237A90">
          <w:rPr>
            <w:rFonts w:ascii="Trebuchet MS" w:hAnsi="Trebuchet MS"/>
            <w:noProof/>
          </w:rPr>
          <w:delText xml:space="preserve"> must</w:delText>
        </w:r>
      </w:del>
      <w:ins w:id="151" w:author="Author">
        <w:r w:rsidRPr="00237A90">
          <w:rPr>
            <w:rFonts w:ascii="Trebuchet MS" w:hAnsi="Trebuchet MS"/>
            <w:noProof/>
          </w:rPr>
          <w:t>you will</w:t>
        </w:r>
      </w:ins>
      <w:r w:rsidRPr="00237A90">
        <w:rPr>
          <w:rFonts w:ascii="Trebuchet MS" w:hAnsi="Trebuchet MS"/>
          <w:noProof/>
        </w:rPr>
        <w:t xml:space="preserve"> present as </w:t>
      </w:r>
      <w:del w:id="152" w:author="Author">
        <w:r w:rsidRPr="00237A90">
          <w:rPr>
            <w:rFonts w:ascii="Trebuchet MS" w:hAnsi="Trebuchet MS"/>
            <w:noProof/>
          </w:rPr>
          <w:delText xml:space="preserve">an offering made by fire, </w:delText>
        </w:r>
      </w:del>
      <w:r w:rsidRPr="00237A90">
        <w:rPr>
          <w:rFonts w:ascii="Trebuchet MS" w:hAnsi="Trebuchet MS"/>
          <w:noProof/>
        </w:rPr>
        <w:t xml:space="preserve">a burnt offering </w:t>
      </w:r>
      <w:ins w:id="153" w:author="Author">
        <w:r w:rsidRPr="00237A90">
          <w:rPr>
            <w:rFonts w:ascii="Trebuchet MS" w:hAnsi="Trebuchet MS"/>
            <w:noProof/>
          </w:rPr>
          <w:t xml:space="preserve">made by fire </w:t>
        </w:r>
      </w:ins>
      <w:r w:rsidRPr="00237A90">
        <w:rPr>
          <w:rFonts w:ascii="Trebuchet MS" w:hAnsi="Trebuchet MS"/>
          <w:noProof/>
        </w:rPr>
        <w:t>to Jehovah</w:t>
      </w:r>
      <w:del w:id="154" w:author="Author">
        <w:r w:rsidRPr="00237A90">
          <w:rPr>
            <w:rFonts w:ascii="Trebuchet MS" w:hAnsi="Trebuchet MS"/>
            <w:noProof/>
          </w:rPr>
          <w:delText>,</w:delText>
        </w:r>
      </w:del>
      <w:r w:rsidRPr="00237A90">
        <w:rPr>
          <w:rFonts w:ascii="Trebuchet MS" w:hAnsi="Trebuchet MS"/>
          <w:noProof/>
        </w:rPr>
        <w:t xml:space="preserve"> two young bulls</w:t>
      </w:r>
      <w:del w:id="155" w:author="Author">
        <w:r w:rsidRPr="00237A90">
          <w:rPr>
            <w:rFonts w:ascii="Trebuchet MS" w:hAnsi="Trebuchet MS"/>
            <w:noProof/>
          </w:rPr>
          <w:delText xml:space="preserve"> and</w:delText>
        </w:r>
      </w:del>
      <w:ins w:id="156" w:author="Author">
        <w:r w:rsidRPr="00237A90">
          <w:rPr>
            <w:rFonts w:ascii="Trebuchet MS" w:hAnsi="Trebuchet MS"/>
            <w:noProof/>
          </w:rPr>
          <w:t>,</w:t>
        </w:r>
      </w:ins>
      <w:r w:rsidRPr="00237A90">
        <w:rPr>
          <w:rFonts w:ascii="Trebuchet MS" w:hAnsi="Trebuchet MS"/>
          <w:noProof/>
        </w:rPr>
        <w:t xml:space="preserve"> one ram</w:t>
      </w:r>
      <w:ins w:id="157" w:author="Author">
        <w:r w:rsidRPr="00237A90">
          <w:rPr>
            <w:rFonts w:ascii="Trebuchet MS" w:hAnsi="Trebuchet MS"/>
            <w:noProof/>
          </w:rPr>
          <w:t>,</w:t>
        </w:r>
      </w:ins>
      <w:r w:rsidRPr="00237A90">
        <w:rPr>
          <w:rFonts w:ascii="Trebuchet MS" w:hAnsi="Trebuchet MS"/>
          <w:noProof/>
        </w:rPr>
        <w:t xml:space="preserve"> and seven male lambs each a year old. </w:t>
      </w:r>
      <w:del w:id="158" w:author="Author">
        <w:r w:rsidRPr="00237A90">
          <w:rPr>
            <w:rFonts w:ascii="Trebuchet MS" w:hAnsi="Trebuchet MS"/>
            <w:noProof/>
          </w:rPr>
          <w:delText>They</w:delText>
        </w:r>
      </w:del>
      <w:ins w:id="159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 should </w:t>
      </w:r>
      <w:del w:id="160" w:author="Author">
        <w:r w:rsidRPr="00237A90">
          <w:rPr>
            <w:rFonts w:ascii="Trebuchet MS" w:hAnsi="Trebuchet MS"/>
            <w:noProof/>
          </w:rPr>
          <w:delText>prove to be</w:delText>
        </w:r>
      </w:del>
      <w:ins w:id="161" w:author="Author">
        <w:r w:rsidRPr="00237A90">
          <w:rPr>
            <w:rFonts w:ascii="Trebuchet MS" w:hAnsi="Trebuchet MS"/>
            <w:noProof/>
          </w:rPr>
          <w:t>offer</w:t>
        </w:r>
      </w:ins>
      <w:r w:rsidRPr="00237A90">
        <w:rPr>
          <w:rFonts w:ascii="Trebuchet MS" w:hAnsi="Trebuchet MS"/>
          <w:noProof/>
        </w:rPr>
        <w:t xml:space="preserve"> sound </w:t>
      </w:r>
      <w:del w:id="162" w:author="Author">
        <w:r w:rsidRPr="00237A90">
          <w:rPr>
            <w:rFonts w:ascii="Trebuchet MS" w:hAnsi="Trebuchet MS"/>
            <w:noProof/>
          </w:rPr>
          <w:delText xml:space="preserve">ones for </w:delText>
        </w:r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163" w:author="Author">
        <w:r w:rsidRPr="00237A90">
          <w:rPr>
            <w:rFonts w:ascii="Trebuchet MS" w:hAnsi="Trebuchet MS"/>
            <w:noProof/>
          </w:rPr>
          <w:t>animals</w:t>
        </w:r>
      </w:ins>
      <w:r w:rsidRPr="00237A90">
        <w:rPr>
          <w:rFonts w:ascii="Trebuchet MS" w:hAnsi="Trebuchet MS"/>
          <w:noProof/>
        </w:rPr>
        <w:t xml:space="preserve">. </w:t>
      </w:r>
      <w:r w:rsidRPr="00237A90">
        <w:rPr>
          <w:rFonts w:ascii="Trebuchet MS" w:hAnsi="Trebuchet MS"/>
          <w:b/>
          <w:noProof/>
        </w:rPr>
        <w:t xml:space="preserve">28:20 </w:t>
      </w:r>
      <w:del w:id="164" w:author="Author">
        <w:r w:rsidRPr="00237A90">
          <w:rPr>
            <w:rFonts w:ascii="Trebuchet MS" w:hAnsi="Trebuchet MS"/>
            <w:noProof/>
          </w:rPr>
          <w:delText xml:space="preserve">And as </w:delText>
        </w:r>
      </w:del>
      <w:ins w:id="165" w:author="Author">
        <w:r w:rsidRPr="00237A90">
          <w:rPr>
            <w:rFonts w:ascii="Trebuchet MS" w:hAnsi="Trebuchet MS"/>
            <w:noProof/>
          </w:rPr>
          <w:t xml:space="preserve">You should offer them with </w:t>
        </w:r>
      </w:ins>
      <w:r w:rsidRPr="00237A90">
        <w:rPr>
          <w:rFonts w:ascii="Trebuchet MS" w:hAnsi="Trebuchet MS"/>
          <w:noProof/>
        </w:rPr>
        <w:t xml:space="preserve">their grain offerings of fine flour </w:t>
      </w:r>
      <w:del w:id="166" w:author="Author">
        <w:r w:rsidRPr="00237A90">
          <w:rPr>
            <w:rFonts w:ascii="Trebuchet MS" w:hAnsi="Trebuchet MS"/>
            <w:noProof/>
          </w:rPr>
          <w:delText>moistened</w:delText>
        </w:r>
      </w:del>
      <w:ins w:id="167" w:author="Author">
        <w:r w:rsidRPr="00237A90">
          <w:rPr>
            <w:rFonts w:ascii="Trebuchet MS" w:hAnsi="Trebuchet MS"/>
            <w:noProof/>
          </w:rPr>
          <w:t>mixed</w:t>
        </w:r>
      </w:ins>
      <w:r w:rsidRPr="00237A90">
        <w:rPr>
          <w:rFonts w:ascii="Trebuchet MS" w:hAnsi="Trebuchet MS"/>
          <w:noProof/>
        </w:rPr>
        <w:t xml:space="preserve"> with oil</w:t>
      </w:r>
      <w:del w:id="168" w:author="Author">
        <w:r w:rsidRPr="00237A90">
          <w:rPr>
            <w:rFonts w:ascii="Trebuchet MS" w:hAnsi="Trebuchet MS"/>
            <w:noProof/>
          </w:rPr>
          <w:delText xml:space="preserve"> </w:delText>
        </w:r>
        <w:r w:rsidRPr="00237A90">
          <w:rPr>
            <w:rFonts w:ascii="Trebuchet MS" w:hAnsi="Trebuchet MS"/>
            <w:noProof/>
            <w:u w:val="dotted"/>
          </w:rPr>
          <w:delText>YOU</w:delText>
        </w:r>
        <w:r w:rsidRPr="00237A90">
          <w:rPr>
            <w:rFonts w:ascii="Trebuchet MS" w:hAnsi="Trebuchet MS"/>
            <w:noProof/>
          </w:rPr>
          <w:delText xml:space="preserve"> will render up</w:delText>
        </w:r>
      </w:del>
      <w:ins w:id="169" w:author="Author">
        <w:r w:rsidRPr="00237A90">
          <w:rPr>
            <w:rFonts w:ascii="Trebuchet MS" w:hAnsi="Trebuchet MS"/>
            <w:noProof/>
          </w:rPr>
          <w:t>,</w:t>
        </w:r>
      </w:ins>
      <w:r w:rsidRPr="00237A90">
        <w:rPr>
          <w:rFonts w:ascii="Trebuchet MS" w:hAnsi="Trebuchet MS"/>
          <w:noProof/>
        </w:rPr>
        <w:t xml:space="preserve"> three tenth measures for a bull and two tenth measures for the ram. </w:t>
      </w:r>
      <w:r w:rsidRPr="00237A90">
        <w:rPr>
          <w:rFonts w:ascii="Trebuchet MS" w:hAnsi="Trebuchet MS"/>
          <w:b/>
          <w:noProof/>
        </w:rPr>
        <w:t xml:space="preserve">28:21 </w:t>
      </w:r>
      <w:r w:rsidRPr="00237A90">
        <w:rPr>
          <w:rFonts w:ascii="Trebuchet MS" w:hAnsi="Trebuchet MS"/>
          <w:noProof/>
        </w:rPr>
        <w:t xml:space="preserve">You will </w:t>
      </w:r>
      <w:del w:id="170" w:author="Author">
        <w:r w:rsidRPr="00237A90">
          <w:rPr>
            <w:rFonts w:ascii="Trebuchet MS" w:hAnsi="Trebuchet MS"/>
            <w:noProof/>
          </w:rPr>
          <w:delText>render up</w:delText>
        </w:r>
      </w:del>
      <w:ins w:id="171" w:author="Author">
        <w:r w:rsidRPr="00237A90">
          <w:rPr>
            <w:rFonts w:ascii="Trebuchet MS" w:hAnsi="Trebuchet MS"/>
            <w:noProof/>
          </w:rPr>
          <w:t>offer</w:t>
        </w:r>
      </w:ins>
      <w:r w:rsidRPr="00237A90">
        <w:rPr>
          <w:rFonts w:ascii="Trebuchet MS" w:hAnsi="Trebuchet MS"/>
          <w:noProof/>
        </w:rPr>
        <w:t xml:space="preserve"> a tenth measure respectively for each male lamb of the seven male lambs</w:t>
      </w:r>
      <w:del w:id="172" w:author="Author">
        <w:r w:rsidRPr="00237A90">
          <w:rPr>
            <w:rFonts w:ascii="Trebuchet MS" w:hAnsi="Trebuchet MS"/>
            <w:noProof/>
          </w:rPr>
          <w:delText>;</w:delText>
        </w:r>
      </w:del>
      <w:ins w:id="173" w:author="Author">
        <w:r w:rsidRPr="00237A90">
          <w:rPr>
            <w:rFonts w:ascii="Trebuchet MS" w:hAnsi="Trebuchet MS"/>
            <w:noProof/>
          </w:rPr>
          <w:t>,</w:t>
        </w:r>
      </w:ins>
      <w:r w:rsidRPr="00237A90">
        <w:rPr>
          <w:rFonts w:ascii="Trebuchet MS" w:hAnsi="Trebuchet MS"/>
          <w:noProof/>
        </w:rPr>
        <w:t xml:space="preserve"> </w:t>
      </w:r>
      <w:r w:rsidRPr="00237A90">
        <w:rPr>
          <w:rFonts w:ascii="Trebuchet MS" w:hAnsi="Trebuchet MS"/>
          <w:b/>
          <w:noProof/>
        </w:rPr>
        <w:t xml:space="preserve">28:22 </w:t>
      </w:r>
      <w:del w:id="174" w:author="Author">
        <w:r w:rsidRPr="00237A90">
          <w:rPr>
            <w:rFonts w:ascii="Trebuchet MS" w:hAnsi="Trebuchet MS"/>
            <w:noProof/>
          </w:rPr>
          <w:delText>and</w:delText>
        </w:r>
      </w:del>
      <w:ins w:id="175" w:author="Author">
        <w:r w:rsidRPr="00237A90">
          <w:rPr>
            <w:rFonts w:ascii="Trebuchet MS" w:hAnsi="Trebuchet MS"/>
            <w:noProof/>
          </w:rPr>
          <w:t>as well as</w:t>
        </w:r>
      </w:ins>
      <w:r w:rsidRPr="00237A90">
        <w:rPr>
          <w:rFonts w:ascii="Trebuchet MS" w:hAnsi="Trebuchet MS"/>
          <w:noProof/>
        </w:rPr>
        <w:t xml:space="preserve"> one goat </w:t>
      </w:r>
      <w:del w:id="176" w:author="Author">
        <w:r w:rsidRPr="00237A90">
          <w:rPr>
            <w:rFonts w:ascii="Trebuchet MS" w:hAnsi="Trebuchet MS"/>
            <w:noProof/>
          </w:rPr>
          <w:delText>of</w:delText>
        </w:r>
      </w:del>
      <w:ins w:id="177" w:author="Author">
        <w:r w:rsidRPr="00237A90">
          <w:rPr>
            <w:rFonts w:ascii="Trebuchet MS" w:hAnsi="Trebuchet MS"/>
            <w:noProof/>
          </w:rPr>
          <w:t>as a</w:t>
        </w:r>
      </w:ins>
      <w:r w:rsidRPr="00237A90">
        <w:rPr>
          <w:rFonts w:ascii="Trebuchet MS" w:hAnsi="Trebuchet MS"/>
          <w:noProof/>
        </w:rPr>
        <w:t xml:space="preserve"> sin offering to make atonement for </w:t>
      </w:r>
      <w:del w:id="178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179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. </w:t>
      </w:r>
      <w:r w:rsidRPr="00237A90">
        <w:rPr>
          <w:rFonts w:ascii="Trebuchet MS" w:hAnsi="Trebuchet MS"/>
          <w:b/>
          <w:noProof/>
        </w:rPr>
        <w:t xml:space="preserve">28:23 </w:t>
      </w:r>
      <w:r w:rsidRPr="00237A90">
        <w:rPr>
          <w:rFonts w:ascii="Trebuchet MS" w:hAnsi="Trebuchet MS"/>
          <w:noProof/>
        </w:rPr>
        <w:t xml:space="preserve">Aside from the morning burnt offering, which is for the </w:t>
      </w:r>
      <w:del w:id="180" w:author="Author">
        <w:r w:rsidRPr="00237A90">
          <w:rPr>
            <w:rFonts w:ascii="Trebuchet MS" w:hAnsi="Trebuchet MS"/>
            <w:noProof/>
          </w:rPr>
          <w:delText>constant</w:delText>
        </w:r>
      </w:del>
      <w:ins w:id="181" w:author="Author">
        <w:r w:rsidRPr="00237A90">
          <w:rPr>
            <w:rFonts w:ascii="Trebuchet MS" w:hAnsi="Trebuchet MS"/>
            <w:noProof/>
          </w:rPr>
          <w:t>regular</w:t>
        </w:r>
      </w:ins>
      <w:r w:rsidRPr="00237A90">
        <w:rPr>
          <w:rFonts w:ascii="Trebuchet MS" w:hAnsi="Trebuchet MS"/>
          <w:noProof/>
        </w:rPr>
        <w:t xml:space="preserve"> burnt offering, </w:t>
      </w:r>
      <w:del w:id="182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183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 will </w:t>
      </w:r>
      <w:del w:id="184" w:author="Author">
        <w:r w:rsidRPr="00237A90">
          <w:rPr>
            <w:rFonts w:ascii="Trebuchet MS" w:hAnsi="Trebuchet MS"/>
            <w:noProof/>
          </w:rPr>
          <w:delText>render</w:delText>
        </w:r>
      </w:del>
      <w:ins w:id="185" w:author="Author">
        <w:r w:rsidRPr="00237A90">
          <w:rPr>
            <w:rFonts w:ascii="Trebuchet MS" w:hAnsi="Trebuchet MS"/>
            <w:noProof/>
          </w:rPr>
          <w:t>offer</w:t>
        </w:r>
      </w:ins>
      <w:r w:rsidRPr="00237A90">
        <w:rPr>
          <w:rFonts w:ascii="Trebuchet MS" w:hAnsi="Trebuchet MS"/>
          <w:noProof/>
        </w:rPr>
        <w:t xml:space="preserve"> these</w:t>
      </w:r>
      <w:del w:id="186" w:author="Author">
        <w:r w:rsidRPr="00237A90">
          <w:rPr>
            <w:rFonts w:ascii="Trebuchet MS" w:hAnsi="Trebuchet MS"/>
            <w:noProof/>
          </w:rPr>
          <w:delText xml:space="preserve"> up</w:delText>
        </w:r>
      </w:del>
      <w:r w:rsidRPr="00237A90">
        <w:rPr>
          <w:rFonts w:ascii="Trebuchet MS" w:hAnsi="Trebuchet MS"/>
          <w:noProof/>
        </w:rPr>
        <w:t xml:space="preserve">. </w:t>
      </w:r>
      <w:r w:rsidRPr="00237A90">
        <w:rPr>
          <w:rFonts w:ascii="Trebuchet MS" w:hAnsi="Trebuchet MS"/>
          <w:b/>
          <w:noProof/>
        </w:rPr>
        <w:t xml:space="preserve">28:24 </w:t>
      </w:r>
      <w:del w:id="187" w:author="Author">
        <w:r w:rsidRPr="00237A90">
          <w:rPr>
            <w:rFonts w:ascii="Trebuchet MS" w:hAnsi="Trebuchet MS"/>
            <w:noProof/>
          </w:rPr>
          <w:delText>The same as</w:delText>
        </w:r>
      </w:del>
      <w:ins w:id="188" w:author="Author">
        <w:r w:rsidRPr="00237A90">
          <w:rPr>
            <w:rFonts w:ascii="Trebuchet MS" w:hAnsi="Trebuchet MS"/>
            <w:noProof/>
          </w:rPr>
          <w:t>You will offer</w:t>
        </w:r>
      </w:ins>
      <w:r w:rsidRPr="00237A90">
        <w:rPr>
          <w:rFonts w:ascii="Trebuchet MS" w:hAnsi="Trebuchet MS"/>
          <w:noProof/>
        </w:rPr>
        <w:t xml:space="preserve"> these </w:t>
      </w:r>
      <w:del w:id="189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  <w:r w:rsidRPr="00237A90">
          <w:rPr>
            <w:rFonts w:ascii="Trebuchet MS" w:hAnsi="Trebuchet MS"/>
            <w:noProof/>
          </w:rPr>
          <w:delText xml:space="preserve"> will render up daily</w:delText>
        </w:r>
      </w:del>
      <w:ins w:id="190" w:author="Author">
        <w:r w:rsidRPr="00237A90">
          <w:rPr>
            <w:rFonts w:ascii="Trebuchet MS" w:hAnsi="Trebuchet MS"/>
            <w:noProof/>
          </w:rPr>
          <w:t>in the same manner each day</w:t>
        </w:r>
      </w:ins>
      <w:r w:rsidRPr="00237A90">
        <w:rPr>
          <w:rFonts w:ascii="Trebuchet MS" w:hAnsi="Trebuchet MS"/>
          <w:noProof/>
        </w:rPr>
        <w:t xml:space="preserve"> for </w:t>
      </w:r>
      <w:del w:id="191" w:author="Author">
        <w:r w:rsidRPr="00237A90">
          <w:rPr>
            <w:rFonts w:ascii="Trebuchet MS" w:hAnsi="Trebuchet MS"/>
            <w:noProof/>
          </w:rPr>
          <w:delText xml:space="preserve">the </w:delText>
        </w:r>
      </w:del>
      <w:r w:rsidRPr="00237A90">
        <w:rPr>
          <w:rFonts w:ascii="Trebuchet MS" w:hAnsi="Trebuchet MS"/>
          <w:noProof/>
        </w:rPr>
        <w:t xml:space="preserve">seven days as </w:t>
      </w:r>
      <w:del w:id="192" w:author="Author">
        <w:r w:rsidRPr="00237A90">
          <w:rPr>
            <w:rFonts w:ascii="Trebuchet MS" w:hAnsi="Trebuchet MS"/>
            <w:noProof/>
          </w:rPr>
          <w:delText>bread,</w:delText>
        </w:r>
      </w:del>
      <w:ins w:id="193" w:author="Author">
        <w:r w:rsidRPr="00237A90">
          <w:rPr>
            <w:rFonts w:ascii="Trebuchet MS" w:hAnsi="Trebuchet MS"/>
            <w:noProof/>
          </w:rPr>
          <w:t>food,</w:t>
        </w:r>
        <w:r w:rsidRPr="00237A90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237A90">
        <w:rPr>
          <w:rFonts w:ascii="Trebuchet MS" w:hAnsi="Trebuchet MS"/>
          <w:noProof/>
        </w:rPr>
        <w:t xml:space="preserve"> an offering made by fire</w:t>
      </w:r>
      <w:del w:id="196" w:author="Author">
        <w:r w:rsidRPr="00237A90">
          <w:rPr>
            <w:rFonts w:ascii="Trebuchet MS" w:hAnsi="Trebuchet MS"/>
            <w:noProof/>
          </w:rPr>
          <w:delText>, of</w:delText>
        </w:r>
      </w:del>
      <w:ins w:id="197" w:author="Author">
        <w:r w:rsidRPr="00237A90">
          <w:rPr>
            <w:rFonts w:ascii="Trebuchet MS" w:hAnsi="Trebuchet MS"/>
            <w:noProof/>
          </w:rPr>
          <w:t xml:space="preserve"> as</w:t>
        </w:r>
      </w:ins>
      <w:r w:rsidRPr="00237A90">
        <w:rPr>
          <w:rFonts w:ascii="Trebuchet MS" w:hAnsi="Trebuchet MS"/>
          <w:noProof/>
        </w:rPr>
        <w:t xml:space="preserve"> a </w:t>
      </w:r>
      <w:del w:id="198" w:author="Author">
        <w:r w:rsidRPr="00237A90">
          <w:rPr>
            <w:rFonts w:ascii="Trebuchet MS" w:hAnsi="Trebuchet MS"/>
            <w:noProof/>
          </w:rPr>
          <w:delText>restful odor</w:delText>
        </w:r>
      </w:del>
      <w:ins w:id="199" w:author="Author">
        <w:r w:rsidRPr="00237A90">
          <w:rPr>
            <w:rFonts w:ascii="Trebuchet MS" w:hAnsi="Trebuchet MS"/>
            <w:noProof/>
          </w:rPr>
          <w:t>pleasing</w:t>
        </w:r>
        <w:r w:rsidRPr="00237A90">
          <w:rPr>
            <w:rStyle w:val="FootnoteReference"/>
            <w:rFonts w:ascii="Trebuchet MS" w:hAnsi="Trebuchet MS"/>
            <w:noProof/>
          </w:rPr>
          <w:footnoteReference w:id="11"/>
        </w:r>
        <w:r w:rsidRPr="00237A90">
          <w:rPr>
            <w:rFonts w:ascii="Trebuchet MS" w:hAnsi="Trebuchet MS"/>
            <w:noProof/>
          </w:rPr>
          <w:t xml:space="preserve"> aroma</w:t>
        </w:r>
      </w:ins>
      <w:r w:rsidRPr="00237A90">
        <w:rPr>
          <w:rFonts w:ascii="Trebuchet MS" w:hAnsi="Trebuchet MS"/>
          <w:noProof/>
        </w:rPr>
        <w:t xml:space="preserve"> to Jehovah. </w:t>
      </w:r>
      <w:del w:id="202" w:author="Author">
        <w:r w:rsidRPr="00237A90">
          <w:rPr>
            <w:rFonts w:ascii="Trebuchet MS" w:hAnsi="Trebuchet MS"/>
            <w:noProof/>
          </w:rPr>
          <w:delText>Along</w:delText>
        </w:r>
      </w:del>
      <w:ins w:id="203" w:author="Author">
        <w:r w:rsidRPr="00237A90">
          <w:rPr>
            <w:rFonts w:ascii="Trebuchet MS" w:hAnsi="Trebuchet MS"/>
            <w:noProof/>
          </w:rPr>
          <w:t>It should be offered along</w:t>
        </w:r>
      </w:ins>
      <w:r w:rsidRPr="00237A90">
        <w:rPr>
          <w:rFonts w:ascii="Trebuchet MS" w:hAnsi="Trebuchet MS"/>
          <w:noProof/>
        </w:rPr>
        <w:t xml:space="preserve"> with the </w:t>
      </w:r>
      <w:del w:id="204" w:author="Author">
        <w:r w:rsidRPr="00237A90">
          <w:rPr>
            <w:rFonts w:ascii="Trebuchet MS" w:hAnsi="Trebuchet MS"/>
            <w:noProof/>
          </w:rPr>
          <w:delText>constant</w:delText>
        </w:r>
      </w:del>
      <w:ins w:id="205" w:author="Author">
        <w:r w:rsidRPr="00237A90">
          <w:rPr>
            <w:rFonts w:ascii="Trebuchet MS" w:hAnsi="Trebuchet MS"/>
            <w:noProof/>
          </w:rPr>
          <w:t>regular</w:t>
        </w:r>
      </w:ins>
      <w:r w:rsidRPr="00237A90">
        <w:rPr>
          <w:rFonts w:ascii="Trebuchet MS" w:hAnsi="Trebuchet MS"/>
          <w:noProof/>
        </w:rPr>
        <w:t xml:space="preserve"> burnt offering </w:t>
      </w:r>
      <w:del w:id="206" w:author="Author">
        <w:r w:rsidRPr="00237A90">
          <w:rPr>
            <w:rFonts w:ascii="Trebuchet MS" w:hAnsi="Trebuchet MS"/>
            <w:noProof/>
          </w:rPr>
          <w:delText xml:space="preserve">it should be rendered, </w:delText>
        </w:r>
      </w:del>
      <w:r w:rsidRPr="00237A90">
        <w:rPr>
          <w:rFonts w:ascii="Trebuchet MS" w:hAnsi="Trebuchet MS"/>
          <w:noProof/>
        </w:rPr>
        <w:t xml:space="preserve">and its drink offering. </w:t>
      </w:r>
      <w:r w:rsidRPr="00237A90">
        <w:rPr>
          <w:rFonts w:ascii="Trebuchet MS" w:hAnsi="Trebuchet MS"/>
          <w:b/>
          <w:noProof/>
        </w:rPr>
        <w:t xml:space="preserve">28:25 </w:t>
      </w:r>
      <w:del w:id="207" w:author="Author">
        <w:r w:rsidRPr="00237A90">
          <w:rPr>
            <w:rFonts w:ascii="Trebuchet MS" w:hAnsi="Trebuchet MS"/>
            <w:noProof/>
          </w:rPr>
          <w:delText>And on</w:delText>
        </w:r>
      </w:del>
      <w:ins w:id="208" w:author="Author">
        <w:r w:rsidRPr="00237A90">
          <w:rPr>
            <w:rFonts w:ascii="Trebuchet MS" w:hAnsi="Trebuchet MS"/>
            <w:noProof/>
          </w:rPr>
          <w:t>On</w:t>
        </w:r>
      </w:ins>
      <w:r w:rsidRPr="00237A90">
        <w:rPr>
          <w:rFonts w:ascii="Trebuchet MS" w:hAnsi="Trebuchet MS"/>
          <w:noProof/>
        </w:rPr>
        <w:t xml:space="preserve"> the seventh day </w:t>
      </w:r>
      <w:del w:id="209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210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 should hold a holy convention. </w:t>
      </w:r>
      <w:del w:id="211" w:author="Author">
        <w:r w:rsidRPr="00237A90">
          <w:rPr>
            <w:rFonts w:ascii="Trebuchet MS" w:hAnsi="Trebuchet MS"/>
            <w:noProof/>
          </w:rPr>
          <w:delText>No sort of laborious work</w:delText>
        </w:r>
      </w:del>
      <w:ins w:id="212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 must </w:t>
      </w:r>
      <w:del w:id="213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214" w:author="Author">
        <w:r w:rsidRPr="00237A90">
          <w:rPr>
            <w:rFonts w:ascii="Trebuchet MS" w:hAnsi="Trebuchet MS"/>
            <w:noProof/>
          </w:rPr>
          <w:t>not</w:t>
        </w:r>
      </w:ins>
      <w:r w:rsidRPr="00237A90">
        <w:rPr>
          <w:rFonts w:ascii="Trebuchet MS" w:hAnsi="Trebuchet MS"/>
          <w:noProof/>
        </w:rPr>
        <w:t xml:space="preserve"> do</w:t>
      </w:r>
      <w:ins w:id="215" w:author="Author">
        <w:r w:rsidRPr="00237A90">
          <w:rPr>
            <w:rFonts w:ascii="Trebuchet MS" w:hAnsi="Trebuchet MS"/>
            <w:noProof/>
          </w:rPr>
          <w:t xml:space="preserve"> any hard work</w:t>
        </w:r>
      </w:ins>
      <w:r w:rsidRPr="00237A90">
        <w:rPr>
          <w:rFonts w:ascii="Trebuchet MS" w:hAnsi="Trebuchet MS"/>
          <w:noProof/>
        </w:rPr>
        <w:t>.</w:t>
      </w:r>
    </w:p>
    <w:p w:rsidR="004308C0" w:rsidRPr="00237A90" w:rsidRDefault="004308C0" w:rsidP="004308C0">
      <w:pPr>
        <w:rPr>
          <w:rFonts w:ascii="Trebuchet MS" w:hAnsi="Trebuchet MS"/>
          <w:noProof/>
        </w:rPr>
      </w:pPr>
      <w:r w:rsidRPr="00237A90">
        <w:rPr>
          <w:rFonts w:ascii="Trebuchet MS" w:hAnsi="Trebuchet MS"/>
          <w:b/>
        </w:rPr>
        <w:t xml:space="preserve">28:26 </w:t>
      </w:r>
      <w:r w:rsidRPr="00237A90">
        <w:rPr>
          <w:rFonts w:ascii="Trebuchet MS" w:hAnsi="Trebuchet MS"/>
          <w:noProof/>
        </w:rPr>
        <w:t>“‘</w:t>
      </w:r>
      <w:del w:id="216" w:author="Author">
        <w:r w:rsidRPr="00237A90">
          <w:rPr>
            <w:rFonts w:ascii="Trebuchet MS" w:hAnsi="Trebuchet MS"/>
            <w:noProof/>
          </w:rPr>
          <w:delText>And on</w:delText>
        </w:r>
      </w:del>
      <w:ins w:id="217" w:author="Author">
        <w:r w:rsidRPr="00237A90">
          <w:rPr>
            <w:rFonts w:ascii="Trebuchet MS" w:hAnsi="Trebuchet MS"/>
            <w:noProof/>
          </w:rPr>
          <w:t>On</w:t>
        </w:r>
      </w:ins>
      <w:r w:rsidRPr="00237A90">
        <w:rPr>
          <w:rFonts w:ascii="Trebuchet MS" w:hAnsi="Trebuchet MS"/>
          <w:noProof/>
        </w:rPr>
        <w:t xml:space="preserve"> the day of the first ripe fruits, when </w:t>
      </w:r>
      <w:del w:id="218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219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 present a new grain offering to Jehovah, </w:t>
      </w:r>
      <w:del w:id="220" w:author="Author">
        <w:r w:rsidRPr="00237A90">
          <w:rPr>
            <w:rFonts w:ascii="Trebuchet MS" w:hAnsi="Trebuchet MS"/>
            <w:noProof/>
          </w:rPr>
          <w:delText xml:space="preserve">in </w:delText>
        </w:r>
        <w:r w:rsidRPr="00237A90">
          <w:rPr>
            <w:rFonts w:ascii="Trebuchet MS" w:hAnsi="Trebuchet MS"/>
            <w:noProof/>
            <w:u w:val="dotted"/>
          </w:rPr>
          <w:delText>YOUR</w:delText>
        </w:r>
        <w:r w:rsidRPr="00237A90">
          <w:rPr>
            <w:rFonts w:ascii="Trebuchet MS" w:hAnsi="Trebuchet MS"/>
            <w:noProof/>
          </w:rPr>
          <w:delText xml:space="preserve"> feast of weeks </w:delText>
        </w:r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221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 should hold a holy convention</w:t>
      </w:r>
      <w:del w:id="222" w:author="Author">
        <w:r w:rsidRPr="00237A90">
          <w:rPr>
            <w:rFonts w:ascii="Trebuchet MS" w:hAnsi="Trebuchet MS"/>
            <w:noProof/>
          </w:rPr>
          <w:delText>. No sort</w:delText>
        </w:r>
      </w:del>
      <w:ins w:id="223" w:author="Author">
        <w:r w:rsidRPr="00237A90">
          <w:rPr>
            <w:rFonts w:ascii="Trebuchet MS" w:hAnsi="Trebuchet MS"/>
            <w:noProof/>
          </w:rPr>
          <w:t xml:space="preserve"> in your feast</w:t>
        </w:r>
      </w:ins>
      <w:r w:rsidRPr="00237A90">
        <w:rPr>
          <w:rFonts w:ascii="Trebuchet MS" w:hAnsi="Trebuchet MS"/>
          <w:noProof/>
        </w:rPr>
        <w:t xml:space="preserve"> of </w:t>
      </w:r>
      <w:del w:id="224" w:author="Author">
        <w:r w:rsidRPr="00237A90">
          <w:rPr>
            <w:rFonts w:ascii="Trebuchet MS" w:hAnsi="Trebuchet MS"/>
            <w:noProof/>
          </w:rPr>
          <w:delText>laborious work</w:delText>
        </w:r>
      </w:del>
      <w:ins w:id="225" w:author="Author">
        <w:r w:rsidRPr="00237A90">
          <w:rPr>
            <w:rFonts w:ascii="Trebuchet MS" w:hAnsi="Trebuchet MS"/>
            <w:noProof/>
          </w:rPr>
          <w:t>weeks. You</w:t>
        </w:r>
      </w:ins>
      <w:r w:rsidRPr="00237A90">
        <w:rPr>
          <w:rFonts w:ascii="Trebuchet MS" w:hAnsi="Trebuchet MS"/>
          <w:noProof/>
        </w:rPr>
        <w:t xml:space="preserve"> must </w:t>
      </w:r>
      <w:del w:id="226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227" w:author="Author">
        <w:r w:rsidRPr="00237A90">
          <w:rPr>
            <w:rFonts w:ascii="Trebuchet MS" w:hAnsi="Trebuchet MS"/>
            <w:noProof/>
          </w:rPr>
          <w:t>not</w:t>
        </w:r>
      </w:ins>
      <w:r w:rsidRPr="00237A90">
        <w:rPr>
          <w:rFonts w:ascii="Trebuchet MS" w:hAnsi="Trebuchet MS"/>
          <w:noProof/>
        </w:rPr>
        <w:t xml:space="preserve"> do</w:t>
      </w:r>
      <w:ins w:id="228" w:author="Author">
        <w:r w:rsidRPr="00237A90">
          <w:rPr>
            <w:rFonts w:ascii="Trebuchet MS" w:hAnsi="Trebuchet MS"/>
            <w:noProof/>
          </w:rPr>
          <w:t xml:space="preserve"> any hard work</w:t>
        </w:r>
      </w:ins>
      <w:r w:rsidRPr="00237A90">
        <w:rPr>
          <w:rFonts w:ascii="Trebuchet MS" w:hAnsi="Trebuchet MS"/>
          <w:noProof/>
        </w:rPr>
        <w:t xml:space="preserve">. </w:t>
      </w:r>
      <w:r w:rsidRPr="00237A90">
        <w:rPr>
          <w:rFonts w:ascii="Trebuchet MS" w:hAnsi="Trebuchet MS"/>
          <w:b/>
          <w:noProof/>
        </w:rPr>
        <w:t xml:space="preserve">28:27 </w:t>
      </w:r>
      <w:del w:id="229" w:author="Author">
        <w:r w:rsidRPr="00237A90">
          <w:rPr>
            <w:rFonts w:ascii="Trebuchet MS" w:hAnsi="Trebuchet MS"/>
            <w:noProof/>
          </w:rPr>
          <w:delText xml:space="preserve">And </w:delText>
        </w:r>
        <w:r w:rsidRPr="00237A90">
          <w:rPr>
            <w:rFonts w:ascii="Trebuchet MS" w:hAnsi="Trebuchet MS"/>
            <w:noProof/>
            <w:u w:val="dotted"/>
          </w:rPr>
          <w:delText>YOU</w:delText>
        </w:r>
        <w:r w:rsidRPr="00237A90">
          <w:rPr>
            <w:rFonts w:ascii="Trebuchet MS" w:hAnsi="Trebuchet MS"/>
            <w:noProof/>
          </w:rPr>
          <w:delText xml:space="preserve"> must</w:delText>
        </w:r>
      </w:del>
      <w:ins w:id="230" w:author="Author">
        <w:r w:rsidRPr="00237A90">
          <w:rPr>
            <w:rFonts w:ascii="Trebuchet MS" w:hAnsi="Trebuchet MS"/>
            <w:noProof/>
          </w:rPr>
          <w:t>You will</w:t>
        </w:r>
      </w:ins>
      <w:r w:rsidRPr="00237A90">
        <w:rPr>
          <w:rFonts w:ascii="Trebuchet MS" w:hAnsi="Trebuchet MS"/>
          <w:noProof/>
        </w:rPr>
        <w:t xml:space="preserve"> present as a burnt offering for a </w:t>
      </w:r>
      <w:del w:id="231" w:author="Author">
        <w:r w:rsidRPr="00237A90">
          <w:rPr>
            <w:rFonts w:ascii="Trebuchet MS" w:hAnsi="Trebuchet MS"/>
            <w:noProof/>
          </w:rPr>
          <w:delText>restful odor</w:delText>
        </w:r>
      </w:del>
      <w:ins w:id="232" w:author="Author">
        <w:r w:rsidRPr="00237A90">
          <w:rPr>
            <w:rFonts w:ascii="Trebuchet MS" w:hAnsi="Trebuchet MS"/>
            <w:noProof/>
          </w:rPr>
          <w:t>pleasing</w:t>
        </w:r>
        <w:r w:rsidRPr="00237A90">
          <w:rPr>
            <w:rStyle w:val="FootnoteReference"/>
            <w:rFonts w:ascii="Trebuchet MS" w:hAnsi="Trebuchet MS"/>
            <w:noProof/>
          </w:rPr>
          <w:footnoteReference w:id="12"/>
        </w:r>
        <w:r w:rsidRPr="00237A90">
          <w:rPr>
            <w:rFonts w:ascii="Trebuchet MS" w:hAnsi="Trebuchet MS"/>
            <w:noProof/>
          </w:rPr>
          <w:t xml:space="preserve"> aroma</w:t>
        </w:r>
      </w:ins>
      <w:r w:rsidRPr="00237A90">
        <w:rPr>
          <w:rFonts w:ascii="Trebuchet MS" w:hAnsi="Trebuchet MS"/>
          <w:noProof/>
        </w:rPr>
        <w:t xml:space="preserve"> to Jehovah two young bulls, one ram, </w:t>
      </w:r>
      <w:ins w:id="235" w:author="Author">
        <w:r w:rsidRPr="00237A90">
          <w:rPr>
            <w:rFonts w:ascii="Trebuchet MS" w:hAnsi="Trebuchet MS"/>
            <w:noProof/>
          </w:rPr>
          <w:t xml:space="preserve">and </w:t>
        </w:r>
      </w:ins>
      <w:r w:rsidRPr="00237A90">
        <w:rPr>
          <w:rFonts w:ascii="Trebuchet MS" w:hAnsi="Trebuchet MS"/>
          <w:noProof/>
        </w:rPr>
        <w:t>seven male lambs each a year old</w:t>
      </w:r>
      <w:del w:id="236" w:author="Author">
        <w:r w:rsidRPr="00237A90">
          <w:rPr>
            <w:rFonts w:ascii="Trebuchet MS" w:hAnsi="Trebuchet MS"/>
            <w:noProof/>
          </w:rPr>
          <w:delText>;</w:delText>
        </w:r>
      </w:del>
      <w:ins w:id="237" w:author="Author">
        <w:r w:rsidRPr="00237A90">
          <w:rPr>
            <w:rFonts w:ascii="Trebuchet MS" w:hAnsi="Trebuchet MS"/>
            <w:noProof/>
          </w:rPr>
          <w:t>,</w:t>
        </w:r>
      </w:ins>
      <w:r w:rsidRPr="00237A90">
        <w:rPr>
          <w:rFonts w:ascii="Trebuchet MS" w:hAnsi="Trebuchet MS"/>
          <w:noProof/>
        </w:rPr>
        <w:t xml:space="preserve"> </w:t>
      </w:r>
      <w:r w:rsidRPr="00237A90">
        <w:rPr>
          <w:rFonts w:ascii="Trebuchet MS" w:hAnsi="Trebuchet MS"/>
          <w:b/>
          <w:noProof/>
        </w:rPr>
        <w:t xml:space="preserve">28:28 </w:t>
      </w:r>
      <w:r w:rsidRPr="00237A90">
        <w:rPr>
          <w:rFonts w:ascii="Trebuchet MS" w:hAnsi="Trebuchet MS"/>
          <w:noProof/>
        </w:rPr>
        <w:t xml:space="preserve">and as their grain offering of fine flour </w:t>
      </w:r>
      <w:del w:id="238" w:author="Author">
        <w:r w:rsidRPr="00237A90">
          <w:rPr>
            <w:rFonts w:ascii="Trebuchet MS" w:hAnsi="Trebuchet MS"/>
            <w:noProof/>
          </w:rPr>
          <w:delText>moistened</w:delText>
        </w:r>
      </w:del>
      <w:ins w:id="239" w:author="Author">
        <w:r w:rsidRPr="00237A90">
          <w:rPr>
            <w:rFonts w:ascii="Trebuchet MS" w:hAnsi="Trebuchet MS"/>
            <w:noProof/>
          </w:rPr>
          <w:t>mixed</w:t>
        </w:r>
      </w:ins>
      <w:r w:rsidRPr="00237A90">
        <w:rPr>
          <w:rFonts w:ascii="Trebuchet MS" w:hAnsi="Trebuchet MS"/>
          <w:noProof/>
        </w:rPr>
        <w:t xml:space="preserve"> with oil</w:t>
      </w:r>
      <w:ins w:id="240" w:author="Author">
        <w:r w:rsidRPr="00237A90">
          <w:rPr>
            <w:rFonts w:ascii="Trebuchet MS" w:hAnsi="Trebuchet MS"/>
            <w:noProof/>
          </w:rPr>
          <w:t>,</w:t>
        </w:r>
      </w:ins>
      <w:r w:rsidRPr="00237A90">
        <w:rPr>
          <w:rFonts w:ascii="Trebuchet MS" w:hAnsi="Trebuchet MS"/>
          <w:noProof/>
        </w:rPr>
        <w:t xml:space="preserve"> three tenth measures for each bull, two tenth measures for the one ram, </w:t>
      </w:r>
      <w:r w:rsidRPr="00237A90">
        <w:rPr>
          <w:rFonts w:ascii="Trebuchet MS" w:hAnsi="Trebuchet MS"/>
          <w:b/>
          <w:noProof/>
        </w:rPr>
        <w:t xml:space="preserve">28:29 </w:t>
      </w:r>
      <w:r w:rsidRPr="00237A90">
        <w:rPr>
          <w:rFonts w:ascii="Trebuchet MS" w:hAnsi="Trebuchet MS"/>
          <w:noProof/>
        </w:rPr>
        <w:t>a tenth measure respectively for each male lamb of the seven male lambs</w:t>
      </w:r>
      <w:del w:id="241" w:author="Author">
        <w:r w:rsidRPr="00237A90">
          <w:rPr>
            <w:rFonts w:ascii="Trebuchet MS" w:hAnsi="Trebuchet MS"/>
            <w:noProof/>
          </w:rPr>
          <w:delText>;</w:delText>
        </w:r>
      </w:del>
      <w:ins w:id="242" w:author="Author">
        <w:r w:rsidRPr="00237A90">
          <w:rPr>
            <w:rFonts w:ascii="Trebuchet MS" w:hAnsi="Trebuchet MS"/>
            <w:noProof/>
          </w:rPr>
          <w:t>,</w:t>
        </w:r>
      </w:ins>
      <w:r w:rsidRPr="00237A90">
        <w:rPr>
          <w:rFonts w:ascii="Trebuchet MS" w:hAnsi="Trebuchet MS"/>
          <w:noProof/>
        </w:rPr>
        <w:t xml:space="preserve"> </w:t>
      </w:r>
      <w:r w:rsidRPr="00237A90">
        <w:rPr>
          <w:rFonts w:ascii="Trebuchet MS" w:hAnsi="Trebuchet MS"/>
          <w:b/>
          <w:noProof/>
        </w:rPr>
        <w:t xml:space="preserve">28:30 </w:t>
      </w:r>
      <w:ins w:id="243" w:author="Author">
        <w:r w:rsidRPr="00237A90">
          <w:rPr>
            <w:rFonts w:ascii="Trebuchet MS" w:hAnsi="Trebuchet MS"/>
            <w:noProof/>
          </w:rPr>
          <w:t xml:space="preserve">as well as </w:t>
        </w:r>
      </w:ins>
      <w:r w:rsidRPr="00237A90">
        <w:rPr>
          <w:rFonts w:ascii="Trebuchet MS" w:hAnsi="Trebuchet MS"/>
          <w:noProof/>
        </w:rPr>
        <w:t xml:space="preserve">one </w:t>
      </w:r>
      <w:del w:id="244" w:author="Author">
        <w:r w:rsidRPr="00237A90">
          <w:rPr>
            <w:rFonts w:ascii="Trebuchet MS" w:hAnsi="Trebuchet MS"/>
            <w:noProof/>
          </w:rPr>
          <w:delText>kid of the goats</w:delText>
        </w:r>
      </w:del>
      <w:ins w:id="245" w:author="Author">
        <w:r w:rsidRPr="00237A90">
          <w:rPr>
            <w:rFonts w:ascii="Trebuchet MS" w:hAnsi="Trebuchet MS"/>
            <w:noProof/>
          </w:rPr>
          <w:t>young goat</w:t>
        </w:r>
      </w:ins>
      <w:r w:rsidRPr="00237A90">
        <w:rPr>
          <w:rFonts w:ascii="Trebuchet MS" w:hAnsi="Trebuchet MS"/>
          <w:noProof/>
        </w:rPr>
        <w:t xml:space="preserve"> to make atonement for </w:t>
      </w:r>
      <w:del w:id="246" w:author="Author">
        <w:r w:rsidRPr="00237A90">
          <w:rPr>
            <w:rFonts w:ascii="Trebuchet MS" w:hAnsi="Trebuchet MS"/>
            <w:noProof/>
            <w:u w:val="dotted"/>
          </w:rPr>
          <w:delText>YOU</w:delText>
        </w:r>
      </w:del>
      <w:ins w:id="247" w:author="Author">
        <w:r w:rsidRPr="00237A90">
          <w:rPr>
            <w:rFonts w:ascii="Trebuchet MS" w:hAnsi="Trebuchet MS"/>
            <w:noProof/>
          </w:rPr>
          <w:t>you</w:t>
        </w:r>
      </w:ins>
      <w:r w:rsidRPr="00237A90">
        <w:rPr>
          <w:rFonts w:ascii="Trebuchet MS" w:hAnsi="Trebuchet MS"/>
          <w:noProof/>
        </w:rPr>
        <w:t xml:space="preserve">. </w:t>
      </w:r>
      <w:r w:rsidRPr="00237A90">
        <w:rPr>
          <w:rFonts w:ascii="Trebuchet MS" w:hAnsi="Trebuchet MS"/>
          <w:b/>
          <w:noProof/>
        </w:rPr>
        <w:t xml:space="preserve">28:31 </w:t>
      </w:r>
      <w:del w:id="248" w:author="Author">
        <w:r w:rsidRPr="00237A90">
          <w:rPr>
            <w:rFonts w:ascii="Trebuchet MS" w:hAnsi="Trebuchet MS"/>
            <w:noProof/>
          </w:rPr>
          <w:delText xml:space="preserve">Aside from </w:delText>
        </w:r>
      </w:del>
      <w:ins w:id="249" w:author="Author">
        <w:r w:rsidRPr="00237A90">
          <w:rPr>
            <w:rFonts w:ascii="Trebuchet MS" w:hAnsi="Trebuchet MS"/>
            <w:noProof/>
          </w:rPr>
          <w:t xml:space="preserve">You will offer them in addition to </w:t>
        </w:r>
      </w:ins>
      <w:r w:rsidRPr="00237A90">
        <w:rPr>
          <w:rFonts w:ascii="Trebuchet MS" w:hAnsi="Trebuchet MS"/>
          <w:noProof/>
        </w:rPr>
        <w:t xml:space="preserve">the </w:t>
      </w:r>
      <w:del w:id="250" w:author="Author">
        <w:r w:rsidRPr="00237A90">
          <w:rPr>
            <w:rFonts w:ascii="Trebuchet MS" w:hAnsi="Trebuchet MS"/>
            <w:noProof/>
          </w:rPr>
          <w:delText>constant</w:delText>
        </w:r>
      </w:del>
      <w:ins w:id="251" w:author="Author">
        <w:r w:rsidRPr="00237A90">
          <w:rPr>
            <w:rFonts w:ascii="Trebuchet MS" w:hAnsi="Trebuchet MS"/>
            <w:noProof/>
          </w:rPr>
          <w:t>regular</w:t>
        </w:r>
      </w:ins>
      <w:r w:rsidRPr="00237A90">
        <w:rPr>
          <w:rFonts w:ascii="Trebuchet MS" w:hAnsi="Trebuchet MS"/>
          <w:noProof/>
        </w:rPr>
        <w:t xml:space="preserve"> burnt offering and its grain offering</w:t>
      </w:r>
      <w:del w:id="252" w:author="Author">
        <w:r w:rsidRPr="00237A90">
          <w:rPr>
            <w:rFonts w:ascii="Trebuchet MS" w:hAnsi="Trebuchet MS"/>
            <w:noProof/>
          </w:rPr>
          <w:delText xml:space="preserve"> </w:delText>
        </w:r>
        <w:r w:rsidRPr="00237A90">
          <w:rPr>
            <w:rFonts w:ascii="Trebuchet MS" w:hAnsi="Trebuchet MS"/>
            <w:noProof/>
            <w:u w:val="dotted"/>
          </w:rPr>
          <w:delText>YOU</w:delText>
        </w:r>
        <w:r w:rsidRPr="00237A90">
          <w:rPr>
            <w:rFonts w:ascii="Trebuchet MS" w:hAnsi="Trebuchet MS"/>
            <w:noProof/>
          </w:rPr>
          <w:delText xml:space="preserve"> will render them up</w:delText>
        </w:r>
      </w:del>
      <w:r w:rsidRPr="00237A90">
        <w:rPr>
          <w:rFonts w:ascii="Trebuchet MS" w:hAnsi="Trebuchet MS"/>
          <w:noProof/>
        </w:rPr>
        <w:t xml:space="preserve">. They should </w:t>
      </w:r>
      <w:del w:id="253" w:author="Author">
        <w:r w:rsidRPr="00237A90">
          <w:rPr>
            <w:rFonts w:ascii="Trebuchet MS" w:hAnsi="Trebuchet MS"/>
            <w:noProof/>
          </w:rPr>
          <w:delText xml:space="preserve">prove to </w:delText>
        </w:r>
      </w:del>
      <w:r w:rsidRPr="00237A90">
        <w:rPr>
          <w:rFonts w:ascii="Trebuchet MS" w:hAnsi="Trebuchet MS"/>
          <w:noProof/>
        </w:rPr>
        <w:t xml:space="preserve">be sound </w:t>
      </w:r>
      <w:del w:id="254" w:author="Author">
        <w:r w:rsidRPr="00237A90">
          <w:rPr>
            <w:rFonts w:ascii="Trebuchet MS" w:hAnsi="Trebuchet MS"/>
            <w:noProof/>
          </w:rPr>
          <w:delText xml:space="preserve">ones for </w:delText>
        </w:r>
        <w:r w:rsidRPr="00237A90">
          <w:rPr>
            <w:rFonts w:ascii="Trebuchet MS" w:hAnsi="Trebuchet MS"/>
            <w:noProof/>
            <w:u w:val="dotted"/>
          </w:rPr>
          <w:delText>YOU</w:delText>
        </w:r>
        <w:r w:rsidRPr="00237A90">
          <w:rPr>
            <w:rFonts w:ascii="Trebuchet MS" w:hAnsi="Trebuchet MS"/>
            <w:noProof/>
          </w:rPr>
          <w:delText>, together</w:delText>
        </w:r>
      </w:del>
      <w:ins w:id="255" w:author="Author">
        <w:r w:rsidRPr="00237A90">
          <w:rPr>
            <w:rFonts w:ascii="Trebuchet MS" w:hAnsi="Trebuchet MS"/>
            <w:noProof/>
          </w:rPr>
          <w:t>animals, along</w:t>
        </w:r>
      </w:ins>
      <w:r w:rsidRPr="00237A90">
        <w:rPr>
          <w:rFonts w:ascii="Trebuchet MS" w:hAnsi="Trebuchet MS"/>
          <w:noProof/>
        </w:rPr>
        <w:t xml:space="preserve"> with their drink offerings.</w:t>
      </w:r>
    </w:p>
    <w:p w:rsidR="004308C0" w:rsidRPr="00237A90" w:rsidRDefault="004308C0" w:rsidP="004308C0">
      <w:pPr>
        <w:rPr>
          <w:rFonts w:ascii="Trebuchet MS" w:hAnsi="Trebuchet MS"/>
          <w:b/>
        </w:rPr>
      </w:pPr>
    </w:p>
    <w:p w:rsidR="00762BCB" w:rsidRPr="004308C0" w:rsidRDefault="00762BCB" w:rsidP="004308C0"/>
    <w:sectPr w:rsidR="00762BCB" w:rsidRPr="004308C0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4A69" w:rsidRDefault="00A04A69">
      <w:r>
        <w:separator/>
      </w:r>
    </w:p>
  </w:endnote>
  <w:endnote w:type="continuationSeparator" w:id="0">
    <w:p w:rsidR="00A04A69" w:rsidRDefault="00A04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4A69" w:rsidRDefault="00A04A69">
      <w:r>
        <w:separator/>
      </w:r>
    </w:p>
  </w:footnote>
  <w:footnote w:type="continuationSeparator" w:id="0">
    <w:p w:rsidR="00A04A69" w:rsidRDefault="00A04A69">
      <w:r>
        <w:continuationSeparator/>
      </w:r>
    </w:p>
  </w:footnote>
  <w:footnote w:id="1">
    <w:p w:rsidR="004308C0" w:rsidRPr="00237A90" w:rsidRDefault="004308C0" w:rsidP="00237A90">
      <w:pPr>
        <w:pStyle w:val="FootnoteText"/>
        <w:spacing w:after="96"/>
        <w:ind w:firstLine="288"/>
        <w:rPr>
          <w:ins w:id="18" w:author="Author"/>
        </w:rPr>
      </w:pPr>
      <w:ins w:id="19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28:2 </w:t>
        </w:r>
        <w:r w:rsidRPr="00237A90">
          <w:t>Or “appeasing; soothing.” Lit., “restful.”</w:t>
        </w:r>
      </w:ins>
    </w:p>
  </w:footnote>
  <w:footnote w:id="2">
    <w:p w:rsidR="004308C0" w:rsidRPr="00237A90" w:rsidRDefault="004308C0" w:rsidP="00237A90">
      <w:pPr>
        <w:pStyle w:val="FootnoteText"/>
        <w:spacing w:after="96"/>
        <w:ind w:firstLine="288"/>
        <w:rPr>
          <w:ins w:id="31" w:author="Author"/>
        </w:rPr>
      </w:pPr>
      <w:ins w:id="32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28:4 </w:t>
        </w:r>
        <w:r w:rsidRPr="00237A90">
          <w:t>Lit., “between the two evenings.”</w:t>
        </w:r>
      </w:ins>
    </w:p>
  </w:footnote>
  <w:footnote w:id="3">
    <w:p w:rsidR="004308C0" w:rsidRPr="00237A90" w:rsidRDefault="004308C0" w:rsidP="00237A90">
      <w:pPr>
        <w:pStyle w:val="FootnoteText"/>
        <w:spacing w:after="96"/>
        <w:ind w:firstLine="288"/>
        <w:rPr>
          <w:ins w:id="36" w:author="Author"/>
        </w:rPr>
      </w:pPr>
      <w:ins w:id="37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28:5 </w:t>
        </w:r>
        <w:r w:rsidRPr="00237A90">
          <w:t>A tenth of an ephah equaled 2.2 L (2 dry qt). See App. B14.</w:t>
        </w:r>
      </w:ins>
    </w:p>
  </w:footnote>
  <w:footnote w:id="4">
    <w:p w:rsidR="004308C0" w:rsidRPr="00237A90" w:rsidRDefault="004308C0" w:rsidP="00237A90">
      <w:pPr>
        <w:pStyle w:val="FootnoteText"/>
        <w:spacing w:after="96"/>
        <w:ind w:firstLine="288"/>
        <w:rPr>
          <w:ins w:id="43" w:author="Author"/>
        </w:rPr>
      </w:pPr>
      <w:ins w:id="44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28:5 </w:t>
        </w:r>
        <w:r w:rsidRPr="00237A90">
          <w:t>A hin equaled 3.67 L (7.75 pt). See App. B14.</w:t>
        </w:r>
      </w:ins>
    </w:p>
  </w:footnote>
  <w:footnote w:id="5">
    <w:p w:rsidR="004308C0" w:rsidRPr="00237A90" w:rsidRDefault="004308C0" w:rsidP="00237A90">
      <w:pPr>
        <w:pStyle w:val="FootnoteText"/>
        <w:spacing w:after="96"/>
        <w:ind w:firstLine="288"/>
        <w:rPr>
          <w:ins w:id="53" w:author="Author"/>
        </w:rPr>
      </w:pPr>
      <w:ins w:id="54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28:6 </w:t>
        </w:r>
        <w:r w:rsidRPr="00237A90">
          <w:t>Or “appeasing; soothing.” Lit., “restful.”</w:t>
        </w:r>
      </w:ins>
    </w:p>
  </w:footnote>
  <w:footnote w:id="6">
    <w:p w:rsidR="004308C0" w:rsidRPr="00237A90" w:rsidRDefault="004308C0" w:rsidP="00237A90">
      <w:pPr>
        <w:pStyle w:val="FootnoteText"/>
        <w:spacing w:after="96"/>
        <w:ind w:firstLine="288"/>
        <w:rPr>
          <w:ins w:id="67" w:author="Author"/>
        </w:rPr>
      </w:pPr>
      <w:ins w:id="68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28:8 </w:t>
        </w:r>
        <w:r w:rsidRPr="00237A90">
          <w:t>Lit., “between the two evenings.”</w:t>
        </w:r>
      </w:ins>
    </w:p>
  </w:footnote>
  <w:footnote w:id="7">
    <w:p w:rsidR="004308C0" w:rsidRPr="00237A90" w:rsidRDefault="004308C0" w:rsidP="00237A90">
      <w:pPr>
        <w:pStyle w:val="FootnoteText"/>
        <w:spacing w:after="96"/>
        <w:ind w:firstLine="288"/>
        <w:rPr>
          <w:ins w:id="79" w:author="Author"/>
        </w:rPr>
      </w:pPr>
      <w:ins w:id="80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28:8 </w:t>
        </w:r>
        <w:r w:rsidRPr="00237A90">
          <w:t>Or “appeasing; soothing.” Lit., “restful.”</w:t>
        </w:r>
      </w:ins>
    </w:p>
  </w:footnote>
  <w:footnote w:id="8">
    <w:p w:rsidR="004308C0" w:rsidRPr="00237A90" w:rsidRDefault="004308C0" w:rsidP="00237A90">
      <w:pPr>
        <w:pStyle w:val="FootnoteText"/>
        <w:spacing w:after="96"/>
        <w:ind w:firstLine="288"/>
        <w:rPr>
          <w:ins w:id="103" w:author="Author"/>
        </w:rPr>
      </w:pPr>
      <w:ins w:id="104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28:11 </w:t>
        </w:r>
        <w:r w:rsidRPr="00237A90">
          <w:t>Lit., “of your months.”</w:t>
        </w:r>
      </w:ins>
    </w:p>
  </w:footnote>
  <w:footnote w:id="9">
    <w:p w:rsidR="004308C0" w:rsidRPr="00237A90" w:rsidRDefault="004308C0" w:rsidP="00237A90">
      <w:pPr>
        <w:pStyle w:val="FootnoteText"/>
        <w:spacing w:after="96"/>
        <w:ind w:firstLine="288"/>
        <w:rPr>
          <w:ins w:id="117" w:author="Author"/>
        </w:rPr>
      </w:pPr>
      <w:ins w:id="118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28:13 </w:t>
        </w:r>
        <w:r w:rsidRPr="00237A90">
          <w:t>Or “appeasing; soothing.” Lit., “restful.”</w:t>
        </w:r>
      </w:ins>
    </w:p>
  </w:footnote>
  <w:footnote w:id="10">
    <w:p w:rsidR="004308C0" w:rsidRPr="00237A90" w:rsidRDefault="004308C0" w:rsidP="00237A90">
      <w:pPr>
        <w:pStyle w:val="FootnoteText"/>
        <w:spacing w:after="96"/>
        <w:ind w:firstLine="288"/>
        <w:rPr>
          <w:ins w:id="194" w:author="Author"/>
        </w:rPr>
      </w:pPr>
      <w:ins w:id="195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28:24 </w:t>
        </w:r>
        <w:r w:rsidRPr="00237A90">
          <w:t>Lit., “bread.”</w:t>
        </w:r>
      </w:ins>
    </w:p>
  </w:footnote>
  <w:footnote w:id="11">
    <w:p w:rsidR="004308C0" w:rsidRPr="00237A90" w:rsidRDefault="004308C0" w:rsidP="00237A90">
      <w:pPr>
        <w:pStyle w:val="FootnoteText"/>
        <w:spacing w:after="96"/>
        <w:ind w:firstLine="288"/>
        <w:rPr>
          <w:ins w:id="200" w:author="Author"/>
        </w:rPr>
      </w:pPr>
      <w:ins w:id="201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28:24 </w:t>
        </w:r>
        <w:r w:rsidRPr="00237A90">
          <w:t>Or “appeasing; soothing.” Lit., “restful.”</w:t>
        </w:r>
      </w:ins>
    </w:p>
  </w:footnote>
  <w:footnote w:id="12">
    <w:p w:rsidR="004308C0" w:rsidRPr="00237A90" w:rsidRDefault="004308C0" w:rsidP="00237A90">
      <w:pPr>
        <w:pStyle w:val="FootnoteText"/>
        <w:spacing w:after="96"/>
        <w:ind w:firstLine="288"/>
        <w:rPr>
          <w:ins w:id="233" w:author="Author"/>
        </w:rPr>
      </w:pPr>
      <w:ins w:id="234" w:author="Author">
        <w:r w:rsidRPr="00237A90">
          <w:rPr>
            <w:rStyle w:val="FootnoteReference"/>
          </w:rPr>
          <w:footnoteRef/>
        </w:r>
        <w:r w:rsidRPr="00237A90">
          <w:t xml:space="preserve"> </w:t>
        </w:r>
        <w:r w:rsidRPr="00237A90">
          <w:rPr>
            <w:b/>
          </w:rPr>
          <w:t xml:space="preserve">28:27 </w:t>
        </w:r>
        <w:r w:rsidRPr="00237A90">
          <w:t>Or “appeasing; soothing.” Lit., “restful.”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52EDD">
        <w:t>Numbers Chapter 28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52EDD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52EDD">
      <w:rPr>
        <w:noProof/>
        <w:snapToGrid w:val="0"/>
      </w:rPr>
      <w:t>Numbers 28.Revised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052EDD">
        <w:t>Numbers Chapter 28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52EDD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52EDD">
      <w:rPr>
        <w:noProof/>
        <w:snapToGrid w:val="0"/>
      </w:rPr>
      <w:t>Numbers 28.Revised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52EDD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52ED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52EDD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52EDD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69"/>
    <w:rsid w:val="00052EDD"/>
    <w:rsid w:val="00245EDD"/>
    <w:rsid w:val="0026230D"/>
    <w:rsid w:val="002B524D"/>
    <w:rsid w:val="002C00A8"/>
    <w:rsid w:val="00310508"/>
    <w:rsid w:val="003B380B"/>
    <w:rsid w:val="004308C0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04A69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362C2A2-4382-4DFF-BC44-6800AADC018D}"/>
  <w:attachedTemplate r:id="R2a54a75d0d7041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308C0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8C0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308C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2a54a75d0d7041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1027</ap:Words>
  <ap:Characters>4396</ap:Characters>
  <ap:Application>Microsoft Office Word</ap:Application>
  <ap:DocSecurity>0</ap:DocSecurity>
  <ap:Lines>73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5414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28</dc:title>
  <dc:subject/>
  <dc:creator>Matthew Calleja</dc:creator>
  <cp:keywords/>
  <dc:description/>
  <cp:lastModifiedBy>Calleja, Matthew</cp:lastModifiedBy>
  <cp:revision>3</cp:revision>
  <dcterms:created xsi:type="dcterms:W3CDTF">2021-03-15T15:34:00Z</dcterms:created>
  <dcterms:modified xsi:type="dcterms:W3CDTF">2021-03-15T15:34:00Z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28.docx</vt:lpwstr>
  </property>
  <property fmtid="{D5CDD505-2E9C-101B-9397-08002B2CF9AE}" pid="9" name="_TranslationDocumentId">
    <vt:i4>19475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4028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