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1424" w:rsidRPr="00140A22" w:rsidRDefault="00581424" w:rsidP="00581424">
      <w:pPr>
        <w:rPr>
          <w:rFonts w:ascii="Trebuchet MS" w:hAnsi="Trebuchet MS"/>
          <w:noProof/>
        </w:rPr>
      </w:pPr>
      <w:bookmarkStart w:id="0" w:name="_GoBack"/>
      <w:bookmarkEnd w:id="0"/>
      <w:r w:rsidRPr="00140A22">
        <w:rPr>
          <w:rFonts w:ascii="Trebuchet MS" w:hAnsi="Trebuchet MS"/>
          <w:b/>
        </w:rPr>
        <w:t xml:space="preserve">3:1 </w:t>
      </w:r>
      <w:r w:rsidRPr="00140A22">
        <w:rPr>
          <w:rFonts w:ascii="Trebuchet MS" w:hAnsi="Trebuchet MS"/>
          <w:noProof/>
        </w:rPr>
        <w:t xml:space="preserve">“Then we turned and went up by the </w:t>
      </w:r>
      <w:del w:id="1" w:author="Author">
        <w:r w:rsidRPr="00140A22" w:rsidDel="00614E63">
          <w:rPr>
            <w:rFonts w:ascii="Trebuchet MS" w:hAnsi="Trebuchet MS"/>
            <w:noProof/>
          </w:rPr>
          <w:delText>way</w:delText>
        </w:r>
      </w:del>
      <w:ins w:id="2" w:author="Author">
        <w:r>
          <w:rPr>
            <w:rFonts w:ascii="Trebuchet MS" w:hAnsi="Trebuchet MS"/>
            <w:noProof/>
          </w:rPr>
          <w:t>Way</w:t>
        </w:r>
      </w:ins>
      <w:r w:rsidRPr="00140A22">
        <w:rPr>
          <w:rFonts w:ascii="Trebuchet MS" w:hAnsi="Trebuchet MS"/>
          <w:noProof/>
        </w:rPr>
        <w:t xml:space="preserve"> of Ba′shan. </w:t>
      </w:r>
      <w:del w:id="3" w:author="Author">
        <w:r w:rsidRPr="00140A22">
          <w:rPr>
            <w:rFonts w:ascii="Trebuchet MS" w:hAnsi="Trebuchet MS"/>
            <w:noProof/>
          </w:rPr>
          <w:delText>At this</w:delText>
        </w:r>
      </w:del>
      <w:ins w:id="4" w:author="Author">
        <w:r w:rsidRPr="00140A22">
          <w:rPr>
            <w:rFonts w:ascii="Trebuchet MS" w:hAnsi="Trebuchet MS"/>
            <w:noProof/>
          </w:rPr>
          <w:t>And</w:t>
        </w:r>
      </w:ins>
      <w:r w:rsidRPr="00140A22">
        <w:rPr>
          <w:rFonts w:ascii="Trebuchet MS" w:hAnsi="Trebuchet MS"/>
          <w:noProof/>
        </w:rPr>
        <w:t xml:space="preserve"> Og</w:t>
      </w:r>
      <w:ins w:id="5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the king of Ba′shan</w:t>
      </w:r>
      <w:ins w:id="6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came </w:t>
      </w:r>
      <w:del w:id="7" w:author="Author">
        <w:r w:rsidRPr="00140A22">
          <w:rPr>
            <w:rFonts w:ascii="Trebuchet MS" w:hAnsi="Trebuchet MS"/>
            <w:noProof/>
          </w:rPr>
          <w:delText xml:space="preserve">on </w:delText>
        </w:r>
      </w:del>
      <w:r w:rsidRPr="00140A22">
        <w:rPr>
          <w:rFonts w:ascii="Trebuchet MS" w:hAnsi="Trebuchet MS"/>
          <w:noProof/>
        </w:rPr>
        <w:t>out</w:t>
      </w:r>
      <w:del w:id="8" w:author="Author">
        <w:r w:rsidRPr="00140A22">
          <w:rPr>
            <w:rFonts w:ascii="Trebuchet MS" w:hAnsi="Trebuchet MS"/>
            <w:noProof/>
          </w:rPr>
          <w:delText>, he and</w:delText>
        </w:r>
      </w:del>
      <w:ins w:id="9" w:author="Author">
        <w:r w:rsidRPr="00140A22">
          <w:rPr>
            <w:rFonts w:ascii="Trebuchet MS" w:hAnsi="Trebuchet MS"/>
            <w:noProof/>
          </w:rPr>
          <w:t xml:space="preserve"> with</w:t>
        </w:r>
      </w:ins>
      <w:r w:rsidRPr="00140A22">
        <w:rPr>
          <w:rFonts w:ascii="Trebuchet MS" w:hAnsi="Trebuchet MS"/>
          <w:noProof/>
        </w:rPr>
        <w:t xml:space="preserve"> all his people</w:t>
      </w:r>
      <w:del w:id="10" w:author="Author">
        <w:r w:rsidRPr="00140A22">
          <w:rPr>
            <w:rFonts w:ascii="Trebuchet MS" w:hAnsi="Trebuchet MS"/>
            <w:noProof/>
          </w:rPr>
          <w:delText>,</w:delText>
        </w:r>
      </w:del>
      <w:r w:rsidRPr="00140A22">
        <w:rPr>
          <w:rFonts w:ascii="Trebuchet MS" w:hAnsi="Trebuchet MS"/>
          <w:noProof/>
        </w:rPr>
        <w:t xml:space="preserve"> to meet us in battle at Ed′re·i. </w:t>
      </w:r>
      <w:r w:rsidRPr="00140A22">
        <w:rPr>
          <w:rFonts w:ascii="Trebuchet MS" w:hAnsi="Trebuchet MS"/>
          <w:b/>
          <w:noProof/>
        </w:rPr>
        <w:t xml:space="preserve">3:2 </w:t>
      </w:r>
      <w:r w:rsidRPr="00140A22">
        <w:rPr>
          <w:rFonts w:ascii="Trebuchet MS" w:hAnsi="Trebuchet MS"/>
          <w:noProof/>
        </w:rPr>
        <w:t xml:space="preserve">So Jehovah said to me, ‘Do not be afraid of him, for I </w:t>
      </w:r>
      <w:del w:id="11" w:author="Author">
        <w:r w:rsidRPr="00140A22">
          <w:rPr>
            <w:rFonts w:ascii="Trebuchet MS" w:hAnsi="Trebuchet MS"/>
            <w:noProof/>
          </w:rPr>
          <w:delText>shall certainly</w:delText>
        </w:r>
      </w:del>
      <w:ins w:id="12" w:author="Author">
        <w:r w:rsidRPr="00140A22">
          <w:rPr>
            <w:rFonts w:ascii="Trebuchet MS" w:hAnsi="Trebuchet MS"/>
            <w:noProof/>
          </w:rPr>
          <w:t>will</w:t>
        </w:r>
      </w:ins>
      <w:r w:rsidRPr="00140A22">
        <w:rPr>
          <w:rFonts w:ascii="Trebuchet MS" w:hAnsi="Trebuchet MS"/>
          <w:noProof/>
        </w:rPr>
        <w:t xml:space="preserve"> give him and all his people and his land into your hand</w:t>
      </w:r>
      <w:del w:id="13" w:author="Author">
        <w:r w:rsidRPr="00140A22">
          <w:rPr>
            <w:rFonts w:ascii="Trebuchet MS" w:hAnsi="Trebuchet MS"/>
            <w:noProof/>
          </w:rPr>
          <w:delText>;</w:delText>
        </w:r>
      </w:del>
      <w:ins w:id="14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and you </w:t>
      </w:r>
      <w:del w:id="15" w:author="Author">
        <w:r w:rsidRPr="00140A22">
          <w:rPr>
            <w:rFonts w:ascii="Trebuchet MS" w:hAnsi="Trebuchet MS"/>
            <w:noProof/>
          </w:rPr>
          <w:delText>must</w:delText>
        </w:r>
      </w:del>
      <w:ins w:id="16" w:author="Author">
        <w:r w:rsidRPr="00140A22">
          <w:rPr>
            <w:rFonts w:ascii="Trebuchet MS" w:hAnsi="Trebuchet MS"/>
            <w:noProof/>
          </w:rPr>
          <w:t>will</w:t>
        </w:r>
      </w:ins>
      <w:r w:rsidRPr="00140A22">
        <w:rPr>
          <w:rFonts w:ascii="Trebuchet MS" w:hAnsi="Trebuchet MS"/>
          <w:noProof/>
        </w:rPr>
        <w:t xml:space="preserve"> do to him just as you did to Si′hon the king of the Am′or·ites, who </w:t>
      </w:r>
      <w:del w:id="17" w:author="Author">
        <w:r w:rsidRPr="00140A22">
          <w:rPr>
            <w:rFonts w:ascii="Trebuchet MS" w:hAnsi="Trebuchet MS"/>
            <w:noProof/>
          </w:rPr>
          <w:delText>was dwelling</w:delText>
        </w:r>
      </w:del>
      <w:ins w:id="18" w:author="Author">
        <w:r w:rsidRPr="00140A22">
          <w:rPr>
            <w:rFonts w:ascii="Trebuchet MS" w:hAnsi="Trebuchet MS"/>
            <w:noProof/>
          </w:rPr>
          <w:t>lived</w:t>
        </w:r>
      </w:ins>
      <w:r w:rsidRPr="00140A22">
        <w:rPr>
          <w:rFonts w:ascii="Trebuchet MS" w:hAnsi="Trebuchet MS"/>
          <w:noProof/>
        </w:rPr>
        <w:t xml:space="preserve"> in Hesh′bon.’ </w:t>
      </w:r>
      <w:r w:rsidRPr="00140A22">
        <w:rPr>
          <w:rFonts w:ascii="Trebuchet MS" w:hAnsi="Trebuchet MS"/>
          <w:b/>
          <w:noProof/>
        </w:rPr>
        <w:t xml:space="preserve">3:3 </w:t>
      </w:r>
      <w:del w:id="19" w:author="Author">
        <w:r w:rsidRPr="00140A22">
          <w:rPr>
            <w:rFonts w:ascii="Trebuchet MS" w:hAnsi="Trebuchet MS"/>
            <w:noProof/>
          </w:rPr>
          <w:delText>Accordingly</w:delText>
        </w:r>
      </w:del>
      <w:ins w:id="20" w:author="Author">
        <w:r w:rsidRPr="00140A22">
          <w:rPr>
            <w:rFonts w:ascii="Trebuchet MS" w:hAnsi="Trebuchet MS"/>
            <w:noProof/>
          </w:rPr>
          <w:t>So</w:t>
        </w:r>
      </w:ins>
      <w:r w:rsidRPr="00140A22">
        <w:rPr>
          <w:rFonts w:ascii="Trebuchet MS" w:hAnsi="Trebuchet MS"/>
          <w:noProof/>
        </w:rPr>
        <w:t xml:space="preserve"> Jehovah our God </w:t>
      </w:r>
      <w:ins w:id="21" w:author="Author">
        <w:r w:rsidRPr="00140A22">
          <w:rPr>
            <w:rFonts w:ascii="Trebuchet MS" w:hAnsi="Trebuchet MS"/>
            <w:noProof/>
          </w:rPr>
          <w:t xml:space="preserve">also </w:t>
        </w:r>
      </w:ins>
      <w:r w:rsidRPr="00140A22">
        <w:rPr>
          <w:rFonts w:ascii="Trebuchet MS" w:hAnsi="Trebuchet MS"/>
          <w:noProof/>
        </w:rPr>
        <w:t xml:space="preserve">gave </w:t>
      </w:r>
      <w:del w:id="22" w:author="Author">
        <w:r w:rsidRPr="00140A22">
          <w:rPr>
            <w:rFonts w:ascii="Trebuchet MS" w:hAnsi="Trebuchet MS"/>
            <w:noProof/>
          </w:rPr>
          <w:delText xml:space="preserve">into our hand also </w:delText>
        </w:r>
      </w:del>
      <w:ins w:id="23" w:author="Author">
        <w:r w:rsidRPr="00140A22">
          <w:rPr>
            <w:rFonts w:ascii="Trebuchet MS" w:hAnsi="Trebuchet MS"/>
            <w:noProof/>
          </w:rPr>
          <w:t xml:space="preserve">King </w:t>
        </w:r>
      </w:ins>
      <w:r w:rsidRPr="00140A22">
        <w:rPr>
          <w:rFonts w:ascii="Trebuchet MS" w:hAnsi="Trebuchet MS"/>
          <w:noProof/>
        </w:rPr>
        <w:t xml:space="preserve">Og </w:t>
      </w:r>
      <w:del w:id="24" w:author="Author">
        <w:r w:rsidRPr="00140A22">
          <w:rPr>
            <w:rFonts w:ascii="Trebuchet MS" w:hAnsi="Trebuchet MS"/>
            <w:noProof/>
          </w:rPr>
          <w:delText xml:space="preserve">the king </w:delText>
        </w:r>
      </w:del>
      <w:r w:rsidRPr="00140A22">
        <w:rPr>
          <w:rFonts w:ascii="Trebuchet MS" w:hAnsi="Trebuchet MS"/>
          <w:noProof/>
        </w:rPr>
        <w:t>of Ba′shan and all his people</w:t>
      </w:r>
      <w:ins w:id="25" w:author="Author">
        <w:r w:rsidRPr="00140A22">
          <w:rPr>
            <w:rFonts w:ascii="Trebuchet MS" w:hAnsi="Trebuchet MS"/>
            <w:noProof/>
          </w:rPr>
          <w:t xml:space="preserve"> into our hand</w:t>
        </w:r>
      </w:ins>
      <w:r w:rsidRPr="00140A22">
        <w:rPr>
          <w:rFonts w:ascii="Trebuchet MS" w:hAnsi="Trebuchet MS"/>
          <w:noProof/>
        </w:rPr>
        <w:t xml:space="preserve">, and we kept striking him </w:t>
      </w:r>
      <w:ins w:id="26" w:author="Author">
        <w:r w:rsidRPr="00140A22">
          <w:rPr>
            <w:rFonts w:ascii="Trebuchet MS" w:hAnsi="Trebuchet MS"/>
            <w:noProof/>
          </w:rPr>
          <w:t xml:space="preserve">down </w:t>
        </w:r>
      </w:ins>
      <w:r w:rsidRPr="00140A22">
        <w:rPr>
          <w:rFonts w:ascii="Trebuchet MS" w:hAnsi="Trebuchet MS"/>
          <w:noProof/>
        </w:rPr>
        <w:t xml:space="preserve">until </w:t>
      </w:r>
      <w:del w:id="27" w:author="Author">
        <w:r w:rsidRPr="00140A22">
          <w:rPr>
            <w:rFonts w:ascii="Trebuchet MS" w:hAnsi="Trebuchet MS"/>
            <w:noProof/>
          </w:rPr>
          <w:delText>he had no survivor remaining</w:delText>
        </w:r>
      </w:del>
      <w:ins w:id="28" w:author="Author">
        <w:r w:rsidRPr="00140A22">
          <w:rPr>
            <w:rFonts w:ascii="Trebuchet MS" w:hAnsi="Trebuchet MS"/>
            <w:noProof/>
          </w:rPr>
          <w:t>none of his people survived</w:t>
        </w:r>
      </w:ins>
      <w:r w:rsidRPr="00140A22">
        <w:rPr>
          <w:rFonts w:ascii="Trebuchet MS" w:hAnsi="Trebuchet MS"/>
          <w:noProof/>
        </w:rPr>
        <w:t xml:space="preserve">. </w:t>
      </w:r>
      <w:r w:rsidRPr="00140A22">
        <w:rPr>
          <w:rFonts w:ascii="Trebuchet MS" w:hAnsi="Trebuchet MS"/>
          <w:b/>
          <w:noProof/>
        </w:rPr>
        <w:t xml:space="preserve">3:4 </w:t>
      </w:r>
      <w:del w:id="29" w:author="Author">
        <w:r w:rsidRPr="00140A22">
          <w:rPr>
            <w:rFonts w:ascii="Trebuchet MS" w:hAnsi="Trebuchet MS"/>
            <w:noProof/>
          </w:rPr>
          <w:delText>And we went capturing</w:delText>
        </w:r>
      </w:del>
      <w:ins w:id="30" w:author="Author">
        <w:r w:rsidRPr="00140A22">
          <w:rPr>
            <w:rFonts w:ascii="Trebuchet MS" w:hAnsi="Trebuchet MS"/>
            <w:noProof/>
          </w:rPr>
          <w:t>We then captured</w:t>
        </w:r>
      </w:ins>
      <w:r w:rsidRPr="00140A22">
        <w:rPr>
          <w:rFonts w:ascii="Trebuchet MS" w:hAnsi="Trebuchet MS"/>
          <w:noProof/>
        </w:rPr>
        <w:t xml:space="preserve"> all his cities</w:t>
      </w:r>
      <w:del w:id="31" w:author="Author">
        <w:r w:rsidRPr="00140A22">
          <w:rPr>
            <w:rFonts w:ascii="Trebuchet MS" w:hAnsi="Trebuchet MS"/>
            <w:noProof/>
          </w:rPr>
          <w:delText xml:space="preserve"> at that particular time</w:delText>
        </w:r>
      </w:del>
      <w:r w:rsidRPr="00140A22">
        <w:rPr>
          <w:rFonts w:ascii="Trebuchet MS" w:hAnsi="Trebuchet MS"/>
          <w:noProof/>
        </w:rPr>
        <w:t xml:space="preserve">. There </w:t>
      </w:r>
      <w:del w:id="32" w:author="Author">
        <w:r w:rsidRPr="00140A22">
          <w:rPr>
            <w:rFonts w:ascii="Trebuchet MS" w:hAnsi="Trebuchet MS"/>
            <w:noProof/>
          </w:rPr>
          <w:delText>proved to be</w:delText>
        </w:r>
      </w:del>
      <w:ins w:id="33" w:author="Author">
        <w:r w:rsidRPr="00140A22">
          <w:rPr>
            <w:rFonts w:ascii="Trebuchet MS" w:hAnsi="Trebuchet MS"/>
            <w:noProof/>
          </w:rPr>
          <w:t>was</w:t>
        </w:r>
      </w:ins>
      <w:r w:rsidRPr="00140A22">
        <w:rPr>
          <w:rFonts w:ascii="Trebuchet MS" w:hAnsi="Trebuchet MS"/>
          <w:noProof/>
        </w:rPr>
        <w:t xml:space="preserve"> no town that we did not take from them</w:t>
      </w:r>
      <w:del w:id="34" w:author="Author">
        <w:r w:rsidRPr="00140A22">
          <w:rPr>
            <w:rFonts w:ascii="Trebuchet MS" w:hAnsi="Trebuchet MS"/>
            <w:noProof/>
          </w:rPr>
          <w:delText>, sixty</w:delText>
        </w:r>
      </w:del>
      <w:ins w:id="35" w:author="Author">
        <w:r w:rsidRPr="00140A22">
          <w:rPr>
            <w:rFonts w:ascii="Trebuchet MS" w:hAnsi="Trebuchet MS"/>
            <w:noProof/>
          </w:rPr>
          <w:t>—60</w:t>
        </w:r>
      </w:ins>
      <w:r w:rsidRPr="00140A22">
        <w:rPr>
          <w:rFonts w:ascii="Trebuchet MS" w:hAnsi="Trebuchet MS"/>
          <w:noProof/>
        </w:rPr>
        <w:t xml:space="preserve"> cities, all the region of Ar′gob, the kingdom of Og in Ba′shan. </w:t>
      </w:r>
      <w:r w:rsidRPr="00140A22">
        <w:rPr>
          <w:rFonts w:ascii="Trebuchet MS" w:hAnsi="Trebuchet MS"/>
          <w:b/>
          <w:noProof/>
        </w:rPr>
        <w:t xml:space="preserve">3:5 </w:t>
      </w:r>
      <w:r w:rsidRPr="00140A22">
        <w:rPr>
          <w:rFonts w:ascii="Trebuchet MS" w:hAnsi="Trebuchet MS"/>
          <w:noProof/>
        </w:rPr>
        <w:t xml:space="preserve">All these </w:t>
      </w:r>
      <w:del w:id="36" w:author="Author">
        <w:r w:rsidRPr="00140A22">
          <w:rPr>
            <w:rFonts w:ascii="Trebuchet MS" w:hAnsi="Trebuchet MS"/>
            <w:noProof/>
          </w:rPr>
          <w:delText xml:space="preserve">were </w:delText>
        </w:r>
      </w:del>
      <w:r w:rsidRPr="00140A22">
        <w:rPr>
          <w:rFonts w:ascii="Trebuchet MS" w:hAnsi="Trebuchet MS"/>
          <w:noProof/>
        </w:rPr>
        <w:t xml:space="preserve">cities </w:t>
      </w:r>
      <w:ins w:id="37" w:author="Author">
        <w:r w:rsidRPr="00140A22">
          <w:rPr>
            <w:rFonts w:ascii="Trebuchet MS" w:hAnsi="Trebuchet MS"/>
            <w:noProof/>
          </w:rPr>
          <w:t xml:space="preserve">were </w:t>
        </w:r>
      </w:ins>
      <w:r w:rsidRPr="00140A22">
        <w:rPr>
          <w:rFonts w:ascii="Trebuchet MS" w:hAnsi="Trebuchet MS"/>
          <w:noProof/>
        </w:rPr>
        <w:t xml:space="preserve">fortified with </w:t>
      </w:r>
      <w:del w:id="38" w:author="Author">
        <w:r w:rsidRPr="00140A22">
          <w:rPr>
            <w:rFonts w:ascii="Trebuchet MS" w:hAnsi="Trebuchet MS"/>
            <w:noProof/>
          </w:rPr>
          <w:delText xml:space="preserve">a </w:delText>
        </w:r>
      </w:del>
      <w:r w:rsidRPr="00140A22">
        <w:rPr>
          <w:rFonts w:ascii="Trebuchet MS" w:hAnsi="Trebuchet MS"/>
          <w:noProof/>
        </w:rPr>
        <w:t xml:space="preserve">high </w:t>
      </w:r>
      <w:del w:id="39" w:author="Author">
        <w:r w:rsidRPr="00140A22">
          <w:rPr>
            <w:rFonts w:ascii="Trebuchet MS" w:hAnsi="Trebuchet MS"/>
            <w:noProof/>
          </w:rPr>
          <w:delText>wall, doors</w:delText>
        </w:r>
      </w:del>
      <w:ins w:id="40" w:author="Author">
        <w:r w:rsidRPr="00140A22">
          <w:rPr>
            <w:rFonts w:ascii="Trebuchet MS" w:hAnsi="Trebuchet MS"/>
            <w:noProof/>
          </w:rPr>
          <w:t>walls, gates,</w:t>
        </w:r>
      </w:ins>
      <w:r w:rsidRPr="00140A22">
        <w:rPr>
          <w:rFonts w:ascii="Trebuchet MS" w:hAnsi="Trebuchet MS"/>
          <w:noProof/>
        </w:rPr>
        <w:t xml:space="preserve"> and </w:t>
      </w:r>
      <w:del w:id="41" w:author="Author">
        <w:r w:rsidRPr="00140A22">
          <w:rPr>
            <w:rFonts w:ascii="Trebuchet MS" w:hAnsi="Trebuchet MS"/>
            <w:noProof/>
          </w:rPr>
          <w:delText>bar, aside from very many</w:delText>
        </w:r>
      </w:del>
      <w:ins w:id="42" w:author="Author">
        <w:r w:rsidRPr="00140A22">
          <w:rPr>
            <w:rFonts w:ascii="Trebuchet MS" w:hAnsi="Trebuchet MS"/>
            <w:noProof/>
          </w:rPr>
          <w:t>bars, along with a great number of</w:t>
        </w:r>
      </w:ins>
      <w:r w:rsidRPr="00140A22">
        <w:rPr>
          <w:rFonts w:ascii="Trebuchet MS" w:hAnsi="Trebuchet MS"/>
          <w:noProof/>
        </w:rPr>
        <w:t xml:space="preserve"> rural towns. </w:t>
      </w:r>
      <w:r w:rsidRPr="00140A22">
        <w:rPr>
          <w:rFonts w:ascii="Trebuchet MS" w:hAnsi="Trebuchet MS"/>
          <w:b/>
          <w:noProof/>
        </w:rPr>
        <w:t xml:space="preserve">3:6 </w:t>
      </w:r>
      <w:r w:rsidRPr="00140A22">
        <w:rPr>
          <w:rFonts w:ascii="Trebuchet MS" w:hAnsi="Trebuchet MS"/>
          <w:noProof/>
        </w:rPr>
        <w:t xml:space="preserve">However, we devoted them to destruction, just as we had done to </w:t>
      </w:r>
      <w:ins w:id="43" w:author="Author">
        <w:r w:rsidRPr="00140A22">
          <w:rPr>
            <w:rFonts w:ascii="Trebuchet MS" w:hAnsi="Trebuchet MS"/>
            <w:noProof/>
          </w:rPr>
          <w:t xml:space="preserve">King </w:t>
        </w:r>
      </w:ins>
      <w:r w:rsidRPr="00140A22">
        <w:rPr>
          <w:rFonts w:ascii="Trebuchet MS" w:hAnsi="Trebuchet MS"/>
          <w:noProof/>
        </w:rPr>
        <w:t xml:space="preserve">Si′hon </w:t>
      </w:r>
      <w:del w:id="44" w:author="Author">
        <w:r w:rsidRPr="00140A22">
          <w:rPr>
            <w:rFonts w:ascii="Trebuchet MS" w:hAnsi="Trebuchet MS"/>
            <w:noProof/>
          </w:rPr>
          <w:delText xml:space="preserve">the king </w:delText>
        </w:r>
      </w:del>
      <w:r w:rsidRPr="00140A22">
        <w:rPr>
          <w:rFonts w:ascii="Trebuchet MS" w:hAnsi="Trebuchet MS"/>
          <w:noProof/>
        </w:rPr>
        <w:t xml:space="preserve">of Hesh′bon, in devoting every city to destruction, </w:t>
      </w:r>
      <w:ins w:id="45" w:author="Author">
        <w:r w:rsidRPr="00140A22">
          <w:rPr>
            <w:rFonts w:ascii="Trebuchet MS" w:hAnsi="Trebuchet MS"/>
            <w:noProof/>
          </w:rPr>
          <w:t xml:space="preserve">including </w:t>
        </w:r>
      </w:ins>
      <w:r w:rsidRPr="00140A22">
        <w:rPr>
          <w:rFonts w:ascii="Trebuchet MS" w:hAnsi="Trebuchet MS"/>
          <w:noProof/>
        </w:rPr>
        <w:t>men, women</w:t>
      </w:r>
      <w:ins w:id="46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and </w:t>
      </w:r>
      <w:del w:id="47" w:author="Author">
        <w:r w:rsidRPr="00140A22">
          <w:rPr>
            <w:rFonts w:ascii="Trebuchet MS" w:hAnsi="Trebuchet MS"/>
            <w:noProof/>
          </w:rPr>
          <w:delText xml:space="preserve">little </w:delText>
        </w:r>
      </w:del>
      <w:r w:rsidRPr="00140A22">
        <w:rPr>
          <w:rFonts w:ascii="Trebuchet MS" w:hAnsi="Trebuchet MS"/>
          <w:noProof/>
        </w:rPr>
        <w:t xml:space="preserve">children. </w:t>
      </w:r>
      <w:r w:rsidRPr="00140A22">
        <w:rPr>
          <w:rFonts w:ascii="Trebuchet MS" w:hAnsi="Trebuchet MS"/>
          <w:b/>
          <w:noProof/>
        </w:rPr>
        <w:t xml:space="preserve">3:7 </w:t>
      </w:r>
      <w:r w:rsidRPr="00140A22">
        <w:rPr>
          <w:rFonts w:ascii="Trebuchet MS" w:hAnsi="Trebuchet MS"/>
          <w:noProof/>
        </w:rPr>
        <w:t xml:space="preserve">And </w:t>
      </w:r>
      <w:ins w:id="48" w:author="Author">
        <w:r w:rsidRPr="00140A22">
          <w:rPr>
            <w:rFonts w:ascii="Trebuchet MS" w:hAnsi="Trebuchet MS"/>
            <w:noProof/>
          </w:rPr>
          <w:t xml:space="preserve">we took </w:t>
        </w:r>
      </w:ins>
      <w:r w:rsidRPr="00140A22">
        <w:rPr>
          <w:rFonts w:ascii="Trebuchet MS" w:hAnsi="Trebuchet MS"/>
          <w:noProof/>
        </w:rPr>
        <w:t xml:space="preserve">all the </w:t>
      </w:r>
      <w:del w:id="49" w:author="Author">
        <w:r w:rsidRPr="00140A22">
          <w:rPr>
            <w:rFonts w:ascii="Trebuchet MS" w:hAnsi="Trebuchet MS"/>
            <w:noProof/>
          </w:rPr>
          <w:delText>domestic animals</w:delText>
        </w:r>
      </w:del>
      <w:ins w:id="50" w:author="Author">
        <w:r w:rsidRPr="00140A22">
          <w:rPr>
            <w:rFonts w:ascii="Trebuchet MS" w:hAnsi="Trebuchet MS"/>
            <w:noProof/>
          </w:rPr>
          <w:t>livestock</w:t>
        </w:r>
      </w:ins>
      <w:r w:rsidRPr="00140A22">
        <w:rPr>
          <w:rFonts w:ascii="Trebuchet MS" w:hAnsi="Trebuchet MS"/>
          <w:noProof/>
        </w:rPr>
        <w:t xml:space="preserve"> and the spoil of the cities </w:t>
      </w:r>
      <w:del w:id="51" w:author="Author">
        <w:r w:rsidRPr="00140A22">
          <w:rPr>
            <w:rFonts w:ascii="Trebuchet MS" w:hAnsi="Trebuchet MS"/>
            <w:noProof/>
          </w:rPr>
          <w:delText xml:space="preserve">we took as plunder </w:delText>
        </w:r>
      </w:del>
      <w:r w:rsidRPr="00140A22">
        <w:rPr>
          <w:rFonts w:ascii="Trebuchet MS" w:hAnsi="Trebuchet MS"/>
          <w:noProof/>
        </w:rPr>
        <w:t>for ourselves.</w:t>
      </w:r>
    </w:p>
    <w:p w:rsidR="00581424" w:rsidRPr="00140A22" w:rsidRDefault="00581424" w:rsidP="00581424">
      <w:pPr>
        <w:rPr>
          <w:rFonts w:ascii="Trebuchet MS" w:hAnsi="Trebuchet MS"/>
          <w:noProof/>
        </w:rPr>
      </w:pPr>
      <w:r w:rsidRPr="00140A22">
        <w:rPr>
          <w:rFonts w:ascii="Trebuchet MS" w:hAnsi="Trebuchet MS"/>
          <w:b/>
        </w:rPr>
        <w:t xml:space="preserve">3:8 </w:t>
      </w:r>
      <w:r w:rsidRPr="00140A22">
        <w:rPr>
          <w:rFonts w:ascii="Trebuchet MS" w:hAnsi="Trebuchet MS"/>
          <w:noProof/>
        </w:rPr>
        <w:t>“</w:t>
      </w:r>
      <w:del w:id="52" w:author="Author">
        <w:r w:rsidRPr="00140A22">
          <w:rPr>
            <w:rFonts w:ascii="Trebuchet MS" w:hAnsi="Trebuchet MS"/>
            <w:noProof/>
          </w:rPr>
          <w:delText>And we proceeded to take at</w:delText>
        </w:r>
      </w:del>
      <w:ins w:id="53" w:author="Author">
        <w:r w:rsidRPr="00140A22">
          <w:rPr>
            <w:rFonts w:ascii="Trebuchet MS" w:hAnsi="Trebuchet MS"/>
            <w:noProof/>
          </w:rPr>
          <w:t>At</w:t>
        </w:r>
      </w:ins>
      <w:r w:rsidRPr="00140A22">
        <w:rPr>
          <w:rFonts w:ascii="Trebuchet MS" w:hAnsi="Trebuchet MS"/>
          <w:noProof/>
        </w:rPr>
        <w:t xml:space="preserve"> that </w:t>
      </w:r>
      <w:del w:id="54" w:author="Author">
        <w:r w:rsidRPr="00140A22">
          <w:rPr>
            <w:rFonts w:ascii="Trebuchet MS" w:hAnsi="Trebuchet MS"/>
            <w:noProof/>
          </w:rPr>
          <w:delText xml:space="preserve">particular </w:delText>
        </w:r>
      </w:del>
      <w:r w:rsidRPr="00140A22">
        <w:rPr>
          <w:rFonts w:ascii="Trebuchet MS" w:hAnsi="Trebuchet MS"/>
          <w:noProof/>
        </w:rPr>
        <w:t xml:space="preserve">time </w:t>
      </w:r>
      <w:ins w:id="55" w:author="Author">
        <w:r w:rsidRPr="00140A22">
          <w:rPr>
            <w:rFonts w:ascii="Trebuchet MS" w:hAnsi="Trebuchet MS"/>
            <w:noProof/>
          </w:rPr>
          <w:t xml:space="preserve">we seized </w:t>
        </w:r>
      </w:ins>
      <w:r w:rsidRPr="00140A22">
        <w:rPr>
          <w:rFonts w:ascii="Trebuchet MS" w:hAnsi="Trebuchet MS"/>
          <w:noProof/>
        </w:rPr>
        <w:t xml:space="preserve">the land </w:t>
      </w:r>
      <w:del w:id="56" w:author="Author">
        <w:r w:rsidRPr="00140A22">
          <w:rPr>
            <w:rFonts w:ascii="Trebuchet MS" w:hAnsi="Trebuchet MS"/>
            <w:noProof/>
          </w:rPr>
          <w:delText xml:space="preserve">from the hand </w:delText>
        </w:r>
      </w:del>
      <w:r w:rsidRPr="00140A22">
        <w:rPr>
          <w:rFonts w:ascii="Trebuchet MS" w:hAnsi="Trebuchet MS"/>
          <w:noProof/>
        </w:rPr>
        <w:t xml:space="preserve">of the two </w:t>
      </w:r>
      <w:ins w:id="57" w:author="Author">
        <w:r w:rsidRPr="00140A22">
          <w:rPr>
            <w:rFonts w:ascii="Trebuchet MS" w:hAnsi="Trebuchet MS"/>
            <w:noProof/>
          </w:rPr>
          <w:t xml:space="preserve">Am′or·ite </w:t>
        </w:r>
      </w:ins>
      <w:r w:rsidRPr="00140A22">
        <w:rPr>
          <w:rFonts w:ascii="Trebuchet MS" w:hAnsi="Trebuchet MS"/>
          <w:noProof/>
        </w:rPr>
        <w:t xml:space="preserve">kings </w:t>
      </w:r>
      <w:del w:id="58" w:author="Author">
        <w:r w:rsidRPr="00140A22">
          <w:rPr>
            <w:rFonts w:ascii="Trebuchet MS" w:hAnsi="Trebuchet MS"/>
            <w:noProof/>
          </w:rPr>
          <w:delText xml:space="preserve">of the Am′or·ites </w:delText>
        </w:r>
      </w:del>
      <w:r w:rsidRPr="00140A22">
        <w:rPr>
          <w:rFonts w:ascii="Trebuchet MS" w:hAnsi="Trebuchet MS"/>
          <w:noProof/>
        </w:rPr>
        <w:t xml:space="preserve">who were in the region of the Jordan, from the </w:t>
      </w:r>
      <w:del w:id="59" w:author="Author">
        <w:r w:rsidRPr="00140A22">
          <w:rPr>
            <w:rFonts w:ascii="Trebuchet MS" w:hAnsi="Trebuchet MS"/>
            <w:noProof/>
          </w:rPr>
          <w:delText xml:space="preserve">torrent valley of </w:delText>
        </w:r>
      </w:del>
      <w:r w:rsidRPr="00140A22">
        <w:rPr>
          <w:rFonts w:ascii="Trebuchet MS" w:hAnsi="Trebuchet MS"/>
          <w:noProof/>
        </w:rPr>
        <w:t xml:space="preserve">Ar′non </w:t>
      </w:r>
      <w:ins w:id="60" w:author="Author">
        <w:r w:rsidRPr="00140A22">
          <w:rPr>
            <w:rFonts w:ascii="Trebuchet MS" w:hAnsi="Trebuchet MS"/>
            <w:noProof/>
          </w:rPr>
          <w:t>Valley</w:t>
        </w:r>
        <w:r w:rsidRPr="00140A22">
          <w:rPr>
            <w:rStyle w:val="FootnoteReference"/>
            <w:rFonts w:ascii="Trebuchet MS" w:hAnsi="Trebuchet MS"/>
            <w:noProof/>
          </w:rPr>
          <w:footnoteReference w:id="1"/>
        </w:r>
        <w:r w:rsidRPr="00140A22">
          <w:rPr>
            <w:rFonts w:ascii="Trebuchet MS" w:hAnsi="Trebuchet MS"/>
            <w:noProof/>
          </w:rPr>
          <w:t xml:space="preserve"> </w:t>
        </w:r>
      </w:ins>
      <w:r w:rsidRPr="00140A22">
        <w:rPr>
          <w:rFonts w:ascii="Trebuchet MS" w:hAnsi="Trebuchet MS"/>
          <w:noProof/>
        </w:rPr>
        <w:t>as far as Mount Her′mon</w:t>
      </w:r>
      <w:del w:id="63" w:author="Author">
        <w:r w:rsidRPr="00140A22">
          <w:rPr>
            <w:rFonts w:ascii="Trebuchet MS" w:hAnsi="Trebuchet MS"/>
            <w:noProof/>
          </w:rPr>
          <w:delText>;</w:delText>
        </w:r>
      </w:del>
      <w:r w:rsidRPr="00140A22">
        <w:rPr>
          <w:rFonts w:ascii="Trebuchet MS" w:hAnsi="Trebuchet MS"/>
          <w:noProof/>
        </w:rPr>
        <w:t xml:space="preserve"> </w:t>
      </w:r>
      <w:r w:rsidRPr="00140A22">
        <w:rPr>
          <w:rFonts w:ascii="Trebuchet MS" w:hAnsi="Trebuchet MS"/>
          <w:b/>
          <w:noProof/>
        </w:rPr>
        <w:t xml:space="preserve">3:9 </w:t>
      </w:r>
      <w:r w:rsidRPr="00140A22">
        <w:rPr>
          <w:rFonts w:ascii="Trebuchet MS" w:hAnsi="Trebuchet MS"/>
          <w:noProof/>
        </w:rPr>
        <w:t xml:space="preserve">(the </w:t>
      </w:r>
      <w:ins w:id="64" w:author="Author">
        <w:r w:rsidRPr="00140A22">
          <w:rPr>
            <w:rFonts w:ascii="Trebuchet MS" w:hAnsi="Trebuchet MS"/>
            <w:noProof/>
          </w:rPr>
          <w:t xml:space="preserve">mountain that the </w:t>
        </w:r>
      </w:ins>
      <w:r w:rsidRPr="00140A22">
        <w:rPr>
          <w:rFonts w:ascii="Trebuchet MS" w:hAnsi="Trebuchet MS"/>
          <w:noProof/>
        </w:rPr>
        <w:t xml:space="preserve">Si·do′ni·ans used to call </w:t>
      </w:r>
      <w:del w:id="65" w:author="Author">
        <w:r w:rsidRPr="00140A22">
          <w:rPr>
            <w:rFonts w:ascii="Trebuchet MS" w:hAnsi="Trebuchet MS"/>
            <w:noProof/>
          </w:rPr>
          <w:delText xml:space="preserve">Her′mon </w:delText>
        </w:r>
      </w:del>
      <w:r w:rsidRPr="00140A22">
        <w:rPr>
          <w:rFonts w:ascii="Trebuchet MS" w:hAnsi="Trebuchet MS"/>
          <w:noProof/>
        </w:rPr>
        <w:t>Sir′i·on</w:t>
      </w:r>
      <w:del w:id="66" w:author="Author">
        <w:r w:rsidRPr="00140A22">
          <w:rPr>
            <w:rFonts w:ascii="Trebuchet MS" w:hAnsi="Trebuchet MS"/>
            <w:noProof/>
          </w:rPr>
          <w:delText>,</w:delText>
        </w:r>
      </w:del>
      <w:r w:rsidRPr="00140A22">
        <w:rPr>
          <w:rFonts w:ascii="Trebuchet MS" w:hAnsi="Trebuchet MS"/>
          <w:noProof/>
        </w:rPr>
        <w:t xml:space="preserve"> and the Am′or·ites used to call </w:t>
      </w:r>
      <w:del w:id="67" w:author="Author">
        <w:r w:rsidRPr="00140A22">
          <w:rPr>
            <w:rFonts w:ascii="Trebuchet MS" w:hAnsi="Trebuchet MS"/>
            <w:noProof/>
          </w:rPr>
          <w:delText xml:space="preserve">it </w:delText>
        </w:r>
      </w:del>
      <w:r w:rsidRPr="00140A22">
        <w:rPr>
          <w:rFonts w:ascii="Trebuchet MS" w:hAnsi="Trebuchet MS"/>
          <w:noProof/>
        </w:rPr>
        <w:t>Se′nir</w:t>
      </w:r>
      <w:del w:id="68" w:author="Author">
        <w:r w:rsidRPr="00140A22">
          <w:rPr>
            <w:rFonts w:ascii="Trebuchet MS" w:hAnsi="Trebuchet MS"/>
            <w:noProof/>
          </w:rPr>
          <w:delText>,</w:delText>
        </w:r>
      </w:del>
      <w:r w:rsidRPr="00140A22">
        <w:rPr>
          <w:rFonts w:ascii="Trebuchet MS" w:hAnsi="Trebuchet MS"/>
          <w:noProof/>
        </w:rPr>
        <w:t>)</w:t>
      </w:r>
      <w:ins w:id="69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</w:t>
      </w:r>
      <w:r w:rsidRPr="00140A22">
        <w:rPr>
          <w:rFonts w:ascii="Trebuchet MS" w:hAnsi="Trebuchet MS"/>
          <w:b/>
          <w:noProof/>
        </w:rPr>
        <w:t xml:space="preserve">3:10 </w:t>
      </w:r>
      <w:r w:rsidRPr="00140A22">
        <w:rPr>
          <w:rFonts w:ascii="Trebuchet MS" w:hAnsi="Trebuchet MS"/>
          <w:noProof/>
        </w:rPr>
        <w:t>all the cities of the tableland</w:t>
      </w:r>
      <w:del w:id="70" w:author="Author">
        <w:r w:rsidRPr="00140A22">
          <w:rPr>
            <w:rFonts w:ascii="Trebuchet MS" w:hAnsi="Trebuchet MS"/>
            <w:noProof/>
          </w:rPr>
          <w:delText xml:space="preserve"> and</w:delText>
        </w:r>
      </w:del>
      <w:ins w:id="71" w:author="Author">
        <w:r w:rsidRPr="00140A22">
          <w:rPr>
            <w:rFonts w:ascii="Trebuchet MS" w:hAnsi="Trebuchet MS"/>
            <w:noProof/>
          </w:rPr>
          <w:t>,</w:t>
        </w:r>
        <w:r w:rsidRPr="00140A22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140A22">
        <w:rPr>
          <w:rFonts w:ascii="Trebuchet MS" w:hAnsi="Trebuchet MS"/>
          <w:noProof/>
        </w:rPr>
        <w:t xml:space="preserve"> all Gil′e·ad</w:t>
      </w:r>
      <w:ins w:id="74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and all Ba′shan as far as Sal′e·cah and Ed′re·i, the cities of the kingdom </w:t>
      </w:r>
      <w:del w:id="75" w:author="Author">
        <w:r w:rsidRPr="00140A22">
          <w:rPr>
            <w:rFonts w:ascii="Trebuchet MS" w:hAnsi="Trebuchet MS"/>
            <w:noProof/>
          </w:rPr>
          <w:delText>of</w:delText>
        </w:r>
      </w:del>
      <w:ins w:id="76" w:author="Author">
        <w:r w:rsidRPr="00140A22">
          <w:rPr>
            <w:rFonts w:ascii="Trebuchet MS" w:hAnsi="Trebuchet MS"/>
            <w:noProof/>
          </w:rPr>
          <w:t>that belonged to</w:t>
        </w:r>
      </w:ins>
      <w:r w:rsidRPr="00140A22">
        <w:rPr>
          <w:rFonts w:ascii="Trebuchet MS" w:hAnsi="Trebuchet MS"/>
          <w:noProof/>
        </w:rPr>
        <w:t xml:space="preserve"> Og in Ba′shan. </w:t>
      </w:r>
      <w:r w:rsidRPr="00140A22">
        <w:rPr>
          <w:rFonts w:ascii="Trebuchet MS" w:hAnsi="Trebuchet MS"/>
          <w:b/>
          <w:noProof/>
        </w:rPr>
        <w:t xml:space="preserve">3:11 </w:t>
      </w:r>
      <w:r w:rsidRPr="00140A22">
        <w:rPr>
          <w:rFonts w:ascii="Trebuchet MS" w:hAnsi="Trebuchet MS"/>
          <w:noProof/>
        </w:rPr>
        <w:t xml:space="preserve">For </w:t>
      </w:r>
      <w:del w:id="77" w:author="Author">
        <w:r w:rsidRPr="00140A22">
          <w:rPr>
            <w:rFonts w:ascii="Trebuchet MS" w:hAnsi="Trebuchet MS"/>
            <w:noProof/>
          </w:rPr>
          <w:delText>only</w:delText>
        </w:r>
      </w:del>
      <w:ins w:id="78" w:author="Author">
        <w:r w:rsidRPr="00140A22">
          <w:rPr>
            <w:rFonts w:ascii="Trebuchet MS" w:hAnsi="Trebuchet MS"/>
            <w:noProof/>
          </w:rPr>
          <w:t>King</w:t>
        </w:r>
      </w:ins>
      <w:r w:rsidRPr="00140A22">
        <w:rPr>
          <w:rFonts w:ascii="Trebuchet MS" w:hAnsi="Trebuchet MS"/>
          <w:noProof/>
        </w:rPr>
        <w:t xml:space="preserve"> Og </w:t>
      </w:r>
      <w:del w:id="79" w:author="Author">
        <w:r w:rsidRPr="00140A22">
          <w:rPr>
            <w:rFonts w:ascii="Trebuchet MS" w:hAnsi="Trebuchet MS"/>
            <w:noProof/>
          </w:rPr>
          <w:delText xml:space="preserve">the king </w:delText>
        </w:r>
      </w:del>
      <w:r w:rsidRPr="00140A22">
        <w:rPr>
          <w:rFonts w:ascii="Trebuchet MS" w:hAnsi="Trebuchet MS"/>
          <w:noProof/>
        </w:rPr>
        <w:t xml:space="preserve">of Ba′shan </w:t>
      </w:r>
      <w:del w:id="80" w:author="Author">
        <w:r w:rsidRPr="00140A22">
          <w:rPr>
            <w:rFonts w:ascii="Trebuchet MS" w:hAnsi="Trebuchet MS"/>
            <w:noProof/>
          </w:rPr>
          <w:delText xml:space="preserve">remained of what </w:delText>
        </w:r>
      </w:del>
      <w:r w:rsidRPr="00140A22">
        <w:rPr>
          <w:rFonts w:ascii="Trebuchet MS" w:hAnsi="Trebuchet MS"/>
          <w:noProof/>
        </w:rPr>
        <w:t xml:space="preserve">was </w:t>
      </w:r>
      <w:del w:id="81" w:author="Author">
        <w:r w:rsidRPr="00140A22">
          <w:rPr>
            <w:rFonts w:ascii="Trebuchet MS" w:hAnsi="Trebuchet MS"/>
            <w:noProof/>
          </w:rPr>
          <w:delText>left</w:delText>
        </w:r>
      </w:del>
      <w:ins w:id="82" w:author="Author">
        <w:r w:rsidRPr="00140A22">
          <w:rPr>
            <w:rFonts w:ascii="Trebuchet MS" w:hAnsi="Trebuchet MS"/>
            <w:noProof/>
          </w:rPr>
          <w:t>the last remaining one</w:t>
        </w:r>
      </w:ins>
      <w:r w:rsidRPr="00140A22">
        <w:rPr>
          <w:rFonts w:ascii="Trebuchet MS" w:hAnsi="Trebuchet MS"/>
          <w:noProof/>
        </w:rPr>
        <w:t xml:space="preserve"> of the Reph′a·im. </w:t>
      </w:r>
      <w:del w:id="83" w:author="Author">
        <w:r w:rsidRPr="00140A22">
          <w:rPr>
            <w:rFonts w:ascii="Trebuchet MS" w:hAnsi="Trebuchet MS"/>
            <w:noProof/>
          </w:rPr>
          <w:delText xml:space="preserve">Look! </w:delText>
        </w:r>
      </w:del>
      <w:r w:rsidRPr="00140A22">
        <w:rPr>
          <w:rFonts w:ascii="Trebuchet MS" w:hAnsi="Trebuchet MS"/>
          <w:noProof/>
        </w:rPr>
        <w:t>His bier</w:t>
      </w:r>
      <w:ins w:id="84" w:author="Author">
        <w:r w:rsidRPr="00140A22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140A22">
        <w:rPr>
          <w:rFonts w:ascii="Trebuchet MS" w:hAnsi="Trebuchet MS"/>
          <w:noProof/>
        </w:rPr>
        <w:t xml:space="preserve"> was </w:t>
      </w:r>
      <w:del w:id="87" w:author="Author">
        <w:r w:rsidRPr="00140A22">
          <w:rPr>
            <w:rFonts w:ascii="Trebuchet MS" w:hAnsi="Trebuchet MS"/>
            <w:noProof/>
          </w:rPr>
          <w:delText>a bier</w:delText>
        </w:r>
      </w:del>
      <w:ins w:id="88" w:author="Author">
        <w:r w:rsidRPr="00140A22">
          <w:rPr>
            <w:rFonts w:ascii="Trebuchet MS" w:hAnsi="Trebuchet MS"/>
            <w:noProof/>
          </w:rPr>
          <w:t>made</w:t>
        </w:r>
      </w:ins>
      <w:r w:rsidRPr="00140A22">
        <w:rPr>
          <w:rFonts w:ascii="Trebuchet MS" w:hAnsi="Trebuchet MS"/>
          <w:noProof/>
        </w:rPr>
        <w:t xml:space="preserve"> of iron</w:t>
      </w:r>
      <w:del w:id="89" w:author="Author">
        <w:r w:rsidRPr="00140A22">
          <w:rPr>
            <w:rFonts w:ascii="Trebuchet MS" w:hAnsi="Trebuchet MS"/>
            <w:noProof/>
          </w:rPr>
          <w:delText>. Is</w:delText>
        </w:r>
      </w:del>
      <w:ins w:id="90" w:author="Author">
        <w:r w:rsidRPr="00140A22">
          <w:rPr>
            <w:rFonts w:ascii="Trebuchet MS" w:hAnsi="Trebuchet MS"/>
            <w:noProof/>
          </w:rPr>
          <w:t>,</w:t>
        </w:r>
        <w:r w:rsidRPr="00140A22">
          <w:rPr>
            <w:rStyle w:val="FootnoteReference"/>
            <w:rFonts w:ascii="Trebuchet MS" w:hAnsi="Trebuchet MS"/>
            <w:noProof/>
          </w:rPr>
          <w:footnoteReference w:id="4"/>
        </w:r>
        <w:r w:rsidRPr="00140A22">
          <w:rPr>
            <w:rFonts w:ascii="Trebuchet MS" w:hAnsi="Trebuchet MS"/>
            <w:noProof/>
          </w:rPr>
          <w:t xml:space="preserve"> and</w:t>
        </w:r>
      </w:ins>
      <w:r w:rsidRPr="00140A22">
        <w:rPr>
          <w:rFonts w:ascii="Trebuchet MS" w:hAnsi="Trebuchet MS"/>
          <w:noProof/>
        </w:rPr>
        <w:t xml:space="preserve"> it </w:t>
      </w:r>
      <w:del w:id="93" w:author="Author">
        <w:r w:rsidRPr="00140A22">
          <w:rPr>
            <w:rFonts w:ascii="Trebuchet MS" w:hAnsi="Trebuchet MS"/>
            <w:noProof/>
          </w:rPr>
          <w:delText>not</w:delText>
        </w:r>
      </w:del>
      <w:ins w:id="94" w:author="Author">
        <w:r w:rsidRPr="00140A22">
          <w:rPr>
            <w:rFonts w:ascii="Trebuchet MS" w:hAnsi="Trebuchet MS"/>
            <w:noProof/>
          </w:rPr>
          <w:t>is still</w:t>
        </w:r>
      </w:ins>
      <w:r w:rsidRPr="00140A22">
        <w:rPr>
          <w:rFonts w:ascii="Trebuchet MS" w:hAnsi="Trebuchet MS"/>
          <w:noProof/>
        </w:rPr>
        <w:t xml:space="preserve"> in Rab′bah of the </w:t>
      </w:r>
      <w:del w:id="95" w:author="Author">
        <w:r w:rsidRPr="00140A22">
          <w:rPr>
            <w:rFonts w:ascii="Trebuchet MS" w:hAnsi="Trebuchet MS"/>
            <w:noProof/>
          </w:rPr>
          <w:delText xml:space="preserve">sons of </w:delText>
        </w:r>
      </w:del>
      <w:r w:rsidRPr="00140A22">
        <w:rPr>
          <w:rFonts w:ascii="Trebuchet MS" w:hAnsi="Trebuchet MS"/>
          <w:noProof/>
        </w:rPr>
        <w:t>Am′mon</w:t>
      </w:r>
      <w:del w:id="96" w:author="Author">
        <w:r w:rsidRPr="00140A22">
          <w:rPr>
            <w:rFonts w:ascii="Trebuchet MS" w:hAnsi="Trebuchet MS"/>
            <w:noProof/>
          </w:rPr>
          <w:delText>? Nine</w:delText>
        </w:r>
      </w:del>
      <w:ins w:id="97" w:author="Author">
        <w:r w:rsidRPr="00140A22">
          <w:rPr>
            <w:rFonts w:ascii="Trebuchet MS" w:hAnsi="Trebuchet MS"/>
            <w:noProof/>
          </w:rPr>
          <w:t>·ites. It is nine</w:t>
        </w:r>
      </w:ins>
      <w:r w:rsidRPr="00140A22">
        <w:rPr>
          <w:rFonts w:ascii="Trebuchet MS" w:hAnsi="Trebuchet MS"/>
          <w:noProof/>
        </w:rPr>
        <w:t xml:space="preserve"> cubits</w:t>
      </w:r>
      <w:del w:id="98" w:author="Author">
        <w:r w:rsidRPr="00140A22">
          <w:rPr>
            <w:rFonts w:ascii="Trebuchet MS" w:hAnsi="Trebuchet MS"/>
            <w:noProof/>
          </w:rPr>
          <w:delText xml:space="preserve"> is its length,</w:delText>
        </w:r>
      </w:del>
      <w:ins w:id="99" w:author="Author">
        <w:r w:rsidRPr="00140A22">
          <w:rPr>
            <w:rStyle w:val="FootnoteReference"/>
            <w:rFonts w:ascii="Trebuchet MS" w:hAnsi="Trebuchet MS"/>
            <w:noProof/>
          </w:rPr>
          <w:footnoteReference w:id="5"/>
        </w:r>
        <w:r w:rsidRPr="00140A22">
          <w:rPr>
            <w:rFonts w:ascii="Trebuchet MS" w:hAnsi="Trebuchet MS"/>
            <w:noProof/>
          </w:rPr>
          <w:t xml:space="preserve"> long</w:t>
        </w:r>
      </w:ins>
      <w:r w:rsidRPr="00140A22">
        <w:rPr>
          <w:rFonts w:ascii="Trebuchet MS" w:hAnsi="Trebuchet MS"/>
          <w:noProof/>
        </w:rPr>
        <w:t xml:space="preserve"> and four cubits </w:t>
      </w:r>
      <w:del w:id="102" w:author="Author">
        <w:r w:rsidRPr="00140A22">
          <w:rPr>
            <w:rFonts w:ascii="Trebuchet MS" w:hAnsi="Trebuchet MS"/>
            <w:noProof/>
          </w:rPr>
          <w:delText>its width</w:delText>
        </w:r>
      </w:del>
      <w:ins w:id="103" w:author="Author">
        <w:r w:rsidRPr="00140A22">
          <w:rPr>
            <w:rFonts w:ascii="Trebuchet MS" w:hAnsi="Trebuchet MS"/>
            <w:noProof/>
          </w:rPr>
          <w:t>wide</w:t>
        </w:r>
      </w:ins>
      <w:r w:rsidRPr="00140A22">
        <w:rPr>
          <w:rFonts w:ascii="Trebuchet MS" w:hAnsi="Trebuchet MS"/>
          <w:noProof/>
        </w:rPr>
        <w:t xml:space="preserve">, by the </w:t>
      </w:r>
      <w:ins w:id="104" w:author="Author">
        <w:r w:rsidRPr="00140A22">
          <w:rPr>
            <w:rFonts w:ascii="Trebuchet MS" w:hAnsi="Trebuchet MS"/>
            <w:noProof/>
          </w:rPr>
          <w:t xml:space="preserve">standard </w:t>
        </w:r>
      </w:ins>
      <w:r w:rsidRPr="00140A22">
        <w:rPr>
          <w:rFonts w:ascii="Trebuchet MS" w:hAnsi="Trebuchet MS"/>
          <w:noProof/>
        </w:rPr>
        <w:t>cubit</w:t>
      </w:r>
      <w:del w:id="105" w:author="Author">
        <w:r w:rsidRPr="00140A22">
          <w:rPr>
            <w:rFonts w:ascii="Trebuchet MS" w:hAnsi="Trebuchet MS"/>
            <w:noProof/>
          </w:rPr>
          <w:delText xml:space="preserve"> of a man</w:delText>
        </w:r>
      </w:del>
      <w:r w:rsidRPr="00140A22">
        <w:rPr>
          <w:rFonts w:ascii="Trebuchet MS" w:hAnsi="Trebuchet MS"/>
          <w:noProof/>
        </w:rPr>
        <w:t xml:space="preserve">. </w:t>
      </w:r>
      <w:r w:rsidRPr="00140A22">
        <w:rPr>
          <w:rFonts w:ascii="Trebuchet MS" w:hAnsi="Trebuchet MS"/>
          <w:b/>
          <w:noProof/>
        </w:rPr>
        <w:t xml:space="preserve">3:12 </w:t>
      </w:r>
      <w:del w:id="106" w:author="Author">
        <w:r w:rsidRPr="00140A22">
          <w:rPr>
            <w:rFonts w:ascii="Trebuchet MS" w:hAnsi="Trebuchet MS"/>
            <w:noProof/>
          </w:rPr>
          <w:delText>And</w:delText>
        </w:r>
      </w:del>
      <w:ins w:id="107" w:author="Author">
        <w:r w:rsidRPr="00140A22">
          <w:rPr>
            <w:rFonts w:ascii="Trebuchet MS" w:hAnsi="Trebuchet MS"/>
            <w:noProof/>
          </w:rPr>
          <w:t>At that time</w:t>
        </w:r>
      </w:ins>
      <w:r w:rsidRPr="00140A22">
        <w:rPr>
          <w:rFonts w:ascii="Trebuchet MS" w:hAnsi="Trebuchet MS"/>
          <w:noProof/>
        </w:rPr>
        <w:t xml:space="preserve"> we took possession of this land</w:t>
      </w:r>
      <w:del w:id="108" w:author="Author">
        <w:r w:rsidRPr="00140A22">
          <w:rPr>
            <w:rFonts w:ascii="Trebuchet MS" w:hAnsi="Trebuchet MS"/>
            <w:noProof/>
          </w:rPr>
          <w:delText xml:space="preserve"> at that particular time;</w:delText>
        </w:r>
      </w:del>
      <w:ins w:id="109" w:author="Author">
        <w:r w:rsidRPr="00140A22">
          <w:rPr>
            <w:rFonts w:ascii="Trebuchet MS" w:hAnsi="Trebuchet MS"/>
            <w:noProof/>
          </w:rPr>
          <w:t>:</w:t>
        </w:r>
      </w:ins>
      <w:r w:rsidRPr="00140A22">
        <w:rPr>
          <w:rFonts w:ascii="Trebuchet MS" w:hAnsi="Trebuchet MS"/>
          <w:noProof/>
        </w:rPr>
        <w:t xml:space="preserve"> from A·ro′er, which is by the </w:t>
      </w:r>
      <w:del w:id="110" w:author="Author">
        <w:r w:rsidRPr="00140A22">
          <w:rPr>
            <w:rFonts w:ascii="Trebuchet MS" w:hAnsi="Trebuchet MS"/>
            <w:noProof/>
          </w:rPr>
          <w:delText xml:space="preserve">torrent valley of </w:delText>
        </w:r>
      </w:del>
      <w:r w:rsidRPr="00140A22">
        <w:rPr>
          <w:rFonts w:ascii="Trebuchet MS" w:hAnsi="Trebuchet MS"/>
          <w:noProof/>
        </w:rPr>
        <w:t>Ar′non</w:t>
      </w:r>
      <w:del w:id="111" w:author="Author">
        <w:r w:rsidRPr="00140A22">
          <w:rPr>
            <w:rFonts w:ascii="Trebuchet MS" w:hAnsi="Trebuchet MS"/>
            <w:noProof/>
          </w:rPr>
          <w:delText>,</w:delText>
        </w:r>
      </w:del>
      <w:ins w:id="112" w:author="Author">
        <w:r w:rsidRPr="00140A22">
          <w:rPr>
            <w:rFonts w:ascii="Trebuchet MS" w:hAnsi="Trebuchet MS"/>
            <w:noProof/>
          </w:rPr>
          <w:t xml:space="preserve"> Valley,</w:t>
        </w:r>
        <w:r w:rsidRPr="00140A22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140A22">
        <w:rPr>
          <w:rFonts w:ascii="Trebuchet MS" w:hAnsi="Trebuchet MS"/>
          <w:noProof/>
        </w:rPr>
        <w:t xml:space="preserve"> and half of the mountainous region of Gil′e·ad, and </w:t>
      </w:r>
      <w:del w:id="115" w:author="Author">
        <w:r w:rsidRPr="00140A22">
          <w:rPr>
            <w:rFonts w:ascii="Trebuchet MS" w:hAnsi="Trebuchet MS"/>
            <w:noProof/>
          </w:rPr>
          <w:delText xml:space="preserve">its cities </w:delText>
        </w:r>
      </w:del>
      <w:r w:rsidRPr="00140A22">
        <w:rPr>
          <w:rFonts w:ascii="Trebuchet MS" w:hAnsi="Trebuchet MS"/>
          <w:noProof/>
        </w:rPr>
        <w:t xml:space="preserve">I have given </w:t>
      </w:r>
      <w:ins w:id="116" w:author="Author">
        <w:r w:rsidRPr="00140A22">
          <w:rPr>
            <w:rFonts w:ascii="Trebuchet MS" w:hAnsi="Trebuchet MS"/>
            <w:noProof/>
          </w:rPr>
          <w:t xml:space="preserve">its cities </w:t>
        </w:r>
      </w:ins>
      <w:r w:rsidRPr="00140A22">
        <w:rPr>
          <w:rFonts w:ascii="Trebuchet MS" w:hAnsi="Trebuchet MS"/>
          <w:noProof/>
        </w:rPr>
        <w:t xml:space="preserve">to the Reu′ben·ites and the Gad′ites. </w:t>
      </w:r>
      <w:r w:rsidRPr="00140A22">
        <w:rPr>
          <w:rFonts w:ascii="Trebuchet MS" w:hAnsi="Trebuchet MS"/>
          <w:b/>
          <w:noProof/>
        </w:rPr>
        <w:t xml:space="preserve">3:13 </w:t>
      </w:r>
      <w:r w:rsidRPr="00140A22">
        <w:rPr>
          <w:rFonts w:ascii="Trebuchet MS" w:hAnsi="Trebuchet MS"/>
          <w:noProof/>
        </w:rPr>
        <w:t>And the rest of Gil′e·ad and all Ba′shan of the kingdom of Og I have given to the half tribe of Ma·nas′seh. All the region of Ar′gob</w:t>
      </w:r>
      <w:del w:id="117" w:author="Author">
        <w:r w:rsidRPr="00140A22">
          <w:rPr>
            <w:rFonts w:ascii="Trebuchet MS" w:hAnsi="Trebuchet MS"/>
            <w:noProof/>
          </w:rPr>
          <w:delText xml:space="preserve"> of all</w:delText>
        </w:r>
      </w:del>
      <w:ins w:id="118" w:author="Author">
        <w:r w:rsidRPr="00140A22">
          <w:rPr>
            <w:rFonts w:ascii="Trebuchet MS" w:hAnsi="Trebuchet MS"/>
            <w:noProof/>
          </w:rPr>
          <w:t>, which belongs to</w:t>
        </w:r>
      </w:ins>
      <w:r w:rsidRPr="00140A22">
        <w:rPr>
          <w:rFonts w:ascii="Trebuchet MS" w:hAnsi="Trebuchet MS"/>
          <w:noProof/>
        </w:rPr>
        <w:t xml:space="preserve"> Ba′shan, </w:t>
      </w:r>
      <w:del w:id="119" w:author="Author">
        <w:r w:rsidRPr="00140A22">
          <w:rPr>
            <w:rFonts w:ascii="Trebuchet MS" w:hAnsi="Trebuchet MS"/>
            <w:noProof/>
          </w:rPr>
          <w:delText>is it not called</w:delText>
        </w:r>
      </w:del>
      <w:ins w:id="120" w:author="Author">
        <w:r w:rsidRPr="00140A22">
          <w:rPr>
            <w:rFonts w:ascii="Trebuchet MS" w:hAnsi="Trebuchet MS"/>
            <w:noProof/>
          </w:rPr>
          <w:t>was known as</w:t>
        </w:r>
      </w:ins>
      <w:r w:rsidRPr="00140A22">
        <w:rPr>
          <w:rFonts w:ascii="Trebuchet MS" w:hAnsi="Trebuchet MS"/>
          <w:noProof/>
        </w:rPr>
        <w:t xml:space="preserve"> the land of the Reph′a·im</w:t>
      </w:r>
      <w:del w:id="121" w:author="Author">
        <w:r w:rsidRPr="00140A22">
          <w:rPr>
            <w:rFonts w:ascii="Trebuchet MS" w:hAnsi="Trebuchet MS"/>
            <w:noProof/>
          </w:rPr>
          <w:delText>?</w:delText>
        </w:r>
      </w:del>
      <w:ins w:id="122" w:author="Author">
        <w:r w:rsidRPr="00140A22">
          <w:rPr>
            <w:rFonts w:ascii="Trebuchet MS" w:hAnsi="Trebuchet MS"/>
            <w:noProof/>
          </w:rPr>
          <w:t>.</w:t>
        </w:r>
      </w:ins>
    </w:p>
    <w:p w:rsidR="00581424" w:rsidRPr="00140A22" w:rsidRDefault="00581424" w:rsidP="00581424">
      <w:pPr>
        <w:rPr>
          <w:rFonts w:ascii="Trebuchet MS" w:hAnsi="Trebuchet MS"/>
          <w:noProof/>
        </w:rPr>
      </w:pPr>
      <w:r w:rsidRPr="00140A22">
        <w:rPr>
          <w:rFonts w:ascii="Trebuchet MS" w:hAnsi="Trebuchet MS"/>
          <w:b/>
        </w:rPr>
        <w:t xml:space="preserve">3:14 </w:t>
      </w:r>
      <w:r w:rsidRPr="00140A22">
        <w:rPr>
          <w:rFonts w:ascii="Trebuchet MS" w:hAnsi="Trebuchet MS"/>
          <w:noProof/>
        </w:rPr>
        <w:t>“Ja′ir the son of Ma·nas′seh took all the region of Ar′gob as far as the boundary of the Gesh′ur·ites and the Ma·ac′a·thites</w:t>
      </w:r>
      <w:del w:id="123" w:author="Author">
        <w:r w:rsidRPr="00140A22">
          <w:rPr>
            <w:rFonts w:ascii="Trebuchet MS" w:hAnsi="Trebuchet MS"/>
            <w:noProof/>
          </w:rPr>
          <w:delText>,</w:delText>
        </w:r>
      </w:del>
      <w:r w:rsidRPr="00140A22">
        <w:rPr>
          <w:rFonts w:ascii="Trebuchet MS" w:hAnsi="Trebuchet MS"/>
          <w:noProof/>
        </w:rPr>
        <w:t xml:space="preserve"> and </w:t>
      </w:r>
      <w:del w:id="124" w:author="Author">
        <w:r w:rsidRPr="00140A22">
          <w:rPr>
            <w:rFonts w:ascii="Trebuchet MS" w:hAnsi="Trebuchet MS"/>
            <w:noProof/>
          </w:rPr>
          <w:delText>he proceeded to call</w:delText>
        </w:r>
      </w:del>
      <w:ins w:id="125" w:author="Author">
        <w:r w:rsidRPr="00140A22">
          <w:rPr>
            <w:rFonts w:ascii="Trebuchet MS" w:hAnsi="Trebuchet MS"/>
            <w:noProof/>
          </w:rPr>
          <w:t>named</w:t>
        </w:r>
      </w:ins>
      <w:r w:rsidRPr="00140A22">
        <w:rPr>
          <w:rFonts w:ascii="Trebuchet MS" w:hAnsi="Trebuchet MS"/>
          <w:noProof/>
        </w:rPr>
        <w:t xml:space="preserve"> those villages of </w:t>
      </w:r>
      <w:del w:id="126" w:author="Author">
        <w:r w:rsidRPr="00140A22">
          <w:rPr>
            <w:rFonts w:ascii="Trebuchet MS" w:hAnsi="Trebuchet MS"/>
            <w:noProof/>
          </w:rPr>
          <w:delText>Ba′shan by his own name</w:delText>
        </w:r>
      </w:del>
      <w:ins w:id="127" w:author="Author">
        <w:r w:rsidRPr="00140A22">
          <w:rPr>
            <w:rFonts w:ascii="Trebuchet MS" w:hAnsi="Trebuchet MS"/>
            <w:noProof/>
          </w:rPr>
          <w:t>Bashan after himself</w:t>
        </w:r>
      </w:ins>
      <w:r w:rsidRPr="00140A22">
        <w:rPr>
          <w:rFonts w:ascii="Trebuchet MS" w:hAnsi="Trebuchet MS"/>
          <w:noProof/>
        </w:rPr>
        <w:t>, Hav′voth-ja′ir,</w:t>
      </w:r>
      <w:ins w:id="128" w:author="Author">
        <w:r w:rsidRPr="00140A22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140A22">
        <w:rPr>
          <w:rFonts w:ascii="Trebuchet MS" w:hAnsi="Trebuchet MS"/>
          <w:noProof/>
        </w:rPr>
        <w:t xml:space="preserve"> to this day. </w:t>
      </w:r>
      <w:r w:rsidRPr="00140A22">
        <w:rPr>
          <w:rFonts w:ascii="Trebuchet MS" w:hAnsi="Trebuchet MS"/>
          <w:b/>
          <w:noProof/>
        </w:rPr>
        <w:t xml:space="preserve">3:15 </w:t>
      </w:r>
      <w:r w:rsidRPr="00140A22">
        <w:rPr>
          <w:rFonts w:ascii="Trebuchet MS" w:hAnsi="Trebuchet MS"/>
          <w:noProof/>
        </w:rPr>
        <w:t xml:space="preserve">And </w:t>
      </w:r>
      <w:del w:id="131" w:author="Author">
        <w:r w:rsidRPr="00140A22">
          <w:rPr>
            <w:rFonts w:ascii="Trebuchet MS" w:hAnsi="Trebuchet MS"/>
            <w:noProof/>
          </w:rPr>
          <w:delText xml:space="preserve">to Ma′chir </w:delText>
        </w:r>
      </w:del>
      <w:r w:rsidRPr="00140A22">
        <w:rPr>
          <w:rFonts w:ascii="Trebuchet MS" w:hAnsi="Trebuchet MS"/>
          <w:noProof/>
        </w:rPr>
        <w:t>I have given Gil′e·ad</w:t>
      </w:r>
      <w:ins w:id="132" w:author="Author">
        <w:r w:rsidRPr="00140A22">
          <w:rPr>
            <w:rFonts w:ascii="Trebuchet MS" w:hAnsi="Trebuchet MS"/>
            <w:noProof/>
          </w:rPr>
          <w:t xml:space="preserve"> to Ma′chir</w:t>
        </w:r>
      </w:ins>
      <w:r w:rsidRPr="00140A22">
        <w:rPr>
          <w:rFonts w:ascii="Trebuchet MS" w:hAnsi="Trebuchet MS"/>
          <w:noProof/>
        </w:rPr>
        <w:t xml:space="preserve">. </w:t>
      </w:r>
      <w:r w:rsidRPr="00140A22">
        <w:rPr>
          <w:rFonts w:ascii="Trebuchet MS" w:hAnsi="Trebuchet MS"/>
          <w:b/>
          <w:noProof/>
        </w:rPr>
        <w:t xml:space="preserve">3:16 </w:t>
      </w:r>
      <w:r w:rsidRPr="00140A22">
        <w:rPr>
          <w:rFonts w:ascii="Trebuchet MS" w:hAnsi="Trebuchet MS"/>
          <w:noProof/>
        </w:rPr>
        <w:t>And to the Reu′ben·ites and the Gad′ites</w:t>
      </w:r>
      <w:ins w:id="133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I have given from Gil′e·ad to the </w:t>
      </w:r>
      <w:del w:id="134" w:author="Author">
        <w:r w:rsidRPr="00140A22">
          <w:rPr>
            <w:rFonts w:ascii="Trebuchet MS" w:hAnsi="Trebuchet MS"/>
            <w:noProof/>
          </w:rPr>
          <w:delText xml:space="preserve">torrent valley of </w:delText>
        </w:r>
      </w:del>
      <w:r w:rsidRPr="00140A22">
        <w:rPr>
          <w:rFonts w:ascii="Trebuchet MS" w:hAnsi="Trebuchet MS"/>
          <w:noProof/>
        </w:rPr>
        <w:t>Ar′non</w:t>
      </w:r>
      <w:del w:id="135" w:author="Author">
        <w:r w:rsidRPr="00140A22">
          <w:rPr>
            <w:rFonts w:ascii="Trebuchet MS" w:hAnsi="Trebuchet MS"/>
            <w:noProof/>
          </w:rPr>
          <w:delText>,</w:delText>
        </w:r>
      </w:del>
      <w:ins w:id="136" w:author="Author">
        <w:r w:rsidRPr="00140A22">
          <w:rPr>
            <w:rFonts w:ascii="Trebuchet MS" w:hAnsi="Trebuchet MS"/>
            <w:noProof/>
          </w:rPr>
          <w:t xml:space="preserve"> Valley,</w:t>
        </w:r>
        <w:r w:rsidRPr="00140A22">
          <w:rPr>
            <w:rStyle w:val="FootnoteReference"/>
            <w:rFonts w:ascii="Trebuchet MS" w:hAnsi="Trebuchet MS"/>
            <w:noProof/>
          </w:rPr>
          <w:footnoteReference w:id="8"/>
        </w:r>
        <w:r w:rsidRPr="00140A22">
          <w:rPr>
            <w:rFonts w:ascii="Trebuchet MS" w:hAnsi="Trebuchet MS"/>
            <w:noProof/>
          </w:rPr>
          <w:t xml:space="preserve"> with</w:t>
        </w:r>
      </w:ins>
      <w:r w:rsidRPr="00140A22">
        <w:rPr>
          <w:rFonts w:ascii="Trebuchet MS" w:hAnsi="Trebuchet MS"/>
          <w:noProof/>
        </w:rPr>
        <w:t xml:space="preserve"> the middle of the </w:t>
      </w:r>
      <w:del w:id="139" w:author="Author">
        <w:r w:rsidRPr="00140A22">
          <w:rPr>
            <w:rFonts w:ascii="Trebuchet MS" w:hAnsi="Trebuchet MS"/>
            <w:noProof/>
          </w:rPr>
          <w:delText xml:space="preserve">torrent </w:delText>
        </w:r>
      </w:del>
      <w:r w:rsidRPr="00140A22">
        <w:rPr>
          <w:rFonts w:ascii="Trebuchet MS" w:hAnsi="Trebuchet MS"/>
          <w:noProof/>
        </w:rPr>
        <w:t xml:space="preserve">valley </w:t>
      </w:r>
      <w:del w:id="140" w:author="Author">
        <w:r w:rsidRPr="00140A22">
          <w:rPr>
            <w:rFonts w:ascii="Trebuchet MS" w:hAnsi="Trebuchet MS"/>
            <w:noProof/>
          </w:rPr>
          <w:delText>being</w:delText>
        </w:r>
      </w:del>
      <w:ins w:id="141" w:author="Author">
        <w:r w:rsidRPr="00140A22">
          <w:rPr>
            <w:rFonts w:ascii="Trebuchet MS" w:hAnsi="Trebuchet MS"/>
            <w:noProof/>
          </w:rPr>
          <w:t>as</w:t>
        </w:r>
      </w:ins>
      <w:r w:rsidRPr="00140A22">
        <w:rPr>
          <w:rFonts w:ascii="Trebuchet MS" w:hAnsi="Trebuchet MS"/>
          <w:noProof/>
        </w:rPr>
        <w:t xml:space="preserve"> a boundary, and as far as Jab′bok, the </w:t>
      </w:r>
      <w:del w:id="142" w:author="Author">
        <w:r w:rsidRPr="00140A22">
          <w:rPr>
            <w:rFonts w:ascii="Trebuchet MS" w:hAnsi="Trebuchet MS"/>
            <w:noProof/>
          </w:rPr>
          <w:delText xml:space="preserve">torrent </w:delText>
        </w:r>
      </w:del>
      <w:r w:rsidRPr="00140A22">
        <w:rPr>
          <w:rFonts w:ascii="Trebuchet MS" w:hAnsi="Trebuchet MS"/>
          <w:noProof/>
        </w:rPr>
        <w:t xml:space="preserve">valley that is the boundary of the </w:t>
      </w:r>
      <w:del w:id="143" w:author="Author">
        <w:r w:rsidRPr="00140A22">
          <w:rPr>
            <w:rFonts w:ascii="Trebuchet MS" w:hAnsi="Trebuchet MS"/>
            <w:noProof/>
          </w:rPr>
          <w:delText xml:space="preserve">sons of </w:delText>
        </w:r>
      </w:del>
      <w:r w:rsidRPr="00140A22">
        <w:rPr>
          <w:rFonts w:ascii="Trebuchet MS" w:hAnsi="Trebuchet MS"/>
          <w:noProof/>
        </w:rPr>
        <w:t>Am′mon</w:t>
      </w:r>
      <w:del w:id="144" w:author="Author">
        <w:r w:rsidRPr="00140A22">
          <w:rPr>
            <w:rFonts w:ascii="Trebuchet MS" w:hAnsi="Trebuchet MS"/>
            <w:noProof/>
          </w:rPr>
          <w:delText>;</w:delText>
        </w:r>
      </w:del>
      <w:ins w:id="145" w:author="Author">
        <w:r w:rsidRPr="00140A22">
          <w:rPr>
            <w:rFonts w:ascii="Trebuchet MS" w:hAnsi="Trebuchet MS"/>
            <w:noProof/>
          </w:rPr>
          <w:t>·ites,</w:t>
        </w:r>
      </w:ins>
      <w:r w:rsidRPr="00140A22">
        <w:rPr>
          <w:rFonts w:ascii="Trebuchet MS" w:hAnsi="Trebuchet MS"/>
          <w:noProof/>
        </w:rPr>
        <w:t xml:space="preserve"> </w:t>
      </w:r>
      <w:r w:rsidRPr="00140A22">
        <w:rPr>
          <w:rFonts w:ascii="Trebuchet MS" w:hAnsi="Trebuchet MS"/>
          <w:b/>
          <w:noProof/>
        </w:rPr>
        <w:t xml:space="preserve">3:17 </w:t>
      </w:r>
      <w:r w:rsidRPr="00140A22">
        <w:rPr>
          <w:rFonts w:ascii="Trebuchet MS" w:hAnsi="Trebuchet MS"/>
          <w:noProof/>
        </w:rPr>
        <w:t xml:space="preserve">and the Ar′a·bah and the Jordan and the border, from Chin′ne·reth to the </w:t>
      </w:r>
      <w:del w:id="146" w:author="Author">
        <w:r w:rsidRPr="00140A22">
          <w:rPr>
            <w:rFonts w:ascii="Trebuchet MS" w:hAnsi="Trebuchet MS"/>
            <w:noProof/>
          </w:rPr>
          <w:delText>sea</w:delText>
        </w:r>
      </w:del>
      <w:ins w:id="147" w:author="Author">
        <w:r w:rsidRPr="00140A22">
          <w:rPr>
            <w:rFonts w:ascii="Trebuchet MS" w:hAnsi="Trebuchet MS"/>
            <w:noProof/>
          </w:rPr>
          <w:t>Sea</w:t>
        </w:r>
      </w:ins>
      <w:r w:rsidRPr="00140A22">
        <w:rPr>
          <w:rFonts w:ascii="Trebuchet MS" w:hAnsi="Trebuchet MS"/>
          <w:noProof/>
        </w:rPr>
        <w:t xml:space="preserve"> of the Ar′a·bah, the Salt Sea,</w:t>
      </w:r>
      <w:ins w:id="148" w:author="Author">
        <w:r w:rsidRPr="00140A22">
          <w:rPr>
            <w:rStyle w:val="FootnoteReference"/>
            <w:rFonts w:ascii="Trebuchet MS" w:hAnsi="Trebuchet MS"/>
            <w:noProof/>
          </w:rPr>
          <w:footnoteReference w:id="9"/>
        </w:r>
      </w:ins>
      <w:r w:rsidRPr="00140A22">
        <w:rPr>
          <w:rFonts w:ascii="Trebuchet MS" w:hAnsi="Trebuchet MS"/>
          <w:noProof/>
        </w:rPr>
        <w:t xml:space="preserve"> at the base of the slopes of Pis′gah toward the </w:t>
      </w:r>
      <w:del w:id="151" w:author="Author">
        <w:r w:rsidRPr="00140A22">
          <w:rPr>
            <w:rFonts w:ascii="Trebuchet MS" w:hAnsi="Trebuchet MS"/>
            <w:noProof/>
          </w:rPr>
          <w:delText>sunrising</w:delText>
        </w:r>
      </w:del>
      <w:ins w:id="152" w:author="Author">
        <w:r w:rsidRPr="00140A22">
          <w:rPr>
            <w:rFonts w:ascii="Trebuchet MS" w:hAnsi="Trebuchet MS"/>
            <w:noProof/>
          </w:rPr>
          <w:t>east</w:t>
        </w:r>
      </w:ins>
      <w:r w:rsidRPr="00140A22">
        <w:rPr>
          <w:rFonts w:ascii="Trebuchet MS" w:hAnsi="Trebuchet MS"/>
          <w:noProof/>
        </w:rPr>
        <w:t>.</w:t>
      </w:r>
    </w:p>
    <w:p w:rsidR="00581424" w:rsidRPr="00140A22" w:rsidRDefault="00581424" w:rsidP="00581424">
      <w:pPr>
        <w:rPr>
          <w:rFonts w:ascii="Trebuchet MS" w:hAnsi="Trebuchet MS"/>
          <w:noProof/>
        </w:rPr>
      </w:pPr>
      <w:r w:rsidRPr="00140A22">
        <w:rPr>
          <w:rFonts w:ascii="Trebuchet MS" w:hAnsi="Trebuchet MS"/>
          <w:b/>
        </w:rPr>
        <w:t xml:space="preserve">3:18 </w:t>
      </w:r>
      <w:r w:rsidRPr="00140A22">
        <w:rPr>
          <w:rFonts w:ascii="Trebuchet MS" w:hAnsi="Trebuchet MS"/>
          <w:noProof/>
        </w:rPr>
        <w:t>“</w:t>
      </w:r>
      <w:del w:id="153" w:author="Author">
        <w:r w:rsidRPr="00140A22">
          <w:rPr>
            <w:rFonts w:ascii="Trebuchet MS" w:hAnsi="Trebuchet MS"/>
            <w:noProof/>
          </w:rPr>
          <w:delText xml:space="preserve">So </w:delText>
        </w:r>
      </w:del>
      <w:r w:rsidRPr="00140A22">
        <w:rPr>
          <w:rFonts w:ascii="Trebuchet MS" w:hAnsi="Trebuchet MS"/>
          <w:noProof/>
        </w:rPr>
        <w:t xml:space="preserve">I </w:t>
      </w:r>
      <w:del w:id="154" w:author="Author">
        <w:r w:rsidRPr="00140A22">
          <w:rPr>
            <w:rFonts w:ascii="Trebuchet MS" w:hAnsi="Trebuchet MS"/>
            <w:noProof/>
          </w:rPr>
          <w:delText xml:space="preserve">commanded </w:delText>
        </w:r>
        <w:r w:rsidRPr="00140A22">
          <w:rPr>
            <w:rFonts w:ascii="Trebuchet MS" w:hAnsi="Trebuchet MS"/>
            <w:noProof/>
            <w:u w:val="dotted"/>
          </w:rPr>
          <w:delText>YOU</w:delText>
        </w:r>
        <w:r w:rsidRPr="00140A22">
          <w:rPr>
            <w:rFonts w:ascii="Trebuchet MS" w:hAnsi="Trebuchet MS"/>
            <w:noProof/>
          </w:rPr>
          <w:delText xml:space="preserve"> men at that particular time, saying,</w:delText>
        </w:r>
      </w:del>
      <w:ins w:id="155" w:author="Author">
        <w:r w:rsidRPr="00140A22">
          <w:rPr>
            <w:rFonts w:ascii="Trebuchet MS" w:hAnsi="Trebuchet MS"/>
            <w:noProof/>
          </w:rPr>
          <w:t>then gave you this command:</w:t>
        </w:r>
      </w:ins>
      <w:r w:rsidRPr="00140A22">
        <w:rPr>
          <w:rFonts w:ascii="Trebuchet MS" w:hAnsi="Trebuchet MS"/>
          <w:noProof/>
        </w:rPr>
        <w:t xml:space="preserve"> ‘Jehovah </w:t>
      </w:r>
      <w:del w:id="156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57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God has given </w:t>
      </w:r>
      <w:del w:id="158" w:author="Author">
        <w:r w:rsidRPr="00140A22">
          <w:rPr>
            <w:rFonts w:ascii="Trebuchet MS" w:hAnsi="Trebuchet MS"/>
            <w:noProof/>
            <w:u w:val="dotted"/>
          </w:rPr>
          <w:delText>YOU</w:delText>
        </w:r>
      </w:del>
      <w:ins w:id="159" w:author="Author">
        <w:r w:rsidRPr="00140A22">
          <w:rPr>
            <w:rFonts w:ascii="Trebuchet MS" w:hAnsi="Trebuchet MS"/>
            <w:noProof/>
          </w:rPr>
          <w:t>you</w:t>
        </w:r>
      </w:ins>
      <w:r w:rsidRPr="00140A22">
        <w:rPr>
          <w:rFonts w:ascii="Trebuchet MS" w:hAnsi="Trebuchet MS"/>
          <w:noProof/>
        </w:rPr>
        <w:t xml:space="preserve"> this land to take possession of it. </w:t>
      </w:r>
      <w:del w:id="160" w:author="Author">
        <w:r w:rsidRPr="00140A22">
          <w:rPr>
            <w:rFonts w:ascii="Trebuchet MS" w:hAnsi="Trebuchet MS"/>
            <w:noProof/>
          </w:rPr>
          <w:delText>Y</w:delText>
        </w:r>
        <w:r w:rsidRPr="00140A22">
          <w:rPr>
            <w:rFonts w:ascii="Trebuchet MS" w:hAnsi="Trebuchet MS"/>
            <w:noProof/>
            <w:u w:val="dotted"/>
          </w:rPr>
          <w:delText>OU</w:delText>
        </w:r>
      </w:del>
      <w:ins w:id="161" w:author="Author">
        <w:r w:rsidRPr="00140A22">
          <w:rPr>
            <w:rFonts w:ascii="Trebuchet MS" w:hAnsi="Trebuchet MS"/>
            <w:noProof/>
          </w:rPr>
          <w:t>All your valiant men</w:t>
        </w:r>
      </w:ins>
      <w:r w:rsidRPr="00140A22">
        <w:rPr>
          <w:rFonts w:ascii="Trebuchet MS" w:hAnsi="Trebuchet MS"/>
          <w:noProof/>
        </w:rPr>
        <w:t xml:space="preserve"> will </w:t>
      </w:r>
      <w:del w:id="162" w:author="Author">
        <w:r w:rsidRPr="00140A22">
          <w:rPr>
            <w:rFonts w:ascii="Trebuchet MS" w:hAnsi="Trebuchet MS"/>
            <w:noProof/>
          </w:rPr>
          <w:delText>pass</w:delText>
        </w:r>
      </w:del>
      <w:ins w:id="163" w:author="Author">
        <w:r w:rsidRPr="00140A22">
          <w:rPr>
            <w:rFonts w:ascii="Trebuchet MS" w:hAnsi="Trebuchet MS"/>
            <w:noProof/>
          </w:rPr>
          <w:t>take up arms and cross</w:t>
        </w:r>
      </w:ins>
      <w:r w:rsidRPr="00140A22">
        <w:rPr>
          <w:rFonts w:ascii="Trebuchet MS" w:hAnsi="Trebuchet MS"/>
          <w:noProof/>
        </w:rPr>
        <w:t xml:space="preserve"> over</w:t>
      </w:r>
      <w:del w:id="164" w:author="Author">
        <w:r w:rsidRPr="00140A22">
          <w:rPr>
            <w:rFonts w:ascii="Trebuchet MS" w:hAnsi="Trebuchet MS"/>
            <w:noProof/>
          </w:rPr>
          <w:delText>, equipped,</w:delText>
        </w:r>
      </w:del>
      <w:r w:rsidRPr="00140A22">
        <w:rPr>
          <w:rFonts w:ascii="Trebuchet MS" w:hAnsi="Trebuchet MS"/>
          <w:noProof/>
        </w:rPr>
        <w:t xml:space="preserve"> before </w:t>
      </w:r>
      <w:del w:id="165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66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brothers, the </w:t>
      </w:r>
      <w:del w:id="167" w:author="Author">
        <w:r w:rsidRPr="00140A22">
          <w:rPr>
            <w:rFonts w:ascii="Trebuchet MS" w:hAnsi="Trebuchet MS"/>
            <w:noProof/>
          </w:rPr>
          <w:delText>sons of Israel, all the valiant men</w:delText>
        </w:r>
      </w:del>
      <w:ins w:id="168" w:author="Author">
        <w:r w:rsidRPr="00140A22">
          <w:rPr>
            <w:rFonts w:ascii="Trebuchet MS" w:hAnsi="Trebuchet MS"/>
            <w:noProof/>
          </w:rPr>
          <w:t>Israelites</w:t>
        </w:r>
      </w:ins>
      <w:r w:rsidRPr="00140A22">
        <w:rPr>
          <w:rFonts w:ascii="Trebuchet MS" w:hAnsi="Trebuchet MS"/>
          <w:noProof/>
        </w:rPr>
        <w:t xml:space="preserve">. </w:t>
      </w:r>
      <w:r w:rsidRPr="00140A22">
        <w:rPr>
          <w:rFonts w:ascii="Trebuchet MS" w:hAnsi="Trebuchet MS"/>
          <w:b/>
          <w:noProof/>
        </w:rPr>
        <w:t xml:space="preserve">3:19 </w:t>
      </w:r>
      <w:r w:rsidRPr="00140A22">
        <w:rPr>
          <w:rFonts w:ascii="Trebuchet MS" w:hAnsi="Trebuchet MS"/>
          <w:noProof/>
        </w:rPr>
        <w:t xml:space="preserve">Only </w:t>
      </w:r>
      <w:del w:id="169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70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wives</w:t>
      </w:r>
      <w:ins w:id="171" w:author="Author">
        <w:r w:rsidRPr="00140A22">
          <w:rPr>
            <w:rFonts w:ascii="Trebuchet MS" w:hAnsi="Trebuchet MS"/>
            <w:noProof/>
          </w:rPr>
          <w:t>, your children,</w:t>
        </w:r>
      </w:ins>
      <w:r w:rsidRPr="00140A22">
        <w:rPr>
          <w:rFonts w:ascii="Trebuchet MS" w:hAnsi="Trebuchet MS"/>
          <w:noProof/>
        </w:rPr>
        <w:t xml:space="preserve"> and </w:t>
      </w:r>
      <w:del w:id="172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  <w:r w:rsidRPr="00140A22">
          <w:rPr>
            <w:rFonts w:ascii="Trebuchet MS" w:hAnsi="Trebuchet MS"/>
            <w:noProof/>
          </w:rPr>
          <w:delText xml:space="preserve"> little ones and </w:delText>
        </w:r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73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livestock (I well know that </w:t>
      </w:r>
      <w:del w:id="174" w:author="Author">
        <w:r w:rsidRPr="00140A22">
          <w:rPr>
            <w:rFonts w:ascii="Trebuchet MS" w:hAnsi="Trebuchet MS"/>
            <w:noProof/>
            <w:u w:val="dotted"/>
          </w:rPr>
          <w:delText>YOU</w:delText>
        </w:r>
      </w:del>
      <w:ins w:id="175" w:author="Author">
        <w:r w:rsidRPr="00140A22">
          <w:rPr>
            <w:rFonts w:ascii="Trebuchet MS" w:hAnsi="Trebuchet MS"/>
            <w:noProof/>
          </w:rPr>
          <w:t>you</w:t>
        </w:r>
      </w:ins>
      <w:r w:rsidRPr="00140A22">
        <w:rPr>
          <w:rFonts w:ascii="Trebuchet MS" w:hAnsi="Trebuchet MS"/>
          <w:noProof/>
        </w:rPr>
        <w:t xml:space="preserve"> have a great deal of livestock) will continue dwelling in </w:t>
      </w:r>
      <w:del w:id="176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77" w:author="Author">
        <w:r w:rsidRPr="00140A22">
          <w:rPr>
            <w:rFonts w:ascii="Trebuchet MS" w:hAnsi="Trebuchet MS"/>
            <w:noProof/>
          </w:rPr>
          <w:t>the</w:t>
        </w:r>
      </w:ins>
      <w:r w:rsidRPr="00140A22">
        <w:rPr>
          <w:rFonts w:ascii="Trebuchet MS" w:hAnsi="Trebuchet MS"/>
          <w:noProof/>
        </w:rPr>
        <w:t xml:space="preserve"> cities that I have given </w:t>
      </w:r>
      <w:del w:id="178" w:author="Author">
        <w:r w:rsidRPr="00140A22">
          <w:rPr>
            <w:rFonts w:ascii="Trebuchet MS" w:hAnsi="Trebuchet MS"/>
            <w:noProof/>
            <w:u w:val="dotted"/>
          </w:rPr>
          <w:delText>YOU</w:delText>
        </w:r>
      </w:del>
      <w:ins w:id="179" w:author="Author">
        <w:r w:rsidRPr="00140A22">
          <w:rPr>
            <w:rFonts w:ascii="Trebuchet MS" w:hAnsi="Trebuchet MS"/>
            <w:noProof/>
          </w:rPr>
          <w:t>you</w:t>
        </w:r>
      </w:ins>
      <w:r w:rsidRPr="00140A22">
        <w:rPr>
          <w:rFonts w:ascii="Trebuchet MS" w:hAnsi="Trebuchet MS"/>
          <w:noProof/>
        </w:rPr>
        <w:t xml:space="preserve">, </w:t>
      </w:r>
      <w:r w:rsidRPr="00140A22">
        <w:rPr>
          <w:rFonts w:ascii="Trebuchet MS" w:hAnsi="Trebuchet MS"/>
          <w:b/>
          <w:noProof/>
        </w:rPr>
        <w:t xml:space="preserve">3:20 </w:t>
      </w:r>
      <w:r w:rsidRPr="00140A22">
        <w:rPr>
          <w:rFonts w:ascii="Trebuchet MS" w:hAnsi="Trebuchet MS"/>
          <w:noProof/>
        </w:rPr>
        <w:t xml:space="preserve">until Jehovah gives </w:t>
      </w:r>
      <w:del w:id="180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81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brothers rest, as </w:t>
      </w:r>
      <w:del w:id="182" w:author="Author">
        <w:r w:rsidRPr="00140A22">
          <w:rPr>
            <w:rFonts w:ascii="Trebuchet MS" w:hAnsi="Trebuchet MS"/>
            <w:noProof/>
          </w:rPr>
          <w:delText xml:space="preserve">well as </w:delText>
        </w:r>
        <w:r w:rsidRPr="00140A22">
          <w:rPr>
            <w:rFonts w:ascii="Trebuchet MS" w:hAnsi="Trebuchet MS"/>
            <w:noProof/>
            <w:u w:val="dotted"/>
          </w:rPr>
          <w:delText>YOU</w:delText>
        </w:r>
      </w:del>
      <w:ins w:id="183" w:author="Author">
        <w:r w:rsidRPr="00140A22">
          <w:rPr>
            <w:rFonts w:ascii="Trebuchet MS" w:hAnsi="Trebuchet MS"/>
            <w:noProof/>
          </w:rPr>
          <w:t>he does for you</w:t>
        </w:r>
      </w:ins>
      <w:r w:rsidRPr="00140A22">
        <w:rPr>
          <w:rFonts w:ascii="Trebuchet MS" w:hAnsi="Trebuchet MS"/>
          <w:noProof/>
        </w:rPr>
        <w:t xml:space="preserve">, and they also have taken possession of the land that Jehovah </w:t>
      </w:r>
      <w:del w:id="184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185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God </w:t>
      </w:r>
      <w:del w:id="186" w:author="Author">
        <w:r w:rsidRPr="00140A22">
          <w:rPr>
            <w:rFonts w:ascii="Trebuchet MS" w:hAnsi="Trebuchet MS"/>
            <w:noProof/>
          </w:rPr>
          <w:delText>is giving</w:delText>
        </w:r>
      </w:del>
      <w:ins w:id="187" w:author="Author">
        <w:r w:rsidRPr="00140A22">
          <w:rPr>
            <w:rFonts w:ascii="Trebuchet MS" w:hAnsi="Trebuchet MS"/>
            <w:noProof/>
          </w:rPr>
          <w:t>will give</w:t>
        </w:r>
      </w:ins>
      <w:r w:rsidRPr="00140A22">
        <w:rPr>
          <w:rFonts w:ascii="Trebuchet MS" w:hAnsi="Trebuchet MS"/>
          <w:noProof/>
        </w:rPr>
        <w:t xml:space="preserve"> them across the Jordan</w:t>
      </w:r>
      <w:del w:id="188" w:author="Author">
        <w:r w:rsidRPr="00140A22">
          <w:rPr>
            <w:rFonts w:ascii="Trebuchet MS" w:hAnsi="Trebuchet MS"/>
            <w:noProof/>
          </w:rPr>
          <w:delText xml:space="preserve">; after which </w:delText>
        </w:r>
        <w:r w:rsidRPr="00140A22">
          <w:rPr>
            <w:rFonts w:ascii="Trebuchet MS" w:hAnsi="Trebuchet MS"/>
            <w:noProof/>
            <w:u w:val="dotted"/>
          </w:rPr>
          <w:delText>YOU</w:delText>
        </w:r>
        <w:r w:rsidRPr="00140A22">
          <w:rPr>
            <w:rFonts w:ascii="Trebuchet MS" w:hAnsi="Trebuchet MS"/>
            <w:noProof/>
          </w:rPr>
          <w:delText xml:space="preserve"> must</w:delText>
        </w:r>
      </w:del>
      <w:ins w:id="189" w:author="Author">
        <w:r w:rsidRPr="00140A22">
          <w:rPr>
            <w:rFonts w:ascii="Trebuchet MS" w:hAnsi="Trebuchet MS"/>
            <w:noProof/>
          </w:rPr>
          <w:t>. Then you will</w:t>
        </w:r>
      </w:ins>
      <w:r w:rsidRPr="00140A22">
        <w:rPr>
          <w:rFonts w:ascii="Trebuchet MS" w:hAnsi="Trebuchet MS"/>
          <w:noProof/>
        </w:rPr>
        <w:t xml:space="preserve"> come back, each one to his </w:t>
      </w:r>
      <w:del w:id="190" w:author="Author">
        <w:r w:rsidRPr="00140A22">
          <w:rPr>
            <w:rFonts w:ascii="Trebuchet MS" w:hAnsi="Trebuchet MS"/>
            <w:noProof/>
          </w:rPr>
          <w:delText>holding</w:delText>
        </w:r>
      </w:del>
      <w:ins w:id="191" w:author="Author">
        <w:r w:rsidRPr="00140A22">
          <w:rPr>
            <w:rFonts w:ascii="Trebuchet MS" w:hAnsi="Trebuchet MS"/>
            <w:noProof/>
          </w:rPr>
          <w:t>possession</w:t>
        </w:r>
      </w:ins>
      <w:r w:rsidRPr="00140A22">
        <w:rPr>
          <w:rFonts w:ascii="Trebuchet MS" w:hAnsi="Trebuchet MS"/>
          <w:noProof/>
        </w:rPr>
        <w:t xml:space="preserve"> that I have given </w:t>
      </w:r>
      <w:del w:id="192" w:author="Author">
        <w:r w:rsidRPr="00140A22">
          <w:rPr>
            <w:rFonts w:ascii="Trebuchet MS" w:hAnsi="Trebuchet MS"/>
            <w:noProof/>
            <w:u w:val="dotted"/>
          </w:rPr>
          <w:delText>YOU</w:delText>
        </w:r>
      </w:del>
      <w:ins w:id="193" w:author="Author">
        <w:r w:rsidRPr="00140A22">
          <w:rPr>
            <w:rFonts w:ascii="Trebuchet MS" w:hAnsi="Trebuchet MS"/>
            <w:noProof/>
          </w:rPr>
          <w:t>you</w:t>
        </w:r>
      </w:ins>
      <w:r w:rsidRPr="00140A22">
        <w:rPr>
          <w:rFonts w:ascii="Trebuchet MS" w:hAnsi="Trebuchet MS"/>
          <w:noProof/>
        </w:rPr>
        <w:t>.’</w:t>
      </w:r>
    </w:p>
    <w:p w:rsidR="00581424" w:rsidRPr="00140A22" w:rsidRDefault="00581424" w:rsidP="00581424">
      <w:pPr>
        <w:rPr>
          <w:rFonts w:ascii="Trebuchet MS" w:hAnsi="Trebuchet MS"/>
          <w:noProof/>
        </w:rPr>
      </w:pPr>
      <w:r w:rsidRPr="00140A22">
        <w:rPr>
          <w:rFonts w:ascii="Trebuchet MS" w:hAnsi="Trebuchet MS"/>
          <w:b/>
        </w:rPr>
        <w:t xml:space="preserve">3:21 </w:t>
      </w:r>
      <w:r w:rsidRPr="00140A22">
        <w:rPr>
          <w:rFonts w:ascii="Trebuchet MS" w:hAnsi="Trebuchet MS"/>
          <w:noProof/>
        </w:rPr>
        <w:t>“</w:t>
      </w:r>
      <w:del w:id="194" w:author="Author">
        <w:r w:rsidRPr="00140A22">
          <w:rPr>
            <w:rFonts w:ascii="Trebuchet MS" w:hAnsi="Trebuchet MS"/>
            <w:noProof/>
          </w:rPr>
          <w:delText>And I commanded Joshua at</w:delText>
        </w:r>
      </w:del>
      <w:ins w:id="195" w:author="Author">
        <w:r w:rsidRPr="00140A22">
          <w:rPr>
            <w:rFonts w:ascii="Trebuchet MS" w:hAnsi="Trebuchet MS"/>
            <w:noProof/>
          </w:rPr>
          <w:t>At</w:t>
        </w:r>
      </w:ins>
      <w:r w:rsidRPr="00140A22">
        <w:rPr>
          <w:rFonts w:ascii="Trebuchet MS" w:hAnsi="Trebuchet MS"/>
          <w:noProof/>
        </w:rPr>
        <w:t xml:space="preserve"> that </w:t>
      </w:r>
      <w:del w:id="196" w:author="Author">
        <w:r w:rsidRPr="00140A22">
          <w:rPr>
            <w:rFonts w:ascii="Trebuchet MS" w:hAnsi="Trebuchet MS"/>
            <w:noProof/>
          </w:rPr>
          <w:delText xml:space="preserve">particular </w:delText>
        </w:r>
      </w:del>
      <w:r w:rsidRPr="00140A22">
        <w:rPr>
          <w:rFonts w:ascii="Trebuchet MS" w:hAnsi="Trebuchet MS"/>
          <w:noProof/>
        </w:rPr>
        <w:t>time</w:t>
      </w:r>
      <w:del w:id="197" w:author="Author">
        <w:r w:rsidRPr="00140A22">
          <w:rPr>
            <w:rFonts w:ascii="Trebuchet MS" w:hAnsi="Trebuchet MS"/>
            <w:noProof/>
          </w:rPr>
          <w:delText>, saying, ‘Your</w:delText>
        </w:r>
      </w:del>
      <w:ins w:id="198" w:author="Author">
        <w:r w:rsidRPr="00140A22">
          <w:rPr>
            <w:rFonts w:ascii="Trebuchet MS" w:hAnsi="Trebuchet MS"/>
            <w:noProof/>
          </w:rPr>
          <w:t xml:space="preserve"> I gave this command to Joshua: ‘You have seen with your own</w:t>
        </w:r>
      </w:ins>
      <w:r w:rsidRPr="00140A22">
        <w:rPr>
          <w:rFonts w:ascii="Trebuchet MS" w:hAnsi="Trebuchet MS"/>
          <w:noProof/>
        </w:rPr>
        <w:t xml:space="preserve"> eyes </w:t>
      </w:r>
      <w:del w:id="199" w:author="Author">
        <w:r w:rsidRPr="00140A22">
          <w:rPr>
            <w:rFonts w:ascii="Trebuchet MS" w:hAnsi="Trebuchet MS"/>
            <w:noProof/>
          </w:rPr>
          <w:delText>are seeing all that</w:delText>
        </w:r>
      </w:del>
      <w:ins w:id="200" w:author="Author">
        <w:r w:rsidRPr="00140A22">
          <w:rPr>
            <w:rFonts w:ascii="Trebuchet MS" w:hAnsi="Trebuchet MS"/>
            <w:noProof/>
          </w:rPr>
          <w:t>what</w:t>
        </w:r>
      </w:ins>
      <w:r w:rsidRPr="00140A22">
        <w:rPr>
          <w:rFonts w:ascii="Trebuchet MS" w:hAnsi="Trebuchet MS"/>
          <w:noProof/>
        </w:rPr>
        <w:t xml:space="preserve"> Jehovah </w:t>
      </w:r>
      <w:del w:id="201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202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God has done to these two kings. </w:t>
      </w:r>
      <w:del w:id="203" w:author="Author">
        <w:r w:rsidRPr="00140A22">
          <w:rPr>
            <w:rFonts w:ascii="Trebuchet MS" w:hAnsi="Trebuchet MS"/>
            <w:noProof/>
          </w:rPr>
          <w:delText xml:space="preserve">The same way </w:delText>
        </w:r>
      </w:del>
      <w:r w:rsidRPr="00140A22">
        <w:rPr>
          <w:rFonts w:ascii="Trebuchet MS" w:hAnsi="Trebuchet MS"/>
          <w:noProof/>
        </w:rPr>
        <w:t xml:space="preserve">Jehovah will do </w:t>
      </w:r>
      <w:ins w:id="204" w:author="Author">
        <w:r w:rsidRPr="00140A22">
          <w:rPr>
            <w:rFonts w:ascii="Trebuchet MS" w:hAnsi="Trebuchet MS"/>
            <w:noProof/>
          </w:rPr>
          <w:t xml:space="preserve">the same thing </w:t>
        </w:r>
      </w:ins>
      <w:r w:rsidRPr="00140A22">
        <w:rPr>
          <w:rFonts w:ascii="Trebuchet MS" w:hAnsi="Trebuchet MS"/>
          <w:noProof/>
        </w:rPr>
        <w:t xml:space="preserve">to all the kingdoms </w:t>
      </w:r>
      <w:del w:id="205" w:author="Author">
        <w:r w:rsidRPr="00140A22">
          <w:rPr>
            <w:rFonts w:ascii="Trebuchet MS" w:hAnsi="Trebuchet MS"/>
            <w:noProof/>
          </w:rPr>
          <w:delText>to</w:delText>
        </w:r>
      </w:del>
      <w:ins w:id="206" w:author="Author">
        <w:r w:rsidRPr="00140A22">
          <w:rPr>
            <w:rFonts w:ascii="Trebuchet MS" w:hAnsi="Trebuchet MS"/>
            <w:noProof/>
          </w:rPr>
          <w:t>into</w:t>
        </w:r>
      </w:ins>
      <w:r w:rsidRPr="00140A22">
        <w:rPr>
          <w:rFonts w:ascii="Trebuchet MS" w:hAnsi="Trebuchet MS"/>
          <w:noProof/>
        </w:rPr>
        <w:t xml:space="preserve"> which you </w:t>
      </w:r>
      <w:del w:id="207" w:author="Author">
        <w:r w:rsidRPr="00140A22">
          <w:rPr>
            <w:rFonts w:ascii="Trebuchet MS" w:hAnsi="Trebuchet MS"/>
            <w:noProof/>
          </w:rPr>
          <w:delText>are passing</w:delText>
        </w:r>
      </w:del>
      <w:ins w:id="208" w:author="Author">
        <w:r w:rsidRPr="00140A22">
          <w:rPr>
            <w:rFonts w:ascii="Trebuchet MS" w:hAnsi="Trebuchet MS"/>
            <w:noProof/>
          </w:rPr>
          <w:t>will cross</w:t>
        </w:r>
      </w:ins>
      <w:r w:rsidRPr="00140A22">
        <w:rPr>
          <w:rFonts w:ascii="Trebuchet MS" w:hAnsi="Trebuchet MS"/>
          <w:noProof/>
        </w:rPr>
        <w:t xml:space="preserve"> over</w:t>
      </w:r>
      <w:del w:id="209" w:author="Author">
        <w:r w:rsidRPr="00140A22">
          <w:rPr>
            <w:rFonts w:ascii="Trebuchet MS" w:hAnsi="Trebuchet MS"/>
            <w:noProof/>
          </w:rPr>
          <w:delText xml:space="preserve"> there</w:delText>
        </w:r>
      </w:del>
      <w:r w:rsidRPr="00140A22">
        <w:rPr>
          <w:rFonts w:ascii="Trebuchet MS" w:hAnsi="Trebuchet MS"/>
          <w:noProof/>
        </w:rPr>
        <w:t xml:space="preserve">. </w:t>
      </w:r>
      <w:r w:rsidRPr="00140A22">
        <w:rPr>
          <w:rFonts w:ascii="Trebuchet MS" w:hAnsi="Trebuchet MS"/>
          <w:b/>
          <w:noProof/>
        </w:rPr>
        <w:t xml:space="preserve">3:22 </w:t>
      </w:r>
      <w:del w:id="210" w:author="Author">
        <w:r w:rsidRPr="00140A22">
          <w:rPr>
            <w:rFonts w:ascii="Trebuchet MS" w:hAnsi="Trebuchet MS"/>
            <w:noProof/>
          </w:rPr>
          <w:delText>Y</w:delText>
        </w:r>
        <w:r w:rsidRPr="00140A22">
          <w:rPr>
            <w:rFonts w:ascii="Trebuchet MS" w:hAnsi="Trebuchet MS"/>
            <w:noProof/>
            <w:u w:val="dotted"/>
          </w:rPr>
          <w:delText>OU</w:delText>
        </w:r>
        <w:r w:rsidRPr="00140A22">
          <w:rPr>
            <w:rFonts w:ascii="Trebuchet MS" w:hAnsi="Trebuchet MS"/>
            <w:noProof/>
          </w:rPr>
          <w:delText xml:space="preserve"> men</w:delText>
        </w:r>
      </w:del>
      <w:ins w:id="211" w:author="Author">
        <w:r w:rsidRPr="00140A22">
          <w:rPr>
            <w:rFonts w:ascii="Trebuchet MS" w:hAnsi="Trebuchet MS"/>
            <w:noProof/>
          </w:rPr>
          <w:t>You</w:t>
        </w:r>
      </w:ins>
      <w:r w:rsidRPr="00140A22">
        <w:rPr>
          <w:rFonts w:ascii="Trebuchet MS" w:hAnsi="Trebuchet MS"/>
          <w:noProof/>
        </w:rPr>
        <w:t xml:space="preserve"> must not be afraid of them, for Jehovah </w:t>
      </w:r>
      <w:del w:id="212" w:author="Author">
        <w:r w:rsidRPr="00140A22">
          <w:rPr>
            <w:rFonts w:ascii="Trebuchet MS" w:hAnsi="Trebuchet MS"/>
            <w:noProof/>
            <w:u w:val="dotted"/>
          </w:rPr>
          <w:delText>YOUR</w:delText>
        </w:r>
      </w:del>
      <w:ins w:id="213" w:author="Author">
        <w:r w:rsidRPr="00140A22">
          <w:rPr>
            <w:rFonts w:ascii="Trebuchet MS" w:hAnsi="Trebuchet MS"/>
            <w:noProof/>
          </w:rPr>
          <w:t>your</w:t>
        </w:r>
      </w:ins>
      <w:r w:rsidRPr="00140A22">
        <w:rPr>
          <w:rFonts w:ascii="Trebuchet MS" w:hAnsi="Trebuchet MS"/>
          <w:noProof/>
        </w:rPr>
        <w:t xml:space="preserve"> God is the </w:t>
      </w:r>
      <w:del w:id="214" w:author="Author">
        <w:r w:rsidRPr="00140A22">
          <w:rPr>
            <w:rFonts w:ascii="Trebuchet MS" w:hAnsi="Trebuchet MS"/>
            <w:noProof/>
          </w:rPr>
          <w:delText>One</w:delText>
        </w:r>
      </w:del>
      <w:ins w:id="215" w:author="Author">
        <w:r w:rsidRPr="00140A22">
          <w:rPr>
            <w:rFonts w:ascii="Trebuchet MS" w:hAnsi="Trebuchet MS"/>
            <w:noProof/>
          </w:rPr>
          <w:t>one</w:t>
        </w:r>
      </w:ins>
      <w:r w:rsidRPr="00140A22">
        <w:rPr>
          <w:rFonts w:ascii="Trebuchet MS" w:hAnsi="Trebuchet MS"/>
          <w:noProof/>
        </w:rPr>
        <w:t xml:space="preserve"> fighting for </w:t>
      </w:r>
      <w:del w:id="216" w:author="Author">
        <w:r w:rsidRPr="00140A22">
          <w:rPr>
            <w:rFonts w:ascii="Trebuchet MS" w:hAnsi="Trebuchet MS"/>
            <w:noProof/>
            <w:u w:val="dotted"/>
          </w:rPr>
          <w:delText>YOU</w:delText>
        </w:r>
      </w:del>
      <w:ins w:id="217" w:author="Author">
        <w:r w:rsidRPr="00140A22">
          <w:rPr>
            <w:rFonts w:ascii="Trebuchet MS" w:hAnsi="Trebuchet MS"/>
            <w:noProof/>
          </w:rPr>
          <w:t>you</w:t>
        </w:r>
      </w:ins>
      <w:r w:rsidRPr="00140A22">
        <w:rPr>
          <w:rFonts w:ascii="Trebuchet MS" w:hAnsi="Trebuchet MS"/>
          <w:noProof/>
        </w:rPr>
        <w:t>.’</w:t>
      </w:r>
    </w:p>
    <w:p w:rsidR="00581424" w:rsidRPr="00140A22" w:rsidRDefault="00581424" w:rsidP="00581424">
      <w:pPr>
        <w:rPr>
          <w:rFonts w:ascii="Trebuchet MS" w:hAnsi="Trebuchet MS"/>
          <w:noProof/>
        </w:rPr>
      </w:pPr>
      <w:r w:rsidRPr="00140A22">
        <w:rPr>
          <w:rFonts w:ascii="Trebuchet MS" w:hAnsi="Trebuchet MS"/>
          <w:b/>
        </w:rPr>
        <w:t xml:space="preserve">3:23 </w:t>
      </w:r>
      <w:r w:rsidRPr="00140A22">
        <w:rPr>
          <w:rFonts w:ascii="Trebuchet MS" w:hAnsi="Trebuchet MS"/>
          <w:noProof/>
        </w:rPr>
        <w:t>“</w:t>
      </w:r>
      <w:del w:id="218" w:author="Author">
        <w:r w:rsidRPr="00140A22">
          <w:rPr>
            <w:rFonts w:ascii="Trebuchet MS" w:hAnsi="Trebuchet MS"/>
            <w:noProof/>
          </w:rPr>
          <w:delText>And</w:delText>
        </w:r>
      </w:del>
      <w:ins w:id="219" w:author="Author">
        <w:r w:rsidRPr="00140A22">
          <w:rPr>
            <w:rFonts w:ascii="Trebuchet MS" w:hAnsi="Trebuchet MS"/>
            <w:noProof/>
          </w:rPr>
          <w:t>At that time</w:t>
        </w:r>
      </w:ins>
      <w:r w:rsidRPr="00140A22">
        <w:rPr>
          <w:rFonts w:ascii="Trebuchet MS" w:hAnsi="Trebuchet MS"/>
          <w:noProof/>
        </w:rPr>
        <w:t xml:space="preserve"> I </w:t>
      </w:r>
      <w:del w:id="220" w:author="Author">
        <w:r w:rsidRPr="00140A22">
          <w:rPr>
            <w:rFonts w:ascii="Trebuchet MS" w:hAnsi="Trebuchet MS"/>
            <w:noProof/>
          </w:rPr>
          <w:delText>proceeded to implore favor from</w:delText>
        </w:r>
      </w:del>
      <w:ins w:id="221" w:author="Author">
        <w:r w:rsidRPr="00140A22">
          <w:rPr>
            <w:rFonts w:ascii="Trebuchet MS" w:hAnsi="Trebuchet MS"/>
            <w:noProof/>
          </w:rPr>
          <w:t>pleaded with</w:t>
        </w:r>
      </w:ins>
      <w:r w:rsidRPr="00140A22">
        <w:rPr>
          <w:rFonts w:ascii="Trebuchet MS" w:hAnsi="Trebuchet MS"/>
          <w:noProof/>
        </w:rPr>
        <w:t xml:space="preserve"> Jehovah</w:t>
      </w:r>
      <w:del w:id="222" w:author="Author">
        <w:r w:rsidRPr="00140A22">
          <w:rPr>
            <w:rFonts w:ascii="Trebuchet MS" w:hAnsi="Trebuchet MS"/>
            <w:noProof/>
          </w:rPr>
          <w:delText xml:space="preserve"> at that particular time</w:delText>
        </w:r>
      </w:del>
      <w:r w:rsidRPr="00140A22">
        <w:rPr>
          <w:rFonts w:ascii="Trebuchet MS" w:hAnsi="Trebuchet MS"/>
          <w:noProof/>
        </w:rPr>
        <w:t xml:space="preserve">, saying, </w:t>
      </w:r>
      <w:r w:rsidRPr="00140A22">
        <w:rPr>
          <w:rFonts w:ascii="Trebuchet MS" w:hAnsi="Trebuchet MS"/>
          <w:b/>
          <w:noProof/>
        </w:rPr>
        <w:t xml:space="preserve">3:24 </w:t>
      </w:r>
      <w:r w:rsidRPr="00140A22">
        <w:rPr>
          <w:rFonts w:ascii="Trebuchet MS" w:hAnsi="Trebuchet MS"/>
          <w:noProof/>
        </w:rPr>
        <w:t xml:space="preserve">‘O Sovereign Lord Jehovah, you </w:t>
      </w:r>
      <w:del w:id="223" w:author="Author">
        <w:r w:rsidRPr="00140A22">
          <w:rPr>
            <w:rFonts w:ascii="Trebuchet MS" w:hAnsi="Trebuchet MS"/>
            <w:noProof/>
          </w:rPr>
          <w:delText xml:space="preserve">yourself </w:delText>
        </w:r>
      </w:del>
      <w:r w:rsidRPr="00140A22">
        <w:rPr>
          <w:rFonts w:ascii="Trebuchet MS" w:hAnsi="Trebuchet MS"/>
          <w:noProof/>
        </w:rPr>
        <w:t xml:space="preserve">have </w:t>
      </w:r>
      <w:del w:id="224" w:author="Author">
        <w:r w:rsidRPr="00140A22">
          <w:rPr>
            <w:rFonts w:ascii="Trebuchet MS" w:hAnsi="Trebuchet MS"/>
            <w:noProof/>
          </w:rPr>
          <w:delText>started</w:delText>
        </w:r>
      </w:del>
      <w:ins w:id="225" w:author="Author">
        <w:r w:rsidRPr="00140A22">
          <w:rPr>
            <w:rFonts w:ascii="Trebuchet MS" w:hAnsi="Trebuchet MS"/>
            <w:noProof/>
          </w:rPr>
          <w:t>begun</w:t>
        </w:r>
      </w:ins>
      <w:r w:rsidRPr="00140A22">
        <w:rPr>
          <w:rFonts w:ascii="Trebuchet MS" w:hAnsi="Trebuchet MS"/>
          <w:noProof/>
        </w:rPr>
        <w:t xml:space="preserve"> to </w:t>
      </w:r>
      <w:del w:id="226" w:author="Author">
        <w:r w:rsidRPr="00140A22">
          <w:rPr>
            <w:rFonts w:ascii="Trebuchet MS" w:hAnsi="Trebuchet MS"/>
            <w:noProof/>
          </w:rPr>
          <w:delText>make</w:delText>
        </w:r>
      </w:del>
      <w:ins w:id="227" w:author="Author">
        <w:r w:rsidRPr="00140A22">
          <w:rPr>
            <w:rFonts w:ascii="Trebuchet MS" w:hAnsi="Trebuchet MS"/>
            <w:noProof/>
          </w:rPr>
          <w:t>show</w:t>
        </w:r>
      </w:ins>
      <w:r w:rsidRPr="00140A22">
        <w:rPr>
          <w:rFonts w:ascii="Trebuchet MS" w:hAnsi="Trebuchet MS"/>
          <w:noProof/>
        </w:rPr>
        <w:t xml:space="preserve"> your servant </w:t>
      </w:r>
      <w:del w:id="228" w:author="Author">
        <w:r w:rsidRPr="00140A22">
          <w:rPr>
            <w:rFonts w:ascii="Trebuchet MS" w:hAnsi="Trebuchet MS"/>
            <w:noProof/>
          </w:rPr>
          <w:delText xml:space="preserve">see </w:delText>
        </w:r>
      </w:del>
      <w:r w:rsidRPr="00140A22">
        <w:rPr>
          <w:rFonts w:ascii="Trebuchet MS" w:hAnsi="Trebuchet MS"/>
          <w:noProof/>
        </w:rPr>
        <w:t xml:space="preserve">your greatness and your </w:t>
      </w:r>
      <w:del w:id="229" w:author="Author">
        <w:r w:rsidRPr="00140A22">
          <w:rPr>
            <w:rFonts w:ascii="Trebuchet MS" w:hAnsi="Trebuchet MS"/>
            <w:noProof/>
          </w:rPr>
          <w:delText>strong</w:delText>
        </w:r>
      </w:del>
      <w:ins w:id="230" w:author="Author">
        <w:r w:rsidRPr="00140A22">
          <w:rPr>
            <w:rFonts w:ascii="Trebuchet MS" w:hAnsi="Trebuchet MS"/>
            <w:noProof/>
          </w:rPr>
          <w:t>mighty</w:t>
        </w:r>
      </w:ins>
      <w:r w:rsidRPr="00140A22">
        <w:rPr>
          <w:rFonts w:ascii="Trebuchet MS" w:hAnsi="Trebuchet MS"/>
          <w:noProof/>
        </w:rPr>
        <w:t xml:space="preserve"> arm, for </w:t>
      </w:r>
      <w:del w:id="231" w:author="Author">
        <w:r w:rsidRPr="00140A22">
          <w:rPr>
            <w:rFonts w:ascii="Trebuchet MS" w:hAnsi="Trebuchet MS"/>
            <w:noProof/>
          </w:rPr>
          <w:delText>who is a</w:delText>
        </w:r>
      </w:del>
      <w:ins w:id="232" w:author="Author">
        <w:r w:rsidRPr="00140A22">
          <w:rPr>
            <w:rFonts w:ascii="Trebuchet MS" w:hAnsi="Trebuchet MS"/>
            <w:noProof/>
          </w:rPr>
          <w:t>what</w:t>
        </w:r>
      </w:ins>
      <w:r w:rsidRPr="00140A22">
        <w:rPr>
          <w:rFonts w:ascii="Trebuchet MS" w:hAnsi="Trebuchet MS"/>
          <w:noProof/>
        </w:rPr>
        <w:t xml:space="preserve"> god in the heavens or on the earth </w:t>
      </w:r>
      <w:del w:id="233" w:author="Author">
        <w:r w:rsidRPr="00140A22">
          <w:rPr>
            <w:rFonts w:ascii="Trebuchet MS" w:hAnsi="Trebuchet MS"/>
            <w:noProof/>
          </w:rPr>
          <w:delText>that does</w:delText>
        </w:r>
      </w:del>
      <w:ins w:id="234" w:author="Author">
        <w:r w:rsidRPr="00140A22">
          <w:rPr>
            <w:rFonts w:ascii="Trebuchet MS" w:hAnsi="Trebuchet MS"/>
            <w:noProof/>
          </w:rPr>
          <w:t>performs such mighty</w:t>
        </w:r>
      </w:ins>
      <w:r w:rsidRPr="00140A22">
        <w:rPr>
          <w:rFonts w:ascii="Trebuchet MS" w:hAnsi="Trebuchet MS"/>
          <w:noProof/>
        </w:rPr>
        <w:t xml:space="preserve"> deeds </w:t>
      </w:r>
      <w:del w:id="235" w:author="Author">
        <w:r w:rsidRPr="00140A22">
          <w:rPr>
            <w:rFonts w:ascii="Trebuchet MS" w:hAnsi="Trebuchet MS"/>
            <w:noProof/>
          </w:rPr>
          <w:delText>like yours and mighty performances like yours</w:delText>
        </w:r>
      </w:del>
      <w:ins w:id="236" w:author="Author">
        <w:r w:rsidRPr="00140A22">
          <w:rPr>
            <w:rFonts w:ascii="Trebuchet MS" w:hAnsi="Trebuchet MS"/>
            <w:noProof/>
          </w:rPr>
          <w:t>as you</w:t>
        </w:r>
      </w:ins>
      <w:r w:rsidRPr="00140A22">
        <w:rPr>
          <w:rFonts w:ascii="Trebuchet MS" w:hAnsi="Trebuchet MS"/>
          <w:noProof/>
        </w:rPr>
        <w:t xml:space="preserve">? </w:t>
      </w:r>
      <w:r w:rsidRPr="00140A22">
        <w:rPr>
          <w:rFonts w:ascii="Trebuchet MS" w:hAnsi="Trebuchet MS"/>
          <w:b/>
          <w:noProof/>
        </w:rPr>
        <w:t xml:space="preserve">3:25 </w:t>
      </w:r>
      <w:del w:id="237" w:author="Author">
        <w:r w:rsidRPr="00140A22">
          <w:rPr>
            <w:rFonts w:ascii="Trebuchet MS" w:hAnsi="Trebuchet MS"/>
            <w:noProof/>
          </w:rPr>
          <w:delText>Let</w:delText>
        </w:r>
      </w:del>
      <w:ins w:id="238" w:author="Author">
        <w:r w:rsidRPr="00140A22">
          <w:rPr>
            <w:rFonts w:ascii="Trebuchet MS" w:hAnsi="Trebuchet MS"/>
            <w:noProof/>
          </w:rPr>
          <w:t>Please let</w:t>
        </w:r>
      </w:ins>
      <w:r w:rsidRPr="00140A22">
        <w:rPr>
          <w:rFonts w:ascii="Trebuchet MS" w:hAnsi="Trebuchet MS"/>
          <w:noProof/>
        </w:rPr>
        <w:t xml:space="preserve"> me pass over</w:t>
      </w:r>
      <w:del w:id="239" w:author="Author">
        <w:r w:rsidRPr="00140A22">
          <w:rPr>
            <w:rFonts w:ascii="Trebuchet MS" w:hAnsi="Trebuchet MS"/>
            <w:noProof/>
          </w:rPr>
          <w:delText>, please,</w:delText>
        </w:r>
      </w:del>
      <w:r w:rsidRPr="00140A22">
        <w:rPr>
          <w:rFonts w:ascii="Trebuchet MS" w:hAnsi="Trebuchet MS"/>
          <w:noProof/>
        </w:rPr>
        <w:t xml:space="preserve"> and see the good land that is across the Jordan, this good mountainous region and Leb′a·non.’ </w:t>
      </w:r>
      <w:r w:rsidRPr="00140A22">
        <w:rPr>
          <w:rFonts w:ascii="Trebuchet MS" w:hAnsi="Trebuchet MS"/>
          <w:b/>
          <w:noProof/>
        </w:rPr>
        <w:t xml:space="preserve">3:26 </w:t>
      </w:r>
      <w:del w:id="240" w:author="Author">
        <w:r w:rsidRPr="00140A22">
          <w:rPr>
            <w:rFonts w:ascii="Trebuchet MS" w:hAnsi="Trebuchet MS"/>
            <w:noProof/>
          </w:rPr>
          <w:delText>And</w:delText>
        </w:r>
      </w:del>
      <w:ins w:id="241" w:author="Author">
        <w:r w:rsidRPr="00140A22">
          <w:rPr>
            <w:rFonts w:ascii="Trebuchet MS" w:hAnsi="Trebuchet MS"/>
            <w:noProof/>
          </w:rPr>
          <w:t>But</w:t>
        </w:r>
      </w:ins>
      <w:r w:rsidRPr="00140A22">
        <w:rPr>
          <w:rFonts w:ascii="Trebuchet MS" w:hAnsi="Trebuchet MS"/>
          <w:noProof/>
        </w:rPr>
        <w:t xml:space="preserve"> Jehovah </w:t>
      </w:r>
      <w:del w:id="242" w:author="Author">
        <w:r w:rsidRPr="00140A22">
          <w:rPr>
            <w:rFonts w:ascii="Trebuchet MS" w:hAnsi="Trebuchet MS"/>
            <w:noProof/>
          </w:rPr>
          <w:delText>continued to be</w:delText>
        </w:r>
      </w:del>
      <w:ins w:id="243" w:author="Author">
        <w:r w:rsidRPr="00140A22">
          <w:rPr>
            <w:rFonts w:ascii="Trebuchet MS" w:hAnsi="Trebuchet MS"/>
            <w:noProof/>
          </w:rPr>
          <w:t>was still</w:t>
        </w:r>
      </w:ins>
      <w:r w:rsidRPr="00140A22">
        <w:rPr>
          <w:rFonts w:ascii="Trebuchet MS" w:hAnsi="Trebuchet MS"/>
          <w:noProof/>
        </w:rPr>
        <w:t xml:space="preserve"> furious </w:t>
      </w:r>
      <w:del w:id="244" w:author="Author">
        <w:r w:rsidRPr="00140A22">
          <w:rPr>
            <w:rFonts w:ascii="Trebuchet MS" w:hAnsi="Trebuchet MS"/>
            <w:noProof/>
          </w:rPr>
          <w:delText>against</w:delText>
        </w:r>
      </w:del>
      <w:ins w:id="245" w:author="Author">
        <w:r w:rsidRPr="00140A22">
          <w:rPr>
            <w:rFonts w:ascii="Trebuchet MS" w:hAnsi="Trebuchet MS"/>
            <w:noProof/>
          </w:rPr>
          <w:t>with</w:t>
        </w:r>
      </w:ins>
      <w:r w:rsidRPr="00140A22">
        <w:rPr>
          <w:rFonts w:ascii="Trebuchet MS" w:hAnsi="Trebuchet MS"/>
          <w:noProof/>
        </w:rPr>
        <w:t xml:space="preserve"> me </w:t>
      </w:r>
      <w:del w:id="246" w:author="Author">
        <w:r w:rsidRPr="00140A22">
          <w:rPr>
            <w:rFonts w:ascii="Trebuchet MS" w:hAnsi="Trebuchet MS"/>
            <w:noProof/>
          </w:rPr>
          <w:delText xml:space="preserve">on </w:delText>
        </w:r>
        <w:r w:rsidRPr="00140A22">
          <w:rPr>
            <w:rFonts w:ascii="Trebuchet MS" w:hAnsi="Trebuchet MS"/>
            <w:noProof/>
            <w:u w:val="dotted"/>
          </w:rPr>
          <w:delText>YOUR</w:delText>
        </w:r>
        <w:r w:rsidRPr="00140A22">
          <w:rPr>
            <w:rFonts w:ascii="Trebuchet MS" w:hAnsi="Trebuchet MS"/>
            <w:noProof/>
          </w:rPr>
          <w:delText xml:space="preserve"> account</w:delText>
        </w:r>
      </w:del>
      <w:ins w:id="247" w:author="Author">
        <w:r w:rsidRPr="00140A22">
          <w:rPr>
            <w:rFonts w:ascii="Trebuchet MS" w:hAnsi="Trebuchet MS"/>
            <w:noProof/>
          </w:rPr>
          <w:t>because of you,</w:t>
        </w:r>
      </w:ins>
      <w:r w:rsidRPr="00140A22">
        <w:rPr>
          <w:rFonts w:ascii="Trebuchet MS" w:hAnsi="Trebuchet MS"/>
          <w:noProof/>
        </w:rPr>
        <w:t xml:space="preserve"> and </w:t>
      </w:r>
      <w:del w:id="248" w:author="Author">
        <w:r w:rsidRPr="00140A22">
          <w:rPr>
            <w:rFonts w:ascii="Trebuchet MS" w:hAnsi="Trebuchet MS"/>
            <w:noProof/>
          </w:rPr>
          <w:delText>did</w:delText>
        </w:r>
      </w:del>
      <w:ins w:id="249" w:author="Author">
        <w:r w:rsidRPr="00140A22">
          <w:rPr>
            <w:rFonts w:ascii="Trebuchet MS" w:hAnsi="Trebuchet MS"/>
            <w:noProof/>
          </w:rPr>
          <w:t>he would</w:t>
        </w:r>
      </w:ins>
      <w:r w:rsidRPr="00140A22">
        <w:rPr>
          <w:rFonts w:ascii="Trebuchet MS" w:hAnsi="Trebuchet MS"/>
          <w:noProof/>
        </w:rPr>
        <w:t xml:space="preserve"> not listen to me</w:t>
      </w:r>
      <w:del w:id="250" w:author="Author">
        <w:r w:rsidRPr="00140A22">
          <w:rPr>
            <w:rFonts w:ascii="Trebuchet MS" w:hAnsi="Trebuchet MS"/>
            <w:noProof/>
          </w:rPr>
          <w:delText>; but</w:delText>
        </w:r>
      </w:del>
      <w:ins w:id="251" w:author="Author">
        <w:r w:rsidRPr="00140A22">
          <w:rPr>
            <w:rFonts w:ascii="Trebuchet MS" w:hAnsi="Trebuchet MS"/>
            <w:noProof/>
          </w:rPr>
          <w:t>. Rather,</w:t>
        </w:r>
      </w:ins>
      <w:r w:rsidRPr="00140A22">
        <w:rPr>
          <w:rFonts w:ascii="Trebuchet MS" w:hAnsi="Trebuchet MS"/>
          <w:noProof/>
        </w:rPr>
        <w:t xml:space="preserve"> Jehovah said to me, ‘</w:t>
      </w:r>
      <w:del w:id="252" w:author="Author">
        <w:r w:rsidRPr="00140A22">
          <w:rPr>
            <w:rFonts w:ascii="Trebuchet MS" w:hAnsi="Trebuchet MS"/>
            <w:noProof/>
          </w:rPr>
          <w:delText>That is enough of</w:delText>
        </w:r>
      </w:del>
      <w:ins w:id="253" w:author="Author">
        <w:r w:rsidRPr="00140A22">
          <w:rPr>
            <w:rFonts w:ascii="Trebuchet MS" w:hAnsi="Trebuchet MS"/>
            <w:noProof/>
          </w:rPr>
          <w:t>Enough from</w:t>
        </w:r>
      </w:ins>
      <w:r w:rsidRPr="00140A22">
        <w:rPr>
          <w:rFonts w:ascii="Trebuchet MS" w:hAnsi="Trebuchet MS"/>
          <w:noProof/>
        </w:rPr>
        <w:t xml:space="preserve"> you! Never speak to me </w:t>
      </w:r>
      <w:del w:id="254" w:author="Author">
        <w:r w:rsidRPr="00140A22">
          <w:rPr>
            <w:rFonts w:ascii="Trebuchet MS" w:hAnsi="Trebuchet MS"/>
            <w:noProof/>
          </w:rPr>
          <w:delText>further on</w:delText>
        </w:r>
      </w:del>
      <w:ins w:id="255" w:author="Author">
        <w:r w:rsidRPr="00140A22">
          <w:rPr>
            <w:rFonts w:ascii="Trebuchet MS" w:hAnsi="Trebuchet MS"/>
            <w:noProof/>
          </w:rPr>
          <w:t>again about</w:t>
        </w:r>
      </w:ins>
      <w:r w:rsidRPr="00140A22">
        <w:rPr>
          <w:rFonts w:ascii="Trebuchet MS" w:hAnsi="Trebuchet MS"/>
          <w:noProof/>
        </w:rPr>
        <w:t xml:space="preserve"> this matter. </w:t>
      </w:r>
      <w:r w:rsidRPr="00140A22">
        <w:rPr>
          <w:rFonts w:ascii="Trebuchet MS" w:hAnsi="Trebuchet MS"/>
          <w:b/>
          <w:noProof/>
        </w:rPr>
        <w:t xml:space="preserve">3:27 </w:t>
      </w:r>
      <w:r w:rsidRPr="00140A22">
        <w:rPr>
          <w:rFonts w:ascii="Trebuchet MS" w:hAnsi="Trebuchet MS"/>
          <w:noProof/>
        </w:rPr>
        <w:t>Go up to the top of Pis′gah</w:t>
      </w:r>
      <w:ins w:id="256" w:author="Author">
        <w:r w:rsidRPr="00140A22">
          <w:rPr>
            <w:rFonts w:ascii="Trebuchet MS" w:hAnsi="Trebuchet MS"/>
            <w:noProof/>
          </w:rPr>
          <w:t>,</w:t>
        </w:r>
      </w:ins>
      <w:r w:rsidRPr="00140A22">
        <w:rPr>
          <w:rFonts w:ascii="Trebuchet MS" w:hAnsi="Trebuchet MS"/>
          <w:noProof/>
        </w:rPr>
        <w:t xml:space="preserve"> and </w:t>
      </w:r>
      <w:del w:id="257" w:author="Author">
        <w:r w:rsidRPr="00140A22">
          <w:rPr>
            <w:rFonts w:ascii="Trebuchet MS" w:hAnsi="Trebuchet MS"/>
            <w:noProof/>
          </w:rPr>
          <w:delText>raise your eyes</w:delText>
        </w:r>
      </w:del>
      <w:ins w:id="258" w:author="Author">
        <w:r w:rsidRPr="00140A22">
          <w:rPr>
            <w:rFonts w:ascii="Trebuchet MS" w:hAnsi="Trebuchet MS"/>
            <w:noProof/>
          </w:rPr>
          <w:t>look</w:t>
        </w:r>
      </w:ins>
      <w:r w:rsidRPr="00140A22">
        <w:rPr>
          <w:rFonts w:ascii="Trebuchet MS" w:hAnsi="Trebuchet MS"/>
          <w:noProof/>
        </w:rPr>
        <w:t xml:space="preserve"> to the west and north and south and east and </w:t>
      </w:r>
      <w:del w:id="259" w:author="Author">
        <w:r w:rsidRPr="00140A22">
          <w:rPr>
            <w:rFonts w:ascii="Trebuchet MS" w:hAnsi="Trebuchet MS"/>
            <w:noProof/>
          </w:rPr>
          <w:delText>see</w:delText>
        </w:r>
      </w:del>
      <w:ins w:id="260" w:author="Author">
        <w:r w:rsidRPr="00140A22">
          <w:rPr>
            <w:rFonts w:ascii="Trebuchet MS" w:hAnsi="Trebuchet MS"/>
            <w:noProof/>
          </w:rPr>
          <w:t>view the land</w:t>
        </w:r>
      </w:ins>
      <w:r w:rsidRPr="00140A22">
        <w:rPr>
          <w:rFonts w:ascii="Trebuchet MS" w:hAnsi="Trebuchet MS"/>
          <w:noProof/>
        </w:rPr>
        <w:t xml:space="preserve"> with your eyes, for you will not </w:t>
      </w:r>
      <w:del w:id="261" w:author="Author">
        <w:r w:rsidRPr="00140A22">
          <w:rPr>
            <w:rFonts w:ascii="Trebuchet MS" w:hAnsi="Trebuchet MS"/>
            <w:noProof/>
          </w:rPr>
          <w:delText>pass</w:delText>
        </w:r>
      </w:del>
      <w:ins w:id="262" w:author="Author">
        <w:r w:rsidRPr="00140A22">
          <w:rPr>
            <w:rFonts w:ascii="Trebuchet MS" w:hAnsi="Trebuchet MS"/>
            <w:noProof/>
          </w:rPr>
          <w:t>cross</w:t>
        </w:r>
      </w:ins>
      <w:r w:rsidRPr="00140A22">
        <w:rPr>
          <w:rFonts w:ascii="Trebuchet MS" w:hAnsi="Trebuchet MS"/>
          <w:noProof/>
        </w:rPr>
        <w:t xml:space="preserve"> over this Jordan. </w:t>
      </w:r>
      <w:r w:rsidRPr="00140A22">
        <w:rPr>
          <w:rFonts w:ascii="Trebuchet MS" w:hAnsi="Trebuchet MS"/>
          <w:b/>
          <w:noProof/>
        </w:rPr>
        <w:t xml:space="preserve">3:28 </w:t>
      </w:r>
      <w:del w:id="263" w:author="Author">
        <w:r w:rsidRPr="00140A22">
          <w:rPr>
            <w:rFonts w:ascii="Trebuchet MS" w:hAnsi="Trebuchet MS"/>
            <w:noProof/>
          </w:rPr>
          <w:delText>And commission</w:delText>
        </w:r>
      </w:del>
      <w:ins w:id="264" w:author="Author">
        <w:r w:rsidRPr="00140A22">
          <w:rPr>
            <w:rFonts w:ascii="Trebuchet MS" w:hAnsi="Trebuchet MS"/>
            <w:noProof/>
          </w:rPr>
          <w:t>Commission</w:t>
        </w:r>
      </w:ins>
      <w:r w:rsidRPr="00140A22">
        <w:rPr>
          <w:rFonts w:ascii="Trebuchet MS" w:hAnsi="Trebuchet MS"/>
          <w:noProof/>
        </w:rPr>
        <w:t xml:space="preserve"> Joshua and encourage him and strengthen him, because he is the one </w:t>
      </w:r>
      <w:del w:id="265" w:author="Author">
        <w:r w:rsidRPr="00140A22">
          <w:rPr>
            <w:rFonts w:ascii="Trebuchet MS" w:hAnsi="Trebuchet MS"/>
            <w:noProof/>
          </w:rPr>
          <w:delText>to pass</w:delText>
        </w:r>
      </w:del>
      <w:ins w:id="266" w:author="Author">
        <w:r w:rsidRPr="00140A22">
          <w:rPr>
            <w:rFonts w:ascii="Trebuchet MS" w:hAnsi="Trebuchet MS"/>
            <w:noProof/>
          </w:rPr>
          <w:t>who will cross</w:t>
        </w:r>
      </w:ins>
      <w:r w:rsidRPr="00140A22">
        <w:rPr>
          <w:rFonts w:ascii="Trebuchet MS" w:hAnsi="Trebuchet MS"/>
          <w:noProof/>
        </w:rPr>
        <w:t xml:space="preserve"> over before this people and he is the one </w:t>
      </w:r>
      <w:del w:id="267" w:author="Author">
        <w:r w:rsidRPr="00140A22">
          <w:rPr>
            <w:rFonts w:ascii="Trebuchet MS" w:hAnsi="Trebuchet MS"/>
            <w:noProof/>
          </w:rPr>
          <w:delText>to</w:delText>
        </w:r>
      </w:del>
      <w:ins w:id="268" w:author="Author">
        <w:r w:rsidRPr="00140A22">
          <w:rPr>
            <w:rFonts w:ascii="Trebuchet MS" w:hAnsi="Trebuchet MS"/>
            <w:noProof/>
          </w:rPr>
          <w:t>who will</w:t>
        </w:r>
      </w:ins>
      <w:r w:rsidRPr="00140A22">
        <w:rPr>
          <w:rFonts w:ascii="Trebuchet MS" w:hAnsi="Trebuchet MS"/>
          <w:noProof/>
        </w:rPr>
        <w:t xml:space="preserve"> cause them to inherit the land that you will see.’ </w:t>
      </w:r>
      <w:r w:rsidRPr="00140A22">
        <w:rPr>
          <w:rFonts w:ascii="Trebuchet MS" w:hAnsi="Trebuchet MS"/>
          <w:b/>
          <w:noProof/>
        </w:rPr>
        <w:t xml:space="preserve">3:29 </w:t>
      </w:r>
      <w:r w:rsidRPr="00140A22">
        <w:rPr>
          <w:rFonts w:ascii="Trebuchet MS" w:hAnsi="Trebuchet MS"/>
          <w:noProof/>
        </w:rPr>
        <w:t xml:space="preserve">All this </w:t>
      </w:r>
      <w:ins w:id="269" w:author="Author">
        <w:r w:rsidRPr="00140A22">
          <w:rPr>
            <w:rFonts w:ascii="Trebuchet MS" w:hAnsi="Trebuchet MS"/>
            <w:noProof/>
          </w:rPr>
          <w:t xml:space="preserve">happened </w:t>
        </w:r>
      </w:ins>
      <w:r w:rsidRPr="00140A22">
        <w:rPr>
          <w:rFonts w:ascii="Trebuchet MS" w:hAnsi="Trebuchet MS"/>
          <w:noProof/>
        </w:rPr>
        <w:t>while we were dwelling in the valley in front of Beth-pe′or.</w:t>
      </w:r>
    </w:p>
    <w:p w:rsidR="00581424" w:rsidRPr="00140A22" w:rsidRDefault="00581424" w:rsidP="00581424">
      <w:pPr>
        <w:rPr>
          <w:rFonts w:ascii="Trebuchet MS" w:hAnsi="Trebuchet MS"/>
          <w:b/>
        </w:rPr>
      </w:pPr>
    </w:p>
    <w:p w:rsidR="00762BCB" w:rsidRPr="00581424" w:rsidRDefault="00762BCB" w:rsidP="00581424"/>
    <w:sectPr w:rsidR="00762BCB" w:rsidRPr="0058142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13EF" w:rsidRDefault="004C13EF">
      <w:r>
        <w:separator/>
      </w:r>
    </w:p>
  </w:endnote>
  <w:endnote w:type="continuationSeparator" w:id="0">
    <w:p w:rsidR="004C13EF" w:rsidRDefault="004C13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13EF" w:rsidRDefault="004C13EF">
      <w:r>
        <w:separator/>
      </w:r>
    </w:p>
  </w:footnote>
  <w:footnote w:type="continuationSeparator" w:id="0">
    <w:p w:rsidR="004C13EF" w:rsidRDefault="004C13EF">
      <w:r>
        <w:continuationSeparator/>
      </w:r>
    </w:p>
  </w:footnote>
  <w:footnote w:id="1">
    <w:p w:rsidR="00581424" w:rsidRPr="00140A22" w:rsidRDefault="00581424" w:rsidP="00140A22">
      <w:pPr>
        <w:pStyle w:val="FootnoteText"/>
        <w:spacing w:after="96"/>
        <w:ind w:firstLine="288"/>
        <w:rPr>
          <w:ins w:id="61" w:author="Author"/>
        </w:rPr>
      </w:pPr>
      <w:ins w:id="62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3:8 </w:t>
        </w:r>
        <w:r w:rsidRPr="00140A22">
          <w:t>Or “Wadi Arnon.”</w:t>
        </w:r>
      </w:ins>
    </w:p>
  </w:footnote>
  <w:footnote w:id="2">
    <w:p w:rsidR="00581424" w:rsidRPr="00140A22" w:rsidRDefault="00581424" w:rsidP="00140A22">
      <w:pPr>
        <w:pStyle w:val="FootnoteText"/>
        <w:spacing w:after="96"/>
        <w:ind w:firstLine="288"/>
        <w:rPr>
          <w:ins w:id="72" w:author="Author"/>
        </w:rPr>
      </w:pPr>
      <w:ins w:id="73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3:10 </w:t>
        </w:r>
        <w:r w:rsidRPr="00140A22">
          <w:t>Or “plateau.”</w:t>
        </w:r>
      </w:ins>
    </w:p>
  </w:footnote>
  <w:footnote w:id="3">
    <w:p w:rsidR="00581424" w:rsidRPr="00140A22" w:rsidRDefault="00581424" w:rsidP="00140A22">
      <w:pPr>
        <w:pStyle w:val="FootnoteText"/>
        <w:spacing w:after="96"/>
        <w:ind w:firstLine="288"/>
        <w:rPr>
          <w:ins w:id="85" w:author="Author"/>
        </w:rPr>
      </w:pPr>
      <w:ins w:id="86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3:11 </w:t>
        </w:r>
        <w:r w:rsidRPr="00140A22">
          <w:t>Or “sarcophagus; coffin.”</w:t>
        </w:r>
      </w:ins>
    </w:p>
  </w:footnote>
  <w:footnote w:id="4">
    <w:p w:rsidR="00581424" w:rsidRPr="00140A22" w:rsidRDefault="00581424" w:rsidP="00140A22">
      <w:pPr>
        <w:pStyle w:val="FootnoteText"/>
        <w:spacing w:after="96"/>
        <w:ind w:firstLine="288"/>
        <w:rPr>
          <w:ins w:id="91" w:author="Author"/>
        </w:rPr>
      </w:pPr>
      <w:ins w:id="92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3:11 </w:t>
        </w:r>
        <w:r w:rsidRPr="00140A22">
          <w:t>Or possibly, “black basalt.”</w:t>
        </w:r>
      </w:ins>
    </w:p>
  </w:footnote>
  <w:footnote w:id="5">
    <w:p w:rsidR="00581424" w:rsidRPr="00140A22" w:rsidRDefault="00581424" w:rsidP="00140A22">
      <w:pPr>
        <w:pStyle w:val="FootnoteText"/>
        <w:spacing w:after="96"/>
        <w:ind w:firstLine="288"/>
        <w:rPr>
          <w:ins w:id="100" w:author="Author"/>
        </w:rPr>
      </w:pPr>
      <w:ins w:id="101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3:11 </w:t>
        </w:r>
        <w:r w:rsidRPr="00140A22">
          <w:t>A cubit equaled 44.5 cm (17.5 in.). See App. B14.</w:t>
        </w:r>
      </w:ins>
    </w:p>
  </w:footnote>
  <w:footnote w:id="6">
    <w:p w:rsidR="00581424" w:rsidRPr="00140A22" w:rsidRDefault="00581424" w:rsidP="00140A22">
      <w:pPr>
        <w:pStyle w:val="FootnoteText"/>
        <w:spacing w:after="96"/>
        <w:ind w:firstLine="288"/>
        <w:rPr>
          <w:ins w:id="113" w:author="Author"/>
        </w:rPr>
      </w:pPr>
      <w:ins w:id="114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3:12 </w:t>
        </w:r>
        <w:r w:rsidRPr="00140A22">
          <w:t>Or “Wadi Arnon.”</w:t>
        </w:r>
      </w:ins>
    </w:p>
  </w:footnote>
  <w:footnote w:id="7">
    <w:p w:rsidR="00581424" w:rsidRPr="00140A22" w:rsidRDefault="00581424" w:rsidP="00140A22">
      <w:pPr>
        <w:pStyle w:val="FootnoteText"/>
        <w:spacing w:after="96"/>
        <w:ind w:firstLine="288"/>
        <w:rPr>
          <w:ins w:id="129" w:author="Author"/>
        </w:rPr>
      </w:pPr>
      <w:ins w:id="130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3:14 </w:t>
        </w:r>
        <w:r w:rsidRPr="00140A22">
          <w:t>Meaning “Tent Villages of Jair.”</w:t>
        </w:r>
      </w:ins>
    </w:p>
  </w:footnote>
  <w:footnote w:id="8">
    <w:p w:rsidR="00581424" w:rsidRPr="00140A22" w:rsidRDefault="00581424" w:rsidP="00140A22">
      <w:pPr>
        <w:pStyle w:val="FootnoteText"/>
        <w:spacing w:after="96"/>
        <w:ind w:firstLine="288"/>
        <w:rPr>
          <w:ins w:id="137" w:author="Author"/>
        </w:rPr>
      </w:pPr>
      <w:ins w:id="138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3:16 </w:t>
        </w:r>
        <w:r w:rsidRPr="00140A22">
          <w:t>Or “Wadi Arnon.”</w:t>
        </w:r>
      </w:ins>
    </w:p>
  </w:footnote>
  <w:footnote w:id="9">
    <w:p w:rsidR="00581424" w:rsidRPr="00140A22" w:rsidRDefault="00581424" w:rsidP="00140A22">
      <w:pPr>
        <w:pStyle w:val="FootnoteText"/>
        <w:spacing w:after="96"/>
        <w:ind w:firstLine="288"/>
        <w:rPr>
          <w:ins w:id="149" w:author="Author"/>
        </w:rPr>
      </w:pPr>
      <w:ins w:id="150" w:author="Author">
        <w:r w:rsidRPr="00140A22">
          <w:rPr>
            <w:rStyle w:val="FootnoteReference"/>
          </w:rPr>
          <w:footnoteRef/>
        </w:r>
        <w:r w:rsidRPr="00140A22">
          <w:t xml:space="preserve"> </w:t>
        </w:r>
        <w:r w:rsidRPr="00140A22">
          <w:rPr>
            <w:b/>
          </w:rPr>
          <w:t xml:space="preserve">3:17 </w:t>
        </w:r>
        <w:r w:rsidRPr="00140A22">
          <w:t>That is, the Dead Sea.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F5A74">
        <w:t>Deuteronomy Chapter 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F5A74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5A74">
      <w:rPr>
        <w:noProof/>
        <w:snapToGrid w:val="0"/>
      </w:rPr>
      <w:t>Deuteronomy 03.Revised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5F5A74">
        <w:t>Deuteronomy Chapter 3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F5A74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F5A74">
      <w:rPr>
        <w:noProof/>
        <w:snapToGrid w:val="0"/>
      </w:rPr>
      <w:t>Deuteronomy 03.Revised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F5A74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F5A74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F5A74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F5A74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EF"/>
    <w:rsid w:val="00245EDD"/>
    <w:rsid w:val="0026230D"/>
    <w:rsid w:val="002B524D"/>
    <w:rsid w:val="002C00A8"/>
    <w:rsid w:val="00310508"/>
    <w:rsid w:val="003B380B"/>
    <w:rsid w:val="004500A2"/>
    <w:rsid w:val="004B7393"/>
    <w:rsid w:val="004C13EF"/>
    <w:rsid w:val="004C5EB7"/>
    <w:rsid w:val="00581424"/>
    <w:rsid w:val="005D4494"/>
    <w:rsid w:val="005D65DB"/>
    <w:rsid w:val="005F29B7"/>
    <w:rsid w:val="005F5A74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749E124-2497-44D2-9195-1EE23D80241F}"/>
  <w:attachedTemplate r:id="R92bf3a75491749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8142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42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8142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92bf3a75491749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1122</ap:Words>
  <ap:Characters>4796</ap:Characters>
  <ap:Application>Microsoft Office Word</ap:Application>
  <ap:DocSecurity>0</ap:DocSecurity>
  <ap:Lines>77</ap:Lines>
  <ap:Paragraphs>9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5909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</dc:title>
  <dc:subject/>
  <dc:creator>Miriam Abela</dc:creator>
  <cp:keywords/>
  <dc:description/>
  <cp:lastModifiedBy>Abela, Miriam</cp:lastModifiedBy>
  <cp:revision>3</cp:revision>
  <dcterms:created xsi:type="dcterms:W3CDTF">2020-10-23T06:13:00Z</dcterms:created>
  <dcterms:modified xsi:type="dcterms:W3CDTF">2020-10-23T06:13:00Z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03.docx</vt:lpwstr>
  </property>
  <property fmtid="{D5CDD505-2E9C-101B-9397-08002B2CF9AE}" pid="9" name="_TranslationDocumentId">
    <vt:i4>19486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5003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