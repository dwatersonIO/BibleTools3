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53A" w:rsidRPr="00936F95" w:rsidRDefault="00E3453A" w:rsidP="00E3453A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936F95">
        <w:rPr>
          <w:rFonts w:ascii="Trebuchet MS" w:hAnsi="Trebuchet MS"/>
          <w:b/>
          <w:sz w:val="24"/>
        </w:rPr>
        <w:t xml:space="preserve">20:1 </w:t>
      </w:r>
      <w:r w:rsidRPr="00936F95">
        <w:rPr>
          <w:rFonts w:ascii="Trebuchet MS" w:hAnsi="Trebuchet MS"/>
          <w:noProof/>
          <w:sz w:val="24"/>
        </w:rPr>
        <w:t>“</w:t>
      </w:r>
      <w:del w:id="1" w:author="Author">
        <w:r w:rsidRPr="00936F95">
          <w:rPr>
            <w:rFonts w:ascii="Trebuchet MS" w:hAnsi="Trebuchet MS"/>
            <w:noProof/>
            <w:sz w:val="24"/>
          </w:rPr>
          <w:delText>In case</w:delText>
        </w:r>
      </w:del>
      <w:ins w:id="2" w:author="Author">
        <w:r w:rsidRPr="00936F95">
          <w:rPr>
            <w:rFonts w:ascii="Trebuchet MS" w:hAnsi="Trebuchet MS"/>
            <w:noProof/>
            <w:sz w:val="24"/>
          </w:rPr>
          <w:t>If</w:t>
        </w:r>
      </w:ins>
      <w:r w:rsidRPr="00936F95">
        <w:rPr>
          <w:rFonts w:ascii="Trebuchet MS" w:hAnsi="Trebuchet MS"/>
          <w:noProof/>
          <w:sz w:val="24"/>
        </w:rPr>
        <w:t xml:space="preserve"> you go </w:t>
      </w:r>
      <w:del w:id="3" w:author="Author">
        <w:r w:rsidRPr="00936F95">
          <w:rPr>
            <w:rFonts w:ascii="Trebuchet MS" w:hAnsi="Trebuchet MS"/>
            <w:noProof/>
            <w:sz w:val="24"/>
          </w:rPr>
          <w:delText xml:space="preserve">out </w:delText>
        </w:r>
      </w:del>
      <w:r w:rsidRPr="00936F95">
        <w:rPr>
          <w:rFonts w:ascii="Trebuchet MS" w:hAnsi="Trebuchet MS"/>
          <w:noProof/>
          <w:sz w:val="24"/>
        </w:rPr>
        <w:t xml:space="preserve">to </w:t>
      </w:r>
      <w:del w:id="4" w:author="Author">
        <w:r w:rsidRPr="00936F95">
          <w:rPr>
            <w:rFonts w:ascii="Trebuchet MS" w:hAnsi="Trebuchet MS"/>
            <w:noProof/>
            <w:sz w:val="24"/>
          </w:rPr>
          <w:delText>the battle</w:delText>
        </w:r>
      </w:del>
      <w:ins w:id="5" w:author="Author">
        <w:r w:rsidRPr="00936F95">
          <w:rPr>
            <w:rFonts w:ascii="Trebuchet MS" w:hAnsi="Trebuchet MS"/>
            <w:noProof/>
            <w:sz w:val="24"/>
          </w:rPr>
          <w:t>war</w:t>
        </w:r>
      </w:ins>
      <w:r w:rsidRPr="00936F95">
        <w:rPr>
          <w:rFonts w:ascii="Trebuchet MS" w:hAnsi="Trebuchet MS"/>
          <w:noProof/>
          <w:sz w:val="24"/>
        </w:rPr>
        <w:t xml:space="preserve"> against your enemies and you </w:t>
      </w:r>
      <w:del w:id="6" w:author="Author">
        <w:r w:rsidRPr="00936F95">
          <w:rPr>
            <w:rFonts w:ascii="Trebuchet MS" w:hAnsi="Trebuchet MS"/>
            <w:noProof/>
            <w:sz w:val="24"/>
          </w:rPr>
          <w:delText xml:space="preserve">actually </w:delText>
        </w:r>
      </w:del>
      <w:r w:rsidRPr="00936F95">
        <w:rPr>
          <w:rFonts w:ascii="Trebuchet MS" w:hAnsi="Trebuchet MS"/>
          <w:noProof/>
          <w:sz w:val="24"/>
        </w:rPr>
        <w:t xml:space="preserve">see </w:t>
      </w:r>
      <w:ins w:id="7" w:author="Author">
        <w:r w:rsidRPr="00936F95">
          <w:rPr>
            <w:rFonts w:ascii="Trebuchet MS" w:hAnsi="Trebuchet MS"/>
            <w:noProof/>
            <w:sz w:val="24"/>
          </w:rPr>
          <w:t xml:space="preserve">their </w:t>
        </w:r>
      </w:ins>
      <w:r w:rsidRPr="00936F95">
        <w:rPr>
          <w:rFonts w:ascii="Trebuchet MS" w:hAnsi="Trebuchet MS"/>
          <w:noProof/>
          <w:sz w:val="24"/>
        </w:rPr>
        <w:t xml:space="preserve">horses and </w:t>
      </w:r>
      <w:del w:id="8" w:author="Author">
        <w:r w:rsidRPr="00936F95">
          <w:rPr>
            <w:rFonts w:ascii="Trebuchet MS" w:hAnsi="Trebuchet MS"/>
            <w:noProof/>
            <w:sz w:val="24"/>
          </w:rPr>
          <w:delText xml:space="preserve">war </w:delText>
        </w:r>
      </w:del>
      <w:r w:rsidRPr="00936F95">
        <w:rPr>
          <w:rFonts w:ascii="Trebuchet MS" w:hAnsi="Trebuchet MS"/>
          <w:noProof/>
          <w:sz w:val="24"/>
        </w:rPr>
        <w:t>chariots</w:t>
      </w:r>
      <w:del w:id="9" w:author="Author">
        <w:r w:rsidRPr="00936F95">
          <w:rPr>
            <w:rFonts w:ascii="Trebuchet MS" w:hAnsi="Trebuchet MS"/>
            <w:noProof/>
            <w:sz w:val="24"/>
          </w:rPr>
          <w:delText>, a people more numerous than you, you must</w:delText>
        </w:r>
      </w:del>
      <w:ins w:id="10" w:author="Author">
        <w:r w:rsidRPr="00936F95">
          <w:rPr>
            <w:rFonts w:ascii="Trebuchet MS" w:hAnsi="Trebuchet MS"/>
            <w:noProof/>
            <w:sz w:val="24"/>
          </w:rPr>
          <w:t xml:space="preserve"> and troops that outnumber yours, do</w:t>
        </w:r>
      </w:ins>
      <w:r w:rsidRPr="00936F95">
        <w:rPr>
          <w:rFonts w:ascii="Trebuchet MS" w:hAnsi="Trebuchet MS"/>
          <w:noProof/>
          <w:sz w:val="24"/>
        </w:rPr>
        <w:t xml:space="preserve"> not be afraid of them</w:t>
      </w:r>
      <w:del w:id="11" w:author="Author">
        <w:r w:rsidRPr="00936F95">
          <w:rPr>
            <w:rFonts w:ascii="Trebuchet MS" w:hAnsi="Trebuchet MS"/>
            <w:noProof/>
            <w:sz w:val="24"/>
          </w:rPr>
          <w:delText>;</w:delText>
        </w:r>
      </w:del>
      <w:ins w:id="12" w:author="Author">
        <w:r w:rsidRPr="00936F95">
          <w:rPr>
            <w:rFonts w:ascii="Trebuchet MS" w:hAnsi="Trebuchet MS"/>
            <w:noProof/>
            <w:sz w:val="24"/>
          </w:rPr>
          <w:t>,</w:t>
        </w:r>
      </w:ins>
      <w:r w:rsidRPr="00936F95">
        <w:rPr>
          <w:rFonts w:ascii="Trebuchet MS" w:hAnsi="Trebuchet MS"/>
          <w:noProof/>
          <w:sz w:val="24"/>
        </w:rPr>
        <w:t xml:space="preserve"> for Jehovah your God </w:t>
      </w:r>
      <w:del w:id="13" w:author="Author">
        <w:r w:rsidRPr="00936F95">
          <w:rPr>
            <w:rFonts w:ascii="Trebuchet MS" w:hAnsi="Trebuchet MS"/>
            <w:noProof/>
            <w:sz w:val="24"/>
          </w:rPr>
          <w:delText xml:space="preserve">is with you, </w:delText>
        </w:r>
      </w:del>
      <w:r w:rsidRPr="00936F95">
        <w:rPr>
          <w:rFonts w:ascii="Trebuchet MS" w:hAnsi="Trebuchet MS"/>
          <w:noProof/>
          <w:sz w:val="24"/>
        </w:rPr>
        <w:t>who brought you up out of the land of Egypt</w:t>
      </w:r>
      <w:ins w:id="14" w:author="Author">
        <w:r w:rsidRPr="00936F95">
          <w:rPr>
            <w:rFonts w:ascii="Trebuchet MS" w:hAnsi="Trebuchet MS"/>
            <w:noProof/>
            <w:sz w:val="24"/>
          </w:rPr>
          <w:t xml:space="preserve"> is with you</w:t>
        </w:r>
      </w:ins>
      <w:r w:rsidRPr="00936F95">
        <w:rPr>
          <w:rFonts w:ascii="Trebuchet MS" w:hAnsi="Trebuchet MS"/>
          <w:noProof/>
          <w:sz w:val="24"/>
        </w:rPr>
        <w:t xml:space="preserve">. </w:t>
      </w:r>
      <w:r w:rsidRPr="00936F95">
        <w:rPr>
          <w:rFonts w:ascii="Trebuchet MS" w:hAnsi="Trebuchet MS"/>
          <w:b/>
          <w:noProof/>
          <w:sz w:val="24"/>
        </w:rPr>
        <w:t xml:space="preserve">20:2 </w:t>
      </w:r>
      <w:del w:id="15" w:author="Author">
        <w:r w:rsidRPr="00936F95">
          <w:rPr>
            <w:rFonts w:ascii="Trebuchet MS" w:hAnsi="Trebuchet MS"/>
            <w:noProof/>
            <w:sz w:val="24"/>
          </w:rPr>
          <w:delText xml:space="preserve">And it must occur that when </w:delText>
        </w:r>
        <w:r w:rsidRPr="00936F95">
          <w:rPr>
            <w:rFonts w:ascii="Trebuchet MS" w:hAnsi="Trebuchet MS"/>
            <w:noProof/>
            <w:sz w:val="24"/>
            <w:u w:val="dotted"/>
          </w:rPr>
          <w:delText>YOU</w:delText>
        </w:r>
        <w:r w:rsidRPr="00936F95">
          <w:rPr>
            <w:rFonts w:ascii="Trebuchet MS" w:hAnsi="Trebuchet MS"/>
            <w:noProof/>
            <w:sz w:val="24"/>
          </w:rPr>
          <w:delText xml:space="preserve"> have drawn near</w:delText>
        </w:r>
      </w:del>
      <w:ins w:id="16" w:author="Author">
        <w:r w:rsidRPr="00936F95">
          <w:rPr>
            <w:rFonts w:ascii="Trebuchet MS" w:hAnsi="Trebuchet MS"/>
            <w:noProof/>
            <w:sz w:val="24"/>
          </w:rPr>
          <w:t>When you are about</w:t>
        </w:r>
      </w:ins>
      <w:r w:rsidRPr="00936F95">
        <w:rPr>
          <w:rFonts w:ascii="Trebuchet MS" w:hAnsi="Trebuchet MS"/>
          <w:noProof/>
          <w:sz w:val="24"/>
        </w:rPr>
        <w:t xml:space="preserve"> to </w:t>
      </w:r>
      <w:del w:id="17" w:author="Author">
        <w:r w:rsidRPr="00936F95">
          <w:rPr>
            <w:rFonts w:ascii="Trebuchet MS" w:hAnsi="Trebuchet MS"/>
            <w:noProof/>
            <w:sz w:val="24"/>
          </w:rPr>
          <w:delText>the</w:delText>
        </w:r>
      </w:del>
      <w:ins w:id="18" w:author="Author">
        <w:r w:rsidRPr="00936F95">
          <w:rPr>
            <w:rFonts w:ascii="Trebuchet MS" w:hAnsi="Trebuchet MS"/>
            <w:noProof/>
            <w:sz w:val="24"/>
          </w:rPr>
          <w:t>go into</w:t>
        </w:r>
      </w:ins>
      <w:r w:rsidRPr="00936F95">
        <w:rPr>
          <w:rFonts w:ascii="Trebuchet MS" w:hAnsi="Trebuchet MS"/>
          <w:noProof/>
          <w:sz w:val="24"/>
        </w:rPr>
        <w:t xml:space="preserve"> battle, the priest </w:t>
      </w:r>
      <w:del w:id="19" w:author="Author">
        <w:r w:rsidRPr="00936F95">
          <w:rPr>
            <w:rFonts w:ascii="Trebuchet MS" w:hAnsi="Trebuchet MS"/>
            <w:noProof/>
            <w:sz w:val="24"/>
          </w:rPr>
          <w:delText>must also</w:delText>
        </w:r>
      </w:del>
      <w:ins w:id="20" w:author="Author">
        <w:r w:rsidRPr="00936F95">
          <w:rPr>
            <w:rFonts w:ascii="Trebuchet MS" w:hAnsi="Trebuchet MS"/>
            <w:noProof/>
            <w:sz w:val="24"/>
          </w:rPr>
          <w:t>should</w:t>
        </w:r>
      </w:ins>
      <w:r w:rsidRPr="00936F95">
        <w:rPr>
          <w:rFonts w:ascii="Trebuchet MS" w:hAnsi="Trebuchet MS"/>
          <w:noProof/>
          <w:sz w:val="24"/>
        </w:rPr>
        <w:t xml:space="preserve"> approach and </w:t>
      </w:r>
      <w:del w:id="21" w:author="Author">
        <w:r w:rsidRPr="00936F95">
          <w:rPr>
            <w:rFonts w:ascii="Trebuchet MS" w:hAnsi="Trebuchet MS"/>
            <w:noProof/>
            <w:sz w:val="24"/>
          </w:rPr>
          <w:delText>speak to</w:delText>
        </w:r>
      </w:del>
      <w:ins w:id="22" w:author="Author">
        <w:r w:rsidRPr="00936F95">
          <w:rPr>
            <w:rFonts w:ascii="Trebuchet MS" w:hAnsi="Trebuchet MS"/>
            <w:noProof/>
            <w:sz w:val="24"/>
          </w:rPr>
          <w:t>address</w:t>
        </w:r>
      </w:ins>
      <w:r w:rsidRPr="00936F95">
        <w:rPr>
          <w:rFonts w:ascii="Trebuchet MS" w:hAnsi="Trebuchet MS"/>
          <w:noProof/>
          <w:sz w:val="24"/>
        </w:rPr>
        <w:t xml:space="preserve"> the people. </w:t>
      </w:r>
      <w:r w:rsidRPr="00936F95">
        <w:rPr>
          <w:rFonts w:ascii="Trebuchet MS" w:hAnsi="Trebuchet MS"/>
          <w:b/>
          <w:noProof/>
          <w:sz w:val="24"/>
        </w:rPr>
        <w:t xml:space="preserve">20:3 </w:t>
      </w:r>
      <w:del w:id="23" w:author="Author">
        <w:r w:rsidRPr="00936F95">
          <w:rPr>
            <w:rFonts w:ascii="Trebuchet MS" w:hAnsi="Trebuchet MS"/>
            <w:noProof/>
            <w:sz w:val="24"/>
          </w:rPr>
          <w:delText xml:space="preserve">And he must say to </w:delText>
        </w:r>
      </w:del>
      <w:ins w:id="24" w:author="Author">
        <w:r w:rsidRPr="00936F95">
          <w:rPr>
            <w:rFonts w:ascii="Trebuchet MS" w:hAnsi="Trebuchet MS"/>
            <w:noProof/>
            <w:sz w:val="24"/>
          </w:rPr>
          <w:t xml:space="preserve">He should tell </w:t>
        </w:r>
      </w:ins>
      <w:r w:rsidRPr="00936F95">
        <w:rPr>
          <w:rFonts w:ascii="Trebuchet MS" w:hAnsi="Trebuchet MS"/>
          <w:noProof/>
          <w:sz w:val="24"/>
        </w:rPr>
        <w:t xml:space="preserve">them, ‘Hear, O Israel, </w:t>
      </w:r>
      <w:del w:id="25" w:author="Author">
        <w:r w:rsidRPr="00936F95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6" w:author="Author">
        <w:r w:rsidRPr="00936F95">
          <w:rPr>
            <w:rFonts w:ascii="Trebuchet MS" w:hAnsi="Trebuchet MS"/>
            <w:noProof/>
            <w:sz w:val="24"/>
          </w:rPr>
          <w:t>you</w:t>
        </w:r>
      </w:ins>
      <w:r w:rsidRPr="00936F95">
        <w:rPr>
          <w:rFonts w:ascii="Trebuchet MS" w:hAnsi="Trebuchet MS"/>
          <w:noProof/>
          <w:sz w:val="24"/>
        </w:rPr>
        <w:t xml:space="preserve"> are </w:t>
      </w:r>
      <w:del w:id="27" w:author="Author">
        <w:r w:rsidRPr="00936F95">
          <w:rPr>
            <w:rFonts w:ascii="Trebuchet MS" w:hAnsi="Trebuchet MS"/>
            <w:noProof/>
            <w:sz w:val="24"/>
          </w:rPr>
          <w:delText>drawing near today</w:delText>
        </w:r>
      </w:del>
      <w:ins w:id="28" w:author="Author">
        <w:r w:rsidRPr="00936F95">
          <w:rPr>
            <w:rFonts w:ascii="Trebuchet MS" w:hAnsi="Trebuchet MS"/>
            <w:noProof/>
            <w:sz w:val="24"/>
          </w:rPr>
          <w:t>about</w:t>
        </w:r>
      </w:ins>
      <w:r w:rsidRPr="00936F95">
        <w:rPr>
          <w:rFonts w:ascii="Trebuchet MS" w:hAnsi="Trebuchet MS"/>
          <w:noProof/>
          <w:sz w:val="24"/>
        </w:rPr>
        <w:t xml:space="preserve"> to </w:t>
      </w:r>
      <w:del w:id="29" w:author="Author">
        <w:r w:rsidRPr="00936F95">
          <w:rPr>
            <w:rFonts w:ascii="Trebuchet MS" w:hAnsi="Trebuchet MS"/>
            <w:noProof/>
            <w:sz w:val="24"/>
          </w:rPr>
          <w:delText>the</w:delText>
        </w:r>
      </w:del>
      <w:ins w:id="30" w:author="Author">
        <w:r w:rsidRPr="00936F95">
          <w:rPr>
            <w:rFonts w:ascii="Trebuchet MS" w:hAnsi="Trebuchet MS"/>
            <w:noProof/>
            <w:sz w:val="24"/>
          </w:rPr>
          <w:t>do</w:t>
        </w:r>
      </w:ins>
      <w:r w:rsidRPr="00936F95">
        <w:rPr>
          <w:rFonts w:ascii="Trebuchet MS" w:hAnsi="Trebuchet MS"/>
          <w:noProof/>
          <w:sz w:val="24"/>
        </w:rPr>
        <w:t xml:space="preserve"> battle </w:t>
      </w:r>
      <w:del w:id="31" w:author="Author">
        <w:r w:rsidRPr="00936F95">
          <w:rPr>
            <w:rFonts w:ascii="Trebuchet MS" w:hAnsi="Trebuchet MS"/>
            <w:noProof/>
            <w:sz w:val="24"/>
          </w:rPr>
          <w:delText xml:space="preserve">against </w:delText>
        </w:r>
        <w:r w:rsidRPr="00936F95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32" w:author="Author">
        <w:r w:rsidRPr="00936F95">
          <w:rPr>
            <w:rFonts w:ascii="Trebuchet MS" w:hAnsi="Trebuchet MS"/>
            <w:noProof/>
            <w:sz w:val="24"/>
          </w:rPr>
          <w:t>with your</w:t>
        </w:r>
      </w:ins>
      <w:r w:rsidRPr="00936F95">
        <w:rPr>
          <w:rFonts w:ascii="Trebuchet MS" w:hAnsi="Trebuchet MS"/>
          <w:noProof/>
          <w:sz w:val="24"/>
        </w:rPr>
        <w:t xml:space="preserve"> enemies. Do not </w:t>
      </w:r>
      <w:del w:id="33" w:author="Author">
        <w:r w:rsidRPr="00936F95">
          <w:rPr>
            <w:rFonts w:ascii="Trebuchet MS" w:hAnsi="Trebuchet MS"/>
            <w:noProof/>
            <w:sz w:val="24"/>
          </w:rPr>
          <w:delText xml:space="preserve">let </w:delText>
        </w:r>
        <w:r w:rsidRPr="00936F95">
          <w:rPr>
            <w:rFonts w:ascii="Trebuchet MS" w:hAnsi="Trebuchet MS"/>
            <w:noProof/>
            <w:sz w:val="24"/>
            <w:u w:val="dotted"/>
          </w:rPr>
          <w:delText>YOUR</w:delText>
        </w:r>
        <w:r w:rsidRPr="00936F95">
          <w:rPr>
            <w:rFonts w:ascii="Trebuchet MS" w:hAnsi="Trebuchet MS"/>
            <w:noProof/>
            <w:sz w:val="24"/>
          </w:rPr>
          <w:delText xml:space="preserve"> hearts </w:delText>
        </w:r>
      </w:del>
      <w:r w:rsidRPr="00936F95">
        <w:rPr>
          <w:rFonts w:ascii="Trebuchet MS" w:hAnsi="Trebuchet MS"/>
          <w:noProof/>
          <w:sz w:val="24"/>
        </w:rPr>
        <w:t xml:space="preserve">be </w:t>
      </w:r>
      <w:del w:id="34" w:author="Author">
        <w:r w:rsidRPr="00936F95">
          <w:rPr>
            <w:rFonts w:ascii="Trebuchet MS" w:hAnsi="Trebuchet MS"/>
            <w:noProof/>
            <w:sz w:val="24"/>
          </w:rPr>
          <w:delText>timid</w:delText>
        </w:r>
      </w:del>
      <w:ins w:id="35" w:author="Author">
        <w:r w:rsidRPr="00936F95">
          <w:rPr>
            <w:rFonts w:ascii="Trebuchet MS" w:hAnsi="Trebuchet MS"/>
            <w:noProof/>
            <w:sz w:val="24"/>
          </w:rPr>
          <w:t>fainthearted</w:t>
        </w:r>
      </w:ins>
      <w:r w:rsidRPr="00936F95">
        <w:rPr>
          <w:rFonts w:ascii="Trebuchet MS" w:hAnsi="Trebuchet MS"/>
          <w:noProof/>
          <w:sz w:val="24"/>
        </w:rPr>
        <w:t xml:space="preserve">. Do not be afraid </w:t>
      </w:r>
      <w:del w:id="36" w:author="Author">
        <w:r w:rsidRPr="00936F95">
          <w:rPr>
            <w:rFonts w:ascii="Trebuchet MS" w:hAnsi="Trebuchet MS"/>
            <w:noProof/>
            <w:sz w:val="24"/>
          </w:rPr>
          <w:delText xml:space="preserve">and run in panic </w:delText>
        </w:r>
      </w:del>
      <w:r w:rsidRPr="00936F95">
        <w:rPr>
          <w:rFonts w:ascii="Trebuchet MS" w:hAnsi="Trebuchet MS"/>
          <w:noProof/>
          <w:sz w:val="24"/>
        </w:rPr>
        <w:t xml:space="preserve">or </w:t>
      </w:r>
      <w:del w:id="37" w:author="Author">
        <w:r w:rsidRPr="00936F95">
          <w:rPr>
            <w:rFonts w:ascii="Trebuchet MS" w:hAnsi="Trebuchet MS"/>
            <w:noProof/>
            <w:sz w:val="24"/>
          </w:rPr>
          <w:delText>shudder</w:delText>
        </w:r>
      </w:del>
      <w:ins w:id="38" w:author="Author">
        <w:r w:rsidRPr="00936F95">
          <w:rPr>
            <w:rFonts w:ascii="Trebuchet MS" w:hAnsi="Trebuchet MS"/>
            <w:noProof/>
            <w:sz w:val="24"/>
          </w:rPr>
          <w:t>be terrified or tremble</w:t>
        </w:r>
      </w:ins>
      <w:r w:rsidRPr="00936F95">
        <w:rPr>
          <w:rFonts w:ascii="Trebuchet MS" w:hAnsi="Trebuchet MS"/>
          <w:noProof/>
          <w:sz w:val="24"/>
        </w:rPr>
        <w:t xml:space="preserve"> because of them, </w:t>
      </w:r>
      <w:r w:rsidRPr="00936F95">
        <w:rPr>
          <w:rFonts w:ascii="Trebuchet MS" w:hAnsi="Trebuchet MS"/>
          <w:b/>
          <w:noProof/>
          <w:sz w:val="24"/>
        </w:rPr>
        <w:t xml:space="preserve">20:4 </w:t>
      </w:r>
      <w:r w:rsidRPr="00936F95">
        <w:rPr>
          <w:rFonts w:ascii="Trebuchet MS" w:hAnsi="Trebuchet MS"/>
          <w:noProof/>
          <w:sz w:val="24"/>
        </w:rPr>
        <w:t xml:space="preserve">for Jehovah </w:t>
      </w:r>
      <w:del w:id="39" w:author="Author">
        <w:r w:rsidRPr="00936F95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40" w:author="Author">
        <w:r w:rsidRPr="00936F95">
          <w:rPr>
            <w:rFonts w:ascii="Trebuchet MS" w:hAnsi="Trebuchet MS"/>
            <w:noProof/>
            <w:sz w:val="24"/>
          </w:rPr>
          <w:t>your</w:t>
        </w:r>
      </w:ins>
      <w:r w:rsidRPr="00936F95">
        <w:rPr>
          <w:rFonts w:ascii="Trebuchet MS" w:hAnsi="Trebuchet MS"/>
          <w:noProof/>
          <w:sz w:val="24"/>
        </w:rPr>
        <w:t xml:space="preserve"> God is marching with </w:t>
      </w:r>
      <w:del w:id="41" w:author="Author">
        <w:r w:rsidRPr="00936F95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2" w:author="Author">
        <w:r w:rsidRPr="00936F95">
          <w:rPr>
            <w:rFonts w:ascii="Trebuchet MS" w:hAnsi="Trebuchet MS"/>
            <w:noProof/>
            <w:sz w:val="24"/>
          </w:rPr>
          <w:t>you</w:t>
        </w:r>
      </w:ins>
      <w:r w:rsidRPr="00936F95">
        <w:rPr>
          <w:rFonts w:ascii="Trebuchet MS" w:hAnsi="Trebuchet MS"/>
          <w:noProof/>
          <w:sz w:val="24"/>
        </w:rPr>
        <w:t xml:space="preserve"> to fight for </w:t>
      </w:r>
      <w:del w:id="43" w:author="Author">
        <w:r w:rsidRPr="00936F95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4" w:author="Author">
        <w:r w:rsidRPr="00936F95">
          <w:rPr>
            <w:rFonts w:ascii="Trebuchet MS" w:hAnsi="Trebuchet MS"/>
            <w:noProof/>
            <w:sz w:val="24"/>
          </w:rPr>
          <w:t>you</w:t>
        </w:r>
      </w:ins>
      <w:r w:rsidRPr="00936F95">
        <w:rPr>
          <w:rFonts w:ascii="Trebuchet MS" w:hAnsi="Trebuchet MS"/>
          <w:noProof/>
          <w:sz w:val="24"/>
        </w:rPr>
        <w:t xml:space="preserve"> against </w:t>
      </w:r>
      <w:del w:id="45" w:author="Author">
        <w:r w:rsidRPr="00936F95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46" w:author="Author">
        <w:r w:rsidRPr="00936F95">
          <w:rPr>
            <w:rFonts w:ascii="Trebuchet MS" w:hAnsi="Trebuchet MS"/>
            <w:noProof/>
            <w:sz w:val="24"/>
          </w:rPr>
          <w:t>your</w:t>
        </w:r>
      </w:ins>
      <w:r w:rsidRPr="00936F95">
        <w:rPr>
          <w:rFonts w:ascii="Trebuchet MS" w:hAnsi="Trebuchet MS"/>
          <w:noProof/>
          <w:sz w:val="24"/>
        </w:rPr>
        <w:t xml:space="preserve"> enemies </w:t>
      </w:r>
      <w:del w:id="47" w:author="Author">
        <w:r w:rsidRPr="00936F95">
          <w:rPr>
            <w:rFonts w:ascii="Trebuchet MS" w:hAnsi="Trebuchet MS"/>
            <w:noProof/>
            <w:sz w:val="24"/>
          </w:rPr>
          <w:delText>so as</w:delText>
        </w:r>
      </w:del>
      <w:ins w:id="48" w:author="Author">
        <w:r w:rsidRPr="00936F95">
          <w:rPr>
            <w:rFonts w:ascii="Trebuchet MS" w:hAnsi="Trebuchet MS"/>
            <w:noProof/>
            <w:sz w:val="24"/>
          </w:rPr>
          <w:t>and</w:t>
        </w:r>
      </w:ins>
      <w:r w:rsidRPr="00936F95">
        <w:rPr>
          <w:rFonts w:ascii="Trebuchet MS" w:hAnsi="Trebuchet MS"/>
          <w:noProof/>
          <w:sz w:val="24"/>
        </w:rPr>
        <w:t xml:space="preserve"> to save </w:t>
      </w:r>
      <w:del w:id="49" w:author="Author">
        <w:r w:rsidRPr="00936F95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50" w:author="Author">
        <w:r w:rsidRPr="00936F95">
          <w:rPr>
            <w:rFonts w:ascii="Trebuchet MS" w:hAnsi="Trebuchet MS"/>
            <w:noProof/>
            <w:sz w:val="24"/>
          </w:rPr>
          <w:t>you</w:t>
        </w:r>
      </w:ins>
      <w:r w:rsidRPr="00936F95">
        <w:rPr>
          <w:rFonts w:ascii="Trebuchet MS" w:hAnsi="Trebuchet MS"/>
          <w:noProof/>
          <w:sz w:val="24"/>
        </w:rPr>
        <w:t>.’</w:t>
      </w:r>
    </w:p>
    <w:p w:rsidR="00E3453A" w:rsidRPr="00936F95" w:rsidRDefault="00E3453A" w:rsidP="00E3453A">
      <w:pPr>
        <w:rPr>
          <w:rFonts w:ascii="Trebuchet MS" w:hAnsi="Trebuchet MS"/>
          <w:noProof/>
          <w:sz w:val="24"/>
        </w:rPr>
      </w:pPr>
      <w:r w:rsidRPr="00936F95">
        <w:rPr>
          <w:rFonts w:ascii="Trebuchet MS" w:hAnsi="Trebuchet MS"/>
          <w:b/>
          <w:sz w:val="24"/>
        </w:rPr>
        <w:t xml:space="preserve">20:5 </w:t>
      </w:r>
      <w:r w:rsidRPr="00936F95">
        <w:rPr>
          <w:rFonts w:ascii="Trebuchet MS" w:hAnsi="Trebuchet MS"/>
          <w:noProof/>
          <w:sz w:val="24"/>
        </w:rPr>
        <w:t xml:space="preserve">“The officers too </w:t>
      </w:r>
      <w:del w:id="51" w:author="Author">
        <w:r w:rsidRPr="00936F95">
          <w:rPr>
            <w:rFonts w:ascii="Trebuchet MS" w:hAnsi="Trebuchet MS"/>
            <w:noProof/>
            <w:sz w:val="24"/>
          </w:rPr>
          <w:delText>must speak to</w:delText>
        </w:r>
      </w:del>
      <w:ins w:id="52" w:author="Author">
        <w:r w:rsidRPr="00936F95">
          <w:rPr>
            <w:rFonts w:ascii="Trebuchet MS" w:hAnsi="Trebuchet MS"/>
            <w:noProof/>
            <w:sz w:val="24"/>
          </w:rPr>
          <w:t>should tell</w:t>
        </w:r>
      </w:ins>
      <w:r w:rsidRPr="00936F95">
        <w:rPr>
          <w:rFonts w:ascii="Trebuchet MS" w:hAnsi="Trebuchet MS"/>
          <w:noProof/>
          <w:sz w:val="24"/>
        </w:rPr>
        <w:t xml:space="preserve"> the people, </w:t>
      </w:r>
      <w:del w:id="53" w:author="Author">
        <w:r w:rsidRPr="00936F95">
          <w:rPr>
            <w:rFonts w:ascii="Trebuchet MS" w:hAnsi="Trebuchet MS"/>
            <w:noProof/>
            <w:sz w:val="24"/>
          </w:rPr>
          <w:delText xml:space="preserve">saying, </w:delText>
        </w:r>
      </w:del>
      <w:r w:rsidRPr="00936F95">
        <w:rPr>
          <w:rFonts w:ascii="Trebuchet MS" w:hAnsi="Trebuchet MS"/>
          <w:noProof/>
          <w:sz w:val="24"/>
        </w:rPr>
        <w:t>‘Who</w:t>
      </w:r>
      <w:del w:id="54" w:author="Author">
        <w:r w:rsidRPr="00936F95">
          <w:rPr>
            <w:rFonts w:ascii="Trebuchet MS" w:hAnsi="Trebuchet MS"/>
            <w:noProof/>
            <w:sz w:val="24"/>
          </w:rPr>
          <w:delText xml:space="preserve"> is the man that</w:delText>
        </w:r>
      </w:del>
      <w:r w:rsidRPr="00936F95">
        <w:rPr>
          <w:rFonts w:ascii="Trebuchet MS" w:hAnsi="Trebuchet MS"/>
          <w:noProof/>
          <w:sz w:val="24"/>
        </w:rPr>
        <w:t xml:space="preserve"> has built a new house and has not inaugurated it? Let him </w:t>
      </w:r>
      <w:del w:id="55" w:author="Author">
        <w:r w:rsidRPr="00936F95">
          <w:rPr>
            <w:rFonts w:ascii="Trebuchet MS" w:hAnsi="Trebuchet MS"/>
            <w:noProof/>
            <w:sz w:val="24"/>
          </w:rPr>
          <w:delText xml:space="preserve">go and </w:delText>
        </w:r>
      </w:del>
      <w:r w:rsidRPr="00936F95">
        <w:rPr>
          <w:rFonts w:ascii="Trebuchet MS" w:hAnsi="Trebuchet MS"/>
          <w:noProof/>
          <w:sz w:val="24"/>
        </w:rPr>
        <w:t>return to his house</w:t>
      </w:r>
      <w:del w:id="56" w:author="Author">
        <w:r w:rsidRPr="00936F95">
          <w:rPr>
            <w:rFonts w:ascii="Trebuchet MS" w:hAnsi="Trebuchet MS"/>
            <w:noProof/>
            <w:sz w:val="24"/>
          </w:rPr>
          <w:delText>, for fear</w:delText>
        </w:r>
      </w:del>
      <w:ins w:id="57" w:author="Author">
        <w:r w:rsidRPr="00936F95">
          <w:rPr>
            <w:rFonts w:ascii="Trebuchet MS" w:hAnsi="Trebuchet MS"/>
            <w:noProof/>
            <w:sz w:val="24"/>
          </w:rPr>
          <w:t>. Otherwise,</w:t>
        </w:r>
      </w:ins>
      <w:r w:rsidRPr="00936F95">
        <w:rPr>
          <w:rFonts w:ascii="Trebuchet MS" w:hAnsi="Trebuchet MS"/>
          <w:noProof/>
          <w:sz w:val="24"/>
        </w:rPr>
        <w:t xml:space="preserve"> he may die in the battle and another man </w:t>
      </w:r>
      <w:del w:id="58" w:author="Author">
        <w:r w:rsidRPr="00936F95">
          <w:rPr>
            <w:rFonts w:ascii="Trebuchet MS" w:hAnsi="Trebuchet MS"/>
            <w:noProof/>
            <w:sz w:val="24"/>
          </w:rPr>
          <w:delText>should</w:delText>
        </w:r>
      </w:del>
      <w:ins w:id="59" w:author="Author">
        <w:r w:rsidRPr="00936F95">
          <w:rPr>
            <w:rFonts w:ascii="Trebuchet MS" w:hAnsi="Trebuchet MS"/>
            <w:noProof/>
            <w:sz w:val="24"/>
          </w:rPr>
          <w:t>will</w:t>
        </w:r>
      </w:ins>
      <w:r w:rsidRPr="00936F95">
        <w:rPr>
          <w:rFonts w:ascii="Trebuchet MS" w:hAnsi="Trebuchet MS"/>
          <w:noProof/>
          <w:sz w:val="24"/>
        </w:rPr>
        <w:t xml:space="preserve"> inaugurate it. </w:t>
      </w:r>
      <w:r w:rsidRPr="00936F95">
        <w:rPr>
          <w:rFonts w:ascii="Trebuchet MS" w:hAnsi="Trebuchet MS"/>
          <w:b/>
          <w:noProof/>
          <w:sz w:val="24"/>
        </w:rPr>
        <w:t xml:space="preserve">20:6 </w:t>
      </w:r>
      <w:r w:rsidRPr="00936F95">
        <w:rPr>
          <w:rFonts w:ascii="Trebuchet MS" w:hAnsi="Trebuchet MS"/>
          <w:noProof/>
          <w:sz w:val="24"/>
        </w:rPr>
        <w:t xml:space="preserve">And who </w:t>
      </w:r>
      <w:del w:id="60" w:author="Author">
        <w:r w:rsidRPr="00936F95">
          <w:rPr>
            <w:rFonts w:ascii="Trebuchet MS" w:hAnsi="Trebuchet MS"/>
            <w:noProof/>
            <w:sz w:val="24"/>
          </w:rPr>
          <w:delText xml:space="preserve">is the man that </w:delText>
        </w:r>
      </w:del>
      <w:r w:rsidRPr="00936F95">
        <w:rPr>
          <w:rFonts w:ascii="Trebuchet MS" w:hAnsi="Trebuchet MS"/>
          <w:noProof/>
          <w:sz w:val="24"/>
        </w:rPr>
        <w:t>has planted a vineyard and not begun to use it? Let him go and return to his house</w:t>
      </w:r>
      <w:del w:id="61" w:author="Author">
        <w:r w:rsidRPr="00936F95">
          <w:rPr>
            <w:rFonts w:ascii="Trebuchet MS" w:hAnsi="Trebuchet MS"/>
            <w:noProof/>
            <w:sz w:val="24"/>
          </w:rPr>
          <w:delText>, for fear</w:delText>
        </w:r>
      </w:del>
      <w:ins w:id="62" w:author="Author">
        <w:r w:rsidRPr="00936F95">
          <w:rPr>
            <w:rFonts w:ascii="Trebuchet MS" w:hAnsi="Trebuchet MS"/>
            <w:noProof/>
            <w:sz w:val="24"/>
          </w:rPr>
          <w:t>. Otherwise,</w:t>
        </w:r>
      </w:ins>
      <w:r w:rsidRPr="00936F95">
        <w:rPr>
          <w:rFonts w:ascii="Trebuchet MS" w:hAnsi="Trebuchet MS"/>
          <w:noProof/>
          <w:sz w:val="24"/>
        </w:rPr>
        <w:t xml:space="preserve"> he may die in the battle and another man </w:t>
      </w:r>
      <w:del w:id="63" w:author="Author">
        <w:r w:rsidRPr="00936F95">
          <w:rPr>
            <w:rFonts w:ascii="Trebuchet MS" w:hAnsi="Trebuchet MS"/>
            <w:noProof/>
            <w:sz w:val="24"/>
          </w:rPr>
          <w:delText>should</w:delText>
        </w:r>
      </w:del>
      <w:ins w:id="64" w:author="Author">
        <w:r w:rsidRPr="00936F95">
          <w:rPr>
            <w:rFonts w:ascii="Trebuchet MS" w:hAnsi="Trebuchet MS"/>
            <w:noProof/>
            <w:sz w:val="24"/>
          </w:rPr>
          <w:t>will</w:t>
        </w:r>
      </w:ins>
      <w:r w:rsidRPr="00936F95">
        <w:rPr>
          <w:rFonts w:ascii="Trebuchet MS" w:hAnsi="Trebuchet MS"/>
          <w:noProof/>
          <w:sz w:val="24"/>
        </w:rPr>
        <w:t xml:space="preserve"> begin to use it. </w:t>
      </w:r>
      <w:r w:rsidRPr="00936F95">
        <w:rPr>
          <w:rFonts w:ascii="Trebuchet MS" w:hAnsi="Trebuchet MS"/>
          <w:b/>
          <w:noProof/>
          <w:sz w:val="24"/>
        </w:rPr>
        <w:t xml:space="preserve">20:7 </w:t>
      </w:r>
      <w:r w:rsidRPr="00936F95">
        <w:rPr>
          <w:rFonts w:ascii="Trebuchet MS" w:hAnsi="Trebuchet MS"/>
          <w:noProof/>
          <w:sz w:val="24"/>
        </w:rPr>
        <w:t xml:space="preserve">And who </w:t>
      </w:r>
      <w:del w:id="65" w:author="Author">
        <w:r w:rsidRPr="00936F95">
          <w:rPr>
            <w:rFonts w:ascii="Trebuchet MS" w:hAnsi="Trebuchet MS"/>
            <w:noProof/>
            <w:sz w:val="24"/>
          </w:rPr>
          <w:delText xml:space="preserve">is the man that </w:delText>
        </w:r>
      </w:del>
      <w:r w:rsidRPr="00936F95">
        <w:rPr>
          <w:rFonts w:ascii="Trebuchet MS" w:hAnsi="Trebuchet MS"/>
          <w:noProof/>
          <w:sz w:val="24"/>
        </w:rPr>
        <w:t xml:space="preserve">has become engaged to a woman and has not </w:t>
      </w:r>
      <w:del w:id="66" w:author="Author">
        <w:r w:rsidRPr="00936F95">
          <w:rPr>
            <w:rFonts w:ascii="Trebuchet MS" w:hAnsi="Trebuchet MS"/>
            <w:noProof/>
            <w:sz w:val="24"/>
          </w:rPr>
          <w:delText>taken</w:delText>
        </w:r>
      </w:del>
      <w:ins w:id="67" w:author="Author">
        <w:r w:rsidRPr="00936F95">
          <w:rPr>
            <w:rFonts w:ascii="Trebuchet MS" w:hAnsi="Trebuchet MS"/>
            <w:noProof/>
            <w:sz w:val="24"/>
          </w:rPr>
          <w:t>married</w:t>
        </w:r>
      </w:ins>
      <w:r w:rsidRPr="00936F95">
        <w:rPr>
          <w:rFonts w:ascii="Trebuchet MS" w:hAnsi="Trebuchet MS"/>
          <w:noProof/>
          <w:sz w:val="24"/>
        </w:rPr>
        <w:t xml:space="preserve"> her? Let him go and return to his house</w:t>
      </w:r>
      <w:del w:id="68" w:author="Author">
        <w:r w:rsidRPr="00936F95">
          <w:rPr>
            <w:rFonts w:ascii="Trebuchet MS" w:hAnsi="Trebuchet MS"/>
            <w:noProof/>
            <w:sz w:val="24"/>
          </w:rPr>
          <w:delText>, for fear</w:delText>
        </w:r>
      </w:del>
      <w:ins w:id="69" w:author="Author">
        <w:r w:rsidRPr="00936F95">
          <w:rPr>
            <w:rFonts w:ascii="Trebuchet MS" w:hAnsi="Trebuchet MS"/>
            <w:noProof/>
            <w:sz w:val="24"/>
          </w:rPr>
          <w:t>. Otherwise,</w:t>
        </w:r>
      </w:ins>
      <w:r w:rsidRPr="00936F95">
        <w:rPr>
          <w:rFonts w:ascii="Trebuchet MS" w:hAnsi="Trebuchet MS"/>
          <w:noProof/>
          <w:sz w:val="24"/>
        </w:rPr>
        <w:t xml:space="preserve"> he </w:t>
      </w:r>
      <w:del w:id="70" w:author="Author">
        <w:r w:rsidRPr="00936F95">
          <w:rPr>
            <w:rFonts w:ascii="Trebuchet MS" w:hAnsi="Trebuchet MS"/>
            <w:noProof/>
            <w:sz w:val="24"/>
          </w:rPr>
          <w:delText>may</w:delText>
        </w:r>
      </w:del>
      <w:ins w:id="71" w:author="Author">
        <w:r w:rsidRPr="00936F95">
          <w:rPr>
            <w:rFonts w:ascii="Trebuchet MS" w:hAnsi="Trebuchet MS"/>
            <w:noProof/>
            <w:sz w:val="24"/>
          </w:rPr>
          <w:t>might</w:t>
        </w:r>
      </w:ins>
      <w:r w:rsidRPr="00936F95">
        <w:rPr>
          <w:rFonts w:ascii="Trebuchet MS" w:hAnsi="Trebuchet MS"/>
          <w:noProof/>
          <w:sz w:val="24"/>
        </w:rPr>
        <w:t xml:space="preserve"> die in the battle and another man </w:t>
      </w:r>
      <w:del w:id="72" w:author="Author">
        <w:r w:rsidRPr="00936F95">
          <w:rPr>
            <w:rFonts w:ascii="Trebuchet MS" w:hAnsi="Trebuchet MS"/>
            <w:noProof/>
            <w:sz w:val="24"/>
          </w:rPr>
          <w:delText>should take</w:delText>
        </w:r>
      </w:del>
      <w:ins w:id="73" w:author="Author">
        <w:r w:rsidRPr="00936F95">
          <w:rPr>
            <w:rFonts w:ascii="Trebuchet MS" w:hAnsi="Trebuchet MS"/>
            <w:noProof/>
            <w:sz w:val="24"/>
          </w:rPr>
          <w:t>will marry</w:t>
        </w:r>
      </w:ins>
      <w:r w:rsidRPr="00936F95">
        <w:rPr>
          <w:rFonts w:ascii="Trebuchet MS" w:hAnsi="Trebuchet MS"/>
          <w:noProof/>
          <w:sz w:val="24"/>
        </w:rPr>
        <w:t xml:space="preserve"> her.’ </w:t>
      </w:r>
      <w:r w:rsidRPr="00936F95">
        <w:rPr>
          <w:rFonts w:ascii="Trebuchet MS" w:hAnsi="Trebuchet MS"/>
          <w:b/>
          <w:noProof/>
          <w:sz w:val="24"/>
        </w:rPr>
        <w:t xml:space="preserve">20:8 </w:t>
      </w:r>
      <w:del w:id="74" w:author="Author">
        <w:r w:rsidRPr="00936F95">
          <w:rPr>
            <w:rFonts w:ascii="Trebuchet MS" w:hAnsi="Trebuchet MS"/>
            <w:noProof/>
            <w:sz w:val="24"/>
          </w:rPr>
          <w:delText>And the</w:delText>
        </w:r>
      </w:del>
      <w:ins w:id="75" w:author="Author">
        <w:r w:rsidRPr="00936F95">
          <w:rPr>
            <w:rFonts w:ascii="Trebuchet MS" w:hAnsi="Trebuchet MS"/>
            <w:noProof/>
            <w:sz w:val="24"/>
          </w:rPr>
          <w:t>The</w:t>
        </w:r>
      </w:ins>
      <w:r w:rsidRPr="00936F95">
        <w:rPr>
          <w:rFonts w:ascii="Trebuchet MS" w:hAnsi="Trebuchet MS"/>
          <w:noProof/>
          <w:sz w:val="24"/>
        </w:rPr>
        <w:t xml:space="preserve"> officers </w:t>
      </w:r>
      <w:del w:id="76" w:author="Author">
        <w:r w:rsidRPr="00936F95">
          <w:rPr>
            <w:rFonts w:ascii="Trebuchet MS" w:hAnsi="Trebuchet MS"/>
            <w:noProof/>
            <w:sz w:val="24"/>
          </w:rPr>
          <w:delText>must speak further to</w:delText>
        </w:r>
      </w:del>
      <w:ins w:id="77" w:author="Author">
        <w:r w:rsidRPr="00936F95">
          <w:rPr>
            <w:rFonts w:ascii="Trebuchet MS" w:hAnsi="Trebuchet MS"/>
            <w:noProof/>
            <w:sz w:val="24"/>
          </w:rPr>
          <w:t>should also ask</w:t>
        </w:r>
      </w:ins>
      <w:r w:rsidRPr="00936F95">
        <w:rPr>
          <w:rFonts w:ascii="Trebuchet MS" w:hAnsi="Trebuchet MS"/>
          <w:noProof/>
          <w:sz w:val="24"/>
        </w:rPr>
        <w:t xml:space="preserve"> the people</w:t>
      </w:r>
      <w:del w:id="78" w:author="Author">
        <w:r w:rsidRPr="00936F95">
          <w:rPr>
            <w:rFonts w:ascii="Trebuchet MS" w:hAnsi="Trebuchet MS"/>
            <w:noProof/>
            <w:sz w:val="24"/>
          </w:rPr>
          <w:delText xml:space="preserve"> and say</w:delText>
        </w:r>
      </w:del>
      <w:r w:rsidRPr="00936F95">
        <w:rPr>
          <w:rFonts w:ascii="Trebuchet MS" w:hAnsi="Trebuchet MS"/>
          <w:noProof/>
          <w:sz w:val="24"/>
        </w:rPr>
        <w:t xml:space="preserve">, ‘Who is </w:t>
      </w:r>
      <w:del w:id="79" w:author="Author">
        <w:r w:rsidRPr="00936F95">
          <w:rPr>
            <w:rFonts w:ascii="Trebuchet MS" w:hAnsi="Trebuchet MS"/>
            <w:noProof/>
            <w:sz w:val="24"/>
          </w:rPr>
          <w:delText xml:space="preserve">the man that is </w:delText>
        </w:r>
      </w:del>
      <w:r w:rsidRPr="00936F95">
        <w:rPr>
          <w:rFonts w:ascii="Trebuchet MS" w:hAnsi="Trebuchet MS"/>
          <w:noProof/>
          <w:sz w:val="24"/>
        </w:rPr>
        <w:t xml:space="preserve">fearful and fainthearted? </w:t>
      </w:r>
      <w:del w:id="80" w:author="Author">
        <w:r w:rsidRPr="00936F95">
          <w:rPr>
            <w:rFonts w:ascii="Trebuchet MS" w:hAnsi="Trebuchet MS"/>
            <w:noProof/>
            <w:sz w:val="24"/>
          </w:rPr>
          <w:delText>Let him go and</w:delText>
        </w:r>
      </w:del>
      <w:ins w:id="81" w:author="Author">
        <w:r w:rsidRPr="00936F95">
          <w:rPr>
            <w:rFonts w:ascii="Trebuchet MS" w:hAnsi="Trebuchet MS"/>
            <w:noProof/>
            <w:sz w:val="24"/>
          </w:rPr>
          <w:t>He should</w:t>
        </w:r>
      </w:ins>
      <w:r w:rsidRPr="00936F95">
        <w:rPr>
          <w:rFonts w:ascii="Trebuchet MS" w:hAnsi="Trebuchet MS"/>
          <w:noProof/>
          <w:sz w:val="24"/>
        </w:rPr>
        <w:t xml:space="preserve"> return to his house, </w:t>
      </w:r>
      <w:ins w:id="82" w:author="Author">
        <w:r w:rsidRPr="00936F95">
          <w:rPr>
            <w:rFonts w:ascii="Trebuchet MS" w:hAnsi="Trebuchet MS"/>
            <w:noProof/>
            <w:sz w:val="24"/>
          </w:rPr>
          <w:t xml:space="preserve">so </w:t>
        </w:r>
      </w:ins>
      <w:r w:rsidRPr="00936F95">
        <w:rPr>
          <w:rFonts w:ascii="Trebuchet MS" w:hAnsi="Trebuchet MS"/>
          <w:noProof/>
          <w:sz w:val="24"/>
        </w:rPr>
        <w:t xml:space="preserve">that he may not cause </w:t>
      </w:r>
      <w:del w:id="83" w:author="Author">
        <w:r w:rsidRPr="00936F95">
          <w:rPr>
            <w:rFonts w:ascii="Trebuchet MS" w:hAnsi="Trebuchet MS"/>
            <w:noProof/>
            <w:sz w:val="24"/>
          </w:rPr>
          <w:delText xml:space="preserve">the hearts of </w:delText>
        </w:r>
      </w:del>
      <w:r w:rsidRPr="00936F95">
        <w:rPr>
          <w:rFonts w:ascii="Trebuchet MS" w:hAnsi="Trebuchet MS"/>
          <w:noProof/>
          <w:sz w:val="24"/>
        </w:rPr>
        <w:t xml:space="preserve">his brothers to </w:t>
      </w:r>
      <w:del w:id="84" w:author="Author">
        <w:r w:rsidRPr="00936F95">
          <w:rPr>
            <w:rFonts w:ascii="Trebuchet MS" w:hAnsi="Trebuchet MS"/>
            <w:noProof/>
            <w:sz w:val="24"/>
          </w:rPr>
          <w:delText>melt as his own</w:delText>
        </w:r>
      </w:del>
      <w:ins w:id="85" w:author="Author">
        <w:r w:rsidRPr="00936F95">
          <w:rPr>
            <w:rFonts w:ascii="Trebuchet MS" w:hAnsi="Trebuchet MS"/>
            <w:noProof/>
            <w:sz w:val="24"/>
          </w:rPr>
          <w:t>lose</w:t>
        </w:r>
      </w:ins>
      <w:r w:rsidRPr="00936F95">
        <w:rPr>
          <w:rFonts w:ascii="Trebuchet MS" w:hAnsi="Trebuchet MS"/>
          <w:noProof/>
          <w:sz w:val="24"/>
        </w:rPr>
        <w:t xml:space="preserve"> heart</w:t>
      </w:r>
      <w:ins w:id="86" w:author="Author">
        <w:r w:rsidRPr="00936F95">
          <w:rPr>
            <w:rFonts w:ascii="Trebuchet MS" w:hAnsi="Trebuchet MS"/>
            <w:noProof/>
            <w:sz w:val="24"/>
          </w:rPr>
          <w:t xml:space="preserve"> as he has</w:t>
        </w:r>
      </w:ins>
      <w:r w:rsidRPr="00936F95">
        <w:rPr>
          <w:rFonts w:ascii="Trebuchet MS" w:hAnsi="Trebuchet MS"/>
          <w:noProof/>
          <w:sz w:val="24"/>
        </w:rPr>
        <w:t>.’</w:t>
      </w:r>
      <w:ins w:id="87" w:author="Author">
        <w:r w:rsidRPr="00936F95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936F95">
        <w:rPr>
          <w:rFonts w:ascii="Trebuchet MS" w:hAnsi="Trebuchet MS"/>
          <w:noProof/>
          <w:sz w:val="24"/>
        </w:rPr>
        <w:t xml:space="preserve"> </w:t>
      </w:r>
      <w:r w:rsidRPr="00936F95">
        <w:rPr>
          <w:rFonts w:ascii="Trebuchet MS" w:hAnsi="Trebuchet MS"/>
          <w:b/>
          <w:noProof/>
          <w:sz w:val="24"/>
        </w:rPr>
        <w:t xml:space="preserve">20:9 </w:t>
      </w:r>
      <w:del w:id="90" w:author="Author">
        <w:r w:rsidRPr="00936F95">
          <w:rPr>
            <w:rFonts w:ascii="Trebuchet MS" w:hAnsi="Trebuchet MS"/>
            <w:noProof/>
            <w:sz w:val="24"/>
          </w:rPr>
          <w:delText>And it must occur that when</w:delText>
        </w:r>
      </w:del>
      <w:ins w:id="91" w:author="Author">
        <w:r w:rsidRPr="00936F95">
          <w:rPr>
            <w:rFonts w:ascii="Trebuchet MS" w:hAnsi="Trebuchet MS"/>
            <w:noProof/>
            <w:sz w:val="24"/>
          </w:rPr>
          <w:t>When</w:t>
        </w:r>
      </w:ins>
      <w:r w:rsidRPr="00936F95">
        <w:rPr>
          <w:rFonts w:ascii="Trebuchet MS" w:hAnsi="Trebuchet MS"/>
          <w:noProof/>
          <w:sz w:val="24"/>
        </w:rPr>
        <w:t xml:space="preserve"> the officers have finished speaking to the people, they </w:t>
      </w:r>
      <w:del w:id="92" w:author="Author">
        <w:r w:rsidRPr="00936F95">
          <w:rPr>
            <w:rFonts w:ascii="Trebuchet MS" w:hAnsi="Trebuchet MS"/>
            <w:noProof/>
            <w:sz w:val="24"/>
          </w:rPr>
          <w:delText>must also</w:delText>
        </w:r>
      </w:del>
      <w:ins w:id="93" w:author="Author">
        <w:r w:rsidRPr="00936F95">
          <w:rPr>
            <w:rFonts w:ascii="Trebuchet MS" w:hAnsi="Trebuchet MS"/>
            <w:noProof/>
            <w:sz w:val="24"/>
          </w:rPr>
          <w:t>should</w:t>
        </w:r>
      </w:ins>
      <w:r w:rsidRPr="00936F95">
        <w:rPr>
          <w:rFonts w:ascii="Trebuchet MS" w:hAnsi="Trebuchet MS"/>
          <w:noProof/>
          <w:sz w:val="24"/>
        </w:rPr>
        <w:t xml:space="preserve"> appoint chiefs of the armies </w:t>
      </w:r>
      <w:del w:id="94" w:author="Author">
        <w:r w:rsidRPr="00936F95">
          <w:rPr>
            <w:rFonts w:ascii="Trebuchet MS" w:hAnsi="Trebuchet MS"/>
            <w:noProof/>
            <w:sz w:val="24"/>
          </w:rPr>
          <w:delText>at the head of</w:delText>
        </w:r>
      </w:del>
      <w:ins w:id="95" w:author="Author">
        <w:r w:rsidRPr="00936F95">
          <w:rPr>
            <w:rFonts w:ascii="Trebuchet MS" w:hAnsi="Trebuchet MS"/>
            <w:noProof/>
            <w:sz w:val="24"/>
          </w:rPr>
          <w:t>to lead</w:t>
        </w:r>
      </w:ins>
      <w:r w:rsidRPr="00936F95">
        <w:rPr>
          <w:rFonts w:ascii="Trebuchet MS" w:hAnsi="Trebuchet MS"/>
          <w:noProof/>
          <w:sz w:val="24"/>
        </w:rPr>
        <w:t xml:space="preserve"> the people.</w:t>
      </w:r>
    </w:p>
    <w:p w:rsidR="00E3453A" w:rsidRPr="00936F95" w:rsidRDefault="00E3453A" w:rsidP="00E3453A">
      <w:pPr>
        <w:rPr>
          <w:rFonts w:ascii="Trebuchet MS" w:hAnsi="Trebuchet MS"/>
          <w:noProof/>
          <w:sz w:val="24"/>
        </w:rPr>
      </w:pPr>
      <w:r w:rsidRPr="00936F95">
        <w:rPr>
          <w:rFonts w:ascii="Trebuchet MS" w:hAnsi="Trebuchet MS"/>
          <w:b/>
          <w:sz w:val="24"/>
        </w:rPr>
        <w:t xml:space="preserve">20:10 </w:t>
      </w:r>
      <w:r w:rsidRPr="00936F95">
        <w:rPr>
          <w:rFonts w:ascii="Trebuchet MS" w:hAnsi="Trebuchet MS"/>
          <w:noProof/>
          <w:sz w:val="24"/>
        </w:rPr>
        <w:t>“</w:t>
      </w:r>
      <w:del w:id="96" w:author="Author">
        <w:r w:rsidRPr="00936F95">
          <w:rPr>
            <w:rFonts w:ascii="Trebuchet MS" w:hAnsi="Trebuchet MS"/>
            <w:noProof/>
            <w:sz w:val="24"/>
          </w:rPr>
          <w:delText>In case</w:delText>
        </w:r>
      </w:del>
      <w:ins w:id="97" w:author="Author">
        <w:r w:rsidRPr="00936F95">
          <w:rPr>
            <w:rFonts w:ascii="Trebuchet MS" w:hAnsi="Trebuchet MS"/>
            <w:noProof/>
            <w:sz w:val="24"/>
          </w:rPr>
          <w:t>If</w:t>
        </w:r>
      </w:ins>
      <w:r w:rsidRPr="00936F95">
        <w:rPr>
          <w:rFonts w:ascii="Trebuchet MS" w:hAnsi="Trebuchet MS"/>
          <w:noProof/>
          <w:sz w:val="24"/>
        </w:rPr>
        <w:t xml:space="preserve"> you </w:t>
      </w:r>
      <w:del w:id="98" w:author="Author">
        <w:r w:rsidRPr="00936F95">
          <w:rPr>
            <w:rFonts w:ascii="Trebuchet MS" w:hAnsi="Trebuchet MS"/>
            <w:noProof/>
            <w:sz w:val="24"/>
          </w:rPr>
          <w:delText>draw near to</w:delText>
        </w:r>
      </w:del>
      <w:ins w:id="99" w:author="Author">
        <w:r w:rsidRPr="00936F95">
          <w:rPr>
            <w:rFonts w:ascii="Trebuchet MS" w:hAnsi="Trebuchet MS"/>
            <w:noProof/>
            <w:sz w:val="24"/>
          </w:rPr>
          <w:t>approach</w:t>
        </w:r>
      </w:ins>
      <w:r w:rsidRPr="00936F95">
        <w:rPr>
          <w:rFonts w:ascii="Trebuchet MS" w:hAnsi="Trebuchet MS"/>
          <w:noProof/>
          <w:sz w:val="24"/>
        </w:rPr>
        <w:t xml:space="preserve"> a city to fight against it, you </w:t>
      </w:r>
      <w:del w:id="100" w:author="Author">
        <w:r w:rsidRPr="00936F95">
          <w:rPr>
            <w:rFonts w:ascii="Trebuchet MS" w:hAnsi="Trebuchet MS"/>
            <w:noProof/>
            <w:sz w:val="24"/>
          </w:rPr>
          <w:delText>must</w:delText>
        </w:r>
      </w:del>
      <w:ins w:id="101" w:author="Author">
        <w:r w:rsidRPr="00936F95">
          <w:rPr>
            <w:rFonts w:ascii="Trebuchet MS" w:hAnsi="Trebuchet MS"/>
            <w:noProof/>
            <w:sz w:val="24"/>
          </w:rPr>
          <w:t>should</w:t>
        </w:r>
      </w:ins>
      <w:r w:rsidRPr="00936F95">
        <w:rPr>
          <w:rFonts w:ascii="Trebuchet MS" w:hAnsi="Trebuchet MS"/>
          <w:noProof/>
          <w:sz w:val="24"/>
        </w:rPr>
        <w:t xml:space="preserve"> also announce to it terms of peace. </w:t>
      </w:r>
      <w:r w:rsidRPr="00936F95">
        <w:rPr>
          <w:rFonts w:ascii="Trebuchet MS" w:hAnsi="Trebuchet MS"/>
          <w:b/>
          <w:noProof/>
          <w:sz w:val="24"/>
        </w:rPr>
        <w:t xml:space="preserve">20:11 </w:t>
      </w:r>
      <w:del w:id="102" w:author="Author">
        <w:r w:rsidRPr="00936F95">
          <w:rPr>
            <w:rFonts w:ascii="Trebuchet MS" w:hAnsi="Trebuchet MS"/>
            <w:noProof/>
            <w:sz w:val="24"/>
          </w:rPr>
          <w:delText>And it must occur that if</w:delText>
        </w:r>
      </w:del>
      <w:ins w:id="103" w:author="Author">
        <w:r w:rsidRPr="00936F95">
          <w:rPr>
            <w:rFonts w:ascii="Trebuchet MS" w:hAnsi="Trebuchet MS"/>
            <w:noProof/>
            <w:sz w:val="24"/>
          </w:rPr>
          <w:t>If</w:t>
        </w:r>
      </w:ins>
      <w:r w:rsidRPr="00936F95">
        <w:rPr>
          <w:rFonts w:ascii="Trebuchet MS" w:hAnsi="Trebuchet MS"/>
          <w:noProof/>
          <w:sz w:val="24"/>
        </w:rPr>
        <w:t xml:space="preserve"> it gives a peaceful answer to you and </w:t>
      </w:r>
      <w:del w:id="104" w:author="Author">
        <w:r w:rsidRPr="00936F95">
          <w:rPr>
            <w:rFonts w:ascii="Trebuchet MS" w:hAnsi="Trebuchet MS"/>
            <w:noProof/>
            <w:sz w:val="24"/>
          </w:rPr>
          <w:delText>it has opened</w:delText>
        </w:r>
      </w:del>
      <w:ins w:id="105" w:author="Author">
        <w:r w:rsidRPr="00936F95">
          <w:rPr>
            <w:rFonts w:ascii="Trebuchet MS" w:hAnsi="Trebuchet MS"/>
            <w:noProof/>
            <w:sz w:val="24"/>
          </w:rPr>
          <w:t>opens</w:t>
        </w:r>
      </w:ins>
      <w:r w:rsidRPr="00936F95">
        <w:rPr>
          <w:rFonts w:ascii="Trebuchet MS" w:hAnsi="Trebuchet MS"/>
          <w:noProof/>
          <w:sz w:val="24"/>
        </w:rPr>
        <w:t xml:space="preserve"> up to you, </w:t>
      </w:r>
      <w:del w:id="106" w:author="Author">
        <w:r w:rsidRPr="00936F95">
          <w:rPr>
            <w:rFonts w:ascii="Trebuchet MS" w:hAnsi="Trebuchet MS"/>
            <w:noProof/>
            <w:sz w:val="24"/>
          </w:rPr>
          <w:delText xml:space="preserve">it must even </w:delText>
        </w:r>
        <w:r w:rsidRPr="00936F95">
          <w:rPr>
            <w:rFonts w:ascii="Trebuchet MS" w:hAnsi="Trebuchet MS"/>
            <w:noProof/>
            <w:sz w:val="24"/>
          </w:rPr>
          <w:lastRenderedPageBreak/>
          <w:delText xml:space="preserve">occur that </w:delText>
        </w:r>
      </w:del>
      <w:r w:rsidRPr="00936F95">
        <w:rPr>
          <w:rFonts w:ascii="Trebuchet MS" w:hAnsi="Trebuchet MS"/>
          <w:noProof/>
          <w:sz w:val="24"/>
        </w:rPr>
        <w:t xml:space="preserve">all the people found </w:t>
      </w:r>
      <w:del w:id="107" w:author="Author">
        <w:r w:rsidRPr="00936F95">
          <w:rPr>
            <w:rFonts w:ascii="Trebuchet MS" w:hAnsi="Trebuchet MS"/>
            <w:noProof/>
            <w:sz w:val="24"/>
          </w:rPr>
          <w:delText>in it should</w:delText>
        </w:r>
      </w:del>
      <w:ins w:id="108" w:author="Author">
        <w:r w:rsidRPr="00936F95">
          <w:rPr>
            <w:rFonts w:ascii="Trebuchet MS" w:hAnsi="Trebuchet MS"/>
            <w:noProof/>
            <w:sz w:val="24"/>
          </w:rPr>
          <w:t>there will</w:t>
        </w:r>
      </w:ins>
      <w:r w:rsidRPr="00936F95">
        <w:rPr>
          <w:rFonts w:ascii="Trebuchet MS" w:hAnsi="Trebuchet MS"/>
          <w:noProof/>
          <w:sz w:val="24"/>
        </w:rPr>
        <w:t xml:space="preserve"> become yours for forced labor, and they </w:t>
      </w:r>
      <w:del w:id="109" w:author="Author">
        <w:r w:rsidRPr="00936F95">
          <w:rPr>
            <w:rFonts w:ascii="Trebuchet MS" w:hAnsi="Trebuchet MS"/>
            <w:noProof/>
            <w:sz w:val="24"/>
          </w:rPr>
          <w:delText>must</w:delText>
        </w:r>
      </w:del>
      <w:ins w:id="110" w:author="Author">
        <w:r w:rsidRPr="00936F95">
          <w:rPr>
            <w:rFonts w:ascii="Trebuchet MS" w:hAnsi="Trebuchet MS"/>
            <w:noProof/>
            <w:sz w:val="24"/>
          </w:rPr>
          <w:t>will</w:t>
        </w:r>
      </w:ins>
      <w:r w:rsidRPr="00936F95">
        <w:rPr>
          <w:rFonts w:ascii="Trebuchet MS" w:hAnsi="Trebuchet MS"/>
          <w:noProof/>
          <w:sz w:val="24"/>
        </w:rPr>
        <w:t xml:space="preserve"> serve you. </w:t>
      </w:r>
      <w:r w:rsidRPr="00936F95">
        <w:rPr>
          <w:rFonts w:ascii="Trebuchet MS" w:hAnsi="Trebuchet MS"/>
          <w:b/>
          <w:noProof/>
          <w:sz w:val="24"/>
        </w:rPr>
        <w:t xml:space="preserve">20:12 </w:t>
      </w:r>
      <w:r w:rsidRPr="00936F95">
        <w:rPr>
          <w:rFonts w:ascii="Trebuchet MS" w:hAnsi="Trebuchet MS"/>
          <w:noProof/>
          <w:sz w:val="24"/>
        </w:rPr>
        <w:t xml:space="preserve">But if it </w:t>
      </w:r>
      <w:del w:id="111" w:author="Author">
        <w:r w:rsidRPr="00936F95">
          <w:rPr>
            <w:rFonts w:ascii="Trebuchet MS" w:hAnsi="Trebuchet MS"/>
            <w:noProof/>
            <w:sz w:val="24"/>
          </w:rPr>
          <w:delText>does not</w:delText>
        </w:r>
      </w:del>
      <w:ins w:id="112" w:author="Author">
        <w:r w:rsidRPr="00936F95">
          <w:rPr>
            <w:rFonts w:ascii="Trebuchet MS" w:hAnsi="Trebuchet MS"/>
            <w:noProof/>
            <w:sz w:val="24"/>
          </w:rPr>
          <w:t>refuses to</w:t>
        </w:r>
      </w:ins>
      <w:r w:rsidRPr="00936F95">
        <w:rPr>
          <w:rFonts w:ascii="Trebuchet MS" w:hAnsi="Trebuchet MS"/>
          <w:noProof/>
          <w:sz w:val="24"/>
        </w:rPr>
        <w:t xml:space="preserve"> make peace with you</w:t>
      </w:r>
      <w:del w:id="113" w:author="Author">
        <w:r w:rsidRPr="00936F95">
          <w:rPr>
            <w:rFonts w:ascii="Trebuchet MS" w:hAnsi="Trebuchet MS"/>
            <w:noProof/>
            <w:sz w:val="24"/>
          </w:rPr>
          <w:delText>,</w:delText>
        </w:r>
      </w:del>
      <w:r w:rsidRPr="00936F95">
        <w:rPr>
          <w:rFonts w:ascii="Trebuchet MS" w:hAnsi="Trebuchet MS"/>
          <w:noProof/>
          <w:sz w:val="24"/>
        </w:rPr>
        <w:t xml:space="preserve"> and </w:t>
      </w:r>
      <w:del w:id="114" w:author="Author">
        <w:r w:rsidRPr="00936F95">
          <w:rPr>
            <w:rFonts w:ascii="Trebuchet MS" w:hAnsi="Trebuchet MS"/>
            <w:noProof/>
            <w:sz w:val="24"/>
          </w:rPr>
          <w:delText>it actually makes</w:delText>
        </w:r>
      </w:del>
      <w:ins w:id="115" w:author="Author">
        <w:r w:rsidRPr="00936F95">
          <w:rPr>
            <w:rFonts w:ascii="Trebuchet MS" w:hAnsi="Trebuchet MS"/>
            <w:noProof/>
            <w:sz w:val="24"/>
          </w:rPr>
          <w:t>instead goes to</w:t>
        </w:r>
      </w:ins>
      <w:r w:rsidRPr="00936F95">
        <w:rPr>
          <w:rFonts w:ascii="Trebuchet MS" w:hAnsi="Trebuchet MS"/>
          <w:noProof/>
          <w:sz w:val="24"/>
        </w:rPr>
        <w:t xml:space="preserve"> war with you</w:t>
      </w:r>
      <w:del w:id="116" w:author="Author">
        <w:r w:rsidRPr="00936F95">
          <w:rPr>
            <w:rFonts w:ascii="Trebuchet MS" w:hAnsi="Trebuchet MS"/>
            <w:noProof/>
            <w:sz w:val="24"/>
          </w:rPr>
          <w:delText xml:space="preserve"> and</w:delText>
        </w:r>
      </w:del>
      <w:ins w:id="117" w:author="Author">
        <w:r w:rsidRPr="00936F95">
          <w:rPr>
            <w:rFonts w:ascii="Trebuchet MS" w:hAnsi="Trebuchet MS"/>
            <w:noProof/>
            <w:sz w:val="24"/>
          </w:rPr>
          <w:t>,</w:t>
        </w:r>
      </w:ins>
      <w:r w:rsidRPr="00936F95">
        <w:rPr>
          <w:rFonts w:ascii="Trebuchet MS" w:hAnsi="Trebuchet MS"/>
          <w:noProof/>
          <w:sz w:val="24"/>
        </w:rPr>
        <w:t xml:space="preserve"> you </w:t>
      </w:r>
      <w:del w:id="118" w:author="Author">
        <w:r w:rsidRPr="00936F95">
          <w:rPr>
            <w:rFonts w:ascii="Trebuchet MS" w:hAnsi="Trebuchet MS"/>
            <w:noProof/>
            <w:sz w:val="24"/>
          </w:rPr>
          <w:delText>have to</w:delText>
        </w:r>
      </w:del>
      <w:ins w:id="119" w:author="Author">
        <w:r w:rsidRPr="00936F95">
          <w:rPr>
            <w:rFonts w:ascii="Trebuchet MS" w:hAnsi="Trebuchet MS"/>
            <w:noProof/>
            <w:sz w:val="24"/>
          </w:rPr>
          <w:t>should</w:t>
        </w:r>
      </w:ins>
      <w:r w:rsidRPr="00936F95">
        <w:rPr>
          <w:rFonts w:ascii="Trebuchet MS" w:hAnsi="Trebuchet MS"/>
          <w:noProof/>
          <w:sz w:val="24"/>
        </w:rPr>
        <w:t xml:space="preserve"> besiege it, </w:t>
      </w:r>
      <w:r w:rsidRPr="00936F95">
        <w:rPr>
          <w:rFonts w:ascii="Trebuchet MS" w:hAnsi="Trebuchet MS"/>
          <w:b/>
          <w:noProof/>
          <w:sz w:val="24"/>
        </w:rPr>
        <w:t xml:space="preserve">20:13 </w:t>
      </w:r>
      <w:ins w:id="120" w:author="Author">
        <w:r w:rsidRPr="00936F95">
          <w:rPr>
            <w:rFonts w:ascii="Trebuchet MS" w:hAnsi="Trebuchet MS"/>
            <w:noProof/>
            <w:sz w:val="24"/>
          </w:rPr>
          <w:t xml:space="preserve">and </w:t>
        </w:r>
      </w:ins>
      <w:r w:rsidRPr="00936F95">
        <w:rPr>
          <w:rFonts w:ascii="Trebuchet MS" w:hAnsi="Trebuchet MS"/>
          <w:noProof/>
          <w:sz w:val="24"/>
        </w:rPr>
        <w:t xml:space="preserve">Jehovah your God </w:t>
      </w:r>
      <w:del w:id="121" w:author="Author">
        <w:r w:rsidRPr="00936F95">
          <w:rPr>
            <w:rFonts w:ascii="Trebuchet MS" w:hAnsi="Trebuchet MS"/>
            <w:noProof/>
            <w:sz w:val="24"/>
          </w:rPr>
          <w:delText xml:space="preserve">also </w:delText>
        </w:r>
      </w:del>
      <w:r w:rsidRPr="00936F95">
        <w:rPr>
          <w:rFonts w:ascii="Trebuchet MS" w:hAnsi="Trebuchet MS"/>
          <w:noProof/>
          <w:sz w:val="24"/>
        </w:rPr>
        <w:t xml:space="preserve">will certainly give it into your hand, and you must strike </w:t>
      </w:r>
      <w:ins w:id="122" w:author="Author">
        <w:r w:rsidRPr="00936F95">
          <w:rPr>
            <w:rFonts w:ascii="Trebuchet MS" w:hAnsi="Trebuchet MS"/>
            <w:noProof/>
            <w:sz w:val="24"/>
          </w:rPr>
          <w:t xml:space="preserve">down </w:t>
        </w:r>
      </w:ins>
      <w:r w:rsidRPr="00936F95">
        <w:rPr>
          <w:rFonts w:ascii="Trebuchet MS" w:hAnsi="Trebuchet MS"/>
          <w:noProof/>
          <w:sz w:val="24"/>
        </w:rPr>
        <w:t xml:space="preserve">every male in it with the </w:t>
      </w:r>
      <w:del w:id="123" w:author="Author">
        <w:r w:rsidRPr="00936F95">
          <w:rPr>
            <w:rFonts w:ascii="Trebuchet MS" w:hAnsi="Trebuchet MS"/>
            <w:noProof/>
            <w:sz w:val="24"/>
          </w:rPr>
          <w:delText xml:space="preserve">edge of the </w:delText>
        </w:r>
      </w:del>
      <w:r w:rsidRPr="00936F95">
        <w:rPr>
          <w:rFonts w:ascii="Trebuchet MS" w:hAnsi="Trebuchet MS"/>
          <w:noProof/>
          <w:sz w:val="24"/>
        </w:rPr>
        <w:t xml:space="preserve">sword. </w:t>
      </w:r>
      <w:r w:rsidRPr="00936F95">
        <w:rPr>
          <w:rFonts w:ascii="Trebuchet MS" w:hAnsi="Trebuchet MS"/>
          <w:b/>
          <w:noProof/>
          <w:sz w:val="24"/>
        </w:rPr>
        <w:t xml:space="preserve">20:14 </w:t>
      </w:r>
      <w:del w:id="124" w:author="Author">
        <w:r w:rsidRPr="00936F95">
          <w:rPr>
            <w:rFonts w:ascii="Trebuchet MS" w:hAnsi="Trebuchet MS"/>
            <w:noProof/>
            <w:sz w:val="24"/>
          </w:rPr>
          <w:delText>Only</w:delText>
        </w:r>
      </w:del>
      <w:ins w:id="125" w:author="Author">
        <w:r w:rsidRPr="00936F95">
          <w:rPr>
            <w:rFonts w:ascii="Trebuchet MS" w:hAnsi="Trebuchet MS"/>
            <w:noProof/>
            <w:sz w:val="24"/>
          </w:rPr>
          <w:t>However,</w:t>
        </w:r>
      </w:ins>
      <w:r w:rsidRPr="00936F95">
        <w:rPr>
          <w:rFonts w:ascii="Trebuchet MS" w:hAnsi="Trebuchet MS"/>
          <w:noProof/>
          <w:sz w:val="24"/>
        </w:rPr>
        <w:t xml:space="preserve"> the women</w:t>
      </w:r>
      <w:del w:id="126" w:author="Author">
        <w:r w:rsidRPr="00936F95">
          <w:rPr>
            <w:rFonts w:ascii="Trebuchet MS" w:hAnsi="Trebuchet MS"/>
            <w:noProof/>
            <w:sz w:val="24"/>
          </w:rPr>
          <w:delText xml:space="preserve"> and</w:delText>
        </w:r>
      </w:del>
      <w:ins w:id="127" w:author="Author">
        <w:r w:rsidRPr="00936F95">
          <w:rPr>
            <w:rFonts w:ascii="Trebuchet MS" w:hAnsi="Trebuchet MS"/>
            <w:noProof/>
            <w:sz w:val="24"/>
          </w:rPr>
          <w:t>,</w:t>
        </w:r>
      </w:ins>
      <w:r w:rsidRPr="00936F95">
        <w:rPr>
          <w:rFonts w:ascii="Trebuchet MS" w:hAnsi="Trebuchet MS"/>
          <w:noProof/>
          <w:sz w:val="24"/>
        </w:rPr>
        <w:t xml:space="preserve"> the </w:t>
      </w:r>
      <w:del w:id="128" w:author="Author">
        <w:r w:rsidRPr="00936F95">
          <w:rPr>
            <w:rFonts w:ascii="Trebuchet MS" w:hAnsi="Trebuchet MS"/>
            <w:noProof/>
            <w:sz w:val="24"/>
          </w:rPr>
          <w:delText xml:space="preserve">little </w:delText>
        </w:r>
      </w:del>
      <w:r w:rsidRPr="00936F95">
        <w:rPr>
          <w:rFonts w:ascii="Trebuchet MS" w:hAnsi="Trebuchet MS"/>
          <w:noProof/>
          <w:sz w:val="24"/>
        </w:rPr>
        <w:t>children</w:t>
      </w:r>
      <w:del w:id="129" w:author="Author">
        <w:r w:rsidRPr="00936F95">
          <w:rPr>
            <w:rFonts w:ascii="Trebuchet MS" w:hAnsi="Trebuchet MS"/>
            <w:noProof/>
            <w:sz w:val="24"/>
          </w:rPr>
          <w:delText xml:space="preserve"> and</w:delText>
        </w:r>
      </w:del>
      <w:ins w:id="130" w:author="Author">
        <w:r w:rsidRPr="00936F95">
          <w:rPr>
            <w:rFonts w:ascii="Trebuchet MS" w:hAnsi="Trebuchet MS"/>
            <w:noProof/>
            <w:sz w:val="24"/>
          </w:rPr>
          <w:t>,</w:t>
        </w:r>
      </w:ins>
      <w:r w:rsidRPr="00936F95">
        <w:rPr>
          <w:rFonts w:ascii="Trebuchet MS" w:hAnsi="Trebuchet MS"/>
          <w:noProof/>
          <w:sz w:val="24"/>
        </w:rPr>
        <w:t xml:space="preserve"> the </w:t>
      </w:r>
      <w:del w:id="131" w:author="Author">
        <w:r w:rsidRPr="00936F95">
          <w:rPr>
            <w:rFonts w:ascii="Trebuchet MS" w:hAnsi="Trebuchet MS"/>
            <w:noProof/>
            <w:sz w:val="24"/>
          </w:rPr>
          <w:delText>domestic animals</w:delText>
        </w:r>
      </w:del>
      <w:ins w:id="132" w:author="Author">
        <w:r w:rsidRPr="00936F95">
          <w:rPr>
            <w:rFonts w:ascii="Trebuchet MS" w:hAnsi="Trebuchet MS"/>
            <w:noProof/>
            <w:sz w:val="24"/>
          </w:rPr>
          <w:t>livestock,</w:t>
        </w:r>
      </w:ins>
      <w:r w:rsidRPr="00936F95">
        <w:rPr>
          <w:rFonts w:ascii="Trebuchet MS" w:hAnsi="Trebuchet MS"/>
          <w:noProof/>
          <w:sz w:val="24"/>
        </w:rPr>
        <w:t xml:space="preserve"> and everything that </w:t>
      </w:r>
      <w:del w:id="133" w:author="Author">
        <w:r w:rsidRPr="00936F95">
          <w:rPr>
            <w:rFonts w:ascii="Trebuchet MS" w:hAnsi="Trebuchet MS"/>
            <w:noProof/>
            <w:sz w:val="24"/>
          </w:rPr>
          <w:delText>happens to be</w:delText>
        </w:r>
      </w:del>
      <w:ins w:id="134" w:author="Author">
        <w:r w:rsidRPr="00936F95">
          <w:rPr>
            <w:rFonts w:ascii="Trebuchet MS" w:hAnsi="Trebuchet MS"/>
            <w:noProof/>
            <w:sz w:val="24"/>
          </w:rPr>
          <w:t>is</w:t>
        </w:r>
      </w:ins>
      <w:r w:rsidRPr="00936F95">
        <w:rPr>
          <w:rFonts w:ascii="Trebuchet MS" w:hAnsi="Trebuchet MS"/>
          <w:noProof/>
          <w:sz w:val="24"/>
        </w:rPr>
        <w:t xml:space="preserve"> in the city, all its spoil</w:t>
      </w:r>
      <w:ins w:id="135" w:author="Author">
        <w:r w:rsidRPr="00936F95">
          <w:rPr>
            <w:rFonts w:ascii="Trebuchet MS" w:hAnsi="Trebuchet MS"/>
            <w:noProof/>
            <w:sz w:val="24"/>
          </w:rPr>
          <w:t>,</w:t>
        </w:r>
      </w:ins>
      <w:r w:rsidRPr="00936F95">
        <w:rPr>
          <w:rFonts w:ascii="Trebuchet MS" w:hAnsi="Trebuchet MS"/>
          <w:noProof/>
          <w:sz w:val="24"/>
        </w:rPr>
        <w:t xml:space="preserve"> you </w:t>
      </w:r>
      <w:del w:id="136" w:author="Author">
        <w:r w:rsidRPr="00936F95">
          <w:rPr>
            <w:rFonts w:ascii="Trebuchet MS" w:hAnsi="Trebuchet MS"/>
            <w:noProof/>
            <w:sz w:val="24"/>
          </w:rPr>
          <w:delText>will</w:delText>
        </w:r>
      </w:del>
      <w:ins w:id="137" w:author="Author">
        <w:r w:rsidRPr="00936F95">
          <w:rPr>
            <w:rFonts w:ascii="Trebuchet MS" w:hAnsi="Trebuchet MS"/>
            <w:noProof/>
            <w:sz w:val="24"/>
          </w:rPr>
          <w:t>may</w:t>
        </w:r>
      </w:ins>
      <w:r w:rsidRPr="00936F95">
        <w:rPr>
          <w:rFonts w:ascii="Trebuchet MS" w:hAnsi="Trebuchet MS"/>
          <w:noProof/>
          <w:sz w:val="24"/>
        </w:rPr>
        <w:t xml:space="preserve"> plunder for yourself</w:t>
      </w:r>
      <w:del w:id="138" w:author="Author">
        <w:r w:rsidRPr="00936F95">
          <w:rPr>
            <w:rFonts w:ascii="Trebuchet MS" w:hAnsi="Trebuchet MS"/>
            <w:noProof/>
            <w:sz w:val="24"/>
          </w:rPr>
          <w:delText>;</w:delText>
        </w:r>
      </w:del>
      <w:ins w:id="139" w:author="Author">
        <w:r w:rsidRPr="00936F95">
          <w:rPr>
            <w:rFonts w:ascii="Trebuchet MS" w:hAnsi="Trebuchet MS"/>
            <w:noProof/>
            <w:sz w:val="24"/>
          </w:rPr>
          <w:t>,</w:t>
        </w:r>
      </w:ins>
      <w:r w:rsidRPr="00936F95">
        <w:rPr>
          <w:rFonts w:ascii="Trebuchet MS" w:hAnsi="Trebuchet MS"/>
          <w:noProof/>
          <w:sz w:val="24"/>
        </w:rPr>
        <w:t xml:space="preserve"> and you </w:t>
      </w:r>
      <w:del w:id="140" w:author="Author">
        <w:r w:rsidRPr="00936F95">
          <w:rPr>
            <w:rFonts w:ascii="Trebuchet MS" w:hAnsi="Trebuchet MS"/>
            <w:noProof/>
            <w:sz w:val="24"/>
          </w:rPr>
          <w:delText>must</w:delText>
        </w:r>
      </w:del>
      <w:ins w:id="141" w:author="Author">
        <w:r w:rsidRPr="00936F95">
          <w:rPr>
            <w:rFonts w:ascii="Trebuchet MS" w:hAnsi="Trebuchet MS"/>
            <w:noProof/>
            <w:sz w:val="24"/>
          </w:rPr>
          <w:t>will</w:t>
        </w:r>
      </w:ins>
      <w:r w:rsidRPr="00936F95">
        <w:rPr>
          <w:rFonts w:ascii="Trebuchet MS" w:hAnsi="Trebuchet MS"/>
          <w:noProof/>
          <w:sz w:val="24"/>
        </w:rPr>
        <w:t xml:space="preserve"> eat the spoil of your enemies, </w:t>
      </w:r>
      <w:del w:id="142" w:author="Author">
        <w:r w:rsidRPr="00936F95">
          <w:rPr>
            <w:rFonts w:ascii="Trebuchet MS" w:hAnsi="Trebuchet MS"/>
            <w:noProof/>
            <w:sz w:val="24"/>
          </w:rPr>
          <w:delText>whom</w:delText>
        </w:r>
      </w:del>
      <w:ins w:id="143" w:author="Author">
        <w:r w:rsidRPr="00936F95">
          <w:rPr>
            <w:rFonts w:ascii="Trebuchet MS" w:hAnsi="Trebuchet MS"/>
            <w:noProof/>
            <w:sz w:val="24"/>
          </w:rPr>
          <w:t>which</w:t>
        </w:r>
      </w:ins>
      <w:r w:rsidRPr="00936F95">
        <w:rPr>
          <w:rFonts w:ascii="Trebuchet MS" w:hAnsi="Trebuchet MS"/>
          <w:noProof/>
          <w:sz w:val="24"/>
        </w:rPr>
        <w:t xml:space="preserve"> Jehovah your God has given to you.</w:t>
      </w:r>
    </w:p>
    <w:p w:rsidR="00E3453A" w:rsidRPr="00936F95" w:rsidRDefault="00E3453A" w:rsidP="00E3453A">
      <w:pPr>
        <w:rPr>
          <w:rFonts w:ascii="Trebuchet MS" w:hAnsi="Trebuchet MS"/>
          <w:noProof/>
          <w:sz w:val="24"/>
        </w:rPr>
      </w:pPr>
      <w:r w:rsidRPr="00936F95">
        <w:rPr>
          <w:rFonts w:ascii="Trebuchet MS" w:hAnsi="Trebuchet MS"/>
          <w:b/>
          <w:sz w:val="24"/>
        </w:rPr>
        <w:t xml:space="preserve">20:15 </w:t>
      </w:r>
      <w:r w:rsidRPr="00936F95">
        <w:rPr>
          <w:rFonts w:ascii="Trebuchet MS" w:hAnsi="Trebuchet MS"/>
          <w:noProof/>
          <w:sz w:val="24"/>
        </w:rPr>
        <w:t xml:space="preserve">“That is </w:t>
      </w:r>
      <w:del w:id="144" w:author="Author">
        <w:r w:rsidRPr="00936F95">
          <w:rPr>
            <w:rFonts w:ascii="Trebuchet MS" w:hAnsi="Trebuchet MS"/>
            <w:noProof/>
            <w:sz w:val="24"/>
          </w:rPr>
          <w:delText>the way</w:delText>
        </w:r>
      </w:del>
      <w:ins w:id="145" w:author="Author">
        <w:r w:rsidRPr="00936F95">
          <w:rPr>
            <w:rFonts w:ascii="Trebuchet MS" w:hAnsi="Trebuchet MS"/>
            <w:noProof/>
            <w:sz w:val="24"/>
          </w:rPr>
          <w:t>what</w:t>
        </w:r>
      </w:ins>
      <w:r w:rsidRPr="00936F95">
        <w:rPr>
          <w:rFonts w:ascii="Trebuchet MS" w:hAnsi="Trebuchet MS"/>
          <w:noProof/>
          <w:sz w:val="24"/>
        </w:rPr>
        <w:t xml:space="preserve"> you will do to all the cities very far away from you that are not of the cities of these </w:t>
      </w:r>
      <w:ins w:id="146" w:author="Author">
        <w:r w:rsidRPr="00936F95">
          <w:rPr>
            <w:rFonts w:ascii="Trebuchet MS" w:hAnsi="Trebuchet MS"/>
            <w:noProof/>
            <w:sz w:val="24"/>
          </w:rPr>
          <w:t xml:space="preserve">nearby </w:t>
        </w:r>
      </w:ins>
      <w:r w:rsidRPr="00936F95">
        <w:rPr>
          <w:rFonts w:ascii="Trebuchet MS" w:hAnsi="Trebuchet MS"/>
          <w:noProof/>
          <w:sz w:val="24"/>
        </w:rPr>
        <w:t xml:space="preserve">nations. </w:t>
      </w:r>
      <w:r w:rsidRPr="00936F95">
        <w:rPr>
          <w:rFonts w:ascii="Trebuchet MS" w:hAnsi="Trebuchet MS"/>
          <w:b/>
          <w:noProof/>
          <w:sz w:val="24"/>
        </w:rPr>
        <w:t xml:space="preserve">20:16 </w:t>
      </w:r>
      <w:del w:id="147" w:author="Author">
        <w:r w:rsidRPr="00936F95">
          <w:rPr>
            <w:rFonts w:ascii="Trebuchet MS" w:hAnsi="Trebuchet MS"/>
            <w:noProof/>
            <w:sz w:val="24"/>
          </w:rPr>
          <w:delText>It is only of</w:delText>
        </w:r>
      </w:del>
      <w:ins w:id="148" w:author="Author">
        <w:r w:rsidRPr="00936F95">
          <w:rPr>
            <w:rFonts w:ascii="Trebuchet MS" w:hAnsi="Trebuchet MS"/>
            <w:noProof/>
            <w:sz w:val="24"/>
          </w:rPr>
          <w:t>But in</w:t>
        </w:r>
      </w:ins>
      <w:r w:rsidRPr="00936F95">
        <w:rPr>
          <w:rFonts w:ascii="Trebuchet MS" w:hAnsi="Trebuchet MS"/>
          <w:noProof/>
          <w:sz w:val="24"/>
        </w:rPr>
        <w:t xml:space="preserve"> the cities of these peoples</w:t>
      </w:r>
      <w:del w:id="149" w:author="Author">
        <w:r w:rsidRPr="00936F95">
          <w:rPr>
            <w:rFonts w:ascii="Trebuchet MS" w:hAnsi="Trebuchet MS"/>
            <w:noProof/>
            <w:sz w:val="24"/>
          </w:rPr>
          <w:delText xml:space="preserve"> that</w:delText>
        </w:r>
      </w:del>
      <w:ins w:id="150" w:author="Author">
        <w:r w:rsidRPr="00936F95">
          <w:rPr>
            <w:rFonts w:ascii="Trebuchet MS" w:hAnsi="Trebuchet MS"/>
            <w:noProof/>
            <w:sz w:val="24"/>
          </w:rPr>
          <w:t>, which</w:t>
        </w:r>
      </w:ins>
      <w:r w:rsidRPr="00936F95">
        <w:rPr>
          <w:rFonts w:ascii="Trebuchet MS" w:hAnsi="Trebuchet MS"/>
          <w:noProof/>
          <w:sz w:val="24"/>
        </w:rPr>
        <w:t xml:space="preserve"> Jehovah your God is giving you as an inheritance</w:t>
      </w:r>
      <w:del w:id="151" w:author="Author">
        <w:r w:rsidRPr="00936F95">
          <w:rPr>
            <w:rFonts w:ascii="Trebuchet MS" w:hAnsi="Trebuchet MS"/>
            <w:noProof/>
            <w:sz w:val="24"/>
          </w:rPr>
          <w:delText xml:space="preserve"> that</w:delText>
        </w:r>
      </w:del>
      <w:ins w:id="152" w:author="Author">
        <w:r w:rsidRPr="00936F95">
          <w:rPr>
            <w:rFonts w:ascii="Trebuchet MS" w:hAnsi="Trebuchet MS"/>
            <w:noProof/>
            <w:sz w:val="24"/>
          </w:rPr>
          <w:t>,</w:t>
        </w:r>
      </w:ins>
      <w:r w:rsidRPr="00936F95">
        <w:rPr>
          <w:rFonts w:ascii="Trebuchet MS" w:hAnsi="Trebuchet MS"/>
          <w:noProof/>
          <w:sz w:val="24"/>
        </w:rPr>
        <w:t xml:space="preserve"> you must not </w:t>
      </w:r>
      <w:del w:id="153" w:author="Author">
        <w:r w:rsidRPr="00936F95">
          <w:rPr>
            <w:rFonts w:ascii="Trebuchet MS" w:hAnsi="Trebuchet MS"/>
            <w:noProof/>
            <w:sz w:val="24"/>
          </w:rPr>
          <w:delText>preserve</w:delText>
        </w:r>
      </w:del>
      <w:ins w:id="154" w:author="Author">
        <w:r w:rsidRPr="00936F95">
          <w:rPr>
            <w:rFonts w:ascii="Trebuchet MS" w:hAnsi="Trebuchet MS"/>
            <w:noProof/>
            <w:sz w:val="24"/>
          </w:rPr>
          <w:t>allow</w:t>
        </w:r>
      </w:ins>
      <w:r w:rsidRPr="00936F95">
        <w:rPr>
          <w:rFonts w:ascii="Trebuchet MS" w:hAnsi="Trebuchet MS"/>
          <w:noProof/>
          <w:sz w:val="24"/>
        </w:rPr>
        <w:t xml:space="preserve"> any breathing thing </w:t>
      </w:r>
      <w:del w:id="155" w:author="Author">
        <w:r w:rsidRPr="00936F95">
          <w:rPr>
            <w:rFonts w:ascii="Trebuchet MS" w:hAnsi="Trebuchet MS"/>
            <w:noProof/>
            <w:sz w:val="24"/>
          </w:rPr>
          <w:delText>alive,</w:delText>
        </w:r>
      </w:del>
      <w:ins w:id="156" w:author="Author">
        <w:r w:rsidRPr="00936F95">
          <w:rPr>
            <w:rFonts w:ascii="Trebuchet MS" w:hAnsi="Trebuchet MS"/>
            <w:noProof/>
            <w:sz w:val="24"/>
          </w:rPr>
          <w:t>to live.</w:t>
        </w:r>
      </w:ins>
      <w:r w:rsidRPr="00936F95">
        <w:rPr>
          <w:rFonts w:ascii="Trebuchet MS" w:hAnsi="Trebuchet MS"/>
          <w:noProof/>
          <w:sz w:val="24"/>
        </w:rPr>
        <w:t xml:space="preserve"> </w:t>
      </w:r>
      <w:r w:rsidRPr="00936F95">
        <w:rPr>
          <w:rFonts w:ascii="Trebuchet MS" w:hAnsi="Trebuchet MS"/>
          <w:b/>
          <w:noProof/>
          <w:sz w:val="24"/>
        </w:rPr>
        <w:t xml:space="preserve">20:17 </w:t>
      </w:r>
      <w:del w:id="157" w:author="Author">
        <w:r w:rsidRPr="00936F95">
          <w:rPr>
            <w:rFonts w:ascii="Trebuchet MS" w:hAnsi="Trebuchet MS"/>
            <w:noProof/>
            <w:sz w:val="24"/>
          </w:rPr>
          <w:delText>because</w:delText>
        </w:r>
      </w:del>
      <w:ins w:id="158" w:author="Author">
        <w:r w:rsidRPr="00936F95">
          <w:rPr>
            <w:rFonts w:ascii="Trebuchet MS" w:hAnsi="Trebuchet MS"/>
            <w:noProof/>
            <w:sz w:val="24"/>
          </w:rPr>
          <w:t>Instead,</w:t>
        </w:r>
      </w:ins>
      <w:r w:rsidRPr="00936F95">
        <w:rPr>
          <w:rFonts w:ascii="Trebuchet MS" w:hAnsi="Trebuchet MS"/>
          <w:noProof/>
          <w:sz w:val="24"/>
        </w:rPr>
        <w:t xml:space="preserve"> you should </w:t>
      </w:r>
      <w:del w:id="159" w:author="Author">
        <w:r w:rsidRPr="00936F95">
          <w:rPr>
            <w:rFonts w:ascii="Trebuchet MS" w:hAnsi="Trebuchet MS"/>
            <w:noProof/>
            <w:sz w:val="24"/>
          </w:rPr>
          <w:delText xml:space="preserve">without fail </w:delText>
        </w:r>
      </w:del>
      <w:r w:rsidRPr="00936F95">
        <w:rPr>
          <w:rFonts w:ascii="Trebuchet MS" w:hAnsi="Trebuchet MS"/>
          <w:noProof/>
          <w:sz w:val="24"/>
        </w:rPr>
        <w:t xml:space="preserve">devote them </w:t>
      </w:r>
      <w:ins w:id="160" w:author="Author">
        <w:r w:rsidRPr="00936F95">
          <w:rPr>
            <w:rFonts w:ascii="Trebuchet MS" w:hAnsi="Trebuchet MS"/>
            <w:noProof/>
            <w:sz w:val="24"/>
          </w:rPr>
          <w:t xml:space="preserve">completely </w:t>
        </w:r>
      </w:ins>
      <w:r w:rsidRPr="00936F95">
        <w:rPr>
          <w:rFonts w:ascii="Trebuchet MS" w:hAnsi="Trebuchet MS"/>
          <w:noProof/>
          <w:sz w:val="24"/>
        </w:rPr>
        <w:t>to destruction, the Hit′tites</w:t>
      </w:r>
      <w:del w:id="161" w:author="Author">
        <w:r w:rsidRPr="00936F95">
          <w:rPr>
            <w:rFonts w:ascii="Trebuchet MS" w:hAnsi="Trebuchet MS"/>
            <w:noProof/>
            <w:sz w:val="24"/>
          </w:rPr>
          <w:delText xml:space="preserve"> and</w:delText>
        </w:r>
      </w:del>
      <w:ins w:id="162" w:author="Author">
        <w:r w:rsidRPr="00936F95">
          <w:rPr>
            <w:rFonts w:ascii="Trebuchet MS" w:hAnsi="Trebuchet MS"/>
            <w:noProof/>
            <w:sz w:val="24"/>
          </w:rPr>
          <w:t>,</w:t>
        </w:r>
      </w:ins>
      <w:r w:rsidRPr="00936F95">
        <w:rPr>
          <w:rFonts w:ascii="Trebuchet MS" w:hAnsi="Trebuchet MS"/>
          <w:noProof/>
          <w:sz w:val="24"/>
        </w:rPr>
        <w:t xml:space="preserve"> the Am′or·ites, the Ca′naan·ites</w:t>
      </w:r>
      <w:del w:id="163" w:author="Author">
        <w:r w:rsidRPr="00936F95">
          <w:rPr>
            <w:rFonts w:ascii="Trebuchet MS" w:hAnsi="Trebuchet MS"/>
            <w:noProof/>
            <w:sz w:val="24"/>
          </w:rPr>
          <w:delText xml:space="preserve"> and</w:delText>
        </w:r>
      </w:del>
      <w:ins w:id="164" w:author="Author">
        <w:r w:rsidRPr="00936F95">
          <w:rPr>
            <w:rFonts w:ascii="Trebuchet MS" w:hAnsi="Trebuchet MS"/>
            <w:noProof/>
            <w:sz w:val="24"/>
          </w:rPr>
          <w:t>,</w:t>
        </w:r>
      </w:ins>
      <w:r w:rsidRPr="00936F95">
        <w:rPr>
          <w:rFonts w:ascii="Trebuchet MS" w:hAnsi="Trebuchet MS"/>
          <w:noProof/>
          <w:sz w:val="24"/>
        </w:rPr>
        <w:t xml:space="preserve"> the Per′iz·zites, the Hi′vites</w:t>
      </w:r>
      <w:ins w:id="165" w:author="Author">
        <w:r w:rsidRPr="00936F95">
          <w:rPr>
            <w:rFonts w:ascii="Trebuchet MS" w:hAnsi="Trebuchet MS"/>
            <w:noProof/>
            <w:sz w:val="24"/>
          </w:rPr>
          <w:t>,</w:t>
        </w:r>
      </w:ins>
      <w:r w:rsidRPr="00936F95">
        <w:rPr>
          <w:rFonts w:ascii="Trebuchet MS" w:hAnsi="Trebuchet MS"/>
          <w:noProof/>
          <w:sz w:val="24"/>
        </w:rPr>
        <w:t xml:space="preserve"> and the Jeb′u·sites, just as Jehovah your God has commanded you; </w:t>
      </w:r>
      <w:r w:rsidRPr="00936F95">
        <w:rPr>
          <w:rFonts w:ascii="Trebuchet MS" w:hAnsi="Trebuchet MS"/>
          <w:b/>
          <w:noProof/>
          <w:sz w:val="24"/>
        </w:rPr>
        <w:t xml:space="preserve">20:18 </w:t>
      </w:r>
      <w:del w:id="166" w:author="Author">
        <w:r w:rsidRPr="00936F95">
          <w:rPr>
            <w:rFonts w:ascii="Trebuchet MS" w:hAnsi="Trebuchet MS"/>
            <w:noProof/>
            <w:sz w:val="24"/>
          </w:rPr>
          <w:delText>in order</w:delText>
        </w:r>
      </w:del>
      <w:ins w:id="167" w:author="Author">
        <w:r w:rsidRPr="00936F95">
          <w:rPr>
            <w:rFonts w:ascii="Trebuchet MS" w:hAnsi="Trebuchet MS"/>
            <w:noProof/>
            <w:sz w:val="24"/>
          </w:rPr>
          <w:t>so</w:t>
        </w:r>
      </w:ins>
      <w:r w:rsidRPr="00936F95">
        <w:rPr>
          <w:rFonts w:ascii="Trebuchet MS" w:hAnsi="Trebuchet MS"/>
          <w:noProof/>
          <w:sz w:val="24"/>
        </w:rPr>
        <w:t xml:space="preserve"> that they may not teach </w:t>
      </w:r>
      <w:del w:id="168" w:author="Author">
        <w:r w:rsidRPr="00936F95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69" w:author="Author">
        <w:r w:rsidRPr="00936F95">
          <w:rPr>
            <w:rFonts w:ascii="Trebuchet MS" w:hAnsi="Trebuchet MS"/>
            <w:noProof/>
            <w:sz w:val="24"/>
          </w:rPr>
          <w:t>you</w:t>
        </w:r>
      </w:ins>
      <w:r w:rsidRPr="00936F95">
        <w:rPr>
          <w:rFonts w:ascii="Trebuchet MS" w:hAnsi="Trebuchet MS"/>
          <w:noProof/>
          <w:sz w:val="24"/>
        </w:rPr>
        <w:t xml:space="preserve"> to </w:t>
      </w:r>
      <w:del w:id="170" w:author="Author">
        <w:r w:rsidRPr="00936F95">
          <w:rPr>
            <w:rFonts w:ascii="Trebuchet MS" w:hAnsi="Trebuchet MS"/>
            <w:noProof/>
            <w:sz w:val="24"/>
          </w:rPr>
          <w:delText xml:space="preserve">do according to </w:delText>
        </w:r>
      </w:del>
      <w:ins w:id="171" w:author="Author">
        <w:r w:rsidRPr="00936F95">
          <w:rPr>
            <w:rFonts w:ascii="Trebuchet MS" w:hAnsi="Trebuchet MS"/>
            <w:noProof/>
            <w:sz w:val="24"/>
          </w:rPr>
          <w:t xml:space="preserve">follow </w:t>
        </w:r>
      </w:ins>
      <w:r w:rsidRPr="00936F95">
        <w:rPr>
          <w:rFonts w:ascii="Trebuchet MS" w:hAnsi="Trebuchet MS"/>
          <w:noProof/>
          <w:sz w:val="24"/>
        </w:rPr>
        <w:t xml:space="preserve">all their detestable </w:t>
      </w:r>
      <w:del w:id="172" w:author="Author">
        <w:r w:rsidRPr="00936F95">
          <w:rPr>
            <w:rFonts w:ascii="Trebuchet MS" w:hAnsi="Trebuchet MS"/>
            <w:noProof/>
            <w:sz w:val="24"/>
          </w:rPr>
          <w:delText>things, which</w:delText>
        </w:r>
      </w:del>
      <w:ins w:id="173" w:author="Author">
        <w:r w:rsidRPr="00936F95">
          <w:rPr>
            <w:rFonts w:ascii="Trebuchet MS" w:hAnsi="Trebuchet MS"/>
            <w:noProof/>
            <w:sz w:val="24"/>
          </w:rPr>
          <w:t>practices that</w:t>
        </w:r>
      </w:ins>
      <w:r w:rsidRPr="00936F95">
        <w:rPr>
          <w:rFonts w:ascii="Trebuchet MS" w:hAnsi="Trebuchet MS"/>
          <w:noProof/>
          <w:sz w:val="24"/>
        </w:rPr>
        <w:t xml:space="preserve"> they have done </w:t>
      </w:r>
      <w:del w:id="174" w:author="Author">
        <w:r w:rsidRPr="00936F95">
          <w:rPr>
            <w:rFonts w:ascii="Trebuchet MS" w:hAnsi="Trebuchet MS"/>
            <w:noProof/>
            <w:sz w:val="24"/>
          </w:rPr>
          <w:delText>to</w:delText>
        </w:r>
      </w:del>
      <w:ins w:id="175" w:author="Author">
        <w:r w:rsidRPr="00936F95">
          <w:rPr>
            <w:rFonts w:ascii="Trebuchet MS" w:hAnsi="Trebuchet MS"/>
            <w:noProof/>
            <w:sz w:val="24"/>
          </w:rPr>
          <w:t>for</w:t>
        </w:r>
      </w:ins>
      <w:r w:rsidRPr="00936F95">
        <w:rPr>
          <w:rFonts w:ascii="Trebuchet MS" w:hAnsi="Trebuchet MS"/>
          <w:noProof/>
          <w:sz w:val="24"/>
        </w:rPr>
        <w:t xml:space="preserve"> their gods, </w:t>
      </w:r>
      <w:del w:id="176" w:author="Author">
        <w:r w:rsidRPr="00936F95">
          <w:rPr>
            <w:rFonts w:ascii="Trebuchet MS" w:hAnsi="Trebuchet MS"/>
            <w:noProof/>
            <w:sz w:val="24"/>
          </w:rPr>
          <w:delText xml:space="preserve">and </w:delText>
        </w:r>
        <w:r w:rsidRPr="00936F95">
          <w:rPr>
            <w:rFonts w:ascii="Trebuchet MS" w:hAnsi="Trebuchet MS"/>
            <w:noProof/>
            <w:sz w:val="24"/>
            <w:u w:val="dotted"/>
          </w:rPr>
          <w:delText>YOU</w:delText>
        </w:r>
        <w:r w:rsidRPr="00936F95">
          <w:rPr>
            <w:rFonts w:ascii="Trebuchet MS" w:hAnsi="Trebuchet MS"/>
            <w:noProof/>
            <w:sz w:val="24"/>
          </w:rPr>
          <w:delText xml:space="preserve"> may indeed </w:delText>
        </w:r>
      </w:del>
      <w:ins w:id="177" w:author="Author">
        <w:r w:rsidRPr="00936F95">
          <w:rPr>
            <w:rFonts w:ascii="Trebuchet MS" w:hAnsi="Trebuchet MS"/>
            <w:noProof/>
            <w:sz w:val="24"/>
          </w:rPr>
          <w:t xml:space="preserve">causing you to </w:t>
        </w:r>
      </w:ins>
      <w:r w:rsidRPr="00936F95">
        <w:rPr>
          <w:rFonts w:ascii="Trebuchet MS" w:hAnsi="Trebuchet MS"/>
          <w:noProof/>
          <w:sz w:val="24"/>
        </w:rPr>
        <w:t xml:space="preserve">sin against Jehovah </w:t>
      </w:r>
      <w:del w:id="178" w:author="Author">
        <w:r w:rsidRPr="00936F95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179" w:author="Author">
        <w:r w:rsidRPr="00936F95">
          <w:rPr>
            <w:rFonts w:ascii="Trebuchet MS" w:hAnsi="Trebuchet MS"/>
            <w:noProof/>
            <w:sz w:val="24"/>
          </w:rPr>
          <w:t>your</w:t>
        </w:r>
      </w:ins>
      <w:r w:rsidRPr="00936F95">
        <w:rPr>
          <w:rFonts w:ascii="Trebuchet MS" w:hAnsi="Trebuchet MS"/>
          <w:noProof/>
          <w:sz w:val="24"/>
        </w:rPr>
        <w:t xml:space="preserve"> God.</w:t>
      </w:r>
    </w:p>
    <w:p w:rsidR="00E3453A" w:rsidRPr="00936F95" w:rsidRDefault="00E3453A" w:rsidP="00E3453A">
      <w:pPr>
        <w:rPr>
          <w:rFonts w:ascii="Trebuchet MS" w:hAnsi="Trebuchet MS"/>
          <w:noProof/>
          <w:sz w:val="24"/>
        </w:rPr>
      </w:pPr>
      <w:r w:rsidRPr="00936F95">
        <w:rPr>
          <w:rFonts w:ascii="Trebuchet MS" w:hAnsi="Trebuchet MS"/>
          <w:b/>
          <w:sz w:val="24"/>
        </w:rPr>
        <w:t xml:space="preserve">20:19 </w:t>
      </w:r>
      <w:r w:rsidRPr="00936F95">
        <w:rPr>
          <w:rFonts w:ascii="Trebuchet MS" w:hAnsi="Trebuchet MS"/>
          <w:noProof/>
          <w:sz w:val="24"/>
        </w:rPr>
        <w:t>“</w:t>
      </w:r>
      <w:del w:id="180" w:author="Author">
        <w:r w:rsidRPr="00936F95">
          <w:rPr>
            <w:rFonts w:ascii="Trebuchet MS" w:hAnsi="Trebuchet MS"/>
            <w:noProof/>
            <w:sz w:val="24"/>
          </w:rPr>
          <w:delText>In case</w:delText>
        </w:r>
      </w:del>
      <w:ins w:id="181" w:author="Author">
        <w:r w:rsidRPr="00936F95">
          <w:rPr>
            <w:rFonts w:ascii="Trebuchet MS" w:hAnsi="Trebuchet MS"/>
            <w:noProof/>
            <w:sz w:val="24"/>
          </w:rPr>
          <w:t>If</w:t>
        </w:r>
      </w:ins>
      <w:r w:rsidRPr="00936F95">
        <w:rPr>
          <w:rFonts w:ascii="Trebuchet MS" w:hAnsi="Trebuchet MS"/>
          <w:noProof/>
          <w:sz w:val="24"/>
        </w:rPr>
        <w:t xml:space="preserve"> you lay siege to a city </w:t>
      </w:r>
      <w:del w:id="182" w:author="Author">
        <w:r w:rsidRPr="00936F95">
          <w:rPr>
            <w:rFonts w:ascii="Trebuchet MS" w:hAnsi="Trebuchet MS"/>
            <w:noProof/>
            <w:sz w:val="24"/>
          </w:rPr>
          <w:delText>many days by</w:delText>
        </w:r>
      </w:del>
      <w:ins w:id="183" w:author="Author">
        <w:r w:rsidRPr="00936F95">
          <w:rPr>
            <w:rFonts w:ascii="Trebuchet MS" w:hAnsi="Trebuchet MS"/>
            <w:noProof/>
            <w:sz w:val="24"/>
          </w:rPr>
          <w:t>and capture it after</w:t>
        </w:r>
      </w:ins>
      <w:r w:rsidRPr="00936F95">
        <w:rPr>
          <w:rFonts w:ascii="Trebuchet MS" w:hAnsi="Trebuchet MS"/>
          <w:noProof/>
          <w:sz w:val="24"/>
        </w:rPr>
        <w:t xml:space="preserve"> fighting against it </w:t>
      </w:r>
      <w:del w:id="184" w:author="Author">
        <w:r w:rsidRPr="00936F95">
          <w:rPr>
            <w:rFonts w:ascii="Trebuchet MS" w:hAnsi="Trebuchet MS"/>
            <w:noProof/>
            <w:sz w:val="24"/>
          </w:rPr>
          <w:delText>so as to capture it</w:delText>
        </w:r>
      </w:del>
      <w:ins w:id="185" w:author="Author">
        <w:r w:rsidRPr="00936F95">
          <w:rPr>
            <w:rFonts w:ascii="Trebuchet MS" w:hAnsi="Trebuchet MS"/>
            <w:noProof/>
            <w:sz w:val="24"/>
          </w:rPr>
          <w:t>for many days</w:t>
        </w:r>
      </w:ins>
      <w:r w:rsidRPr="00936F95">
        <w:rPr>
          <w:rFonts w:ascii="Trebuchet MS" w:hAnsi="Trebuchet MS"/>
          <w:noProof/>
          <w:sz w:val="24"/>
        </w:rPr>
        <w:t xml:space="preserve">, you </w:t>
      </w:r>
      <w:del w:id="186" w:author="Author">
        <w:r w:rsidRPr="00936F95">
          <w:rPr>
            <w:rFonts w:ascii="Trebuchet MS" w:hAnsi="Trebuchet MS"/>
            <w:noProof/>
            <w:sz w:val="24"/>
          </w:rPr>
          <w:delText>must</w:delText>
        </w:r>
      </w:del>
      <w:ins w:id="187" w:author="Author">
        <w:r w:rsidRPr="00936F95">
          <w:rPr>
            <w:rFonts w:ascii="Trebuchet MS" w:hAnsi="Trebuchet MS"/>
            <w:noProof/>
            <w:sz w:val="24"/>
          </w:rPr>
          <w:t>should</w:t>
        </w:r>
      </w:ins>
      <w:r w:rsidRPr="00936F95">
        <w:rPr>
          <w:rFonts w:ascii="Trebuchet MS" w:hAnsi="Trebuchet MS"/>
          <w:noProof/>
          <w:sz w:val="24"/>
        </w:rPr>
        <w:t xml:space="preserve"> not </w:t>
      </w:r>
      <w:del w:id="188" w:author="Author">
        <w:r w:rsidRPr="00936F95">
          <w:rPr>
            <w:rFonts w:ascii="Trebuchet MS" w:hAnsi="Trebuchet MS"/>
            <w:noProof/>
            <w:sz w:val="24"/>
          </w:rPr>
          <w:delText>ruin</w:delText>
        </w:r>
      </w:del>
      <w:ins w:id="189" w:author="Author">
        <w:r w:rsidRPr="00936F95">
          <w:rPr>
            <w:rFonts w:ascii="Trebuchet MS" w:hAnsi="Trebuchet MS"/>
            <w:noProof/>
            <w:sz w:val="24"/>
          </w:rPr>
          <w:t>destroy</w:t>
        </w:r>
      </w:ins>
      <w:r w:rsidRPr="00936F95">
        <w:rPr>
          <w:rFonts w:ascii="Trebuchet MS" w:hAnsi="Trebuchet MS"/>
          <w:noProof/>
          <w:sz w:val="24"/>
        </w:rPr>
        <w:t xml:space="preserve"> its trees by wielding an ax against them</w:t>
      </w:r>
      <w:del w:id="190" w:author="Author">
        <w:r w:rsidRPr="00936F95">
          <w:rPr>
            <w:rFonts w:ascii="Trebuchet MS" w:hAnsi="Trebuchet MS"/>
            <w:noProof/>
            <w:sz w:val="24"/>
          </w:rPr>
          <w:delText xml:space="preserve">; for you should </w:delText>
        </w:r>
      </w:del>
      <w:ins w:id="191" w:author="Author">
        <w:r w:rsidRPr="00936F95">
          <w:rPr>
            <w:rFonts w:ascii="Trebuchet MS" w:hAnsi="Trebuchet MS"/>
            <w:noProof/>
            <w:sz w:val="24"/>
          </w:rPr>
          <w:t xml:space="preserve">. You may </w:t>
        </w:r>
      </w:ins>
      <w:r w:rsidRPr="00936F95">
        <w:rPr>
          <w:rFonts w:ascii="Trebuchet MS" w:hAnsi="Trebuchet MS"/>
          <w:noProof/>
          <w:sz w:val="24"/>
        </w:rPr>
        <w:t xml:space="preserve">eat from them, </w:t>
      </w:r>
      <w:del w:id="192" w:author="Author">
        <w:r w:rsidRPr="00936F95">
          <w:rPr>
            <w:rFonts w:ascii="Trebuchet MS" w:hAnsi="Trebuchet MS"/>
            <w:noProof/>
            <w:sz w:val="24"/>
          </w:rPr>
          <w:delText>and</w:delText>
        </w:r>
      </w:del>
      <w:ins w:id="193" w:author="Author">
        <w:r w:rsidRPr="00936F95">
          <w:rPr>
            <w:rFonts w:ascii="Trebuchet MS" w:hAnsi="Trebuchet MS"/>
            <w:noProof/>
            <w:sz w:val="24"/>
          </w:rPr>
          <w:t>but</w:t>
        </w:r>
      </w:ins>
      <w:r w:rsidRPr="00936F95">
        <w:rPr>
          <w:rFonts w:ascii="Trebuchet MS" w:hAnsi="Trebuchet MS"/>
          <w:noProof/>
          <w:sz w:val="24"/>
        </w:rPr>
        <w:t xml:space="preserve"> you </w:t>
      </w:r>
      <w:del w:id="194" w:author="Author">
        <w:r w:rsidRPr="00936F95">
          <w:rPr>
            <w:rFonts w:ascii="Trebuchet MS" w:hAnsi="Trebuchet MS"/>
            <w:noProof/>
            <w:sz w:val="24"/>
          </w:rPr>
          <w:delText>must</w:delText>
        </w:r>
      </w:del>
      <w:ins w:id="195" w:author="Author">
        <w:r w:rsidRPr="00936F95">
          <w:rPr>
            <w:rFonts w:ascii="Trebuchet MS" w:hAnsi="Trebuchet MS"/>
            <w:noProof/>
            <w:sz w:val="24"/>
          </w:rPr>
          <w:t>should</w:t>
        </w:r>
      </w:ins>
      <w:r w:rsidRPr="00936F95">
        <w:rPr>
          <w:rFonts w:ascii="Trebuchet MS" w:hAnsi="Trebuchet MS"/>
          <w:noProof/>
          <w:sz w:val="24"/>
        </w:rPr>
        <w:t xml:space="preserve"> not cut them down</w:t>
      </w:r>
      <w:del w:id="196" w:author="Author">
        <w:r w:rsidRPr="00936F95">
          <w:rPr>
            <w:rFonts w:ascii="Trebuchet MS" w:hAnsi="Trebuchet MS"/>
            <w:noProof/>
            <w:sz w:val="24"/>
          </w:rPr>
          <w:delText xml:space="preserve">, for is the </w:delText>
        </w:r>
      </w:del>
      <w:ins w:id="197" w:author="Author">
        <w:r w:rsidRPr="00936F95">
          <w:rPr>
            <w:rFonts w:ascii="Trebuchet MS" w:hAnsi="Trebuchet MS"/>
            <w:noProof/>
            <w:sz w:val="24"/>
          </w:rPr>
          <w:t xml:space="preserve">. For should you besiege a </w:t>
        </w:r>
      </w:ins>
      <w:r w:rsidRPr="00936F95">
        <w:rPr>
          <w:rFonts w:ascii="Trebuchet MS" w:hAnsi="Trebuchet MS"/>
          <w:noProof/>
          <w:sz w:val="24"/>
        </w:rPr>
        <w:t xml:space="preserve">tree of the field </w:t>
      </w:r>
      <w:ins w:id="198" w:author="Author">
        <w:r w:rsidRPr="00936F95">
          <w:rPr>
            <w:rFonts w:ascii="Trebuchet MS" w:hAnsi="Trebuchet MS"/>
            <w:noProof/>
            <w:sz w:val="24"/>
          </w:rPr>
          <w:t xml:space="preserve">as you would </w:t>
        </w:r>
      </w:ins>
      <w:r w:rsidRPr="00936F95">
        <w:rPr>
          <w:rFonts w:ascii="Trebuchet MS" w:hAnsi="Trebuchet MS"/>
          <w:noProof/>
          <w:sz w:val="24"/>
        </w:rPr>
        <w:t>a man</w:t>
      </w:r>
      <w:del w:id="199" w:author="Author">
        <w:r w:rsidRPr="00936F95">
          <w:rPr>
            <w:rFonts w:ascii="Trebuchet MS" w:hAnsi="Trebuchet MS"/>
            <w:noProof/>
            <w:sz w:val="24"/>
          </w:rPr>
          <w:delText xml:space="preserve"> to be besieged by you</w:delText>
        </w:r>
      </w:del>
      <w:r w:rsidRPr="00936F95">
        <w:rPr>
          <w:rFonts w:ascii="Trebuchet MS" w:hAnsi="Trebuchet MS"/>
          <w:noProof/>
          <w:sz w:val="24"/>
        </w:rPr>
        <w:t xml:space="preserve">? </w:t>
      </w:r>
      <w:r w:rsidRPr="00936F95">
        <w:rPr>
          <w:rFonts w:ascii="Trebuchet MS" w:hAnsi="Trebuchet MS"/>
          <w:b/>
          <w:noProof/>
          <w:sz w:val="24"/>
        </w:rPr>
        <w:t xml:space="preserve">20:20 </w:t>
      </w:r>
      <w:del w:id="200" w:author="Author">
        <w:r w:rsidRPr="00936F95">
          <w:rPr>
            <w:rFonts w:ascii="Trebuchet MS" w:hAnsi="Trebuchet MS"/>
            <w:noProof/>
            <w:sz w:val="24"/>
          </w:rPr>
          <w:delText>Only</w:delText>
        </w:r>
      </w:del>
      <w:ins w:id="201" w:author="Author">
        <w:r w:rsidRPr="00936F95">
          <w:rPr>
            <w:rFonts w:ascii="Trebuchet MS" w:hAnsi="Trebuchet MS"/>
            <w:noProof/>
            <w:sz w:val="24"/>
          </w:rPr>
          <w:t>You may destroy only</w:t>
        </w:r>
      </w:ins>
      <w:r w:rsidRPr="00936F95">
        <w:rPr>
          <w:rFonts w:ascii="Trebuchet MS" w:hAnsi="Trebuchet MS"/>
          <w:noProof/>
          <w:sz w:val="24"/>
        </w:rPr>
        <w:t xml:space="preserve"> a tree that you know is not </w:t>
      </w:r>
      <w:del w:id="202" w:author="Author">
        <w:r w:rsidRPr="00936F95">
          <w:rPr>
            <w:rFonts w:ascii="Trebuchet MS" w:hAnsi="Trebuchet MS"/>
            <w:noProof/>
            <w:sz w:val="24"/>
          </w:rPr>
          <w:delText>a tree</w:delText>
        </w:r>
      </w:del>
      <w:ins w:id="203" w:author="Author">
        <w:r w:rsidRPr="00936F95">
          <w:rPr>
            <w:rFonts w:ascii="Trebuchet MS" w:hAnsi="Trebuchet MS"/>
            <w:noProof/>
            <w:sz w:val="24"/>
          </w:rPr>
          <w:t>used</w:t>
        </w:r>
      </w:ins>
      <w:r w:rsidRPr="00936F95">
        <w:rPr>
          <w:rFonts w:ascii="Trebuchet MS" w:hAnsi="Trebuchet MS"/>
          <w:noProof/>
          <w:sz w:val="24"/>
        </w:rPr>
        <w:t xml:space="preserve"> for food</w:t>
      </w:r>
      <w:del w:id="204" w:author="Author">
        <w:r w:rsidRPr="00936F95">
          <w:rPr>
            <w:rFonts w:ascii="Trebuchet MS" w:hAnsi="Trebuchet MS"/>
            <w:noProof/>
            <w:sz w:val="24"/>
          </w:rPr>
          <w:delText>, it is the one you should ruin, and you must</w:delText>
        </w:r>
      </w:del>
      <w:ins w:id="205" w:author="Author">
        <w:r w:rsidRPr="00936F95">
          <w:rPr>
            <w:rFonts w:ascii="Trebuchet MS" w:hAnsi="Trebuchet MS"/>
            <w:noProof/>
            <w:sz w:val="24"/>
          </w:rPr>
          <w:t>. You may</w:t>
        </w:r>
      </w:ins>
      <w:r w:rsidRPr="00936F95">
        <w:rPr>
          <w:rFonts w:ascii="Trebuchet MS" w:hAnsi="Trebuchet MS"/>
          <w:noProof/>
          <w:sz w:val="24"/>
        </w:rPr>
        <w:t xml:space="preserve"> cut it down and build siegeworks against the city that is making war </w:t>
      </w:r>
      <w:del w:id="206" w:author="Author">
        <w:r w:rsidRPr="00936F95">
          <w:rPr>
            <w:rFonts w:ascii="Trebuchet MS" w:hAnsi="Trebuchet MS"/>
            <w:noProof/>
            <w:sz w:val="24"/>
          </w:rPr>
          <w:delText>with</w:delText>
        </w:r>
      </w:del>
      <w:ins w:id="207" w:author="Author">
        <w:r w:rsidRPr="00936F95">
          <w:rPr>
            <w:rFonts w:ascii="Trebuchet MS" w:hAnsi="Trebuchet MS"/>
            <w:noProof/>
            <w:sz w:val="24"/>
          </w:rPr>
          <w:t>against</w:t>
        </w:r>
      </w:ins>
      <w:r w:rsidRPr="00936F95">
        <w:rPr>
          <w:rFonts w:ascii="Trebuchet MS" w:hAnsi="Trebuchet MS"/>
          <w:noProof/>
          <w:sz w:val="24"/>
        </w:rPr>
        <w:t xml:space="preserve"> you, until it falls.</w:t>
      </w:r>
    </w:p>
    <w:p w:rsidR="00E3453A" w:rsidRPr="00936F95" w:rsidRDefault="00E3453A" w:rsidP="00E3453A">
      <w:pPr>
        <w:rPr>
          <w:rFonts w:ascii="Trebuchet MS" w:hAnsi="Trebuchet MS"/>
          <w:b/>
          <w:sz w:val="24"/>
        </w:rPr>
      </w:pPr>
    </w:p>
    <w:p w:rsidR="00762BCB" w:rsidRPr="00E3453A" w:rsidRDefault="00762BCB" w:rsidP="00E3453A"/>
    <w:sectPr w:rsidR="00762BCB" w:rsidRPr="00E3453A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6CD3" w:rsidRDefault="005D6CD3">
      <w:r>
        <w:separator/>
      </w:r>
    </w:p>
  </w:endnote>
  <w:endnote w:type="continuationSeparator" w:id="0">
    <w:p w:rsidR="005D6CD3" w:rsidRDefault="005D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6CD3" w:rsidRDefault="005D6CD3">
      <w:r>
        <w:separator/>
      </w:r>
    </w:p>
  </w:footnote>
  <w:footnote w:type="continuationSeparator" w:id="0">
    <w:p w:rsidR="005D6CD3" w:rsidRDefault="005D6CD3">
      <w:r>
        <w:continuationSeparator/>
      </w:r>
    </w:p>
  </w:footnote>
  <w:footnote w:id="1">
    <w:p w:rsidR="00E3453A" w:rsidRPr="00936F95" w:rsidRDefault="00E3453A" w:rsidP="00936F95">
      <w:pPr>
        <w:pStyle w:val="FootnoteText"/>
        <w:spacing w:after="96"/>
        <w:ind w:firstLine="288"/>
        <w:rPr>
          <w:ins w:id="88" w:author="Author"/>
        </w:rPr>
      </w:pPr>
      <w:ins w:id="89" w:author="Author">
        <w:r w:rsidRPr="00936F95">
          <w:rPr>
            <w:rStyle w:val="FootnoteReference"/>
          </w:rPr>
          <w:footnoteRef/>
        </w:r>
        <w:r w:rsidRPr="00936F95">
          <w:t xml:space="preserve"> </w:t>
        </w:r>
        <w:r w:rsidRPr="00936F95">
          <w:rPr>
            <w:b/>
          </w:rPr>
          <w:t xml:space="preserve">20:8 </w:t>
        </w:r>
        <w:r w:rsidRPr="00936F95">
          <w:t>Or “cause the heart of his brothers to melt as his own heart.”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D0998"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D0998">
        <w:t>Deuteronomy Chapter 20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D0998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D0998">
      <w:rPr>
        <w:noProof/>
        <w:snapToGrid w:val="0"/>
      </w:rPr>
      <w:t>Deuteronomy 20.Revised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D0998">
        <w:t>Deuteronomy Chapter 20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D0998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D0998">
      <w:rPr>
        <w:noProof/>
        <w:snapToGrid w:val="0"/>
      </w:rPr>
      <w:t>Deuteronomy 20.Revised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D0998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D099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D0998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D0998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CD3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CD3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AD0998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3453A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af21ea170ad3464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E3453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3453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E3453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E3453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3453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E345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af21ea170ad3464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820</ap:Words>
  <ap:Characters>3489</ap:Characters>
  <ap:Application>Microsoft Office Word</ap:Application>
  <ap:DocSecurity>0</ap:DocSecurity>
  <ap:Lines>59</ap:Lines>
  <ap:Paragraphs>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4301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20</dc:title>
  <dc:subject/>
  <dc:creator>Ruth Farrugia</dc:creator>
  <cp:keywords/>
  <dc:description/>
  <cp:lastModifiedBy>Ruth Farrugia</cp:lastModifiedBy>
  <cp:revision>3</cp:revision>
  <dcterms:created xsi:type="dcterms:W3CDTF">2020-09-21T12:13:00Z</dcterms:created>
  <dcterms:modified xsi:type="dcterms:W3CDTF">2020-09-21T12:13:00Z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20.docx</vt:lpwstr>
  </property>
  <property fmtid="{D5CDD505-2E9C-101B-9397-08002B2CF9AE}" pid="9" name="_TranslationDocumentId">
    <vt:i4>19503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