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38E" w:rsidRPr="00C25DFA" w:rsidRDefault="0076038E" w:rsidP="0076038E">
      <w:pPr>
        <w:rPr>
          <w:rFonts w:ascii="Trebuchet MS" w:hAnsi="Trebuchet MS"/>
          <w:noProof/>
        </w:rPr>
      </w:pPr>
      <w:bookmarkStart w:id="0" w:name="_GoBack"/>
      <w:bookmarkEnd w:id="0"/>
      <w:r w:rsidRPr="00C25DFA">
        <w:rPr>
          <w:rFonts w:ascii="Trebuchet MS" w:hAnsi="Trebuchet MS"/>
          <w:b/>
        </w:rPr>
        <w:t xml:space="preserve">30:1 </w:t>
      </w:r>
      <w:r w:rsidRPr="00C25DFA">
        <w:rPr>
          <w:rFonts w:ascii="Trebuchet MS" w:hAnsi="Trebuchet MS"/>
          <w:noProof/>
        </w:rPr>
        <w:t>“</w:t>
      </w:r>
      <w:del w:id="1" w:author="Author">
        <w:r w:rsidRPr="00C25DFA">
          <w:rPr>
            <w:rFonts w:ascii="Trebuchet MS" w:hAnsi="Trebuchet MS"/>
            <w:noProof/>
          </w:rPr>
          <w:delText>And it must occur that when</w:delText>
        </w:r>
      </w:del>
      <w:ins w:id="2" w:author="Author">
        <w:r w:rsidRPr="00C25DFA">
          <w:rPr>
            <w:rFonts w:ascii="Trebuchet MS" w:hAnsi="Trebuchet MS"/>
            <w:noProof/>
          </w:rPr>
          <w:t>When</w:t>
        </w:r>
      </w:ins>
      <w:r w:rsidRPr="00C25DFA">
        <w:rPr>
          <w:rFonts w:ascii="Trebuchet MS" w:hAnsi="Trebuchet MS"/>
          <w:noProof/>
        </w:rPr>
        <w:t xml:space="preserve"> all these words </w:t>
      </w:r>
      <w:del w:id="3" w:author="Author">
        <w:r w:rsidRPr="00C25DFA">
          <w:rPr>
            <w:rFonts w:ascii="Trebuchet MS" w:hAnsi="Trebuchet MS"/>
            <w:noProof/>
          </w:rPr>
          <w:delText xml:space="preserve">will </w:delText>
        </w:r>
      </w:del>
      <w:r w:rsidRPr="00C25DFA">
        <w:rPr>
          <w:rFonts w:ascii="Trebuchet MS" w:hAnsi="Trebuchet MS"/>
          <w:noProof/>
        </w:rPr>
        <w:t xml:space="preserve">come upon you, the blessing and the </w:t>
      </w:r>
      <w:del w:id="4" w:author="Author">
        <w:r w:rsidRPr="00C25DFA">
          <w:rPr>
            <w:rFonts w:ascii="Trebuchet MS" w:hAnsi="Trebuchet MS"/>
            <w:noProof/>
          </w:rPr>
          <w:delText xml:space="preserve">malediction, which </w:delText>
        </w:r>
      </w:del>
      <w:ins w:id="5" w:author="Author">
        <w:r w:rsidRPr="00C25DFA">
          <w:rPr>
            <w:rFonts w:ascii="Trebuchet MS" w:hAnsi="Trebuchet MS"/>
            <w:noProof/>
          </w:rPr>
          <w:t xml:space="preserve">curse that </w:t>
        </w:r>
      </w:ins>
      <w:r w:rsidRPr="00C25DFA">
        <w:rPr>
          <w:rFonts w:ascii="Trebuchet MS" w:hAnsi="Trebuchet MS"/>
          <w:noProof/>
        </w:rPr>
        <w:t xml:space="preserve">I have put before you, and you </w:t>
      </w:r>
      <w:del w:id="6" w:author="Author">
        <w:r w:rsidRPr="00C25DFA">
          <w:rPr>
            <w:rFonts w:ascii="Trebuchet MS" w:hAnsi="Trebuchet MS"/>
            <w:noProof/>
          </w:rPr>
          <w:delText>have brought</w:delText>
        </w:r>
      </w:del>
      <w:ins w:id="7" w:author="Author">
        <w:r w:rsidRPr="00C25DFA">
          <w:rPr>
            <w:rFonts w:ascii="Trebuchet MS" w:hAnsi="Trebuchet MS"/>
            <w:noProof/>
          </w:rPr>
          <w:t>call</w:t>
        </w:r>
      </w:ins>
      <w:r w:rsidRPr="00C25DFA">
        <w:rPr>
          <w:rFonts w:ascii="Trebuchet MS" w:hAnsi="Trebuchet MS"/>
          <w:noProof/>
        </w:rPr>
        <w:t xml:space="preserve"> them </w:t>
      </w:r>
      <w:del w:id="8" w:author="Author">
        <w:r w:rsidRPr="00C25DFA">
          <w:rPr>
            <w:rFonts w:ascii="Trebuchet MS" w:hAnsi="Trebuchet MS"/>
            <w:noProof/>
          </w:rPr>
          <w:delText xml:space="preserve">back </w:delText>
        </w:r>
      </w:del>
      <w:r w:rsidRPr="00C25DFA">
        <w:rPr>
          <w:rFonts w:ascii="Trebuchet MS" w:hAnsi="Trebuchet MS"/>
          <w:noProof/>
        </w:rPr>
        <w:t xml:space="preserve">to </w:t>
      </w:r>
      <w:del w:id="9" w:author="Author">
        <w:r w:rsidRPr="00C25DFA">
          <w:rPr>
            <w:rFonts w:ascii="Trebuchet MS" w:hAnsi="Trebuchet MS"/>
            <w:noProof/>
          </w:rPr>
          <w:delText>your heart among</w:delText>
        </w:r>
      </w:del>
      <w:ins w:id="10" w:author="Author">
        <w:r w:rsidRPr="00C25DFA">
          <w:rPr>
            <w:rFonts w:ascii="Trebuchet MS" w:hAnsi="Trebuchet MS"/>
            <w:noProof/>
          </w:rPr>
          <w:t>mind</w:t>
        </w:r>
        <w:r w:rsidRPr="00C25DFA">
          <w:rPr>
            <w:rStyle w:val="FootnoteReference"/>
            <w:rFonts w:ascii="Trebuchet MS" w:hAnsi="Trebuchet MS"/>
            <w:noProof/>
          </w:rPr>
          <w:footnoteReference w:id="1"/>
        </w:r>
        <w:r w:rsidRPr="00C25DFA">
          <w:rPr>
            <w:rFonts w:ascii="Trebuchet MS" w:hAnsi="Trebuchet MS"/>
            <w:noProof/>
          </w:rPr>
          <w:t xml:space="preserve"> in</w:t>
        </w:r>
      </w:ins>
      <w:r w:rsidRPr="00C25DFA">
        <w:rPr>
          <w:rFonts w:ascii="Trebuchet MS" w:hAnsi="Trebuchet MS"/>
          <w:noProof/>
        </w:rPr>
        <w:t xml:space="preserve"> all the nations where Jehovah your God has dispersed you, </w:t>
      </w:r>
      <w:r w:rsidRPr="00C25DFA">
        <w:rPr>
          <w:rFonts w:ascii="Trebuchet MS" w:hAnsi="Trebuchet MS"/>
          <w:b/>
          <w:noProof/>
        </w:rPr>
        <w:t xml:space="preserve">30:2 </w:t>
      </w:r>
      <w:r w:rsidRPr="00C25DFA">
        <w:rPr>
          <w:rFonts w:ascii="Trebuchet MS" w:hAnsi="Trebuchet MS"/>
          <w:noProof/>
        </w:rPr>
        <w:t xml:space="preserve">and you </w:t>
      </w:r>
      <w:del w:id="13" w:author="Author">
        <w:r w:rsidRPr="00C25DFA">
          <w:rPr>
            <w:rFonts w:ascii="Trebuchet MS" w:hAnsi="Trebuchet MS"/>
            <w:noProof/>
          </w:rPr>
          <w:delText>have returned</w:delText>
        </w:r>
      </w:del>
      <w:ins w:id="14" w:author="Author">
        <w:r w:rsidRPr="00C25DFA">
          <w:rPr>
            <w:rFonts w:ascii="Trebuchet MS" w:hAnsi="Trebuchet MS"/>
            <w:noProof/>
          </w:rPr>
          <w:t>return</w:t>
        </w:r>
      </w:ins>
      <w:r w:rsidRPr="00C25DFA">
        <w:rPr>
          <w:rFonts w:ascii="Trebuchet MS" w:hAnsi="Trebuchet MS"/>
          <w:noProof/>
        </w:rPr>
        <w:t xml:space="preserve"> to Jehovah your God and </w:t>
      </w:r>
      <w:del w:id="15" w:author="Author">
        <w:r w:rsidRPr="00C25DFA">
          <w:rPr>
            <w:rFonts w:ascii="Trebuchet MS" w:hAnsi="Trebuchet MS"/>
            <w:noProof/>
          </w:rPr>
          <w:delText>listened</w:delText>
        </w:r>
      </w:del>
      <w:ins w:id="16" w:author="Author">
        <w:r w:rsidRPr="00C25DFA">
          <w:rPr>
            <w:rFonts w:ascii="Trebuchet MS" w:hAnsi="Trebuchet MS"/>
            <w:noProof/>
          </w:rPr>
          <w:t>listen</w:t>
        </w:r>
      </w:ins>
      <w:r w:rsidRPr="00C25DFA">
        <w:rPr>
          <w:rFonts w:ascii="Trebuchet MS" w:hAnsi="Trebuchet MS"/>
          <w:noProof/>
        </w:rPr>
        <w:t xml:space="preserve"> to his voice according to all that I am commanding you today, you and your sons, with all your heart and all your soul,</w:t>
      </w:r>
      <w:ins w:id="17" w:author="Author">
        <w:r w:rsidRPr="00C25DFA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C25DFA">
        <w:rPr>
          <w:rFonts w:ascii="Trebuchet MS" w:hAnsi="Trebuchet MS"/>
          <w:noProof/>
        </w:rPr>
        <w:t xml:space="preserve"> </w:t>
      </w:r>
      <w:r w:rsidRPr="00C25DFA">
        <w:rPr>
          <w:rFonts w:ascii="Trebuchet MS" w:hAnsi="Trebuchet MS"/>
          <w:b/>
          <w:noProof/>
        </w:rPr>
        <w:t xml:space="preserve">30:3 </w:t>
      </w:r>
      <w:r w:rsidRPr="00C25DFA">
        <w:rPr>
          <w:rFonts w:ascii="Trebuchet MS" w:hAnsi="Trebuchet MS"/>
          <w:noProof/>
        </w:rPr>
        <w:t xml:space="preserve">Jehovah your God </w:t>
      </w:r>
      <w:del w:id="20" w:author="Author">
        <w:r w:rsidRPr="00C25DFA">
          <w:rPr>
            <w:rFonts w:ascii="Trebuchet MS" w:hAnsi="Trebuchet MS"/>
            <w:noProof/>
          </w:rPr>
          <w:delText>must also</w:delText>
        </w:r>
      </w:del>
      <w:ins w:id="21" w:author="Author">
        <w:r w:rsidRPr="00C25DFA">
          <w:rPr>
            <w:rFonts w:ascii="Trebuchet MS" w:hAnsi="Trebuchet MS"/>
            <w:noProof/>
          </w:rPr>
          <w:t>will then</w:t>
        </w:r>
      </w:ins>
      <w:r w:rsidRPr="00C25DFA">
        <w:rPr>
          <w:rFonts w:ascii="Trebuchet MS" w:hAnsi="Trebuchet MS"/>
          <w:noProof/>
        </w:rPr>
        <w:t xml:space="preserve"> bring back your captives and show you mercy and </w:t>
      </w:r>
      <w:del w:id="22" w:author="Author">
        <w:r w:rsidRPr="00C25DFA">
          <w:rPr>
            <w:rFonts w:ascii="Trebuchet MS" w:hAnsi="Trebuchet MS"/>
            <w:noProof/>
          </w:rPr>
          <w:delText>collect</w:delText>
        </w:r>
      </w:del>
      <w:ins w:id="23" w:author="Author">
        <w:r w:rsidRPr="00C25DFA">
          <w:rPr>
            <w:rFonts w:ascii="Trebuchet MS" w:hAnsi="Trebuchet MS"/>
            <w:noProof/>
          </w:rPr>
          <w:t>regather</w:t>
        </w:r>
      </w:ins>
      <w:r w:rsidRPr="00C25DFA">
        <w:rPr>
          <w:rFonts w:ascii="Trebuchet MS" w:hAnsi="Trebuchet MS"/>
          <w:noProof/>
        </w:rPr>
        <w:t xml:space="preserve"> you</w:t>
      </w:r>
      <w:del w:id="24" w:author="Author">
        <w:r w:rsidRPr="00C25DFA">
          <w:rPr>
            <w:rFonts w:ascii="Trebuchet MS" w:hAnsi="Trebuchet MS"/>
            <w:noProof/>
          </w:rPr>
          <w:delText xml:space="preserve"> again</w:delText>
        </w:r>
      </w:del>
      <w:r w:rsidRPr="00C25DFA">
        <w:rPr>
          <w:rFonts w:ascii="Trebuchet MS" w:hAnsi="Trebuchet MS"/>
          <w:noProof/>
        </w:rPr>
        <w:t xml:space="preserve"> from all the peoples where Jehovah your God has scattered you. </w:t>
      </w:r>
      <w:r w:rsidRPr="00C25DFA">
        <w:rPr>
          <w:rFonts w:ascii="Trebuchet MS" w:hAnsi="Trebuchet MS"/>
          <w:b/>
          <w:noProof/>
        </w:rPr>
        <w:t xml:space="preserve">30:4 </w:t>
      </w:r>
      <w:del w:id="25" w:author="Author">
        <w:r w:rsidRPr="00C25DFA">
          <w:rPr>
            <w:rFonts w:ascii="Trebuchet MS" w:hAnsi="Trebuchet MS"/>
            <w:noProof/>
          </w:rPr>
          <w:delText>If</w:delText>
        </w:r>
      </w:del>
      <w:ins w:id="26" w:author="Author">
        <w:r w:rsidRPr="00C25DFA">
          <w:rPr>
            <w:rFonts w:ascii="Trebuchet MS" w:hAnsi="Trebuchet MS"/>
            <w:noProof/>
          </w:rPr>
          <w:t>Even if</w:t>
        </w:r>
      </w:ins>
      <w:r w:rsidRPr="00C25DFA">
        <w:rPr>
          <w:rFonts w:ascii="Trebuchet MS" w:hAnsi="Trebuchet MS"/>
          <w:noProof/>
        </w:rPr>
        <w:t xml:space="preserve"> your </w:t>
      </w:r>
      <w:ins w:id="27" w:author="Author">
        <w:r w:rsidRPr="00C25DFA">
          <w:rPr>
            <w:rFonts w:ascii="Trebuchet MS" w:hAnsi="Trebuchet MS"/>
            <w:noProof/>
          </w:rPr>
          <w:t xml:space="preserve">people are </w:t>
        </w:r>
      </w:ins>
      <w:r w:rsidRPr="00C25DFA">
        <w:rPr>
          <w:rFonts w:ascii="Trebuchet MS" w:hAnsi="Trebuchet MS"/>
          <w:noProof/>
        </w:rPr>
        <w:t xml:space="preserve">dispersed </w:t>
      </w:r>
      <w:del w:id="28" w:author="Author">
        <w:r w:rsidRPr="00C25DFA">
          <w:rPr>
            <w:rFonts w:ascii="Trebuchet MS" w:hAnsi="Trebuchet MS"/>
            <w:noProof/>
          </w:rPr>
          <w:delText>people should be at</w:delText>
        </w:r>
      </w:del>
      <w:ins w:id="29" w:author="Author">
        <w:r w:rsidRPr="00C25DFA">
          <w:rPr>
            <w:rFonts w:ascii="Trebuchet MS" w:hAnsi="Trebuchet MS"/>
            <w:noProof/>
          </w:rPr>
          <w:t>to</w:t>
        </w:r>
      </w:ins>
      <w:r w:rsidRPr="00C25DFA">
        <w:rPr>
          <w:rFonts w:ascii="Trebuchet MS" w:hAnsi="Trebuchet MS"/>
          <w:noProof/>
        </w:rPr>
        <w:t xml:space="preserve"> the </w:t>
      </w:r>
      <w:del w:id="30" w:author="Author">
        <w:r w:rsidRPr="00C25DFA">
          <w:rPr>
            <w:rFonts w:ascii="Trebuchet MS" w:hAnsi="Trebuchet MS"/>
            <w:noProof/>
          </w:rPr>
          <w:delText>end</w:delText>
        </w:r>
      </w:del>
      <w:ins w:id="31" w:author="Author">
        <w:r w:rsidRPr="00C25DFA">
          <w:rPr>
            <w:rFonts w:ascii="Trebuchet MS" w:hAnsi="Trebuchet MS"/>
            <w:noProof/>
          </w:rPr>
          <w:t>extremity</w:t>
        </w:r>
      </w:ins>
      <w:r w:rsidRPr="00C25DFA">
        <w:rPr>
          <w:rFonts w:ascii="Trebuchet MS" w:hAnsi="Trebuchet MS"/>
          <w:noProof/>
        </w:rPr>
        <w:t xml:space="preserve"> of the heavens, from there Jehovah your God will </w:t>
      </w:r>
      <w:del w:id="32" w:author="Author">
        <w:r w:rsidRPr="00C25DFA">
          <w:rPr>
            <w:rFonts w:ascii="Trebuchet MS" w:hAnsi="Trebuchet MS"/>
            <w:noProof/>
          </w:rPr>
          <w:delText>collect</w:delText>
        </w:r>
      </w:del>
      <w:ins w:id="33" w:author="Author">
        <w:r w:rsidRPr="00C25DFA">
          <w:rPr>
            <w:rFonts w:ascii="Trebuchet MS" w:hAnsi="Trebuchet MS"/>
            <w:noProof/>
          </w:rPr>
          <w:t>gather</w:t>
        </w:r>
      </w:ins>
      <w:r w:rsidRPr="00C25DFA">
        <w:rPr>
          <w:rFonts w:ascii="Trebuchet MS" w:hAnsi="Trebuchet MS"/>
          <w:noProof/>
        </w:rPr>
        <w:t xml:space="preserve"> you and </w:t>
      </w:r>
      <w:del w:id="34" w:author="Author">
        <w:r w:rsidRPr="00C25DFA">
          <w:rPr>
            <w:rFonts w:ascii="Trebuchet MS" w:hAnsi="Trebuchet MS"/>
            <w:noProof/>
          </w:rPr>
          <w:delText>from there he will take</w:delText>
        </w:r>
      </w:del>
      <w:ins w:id="35" w:author="Author">
        <w:r w:rsidRPr="00C25DFA">
          <w:rPr>
            <w:rFonts w:ascii="Trebuchet MS" w:hAnsi="Trebuchet MS"/>
            <w:noProof/>
          </w:rPr>
          <w:t>bring</w:t>
        </w:r>
      </w:ins>
      <w:r w:rsidRPr="00C25DFA">
        <w:rPr>
          <w:rFonts w:ascii="Trebuchet MS" w:hAnsi="Trebuchet MS"/>
          <w:noProof/>
        </w:rPr>
        <w:t xml:space="preserve"> you</w:t>
      </w:r>
      <w:ins w:id="36" w:author="Author">
        <w:r w:rsidRPr="00C25DFA">
          <w:rPr>
            <w:rFonts w:ascii="Trebuchet MS" w:hAnsi="Trebuchet MS"/>
            <w:noProof/>
          </w:rPr>
          <w:t xml:space="preserve"> back</w:t>
        </w:r>
      </w:ins>
      <w:r w:rsidRPr="00C25DFA">
        <w:rPr>
          <w:rFonts w:ascii="Trebuchet MS" w:hAnsi="Trebuchet MS"/>
          <w:noProof/>
        </w:rPr>
        <w:t xml:space="preserve">. </w:t>
      </w:r>
      <w:r w:rsidRPr="00C25DFA">
        <w:rPr>
          <w:rFonts w:ascii="Trebuchet MS" w:hAnsi="Trebuchet MS"/>
          <w:b/>
          <w:noProof/>
        </w:rPr>
        <w:t xml:space="preserve">30:5 </w:t>
      </w:r>
      <w:r w:rsidRPr="00C25DFA">
        <w:rPr>
          <w:rFonts w:ascii="Trebuchet MS" w:hAnsi="Trebuchet MS"/>
          <w:noProof/>
        </w:rPr>
        <w:t xml:space="preserve">Jehovah your God will </w:t>
      </w:r>
      <w:del w:id="37" w:author="Author">
        <w:r w:rsidRPr="00C25DFA">
          <w:rPr>
            <w:rFonts w:ascii="Trebuchet MS" w:hAnsi="Trebuchet MS"/>
            <w:noProof/>
          </w:rPr>
          <w:delText xml:space="preserve">indeed </w:delText>
        </w:r>
      </w:del>
      <w:r w:rsidRPr="00C25DFA">
        <w:rPr>
          <w:rFonts w:ascii="Trebuchet MS" w:hAnsi="Trebuchet MS"/>
          <w:noProof/>
        </w:rPr>
        <w:t xml:space="preserve">bring you into the land </w:t>
      </w:r>
      <w:del w:id="38" w:author="Author">
        <w:r w:rsidRPr="00C25DFA">
          <w:rPr>
            <w:rFonts w:ascii="Trebuchet MS" w:hAnsi="Trebuchet MS"/>
            <w:noProof/>
          </w:rPr>
          <w:delText xml:space="preserve">of which </w:delText>
        </w:r>
      </w:del>
      <w:r w:rsidRPr="00C25DFA">
        <w:rPr>
          <w:rFonts w:ascii="Trebuchet MS" w:hAnsi="Trebuchet MS"/>
          <w:noProof/>
        </w:rPr>
        <w:t>your fathers took possession</w:t>
      </w:r>
      <w:ins w:id="39" w:author="Author">
        <w:r w:rsidRPr="00C25DFA">
          <w:rPr>
            <w:rFonts w:ascii="Trebuchet MS" w:hAnsi="Trebuchet MS"/>
            <w:noProof/>
          </w:rPr>
          <w:t xml:space="preserve"> of</w:t>
        </w:r>
      </w:ins>
      <w:r w:rsidRPr="00C25DFA">
        <w:rPr>
          <w:rFonts w:ascii="Trebuchet MS" w:hAnsi="Trebuchet MS"/>
          <w:noProof/>
        </w:rPr>
        <w:t xml:space="preserve">, and you will </w:t>
      </w:r>
      <w:del w:id="40" w:author="Author">
        <w:r w:rsidRPr="00C25DFA">
          <w:rPr>
            <w:rFonts w:ascii="Trebuchet MS" w:hAnsi="Trebuchet MS"/>
            <w:noProof/>
          </w:rPr>
          <w:delText>certainly take possession of</w:delText>
        </w:r>
      </w:del>
      <w:ins w:id="41" w:author="Author">
        <w:r w:rsidRPr="00C25DFA">
          <w:rPr>
            <w:rFonts w:ascii="Trebuchet MS" w:hAnsi="Trebuchet MS"/>
            <w:noProof/>
          </w:rPr>
          <w:t>possess</w:t>
        </w:r>
      </w:ins>
      <w:r w:rsidRPr="00C25DFA">
        <w:rPr>
          <w:rFonts w:ascii="Trebuchet MS" w:hAnsi="Trebuchet MS"/>
          <w:noProof/>
        </w:rPr>
        <w:t xml:space="preserve"> it; and he will </w:t>
      </w:r>
      <w:del w:id="42" w:author="Author">
        <w:r w:rsidRPr="00C25DFA">
          <w:rPr>
            <w:rFonts w:ascii="Trebuchet MS" w:hAnsi="Trebuchet MS"/>
            <w:noProof/>
          </w:rPr>
          <w:delText>indeed do</w:delText>
        </w:r>
      </w:del>
      <w:ins w:id="43" w:author="Author">
        <w:r w:rsidRPr="00C25DFA">
          <w:rPr>
            <w:rFonts w:ascii="Trebuchet MS" w:hAnsi="Trebuchet MS"/>
            <w:noProof/>
          </w:rPr>
          <w:t>make</w:t>
        </w:r>
      </w:ins>
      <w:r w:rsidRPr="00C25DFA">
        <w:rPr>
          <w:rFonts w:ascii="Trebuchet MS" w:hAnsi="Trebuchet MS"/>
          <w:noProof/>
        </w:rPr>
        <w:t xml:space="preserve"> you </w:t>
      </w:r>
      <w:del w:id="44" w:author="Author">
        <w:r w:rsidRPr="00C25DFA">
          <w:rPr>
            <w:rFonts w:ascii="Trebuchet MS" w:hAnsi="Trebuchet MS"/>
            <w:noProof/>
          </w:rPr>
          <w:delText>good</w:delText>
        </w:r>
      </w:del>
      <w:ins w:id="45" w:author="Author">
        <w:r w:rsidRPr="00C25DFA">
          <w:rPr>
            <w:rFonts w:ascii="Trebuchet MS" w:hAnsi="Trebuchet MS"/>
            <w:noProof/>
          </w:rPr>
          <w:t>prosper</w:t>
        </w:r>
      </w:ins>
      <w:r w:rsidRPr="00C25DFA">
        <w:rPr>
          <w:rFonts w:ascii="Trebuchet MS" w:hAnsi="Trebuchet MS"/>
          <w:noProof/>
        </w:rPr>
        <w:t xml:space="preserve"> and </w:t>
      </w:r>
      <w:ins w:id="46" w:author="Author">
        <w:r w:rsidRPr="00C25DFA">
          <w:rPr>
            <w:rFonts w:ascii="Trebuchet MS" w:hAnsi="Trebuchet MS"/>
            <w:noProof/>
          </w:rPr>
          <w:t xml:space="preserve">will </w:t>
        </w:r>
      </w:ins>
      <w:r w:rsidRPr="00C25DFA">
        <w:rPr>
          <w:rFonts w:ascii="Trebuchet MS" w:hAnsi="Trebuchet MS"/>
          <w:noProof/>
        </w:rPr>
        <w:t xml:space="preserve">multiply you more than your fathers. </w:t>
      </w:r>
      <w:r w:rsidRPr="00C25DFA">
        <w:rPr>
          <w:rFonts w:ascii="Trebuchet MS" w:hAnsi="Trebuchet MS"/>
          <w:b/>
          <w:noProof/>
        </w:rPr>
        <w:t xml:space="preserve">30:6 </w:t>
      </w:r>
      <w:del w:id="47" w:author="Author">
        <w:r w:rsidRPr="00C25DFA">
          <w:rPr>
            <w:rFonts w:ascii="Trebuchet MS" w:hAnsi="Trebuchet MS"/>
            <w:noProof/>
          </w:rPr>
          <w:delText xml:space="preserve">And </w:delText>
        </w:r>
      </w:del>
      <w:r w:rsidRPr="00C25DFA">
        <w:rPr>
          <w:rFonts w:ascii="Trebuchet MS" w:hAnsi="Trebuchet MS"/>
          <w:noProof/>
        </w:rPr>
        <w:t xml:space="preserve">Jehovah your God will </w:t>
      </w:r>
      <w:del w:id="48" w:author="Author">
        <w:r w:rsidRPr="00C25DFA">
          <w:rPr>
            <w:rFonts w:ascii="Trebuchet MS" w:hAnsi="Trebuchet MS"/>
            <w:noProof/>
          </w:rPr>
          <w:delText>have to circumcise</w:delText>
        </w:r>
      </w:del>
      <w:ins w:id="49" w:author="Author">
        <w:r w:rsidRPr="00C25DFA">
          <w:rPr>
            <w:rFonts w:ascii="Trebuchet MS" w:hAnsi="Trebuchet MS"/>
            <w:noProof/>
          </w:rPr>
          <w:t>cleanse</w:t>
        </w:r>
        <w:r w:rsidRPr="00C25DFA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C25DFA">
        <w:rPr>
          <w:rFonts w:ascii="Trebuchet MS" w:hAnsi="Trebuchet MS"/>
          <w:noProof/>
        </w:rPr>
        <w:t xml:space="preserve"> your heart and the heart of your offspring, </w:t>
      </w:r>
      <w:ins w:id="52" w:author="Author">
        <w:r w:rsidRPr="00C25DFA">
          <w:rPr>
            <w:rFonts w:ascii="Trebuchet MS" w:hAnsi="Trebuchet MS"/>
            <w:noProof/>
          </w:rPr>
          <w:t xml:space="preserve">so </w:t>
        </w:r>
      </w:ins>
      <w:r w:rsidRPr="00C25DFA">
        <w:rPr>
          <w:rFonts w:ascii="Trebuchet MS" w:hAnsi="Trebuchet MS"/>
          <w:noProof/>
        </w:rPr>
        <w:t xml:space="preserve">that you </w:t>
      </w:r>
      <w:del w:id="53" w:author="Author">
        <w:r w:rsidRPr="00C25DFA">
          <w:rPr>
            <w:rFonts w:ascii="Trebuchet MS" w:hAnsi="Trebuchet MS"/>
            <w:noProof/>
          </w:rPr>
          <w:delText>may</w:delText>
        </w:r>
      </w:del>
      <w:ins w:id="54" w:author="Author">
        <w:r w:rsidRPr="00C25DFA">
          <w:rPr>
            <w:rFonts w:ascii="Trebuchet MS" w:hAnsi="Trebuchet MS"/>
            <w:noProof/>
          </w:rPr>
          <w:t>will</w:t>
        </w:r>
      </w:ins>
      <w:r w:rsidRPr="00C25DFA">
        <w:rPr>
          <w:rFonts w:ascii="Trebuchet MS" w:hAnsi="Trebuchet MS"/>
          <w:noProof/>
        </w:rPr>
        <w:t xml:space="preserve"> love Jehovah your God with all your heart and all your soul</w:t>
      </w:r>
      <w:del w:id="55" w:author="Author">
        <w:r w:rsidRPr="00C25DFA">
          <w:rPr>
            <w:rFonts w:ascii="Trebuchet MS" w:hAnsi="Trebuchet MS"/>
            <w:noProof/>
          </w:rPr>
          <w:delText xml:space="preserve"> for the sake of your life</w:delText>
        </w:r>
      </w:del>
      <w:ins w:id="56" w:author="Author">
        <w:r w:rsidRPr="00C25DFA">
          <w:rPr>
            <w:rStyle w:val="FootnoteReference"/>
            <w:rFonts w:ascii="Trebuchet MS" w:hAnsi="Trebuchet MS"/>
            <w:noProof/>
          </w:rPr>
          <w:footnoteReference w:id="4"/>
        </w:r>
        <w:r w:rsidRPr="00C25DFA">
          <w:rPr>
            <w:rFonts w:ascii="Trebuchet MS" w:hAnsi="Trebuchet MS"/>
            <w:noProof/>
          </w:rPr>
          <w:t xml:space="preserve"> and you may live</w:t>
        </w:r>
      </w:ins>
      <w:r w:rsidRPr="00C25DFA">
        <w:rPr>
          <w:rFonts w:ascii="Trebuchet MS" w:hAnsi="Trebuchet MS"/>
          <w:noProof/>
        </w:rPr>
        <w:t xml:space="preserve">. </w:t>
      </w:r>
      <w:r w:rsidRPr="00C25DFA">
        <w:rPr>
          <w:rFonts w:ascii="Trebuchet MS" w:hAnsi="Trebuchet MS"/>
          <w:b/>
          <w:noProof/>
        </w:rPr>
        <w:t xml:space="preserve">30:7 </w:t>
      </w:r>
      <w:del w:id="59" w:author="Author">
        <w:r w:rsidRPr="00C25DFA">
          <w:rPr>
            <w:rFonts w:ascii="Trebuchet MS" w:hAnsi="Trebuchet MS"/>
            <w:noProof/>
          </w:rPr>
          <w:delText>And</w:delText>
        </w:r>
      </w:del>
      <w:ins w:id="60" w:author="Author">
        <w:r w:rsidRPr="00C25DFA">
          <w:rPr>
            <w:rFonts w:ascii="Trebuchet MS" w:hAnsi="Trebuchet MS"/>
            <w:noProof/>
          </w:rPr>
          <w:t>Then</w:t>
        </w:r>
      </w:ins>
      <w:r w:rsidRPr="00C25DFA">
        <w:rPr>
          <w:rFonts w:ascii="Trebuchet MS" w:hAnsi="Trebuchet MS"/>
          <w:noProof/>
        </w:rPr>
        <w:t xml:space="preserve"> Jehovah your God will </w:t>
      </w:r>
      <w:del w:id="61" w:author="Author">
        <w:r w:rsidRPr="00C25DFA">
          <w:rPr>
            <w:rFonts w:ascii="Trebuchet MS" w:hAnsi="Trebuchet MS"/>
            <w:noProof/>
          </w:rPr>
          <w:delText>certainly put</w:delText>
        </w:r>
      </w:del>
      <w:ins w:id="62" w:author="Author">
        <w:r w:rsidRPr="00C25DFA">
          <w:rPr>
            <w:rFonts w:ascii="Trebuchet MS" w:hAnsi="Trebuchet MS"/>
            <w:noProof/>
          </w:rPr>
          <w:t>bring</w:t>
        </w:r>
      </w:ins>
      <w:r w:rsidRPr="00C25DFA">
        <w:rPr>
          <w:rFonts w:ascii="Trebuchet MS" w:hAnsi="Trebuchet MS"/>
          <w:noProof/>
        </w:rPr>
        <w:t xml:space="preserve"> all these </w:t>
      </w:r>
      <w:del w:id="63" w:author="Author">
        <w:r w:rsidRPr="00C25DFA">
          <w:rPr>
            <w:rFonts w:ascii="Trebuchet MS" w:hAnsi="Trebuchet MS"/>
            <w:noProof/>
          </w:rPr>
          <w:delText>oaths</w:delText>
        </w:r>
      </w:del>
      <w:ins w:id="64" w:author="Author">
        <w:r w:rsidRPr="00C25DFA">
          <w:rPr>
            <w:rFonts w:ascii="Trebuchet MS" w:hAnsi="Trebuchet MS"/>
            <w:noProof/>
          </w:rPr>
          <w:t>curses</w:t>
        </w:r>
      </w:ins>
      <w:r w:rsidRPr="00C25DFA">
        <w:rPr>
          <w:rFonts w:ascii="Trebuchet MS" w:hAnsi="Trebuchet MS"/>
          <w:noProof/>
        </w:rPr>
        <w:t xml:space="preserve"> upon your enemies</w:t>
      </w:r>
      <w:ins w:id="65" w:author="Author">
        <w:r w:rsidRPr="00C25DFA">
          <w:rPr>
            <w:rFonts w:ascii="Trebuchet MS" w:hAnsi="Trebuchet MS"/>
            <w:noProof/>
          </w:rPr>
          <w:t>, who hated</w:t>
        </w:r>
      </w:ins>
      <w:r w:rsidRPr="00C25DFA">
        <w:rPr>
          <w:rFonts w:ascii="Trebuchet MS" w:hAnsi="Trebuchet MS"/>
          <w:noProof/>
        </w:rPr>
        <w:t xml:space="preserve"> and </w:t>
      </w:r>
      <w:del w:id="66" w:author="Author">
        <w:r w:rsidRPr="00C25DFA">
          <w:rPr>
            <w:rFonts w:ascii="Trebuchet MS" w:hAnsi="Trebuchet MS"/>
            <w:noProof/>
          </w:rPr>
          <w:delText xml:space="preserve">those who hate you, who have </w:delText>
        </w:r>
      </w:del>
      <w:r w:rsidRPr="00C25DFA">
        <w:rPr>
          <w:rFonts w:ascii="Trebuchet MS" w:hAnsi="Trebuchet MS"/>
          <w:noProof/>
        </w:rPr>
        <w:t>persecuted you.</w:t>
      </w:r>
    </w:p>
    <w:p w:rsidR="0076038E" w:rsidRPr="00C25DFA" w:rsidRDefault="0076038E" w:rsidP="0076038E">
      <w:pPr>
        <w:rPr>
          <w:rFonts w:ascii="Trebuchet MS" w:hAnsi="Trebuchet MS"/>
          <w:noProof/>
        </w:rPr>
      </w:pPr>
      <w:r w:rsidRPr="00C25DFA">
        <w:rPr>
          <w:rFonts w:ascii="Trebuchet MS" w:hAnsi="Trebuchet MS"/>
          <w:b/>
        </w:rPr>
        <w:t xml:space="preserve">30:8 </w:t>
      </w:r>
      <w:r w:rsidRPr="00C25DFA">
        <w:rPr>
          <w:rFonts w:ascii="Trebuchet MS" w:hAnsi="Trebuchet MS"/>
          <w:noProof/>
        </w:rPr>
        <w:t>“</w:t>
      </w:r>
      <w:del w:id="67" w:author="Author">
        <w:r w:rsidRPr="00C25DFA">
          <w:rPr>
            <w:rFonts w:ascii="Trebuchet MS" w:hAnsi="Trebuchet MS"/>
            <w:noProof/>
          </w:rPr>
          <w:delText>As for you, you</w:delText>
        </w:r>
      </w:del>
      <w:ins w:id="68" w:author="Author">
        <w:r w:rsidRPr="00C25DFA">
          <w:rPr>
            <w:rFonts w:ascii="Trebuchet MS" w:hAnsi="Trebuchet MS"/>
            <w:noProof/>
          </w:rPr>
          <w:t>You</w:t>
        </w:r>
      </w:ins>
      <w:r w:rsidRPr="00C25DFA">
        <w:rPr>
          <w:rFonts w:ascii="Trebuchet MS" w:hAnsi="Trebuchet MS"/>
          <w:noProof/>
        </w:rPr>
        <w:t xml:space="preserve"> will </w:t>
      </w:r>
      <w:del w:id="69" w:author="Author">
        <w:r w:rsidRPr="00C25DFA">
          <w:rPr>
            <w:rFonts w:ascii="Trebuchet MS" w:hAnsi="Trebuchet MS"/>
            <w:noProof/>
          </w:rPr>
          <w:delText>turn</w:delText>
        </w:r>
      </w:del>
      <w:ins w:id="70" w:author="Author">
        <w:r w:rsidRPr="00C25DFA">
          <w:rPr>
            <w:rFonts w:ascii="Trebuchet MS" w:hAnsi="Trebuchet MS"/>
            <w:noProof/>
          </w:rPr>
          <w:t>then return</w:t>
        </w:r>
      </w:ins>
      <w:r w:rsidRPr="00C25DFA">
        <w:rPr>
          <w:rFonts w:ascii="Trebuchet MS" w:hAnsi="Trebuchet MS"/>
          <w:noProof/>
        </w:rPr>
        <w:t xml:space="preserve"> and </w:t>
      </w:r>
      <w:del w:id="71" w:author="Author">
        <w:r w:rsidRPr="00C25DFA">
          <w:rPr>
            <w:rFonts w:ascii="Trebuchet MS" w:hAnsi="Trebuchet MS"/>
            <w:noProof/>
          </w:rPr>
          <w:delText xml:space="preserve">certainly </w:delText>
        </w:r>
      </w:del>
      <w:r w:rsidRPr="00C25DFA">
        <w:rPr>
          <w:rFonts w:ascii="Trebuchet MS" w:hAnsi="Trebuchet MS"/>
          <w:noProof/>
        </w:rPr>
        <w:t xml:space="preserve">listen to the voice of Jehovah and </w:t>
      </w:r>
      <w:del w:id="72" w:author="Author">
        <w:r w:rsidRPr="00C25DFA">
          <w:rPr>
            <w:rFonts w:ascii="Trebuchet MS" w:hAnsi="Trebuchet MS"/>
            <w:noProof/>
          </w:rPr>
          <w:delText>do</w:delText>
        </w:r>
      </w:del>
      <w:ins w:id="73" w:author="Author">
        <w:r w:rsidRPr="00C25DFA">
          <w:rPr>
            <w:rFonts w:ascii="Trebuchet MS" w:hAnsi="Trebuchet MS"/>
            <w:noProof/>
          </w:rPr>
          <w:t>observe</w:t>
        </w:r>
      </w:ins>
      <w:r w:rsidRPr="00C25DFA">
        <w:rPr>
          <w:rFonts w:ascii="Trebuchet MS" w:hAnsi="Trebuchet MS"/>
          <w:noProof/>
        </w:rPr>
        <w:t xml:space="preserve"> all his commandments that I am commanding you today. </w:t>
      </w:r>
      <w:r w:rsidRPr="00C25DFA">
        <w:rPr>
          <w:rFonts w:ascii="Trebuchet MS" w:hAnsi="Trebuchet MS"/>
          <w:b/>
          <w:noProof/>
        </w:rPr>
        <w:t xml:space="preserve">30:9 </w:t>
      </w:r>
      <w:del w:id="74" w:author="Author">
        <w:r w:rsidRPr="00C25DFA">
          <w:rPr>
            <w:rFonts w:ascii="Trebuchet MS" w:hAnsi="Trebuchet MS"/>
            <w:noProof/>
          </w:rPr>
          <w:delText xml:space="preserve">And </w:delText>
        </w:r>
      </w:del>
      <w:r w:rsidRPr="00C25DFA">
        <w:rPr>
          <w:rFonts w:ascii="Trebuchet MS" w:hAnsi="Trebuchet MS"/>
          <w:noProof/>
        </w:rPr>
        <w:t xml:space="preserve">Jehovah your God will </w:t>
      </w:r>
      <w:del w:id="75" w:author="Author">
        <w:r w:rsidRPr="00C25DFA">
          <w:rPr>
            <w:rFonts w:ascii="Trebuchet MS" w:hAnsi="Trebuchet MS"/>
            <w:noProof/>
          </w:rPr>
          <w:delText xml:space="preserve">indeed </w:delText>
        </w:r>
      </w:del>
      <w:r w:rsidRPr="00C25DFA">
        <w:rPr>
          <w:rFonts w:ascii="Trebuchet MS" w:hAnsi="Trebuchet MS"/>
          <w:noProof/>
        </w:rPr>
        <w:t xml:space="preserve">make you </w:t>
      </w:r>
      <w:del w:id="76" w:author="Author">
        <w:r w:rsidRPr="00C25DFA">
          <w:rPr>
            <w:rFonts w:ascii="Trebuchet MS" w:hAnsi="Trebuchet MS"/>
            <w:noProof/>
          </w:rPr>
          <w:delText>have more than enough</w:delText>
        </w:r>
      </w:del>
      <w:ins w:id="77" w:author="Author">
        <w:r w:rsidRPr="00C25DFA">
          <w:rPr>
            <w:rFonts w:ascii="Trebuchet MS" w:hAnsi="Trebuchet MS"/>
            <w:noProof/>
          </w:rPr>
          <w:t>abundantly prosperous</w:t>
        </w:r>
      </w:ins>
      <w:r w:rsidRPr="00C25DFA">
        <w:rPr>
          <w:rFonts w:ascii="Trebuchet MS" w:hAnsi="Trebuchet MS"/>
          <w:noProof/>
        </w:rPr>
        <w:t xml:space="preserve"> in </w:t>
      </w:r>
      <w:del w:id="78" w:author="Author">
        <w:r w:rsidRPr="00C25DFA">
          <w:rPr>
            <w:rFonts w:ascii="Trebuchet MS" w:hAnsi="Trebuchet MS"/>
            <w:noProof/>
          </w:rPr>
          <w:delText>every</w:delText>
        </w:r>
      </w:del>
      <w:ins w:id="79" w:author="Author">
        <w:r w:rsidRPr="00C25DFA">
          <w:rPr>
            <w:rFonts w:ascii="Trebuchet MS" w:hAnsi="Trebuchet MS"/>
            <w:noProof/>
          </w:rPr>
          <w:t>all the</w:t>
        </w:r>
      </w:ins>
      <w:r w:rsidRPr="00C25DFA">
        <w:rPr>
          <w:rFonts w:ascii="Trebuchet MS" w:hAnsi="Trebuchet MS"/>
          <w:noProof/>
        </w:rPr>
        <w:t xml:space="preserve"> work of your </w:t>
      </w:r>
      <w:del w:id="80" w:author="Author">
        <w:r w:rsidRPr="00C25DFA">
          <w:rPr>
            <w:rFonts w:ascii="Trebuchet MS" w:hAnsi="Trebuchet MS"/>
            <w:noProof/>
          </w:rPr>
          <w:delText>hand, in the fruit of</w:delText>
        </w:r>
      </w:del>
      <w:ins w:id="81" w:author="Author">
        <w:r w:rsidRPr="00C25DFA">
          <w:rPr>
            <w:rFonts w:ascii="Trebuchet MS" w:hAnsi="Trebuchet MS"/>
            <w:noProof/>
          </w:rPr>
          <w:t>hands, multiplying</w:t>
        </w:r>
      </w:ins>
      <w:r w:rsidRPr="00C25DFA">
        <w:rPr>
          <w:rFonts w:ascii="Trebuchet MS" w:hAnsi="Trebuchet MS"/>
          <w:noProof/>
        </w:rPr>
        <w:t xml:space="preserve"> your </w:t>
      </w:r>
      <w:del w:id="82" w:author="Author">
        <w:r w:rsidRPr="00C25DFA">
          <w:rPr>
            <w:rFonts w:ascii="Trebuchet MS" w:hAnsi="Trebuchet MS"/>
            <w:noProof/>
          </w:rPr>
          <w:delText>belly</w:delText>
        </w:r>
      </w:del>
      <w:ins w:id="83" w:author="Author">
        <w:r w:rsidRPr="00C25DFA">
          <w:rPr>
            <w:rFonts w:ascii="Trebuchet MS" w:hAnsi="Trebuchet MS"/>
            <w:noProof/>
          </w:rPr>
          <w:t>children and your livestock</w:t>
        </w:r>
      </w:ins>
      <w:r w:rsidRPr="00C25DFA">
        <w:rPr>
          <w:rFonts w:ascii="Trebuchet MS" w:hAnsi="Trebuchet MS"/>
          <w:noProof/>
        </w:rPr>
        <w:t xml:space="preserve"> and the </w:t>
      </w:r>
      <w:del w:id="84" w:author="Author">
        <w:r w:rsidRPr="00C25DFA">
          <w:rPr>
            <w:rFonts w:ascii="Trebuchet MS" w:hAnsi="Trebuchet MS"/>
            <w:noProof/>
          </w:rPr>
          <w:delText>fruit of your domestic animals and the fruitage</w:delText>
        </w:r>
      </w:del>
      <w:ins w:id="85" w:author="Author">
        <w:r w:rsidRPr="00C25DFA">
          <w:rPr>
            <w:rFonts w:ascii="Trebuchet MS" w:hAnsi="Trebuchet MS"/>
            <w:noProof/>
          </w:rPr>
          <w:t>produce</w:t>
        </w:r>
      </w:ins>
      <w:r w:rsidRPr="00C25DFA">
        <w:rPr>
          <w:rFonts w:ascii="Trebuchet MS" w:hAnsi="Trebuchet MS"/>
          <w:noProof/>
        </w:rPr>
        <w:t xml:space="preserve"> of your </w:t>
      </w:r>
      <w:del w:id="86" w:author="Author">
        <w:r w:rsidRPr="00C25DFA">
          <w:rPr>
            <w:rFonts w:ascii="Trebuchet MS" w:hAnsi="Trebuchet MS"/>
            <w:noProof/>
          </w:rPr>
          <w:delText xml:space="preserve">soil, resulting in prosperity; because </w:delText>
        </w:r>
      </w:del>
      <w:ins w:id="87" w:author="Author">
        <w:r w:rsidRPr="00C25DFA">
          <w:rPr>
            <w:rFonts w:ascii="Trebuchet MS" w:hAnsi="Trebuchet MS"/>
            <w:noProof/>
          </w:rPr>
          <w:t xml:space="preserve">ground, for </w:t>
        </w:r>
      </w:ins>
      <w:r w:rsidRPr="00C25DFA">
        <w:rPr>
          <w:rFonts w:ascii="Trebuchet MS" w:hAnsi="Trebuchet MS"/>
          <w:noProof/>
        </w:rPr>
        <w:t xml:space="preserve">Jehovah will again </w:t>
      </w:r>
      <w:del w:id="88" w:author="Author">
        <w:r w:rsidRPr="00C25DFA">
          <w:rPr>
            <w:rFonts w:ascii="Trebuchet MS" w:hAnsi="Trebuchet MS"/>
            <w:noProof/>
          </w:rPr>
          <w:delText>exult over</w:delText>
        </w:r>
      </w:del>
      <w:ins w:id="89" w:author="Author">
        <w:r w:rsidRPr="00C25DFA">
          <w:rPr>
            <w:rFonts w:ascii="Trebuchet MS" w:hAnsi="Trebuchet MS"/>
            <w:noProof/>
          </w:rPr>
          <w:t>delight to make</w:t>
        </w:r>
      </w:ins>
      <w:r w:rsidRPr="00C25DFA">
        <w:rPr>
          <w:rFonts w:ascii="Trebuchet MS" w:hAnsi="Trebuchet MS"/>
          <w:noProof/>
        </w:rPr>
        <w:t xml:space="preserve"> you </w:t>
      </w:r>
      <w:del w:id="90" w:author="Author">
        <w:r w:rsidRPr="00C25DFA">
          <w:rPr>
            <w:rFonts w:ascii="Trebuchet MS" w:hAnsi="Trebuchet MS"/>
            <w:noProof/>
          </w:rPr>
          <w:delText>for good</w:delText>
        </w:r>
      </w:del>
      <w:ins w:id="91" w:author="Author">
        <w:r w:rsidRPr="00C25DFA">
          <w:rPr>
            <w:rFonts w:ascii="Trebuchet MS" w:hAnsi="Trebuchet MS"/>
            <w:noProof/>
          </w:rPr>
          <w:t>prosper</w:t>
        </w:r>
      </w:ins>
      <w:r w:rsidRPr="00C25DFA">
        <w:rPr>
          <w:rFonts w:ascii="Trebuchet MS" w:hAnsi="Trebuchet MS"/>
          <w:noProof/>
        </w:rPr>
        <w:t xml:space="preserve">, just as he </w:t>
      </w:r>
      <w:del w:id="92" w:author="Author">
        <w:r w:rsidRPr="00C25DFA">
          <w:rPr>
            <w:rFonts w:ascii="Trebuchet MS" w:hAnsi="Trebuchet MS"/>
            <w:noProof/>
          </w:rPr>
          <w:delText>exulted over</w:delText>
        </w:r>
      </w:del>
      <w:ins w:id="93" w:author="Author">
        <w:r w:rsidRPr="00C25DFA">
          <w:rPr>
            <w:rFonts w:ascii="Trebuchet MS" w:hAnsi="Trebuchet MS"/>
            <w:noProof/>
          </w:rPr>
          <w:t>delighted in</w:t>
        </w:r>
      </w:ins>
      <w:r w:rsidRPr="00C25DFA">
        <w:rPr>
          <w:rFonts w:ascii="Trebuchet MS" w:hAnsi="Trebuchet MS"/>
          <w:noProof/>
        </w:rPr>
        <w:t xml:space="preserve"> your forefathers</w:t>
      </w:r>
      <w:del w:id="94" w:author="Author">
        <w:r w:rsidRPr="00C25DFA">
          <w:rPr>
            <w:rFonts w:ascii="Trebuchet MS" w:hAnsi="Trebuchet MS"/>
            <w:noProof/>
          </w:rPr>
          <w:delText>;</w:delText>
        </w:r>
      </w:del>
      <w:ins w:id="95" w:author="Author">
        <w:r w:rsidRPr="00C25DFA">
          <w:rPr>
            <w:rFonts w:ascii="Trebuchet MS" w:hAnsi="Trebuchet MS"/>
            <w:noProof/>
          </w:rPr>
          <w:t>.</w:t>
        </w:r>
      </w:ins>
      <w:r w:rsidRPr="00C25DFA">
        <w:rPr>
          <w:rFonts w:ascii="Trebuchet MS" w:hAnsi="Trebuchet MS"/>
          <w:noProof/>
        </w:rPr>
        <w:t xml:space="preserve"> </w:t>
      </w:r>
      <w:r w:rsidRPr="00C25DFA">
        <w:rPr>
          <w:rFonts w:ascii="Trebuchet MS" w:hAnsi="Trebuchet MS"/>
          <w:b/>
          <w:noProof/>
        </w:rPr>
        <w:t xml:space="preserve">30:10 </w:t>
      </w:r>
      <w:del w:id="96" w:author="Author">
        <w:r w:rsidRPr="00C25DFA">
          <w:rPr>
            <w:rFonts w:ascii="Trebuchet MS" w:hAnsi="Trebuchet MS"/>
            <w:noProof/>
          </w:rPr>
          <w:delText>for</w:delText>
        </w:r>
      </w:del>
      <w:ins w:id="97" w:author="Author">
        <w:r w:rsidRPr="00C25DFA">
          <w:rPr>
            <w:rFonts w:ascii="Trebuchet MS" w:hAnsi="Trebuchet MS"/>
            <w:noProof/>
          </w:rPr>
          <w:t>For then</w:t>
        </w:r>
      </w:ins>
      <w:r w:rsidRPr="00C25DFA">
        <w:rPr>
          <w:rFonts w:ascii="Trebuchet MS" w:hAnsi="Trebuchet MS"/>
          <w:noProof/>
        </w:rPr>
        <w:t xml:space="preserve"> you will listen to the voice of Jehovah your God </w:t>
      </w:r>
      <w:del w:id="98" w:author="Author">
        <w:r w:rsidRPr="00C25DFA">
          <w:rPr>
            <w:rFonts w:ascii="Trebuchet MS" w:hAnsi="Trebuchet MS"/>
            <w:noProof/>
          </w:rPr>
          <w:delText>so as to</w:delText>
        </w:r>
      </w:del>
      <w:ins w:id="99" w:author="Author">
        <w:r w:rsidRPr="00C25DFA">
          <w:rPr>
            <w:rFonts w:ascii="Trebuchet MS" w:hAnsi="Trebuchet MS"/>
            <w:noProof/>
          </w:rPr>
          <w:t>and</w:t>
        </w:r>
      </w:ins>
      <w:r w:rsidRPr="00C25DFA">
        <w:rPr>
          <w:rFonts w:ascii="Trebuchet MS" w:hAnsi="Trebuchet MS"/>
          <w:noProof/>
        </w:rPr>
        <w:t xml:space="preserve"> keep his commandments and </w:t>
      </w:r>
      <w:del w:id="100" w:author="Author">
        <w:r w:rsidRPr="00C25DFA">
          <w:rPr>
            <w:rFonts w:ascii="Trebuchet MS" w:hAnsi="Trebuchet MS"/>
            <w:noProof/>
          </w:rPr>
          <w:delText xml:space="preserve">his </w:delText>
        </w:r>
      </w:del>
      <w:r w:rsidRPr="00C25DFA">
        <w:rPr>
          <w:rFonts w:ascii="Trebuchet MS" w:hAnsi="Trebuchet MS"/>
          <w:noProof/>
        </w:rPr>
        <w:t xml:space="preserve">statutes written in this book of the </w:t>
      </w:r>
      <w:del w:id="101" w:author="Author">
        <w:r w:rsidRPr="00C25DFA">
          <w:rPr>
            <w:rFonts w:ascii="Trebuchet MS" w:hAnsi="Trebuchet MS"/>
            <w:noProof/>
          </w:rPr>
          <w:delText>law, because</w:delText>
        </w:r>
      </w:del>
      <w:ins w:id="102" w:author="Author">
        <w:r w:rsidRPr="00C25DFA">
          <w:rPr>
            <w:rFonts w:ascii="Trebuchet MS" w:hAnsi="Trebuchet MS"/>
            <w:noProof/>
          </w:rPr>
          <w:t>Law, and</w:t>
        </w:r>
      </w:ins>
      <w:r w:rsidRPr="00C25DFA">
        <w:rPr>
          <w:rFonts w:ascii="Trebuchet MS" w:hAnsi="Trebuchet MS"/>
          <w:noProof/>
        </w:rPr>
        <w:t xml:space="preserve"> you will return to Jehovah your God with all your heart and all your soul.</w:t>
      </w:r>
      <w:ins w:id="103" w:author="Author">
        <w:r w:rsidRPr="00C25DFA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76038E" w:rsidRPr="00C25DFA" w:rsidRDefault="0076038E" w:rsidP="0076038E">
      <w:pPr>
        <w:rPr>
          <w:rFonts w:ascii="Trebuchet MS" w:hAnsi="Trebuchet MS"/>
          <w:noProof/>
        </w:rPr>
      </w:pPr>
      <w:r w:rsidRPr="00C25DFA">
        <w:rPr>
          <w:rFonts w:ascii="Trebuchet MS" w:hAnsi="Trebuchet MS"/>
          <w:b/>
        </w:rPr>
        <w:t xml:space="preserve">30:11 </w:t>
      </w:r>
      <w:r w:rsidRPr="00C25DFA">
        <w:rPr>
          <w:rFonts w:ascii="Trebuchet MS" w:hAnsi="Trebuchet MS"/>
          <w:noProof/>
        </w:rPr>
        <w:t>“</w:t>
      </w:r>
      <w:del w:id="106" w:author="Author">
        <w:r w:rsidRPr="00C25DFA">
          <w:rPr>
            <w:rFonts w:ascii="Trebuchet MS" w:hAnsi="Trebuchet MS"/>
            <w:noProof/>
          </w:rPr>
          <w:delText>For</w:delText>
        </w:r>
      </w:del>
      <w:ins w:id="107" w:author="Author">
        <w:r w:rsidRPr="00C25DFA">
          <w:rPr>
            <w:rFonts w:ascii="Trebuchet MS" w:hAnsi="Trebuchet MS"/>
            <w:noProof/>
          </w:rPr>
          <w:t>Now</w:t>
        </w:r>
      </w:ins>
      <w:r w:rsidRPr="00C25DFA">
        <w:rPr>
          <w:rFonts w:ascii="Trebuchet MS" w:hAnsi="Trebuchet MS"/>
          <w:noProof/>
        </w:rPr>
        <w:t xml:space="preserve"> this commandment that I am commanding you today is not too difficult for you, nor is it </w:t>
      </w:r>
      <w:del w:id="108" w:author="Author">
        <w:r w:rsidRPr="00C25DFA">
          <w:rPr>
            <w:rFonts w:ascii="Trebuchet MS" w:hAnsi="Trebuchet MS"/>
            <w:noProof/>
          </w:rPr>
          <w:delText>far away.</w:delText>
        </w:r>
      </w:del>
      <w:ins w:id="109" w:author="Author">
        <w:r w:rsidRPr="00C25DFA">
          <w:rPr>
            <w:rFonts w:ascii="Trebuchet MS" w:hAnsi="Trebuchet MS"/>
            <w:noProof/>
          </w:rPr>
          <w:t>beyond your reach.</w:t>
        </w:r>
        <w:r w:rsidRPr="00C25DFA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C25DFA">
        <w:rPr>
          <w:rFonts w:ascii="Trebuchet MS" w:hAnsi="Trebuchet MS"/>
          <w:noProof/>
        </w:rPr>
        <w:t xml:space="preserve"> </w:t>
      </w:r>
      <w:r w:rsidRPr="00C25DFA">
        <w:rPr>
          <w:rFonts w:ascii="Trebuchet MS" w:hAnsi="Trebuchet MS"/>
          <w:b/>
          <w:noProof/>
        </w:rPr>
        <w:t xml:space="preserve">30:12 </w:t>
      </w:r>
      <w:r w:rsidRPr="00C25DFA">
        <w:rPr>
          <w:rFonts w:ascii="Trebuchet MS" w:hAnsi="Trebuchet MS"/>
          <w:noProof/>
        </w:rPr>
        <w:t xml:space="preserve">It is not in the heavens, so </w:t>
      </w:r>
      <w:del w:id="112" w:author="Author">
        <w:r w:rsidRPr="00C25DFA">
          <w:rPr>
            <w:rFonts w:ascii="Trebuchet MS" w:hAnsi="Trebuchet MS"/>
            <w:noProof/>
          </w:rPr>
          <w:delText>as</w:delText>
        </w:r>
      </w:del>
      <w:ins w:id="113" w:author="Author">
        <w:r w:rsidRPr="00C25DFA">
          <w:rPr>
            <w:rFonts w:ascii="Trebuchet MS" w:hAnsi="Trebuchet MS"/>
            <w:noProof/>
          </w:rPr>
          <w:t>that you have</w:t>
        </w:r>
      </w:ins>
      <w:r w:rsidRPr="00C25DFA">
        <w:rPr>
          <w:rFonts w:ascii="Trebuchet MS" w:hAnsi="Trebuchet MS"/>
          <w:noProof/>
        </w:rPr>
        <w:t xml:space="preserve"> to </w:t>
      </w:r>
      <w:del w:id="114" w:author="Author">
        <w:r w:rsidRPr="00C25DFA">
          <w:rPr>
            <w:rFonts w:ascii="Trebuchet MS" w:hAnsi="Trebuchet MS"/>
            <w:noProof/>
          </w:rPr>
          <w:delText>result in saying</w:delText>
        </w:r>
      </w:del>
      <w:ins w:id="115" w:author="Author">
        <w:r w:rsidRPr="00C25DFA">
          <w:rPr>
            <w:rFonts w:ascii="Trebuchet MS" w:hAnsi="Trebuchet MS"/>
            <w:noProof/>
          </w:rPr>
          <w:t>say</w:t>
        </w:r>
      </w:ins>
      <w:r w:rsidRPr="00C25DFA">
        <w:rPr>
          <w:rFonts w:ascii="Trebuchet MS" w:hAnsi="Trebuchet MS"/>
          <w:noProof/>
        </w:rPr>
        <w:t xml:space="preserve">, ‘Who will ascend </w:t>
      </w:r>
      <w:del w:id="116" w:author="Author">
        <w:r w:rsidRPr="00C25DFA">
          <w:rPr>
            <w:rFonts w:ascii="Trebuchet MS" w:hAnsi="Trebuchet MS"/>
            <w:noProof/>
          </w:rPr>
          <w:delText>for us into</w:delText>
        </w:r>
      </w:del>
      <w:ins w:id="117" w:author="Author">
        <w:r w:rsidRPr="00C25DFA">
          <w:rPr>
            <w:rFonts w:ascii="Trebuchet MS" w:hAnsi="Trebuchet MS"/>
            <w:noProof/>
          </w:rPr>
          <w:t>to</w:t>
        </w:r>
      </w:ins>
      <w:r w:rsidRPr="00C25DFA">
        <w:rPr>
          <w:rFonts w:ascii="Trebuchet MS" w:hAnsi="Trebuchet MS"/>
          <w:noProof/>
        </w:rPr>
        <w:t xml:space="preserve"> the heavens and get it for us, </w:t>
      </w:r>
      <w:del w:id="118" w:author="Author">
        <w:r w:rsidRPr="00C25DFA">
          <w:rPr>
            <w:rFonts w:ascii="Trebuchet MS" w:hAnsi="Trebuchet MS"/>
            <w:noProof/>
          </w:rPr>
          <w:delText xml:space="preserve">that he may let us hear it </w:delText>
        </w:r>
      </w:del>
      <w:ins w:id="119" w:author="Author">
        <w:r w:rsidRPr="00C25DFA">
          <w:rPr>
            <w:rFonts w:ascii="Trebuchet MS" w:hAnsi="Trebuchet MS"/>
            <w:noProof/>
          </w:rPr>
          <w:t xml:space="preserve">so </w:t>
        </w:r>
      </w:ins>
      <w:r w:rsidRPr="00C25DFA">
        <w:rPr>
          <w:rFonts w:ascii="Trebuchet MS" w:hAnsi="Trebuchet MS"/>
          <w:noProof/>
        </w:rPr>
        <w:t xml:space="preserve">that we may </w:t>
      </w:r>
      <w:del w:id="120" w:author="Author">
        <w:r w:rsidRPr="00C25DFA">
          <w:rPr>
            <w:rFonts w:ascii="Trebuchet MS" w:hAnsi="Trebuchet MS"/>
            <w:noProof/>
          </w:rPr>
          <w:delText>do</w:delText>
        </w:r>
      </w:del>
      <w:ins w:id="121" w:author="Author">
        <w:r w:rsidRPr="00C25DFA">
          <w:rPr>
            <w:rFonts w:ascii="Trebuchet MS" w:hAnsi="Trebuchet MS"/>
            <w:noProof/>
          </w:rPr>
          <w:t>hear it and observe</w:t>
        </w:r>
      </w:ins>
      <w:r w:rsidRPr="00C25DFA">
        <w:rPr>
          <w:rFonts w:ascii="Trebuchet MS" w:hAnsi="Trebuchet MS"/>
          <w:noProof/>
        </w:rPr>
        <w:t xml:space="preserve"> it?’ </w:t>
      </w:r>
      <w:r w:rsidRPr="00C25DFA">
        <w:rPr>
          <w:rFonts w:ascii="Trebuchet MS" w:hAnsi="Trebuchet MS"/>
          <w:b/>
          <w:noProof/>
        </w:rPr>
        <w:t xml:space="preserve">30:13 </w:t>
      </w:r>
      <w:del w:id="122" w:author="Author">
        <w:r w:rsidRPr="00C25DFA">
          <w:rPr>
            <w:rFonts w:ascii="Trebuchet MS" w:hAnsi="Trebuchet MS"/>
            <w:noProof/>
          </w:rPr>
          <w:delText>Neither</w:delText>
        </w:r>
      </w:del>
      <w:ins w:id="123" w:author="Author">
        <w:r w:rsidRPr="00C25DFA">
          <w:rPr>
            <w:rFonts w:ascii="Trebuchet MS" w:hAnsi="Trebuchet MS"/>
            <w:noProof/>
          </w:rPr>
          <w:t>Nor</w:t>
        </w:r>
      </w:ins>
      <w:r w:rsidRPr="00C25DFA">
        <w:rPr>
          <w:rFonts w:ascii="Trebuchet MS" w:hAnsi="Trebuchet MS"/>
          <w:noProof/>
        </w:rPr>
        <w:t xml:space="preserve"> is it on the other side of the sea, so </w:t>
      </w:r>
      <w:del w:id="124" w:author="Author">
        <w:r w:rsidRPr="00C25DFA">
          <w:rPr>
            <w:rFonts w:ascii="Trebuchet MS" w:hAnsi="Trebuchet MS"/>
            <w:noProof/>
          </w:rPr>
          <w:delText>as</w:delText>
        </w:r>
      </w:del>
      <w:ins w:id="125" w:author="Author">
        <w:r w:rsidRPr="00C25DFA">
          <w:rPr>
            <w:rFonts w:ascii="Trebuchet MS" w:hAnsi="Trebuchet MS"/>
            <w:noProof/>
          </w:rPr>
          <w:t>that you have</w:t>
        </w:r>
      </w:ins>
      <w:r w:rsidRPr="00C25DFA">
        <w:rPr>
          <w:rFonts w:ascii="Trebuchet MS" w:hAnsi="Trebuchet MS"/>
          <w:noProof/>
        </w:rPr>
        <w:t xml:space="preserve"> to </w:t>
      </w:r>
      <w:del w:id="126" w:author="Author">
        <w:r w:rsidRPr="00C25DFA">
          <w:rPr>
            <w:rFonts w:ascii="Trebuchet MS" w:hAnsi="Trebuchet MS"/>
            <w:noProof/>
          </w:rPr>
          <w:delText>result in saying</w:delText>
        </w:r>
      </w:del>
      <w:ins w:id="127" w:author="Author">
        <w:r w:rsidRPr="00C25DFA">
          <w:rPr>
            <w:rFonts w:ascii="Trebuchet MS" w:hAnsi="Trebuchet MS"/>
            <w:noProof/>
          </w:rPr>
          <w:t>say</w:t>
        </w:r>
      </w:ins>
      <w:r w:rsidRPr="00C25DFA">
        <w:rPr>
          <w:rFonts w:ascii="Trebuchet MS" w:hAnsi="Trebuchet MS"/>
          <w:noProof/>
        </w:rPr>
        <w:t xml:space="preserve">, ‘Who will </w:t>
      </w:r>
      <w:del w:id="128" w:author="Author">
        <w:r w:rsidRPr="00C25DFA">
          <w:rPr>
            <w:rFonts w:ascii="Trebuchet MS" w:hAnsi="Trebuchet MS"/>
            <w:noProof/>
          </w:rPr>
          <w:delText>pass</w:delText>
        </w:r>
      </w:del>
      <w:ins w:id="129" w:author="Author">
        <w:r w:rsidRPr="00C25DFA">
          <w:rPr>
            <w:rFonts w:ascii="Trebuchet MS" w:hAnsi="Trebuchet MS"/>
            <w:noProof/>
          </w:rPr>
          <w:t>cross</w:t>
        </w:r>
      </w:ins>
      <w:r w:rsidRPr="00C25DFA">
        <w:rPr>
          <w:rFonts w:ascii="Trebuchet MS" w:hAnsi="Trebuchet MS"/>
          <w:noProof/>
        </w:rPr>
        <w:t xml:space="preserve"> over </w:t>
      </w:r>
      <w:del w:id="130" w:author="Author">
        <w:r w:rsidRPr="00C25DFA">
          <w:rPr>
            <w:rFonts w:ascii="Trebuchet MS" w:hAnsi="Trebuchet MS"/>
            <w:noProof/>
          </w:rPr>
          <w:delText xml:space="preserve">for us </w:delText>
        </w:r>
      </w:del>
      <w:r w:rsidRPr="00C25DFA">
        <w:rPr>
          <w:rFonts w:ascii="Trebuchet MS" w:hAnsi="Trebuchet MS"/>
          <w:noProof/>
        </w:rPr>
        <w:t xml:space="preserve">to the other side of the sea and get it for us, </w:t>
      </w:r>
      <w:del w:id="131" w:author="Author">
        <w:r w:rsidRPr="00C25DFA">
          <w:rPr>
            <w:rFonts w:ascii="Trebuchet MS" w:hAnsi="Trebuchet MS"/>
            <w:noProof/>
          </w:rPr>
          <w:delText xml:space="preserve">that he may let us hear it </w:delText>
        </w:r>
      </w:del>
      <w:ins w:id="132" w:author="Author">
        <w:r w:rsidRPr="00C25DFA">
          <w:rPr>
            <w:rFonts w:ascii="Trebuchet MS" w:hAnsi="Trebuchet MS"/>
            <w:noProof/>
          </w:rPr>
          <w:t xml:space="preserve">so </w:t>
        </w:r>
      </w:ins>
      <w:r w:rsidRPr="00C25DFA">
        <w:rPr>
          <w:rFonts w:ascii="Trebuchet MS" w:hAnsi="Trebuchet MS"/>
          <w:noProof/>
        </w:rPr>
        <w:t xml:space="preserve">that we may </w:t>
      </w:r>
      <w:del w:id="133" w:author="Author">
        <w:r w:rsidRPr="00C25DFA">
          <w:rPr>
            <w:rFonts w:ascii="Trebuchet MS" w:hAnsi="Trebuchet MS"/>
            <w:noProof/>
          </w:rPr>
          <w:delText>do</w:delText>
        </w:r>
      </w:del>
      <w:ins w:id="134" w:author="Author">
        <w:r w:rsidRPr="00C25DFA">
          <w:rPr>
            <w:rFonts w:ascii="Trebuchet MS" w:hAnsi="Trebuchet MS"/>
            <w:noProof/>
          </w:rPr>
          <w:t>hear it and observe</w:t>
        </w:r>
      </w:ins>
      <w:r w:rsidRPr="00C25DFA">
        <w:rPr>
          <w:rFonts w:ascii="Trebuchet MS" w:hAnsi="Trebuchet MS"/>
          <w:noProof/>
        </w:rPr>
        <w:t xml:space="preserve"> it?’ </w:t>
      </w:r>
      <w:r w:rsidRPr="00C25DFA">
        <w:rPr>
          <w:rFonts w:ascii="Trebuchet MS" w:hAnsi="Trebuchet MS"/>
          <w:b/>
          <w:noProof/>
        </w:rPr>
        <w:t xml:space="preserve">30:14 </w:t>
      </w:r>
      <w:r w:rsidRPr="00C25DFA">
        <w:rPr>
          <w:rFonts w:ascii="Trebuchet MS" w:hAnsi="Trebuchet MS"/>
          <w:noProof/>
        </w:rPr>
        <w:t xml:space="preserve">For the word is very near you, in your own mouth and in your own heart, </w:t>
      </w:r>
      <w:ins w:id="135" w:author="Author">
        <w:r w:rsidRPr="00C25DFA">
          <w:rPr>
            <w:rFonts w:ascii="Trebuchet MS" w:hAnsi="Trebuchet MS"/>
            <w:noProof/>
          </w:rPr>
          <w:t xml:space="preserve">so </w:t>
        </w:r>
      </w:ins>
      <w:r w:rsidRPr="00C25DFA">
        <w:rPr>
          <w:rFonts w:ascii="Trebuchet MS" w:hAnsi="Trebuchet MS"/>
          <w:noProof/>
        </w:rPr>
        <w:t>that you may do it.</w:t>
      </w:r>
    </w:p>
    <w:p w:rsidR="0076038E" w:rsidRPr="00C25DFA" w:rsidRDefault="0076038E" w:rsidP="0076038E">
      <w:pPr>
        <w:rPr>
          <w:rFonts w:ascii="Trebuchet MS" w:hAnsi="Trebuchet MS"/>
          <w:noProof/>
        </w:rPr>
      </w:pPr>
      <w:r w:rsidRPr="00C25DFA">
        <w:rPr>
          <w:rFonts w:ascii="Trebuchet MS" w:hAnsi="Trebuchet MS"/>
          <w:b/>
        </w:rPr>
        <w:t xml:space="preserve">30:15 </w:t>
      </w:r>
      <w:r w:rsidRPr="00C25DFA">
        <w:rPr>
          <w:rFonts w:ascii="Trebuchet MS" w:hAnsi="Trebuchet MS"/>
          <w:noProof/>
        </w:rPr>
        <w:t xml:space="preserve">“See, I do put before you today life and good, and death and bad. </w:t>
      </w:r>
      <w:r w:rsidRPr="00C25DFA">
        <w:rPr>
          <w:rFonts w:ascii="Trebuchet MS" w:hAnsi="Trebuchet MS"/>
          <w:b/>
          <w:noProof/>
        </w:rPr>
        <w:t xml:space="preserve">30:16 </w:t>
      </w:r>
      <w:r w:rsidRPr="00C25DFA">
        <w:rPr>
          <w:rFonts w:ascii="Trebuchet MS" w:hAnsi="Trebuchet MS"/>
          <w:noProof/>
        </w:rPr>
        <w:t xml:space="preserve">If you </w:t>
      </w:r>
      <w:del w:id="136" w:author="Author">
        <w:r w:rsidRPr="00C25DFA">
          <w:rPr>
            <w:rFonts w:ascii="Trebuchet MS" w:hAnsi="Trebuchet MS"/>
            <w:noProof/>
          </w:rPr>
          <w:delText xml:space="preserve">will </w:delText>
        </w:r>
      </w:del>
      <w:r w:rsidRPr="00C25DFA">
        <w:rPr>
          <w:rFonts w:ascii="Trebuchet MS" w:hAnsi="Trebuchet MS"/>
          <w:noProof/>
        </w:rPr>
        <w:t>listen to the commandments of Jehovah your God</w:t>
      </w:r>
      <w:del w:id="137" w:author="Author">
        <w:r w:rsidRPr="00C25DFA">
          <w:rPr>
            <w:rFonts w:ascii="Trebuchet MS" w:hAnsi="Trebuchet MS"/>
            <w:noProof/>
          </w:rPr>
          <w:delText>, which</w:delText>
        </w:r>
      </w:del>
      <w:ins w:id="138" w:author="Author">
        <w:r w:rsidRPr="00C25DFA">
          <w:rPr>
            <w:rFonts w:ascii="Trebuchet MS" w:hAnsi="Trebuchet MS"/>
            <w:noProof/>
          </w:rPr>
          <w:t xml:space="preserve"> that</w:t>
        </w:r>
      </w:ins>
      <w:r w:rsidRPr="00C25DFA">
        <w:rPr>
          <w:rFonts w:ascii="Trebuchet MS" w:hAnsi="Trebuchet MS"/>
          <w:noProof/>
        </w:rPr>
        <w:t xml:space="preserve"> I am commanding you today, </w:t>
      </w:r>
      <w:del w:id="139" w:author="Author">
        <w:r w:rsidRPr="00C25DFA">
          <w:rPr>
            <w:rFonts w:ascii="Trebuchet MS" w:hAnsi="Trebuchet MS"/>
            <w:noProof/>
          </w:rPr>
          <w:delText>so as to love</w:delText>
        </w:r>
      </w:del>
      <w:ins w:id="140" w:author="Author">
        <w:r w:rsidRPr="00C25DFA">
          <w:rPr>
            <w:rFonts w:ascii="Trebuchet MS" w:hAnsi="Trebuchet MS"/>
            <w:noProof/>
          </w:rPr>
          <w:t>by loving</w:t>
        </w:r>
      </w:ins>
      <w:r w:rsidRPr="00C25DFA">
        <w:rPr>
          <w:rFonts w:ascii="Trebuchet MS" w:hAnsi="Trebuchet MS"/>
          <w:noProof/>
        </w:rPr>
        <w:t xml:space="preserve"> Jehovah your God, </w:t>
      </w:r>
      <w:del w:id="141" w:author="Author">
        <w:r w:rsidRPr="00C25DFA">
          <w:rPr>
            <w:rFonts w:ascii="Trebuchet MS" w:hAnsi="Trebuchet MS"/>
            <w:noProof/>
          </w:rPr>
          <w:delText>to walk</w:delText>
        </w:r>
      </w:del>
      <w:ins w:id="142" w:author="Author">
        <w:r w:rsidRPr="00C25DFA">
          <w:rPr>
            <w:rFonts w:ascii="Trebuchet MS" w:hAnsi="Trebuchet MS"/>
            <w:noProof/>
          </w:rPr>
          <w:t>by walking</w:t>
        </w:r>
      </w:ins>
      <w:r w:rsidRPr="00C25DFA">
        <w:rPr>
          <w:rFonts w:ascii="Trebuchet MS" w:hAnsi="Trebuchet MS"/>
          <w:noProof/>
        </w:rPr>
        <w:t xml:space="preserve"> in his ways</w:t>
      </w:r>
      <w:ins w:id="143" w:author="Author">
        <w:r w:rsidRPr="00C25DFA">
          <w:rPr>
            <w:rFonts w:ascii="Trebuchet MS" w:hAnsi="Trebuchet MS"/>
            <w:noProof/>
          </w:rPr>
          <w:t>,</w:t>
        </w:r>
      </w:ins>
      <w:r w:rsidRPr="00C25DFA">
        <w:rPr>
          <w:rFonts w:ascii="Trebuchet MS" w:hAnsi="Trebuchet MS"/>
          <w:noProof/>
        </w:rPr>
        <w:t xml:space="preserve"> and </w:t>
      </w:r>
      <w:del w:id="144" w:author="Author">
        <w:r w:rsidRPr="00C25DFA">
          <w:rPr>
            <w:rFonts w:ascii="Trebuchet MS" w:hAnsi="Trebuchet MS"/>
            <w:noProof/>
          </w:rPr>
          <w:delText>to keep</w:delText>
        </w:r>
      </w:del>
      <w:ins w:id="145" w:author="Author">
        <w:r w:rsidRPr="00C25DFA">
          <w:rPr>
            <w:rFonts w:ascii="Trebuchet MS" w:hAnsi="Trebuchet MS"/>
            <w:noProof/>
          </w:rPr>
          <w:t>by keeping</w:t>
        </w:r>
      </w:ins>
      <w:r w:rsidRPr="00C25DFA">
        <w:rPr>
          <w:rFonts w:ascii="Trebuchet MS" w:hAnsi="Trebuchet MS"/>
          <w:noProof/>
        </w:rPr>
        <w:t xml:space="preserve"> his commandments and his statutes and his judicial decisions, then you will </w:t>
      </w:r>
      <w:del w:id="146" w:author="Author">
        <w:r w:rsidRPr="00C25DFA">
          <w:rPr>
            <w:rFonts w:ascii="Trebuchet MS" w:hAnsi="Trebuchet MS"/>
            <w:noProof/>
          </w:rPr>
          <w:delText>be bound to keep alive</w:delText>
        </w:r>
      </w:del>
      <w:ins w:id="147" w:author="Author">
        <w:r w:rsidRPr="00C25DFA">
          <w:rPr>
            <w:rFonts w:ascii="Trebuchet MS" w:hAnsi="Trebuchet MS"/>
            <w:noProof/>
          </w:rPr>
          <w:t>live</w:t>
        </w:r>
      </w:ins>
      <w:r w:rsidRPr="00C25DFA">
        <w:rPr>
          <w:rFonts w:ascii="Trebuchet MS" w:hAnsi="Trebuchet MS"/>
          <w:noProof/>
        </w:rPr>
        <w:t xml:space="preserve"> and </w:t>
      </w:r>
      <w:del w:id="148" w:author="Author">
        <w:r w:rsidRPr="00C25DFA">
          <w:rPr>
            <w:rFonts w:ascii="Trebuchet MS" w:hAnsi="Trebuchet MS"/>
            <w:noProof/>
          </w:rPr>
          <w:delText xml:space="preserve">to </w:delText>
        </w:r>
      </w:del>
      <w:r w:rsidRPr="00C25DFA">
        <w:rPr>
          <w:rFonts w:ascii="Trebuchet MS" w:hAnsi="Trebuchet MS"/>
          <w:noProof/>
        </w:rPr>
        <w:t xml:space="preserve">multiply, and Jehovah your God </w:t>
      </w:r>
      <w:del w:id="149" w:author="Author">
        <w:r w:rsidRPr="00C25DFA">
          <w:rPr>
            <w:rFonts w:ascii="Trebuchet MS" w:hAnsi="Trebuchet MS"/>
            <w:noProof/>
          </w:rPr>
          <w:delText>must</w:delText>
        </w:r>
      </w:del>
      <w:ins w:id="150" w:author="Author">
        <w:r w:rsidRPr="00C25DFA">
          <w:rPr>
            <w:rFonts w:ascii="Trebuchet MS" w:hAnsi="Trebuchet MS"/>
            <w:noProof/>
          </w:rPr>
          <w:t>will</w:t>
        </w:r>
      </w:ins>
      <w:r w:rsidRPr="00C25DFA">
        <w:rPr>
          <w:rFonts w:ascii="Trebuchet MS" w:hAnsi="Trebuchet MS"/>
          <w:noProof/>
        </w:rPr>
        <w:t xml:space="preserve"> bless you in the land </w:t>
      </w:r>
      <w:del w:id="151" w:author="Author">
        <w:r w:rsidRPr="00C25DFA">
          <w:rPr>
            <w:rFonts w:ascii="Trebuchet MS" w:hAnsi="Trebuchet MS"/>
            <w:noProof/>
          </w:rPr>
          <w:delText xml:space="preserve">to which </w:delText>
        </w:r>
      </w:del>
      <w:r w:rsidRPr="00C25DFA">
        <w:rPr>
          <w:rFonts w:ascii="Trebuchet MS" w:hAnsi="Trebuchet MS"/>
          <w:noProof/>
        </w:rPr>
        <w:t xml:space="preserve">you are going to </w:t>
      </w:r>
      <w:del w:id="152" w:author="Author">
        <w:r w:rsidRPr="00C25DFA">
          <w:rPr>
            <w:rFonts w:ascii="Trebuchet MS" w:hAnsi="Trebuchet MS"/>
            <w:noProof/>
          </w:rPr>
          <w:delText>take possession of it</w:delText>
        </w:r>
      </w:del>
      <w:ins w:id="153" w:author="Author">
        <w:r w:rsidRPr="00C25DFA">
          <w:rPr>
            <w:rFonts w:ascii="Trebuchet MS" w:hAnsi="Trebuchet MS"/>
            <w:noProof/>
          </w:rPr>
          <w:t>possess</w:t>
        </w:r>
      </w:ins>
      <w:r w:rsidRPr="00C25DFA">
        <w:rPr>
          <w:rFonts w:ascii="Trebuchet MS" w:hAnsi="Trebuchet MS"/>
          <w:noProof/>
        </w:rPr>
        <w:t>.</w:t>
      </w:r>
    </w:p>
    <w:p w:rsidR="0076038E" w:rsidRPr="00C25DFA" w:rsidRDefault="0076038E" w:rsidP="0076038E">
      <w:pPr>
        <w:rPr>
          <w:rFonts w:ascii="Trebuchet MS" w:hAnsi="Trebuchet MS"/>
          <w:noProof/>
        </w:rPr>
      </w:pPr>
      <w:r w:rsidRPr="00C25DFA">
        <w:rPr>
          <w:rFonts w:ascii="Trebuchet MS" w:hAnsi="Trebuchet MS"/>
          <w:b/>
        </w:rPr>
        <w:t xml:space="preserve">30:17 </w:t>
      </w:r>
      <w:r w:rsidRPr="00C25DFA">
        <w:rPr>
          <w:rFonts w:ascii="Trebuchet MS" w:hAnsi="Trebuchet MS"/>
          <w:noProof/>
        </w:rPr>
        <w:t>“But if your heart turns away and you do not listen</w:t>
      </w:r>
      <w:del w:id="154" w:author="Author">
        <w:r w:rsidRPr="00C25DFA">
          <w:rPr>
            <w:rFonts w:ascii="Trebuchet MS" w:hAnsi="Trebuchet MS"/>
            <w:noProof/>
          </w:rPr>
          <w:delText>,</w:delText>
        </w:r>
      </w:del>
      <w:r w:rsidRPr="00C25DFA">
        <w:rPr>
          <w:rFonts w:ascii="Trebuchet MS" w:hAnsi="Trebuchet MS"/>
          <w:noProof/>
        </w:rPr>
        <w:t xml:space="preserve"> and you are </w:t>
      </w:r>
      <w:del w:id="155" w:author="Author">
        <w:r w:rsidRPr="00C25DFA">
          <w:rPr>
            <w:rFonts w:ascii="Trebuchet MS" w:hAnsi="Trebuchet MS"/>
            <w:noProof/>
          </w:rPr>
          <w:delText>actually seduced</w:delText>
        </w:r>
      </w:del>
      <w:ins w:id="156" w:author="Author">
        <w:r w:rsidRPr="00C25DFA">
          <w:rPr>
            <w:rFonts w:ascii="Trebuchet MS" w:hAnsi="Trebuchet MS"/>
            <w:noProof/>
          </w:rPr>
          <w:t>enticed</w:t>
        </w:r>
      </w:ins>
      <w:r w:rsidRPr="00C25DFA">
        <w:rPr>
          <w:rFonts w:ascii="Trebuchet MS" w:hAnsi="Trebuchet MS"/>
          <w:noProof/>
        </w:rPr>
        <w:t xml:space="preserve"> and bow down to other gods and serve them, </w:t>
      </w:r>
      <w:r w:rsidRPr="00C25DFA">
        <w:rPr>
          <w:rFonts w:ascii="Trebuchet MS" w:hAnsi="Trebuchet MS"/>
          <w:b/>
          <w:noProof/>
        </w:rPr>
        <w:t xml:space="preserve">30:18 </w:t>
      </w:r>
      <w:r w:rsidRPr="00C25DFA">
        <w:rPr>
          <w:rFonts w:ascii="Trebuchet MS" w:hAnsi="Trebuchet MS"/>
          <w:noProof/>
        </w:rPr>
        <w:t xml:space="preserve">I </w:t>
      </w:r>
      <w:del w:id="157" w:author="Author">
        <w:r w:rsidRPr="00C25DFA">
          <w:rPr>
            <w:rFonts w:ascii="Trebuchet MS" w:hAnsi="Trebuchet MS"/>
            <w:noProof/>
          </w:rPr>
          <w:delText xml:space="preserve">do </w:delText>
        </w:r>
      </w:del>
      <w:r w:rsidRPr="00C25DFA">
        <w:rPr>
          <w:rFonts w:ascii="Trebuchet MS" w:hAnsi="Trebuchet MS"/>
          <w:noProof/>
        </w:rPr>
        <w:t xml:space="preserve">tell </w:t>
      </w:r>
      <w:del w:id="158" w:author="Author">
        <w:r w:rsidRPr="00C25DFA">
          <w:rPr>
            <w:rFonts w:ascii="Trebuchet MS" w:hAnsi="Trebuchet MS"/>
            <w:noProof/>
            <w:u w:val="dotted"/>
          </w:rPr>
          <w:delText>YOU</w:delText>
        </w:r>
      </w:del>
      <w:ins w:id="159" w:author="Author">
        <w:r w:rsidRPr="00C25DFA">
          <w:rPr>
            <w:rFonts w:ascii="Trebuchet MS" w:hAnsi="Trebuchet MS"/>
            <w:noProof/>
          </w:rPr>
          <w:t>you</w:t>
        </w:r>
      </w:ins>
      <w:r w:rsidRPr="00C25DFA">
        <w:rPr>
          <w:rFonts w:ascii="Trebuchet MS" w:hAnsi="Trebuchet MS"/>
          <w:noProof/>
        </w:rPr>
        <w:t xml:space="preserve"> today that </w:t>
      </w:r>
      <w:del w:id="160" w:author="Author">
        <w:r w:rsidRPr="00C25DFA">
          <w:rPr>
            <w:rFonts w:ascii="Trebuchet MS" w:hAnsi="Trebuchet MS"/>
            <w:noProof/>
            <w:u w:val="dotted"/>
          </w:rPr>
          <w:delText>YOU</w:delText>
        </w:r>
      </w:del>
      <w:ins w:id="161" w:author="Author">
        <w:r w:rsidRPr="00C25DFA">
          <w:rPr>
            <w:rFonts w:ascii="Trebuchet MS" w:hAnsi="Trebuchet MS"/>
            <w:noProof/>
          </w:rPr>
          <w:t>you</w:t>
        </w:r>
      </w:ins>
      <w:r w:rsidRPr="00C25DFA">
        <w:rPr>
          <w:rFonts w:ascii="Trebuchet MS" w:hAnsi="Trebuchet MS"/>
          <w:noProof/>
        </w:rPr>
        <w:t xml:space="preserve"> will </w:t>
      </w:r>
      <w:del w:id="162" w:author="Author">
        <w:r w:rsidRPr="00C25DFA">
          <w:rPr>
            <w:rFonts w:ascii="Trebuchet MS" w:hAnsi="Trebuchet MS"/>
            <w:noProof/>
          </w:rPr>
          <w:delText>positively</w:delText>
        </w:r>
      </w:del>
      <w:ins w:id="163" w:author="Author">
        <w:r w:rsidRPr="00C25DFA">
          <w:rPr>
            <w:rFonts w:ascii="Trebuchet MS" w:hAnsi="Trebuchet MS"/>
            <w:noProof/>
          </w:rPr>
          <w:t>certainly</w:t>
        </w:r>
      </w:ins>
      <w:r w:rsidRPr="00C25DFA">
        <w:rPr>
          <w:rFonts w:ascii="Trebuchet MS" w:hAnsi="Trebuchet MS"/>
          <w:noProof/>
        </w:rPr>
        <w:t xml:space="preserve"> perish. </w:t>
      </w:r>
      <w:del w:id="164" w:author="Author">
        <w:r w:rsidRPr="00C25DFA">
          <w:rPr>
            <w:rFonts w:ascii="Trebuchet MS" w:hAnsi="Trebuchet MS"/>
            <w:noProof/>
          </w:rPr>
          <w:delText>Y</w:delText>
        </w:r>
        <w:r w:rsidRPr="00C25DFA">
          <w:rPr>
            <w:rFonts w:ascii="Trebuchet MS" w:hAnsi="Trebuchet MS"/>
            <w:noProof/>
            <w:u w:val="dotted"/>
          </w:rPr>
          <w:delText>OU</w:delText>
        </w:r>
      </w:del>
      <w:ins w:id="165" w:author="Author">
        <w:r w:rsidRPr="00C25DFA">
          <w:rPr>
            <w:rFonts w:ascii="Trebuchet MS" w:hAnsi="Trebuchet MS"/>
            <w:noProof/>
          </w:rPr>
          <w:t>You</w:t>
        </w:r>
      </w:ins>
      <w:r w:rsidRPr="00C25DFA">
        <w:rPr>
          <w:rFonts w:ascii="Trebuchet MS" w:hAnsi="Trebuchet MS"/>
          <w:noProof/>
        </w:rPr>
        <w:t xml:space="preserve"> will not </w:t>
      </w:r>
      <w:del w:id="166" w:author="Author">
        <w:r w:rsidRPr="00C25DFA">
          <w:rPr>
            <w:rFonts w:ascii="Trebuchet MS" w:hAnsi="Trebuchet MS"/>
            <w:noProof/>
          </w:rPr>
          <w:delText xml:space="preserve">lengthen </w:delText>
        </w:r>
        <w:r w:rsidRPr="00C25DFA">
          <w:rPr>
            <w:rFonts w:ascii="Trebuchet MS" w:hAnsi="Trebuchet MS"/>
            <w:noProof/>
            <w:u w:val="dotted"/>
          </w:rPr>
          <w:delText>YOUR</w:delText>
        </w:r>
        <w:r w:rsidRPr="00C25DFA">
          <w:rPr>
            <w:rFonts w:ascii="Trebuchet MS" w:hAnsi="Trebuchet MS"/>
            <w:noProof/>
          </w:rPr>
          <w:delText xml:space="preserve"> days on</w:delText>
        </w:r>
      </w:del>
      <w:ins w:id="167" w:author="Author">
        <w:r w:rsidRPr="00C25DFA">
          <w:rPr>
            <w:rFonts w:ascii="Trebuchet MS" w:hAnsi="Trebuchet MS"/>
            <w:noProof/>
          </w:rPr>
          <w:t>live long in</w:t>
        </w:r>
      </w:ins>
      <w:r w:rsidRPr="00C25DFA">
        <w:rPr>
          <w:rFonts w:ascii="Trebuchet MS" w:hAnsi="Trebuchet MS"/>
          <w:noProof/>
        </w:rPr>
        <w:t xml:space="preserve"> the </w:t>
      </w:r>
      <w:del w:id="168" w:author="Author">
        <w:r w:rsidRPr="00C25DFA">
          <w:rPr>
            <w:rFonts w:ascii="Trebuchet MS" w:hAnsi="Trebuchet MS"/>
            <w:noProof/>
          </w:rPr>
          <w:delText>ground to which</w:delText>
        </w:r>
      </w:del>
      <w:ins w:id="169" w:author="Author">
        <w:r w:rsidRPr="00C25DFA">
          <w:rPr>
            <w:rFonts w:ascii="Trebuchet MS" w:hAnsi="Trebuchet MS"/>
            <w:noProof/>
          </w:rPr>
          <w:t>land</w:t>
        </w:r>
      </w:ins>
      <w:r w:rsidRPr="00C25DFA">
        <w:rPr>
          <w:rFonts w:ascii="Trebuchet MS" w:hAnsi="Trebuchet MS"/>
          <w:noProof/>
        </w:rPr>
        <w:t xml:space="preserve"> you are crossing the Jordan to </w:t>
      </w:r>
      <w:del w:id="170" w:author="Author">
        <w:r w:rsidRPr="00C25DFA">
          <w:rPr>
            <w:rFonts w:ascii="Trebuchet MS" w:hAnsi="Trebuchet MS"/>
            <w:noProof/>
          </w:rPr>
          <w:delText>go to take possession of it</w:delText>
        </w:r>
      </w:del>
      <w:ins w:id="171" w:author="Author">
        <w:r w:rsidRPr="00C25DFA">
          <w:rPr>
            <w:rFonts w:ascii="Trebuchet MS" w:hAnsi="Trebuchet MS"/>
            <w:noProof/>
          </w:rPr>
          <w:t>possess</w:t>
        </w:r>
      </w:ins>
      <w:r w:rsidRPr="00C25DFA">
        <w:rPr>
          <w:rFonts w:ascii="Trebuchet MS" w:hAnsi="Trebuchet MS"/>
          <w:noProof/>
        </w:rPr>
        <w:t xml:space="preserve">. </w:t>
      </w:r>
      <w:r w:rsidRPr="00C25DFA">
        <w:rPr>
          <w:rFonts w:ascii="Trebuchet MS" w:hAnsi="Trebuchet MS"/>
          <w:b/>
          <w:noProof/>
        </w:rPr>
        <w:t xml:space="preserve">30:19 </w:t>
      </w:r>
      <w:r w:rsidRPr="00C25DFA">
        <w:rPr>
          <w:rFonts w:ascii="Trebuchet MS" w:hAnsi="Trebuchet MS"/>
          <w:noProof/>
        </w:rPr>
        <w:t>I</w:t>
      </w:r>
      <w:del w:id="172" w:author="Author">
        <w:r w:rsidRPr="00C25DFA">
          <w:rPr>
            <w:rFonts w:ascii="Trebuchet MS" w:hAnsi="Trebuchet MS"/>
            <w:noProof/>
          </w:rPr>
          <w:delText xml:space="preserve"> do</w:delText>
        </w:r>
      </w:del>
      <w:r w:rsidRPr="00C25DFA">
        <w:rPr>
          <w:rFonts w:ascii="Trebuchet MS" w:hAnsi="Trebuchet MS"/>
          <w:noProof/>
        </w:rPr>
        <w:t xml:space="preserve"> take the heavens and the earth as witnesses against </w:t>
      </w:r>
      <w:del w:id="173" w:author="Author">
        <w:r w:rsidRPr="00C25DFA">
          <w:rPr>
            <w:rFonts w:ascii="Trebuchet MS" w:hAnsi="Trebuchet MS"/>
            <w:noProof/>
            <w:u w:val="dotted"/>
          </w:rPr>
          <w:delText>YOU</w:delText>
        </w:r>
      </w:del>
      <w:ins w:id="174" w:author="Author">
        <w:r w:rsidRPr="00C25DFA">
          <w:rPr>
            <w:rFonts w:ascii="Trebuchet MS" w:hAnsi="Trebuchet MS"/>
            <w:noProof/>
          </w:rPr>
          <w:t>you</w:t>
        </w:r>
      </w:ins>
      <w:r w:rsidRPr="00C25DFA">
        <w:rPr>
          <w:rFonts w:ascii="Trebuchet MS" w:hAnsi="Trebuchet MS"/>
          <w:noProof/>
        </w:rPr>
        <w:t xml:space="preserve"> today</w:t>
      </w:r>
      <w:del w:id="175" w:author="Author">
        <w:r w:rsidRPr="00C25DFA">
          <w:rPr>
            <w:rFonts w:ascii="Trebuchet MS" w:hAnsi="Trebuchet MS"/>
            <w:noProof/>
          </w:rPr>
          <w:delText>,</w:delText>
        </w:r>
      </w:del>
      <w:r w:rsidRPr="00C25DFA">
        <w:rPr>
          <w:rFonts w:ascii="Trebuchet MS" w:hAnsi="Trebuchet MS"/>
          <w:noProof/>
        </w:rPr>
        <w:t xml:space="preserve"> that I have put life and death before you, the blessing and the </w:t>
      </w:r>
      <w:del w:id="176" w:author="Author">
        <w:r w:rsidRPr="00C25DFA">
          <w:rPr>
            <w:rFonts w:ascii="Trebuchet MS" w:hAnsi="Trebuchet MS"/>
            <w:noProof/>
          </w:rPr>
          <w:delText>malediction</w:delText>
        </w:r>
      </w:del>
      <w:ins w:id="177" w:author="Author">
        <w:r w:rsidRPr="00C25DFA">
          <w:rPr>
            <w:rFonts w:ascii="Trebuchet MS" w:hAnsi="Trebuchet MS"/>
            <w:noProof/>
          </w:rPr>
          <w:t>curse</w:t>
        </w:r>
      </w:ins>
      <w:r w:rsidRPr="00C25DFA">
        <w:rPr>
          <w:rFonts w:ascii="Trebuchet MS" w:hAnsi="Trebuchet MS"/>
          <w:noProof/>
        </w:rPr>
        <w:t xml:space="preserve">; and you must choose life </w:t>
      </w:r>
      <w:del w:id="178" w:author="Author">
        <w:r w:rsidRPr="00C25DFA">
          <w:rPr>
            <w:rFonts w:ascii="Trebuchet MS" w:hAnsi="Trebuchet MS"/>
            <w:noProof/>
          </w:rPr>
          <w:delText>in order</w:delText>
        </w:r>
      </w:del>
      <w:ins w:id="179" w:author="Author">
        <w:r w:rsidRPr="00C25DFA">
          <w:rPr>
            <w:rFonts w:ascii="Trebuchet MS" w:hAnsi="Trebuchet MS"/>
            <w:noProof/>
          </w:rPr>
          <w:t>so</w:t>
        </w:r>
      </w:ins>
      <w:r w:rsidRPr="00C25DFA">
        <w:rPr>
          <w:rFonts w:ascii="Trebuchet MS" w:hAnsi="Trebuchet MS"/>
          <w:noProof/>
        </w:rPr>
        <w:t xml:space="preserve"> that you may </w:t>
      </w:r>
      <w:del w:id="180" w:author="Author">
        <w:r w:rsidRPr="00C25DFA">
          <w:rPr>
            <w:rFonts w:ascii="Trebuchet MS" w:hAnsi="Trebuchet MS"/>
            <w:noProof/>
          </w:rPr>
          <w:delText>keep alive</w:delText>
        </w:r>
      </w:del>
      <w:ins w:id="181" w:author="Author">
        <w:r w:rsidRPr="00C25DFA">
          <w:rPr>
            <w:rFonts w:ascii="Trebuchet MS" w:hAnsi="Trebuchet MS"/>
            <w:noProof/>
          </w:rPr>
          <w:t>live</w:t>
        </w:r>
      </w:ins>
      <w:r w:rsidRPr="00C25DFA">
        <w:rPr>
          <w:rFonts w:ascii="Trebuchet MS" w:hAnsi="Trebuchet MS"/>
          <w:noProof/>
        </w:rPr>
        <w:t xml:space="preserve">, you and your </w:t>
      </w:r>
      <w:del w:id="182" w:author="Author">
        <w:r w:rsidRPr="00C25DFA">
          <w:rPr>
            <w:rFonts w:ascii="Trebuchet MS" w:hAnsi="Trebuchet MS"/>
            <w:noProof/>
          </w:rPr>
          <w:delText>offspring</w:delText>
        </w:r>
      </w:del>
      <w:ins w:id="183" w:author="Author">
        <w:r w:rsidRPr="00C25DFA">
          <w:rPr>
            <w:rFonts w:ascii="Trebuchet MS" w:hAnsi="Trebuchet MS"/>
            <w:noProof/>
          </w:rPr>
          <w:t>descendants</w:t>
        </w:r>
      </w:ins>
      <w:r w:rsidRPr="00C25DFA">
        <w:rPr>
          <w:rFonts w:ascii="Trebuchet MS" w:hAnsi="Trebuchet MS"/>
          <w:noProof/>
        </w:rPr>
        <w:t xml:space="preserve">, </w:t>
      </w:r>
      <w:r w:rsidRPr="00C25DFA">
        <w:rPr>
          <w:rFonts w:ascii="Trebuchet MS" w:hAnsi="Trebuchet MS"/>
          <w:b/>
          <w:noProof/>
        </w:rPr>
        <w:t xml:space="preserve">30:20 </w:t>
      </w:r>
      <w:r w:rsidRPr="00C25DFA">
        <w:rPr>
          <w:rFonts w:ascii="Trebuchet MS" w:hAnsi="Trebuchet MS"/>
          <w:noProof/>
        </w:rPr>
        <w:t>by loving Jehovah your God, by listening to his voice</w:t>
      </w:r>
      <w:ins w:id="184" w:author="Author">
        <w:r w:rsidRPr="00C25DFA">
          <w:rPr>
            <w:rFonts w:ascii="Trebuchet MS" w:hAnsi="Trebuchet MS"/>
            <w:noProof/>
          </w:rPr>
          <w:t>,</w:t>
        </w:r>
      </w:ins>
      <w:r w:rsidRPr="00C25DFA">
        <w:rPr>
          <w:rFonts w:ascii="Trebuchet MS" w:hAnsi="Trebuchet MS"/>
          <w:noProof/>
        </w:rPr>
        <w:t xml:space="preserve"> and by sticking to him</w:t>
      </w:r>
      <w:del w:id="185" w:author="Author">
        <w:r w:rsidRPr="00C25DFA">
          <w:rPr>
            <w:rFonts w:ascii="Trebuchet MS" w:hAnsi="Trebuchet MS"/>
            <w:noProof/>
          </w:rPr>
          <w:delText>;</w:delText>
        </w:r>
      </w:del>
      <w:ins w:id="186" w:author="Author">
        <w:r w:rsidRPr="00C25DFA">
          <w:rPr>
            <w:rFonts w:ascii="Trebuchet MS" w:hAnsi="Trebuchet MS"/>
            <w:noProof/>
          </w:rPr>
          <w:t>,</w:t>
        </w:r>
      </w:ins>
      <w:r w:rsidRPr="00C25DFA">
        <w:rPr>
          <w:rFonts w:ascii="Trebuchet MS" w:hAnsi="Trebuchet MS"/>
          <w:noProof/>
        </w:rPr>
        <w:t xml:space="preserve"> for he is your life and </w:t>
      </w:r>
      <w:del w:id="187" w:author="Author">
        <w:r w:rsidRPr="00C25DFA">
          <w:rPr>
            <w:rFonts w:ascii="Trebuchet MS" w:hAnsi="Trebuchet MS"/>
            <w:noProof/>
          </w:rPr>
          <w:delText>the length of your days, that</w:delText>
        </w:r>
      </w:del>
      <w:ins w:id="188" w:author="Author">
        <w:r w:rsidRPr="00C25DFA">
          <w:rPr>
            <w:rFonts w:ascii="Trebuchet MS" w:hAnsi="Trebuchet MS"/>
            <w:noProof/>
          </w:rPr>
          <w:t>by him</w:t>
        </w:r>
      </w:ins>
      <w:r w:rsidRPr="00C25DFA">
        <w:rPr>
          <w:rFonts w:ascii="Trebuchet MS" w:hAnsi="Trebuchet MS"/>
          <w:noProof/>
        </w:rPr>
        <w:t xml:space="preserve"> you </w:t>
      </w:r>
      <w:del w:id="189" w:author="Author">
        <w:r w:rsidRPr="00C25DFA">
          <w:rPr>
            <w:rFonts w:ascii="Trebuchet MS" w:hAnsi="Trebuchet MS"/>
            <w:noProof/>
          </w:rPr>
          <w:delText>may dwell upon</w:delText>
        </w:r>
      </w:del>
      <w:ins w:id="190" w:author="Author">
        <w:r w:rsidRPr="00C25DFA">
          <w:rPr>
            <w:rFonts w:ascii="Trebuchet MS" w:hAnsi="Trebuchet MS"/>
            <w:noProof/>
          </w:rPr>
          <w:t>will endure a long time in</w:t>
        </w:r>
      </w:ins>
      <w:r w:rsidRPr="00C25DFA">
        <w:rPr>
          <w:rFonts w:ascii="Trebuchet MS" w:hAnsi="Trebuchet MS"/>
          <w:noProof/>
        </w:rPr>
        <w:t xml:space="preserve"> the </w:t>
      </w:r>
      <w:del w:id="191" w:author="Author">
        <w:r w:rsidRPr="00C25DFA">
          <w:rPr>
            <w:rFonts w:ascii="Trebuchet MS" w:hAnsi="Trebuchet MS"/>
            <w:noProof/>
          </w:rPr>
          <w:delText>ground</w:delText>
        </w:r>
      </w:del>
      <w:ins w:id="192" w:author="Author">
        <w:r w:rsidRPr="00C25DFA">
          <w:rPr>
            <w:rFonts w:ascii="Trebuchet MS" w:hAnsi="Trebuchet MS"/>
            <w:noProof/>
          </w:rPr>
          <w:t>land</w:t>
        </w:r>
      </w:ins>
      <w:r w:rsidRPr="00C25DFA">
        <w:rPr>
          <w:rFonts w:ascii="Trebuchet MS" w:hAnsi="Trebuchet MS"/>
          <w:noProof/>
        </w:rPr>
        <w:t xml:space="preserve"> that Jehovah swore to </w:t>
      </w:r>
      <w:ins w:id="193" w:author="Author">
        <w:r w:rsidRPr="00C25DFA">
          <w:rPr>
            <w:rFonts w:ascii="Trebuchet MS" w:hAnsi="Trebuchet MS"/>
            <w:noProof/>
          </w:rPr>
          <w:t xml:space="preserve">give to </w:t>
        </w:r>
      </w:ins>
      <w:r w:rsidRPr="00C25DFA">
        <w:rPr>
          <w:rFonts w:ascii="Trebuchet MS" w:hAnsi="Trebuchet MS"/>
          <w:noProof/>
        </w:rPr>
        <w:t>your forefathers</w:t>
      </w:r>
      <w:ins w:id="194" w:author="Author">
        <w:r w:rsidRPr="00C25DFA">
          <w:rPr>
            <w:rFonts w:ascii="Trebuchet MS" w:hAnsi="Trebuchet MS"/>
            <w:noProof/>
          </w:rPr>
          <w:t>,</w:t>
        </w:r>
      </w:ins>
      <w:r w:rsidRPr="00C25DFA">
        <w:rPr>
          <w:rFonts w:ascii="Trebuchet MS" w:hAnsi="Trebuchet MS"/>
          <w:noProof/>
        </w:rPr>
        <w:t xml:space="preserve"> Abraham, Isaac</w:t>
      </w:r>
      <w:ins w:id="195" w:author="Author">
        <w:r w:rsidRPr="00C25DFA">
          <w:rPr>
            <w:rFonts w:ascii="Trebuchet MS" w:hAnsi="Trebuchet MS"/>
            <w:noProof/>
          </w:rPr>
          <w:t>,</w:t>
        </w:r>
      </w:ins>
      <w:r w:rsidRPr="00C25DFA">
        <w:rPr>
          <w:rFonts w:ascii="Trebuchet MS" w:hAnsi="Trebuchet MS"/>
          <w:noProof/>
        </w:rPr>
        <w:t xml:space="preserve"> and Jacob</w:t>
      </w:r>
      <w:del w:id="196" w:author="Author">
        <w:r w:rsidRPr="00C25DFA">
          <w:rPr>
            <w:rFonts w:ascii="Trebuchet MS" w:hAnsi="Trebuchet MS"/>
            <w:noProof/>
          </w:rPr>
          <w:delText xml:space="preserve"> to give to them</w:delText>
        </w:r>
      </w:del>
      <w:r w:rsidRPr="00C25DFA">
        <w:rPr>
          <w:rFonts w:ascii="Trebuchet MS" w:hAnsi="Trebuchet MS"/>
          <w:noProof/>
        </w:rPr>
        <w:t>.”</w:t>
      </w:r>
    </w:p>
    <w:p w:rsidR="0076038E" w:rsidRPr="00C25DFA" w:rsidRDefault="0076038E" w:rsidP="0076038E">
      <w:pPr>
        <w:rPr>
          <w:rFonts w:ascii="Trebuchet MS" w:hAnsi="Trebuchet MS"/>
          <w:b/>
        </w:rPr>
      </w:pPr>
    </w:p>
    <w:p w:rsidR="00762BCB" w:rsidRPr="0076038E" w:rsidRDefault="00762BCB" w:rsidP="0076038E"/>
    <w:sectPr w:rsidR="00762BCB" w:rsidRPr="0076038E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6CCA" w:rsidRDefault="00016CCA">
      <w:r>
        <w:separator/>
      </w:r>
    </w:p>
  </w:endnote>
  <w:endnote w:type="continuationSeparator" w:id="0">
    <w:p w:rsidR="00016CCA" w:rsidRDefault="00016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6CCA" w:rsidRDefault="00016CCA">
      <w:r>
        <w:separator/>
      </w:r>
    </w:p>
  </w:footnote>
  <w:footnote w:type="continuationSeparator" w:id="0">
    <w:p w:rsidR="00016CCA" w:rsidRDefault="00016CCA">
      <w:r>
        <w:continuationSeparator/>
      </w:r>
    </w:p>
  </w:footnote>
  <w:footnote w:id="1">
    <w:p w:rsidR="0076038E" w:rsidRPr="00C25DFA" w:rsidRDefault="0076038E" w:rsidP="00C25DFA">
      <w:pPr>
        <w:pStyle w:val="FootnoteText"/>
        <w:spacing w:after="96"/>
        <w:ind w:firstLine="288"/>
        <w:rPr>
          <w:ins w:id="11" w:author="Author"/>
        </w:rPr>
      </w:pPr>
      <w:ins w:id="12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30:1 </w:t>
        </w:r>
        <w:r w:rsidRPr="00C25DFA">
          <w:t>Lit., “and you bring them back to your heart.”</w:t>
        </w:r>
      </w:ins>
    </w:p>
  </w:footnote>
  <w:footnote w:id="2">
    <w:p w:rsidR="0076038E" w:rsidRPr="00C25DFA" w:rsidRDefault="0076038E" w:rsidP="00C25DFA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30:2 </w:t>
        </w:r>
        <w:r w:rsidRPr="00C25DFA">
          <w:t>See Glossary.</w:t>
        </w:r>
      </w:ins>
    </w:p>
  </w:footnote>
  <w:footnote w:id="3">
    <w:p w:rsidR="0076038E" w:rsidRPr="00C25DFA" w:rsidRDefault="0076038E" w:rsidP="00C25DFA">
      <w:pPr>
        <w:pStyle w:val="FootnoteText"/>
        <w:spacing w:after="96"/>
        <w:ind w:firstLine="288"/>
        <w:rPr>
          <w:ins w:id="50" w:author="Author"/>
        </w:rPr>
      </w:pPr>
      <w:ins w:id="51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30:6 </w:t>
        </w:r>
        <w:r w:rsidRPr="00C25DFA">
          <w:t>Lit., “circumcise.”</w:t>
        </w:r>
      </w:ins>
    </w:p>
  </w:footnote>
  <w:footnote w:id="4">
    <w:p w:rsidR="0076038E" w:rsidRPr="00C25DFA" w:rsidRDefault="0076038E" w:rsidP="00C25DFA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30:6 </w:t>
        </w:r>
        <w:r w:rsidRPr="00C25DFA">
          <w:t>See Glossary.</w:t>
        </w:r>
      </w:ins>
    </w:p>
  </w:footnote>
  <w:footnote w:id="5">
    <w:p w:rsidR="0076038E" w:rsidRPr="00C25DFA" w:rsidRDefault="0076038E" w:rsidP="00C25DFA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30:10 </w:t>
        </w:r>
        <w:r w:rsidRPr="00C25DFA">
          <w:t>See Glossary.</w:t>
        </w:r>
      </w:ins>
    </w:p>
  </w:footnote>
  <w:footnote w:id="6">
    <w:p w:rsidR="0076038E" w:rsidRPr="00C25DFA" w:rsidRDefault="0076038E" w:rsidP="00C25DFA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C25DFA">
          <w:rPr>
            <w:rStyle w:val="FootnoteReference"/>
          </w:rPr>
          <w:footnoteRef/>
        </w:r>
        <w:r w:rsidRPr="00C25DFA">
          <w:t xml:space="preserve"> </w:t>
        </w:r>
        <w:r w:rsidRPr="00C25DFA">
          <w:rPr>
            <w:b/>
          </w:rPr>
          <w:t xml:space="preserve">30:11 </w:t>
        </w:r>
        <w:r w:rsidRPr="00C25DFA">
          <w:t>Lit., “nor is it far away.”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17929">
        <w:t>Deuteronomy Chapter 30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17929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17929">
      <w:rPr>
        <w:noProof/>
        <w:snapToGrid w:val="0"/>
      </w:rPr>
      <w:t>Deuteronomy 30.Revised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17929">
        <w:t>Deuteronomy Chapter 30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17929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17929">
      <w:rPr>
        <w:noProof/>
        <w:snapToGrid w:val="0"/>
      </w:rPr>
      <w:t>Deuteronomy 30.Revised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17929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1792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17929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1792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CA"/>
    <w:rsid w:val="00016CC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038E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17929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7834022-3DAD-4FCC-845D-BB2F3A4DFFF5}"/>
  <w:attachedTemplate r:id="R16cabbfdf0974f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6038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038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603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6cabbfdf0974f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848</ap:Words>
  <ap:Characters>3538</ap:Characters>
  <ap:Application>Microsoft Office Word</ap:Application>
  <ap:DocSecurity>0</ap:DocSecurity>
  <ap:Lines>58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4378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30</dc:title>
  <dc:subject/>
  <dc:creator>Miriam Abela</dc:creator>
  <cp:keywords/>
  <dc:description/>
  <cp:lastModifiedBy>Abela, Miriam</cp:lastModifiedBy>
  <cp:revision>3</cp:revision>
  <dcterms:created xsi:type="dcterms:W3CDTF">2020-10-23T07:04:00Z</dcterms:created>
  <dcterms:modified xsi:type="dcterms:W3CDTF">2020-10-23T07:04:00Z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30.docx</vt:lpwstr>
  </property>
  <property fmtid="{D5CDD505-2E9C-101B-9397-08002B2CF9AE}" pid="9" name="_TranslationDocumentId">
    <vt:i4>19513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