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5D40" w:rsidRPr="00ED08E0" w:rsidRDefault="007A5D40" w:rsidP="007A5D40">
      <w:pPr>
        <w:rPr>
          <w:rFonts w:ascii="Trebuchet MS" w:hAnsi="Trebuchet MS"/>
          <w:noProof/>
        </w:rPr>
      </w:pPr>
      <w:bookmarkStart w:id="0" w:name="_GoBack"/>
      <w:bookmarkEnd w:id="0"/>
      <w:r w:rsidRPr="00ED08E0">
        <w:rPr>
          <w:rFonts w:ascii="Trebuchet MS" w:hAnsi="Trebuchet MS"/>
          <w:b/>
        </w:rPr>
        <w:t xml:space="preserve">16:1 </w:t>
      </w:r>
      <w:r w:rsidRPr="00ED08E0">
        <w:rPr>
          <w:rFonts w:ascii="Trebuchet MS" w:hAnsi="Trebuchet MS"/>
          <w:noProof/>
        </w:rPr>
        <w:t>“</w:t>
      </w:r>
      <w:del w:id="1" w:author="Author">
        <w:r w:rsidRPr="00ED08E0">
          <w:rPr>
            <w:rFonts w:ascii="Trebuchet MS" w:hAnsi="Trebuchet MS"/>
            <w:noProof/>
          </w:rPr>
          <w:delText>Let there be an observing of</w:delText>
        </w:r>
      </w:del>
      <w:ins w:id="2" w:author="Author">
        <w:r w:rsidRPr="00ED08E0">
          <w:rPr>
            <w:rFonts w:ascii="Trebuchet MS" w:hAnsi="Trebuchet MS"/>
            <w:noProof/>
          </w:rPr>
          <w:t>Observe</w:t>
        </w:r>
      </w:ins>
      <w:r w:rsidRPr="00ED08E0">
        <w:rPr>
          <w:rFonts w:ascii="Trebuchet MS" w:hAnsi="Trebuchet MS"/>
          <w:noProof/>
        </w:rPr>
        <w:t xml:space="preserve"> the month of A′bib,</w:t>
      </w:r>
      <w:ins w:id="3" w:author="Author">
        <w:r w:rsidRPr="00ED08E0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ED08E0">
        <w:rPr>
          <w:rFonts w:ascii="Trebuchet MS" w:hAnsi="Trebuchet MS"/>
          <w:noProof/>
        </w:rPr>
        <w:t xml:space="preserve"> and </w:t>
      </w:r>
      <w:del w:id="6" w:author="Author">
        <w:r w:rsidRPr="00ED08E0">
          <w:rPr>
            <w:rFonts w:ascii="Trebuchet MS" w:hAnsi="Trebuchet MS"/>
            <w:noProof/>
          </w:rPr>
          <w:delText xml:space="preserve">you must </w:delText>
        </w:r>
      </w:del>
      <w:r w:rsidRPr="00ED08E0">
        <w:rPr>
          <w:rFonts w:ascii="Trebuchet MS" w:hAnsi="Trebuchet MS"/>
          <w:noProof/>
        </w:rPr>
        <w:t xml:space="preserve">celebrate the </w:t>
      </w:r>
      <w:del w:id="7" w:author="Author">
        <w:r w:rsidRPr="00ED08E0">
          <w:rPr>
            <w:rFonts w:ascii="Trebuchet MS" w:hAnsi="Trebuchet MS"/>
            <w:noProof/>
          </w:rPr>
          <w:delText>passover</w:delText>
        </w:r>
      </w:del>
      <w:ins w:id="8" w:author="Author">
        <w:r w:rsidRPr="00ED08E0">
          <w:rPr>
            <w:rFonts w:ascii="Trebuchet MS" w:hAnsi="Trebuchet MS"/>
            <w:noProof/>
          </w:rPr>
          <w:t>Passover</w:t>
        </w:r>
      </w:ins>
      <w:r w:rsidRPr="00ED08E0">
        <w:rPr>
          <w:rFonts w:ascii="Trebuchet MS" w:hAnsi="Trebuchet MS"/>
          <w:noProof/>
        </w:rPr>
        <w:t xml:space="preserve"> to Jehovah your God, </w:t>
      </w:r>
      <w:del w:id="9" w:author="Author">
        <w:r w:rsidRPr="00ED08E0">
          <w:rPr>
            <w:rFonts w:ascii="Trebuchet MS" w:hAnsi="Trebuchet MS"/>
            <w:noProof/>
          </w:rPr>
          <w:delText>because</w:delText>
        </w:r>
      </w:del>
      <w:ins w:id="10" w:author="Author">
        <w:r w:rsidRPr="00ED08E0">
          <w:rPr>
            <w:rFonts w:ascii="Trebuchet MS" w:hAnsi="Trebuchet MS"/>
            <w:noProof/>
          </w:rPr>
          <w:t>for</w:t>
        </w:r>
      </w:ins>
      <w:r w:rsidRPr="00ED08E0">
        <w:rPr>
          <w:rFonts w:ascii="Trebuchet MS" w:hAnsi="Trebuchet MS"/>
          <w:noProof/>
        </w:rPr>
        <w:t xml:space="preserve"> in the month of A′bib</w:t>
      </w:r>
      <w:ins w:id="11" w:author="Author">
        <w:r w:rsidRPr="00ED08E0">
          <w:rPr>
            <w:rFonts w:ascii="Trebuchet MS" w:hAnsi="Trebuchet MS"/>
            <w:noProof/>
          </w:rPr>
          <w:t>,</w:t>
        </w:r>
      </w:ins>
      <w:r w:rsidRPr="00ED08E0">
        <w:rPr>
          <w:rFonts w:ascii="Trebuchet MS" w:hAnsi="Trebuchet MS"/>
          <w:noProof/>
        </w:rPr>
        <w:t xml:space="preserve"> Jehovah your God brought you out of Egypt by night. </w:t>
      </w:r>
      <w:r w:rsidRPr="00ED08E0">
        <w:rPr>
          <w:rFonts w:ascii="Trebuchet MS" w:hAnsi="Trebuchet MS"/>
          <w:b/>
          <w:noProof/>
        </w:rPr>
        <w:t xml:space="preserve">16:2 </w:t>
      </w:r>
      <w:r w:rsidRPr="00ED08E0">
        <w:rPr>
          <w:rFonts w:ascii="Trebuchet MS" w:hAnsi="Trebuchet MS"/>
          <w:noProof/>
        </w:rPr>
        <w:t xml:space="preserve">And you </w:t>
      </w:r>
      <w:del w:id="12" w:author="Author">
        <w:r w:rsidRPr="00ED08E0">
          <w:rPr>
            <w:rFonts w:ascii="Trebuchet MS" w:hAnsi="Trebuchet MS"/>
            <w:noProof/>
          </w:rPr>
          <w:delText>must</w:delText>
        </w:r>
      </w:del>
      <w:ins w:id="13" w:author="Author">
        <w:r w:rsidRPr="00ED08E0">
          <w:rPr>
            <w:rFonts w:ascii="Trebuchet MS" w:hAnsi="Trebuchet MS"/>
            <w:noProof/>
          </w:rPr>
          <w:t>should</w:t>
        </w:r>
      </w:ins>
      <w:r w:rsidRPr="00ED08E0">
        <w:rPr>
          <w:rFonts w:ascii="Trebuchet MS" w:hAnsi="Trebuchet MS"/>
          <w:noProof/>
        </w:rPr>
        <w:t xml:space="preserve"> sacrifice the </w:t>
      </w:r>
      <w:del w:id="14" w:author="Author">
        <w:r w:rsidRPr="00ED08E0">
          <w:rPr>
            <w:rFonts w:ascii="Trebuchet MS" w:hAnsi="Trebuchet MS"/>
            <w:noProof/>
          </w:rPr>
          <w:delText>passover</w:delText>
        </w:r>
      </w:del>
      <w:ins w:id="15" w:author="Author">
        <w:r w:rsidRPr="00ED08E0">
          <w:rPr>
            <w:rFonts w:ascii="Trebuchet MS" w:hAnsi="Trebuchet MS"/>
            <w:noProof/>
          </w:rPr>
          <w:t>Passover offering</w:t>
        </w:r>
      </w:ins>
      <w:r w:rsidRPr="00ED08E0">
        <w:rPr>
          <w:rFonts w:ascii="Trebuchet MS" w:hAnsi="Trebuchet MS"/>
          <w:noProof/>
        </w:rPr>
        <w:t xml:space="preserve"> to Jehovah your God, </w:t>
      </w:r>
      <w:del w:id="16" w:author="Author">
        <w:r w:rsidRPr="00ED08E0">
          <w:rPr>
            <w:rFonts w:ascii="Trebuchet MS" w:hAnsi="Trebuchet MS"/>
            <w:noProof/>
          </w:rPr>
          <w:delText>of</w:delText>
        </w:r>
      </w:del>
      <w:ins w:id="17" w:author="Author">
        <w:r w:rsidRPr="00ED08E0">
          <w:rPr>
            <w:rFonts w:ascii="Trebuchet MS" w:hAnsi="Trebuchet MS"/>
            <w:noProof/>
          </w:rPr>
          <w:t>from</w:t>
        </w:r>
      </w:ins>
      <w:r w:rsidRPr="00ED08E0">
        <w:rPr>
          <w:rFonts w:ascii="Trebuchet MS" w:hAnsi="Trebuchet MS"/>
          <w:noProof/>
        </w:rPr>
        <w:t xml:space="preserve"> the flock and </w:t>
      </w:r>
      <w:del w:id="18" w:author="Author">
        <w:r w:rsidRPr="00ED08E0">
          <w:rPr>
            <w:rFonts w:ascii="Trebuchet MS" w:hAnsi="Trebuchet MS"/>
            <w:noProof/>
          </w:rPr>
          <w:delText xml:space="preserve">of </w:delText>
        </w:r>
      </w:del>
      <w:r w:rsidRPr="00ED08E0">
        <w:rPr>
          <w:rFonts w:ascii="Trebuchet MS" w:hAnsi="Trebuchet MS"/>
          <w:noProof/>
        </w:rPr>
        <w:t xml:space="preserve">the herd, in the place that Jehovah </w:t>
      </w:r>
      <w:del w:id="19" w:author="Author">
        <w:r w:rsidRPr="00ED08E0">
          <w:rPr>
            <w:rFonts w:ascii="Trebuchet MS" w:hAnsi="Trebuchet MS"/>
            <w:noProof/>
          </w:rPr>
          <w:delText>will choose</w:delText>
        </w:r>
      </w:del>
      <w:ins w:id="20" w:author="Author">
        <w:r w:rsidRPr="00ED08E0">
          <w:rPr>
            <w:rFonts w:ascii="Trebuchet MS" w:hAnsi="Trebuchet MS"/>
            <w:noProof/>
          </w:rPr>
          <w:t>chooses</w:t>
        </w:r>
      </w:ins>
      <w:r w:rsidRPr="00ED08E0">
        <w:rPr>
          <w:rFonts w:ascii="Trebuchet MS" w:hAnsi="Trebuchet MS"/>
          <w:noProof/>
        </w:rPr>
        <w:t xml:space="preserve"> to have his name reside</w:t>
      </w:r>
      <w:del w:id="21" w:author="Author">
        <w:r w:rsidRPr="00ED08E0">
          <w:rPr>
            <w:rFonts w:ascii="Trebuchet MS" w:hAnsi="Trebuchet MS"/>
            <w:noProof/>
          </w:rPr>
          <w:delText xml:space="preserve"> there</w:delText>
        </w:r>
      </w:del>
      <w:r w:rsidRPr="00ED08E0">
        <w:rPr>
          <w:rFonts w:ascii="Trebuchet MS" w:hAnsi="Trebuchet MS"/>
          <w:noProof/>
        </w:rPr>
        <w:t xml:space="preserve">. </w:t>
      </w:r>
      <w:r w:rsidRPr="00ED08E0">
        <w:rPr>
          <w:rFonts w:ascii="Trebuchet MS" w:hAnsi="Trebuchet MS"/>
          <w:b/>
          <w:noProof/>
        </w:rPr>
        <w:t xml:space="preserve">16:3 </w:t>
      </w:r>
      <w:r w:rsidRPr="00ED08E0">
        <w:rPr>
          <w:rFonts w:ascii="Trebuchet MS" w:hAnsi="Trebuchet MS"/>
          <w:noProof/>
        </w:rPr>
        <w:t xml:space="preserve">You must </w:t>
      </w:r>
      <w:ins w:id="22" w:author="Author">
        <w:r w:rsidRPr="00ED08E0">
          <w:rPr>
            <w:rFonts w:ascii="Trebuchet MS" w:hAnsi="Trebuchet MS"/>
            <w:noProof/>
          </w:rPr>
          <w:t xml:space="preserve">not </w:t>
        </w:r>
      </w:ins>
      <w:r w:rsidRPr="00ED08E0">
        <w:rPr>
          <w:rFonts w:ascii="Trebuchet MS" w:hAnsi="Trebuchet MS"/>
          <w:noProof/>
        </w:rPr>
        <w:t xml:space="preserve">eat </w:t>
      </w:r>
      <w:del w:id="23" w:author="Author">
        <w:r w:rsidRPr="00ED08E0">
          <w:rPr>
            <w:rFonts w:ascii="Trebuchet MS" w:hAnsi="Trebuchet MS"/>
            <w:noProof/>
          </w:rPr>
          <w:delText>nothing</w:delText>
        </w:r>
      </w:del>
      <w:ins w:id="24" w:author="Author">
        <w:r w:rsidRPr="00ED08E0">
          <w:rPr>
            <w:rFonts w:ascii="Trebuchet MS" w:hAnsi="Trebuchet MS"/>
            <w:noProof/>
          </w:rPr>
          <w:t>anything</w:t>
        </w:r>
      </w:ins>
      <w:r w:rsidRPr="00ED08E0">
        <w:rPr>
          <w:rFonts w:ascii="Trebuchet MS" w:hAnsi="Trebuchet MS"/>
          <w:noProof/>
        </w:rPr>
        <w:t xml:space="preserve"> leavened along with it</w:t>
      </w:r>
      <w:ins w:id="25" w:author="Author">
        <w:r w:rsidRPr="00ED08E0">
          <w:rPr>
            <w:rFonts w:ascii="Trebuchet MS" w:hAnsi="Trebuchet MS"/>
            <w:noProof/>
          </w:rPr>
          <w:t>;</w:t>
        </w:r>
      </w:ins>
      <w:r w:rsidRPr="00ED08E0">
        <w:rPr>
          <w:rFonts w:ascii="Trebuchet MS" w:hAnsi="Trebuchet MS"/>
          <w:noProof/>
        </w:rPr>
        <w:t xml:space="preserve"> for seven days</w:t>
      </w:r>
      <w:del w:id="26" w:author="Author">
        <w:r w:rsidRPr="00ED08E0">
          <w:rPr>
            <w:rFonts w:ascii="Trebuchet MS" w:hAnsi="Trebuchet MS"/>
            <w:noProof/>
          </w:rPr>
          <w:delText>. You</w:delText>
        </w:r>
      </w:del>
      <w:ins w:id="27" w:author="Author">
        <w:r w:rsidRPr="00ED08E0">
          <w:rPr>
            <w:rFonts w:ascii="Trebuchet MS" w:hAnsi="Trebuchet MS"/>
            <w:noProof/>
          </w:rPr>
          <w:t xml:space="preserve"> you</w:t>
        </w:r>
      </w:ins>
      <w:r w:rsidRPr="00ED08E0">
        <w:rPr>
          <w:rFonts w:ascii="Trebuchet MS" w:hAnsi="Trebuchet MS"/>
          <w:noProof/>
        </w:rPr>
        <w:t xml:space="preserve"> should eat </w:t>
      </w:r>
      <w:del w:id="28" w:author="Author">
        <w:r w:rsidRPr="00ED08E0">
          <w:rPr>
            <w:rFonts w:ascii="Trebuchet MS" w:hAnsi="Trebuchet MS"/>
            <w:noProof/>
          </w:rPr>
          <w:delText>along with it unfermented cakes</w:delText>
        </w:r>
      </w:del>
      <w:ins w:id="29" w:author="Author">
        <w:r w:rsidRPr="00ED08E0">
          <w:rPr>
            <w:rFonts w:ascii="Trebuchet MS" w:hAnsi="Trebuchet MS"/>
            <w:noProof/>
          </w:rPr>
          <w:t>unleavened bread</w:t>
        </w:r>
      </w:ins>
      <w:r w:rsidRPr="00ED08E0">
        <w:rPr>
          <w:rFonts w:ascii="Trebuchet MS" w:hAnsi="Trebuchet MS"/>
          <w:noProof/>
        </w:rPr>
        <w:t xml:space="preserve">, the bread of affliction, because </w:t>
      </w:r>
      <w:del w:id="30" w:author="Author">
        <w:r w:rsidRPr="00ED08E0">
          <w:rPr>
            <w:rFonts w:ascii="Trebuchet MS" w:hAnsi="Trebuchet MS"/>
            <w:noProof/>
          </w:rPr>
          <w:delText xml:space="preserve">it was in haste that </w:delText>
        </w:r>
      </w:del>
      <w:r w:rsidRPr="00ED08E0">
        <w:rPr>
          <w:rFonts w:ascii="Trebuchet MS" w:hAnsi="Trebuchet MS"/>
          <w:noProof/>
        </w:rPr>
        <w:t>you came out of the land of Egypt</w:t>
      </w:r>
      <w:del w:id="31" w:author="Author">
        <w:r w:rsidRPr="00ED08E0">
          <w:rPr>
            <w:rFonts w:ascii="Trebuchet MS" w:hAnsi="Trebuchet MS"/>
            <w:noProof/>
          </w:rPr>
          <w:delText>,</w:delText>
        </w:r>
      </w:del>
      <w:ins w:id="32" w:author="Author">
        <w:r w:rsidRPr="00ED08E0">
          <w:rPr>
            <w:rFonts w:ascii="Trebuchet MS" w:hAnsi="Trebuchet MS"/>
            <w:noProof/>
          </w:rPr>
          <w:t xml:space="preserve"> in haste. Do this so</w:t>
        </w:r>
      </w:ins>
      <w:r w:rsidRPr="00ED08E0">
        <w:rPr>
          <w:rFonts w:ascii="Trebuchet MS" w:hAnsi="Trebuchet MS"/>
          <w:noProof/>
        </w:rPr>
        <w:t xml:space="preserve"> that you may remember the day </w:t>
      </w:r>
      <w:del w:id="33" w:author="Author">
        <w:r w:rsidRPr="00ED08E0">
          <w:rPr>
            <w:rFonts w:ascii="Trebuchet MS" w:hAnsi="Trebuchet MS"/>
            <w:noProof/>
          </w:rPr>
          <w:delText>of your coming</w:delText>
        </w:r>
      </w:del>
      <w:ins w:id="34" w:author="Author">
        <w:r w:rsidRPr="00ED08E0">
          <w:rPr>
            <w:rFonts w:ascii="Trebuchet MS" w:hAnsi="Trebuchet MS"/>
            <w:noProof/>
          </w:rPr>
          <w:t>you came</w:t>
        </w:r>
      </w:ins>
      <w:r w:rsidRPr="00ED08E0">
        <w:rPr>
          <w:rFonts w:ascii="Trebuchet MS" w:hAnsi="Trebuchet MS"/>
          <w:noProof/>
        </w:rPr>
        <w:t xml:space="preserve"> out of the land of Egypt </w:t>
      </w:r>
      <w:del w:id="35" w:author="Author">
        <w:r w:rsidRPr="00ED08E0">
          <w:rPr>
            <w:rFonts w:ascii="Trebuchet MS" w:hAnsi="Trebuchet MS"/>
            <w:noProof/>
          </w:rPr>
          <w:delText>all the days of your life</w:delText>
        </w:r>
      </w:del>
      <w:ins w:id="36" w:author="Author">
        <w:r w:rsidRPr="00ED08E0">
          <w:rPr>
            <w:rFonts w:ascii="Trebuchet MS" w:hAnsi="Trebuchet MS"/>
            <w:noProof/>
          </w:rPr>
          <w:t>as long as you live</w:t>
        </w:r>
      </w:ins>
      <w:r w:rsidRPr="00ED08E0">
        <w:rPr>
          <w:rFonts w:ascii="Trebuchet MS" w:hAnsi="Trebuchet MS"/>
          <w:noProof/>
        </w:rPr>
        <w:t xml:space="preserve">. </w:t>
      </w:r>
      <w:r w:rsidRPr="00ED08E0">
        <w:rPr>
          <w:rFonts w:ascii="Trebuchet MS" w:hAnsi="Trebuchet MS"/>
          <w:b/>
          <w:noProof/>
        </w:rPr>
        <w:t xml:space="preserve">16:4 </w:t>
      </w:r>
      <w:del w:id="37" w:author="Author">
        <w:r w:rsidRPr="00ED08E0">
          <w:rPr>
            <w:rFonts w:ascii="Trebuchet MS" w:hAnsi="Trebuchet MS"/>
            <w:noProof/>
          </w:rPr>
          <w:delText>And no</w:delText>
        </w:r>
      </w:del>
      <w:ins w:id="38" w:author="Author">
        <w:r w:rsidRPr="00ED08E0">
          <w:rPr>
            <w:rFonts w:ascii="Trebuchet MS" w:hAnsi="Trebuchet MS"/>
            <w:noProof/>
          </w:rPr>
          <w:t>No</w:t>
        </w:r>
      </w:ins>
      <w:r w:rsidRPr="00ED08E0">
        <w:rPr>
          <w:rFonts w:ascii="Trebuchet MS" w:hAnsi="Trebuchet MS"/>
          <w:noProof/>
        </w:rPr>
        <w:t xml:space="preserve"> sourdough should be </w:t>
      </w:r>
      <w:del w:id="39" w:author="Author">
        <w:r w:rsidRPr="00ED08E0">
          <w:rPr>
            <w:rFonts w:ascii="Trebuchet MS" w:hAnsi="Trebuchet MS"/>
            <w:noProof/>
          </w:rPr>
          <w:delText>seen</w:delText>
        </w:r>
      </w:del>
      <w:ins w:id="40" w:author="Author">
        <w:r w:rsidRPr="00ED08E0">
          <w:rPr>
            <w:rFonts w:ascii="Trebuchet MS" w:hAnsi="Trebuchet MS"/>
            <w:noProof/>
          </w:rPr>
          <w:t>found</w:t>
        </w:r>
      </w:ins>
      <w:r w:rsidRPr="00ED08E0">
        <w:rPr>
          <w:rFonts w:ascii="Trebuchet MS" w:hAnsi="Trebuchet MS"/>
          <w:noProof/>
        </w:rPr>
        <w:t xml:space="preserve"> with you in all your territory </w:t>
      </w:r>
      <w:ins w:id="41" w:author="Author">
        <w:r w:rsidRPr="00ED08E0">
          <w:rPr>
            <w:rFonts w:ascii="Trebuchet MS" w:hAnsi="Trebuchet MS"/>
            <w:noProof/>
          </w:rPr>
          <w:t xml:space="preserve">for </w:t>
        </w:r>
      </w:ins>
      <w:r w:rsidRPr="00ED08E0">
        <w:rPr>
          <w:rFonts w:ascii="Trebuchet MS" w:hAnsi="Trebuchet MS"/>
          <w:noProof/>
        </w:rPr>
        <w:t xml:space="preserve">seven days, </w:t>
      </w:r>
      <w:del w:id="42" w:author="Author">
        <w:r w:rsidRPr="00ED08E0">
          <w:rPr>
            <w:rFonts w:ascii="Trebuchet MS" w:hAnsi="Trebuchet MS"/>
            <w:noProof/>
          </w:rPr>
          <w:delText>neither</w:delText>
        </w:r>
      </w:del>
      <w:ins w:id="43" w:author="Author">
        <w:r w:rsidRPr="00ED08E0">
          <w:rPr>
            <w:rFonts w:ascii="Trebuchet MS" w:hAnsi="Trebuchet MS"/>
            <w:noProof/>
          </w:rPr>
          <w:t>nor</w:t>
        </w:r>
      </w:ins>
      <w:r w:rsidRPr="00ED08E0">
        <w:rPr>
          <w:rFonts w:ascii="Trebuchet MS" w:hAnsi="Trebuchet MS"/>
          <w:noProof/>
        </w:rPr>
        <w:t xml:space="preserve"> should any of the </w:t>
      </w:r>
      <w:del w:id="44" w:author="Author">
        <w:r w:rsidRPr="00ED08E0">
          <w:rPr>
            <w:rFonts w:ascii="Trebuchet MS" w:hAnsi="Trebuchet MS"/>
            <w:noProof/>
          </w:rPr>
          <w:delText>flesh, which</w:delText>
        </w:r>
      </w:del>
      <w:ins w:id="45" w:author="Author">
        <w:r w:rsidRPr="00ED08E0">
          <w:rPr>
            <w:rFonts w:ascii="Trebuchet MS" w:hAnsi="Trebuchet MS"/>
            <w:noProof/>
          </w:rPr>
          <w:t>meat that</w:t>
        </w:r>
      </w:ins>
      <w:r w:rsidRPr="00ED08E0">
        <w:rPr>
          <w:rFonts w:ascii="Trebuchet MS" w:hAnsi="Trebuchet MS"/>
          <w:noProof/>
        </w:rPr>
        <w:t xml:space="preserve"> you will sacrifice in the evening on the first day</w:t>
      </w:r>
      <w:del w:id="46" w:author="Author">
        <w:r w:rsidRPr="00ED08E0">
          <w:rPr>
            <w:rFonts w:ascii="Trebuchet MS" w:hAnsi="Trebuchet MS"/>
            <w:noProof/>
          </w:rPr>
          <w:delText>, stay</w:delText>
        </w:r>
      </w:del>
      <w:ins w:id="47" w:author="Author">
        <w:r w:rsidRPr="00ED08E0">
          <w:rPr>
            <w:rFonts w:ascii="Trebuchet MS" w:hAnsi="Trebuchet MS"/>
            <w:noProof/>
          </w:rPr>
          <w:t xml:space="preserve"> remain</w:t>
        </w:r>
      </w:ins>
      <w:r w:rsidRPr="00ED08E0">
        <w:rPr>
          <w:rFonts w:ascii="Trebuchet MS" w:hAnsi="Trebuchet MS"/>
          <w:noProof/>
        </w:rPr>
        <w:t xml:space="preserve"> all night until the </w:t>
      </w:r>
      <w:ins w:id="48" w:author="Author">
        <w:r w:rsidRPr="00ED08E0">
          <w:rPr>
            <w:rFonts w:ascii="Trebuchet MS" w:hAnsi="Trebuchet MS"/>
            <w:noProof/>
          </w:rPr>
          <w:t xml:space="preserve">next </w:t>
        </w:r>
      </w:ins>
      <w:r w:rsidRPr="00ED08E0">
        <w:rPr>
          <w:rFonts w:ascii="Trebuchet MS" w:hAnsi="Trebuchet MS"/>
          <w:noProof/>
        </w:rPr>
        <w:t xml:space="preserve">morning. </w:t>
      </w:r>
      <w:r w:rsidRPr="00ED08E0">
        <w:rPr>
          <w:rFonts w:ascii="Trebuchet MS" w:hAnsi="Trebuchet MS"/>
          <w:b/>
          <w:noProof/>
        </w:rPr>
        <w:t xml:space="preserve">16:5 </w:t>
      </w:r>
      <w:r w:rsidRPr="00ED08E0">
        <w:rPr>
          <w:rFonts w:ascii="Trebuchet MS" w:hAnsi="Trebuchet MS"/>
          <w:noProof/>
        </w:rPr>
        <w:t xml:space="preserve">You will not be allowed to sacrifice the </w:t>
      </w:r>
      <w:del w:id="49" w:author="Author">
        <w:r w:rsidRPr="00ED08E0">
          <w:rPr>
            <w:rFonts w:ascii="Trebuchet MS" w:hAnsi="Trebuchet MS"/>
            <w:noProof/>
          </w:rPr>
          <w:delText>passover</w:delText>
        </w:r>
      </w:del>
      <w:ins w:id="50" w:author="Author">
        <w:r w:rsidRPr="00ED08E0">
          <w:rPr>
            <w:rFonts w:ascii="Trebuchet MS" w:hAnsi="Trebuchet MS"/>
            <w:noProof/>
          </w:rPr>
          <w:t>Passover offering</w:t>
        </w:r>
      </w:ins>
      <w:r w:rsidRPr="00ED08E0">
        <w:rPr>
          <w:rFonts w:ascii="Trebuchet MS" w:hAnsi="Trebuchet MS"/>
          <w:noProof/>
        </w:rPr>
        <w:t xml:space="preserve"> in </w:t>
      </w:r>
      <w:ins w:id="51" w:author="Author">
        <w:r w:rsidRPr="00ED08E0">
          <w:rPr>
            <w:rFonts w:ascii="Trebuchet MS" w:hAnsi="Trebuchet MS"/>
            <w:noProof/>
          </w:rPr>
          <w:t xml:space="preserve">just </w:t>
        </w:r>
      </w:ins>
      <w:r w:rsidRPr="00ED08E0">
        <w:rPr>
          <w:rFonts w:ascii="Trebuchet MS" w:hAnsi="Trebuchet MS"/>
          <w:noProof/>
        </w:rPr>
        <w:t xml:space="preserve">any </w:t>
      </w:r>
      <w:del w:id="52" w:author="Author">
        <w:r w:rsidRPr="00ED08E0">
          <w:rPr>
            <w:rFonts w:ascii="Trebuchet MS" w:hAnsi="Trebuchet MS"/>
            <w:noProof/>
          </w:rPr>
          <w:delText xml:space="preserve">one </w:delText>
        </w:r>
      </w:del>
      <w:r w:rsidRPr="00ED08E0">
        <w:rPr>
          <w:rFonts w:ascii="Trebuchet MS" w:hAnsi="Trebuchet MS"/>
          <w:noProof/>
        </w:rPr>
        <w:t xml:space="preserve">of </w:t>
      </w:r>
      <w:del w:id="53" w:author="Author">
        <w:r w:rsidRPr="00ED08E0">
          <w:rPr>
            <w:rFonts w:ascii="Trebuchet MS" w:hAnsi="Trebuchet MS"/>
            <w:noProof/>
          </w:rPr>
          <w:delText>your</w:delText>
        </w:r>
      </w:del>
      <w:ins w:id="54" w:author="Author">
        <w:r w:rsidRPr="00ED08E0">
          <w:rPr>
            <w:rFonts w:ascii="Trebuchet MS" w:hAnsi="Trebuchet MS"/>
            <w:noProof/>
          </w:rPr>
          <w:t>the</w:t>
        </w:r>
      </w:ins>
      <w:r w:rsidRPr="00ED08E0">
        <w:rPr>
          <w:rFonts w:ascii="Trebuchet MS" w:hAnsi="Trebuchet MS"/>
          <w:noProof/>
        </w:rPr>
        <w:t xml:space="preserve"> cities that Jehovah your God is giving you. </w:t>
      </w:r>
      <w:r w:rsidRPr="00ED08E0">
        <w:rPr>
          <w:rFonts w:ascii="Trebuchet MS" w:hAnsi="Trebuchet MS"/>
          <w:b/>
          <w:noProof/>
        </w:rPr>
        <w:t xml:space="preserve">16:6 </w:t>
      </w:r>
      <w:r w:rsidRPr="00ED08E0">
        <w:rPr>
          <w:rFonts w:ascii="Trebuchet MS" w:hAnsi="Trebuchet MS"/>
          <w:noProof/>
        </w:rPr>
        <w:t xml:space="preserve">But </w:t>
      </w:r>
      <w:ins w:id="55" w:author="Author">
        <w:r w:rsidRPr="00ED08E0">
          <w:rPr>
            <w:rFonts w:ascii="Trebuchet MS" w:hAnsi="Trebuchet MS"/>
            <w:noProof/>
          </w:rPr>
          <w:t xml:space="preserve">it should be done </w:t>
        </w:r>
      </w:ins>
      <w:r w:rsidRPr="00ED08E0">
        <w:rPr>
          <w:rFonts w:ascii="Trebuchet MS" w:hAnsi="Trebuchet MS"/>
          <w:noProof/>
        </w:rPr>
        <w:t xml:space="preserve">at the place that Jehovah your God </w:t>
      </w:r>
      <w:del w:id="56" w:author="Author">
        <w:r w:rsidRPr="00ED08E0">
          <w:rPr>
            <w:rFonts w:ascii="Trebuchet MS" w:hAnsi="Trebuchet MS"/>
            <w:noProof/>
          </w:rPr>
          <w:delText>will choose</w:delText>
        </w:r>
      </w:del>
      <w:ins w:id="57" w:author="Author">
        <w:r w:rsidRPr="00ED08E0">
          <w:rPr>
            <w:rFonts w:ascii="Trebuchet MS" w:hAnsi="Trebuchet MS"/>
            <w:noProof/>
          </w:rPr>
          <w:t>chooses</w:t>
        </w:r>
      </w:ins>
      <w:r w:rsidRPr="00ED08E0">
        <w:rPr>
          <w:rFonts w:ascii="Trebuchet MS" w:hAnsi="Trebuchet MS"/>
          <w:noProof/>
        </w:rPr>
        <w:t xml:space="preserve"> to have his name reside</w:t>
      </w:r>
      <w:del w:id="58" w:author="Author">
        <w:r w:rsidRPr="00ED08E0">
          <w:rPr>
            <w:rFonts w:ascii="Trebuchet MS" w:hAnsi="Trebuchet MS"/>
            <w:noProof/>
          </w:rPr>
          <w:delText xml:space="preserve"> there, you</w:delText>
        </w:r>
      </w:del>
      <w:ins w:id="59" w:author="Author">
        <w:r w:rsidRPr="00ED08E0">
          <w:rPr>
            <w:rFonts w:ascii="Trebuchet MS" w:hAnsi="Trebuchet MS"/>
            <w:noProof/>
          </w:rPr>
          <w:t>. You</w:t>
        </w:r>
      </w:ins>
      <w:r w:rsidRPr="00ED08E0">
        <w:rPr>
          <w:rFonts w:ascii="Trebuchet MS" w:hAnsi="Trebuchet MS"/>
          <w:noProof/>
        </w:rPr>
        <w:t xml:space="preserve"> should sacrifice the </w:t>
      </w:r>
      <w:del w:id="60" w:author="Author">
        <w:r w:rsidRPr="00ED08E0">
          <w:rPr>
            <w:rFonts w:ascii="Trebuchet MS" w:hAnsi="Trebuchet MS"/>
            <w:noProof/>
          </w:rPr>
          <w:delText>passover</w:delText>
        </w:r>
      </w:del>
      <w:ins w:id="61" w:author="Author">
        <w:r w:rsidRPr="00ED08E0">
          <w:rPr>
            <w:rFonts w:ascii="Trebuchet MS" w:hAnsi="Trebuchet MS"/>
            <w:noProof/>
          </w:rPr>
          <w:t>Passover offering</w:t>
        </w:r>
      </w:ins>
      <w:r w:rsidRPr="00ED08E0">
        <w:rPr>
          <w:rFonts w:ascii="Trebuchet MS" w:hAnsi="Trebuchet MS"/>
          <w:noProof/>
        </w:rPr>
        <w:t xml:space="preserve"> in the evening as soon as the sun sets, at the appointed time of your coming out of Egypt. </w:t>
      </w:r>
      <w:r w:rsidRPr="00ED08E0">
        <w:rPr>
          <w:rFonts w:ascii="Trebuchet MS" w:hAnsi="Trebuchet MS"/>
          <w:b/>
          <w:noProof/>
        </w:rPr>
        <w:t xml:space="preserve">16:7 </w:t>
      </w:r>
      <w:del w:id="62" w:author="Author">
        <w:r w:rsidRPr="00ED08E0">
          <w:rPr>
            <w:rFonts w:ascii="Trebuchet MS" w:hAnsi="Trebuchet MS"/>
            <w:noProof/>
          </w:rPr>
          <w:delText>And you</w:delText>
        </w:r>
      </w:del>
      <w:ins w:id="63" w:author="Author">
        <w:r w:rsidRPr="00ED08E0">
          <w:rPr>
            <w:rFonts w:ascii="Trebuchet MS" w:hAnsi="Trebuchet MS"/>
            <w:noProof/>
          </w:rPr>
          <w:t>You</w:t>
        </w:r>
      </w:ins>
      <w:r w:rsidRPr="00ED08E0">
        <w:rPr>
          <w:rFonts w:ascii="Trebuchet MS" w:hAnsi="Trebuchet MS"/>
          <w:noProof/>
        </w:rPr>
        <w:t xml:space="preserve"> must </w:t>
      </w:r>
      <w:del w:id="64" w:author="Author">
        <w:r w:rsidRPr="00ED08E0">
          <w:rPr>
            <w:rFonts w:ascii="Trebuchet MS" w:hAnsi="Trebuchet MS"/>
            <w:noProof/>
          </w:rPr>
          <w:delText>do the cooking</w:delText>
        </w:r>
      </w:del>
      <w:ins w:id="65" w:author="Author">
        <w:r w:rsidRPr="00ED08E0">
          <w:rPr>
            <w:rFonts w:ascii="Trebuchet MS" w:hAnsi="Trebuchet MS"/>
            <w:noProof/>
          </w:rPr>
          <w:t>cook it</w:t>
        </w:r>
      </w:ins>
      <w:r w:rsidRPr="00ED08E0">
        <w:rPr>
          <w:rFonts w:ascii="Trebuchet MS" w:hAnsi="Trebuchet MS"/>
          <w:noProof/>
        </w:rPr>
        <w:t xml:space="preserve"> and </w:t>
      </w:r>
      <w:del w:id="66" w:author="Author">
        <w:r w:rsidRPr="00ED08E0">
          <w:rPr>
            <w:rFonts w:ascii="Trebuchet MS" w:hAnsi="Trebuchet MS"/>
            <w:noProof/>
          </w:rPr>
          <w:delText>the eating</w:delText>
        </w:r>
      </w:del>
      <w:ins w:id="67" w:author="Author">
        <w:r w:rsidRPr="00ED08E0">
          <w:rPr>
            <w:rFonts w:ascii="Trebuchet MS" w:hAnsi="Trebuchet MS"/>
            <w:noProof/>
          </w:rPr>
          <w:t>eat it</w:t>
        </w:r>
      </w:ins>
      <w:r w:rsidRPr="00ED08E0">
        <w:rPr>
          <w:rFonts w:ascii="Trebuchet MS" w:hAnsi="Trebuchet MS"/>
          <w:noProof/>
        </w:rPr>
        <w:t xml:space="preserve"> in the place that Jehovah your God will choose, and in the morning you </w:t>
      </w:r>
      <w:del w:id="68" w:author="Author">
        <w:r w:rsidRPr="00ED08E0">
          <w:rPr>
            <w:rFonts w:ascii="Trebuchet MS" w:hAnsi="Trebuchet MS"/>
            <w:noProof/>
          </w:rPr>
          <w:delText>must turn around and go</w:delText>
        </w:r>
      </w:del>
      <w:ins w:id="69" w:author="Author">
        <w:r w:rsidRPr="00ED08E0">
          <w:rPr>
            <w:rFonts w:ascii="Trebuchet MS" w:hAnsi="Trebuchet MS"/>
            <w:noProof/>
          </w:rPr>
          <w:t>may return</w:t>
        </w:r>
      </w:ins>
      <w:r w:rsidRPr="00ED08E0">
        <w:rPr>
          <w:rFonts w:ascii="Trebuchet MS" w:hAnsi="Trebuchet MS"/>
          <w:noProof/>
        </w:rPr>
        <w:t xml:space="preserve"> to your own tents. </w:t>
      </w:r>
      <w:r w:rsidRPr="00ED08E0">
        <w:rPr>
          <w:rFonts w:ascii="Trebuchet MS" w:hAnsi="Trebuchet MS"/>
          <w:b/>
          <w:noProof/>
        </w:rPr>
        <w:t xml:space="preserve">16:8 </w:t>
      </w:r>
      <w:r w:rsidRPr="00ED08E0">
        <w:rPr>
          <w:rFonts w:ascii="Trebuchet MS" w:hAnsi="Trebuchet MS"/>
          <w:noProof/>
        </w:rPr>
        <w:t xml:space="preserve">Six days you should eat </w:t>
      </w:r>
      <w:del w:id="70" w:author="Author">
        <w:r w:rsidRPr="00ED08E0">
          <w:rPr>
            <w:rFonts w:ascii="Trebuchet MS" w:hAnsi="Trebuchet MS"/>
            <w:noProof/>
          </w:rPr>
          <w:delText>unfermented cakes;</w:delText>
        </w:r>
      </w:del>
      <w:ins w:id="71" w:author="Author">
        <w:r w:rsidRPr="00ED08E0">
          <w:rPr>
            <w:rFonts w:ascii="Trebuchet MS" w:hAnsi="Trebuchet MS"/>
            <w:noProof/>
          </w:rPr>
          <w:t>unleavened bread,</w:t>
        </w:r>
      </w:ins>
      <w:r w:rsidRPr="00ED08E0">
        <w:rPr>
          <w:rFonts w:ascii="Trebuchet MS" w:hAnsi="Trebuchet MS"/>
          <w:noProof/>
        </w:rPr>
        <w:t xml:space="preserve"> and on the seventh day there will be a solemn assembly to Jehovah your God. You must do no work.</w:t>
      </w:r>
    </w:p>
    <w:p w:rsidR="007A5D40" w:rsidRPr="00ED08E0" w:rsidRDefault="007A5D40" w:rsidP="007A5D40">
      <w:pPr>
        <w:rPr>
          <w:rFonts w:ascii="Trebuchet MS" w:hAnsi="Trebuchet MS"/>
          <w:noProof/>
        </w:rPr>
      </w:pPr>
      <w:r w:rsidRPr="00ED08E0">
        <w:rPr>
          <w:rFonts w:ascii="Trebuchet MS" w:hAnsi="Trebuchet MS"/>
          <w:b/>
        </w:rPr>
        <w:t xml:space="preserve">16:9 </w:t>
      </w:r>
      <w:r w:rsidRPr="00ED08E0">
        <w:rPr>
          <w:rFonts w:ascii="Trebuchet MS" w:hAnsi="Trebuchet MS"/>
          <w:noProof/>
        </w:rPr>
        <w:t>“</w:t>
      </w:r>
      <w:del w:id="72" w:author="Author">
        <w:r w:rsidRPr="00ED08E0">
          <w:rPr>
            <w:rFonts w:ascii="Trebuchet MS" w:hAnsi="Trebuchet MS"/>
            <w:noProof/>
          </w:rPr>
          <w:delText xml:space="preserve">Seven weeks you </w:delText>
        </w:r>
      </w:del>
      <w:ins w:id="73" w:author="Author">
        <w:r w:rsidRPr="00ED08E0">
          <w:rPr>
            <w:rFonts w:ascii="Trebuchet MS" w:hAnsi="Trebuchet MS"/>
            <w:noProof/>
          </w:rPr>
          <w:t xml:space="preserve">You </w:t>
        </w:r>
      </w:ins>
      <w:r w:rsidRPr="00ED08E0">
        <w:rPr>
          <w:rFonts w:ascii="Trebuchet MS" w:hAnsi="Trebuchet MS"/>
          <w:noProof/>
        </w:rPr>
        <w:t xml:space="preserve">should count </w:t>
      </w:r>
      <w:del w:id="74" w:author="Author">
        <w:r w:rsidRPr="00ED08E0">
          <w:rPr>
            <w:rFonts w:ascii="Trebuchet MS" w:hAnsi="Trebuchet MS"/>
            <w:noProof/>
          </w:rPr>
          <w:delText>for yourself. From when</w:delText>
        </w:r>
      </w:del>
      <w:ins w:id="75" w:author="Author">
        <w:r w:rsidRPr="00ED08E0">
          <w:rPr>
            <w:rFonts w:ascii="Trebuchet MS" w:hAnsi="Trebuchet MS"/>
            <w:noProof/>
          </w:rPr>
          <w:t>off seven weeks. You should begin counting off seven weeks from</w:t>
        </w:r>
      </w:ins>
      <w:r w:rsidRPr="00ED08E0">
        <w:rPr>
          <w:rFonts w:ascii="Trebuchet MS" w:hAnsi="Trebuchet MS"/>
          <w:noProof/>
        </w:rPr>
        <w:t xml:space="preserve"> the </w:t>
      </w:r>
      <w:del w:id="76" w:author="Author">
        <w:r w:rsidRPr="00ED08E0">
          <w:rPr>
            <w:rFonts w:ascii="Trebuchet MS" w:hAnsi="Trebuchet MS"/>
            <w:noProof/>
          </w:rPr>
          <w:delText>sickle is</w:delText>
        </w:r>
      </w:del>
      <w:ins w:id="77" w:author="Author">
        <w:r w:rsidRPr="00ED08E0">
          <w:rPr>
            <w:rFonts w:ascii="Trebuchet MS" w:hAnsi="Trebuchet MS"/>
            <w:noProof/>
          </w:rPr>
          <w:t>time you</w:t>
        </w:r>
      </w:ins>
      <w:r w:rsidRPr="00ED08E0">
        <w:rPr>
          <w:rFonts w:ascii="Trebuchet MS" w:hAnsi="Trebuchet MS"/>
          <w:noProof/>
        </w:rPr>
        <w:t xml:space="preserve"> first put </w:t>
      </w:r>
      <w:ins w:id="78" w:author="Author">
        <w:r w:rsidRPr="00ED08E0">
          <w:rPr>
            <w:rFonts w:ascii="Trebuchet MS" w:hAnsi="Trebuchet MS"/>
            <w:noProof/>
          </w:rPr>
          <w:t xml:space="preserve">the sickle </w:t>
        </w:r>
      </w:ins>
      <w:r w:rsidRPr="00ED08E0">
        <w:rPr>
          <w:rFonts w:ascii="Trebuchet MS" w:hAnsi="Trebuchet MS"/>
          <w:noProof/>
        </w:rPr>
        <w:t>to the standing grain</w:t>
      </w:r>
      <w:del w:id="79" w:author="Author">
        <w:r w:rsidRPr="00ED08E0">
          <w:rPr>
            <w:rFonts w:ascii="Trebuchet MS" w:hAnsi="Trebuchet MS"/>
            <w:noProof/>
          </w:rPr>
          <w:delText xml:space="preserve"> you will start to count seven weeks</w:delText>
        </w:r>
      </w:del>
      <w:r w:rsidRPr="00ED08E0">
        <w:rPr>
          <w:rFonts w:ascii="Trebuchet MS" w:hAnsi="Trebuchet MS"/>
          <w:noProof/>
        </w:rPr>
        <w:t>.</w:t>
      </w:r>
      <w:del w:id="80" w:author="Author">
        <w:r w:rsidRPr="00ED08E0">
          <w:rPr>
            <w:rFonts w:ascii="Trebuchet MS" w:hAnsi="Trebuchet MS"/>
            <w:noProof/>
          </w:rPr>
          <w:delText xml:space="preserve"> </w:delText>
        </w:r>
      </w:del>
      <w:ins w:id="81" w:author="Author">
        <w:r w:rsidRPr="00ED08E0">
          <w:rPr>
            <w:rFonts w:ascii="Trebuchet MS" w:hAnsi="Trebuchet MS"/>
            <w:noProof/>
          </w:rPr>
          <w:t xml:space="preserve"> </w:t>
        </w:r>
      </w:ins>
      <w:r w:rsidRPr="00ED08E0">
        <w:rPr>
          <w:rFonts w:ascii="Trebuchet MS" w:hAnsi="Trebuchet MS"/>
          <w:b/>
          <w:noProof/>
        </w:rPr>
        <w:t xml:space="preserve">16:10 </w:t>
      </w:r>
      <w:r w:rsidRPr="00ED08E0">
        <w:rPr>
          <w:rFonts w:ascii="Trebuchet MS" w:hAnsi="Trebuchet MS"/>
          <w:noProof/>
        </w:rPr>
        <w:t xml:space="preserve">Then you </w:t>
      </w:r>
      <w:del w:id="82" w:author="Author">
        <w:r w:rsidRPr="00ED08E0">
          <w:rPr>
            <w:rFonts w:ascii="Trebuchet MS" w:hAnsi="Trebuchet MS"/>
            <w:noProof/>
          </w:rPr>
          <w:delText>must</w:delText>
        </w:r>
      </w:del>
      <w:ins w:id="83" w:author="Author">
        <w:r w:rsidRPr="00ED08E0">
          <w:rPr>
            <w:rFonts w:ascii="Trebuchet MS" w:hAnsi="Trebuchet MS"/>
            <w:noProof/>
          </w:rPr>
          <w:t>are to</w:t>
        </w:r>
      </w:ins>
      <w:r w:rsidRPr="00ED08E0">
        <w:rPr>
          <w:rFonts w:ascii="Trebuchet MS" w:hAnsi="Trebuchet MS"/>
          <w:noProof/>
        </w:rPr>
        <w:t xml:space="preserve"> celebrate the </w:t>
      </w:r>
      <w:del w:id="84" w:author="Author">
        <w:r w:rsidRPr="00ED08E0">
          <w:rPr>
            <w:rFonts w:ascii="Trebuchet MS" w:hAnsi="Trebuchet MS"/>
            <w:noProof/>
          </w:rPr>
          <w:delText>festival</w:delText>
        </w:r>
      </w:del>
      <w:ins w:id="85" w:author="Author">
        <w:r w:rsidRPr="00ED08E0">
          <w:rPr>
            <w:rFonts w:ascii="Trebuchet MS" w:hAnsi="Trebuchet MS"/>
            <w:noProof/>
          </w:rPr>
          <w:t>Festival</w:t>
        </w:r>
      </w:ins>
      <w:r w:rsidRPr="00ED08E0">
        <w:rPr>
          <w:rFonts w:ascii="Trebuchet MS" w:hAnsi="Trebuchet MS"/>
          <w:noProof/>
        </w:rPr>
        <w:t xml:space="preserve"> of </w:t>
      </w:r>
      <w:del w:id="86" w:author="Author">
        <w:r w:rsidRPr="00ED08E0">
          <w:rPr>
            <w:rFonts w:ascii="Trebuchet MS" w:hAnsi="Trebuchet MS"/>
            <w:noProof/>
          </w:rPr>
          <w:delText>weeks</w:delText>
        </w:r>
      </w:del>
      <w:ins w:id="87" w:author="Author">
        <w:r w:rsidRPr="00ED08E0">
          <w:rPr>
            <w:rFonts w:ascii="Trebuchet MS" w:hAnsi="Trebuchet MS"/>
            <w:noProof/>
          </w:rPr>
          <w:t>Weeks</w:t>
        </w:r>
      </w:ins>
      <w:r w:rsidRPr="00ED08E0">
        <w:rPr>
          <w:rFonts w:ascii="Trebuchet MS" w:hAnsi="Trebuchet MS"/>
          <w:noProof/>
        </w:rPr>
        <w:t xml:space="preserve"> to Jehovah your God</w:t>
      </w:r>
      <w:del w:id="88" w:author="Author">
        <w:r w:rsidRPr="00ED08E0">
          <w:rPr>
            <w:rFonts w:ascii="Trebuchet MS" w:hAnsi="Trebuchet MS"/>
            <w:noProof/>
          </w:rPr>
          <w:delText>, according to</w:delText>
        </w:r>
      </w:del>
      <w:ins w:id="89" w:author="Author">
        <w:r w:rsidRPr="00ED08E0">
          <w:rPr>
            <w:rFonts w:ascii="Trebuchet MS" w:hAnsi="Trebuchet MS"/>
            <w:noProof/>
          </w:rPr>
          <w:t xml:space="preserve"> with</w:t>
        </w:r>
      </w:ins>
      <w:r w:rsidRPr="00ED08E0">
        <w:rPr>
          <w:rFonts w:ascii="Trebuchet MS" w:hAnsi="Trebuchet MS"/>
          <w:noProof/>
        </w:rPr>
        <w:t xml:space="preserve"> the voluntary offering </w:t>
      </w:r>
      <w:del w:id="90" w:author="Author">
        <w:r w:rsidRPr="00ED08E0">
          <w:rPr>
            <w:rFonts w:ascii="Trebuchet MS" w:hAnsi="Trebuchet MS"/>
            <w:noProof/>
          </w:rPr>
          <w:delText>of</w:delText>
        </w:r>
      </w:del>
      <w:ins w:id="91" w:author="Author">
        <w:r w:rsidRPr="00ED08E0">
          <w:rPr>
            <w:rFonts w:ascii="Trebuchet MS" w:hAnsi="Trebuchet MS"/>
            <w:noProof/>
          </w:rPr>
          <w:t>from</w:t>
        </w:r>
      </w:ins>
      <w:r w:rsidRPr="00ED08E0">
        <w:rPr>
          <w:rFonts w:ascii="Trebuchet MS" w:hAnsi="Trebuchet MS"/>
          <w:noProof/>
        </w:rPr>
        <w:t xml:space="preserve"> your hand</w:t>
      </w:r>
      <w:del w:id="92" w:author="Author">
        <w:r w:rsidRPr="00ED08E0">
          <w:rPr>
            <w:rFonts w:ascii="Trebuchet MS" w:hAnsi="Trebuchet MS"/>
            <w:noProof/>
          </w:rPr>
          <w:delText xml:space="preserve"> that you will give, just as</w:delText>
        </w:r>
      </w:del>
      <w:ins w:id="93" w:author="Author">
        <w:r w:rsidRPr="00ED08E0">
          <w:rPr>
            <w:rFonts w:ascii="Trebuchet MS" w:hAnsi="Trebuchet MS"/>
            <w:noProof/>
          </w:rPr>
          <w:t>, given in proportion to how</w:t>
        </w:r>
      </w:ins>
      <w:r w:rsidRPr="00ED08E0">
        <w:rPr>
          <w:rFonts w:ascii="Trebuchet MS" w:hAnsi="Trebuchet MS"/>
          <w:noProof/>
        </w:rPr>
        <w:t xml:space="preserve"> Jehovah your God </w:t>
      </w:r>
      <w:del w:id="94" w:author="Author">
        <w:r w:rsidRPr="00ED08E0">
          <w:rPr>
            <w:rFonts w:ascii="Trebuchet MS" w:hAnsi="Trebuchet MS"/>
            <w:noProof/>
          </w:rPr>
          <w:delText>may bless</w:delText>
        </w:r>
      </w:del>
      <w:ins w:id="95" w:author="Author">
        <w:r w:rsidRPr="00ED08E0">
          <w:rPr>
            <w:rFonts w:ascii="Trebuchet MS" w:hAnsi="Trebuchet MS"/>
            <w:noProof/>
          </w:rPr>
          <w:t>blesses</w:t>
        </w:r>
      </w:ins>
      <w:r w:rsidRPr="00ED08E0">
        <w:rPr>
          <w:rFonts w:ascii="Trebuchet MS" w:hAnsi="Trebuchet MS"/>
          <w:noProof/>
        </w:rPr>
        <w:t xml:space="preserve"> you. </w:t>
      </w:r>
      <w:r w:rsidRPr="00ED08E0">
        <w:rPr>
          <w:rFonts w:ascii="Trebuchet MS" w:hAnsi="Trebuchet MS"/>
          <w:b/>
          <w:noProof/>
        </w:rPr>
        <w:t xml:space="preserve">16:11 </w:t>
      </w:r>
      <w:r w:rsidRPr="00ED08E0">
        <w:rPr>
          <w:rFonts w:ascii="Trebuchet MS" w:hAnsi="Trebuchet MS"/>
          <w:noProof/>
        </w:rPr>
        <w:t xml:space="preserve">And you </w:t>
      </w:r>
      <w:del w:id="96" w:author="Author">
        <w:r w:rsidRPr="00ED08E0">
          <w:rPr>
            <w:rFonts w:ascii="Trebuchet MS" w:hAnsi="Trebuchet MS"/>
            <w:noProof/>
          </w:rPr>
          <w:delText>must</w:delText>
        </w:r>
      </w:del>
      <w:ins w:id="97" w:author="Author">
        <w:r w:rsidRPr="00ED08E0">
          <w:rPr>
            <w:rFonts w:ascii="Trebuchet MS" w:hAnsi="Trebuchet MS"/>
            <w:noProof/>
          </w:rPr>
          <w:t>are to</w:t>
        </w:r>
      </w:ins>
      <w:r w:rsidRPr="00ED08E0">
        <w:rPr>
          <w:rFonts w:ascii="Trebuchet MS" w:hAnsi="Trebuchet MS"/>
          <w:noProof/>
        </w:rPr>
        <w:t xml:space="preserve"> rejoice before Jehovah your God, you and your son</w:t>
      </w:r>
      <w:del w:id="98" w:author="Author">
        <w:r w:rsidRPr="00ED08E0">
          <w:rPr>
            <w:rFonts w:ascii="Trebuchet MS" w:hAnsi="Trebuchet MS"/>
            <w:noProof/>
          </w:rPr>
          <w:delText xml:space="preserve"> and</w:delText>
        </w:r>
      </w:del>
      <w:ins w:id="99" w:author="Author">
        <w:r w:rsidRPr="00ED08E0">
          <w:rPr>
            <w:rFonts w:ascii="Trebuchet MS" w:hAnsi="Trebuchet MS"/>
            <w:noProof/>
          </w:rPr>
          <w:t>,</w:t>
        </w:r>
      </w:ins>
      <w:r w:rsidRPr="00ED08E0">
        <w:rPr>
          <w:rFonts w:ascii="Trebuchet MS" w:hAnsi="Trebuchet MS"/>
          <w:noProof/>
        </w:rPr>
        <w:t xml:space="preserve"> your daughter</w:t>
      </w:r>
      <w:del w:id="100" w:author="Author">
        <w:r w:rsidRPr="00ED08E0">
          <w:rPr>
            <w:rFonts w:ascii="Trebuchet MS" w:hAnsi="Trebuchet MS"/>
            <w:noProof/>
          </w:rPr>
          <w:delText xml:space="preserve"> and</w:delText>
        </w:r>
      </w:del>
      <w:ins w:id="101" w:author="Author">
        <w:r w:rsidRPr="00ED08E0">
          <w:rPr>
            <w:rFonts w:ascii="Trebuchet MS" w:hAnsi="Trebuchet MS"/>
            <w:noProof/>
          </w:rPr>
          <w:t>,</w:t>
        </w:r>
      </w:ins>
      <w:r w:rsidRPr="00ED08E0">
        <w:rPr>
          <w:rFonts w:ascii="Trebuchet MS" w:hAnsi="Trebuchet MS"/>
          <w:noProof/>
        </w:rPr>
        <w:t xml:space="preserve"> your </w:t>
      </w:r>
      <w:del w:id="102" w:author="Author">
        <w:r w:rsidRPr="00ED08E0">
          <w:rPr>
            <w:rFonts w:ascii="Trebuchet MS" w:hAnsi="Trebuchet MS"/>
            <w:noProof/>
          </w:rPr>
          <w:delText>man</w:delText>
        </w:r>
      </w:del>
      <w:ins w:id="103" w:author="Author">
        <w:r w:rsidRPr="00ED08E0">
          <w:rPr>
            <w:rFonts w:ascii="Trebuchet MS" w:hAnsi="Trebuchet MS"/>
            <w:noProof/>
          </w:rPr>
          <w:t>male</w:t>
        </w:r>
      </w:ins>
      <w:r w:rsidRPr="00ED08E0">
        <w:rPr>
          <w:rFonts w:ascii="Trebuchet MS" w:hAnsi="Trebuchet MS"/>
          <w:noProof/>
        </w:rPr>
        <w:t xml:space="preserve"> slave</w:t>
      </w:r>
      <w:del w:id="104" w:author="Author">
        <w:r w:rsidRPr="00ED08E0">
          <w:rPr>
            <w:rFonts w:ascii="Trebuchet MS" w:hAnsi="Trebuchet MS"/>
            <w:noProof/>
          </w:rPr>
          <w:delText xml:space="preserve"> and</w:delText>
        </w:r>
      </w:del>
      <w:ins w:id="105" w:author="Author">
        <w:r w:rsidRPr="00ED08E0">
          <w:rPr>
            <w:rFonts w:ascii="Trebuchet MS" w:hAnsi="Trebuchet MS"/>
            <w:noProof/>
          </w:rPr>
          <w:t>,</w:t>
        </w:r>
      </w:ins>
      <w:r w:rsidRPr="00ED08E0">
        <w:rPr>
          <w:rFonts w:ascii="Trebuchet MS" w:hAnsi="Trebuchet MS"/>
          <w:noProof/>
        </w:rPr>
        <w:t xml:space="preserve"> your </w:t>
      </w:r>
      <w:ins w:id="106" w:author="Author">
        <w:r w:rsidRPr="00ED08E0">
          <w:rPr>
            <w:rFonts w:ascii="Trebuchet MS" w:hAnsi="Trebuchet MS"/>
            <w:noProof/>
          </w:rPr>
          <w:t xml:space="preserve">female </w:t>
        </w:r>
      </w:ins>
      <w:r w:rsidRPr="00ED08E0">
        <w:rPr>
          <w:rFonts w:ascii="Trebuchet MS" w:hAnsi="Trebuchet MS"/>
          <w:noProof/>
        </w:rPr>
        <w:t>slave</w:t>
      </w:r>
      <w:del w:id="107" w:author="Author">
        <w:r w:rsidRPr="00ED08E0">
          <w:rPr>
            <w:rFonts w:ascii="Trebuchet MS" w:hAnsi="Trebuchet MS"/>
            <w:noProof/>
          </w:rPr>
          <w:delText xml:space="preserve"> girl and</w:delText>
        </w:r>
      </w:del>
      <w:ins w:id="108" w:author="Author">
        <w:r w:rsidRPr="00ED08E0">
          <w:rPr>
            <w:rFonts w:ascii="Trebuchet MS" w:hAnsi="Trebuchet MS"/>
            <w:noProof/>
          </w:rPr>
          <w:t>,</w:t>
        </w:r>
      </w:ins>
      <w:r w:rsidRPr="00ED08E0">
        <w:rPr>
          <w:rFonts w:ascii="Trebuchet MS" w:hAnsi="Trebuchet MS"/>
          <w:noProof/>
        </w:rPr>
        <w:t xml:space="preserve"> the Levite who is inside your </w:t>
      </w:r>
      <w:del w:id="109" w:author="Author">
        <w:r w:rsidRPr="00ED08E0">
          <w:rPr>
            <w:rFonts w:ascii="Trebuchet MS" w:hAnsi="Trebuchet MS"/>
            <w:noProof/>
          </w:rPr>
          <w:delText>gates and</w:delText>
        </w:r>
      </w:del>
      <w:ins w:id="110" w:author="Author">
        <w:r w:rsidRPr="00ED08E0">
          <w:rPr>
            <w:rFonts w:ascii="Trebuchet MS" w:hAnsi="Trebuchet MS"/>
            <w:noProof/>
          </w:rPr>
          <w:t>cities,</w:t>
        </w:r>
        <w:r w:rsidRPr="00ED08E0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ED08E0">
        <w:rPr>
          <w:rFonts w:ascii="Trebuchet MS" w:hAnsi="Trebuchet MS"/>
          <w:noProof/>
        </w:rPr>
        <w:t xml:space="preserve"> the </w:t>
      </w:r>
      <w:del w:id="113" w:author="Author">
        <w:r w:rsidRPr="00ED08E0">
          <w:rPr>
            <w:rFonts w:ascii="Trebuchet MS" w:hAnsi="Trebuchet MS"/>
            <w:noProof/>
          </w:rPr>
          <w:delText>alien</w:delText>
        </w:r>
      </w:del>
      <w:ins w:id="114" w:author="Author">
        <w:r w:rsidRPr="00ED08E0">
          <w:rPr>
            <w:rFonts w:ascii="Trebuchet MS" w:hAnsi="Trebuchet MS"/>
            <w:noProof/>
          </w:rPr>
          <w:t>foreign</w:t>
        </w:r>
      </w:ins>
      <w:r w:rsidRPr="00ED08E0">
        <w:rPr>
          <w:rFonts w:ascii="Trebuchet MS" w:hAnsi="Trebuchet MS"/>
          <w:noProof/>
        </w:rPr>
        <w:t xml:space="preserve"> resident</w:t>
      </w:r>
      <w:del w:id="115" w:author="Author">
        <w:r w:rsidRPr="00ED08E0">
          <w:rPr>
            <w:rFonts w:ascii="Trebuchet MS" w:hAnsi="Trebuchet MS"/>
            <w:noProof/>
          </w:rPr>
          <w:delText xml:space="preserve"> and</w:delText>
        </w:r>
      </w:del>
      <w:ins w:id="116" w:author="Author">
        <w:r w:rsidRPr="00ED08E0">
          <w:rPr>
            <w:rFonts w:ascii="Trebuchet MS" w:hAnsi="Trebuchet MS"/>
            <w:noProof/>
          </w:rPr>
          <w:t>,</w:t>
        </w:r>
      </w:ins>
      <w:r w:rsidRPr="00ED08E0">
        <w:rPr>
          <w:rFonts w:ascii="Trebuchet MS" w:hAnsi="Trebuchet MS"/>
          <w:noProof/>
        </w:rPr>
        <w:t xml:space="preserve"> the fatherless </w:t>
      </w:r>
      <w:del w:id="117" w:author="Author">
        <w:r w:rsidRPr="00ED08E0">
          <w:rPr>
            <w:rFonts w:ascii="Trebuchet MS" w:hAnsi="Trebuchet MS"/>
            <w:noProof/>
          </w:rPr>
          <w:delText>boy</w:delText>
        </w:r>
      </w:del>
      <w:ins w:id="118" w:author="Author">
        <w:r w:rsidRPr="00ED08E0">
          <w:rPr>
            <w:rFonts w:ascii="Trebuchet MS" w:hAnsi="Trebuchet MS"/>
            <w:noProof/>
          </w:rPr>
          <w:t>child,</w:t>
        </w:r>
        <w:r w:rsidRPr="00ED08E0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ED08E0">
        <w:rPr>
          <w:rFonts w:ascii="Trebuchet MS" w:hAnsi="Trebuchet MS"/>
          <w:noProof/>
        </w:rPr>
        <w:t xml:space="preserve"> and the widow, who are in your midst, in the place that Jehovah your God </w:t>
      </w:r>
      <w:del w:id="121" w:author="Author">
        <w:r w:rsidRPr="00ED08E0">
          <w:rPr>
            <w:rFonts w:ascii="Trebuchet MS" w:hAnsi="Trebuchet MS"/>
            <w:noProof/>
          </w:rPr>
          <w:delText>will choose</w:delText>
        </w:r>
      </w:del>
      <w:ins w:id="122" w:author="Author">
        <w:r w:rsidRPr="00ED08E0">
          <w:rPr>
            <w:rFonts w:ascii="Trebuchet MS" w:hAnsi="Trebuchet MS"/>
            <w:noProof/>
          </w:rPr>
          <w:t>chooses</w:t>
        </w:r>
      </w:ins>
      <w:r w:rsidRPr="00ED08E0">
        <w:rPr>
          <w:rFonts w:ascii="Trebuchet MS" w:hAnsi="Trebuchet MS"/>
          <w:noProof/>
        </w:rPr>
        <w:t xml:space="preserve"> to have his name reside</w:t>
      </w:r>
      <w:del w:id="123" w:author="Author">
        <w:r w:rsidRPr="00ED08E0">
          <w:rPr>
            <w:rFonts w:ascii="Trebuchet MS" w:hAnsi="Trebuchet MS"/>
            <w:noProof/>
          </w:rPr>
          <w:delText xml:space="preserve"> there</w:delText>
        </w:r>
      </w:del>
      <w:r w:rsidRPr="00ED08E0">
        <w:rPr>
          <w:rFonts w:ascii="Trebuchet MS" w:hAnsi="Trebuchet MS"/>
          <w:noProof/>
        </w:rPr>
        <w:t xml:space="preserve">. </w:t>
      </w:r>
      <w:r w:rsidRPr="00ED08E0">
        <w:rPr>
          <w:rFonts w:ascii="Trebuchet MS" w:hAnsi="Trebuchet MS"/>
          <w:b/>
          <w:noProof/>
        </w:rPr>
        <w:t xml:space="preserve">16:12 </w:t>
      </w:r>
      <w:del w:id="124" w:author="Author">
        <w:r w:rsidRPr="00ED08E0">
          <w:rPr>
            <w:rFonts w:ascii="Trebuchet MS" w:hAnsi="Trebuchet MS"/>
            <w:noProof/>
          </w:rPr>
          <w:delText>And you must remember</w:delText>
        </w:r>
      </w:del>
      <w:ins w:id="125" w:author="Author">
        <w:r w:rsidRPr="00ED08E0">
          <w:rPr>
            <w:rFonts w:ascii="Trebuchet MS" w:hAnsi="Trebuchet MS"/>
            <w:noProof/>
          </w:rPr>
          <w:t>Remember</w:t>
        </w:r>
      </w:ins>
      <w:r w:rsidRPr="00ED08E0">
        <w:rPr>
          <w:rFonts w:ascii="Trebuchet MS" w:hAnsi="Trebuchet MS"/>
          <w:noProof/>
        </w:rPr>
        <w:t xml:space="preserve"> that you became a slave in Egypt, and </w:t>
      </w:r>
      <w:del w:id="126" w:author="Author">
        <w:r w:rsidRPr="00ED08E0">
          <w:rPr>
            <w:rFonts w:ascii="Trebuchet MS" w:hAnsi="Trebuchet MS"/>
            <w:noProof/>
          </w:rPr>
          <w:delText xml:space="preserve">you must </w:delText>
        </w:r>
      </w:del>
      <w:r w:rsidRPr="00ED08E0">
        <w:rPr>
          <w:rFonts w:ascii="Trebuchet MS" w:hAnsi="Trebuchet MS"/>
          <w:noProof/>
        </w:rPr>
        <w:t>observe and carry out these regulations.</w:t>
      </w:r>
    </w:p>
    <w:p w:rsidR="007A5D40" w:rsidRPr="00ED08E0" w:rsidRDefault="007A5D40" w:rsidP="007A5D40">
      <w:pPr>
        <w:rPr>
          <w:rFonts w:ascii="Trebuchet MS" w:hAnsi="Trebuchet MS"/>
          <w:noProof/>
        </w:rPr>
      </w:pPr>
      <w:r w:rsidRPr="00ED08E0">
        <w:rPr>
          <w:rFonts w:ascii="Trebuchet MS" w:hAnsi="Trebuchet MS"/>
          <w:b/>
        </w:rPr>
        <w:t xml:space="preserve">16:13 </w:t>
      </w:r>
      <w:r w:rsidRPr="00ED08E0">
        <w:rPr>
          <w:rFonts w:ascii="Trebuchet MS" w:hAnsi="Trebuchet MS"/>
          <w:noProof/>
        </w:rPr>
        <w:t>“</w:t>
      </w:r>
      <w:del w:id="127" w:author="Author">
        <w:r w:rsidRPr="00ED08E0">
          <w:rPr>
            <w:rFonts w:ascii="Trebuchet MS" w:hAnsi="Trebuchet MS"/>
            <w:noProof/>
          </w:rPr>
          <w:delText>The festival of booths you</w:delText>
        </w:r>
      </w:del>
      <w:ins w:id="128" w:author="Author">
        <w:r w:rsidRPr="00ED08E0">
          <w:rPr>
            <w:rFonts w:ascii="Trebuchet MS" w:hAnsi="Trebuchet MS"/>
            <w:noProof/>
          </w:rPr>
          <w:t>You</w:t>
        </w:r>
      </w:ins>
      <w:r w:rsidRPr="00ED08E0">
        <w:rPr>
          <w:rFonts w:ascii="Trebuchet MS" w:hAnsi="Trebuchet MS"/>
          <w:noProof/>
        </w:rPr>
        <w:t xml:space="preserve"> should celebrate </w:t>
      </w:r>
      <w:del w:id="129" w:author="Author">
        <w:r w:rsidRPr="00ED08E0">
          <w:rPr>
            <w:rFonts w:ascii="Trebuchet MS" w:hAnsi="Trebuchet MS"/>
            <w:noProof/>
          </w:rPr>
          <w:delText>for yourself</w:delText>
        </w:r>
      </w:del>
      <w:ins w:id="130" w:author="Author">
        <w:r w:rsidRPr="00ED08E0">
          <w:rPr>
            <w:rFonts w:ascii="Trebuchet MS" w:hAnsi="Trebuchet MS"/>
            <w:noProof/>
          </w:rPr>
          <w:t>the Festival of Booths</w:t>
        </w:r>
        <w:r w:rsidRPr="00ED08E0">
          <w:rPr>
            <w:rStyle w:val="FootnoteReference"/>
            <w:rFonts w:ascii="Trebuchet MS" w:hAnsi="Trebuchet MS"/>
            <w:noProof/>
          </w:rPr>
          <w:footnoteReference w:id="4"/>
        </w:r>
        <w:r w:rsidRPr="00ED08E0">
          <w:rPr>
            <w:rFonts w:ascii="Trebuchet MS" w:hAnsi="Trebuchet MS"/>
            <w:noProof/>
          </w:rPr>
          <w:t xml:space="preserve"> for</w:t>
        </w:r>
      </w:ins>
      <w:r w:rsidRPr="00ED08E0">
        <w:rPr>
          <w:rFonts w:ascii="Trebuchet MS" w:hAnsi="Trebuchet MS"/>
          <w:noProof/>
        </w:rPr>
        <w:t xml:space="preserve"> seven days when you make an ingathering from your threshing floor and </w:t>
      </w:r>
      <w:ins w:id="133" w:author="Author">
        <w:r w:rsidRPr="00ED08E0">
          <w:rPr>
            <w:rFonts w:ascii="Trebuchet MS" w:hAnsi="Trebuchet MS"/>
            <w:noProof/>
          </w:rPr>
          <w:t xml:space="preserve">from </w:t>
        </w:r>
      </w:ins>
      <w:r w:rsidRPr="00ED08E0">
        <w:rPr>
          <w:rFonts w:ascii="Trebuchet MS" w:hAnsi="Trebuchet MS"/>
          <w:noProof/>
        </w:rPr>
        <w:t>your</w:t>
      </w:r>
      <w:ins w:id="134" w:author="Author">
        <w:r w:rsidRPr="00ED08E0">
          <w:rPr>
            <w:rFonts w:ascii="Trebuchet MS" w:hAnsi="Trebuchet MS"/>
            <w:noProof/>
          </w:rPr>
          <w:t xml:space="preserve"> press for</w:t>
        </w:r>
      </w:ins>
      <w:r w:rsidRPr="00ED08E0">
        <w:rPr>
          <w:rFonts w:ascii="Trebuchet MS" w:hAnsi="Trebuchet MS"/>
          <w:noProof/>
        </w:rPr>
        <w:t xml:space="preserve"> oil and </w:t>
      </w:r>
      <w:del w:id="135" w:author="Author">
        <w:r w:rsidRPr="00ED08E0">
          <w:rPr>
            <w:rFonts w:ascii="Trebuchet MS" w:hAnsi="Trebuchet MS"/>
            <w:noProof/>
          </w:rPr>
          <w:delText>winepress</w:delText>
        </w:r>
      </w:del>
      <w:ins w:id="136" w:author="Author">
        <w:r w:rsidRPr="00ED08E0">
          <w:rPr>
            <w:rFonts w:ascii="Trebuchet MS" w:hAnsi="Trebuchet MS"/>
            <w:noProof/>
          </w:rPr>
          <w:t>wine</w:t>
        </w:r>
      </w:ins>
      <w:r w:rsidRPr="00ED08E0">
        <w:rPr>
          <w:rFonts w:ascii="Trebuchet MS" w:hAnsi="Trebuchet MS"/>
          <w:noProof/>
        </w:rPr>
        <w:t xml:space="preserve">. </w:t>
      </w:r>
      <w:r w:rsidRPr="00ED08E0">
        <w:rPr>
          <w:rFonts w:ascii="Trebuchet MS" w:hAnsi="Trebuchet MS"/>
          <w:b/>
          <w:noProof/>
        </w:rPr>
        <w:t xml:space="preserve">16:14 </w:t>
      </w:r>
      <w:del w:id="137" w:author="Author">
        <w:r w:rsidRPr="00ED08E0">
          <w:rPr>
            <w:rFonts w:ascii="Trebuchet MS" w:hAnsi="Trebuchet MS"/>
            <w:noProof/>
          </w:rPr>
          <w:delText>And you must rejoice</w:delText>
        </w:r>
      </w:del>
      <w:ins w:id="138" w:author="Author">
        <w:r w:rsidRPr="00ED08E0">
          <w:rPr>
            <w:rFonts w:ascii="Trebuchet MS" w:hAnsi="Trebuchet MS"/>
            <w:noProof/>
          </w:rPr>
          <w:t>Rejoice</w:t>
        </w:r>
      </w:ins>
      <w:r w:rsidRPr="00ED08E0">
        <w:rPr>
          <w:rFonts w:ascii="Trebuchet MS" w:hAnsi="Trebuchet MS"/>
          <w:noProof/>
        </w:rPr>
        <w:t xml:space="preserve"> during your festival, you and your son</w:t>
      </w:r>
      <w:del w:id="139" w:author="Author">
        <w:r w:rsidRPr="00ED08E0">
          <w:rPr>
            <w:rFonts w:ascii="Trebuchet MS" w:hAnsi="Trebuchet MS"/>
            <w:noProof/>
          </w:rPr>
          <w:delText xml:space="preserve"> and</w:delText>
        </w:r>
      </w:del>
      <w:ins w:id="140" w:author="Author">
        <w:r w:rsidRPr="00ED08E0">
          <w:rPr>
            <w:rFonts w:ascii="Trebuchet MS" w:hAnsi="Trebuchet MS"/>
            <w:noProof/>
          </w:rPr>
          <w:t>,</w:t>
        </w:r>
      </w:ins>
      <w:r w:rsidRPr="00ED08E0">
        <w:rPr>
          <w:rFonts w:ascii="Trebuchet MS" w:hAnsi="Trebuchet MS"/>
          <w:noProof/>
        </w:rPr>
        <w:t xml:space="preserve"> your daughter</w:t>
      </w:r>
      <w:del w:id="141" w:author="Author">
        <w:r w:rsidRPr="00ED08E0">
          <w:rPr>
            <w:rFonts w:ascii="Trebuchet MS" w:hAnsi="Trebuchet MS"/>
            <w:noProof/>
          </w:rPr>
          <w:delText xml:space="preserve"> and</w:delText>
        </w:r>
      </w:del>
      <w:ins w:id="142" w:author="Author">
        <w:r w:rsidRPr="00ED08E0">
          <w:rPr>
            <w:rFonts w:ascii="Trebuchet MS" w:hAnsi="Trebuchet MS"/>
            <w:noProof/>
          </w:rPr>
          <w:t>,</w:t>
        </w:r>
      </w:ins>
      <w:r w:rsidRPr="00ED08E0">
        <w:rPr>
          <w:rFonts w:ascii="Trebuchet MS" w:hAnsi="Trebuchet MS"/>
          <w:noProof/>
        </w:rPr>
        <w:t xml:space="preserve"> your </w:t>
      </w:r>
      <w:del w:id="143" w:author="Author">
        <w:r w:rsidRPr="00ED08E0">
          <w:rPr>
            <w:rFonts w:ascii="Trebuchet MS" w:hAnsi="Trebuchet MS"/>
            <w:noProof/>
          </w:rPr>
          <w:delText>man</w:delText>
        </w:r>
      </w:del>
      <w:ins w:id="144" w:author="Author">
        <w:r w:rsidRPr="00ED08E0">
          <w:rPr>
            <w:rFonts w:ascii="Trebuchet MS" w:hAnsi="Trebuchet MS"/>
            <w:noProof/>
          </w:rPr>
          <w:t>male</w:t>
        </w:r>
      </w:ins>
      <w:r w:rsidRPr="00ED08E0">
        <w:rPr>
          <w:rFonts w:ascii="Trebuchet MS" w:hAnsi="Trebuchet MS"/>
          <w:noProof/>
        </w:rPr>
        <w:t xml:space="preserve"> slave</w:t>
      </w:r>
      <w:del w:id="145" w:author="Author">
        <w:r w:rsidRPr="00ED08E0">
          <w:rPr>
            <w:rFonts w:ascii="Trebuchet MS" w:hAnsi="Trebuchet MS"/>
            <w:noProof/>
          </w:rPr>
          <w:delText xml:space="preserve"> and</w:delText>
        </w:r>
      </w:del>
      <w:ins w:id="146" w:author="Author">
        <w:r w:rsidRPr="00ED08E0">
          <w:rPr>
            <w:rFonts w:ascii="Trebuchet MS" w:hAnsi="Trebuchet MS"/>
            <w:noProof/>
          </w:rPr>
          <w:t>,</w:t>
        </w:r>
      </w:ins>
      <w:r w:rsidRPr="00ED08E0">
        <w:rPr>
          <w:rFonts w:ascii="Trebuchet MS" w:hAnsi="Trebuchet MS"/>
          <w:noProof/>
        </w:rPr>
        <w:t xml:space="preserve"> your </w:t>
      </w:r>
      <w:ins w:id="147" w:author="Author">
        <w:r w:rsidRPr="00ED08E0">
          <w:rPr>
            <w:rFonts w:ascii="Trebuchet MS" w:hAnsi="Trebuchet MS"/>
            <w:noProof/>
          </w:rPr>
          <w:t xml:space="preserve">female </w:t>
        </w:r>
      </w:ins>
      <w:r w:rsidRPr="00ED08E0">
        <w:rPr>
          <w:rFonts w:ascii="Trebuchet MS" w:hAnsi="Trebuchet MS"/>
          <w:noProof/>
        </w:rPr>
        <w:t>slave</w:t>
      </w:r>
      <w:del w:id="148" w:author="Author">
        <w:r w:rsidRPr="00ED08E0">
          <w:rPr>
            <w:rFonts w:ascii="Trebuchet MS" w:hAnsi="Trebuchet MS"/>
            <w:noProof/>
          </w:rPr>
          <w:delText xml:space="preserve"> girl and</w:delText>
        </w:r>
      </w:del>
      <w:ins w:id="149" w:author="Author">
        <w:r w:rsidRPr="00ED08E0">
          <w:rPr>
            <w:rFonts w:ascii="Trebuchet MS" w:hAnsi="Trebuchet MS"/>
            <w:noProof/>
          </w:rPr>
          <w:t>,</w:t>
        </w:r>
      </w:ins>
      <w:r w:rsidRPr="00ED08E0">
        <w:rPr>
          <w:rFonts w:ascii="Trebuchet MS" w:hAnsi="Trebuchet MS"/>
          <w:noProof/>
        </w:rPr>
        <w:t xml:space="preserve"> the Levite</w:t>
      </w:r>
      <w:del w:id="150" w:author="Author">
        <w:r w:rsidRPr="00ED08E0">
          <w:rPr>
            <w:rFonts w:ascii="Trebuchet MS" w:hAnsi="Trebuchet MS"/>
            <w:noProof/>
          </w:rPr>
          <w:delText xml:space="preserve"> and</w:delText>
        </w:r>
      </w:del>
      <w:ins w:id="151" w:author="Author">
        <w:r w:rsidRPr="00ED08E0">
          <w:rPr>
            <w:rFonts w:ascii="Trebuchet MS" w:hAnsi="Trebuchet MS"/>
            <w:noProof/>
          </w:rPr>
          <w:t>,</w:t>
        </w:r>
      </w:ins>
      <w:r w:rsidRPr="00ED08E0">
        <w:rPr>
          <w:rFonts w:ascii="Trebuchet MS" w:hAnsi="Trebuchet MS"/>
          <w:noProof/>
        </w:rPr>
        <w:t xml:space="preserve"> the </w:t>
      </w:r>
      <w:del w:id="152" w:author="Author">
        <w:r w:rsidRPr="00ED08E0">
          <w:rPr>
            <w:rFonts w:ascii="Trebuchet MS" w:hAnsi="Trebuchet MS"/>
            <w:noProof/>
          </w:rPr>
          <w:delText>alien</w:delText>
        </w:r>
      </w:del>
      <w:ins w:id="153" w:author="Author">
        <w:r w:rsidRPr="00ED08E0">
          <w:rPr>
            <w:rFonts w:ascii="Trebuchet MS" w:hAnsi="Trebuchet MS"/>
            <w:noProof/>
          </w:rPr>
          <w:t>foreign</w:t>
        </w:r>
      </w:ins>
      <w:r w:rsidRPr="00ED08E0">
        <w:rPr>
          <w:rFonts w:ascii="Trebuchet MS" w:hAnsi="Trebuchet MS"/>
          <w:noProof/>
        </w:rPr>
        <w:t xml:space="preserve"> resident</w:t>
      </w:r>
      <w:del w:id="154" w:author="Author">
        <w:r w:rsidRPr="00ED08E0">
          <w:rPr>
            <w:rFonts w:ascii="Trebuchet MS" w:hAnsi="Trebuchet MS"/>
            <w:noProof/>
          </w:rPr>
          <w:delText xml:space="preserve"> and</w:delText>
        </w:r>
      </w:del>
      <w:ins w:id="155" w:author="Author">
        <w:r w:rsidRPr="00ED08E0">
          <w:rPr>
            <w:rFonts w:ascii="Trebuchet MS" w:hAnsi="Trebuchet MS"/>
            <w:noProof/>
          </w:rPr>
          <w:t>,</w:t>
        </w:r>
      </w:ins>
      <w:r w:rsidRPr="00ED08E0">
        <w:rPr>
          <w:rFonts w:ascii="Trebuchet MS" w:hAnsi="Trebuchet MS"/>
          <w:noProof/>
        </w:rPr>
        <w:t xml:space="preserve"> the fatherless </w:t>
      </w:r>
      <w:del w:id="156" w:author="Author">
        <w:r w:rsidRPr="00ED08E0">
          <w:rPr>
            <w:rFonts w:ascii="Trebuchet MS" w:hAnsi="Trebuchet MS"/>
            <w:noProof/>
          </w:rPr>
          <w:delText>boy</w:delText>
        </w:r>
      </w:del>
      <w:ins w:id="157" w:author="Author">
        <w:r w:rsidRPr="00ED08E0">
          <w:rPr>
            <w:rFonts w:ascii="Trebuchet MS" w:hAnsi="Trebuchet MS"/>
            <w:noProof/>
          </w:rPr>
          <w:t>child,</w:t>
        </w:r>
      </w:ins>
      <w:r w:rsidRPr="00ED08E0">
        <w:rPr>
          <w:rFonts w:ascii="Trebuchet MS" w:hAnsi="Trebuchet MS"/>
          <w:noProof/>
        </w:rPr>
        <w:t xml:space="preserve"> and the widow, who are inside your </w:t>
      </w:r>
      <w:del w:id="158" w:author="Author">
        <w:r w:rsidRPr="00ED08E0">
          <w:rPr>
            <w:rFonts w:ascii="Trebuchet MS" w:hAnsi="Trebuchet MS"/>
            <w:noProof/>
          </w:rPr>
          <w:delText>gates</w:delText>
        </w:r>
      </w:del>
      <w:ins w:id="159" w:author="Author">
        <w:r w:rsidRPr="00ED08E0">
          <w:rPr>
            <w:rFonts w:ascii="Trebuchet MS" w:hAnsi="Trebuchet MS"/>
            <w:noProof/>
          </w:rPr>
          <w:t>cities</w:t>
        </w:r>
      </w:ins>
      <w:r w:rsidRPr="00ED08E0">
        <w:rPr>
          <w:rFonts w:ascii="Trebuchet MS" w:hAnsi="Trebuchet MS"/>
          <w:noProof/>
        </w:rPr>
        <w:t xml:space="preserve">. </w:t>
      </w:r>
      <w:r w:rsidRPr="00ED08E0">
        <w:rPr>
          <w:rFonts w:ascii="Trebuchet MS" w:hAnsi="Trebuchet MS"/>
          <w:b/>
          <w:noProof/>
        </w:rPr>
        <w:t xml:space="preserve">16:15 </w:t>
      </w:r>
      <w:r w:rsidRPr="00ED08E0">
        <w:rPr>
          <w:rFonts w:ascii="Trebuchet MS" w:hAnsi="Trebuchet MS"/>
          <w:noProof/>
        </w:rPr>
        <w:t xml:space="preserve">Seven days you will celebrate the festival to Jehovah your God in the place that Jehovah </w:t>
      </w:r>
      <w:del w:id="160" w:author="Author">
        <w:r w:rsidRPr="00ED08E0">
          <w:rPr>
            <w:rFonts w:ascii="Trebuchet MS" w:hAnsi="Trebuchet MS"/>
            <w:noProof/>
          </w:rPr>
          <w:delText>will choose, because</w:delText>
        </w:r>
      </w:del>
      <w:ins w:id="161" w:author="Author">
        <w:r w:rsidRPr="00ED08E0">
          <w:rPr>
            <w:rFonts w:ascii="Trebuchet MS" w:hAnsi="Trebuchet MS"/>
            <w:noProof/>
          </w:rPr>
          <w:t>chooses, for</w:t>
        </w:r>
      </w:ins>
      <w:r w:rsidRPr="00ED08E0">
        <w:rPr>
          <w:rFonts w:ascii="Trebuchet MS" w:hAnsi="Trebuchet MS"/>
          <w:noProof/>
        </w:rPr>
        <w:t xml:space="preserve"> Jehovah your God will bless </w:t>
      </w:r>
      <w:del w:id="162" w:author="Author">
        <w:r w:rsidRPr="00ED08E0">
          <w:rPr>
            <w:rFonts w:ascii="Trebuchet MS" w:hAnsi="Trebuchet MS"/>
            <w:noProof/>
          </w:rPr>
          <w:delText xml:space="preserve">you in </w:delText>
        </w:r>
      </w:del>
      <w:r w:rsidRPr="00ED08E0">
        <w:rPr>
          <w:rFonts w:ascii="Trebuchet MS" w:hAnsi="Trebuchet MS"/>
          <w:noProof/>
        </w:rPr>
        <w:t xml:space="preserve">all your produce and </w:t>
      </w:r>
      <w:del w:id="163" w:author="Author">
        <w:r w:rsidRPr="00ED08E0">
          <w:rPr>
            <w:rFonts w:ascii="Trebuchet MS" w:hAnsi="Trebuchet MS"/>
            <w:noProof/>
          </w:rPr>
          <w:delText>in every deed of your hand</w:delText>
        </w:r>
      </w:del>
      <w:ins w:id="164" w:author="Author">
        <w:r w:rsidRPr="00ED08E0">
          <w:rPr>
            <w:rFonts w:ascii="Trebuchet MS" w:hAnsi="Trebuchet MS"/>
            <w:noProof/>
          </w:rPr>
          <w:t>all that you do</w:t>
        </w:r>
      </w:ins>
      <w:r w:rsidRPr="00ED08E0">
        <w:rPr>
          <w:rFonts w:ascii="Trebuchet MS" w:hAnsi="Trebuchet MS"/>
          <w:noProof/>
        </w:rPr>
        <w:t xml:space="preserve">, and you </w:t>
      </w:r>
      <w:del w:id="165" w:author="Author">
        <w:r w:rsidRPr="00ED08E0">
          <w:rPr>
            <w:rFonts w:ascii="Trebuchet MS" w:hAnsi="Trebuchet MS"/>
            <w:noProof/>
          </w:rPr>
          <w:delText>must</w:delText>
        </w:r>
      </w:del>
      <w:ins w:id="166" w:author="Author">
        <w:r w:rsidRPr="00ED08E0">
          <w:rPr>
            <w:rFonts w:ascii="Trebuchet MS" w:hAnsi="Trebuchet MS"/>
            <w:noProof/>
          </w:rPr>
          <w:t>will</w:t>
        </w:r>
      </w:ins>
      <w:r w:rsidRPr="00ED08E0">
        <w:rPr>
          <w:rFonts w:ascii="Trebuchet MS" w:hAnsi="Trebuchet MS"/>
          <w:noProof/>
        </w:rPr>
        <w:t xml:space="preserve"> become nothing but joyful.</w:t>
      </w:r>
    </w:p>
    <w:p w:rsidR="007A5D40" w:rsidRPr="00ED08E0" w:rsidRDefault="007A5D40" w:rsidP="007A5D40">
      <w:pPr>
        <w:rPr>
          <w:rFonts w:ascii="Trebuchet MS" w:hAnsi="Trebuchet MS"/>
          <w:noProof/>
        </w:rPr>
      </w:pPr>
      <w:r w:rsidRPr="00ED08E0">
        <w:rPr>
          <w:rFonts w:ascii="Trebuchet MS" w:hAnsi="Trebuchet MS"/>
          <w:b/>
        </w:rPr>
        <w:t xml:space="preserve">16:16 </w:t>
      </w:r>
      <w:r w:rsidRPr="00ED08E0">
        <w:rPr>
          <w:rFonts w:ascii="Trebuchet MS" w:hAnsi="Trebuchet MS"/>
          <w:noProof/>
        </w:rPr>
        <w:t xml:space="preserve">“Three times </w:t>
      </w:r>
      <w:del w:id="167" w:author="Author">
        <w:r w:rsidRPr="00ED08E0">
          <w:rPr>
            <w:rFonts w:ascii="Trebuchet MS" w:hAnsi="Trebuchet MS"/>
            <w:noProof/>
          </w:rPr>
          <w:delText>in the</w:delText>
        </w:r>
      </w:del>
      <w:ins w:id="168" w:author="Author">
        <w:r w:rsidRPr="00ED08E0">
          <w:rPr>
            <w:rFonts w:ascii="Trebuchet MS" w:hAnsi="Trebuchet MS"/>
            <w:noProof/>
          </w:rPr>
          <w:t>a</w:t>
        </w:r>
      </w:ins>
      <w:r w:rsidRPr="00ED08E0">
        <w:rPr>
          <w:rFonts w:ascii="Trebuchet MS" w:hAnsi="Trebuchet MS"/>
          <w:noProof/>
        </w:rPr>
        <w:t xml:space="preserve"> year</w:t>
      </w:r>
      <w:del w:id="169" w:author="Author">
        <w:r w:rsidRPr="00ED08E0">
          <w:rPr>
            <w:rFonts w:ascii="Trebuchet MS" w:hAnsi="Trebuchet MS"/>
            <w:noProof/>
          </w:rPr>
          <w:delText xml:space="preserve"> every male of yours</w:delText>
        </w:r>
      </w:del>
      <w:ins w:id="170" w:author="Author">
        <w:r w:rsidRPr="00ED08E0">
          <w:rPr>
            <w:rFonts w:ascii="Trebuchet MS" w:hAnsi="Trebuchet MS"/>
            <w:noProof/>
          </w:rPr>
          <w:t>, all your males</w:t>
        </w:r>
      </w:ins>
      <w:r w:rsidRPr="00ED08E0">
        <w:rPr>
          <w:rFonts w:ascii="Trebuchet MS" w:hAnsi="Trebuchet MS"/>
          <w:noProof/>
        </w:rPr>
        <w:t xml:space="preserve"> should appear before Jehovah your God in the place that he </w:t>
      </w:r>
      <w:del w:id="171" w:author="Author">
        <w:r w:rsidRPr="00ED08E0">
          <w:rPr>
            <w:rFonts w:ascii="Trebuchet MS" w:hAnsi="Trebuchet MS"/>
            <w:noProof/>
          </w:rPr>
          <w:delText>will choose: in</w:delText>
        </w:r>
      </w:del>
      <w:ins w:id="172" w:author="Author">
        <w:r w:rsidRPr="00ED08E0">
          <w:rPr>
            <w:rFonts w:ascii="Trebuchet MS" w:hAnsi="Trebuchet MS"/>
            <w:noProof/>
          </w:rPr>
          <w:t>chooses: at the Festival of Unleavened Bread,</w:t>
        </w:r>
      </w:ins>
      <w:r w:rsidRPr="00ED08E0">
        <w:rPr>
          <w:rFonts w:ascii="Trebuchet MS" w:hAnsi="Trebuchet MS"/>
          <w:noProof/>
        </w:rPr>
        <w:t xml:space="preserve"> the </w:t>
      </w:r>
      <w:del w:id="173" w:author="Author">
        <w:r w:rsidRPr="00ED08E0">
          <w:rPr>
            <w:rFonts w:ascii="Trebuchet MS" w:hAnsi="Trebuchet MS"/>
            <w:noProof/>
          </w:rPr>
          <w:delText>festival</w:delText>
        </w:r>
      </w:del>
      <w:ins w:id="174" w:author="Author">
        <w:r w:rsidRPr="00ED08E0">
          <w:rPr>
            <w:rFonts w:ascii="Trebuchet MS" w:hAnsi="Trebuchet MS"/>
            <w:noProof/>
          </w:rPr>
          <w:t>Festival</w:t>
        </w:r>
      </w:ins>
      <w:r w:rsidRPr="00ED08E0">
        <w:rPr>
          <w:rFonts w:ascii="Trebuchet MS" w:hAnsi="Trebuchet MS"/>
          <w:noProof/>
        </w:rPr>
        <w:t xml:space="preserve"> of </w:t>
      </w:r>
      <w:del w:id="175" w:author="Author">
        <w:r w:rsidRPr="00ED08E0">
          <w:rPr>
            <w:rFonts w:ascii="Trebuchet MS" w:hAnsi="Trebuchet MS"/>
            <w:noProof/>
          </w:rPr>
          <w:delText>the unfermented cakes</w:delText>
        </w:r>
      </w:del>
      <w:ins w:id="176" w:author="Author">
        <w:r w:rsidRPr="00ED08E0">
          <w:rPr>
            <w:rFonts w:ascii="Trebuchet MS" w:hAnsi="Trebuchet MS"/>
            <w:noProof/>
          </w:rPr>
          <w:t>Weeks,</w:t>
        </w:r>
      </w:ins>
      <w:r w:rsidRPr="00ED08E0">
        <w:rPr>
          <w:rFonts w:ascii="Trebuchet MS" w:hAnsi="Trebuchet MS"/>
          <w:noProof/>
        </w:rPr>
        <w:t xml:space="preserve"> and </w:t>
      </w:r>
      <w:del w:id="177" w:author="Author">
        <w:r w:rsidRPr="00ED08E0">
          <w:rPr>
            <w:rFonts w:ascii="Trebuchet MS" w:hAnsi="Trebuchet MS"/>
            <w:noProof/>
          </w:rPr>
          <w:delText xml:space="preserve">in </w:delText>
        </w:r>
      </w:del>
      <w:r w:rsidRPr="00ED08E0">
        <w:rPr>
          <w:rFonts w:ascii="Trebuchet MS" w:hAnsi="Trebuchet MS"/>
          <w:noProof/>
        </w:rPr>
        <w:t xml:space="preserve">the </w:t>
      </w:r>
      <w:del w:id="178" w:author="Author">
        <w:r w:rsidRPr="00ED08E0">
          <w:rPr>
            <w:rFonts w:ascii="Trebuchet MS" w:hAnsi="Trebuchet MS"/>
            <w:noProof/>
          </w:rPr>
          <w:delText>festival</w:delText>
        </w:r>
      </w:del>
      <w:ins w:id="179" w:author="Author">
        <w:r w:rsidRPr="00ED08E0">
          <w:rPr>
            <w:rFonts w:ascii="Trebuchet MS" w:hAnsi="Trebuchet MS"/>
            <w:noProof/>
          </w:rPr>
          <w:t>Festival</w:t>
        </w:r>
      </w:ins>
      <w:r w:rsidRPr="00ED08E0">
        <w:rPr>
          <w:rFonts w:ascii="Trebuchet MS" w:hAnsi="Trebuchet MS"/>
          <w:noProof/>
        </w:rPr>
        <w:t xml:space="preserve"> of </w:t>
      </w:r>
      <w:del w:id="180" w:author="Author">
        <w:r w:rsidRPr="00ED08E0">
          <w:rPr>
            <w:rFonts w:ascii="Trebuchet MS" w:hAnsi="Trebuchet MS"/>
            <w:noProof/>
          </w:rPr>
          <w:delText>weeks and in the festival of booths,</w:delText>
        </w:r>
      </w:del>
      <w:ins w:id="181" w:author="Author">
        <w:r w:rsidRPr="00ED08E0">
          <w:rPr>
            <w:rFonts w:ascii="Trebuchet MS" w:hAnsi="Trebuchet MS"/>
            <w:noProof/>
          </w:rPr>
          <w:t>Booths,</w:t>
        </w:r>
        <w:r w:rsidRPr="00ED08E0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ED08E0">
        <w:rPr>
          <w:rFonts w:ascii="Trebuchet MS" w:hAnsi="Trebuchet MS"/>
          <w:noProof/>
        </w:rPr>
        <w:t xml:space="preserve"> and none </w:t>
      </w:r>
      <w:ins w:id="184" w:author="Author">
        <w:r w:rsidRPr="00ED08E0">
          <w:rPr>
            <w:rFonts w:ascii="Trebuchet MS" w:hAnsi="Trebuchet MS"/>
            <w:noProof/>
          </w:rPr>
          <w:t xml:space="preserve">of them </w:t>
        </w:r>
      </w:ins>
      <w:r w:rsidRPr="00ED08E0">
        <w:rPr>
          <w:rFonts w:ascii="Trebuchet MS" w:hAnsi="Trebuchet MS"/>
          <w:noProof/>
        </w:rPr>
        <w:t xml:space="preserve">should appear before Jehovah empty-handed. </w:t>
      </w:r>
      <w:r w:rsidRPr="00ED08E0">
        <w:rPr>
          <w:rFonts w:ascii="Trebuchet MS" w:hAnsi="Trebuchet MS"/>
          <w:b/>
          <w:noProof/>
        </w:rPr>
        <w:t xml:space="preserve">16:17 </w:t>
      </w:r>
      <w:r w:rsidRPr="00ED08E0">
        <w:rPr>
          <w:rFonts w:ascii="Trebuchet MS" w:hAnsi="Trebuchet MS"/>
          <w:noProof/>
        </w:rPr>
        <w:t xml:space="preserve">The gift </w:t>
      </w:r>
      <w:del w:id="185" w:author="Author">
        <w:r w:rsidRPr="00ED08E0">
          <w:rPr>
            <w:rFonts w:ascii="Trebuchet MS" w:hAnsi="Trebuchet MS"/>
            <w:noProof/>
          </w:rPr>
          <w:delText>of</w:delText>
        </w:r>
      </w:del>
      <w:ins w:id="186" w:author="Author">
        <w:r w:rsidRPr="00ED08E0">
          <w:rPr>
            <w:rFonts w:ascii="Trebuchet MS" w:hAnsi="Trebuchet MS"/>
            <w:noProof/>
          </w:rPr>
          <w:t>that</w:t>
        </w:r>
      </w:ins>
      <w:r w:rsidRPr="00ED08E0">
        <w:rPr>
          <w:rFonts w:ascii="Trebuchet MS" w:hAnsi="Trebuchet MS"/>
          <w:noProof/>
        </w:rPr>
        <w:t xml:space="preserve"> each </w:t>
      </w:r>
      <w:del w:id="187" w:author="Author">
        <w:r w:rsidRPr="00ED08E0">
          <w:rPr>
            <w:rFonts w:ascii="Trebuchet MS" w:hAnsi="Trebuchet MS"/>
            <w:noProof/>
          </w:rPr>
          <w:delText>one’s hand</w:delText>
        </w:r>
      </w:del>
      <w:ins w:id="188" w:author="Author">
        <w:r w:rsidRPr="00ED08E0">
          <w:rPr>
            <w:rFonts w:ascii="Trebuchet MS" w:hAnsi="Trebuchet MS"/>
            <w:noProof/>
          </w:rPr>
          <w:t>one brings</w:t>
        </w:r>
      </w:ins>
      <w:r w:rsidRPr="00ED08E0">
        <w:rPr>
          <w:rFonts w:ascii="Trebuchet MS" w:hAnsi="Trebuchet MS"/>
          <w:noProof/>
        </w:rPr>
        <w:t xml:space="preserve"> should be in proportion to the blessing </w:t>
      </w:r>
      <w:del w:id="189" w:author="Author">
        <w:r w:rsidRPr="00ED08E0">
          <w:rPr>
            <w:rFonts w:ascii="Trebuchet MS" w:hAnsi="Trebuchet MS"/>
            <w:noProof/>
          </w:rPr>
          <w:delText>of</w:delText>
        </w:r>
      </w:del>
      <w:ins w:id="190" w:author="Author">
        <w:r w:rsidRPr="00ED08E0">
          <w:rPr>
            <w:rFonts w:ascii="Trebuchet MS" w:hAnsi="Trebuchet MS"/>
            <w:noProof/>
          </w:rPr>
          <w:t>that</w:t>
        </w:r>
      </w:ins>
      <w:r w:rsidRPr="00ED08E0">
        <w:rPr>
          <w:rFonts w:ascii="Trebuchet MS" w:hAnsi="Trebuchet MS"/>
          <w:noProof/>
        </w:rPr>
        <w:t xml:space="preserve"> Jehovah your God </w:t>
      </w:r>
      <w:del w:id="191" w:author="Author">
        <w:r w:rsidRPr="00ED08E0">
          <w:rPr>
            <w:rFonts w:ascii="Trebuchet MS" w:hAnsi="Trebuchet MS"/>
            <w:noProof/>
          </w:rPr>
          <w:delText xml:space="preserve">that he </w:delText>
        </w:r>
      </w:del>
      <w:r w:rsidRPr="00ED08E0">
        <w:rPr>
          <w:rFonts w:ascii="Trebuchet MS" w:hAnsi="Trebuchet MS"/>
          <w:noProof/>
        </w:rPr>
        <w:t>has given you.</w:t>
      </w:r>
    </w:p>
    <w:p w:rsidR="007A5D40" w:rsidRPr="00ED08E0" w:rsidRDefault="007A5D40" w:rsidP="007A5D40">
      <w:pPr>
        <w:rPr>
          <w:rFonts w:ascii="Trebuchet MS" w:hAnsi="Trebuchet MS"/>
          <w:noProof/>
        </w:rPr>
      </w:pPr>
      <w:r w:rsidRPr="00ED08E0">
        <w:rPr>
          <w:rFonts w:ascii="Trebuchet MS" w:hAnsi="Trebuchet MS"/>
          <w:b/>
        </w:rPr>
        <w:t xml:space="preserve">16:18 </w:t>
      </w:r>
      <w:r w:rsidRPr="00ED08E0">
        <w:rPr>
          <w:rFonts w:ascii="Trebuchet MS" w:hAnsi="Trebuchet MS"/>
          <w:noProof/>
        </w:rPr>
        <w:t xml:space="preserve">“You should </w:t>
      </w:r>
      <w:del w:id="192" w:author="Author">
        <w:r w:rsidRPr="00ED08E0">
          <w:rPr>
            <w:rFonts w:ascii="Trebuchet MS" w:hAnsi="Trebuchet MS"/>
            <w:noProof/>
          </w:rPr>
          <w:delText>set</w:delText>
        </w:r>
      </w:del>
      <w:ins w:id="193" w:author="Author">
        <w:r w:rsidRPr="00ED08E0">
          <w:rPr>
            <w:rFonts w:ascii="Trebuchet MS" w:hAnsi="Trebuchet MS"/>
            <w:noProof/>
          </w:rPr>
          <w:t>appoint</w:t>
        </w:r>
      </w:ins>
      <w:r w:rsidRPr="00ED08E0">
        <w:rPr>
          <w:rFonts w:ascii="Trebuchet MS" w:hAnsi="Trebuchet MS"/>
          <w:noProof/>
        </w:rPr>
        <w:t xml:space="preserve"> judges and officers for </w:t>
      </w:r>
      <w:del w:id="194" w:author="Author">
        <w:r w:rsidRPr="00ED08E0">
          <w:rPr>
            <w:rFonts w:ascii="Trebuchet MS" w:hAnsi="Trebuchet MS"/>
            <w:noProof/>
          </w:rPr>
          <w:delText>yourself inside</w:delText>
        </w:r>
      </w:del>
      <w:ins w:id="195" w:author="Author">
        <w:r w:rsidRPr="00ED08E0">
          <w:rPr>
            <w:rFonts w:ascii="Trebuchet MS" w:hAnsi="Trebuchet MS"/>
            <w:noProof/>
          </w:rPr>
          <w:t>each tribe in</w:t>
        </w:r>
      </w:ins>
      <w:r w:rsidRPr="00ED08E0">
        <w:rPr>
          <w:rFonts w:ascii="Trebuchet MS" w:hAnsi="Trebuchet MS"/>
          <w:noProof/>
        </w:rPr>
        <w:t xml:space="preserve"> all </w:t>
      </w:r>
      <w:del w:id="196" w:author="Author">
        <w:r w:rsidRPr="00ED08E0">
          <w:rPr>
            <w:rFonts w:ascii="Trebuchet MS" w:hAnsi="Trebuchet MS"/>
            <w:noProof/>
          </w:rPr>
          <w:delText>your gates</w:delText>
        </w:r>
      </w:del>
      <w:ins w:id="197" w:author="Author">
        <w:r w:rsidRPr="00ED08E0">
          <w:rPr>
            <w:rFonts w:ascii="Trebuchet MS" w:hAnsi="Trebuchet MS"/>
            <w:noProof/>
          </w:rPr>
          <w:t>the cities</w:t>
        </w:r>
        <w:r w:rsidRPr="00ED08E0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ED08E0">
        <w:rPr>
          <w:rFonts w:ascii="Trebuchet MS" w:hAnsi="Trebuchet MS"/>
          <w:noProof/>
        </w:rPr>
        <w:t xml:space="preserve"> that Jehovah your God is giving you</w:t>
      </w:r>
      <w:del w:id="200" w:author="Author">
        <w:r w:rsidRPr="00ED08E0">
          <w:rPr>
            <w:rFonts w:ascii="Trebuchet MS" w:hAnsi="Trebuchet MS"/>
            <w:noProof/>
          </w:rPr>
          <w:delText xml:space="preserve"> by your tribes</w:delText>
        </w:r>
      </w:del>
      <w:r w:rsidRPr="00ED08E0">
        <w:rPr>
          <w:rFonts w:ascii="Trebuchet MS" w:hAnsi="Trebuchet MS"/>
          <w:noProof/>
        </w:rPr>
        <w:t xml:space="preserve">, and they must judge the people with righteous judgment. </w:t>
      </w:r>
      <w:r w:rsidRPr="00ED08E0">
        <w:rPr>
          <w:rFonts w:ascii="Trebuchet MS" w:hAnsi="Trebuchet MS"/>
          <w:b/>
          <w:noProof/>
        </w:rPr>
        <w:t xml:space="preserve">16:19 </w:t>
      </w:r>
      <w:r w:rsidRPr="00ED08E0">
        <w:rPr>
          <w:rFonts w:ascii="Trebuchet MS" w:hAnsi="Trebuchet MS"/>
          <w:noProof/>
        </w:rPr>
        <w:t xml:space="preserve">You must not pervert </w:t>
      </w:r>
      <w:del w:id="201" w:author="Author">
        <w:r w:rsidRPr="00ED08E0">
          <w:rPr>
            <w:rFonts w:ascii="Trebuchet MS" w:hAnsi="Trebuchet MS"/>
            <w:noProof/>
          </w:rPr>
          <w:delText>judgment. You must not be partial</w:delText>
        </w:r>
      </w:del>
      <w:ins w:id="202" w:author="Author">
        <w:r w:rsidRPr="00ED08E0">
          <w:rPr>
            <w:rFonts w:ascii="Trebuchet MS" w:hAnsi="Trebuchet MS"/>
            <w:noProof/>
          </w:rPr>
          <w:t>justice, show partiality,</w:t>
        </w:r>
      </w:ins>
      <w:r w:rsidRPr="00ED08E0">
        <w:rPr>
          <w:rFonts w:ascii="Trebuchet MS" w:hAnsi="Trebuchet MS"/>
          <w:noProof/>
        </w:rPr>
        <w:t xml:space="preserve"> or accept a bribe, for the bribe blinds the eyes of </w:t>
      </w:r>
      <w:ins w:id="203" w:author="Author">
        <w:r w:rsidRPr="00ED08E0">
          <w:rPr>
            <w:rFonts w:ascii="Trebuchet MS" w:hAnsi="Trebuchet MS"/>
            <w:noProof/>
          </w:rPr>
          <w:t xml:space="preserve">the </w:t>
        </w:r>
      </w:ins>
      <w:r w:rsidRPr="00ED08E0">
        <w:rPr>
          <w:rFonts w:ascii="Trebuchet MS" w:hAnsi="Trebuchet MS"/>
          <w:noProof/>
        </w:rPr>
        <w:t xml:space="preserve">wise </w:t>
      </w:r>
      <w:del w:id="204" w:author="Author">
        <w:r w:rsidRPr="00ED08E0">
          <w:rPr>
            <w:rFonts w:ascii="Trebuchet MS" w:hAnsi="Trebuchet MS"/>
            <w:noProof/>
          </w:rPr>
          <w:delText xml:space="preserve">ones </w:delText>
        </w:r>
      </w:del>
      <w:r w:rsidRPr="00ED08E0">
        <w:rPr>
          <w:rFonts w:ascii="Trebuchet MS" w:hAnsi="Trebuchet MS"/>
          <w:noProof/>
        </w:rPr>
        <w:t xml:space="preserve">and distorts the words of </w:t>
      </w:r>
      <w:ins w:id="205" w:author="Author">
        <w:r w:rsidRPr="00ED08E0">
          <w:rPr>
            <w:rFonts w:ascii="Trebuchet MS" w:hAnsi="Trebuchet MS"/>
            <w:noProof/>
          </w:rPr>
          <w:t xml:space="preserve">the </w:t>
        </w:r>
      </w:ins>
      <w:r w:rsidRPr="00ED08E0">
        <w:rPr>
          <w:rFonts w:ascii="Trebuchet MS" w:hAnsi="Trebuchet MS"/>
          <w:noProof/>
        </w:rPr>
        <w:t>righteous</w:t>
      </w:r>
      <w:del w:id="206" w:author="Author">
        <w:r w:rsidRPr="00ED08E0">
          <w:rPr>
            <w:rFonts w:ascii="Trebuchet MS" w:hAnsi="Trebuchet MS"/>
            <w:noProof/>
          </w:rPr>
          <w:delText xml:space="preserve"> ones</w:delText>
        </w:r>
      </w:del>
      <w:r w:rsidRPr="00ED08E0">
        <w:rPr>
          <w:rFonts w:ascii="Trebuchet MS" w:hAnsi="Trebuchet MS"/>
          <w:noProof/>
        </w:rPr>
        <w:t xml:space="preserve">. </w:t>
      </w:r>
      <w:r w:rsidRPr="00ED08E0">
        <w:rPr>
          <w:rFonts w:ascii="Trebuchet MS" w:hAnsi="Trebuchet MS"/>
          <w:b/>
          <w:noProof/>
        </w:rPr>
        <w:t xml:space="preserve">16:20 </w:t>
      </w:r>
      <w:r w:rsidRPr="00ED08E0">
        <w:rPr>
          <w:rFonts w:ascii="Trebuchet MS" w:hAnsi="Trebuchet MS"/>
          <w:noProof/>
        </w:rPr>
        <w:t xml:space="preserve">Justice—justice you should pursue, </w:t>
      </w:r>
      <w:del w:id="207" w:author="Author">
        <w:r w:rsidRPr="00ED08E0">
          <w:rPr>
            <w:rFonts w:ascii="Trebuchet MS" w:hAnsi="Trebuchet MS"/>
            <w:noProof/>
          </w:rPr>
          <w:delText>in order</w:delText>
        </w:r>
      </w:del>
      <w:ins w:id="208" w:author="Author">
        <w:r w:rsidRPr="00ED08E0">
          <w:rPr>
            <w:rFonts w:ascii="Trebuchet MS" w:hAnsi="Trebuchet MS"/>
            <w:noProof/>
          </w:rPr>
          <w:t>so</w:t>
        </w:r>
      </w:ins>
      <w:r w:rsidRPr="00ED08E0">
        <w:rPr>
          <w:rFonts w:ascii="Trebuchet MS" w:hAnsi="Trebuchet MS"/>
          <w:noProof/>
        </w:rPr>
        <w:t xml:space="preserve"> that you may keep </w:t>
      </w:r>
      <w:del w:id="209" w:author="Author">
        <w:r w:rsidRPr="00ED08E0">
          <w:rPr>
            <w:rFonts w:ascii="Trebuchet MS" w:hAnsi="Trebuchet MS"/>
            <w:noProof/>
          </w:rPr>
          <w:delText>alive</w:delText>
        </w:r>
      </w:del>
      <w:ins w:id="210" w:author="Author">
        <w:r w:rsidRPr="00ED08E0">
          <w:rPr>
            <w:rFonts w:ascii="Trebuchet MS" w:hAnsi="Trebuchet MS"/>
            <w:noProof/>
          </w:rPr>
          <w:t>living</w:t>
        </w:r>
      </w:ins>
      <w:r w:rsidRPr="00ED08E0">
        <w:rPr>
          <w:rFonts w:ascii="Trebuchet MS" w:hAnsi="Trebuchet MS"/>
          <w:noProof/>
        </w:rPr>
        <w:t xml:space="preserve"> and</w:t>
      </w:r>
      <w:del w:id="211" w:author="Author">
        <w:r w:rsidRPr="00ED08E0">
          <w:rPr>
            <w:rFonts w:ascii="Trebuchet MS" w:hAnsi="Trebuchet MS"/>
            <w:noProof/>
          </w:rPr>
          <w:delText xml:space="preserve"> may indeed</w:delText>
        </w:r>
      </w:del>
      <w:r w:rsidRPr="00ED08E0">
        <w:rPr>
          <w:rFonts w:ascii="Trebuchet MS" w:hAnsi="Trebuchet MS"/>
          <w:noProof/>
        </w:rPr>
        <w:t xml:space="preserve"> take possession of the land that Jehovah your God is giving you.</w:t>
      </w:r>
    </w:p>
    <w:p w:rsidR="007A5D40" w:rsidRPr="00ED08E0" w:rsidRDefault="007A5D40" w:rsidP="007A5D40">
      <w:pPr>
        <w:rPr>
          <w:rFonts w:ascii="Trebuchet MS" w:hAnsi="Trebuchet MS"/>
          <w:noProof/>
        </w:rPr>
      </w:pPr>
      <w:r w:rsidRPr="00ED08E0">
        <w:rPr>
          <w:rFonts w:ascii="Trebuchet MS" w:hAnsi="Trebuchet MS"/>
          <w:b/>
        </w:rPr>
        <w:t xml:space="preserve">16:21 </w:t>
      </w:r>
      <w:r w:rsidRPr="00ED08E0">
        <w:rPr>
          <w:rFonts w:ascii="Trebuchet MS" w:hAnsi="Trebuchet MS"/>
          <w:noProof/>
        </w:rPr>
        <w:t xml:space="preserve">“You </w:t>
      </w:r>
      <w:del w:id="212" w:author="Author">
        <w:r w:rsidRPr="00ED08E0">
          <w:rPr>
            <w:rFonts w:ascii="Trebuchet MS" w:hAnsi="Trebuchet MS"/>
            <w:noProof/>
          </w:rPr>
          <w:delText>must</w:delText>
        </w:r>
      </w:del>
      <w:ins w:id="213" w:author="Author">
        <w:r w:rsidRPr="00ED08E0">
          <w:rPr>
            <w:rFonts w:ascii="Trebuchet MS" w:hAnsi="Trebuchet MS"/>
            <w:noProof/>
          </w:rPr>
          <w:t>should</w:t>
        </w:r>
      </w:ins>
      <w:r w:rsidRPr="00ED08E0">
        <w:rPr>
          <w:rFonts w:ascii="Trebuchet MS" w:hAnsi="Trebuchet MS"/>
          <w:noProof/>
        </w:rPr>
        <w:t xml:space="preserve"> not plant </w:t>
      </w:r>
      <w:del w:id="214" w:author="Author">
        <w:r w:rsidRPr="00ED08E0">
          <w:rPr>
            <w:rFonts w:ascii="Trebuchet MS" w:hAnsi="Trebuchet MS"/>
            <w:noProof/>
          </w:rPr>
          <w:delText xml:space="preserve">for yourself </w:delText>
        </w:r>
      </w:del>
      <w:r w:rsidRPr="00ED08E0">
        <w:rPr>
          <w:rFonts w:ascii="Trebuchet MS" w:hAnsi="Trebuchet MS"/>
          <w:noProof/>
        </w:rPr>
        <w:t>any sort of tree as a sacred pole</w:t>
      </w:r>
      <w:ins w:id="215" w:author="Author">
        <w:r w:rsidRPr="00ED08E0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ED08E0">
        <w:rPr>
          <w:rFonts w:ascii="Trebuchet MS" w:hAnsi="Trebuchet MS"/>
          <w:noProof/>
        </w:rPr>
        <w:t xml:space="preserve"> near the altar of Jehovah your God that you </w:t>
      </w:r>
      <w:del w:id="218" w:author="Author">
        <w:r w:rsidRPr="00ED08E0">
          <w:rPr>
            <w:rFonts w:ascii="Trebuchet MS" w:hAnsi="Trebuchet MS"/>
            <w:noProof/>
          </w:rPr>
          <w:delText xml:space="preserve">will </w:delText>
        </w:r>
      </w:del>
      <w:r w:rsidRPr="00ED08E0">
        <w:rPr>
          <w:rFonts w:ascii="Trebuchet MS" w:hAnsi="Trebuchet MS"/>
          <w:noProof/>
        </w:rPr>
        <w:t>make for yourself.</w:t>
      </w:r>
    </w:p>
    <w:p w:rsidR="007A5D40" w:rsidRPr="00ED08E0" w:rsidRDefault="007A5D40" w:rsidP="007A5D40">
      <w:pPr>
        <w:rPr>
          <w:rFonts w:ascii="Trebuchet MS" w:hAnsi="Trebuchet MS"/>
          <w:noProof/>
        </w:rPr>
      </w:pPr>
      <w:r w:rsidRPr="00ED08E0">
        <w:rPr>
          <w:rFonts w:ascii="Trebuchet MS" w:hAnsi="Trebuchet MS"/>
          <w:b/>
        </w:rPr>
        <w:t xml:space="preserve">16:22 </w:t>
      </w:r>
      <w:r w:rsidRPr="00ED08E0">
        <w:rPr>
          <w:rFonts w:ascii="Trebuchet MS" w:hAnsi="Trebuchet MS"/>
          <w:noProof/>
        </w:rPr>
        <w:t xml:space="preserve">“Neither should you set up </w:t>
      </w:r>
      <w:del w:id="219" w:author="Author">
        <w:r w:rsidRPr="00ED08E0">
          <w:rPr>
            <w:rFonts w:ascii="Trebuchet MS" w:hAnsi="Trebuchet MS"/>
            <w:noProof/>
          </w:rPr>
          <w:delText xml:space="preserve">for yourself </w:delText>
        </w:r>
      </w:del>
      <w:r w:rsidRPr="00ED08E0">
        <w:rPr>
          <w:rFonts w:ascii="Trebuchet MS" w:hAnsi="Trebuchet MS"/>
          <w:noProof/>
        </w:rPr>
        <w:t>a sacred pillar</w:t>
      </w:r>
      <w:del w:id="220" w:author="Author">
        <w:r w:rsidRPr="00ED08E0">
          <w:rPr>
            <w:rFonts w:ascii="Trebuchet MS" w:hAnsi="Trebuchet MS"/>
            <w:noProof/>
          </w:rPr>
          <w:delText>, a thing</w:delText>
        </w:r>
      </w:del>
      <w:ins w:id="221" w:author="Author">
        <w:r w:rsidRPr="00ED08E0">
          <w:rPr>
            <w:rFonts w:ascii="Trebuchet MS" w:hAnsi="Trebuchet MS"/>
            <w:noProof/>
          </w:rPr>
          <w:t xml:space="preserve"> for yourself, something</w:t>
        </w:r>
      </w:ins>
      <w:r w:rsidRPr="00ED08E0">
        <w:rPr>
          <w:rFonts w:ascii="Trebuchet MS" w:hAnsi="Trebuchet MS"/>
          <w:noProof/>
        </w:rPr>
        <w:t xml:space="preserve"> Jehovah your God hates</w:t>
      </w:r>
      <w:del w:id="222" w:author="Author">
        <w:r w:rsidRPr="00ED08E0">
          <w:rPr>
            <w:rFonts w:ascii="Trebuchet MS" w:hAnsi="Trebuchet MS"/>
            <w:noProof/>
          </w:rPr>
          <w:delText xml:space="preserve"> indeed</w:delText>
        </w:r>
      </w:del>
      <w:r w:rsidRPr="00ED08E0">
        <w:rPr>
          <w:rFonts w:ascii="Trebuchet MS" w:hAnsi="Trebuchet MS"/>
          <w:noProof/>
        </w:rPr>
        <w:t>.</w:t>
      </w:r>
    </w:p>
    <w:p w:rsidR="007A5D40" w:rsidRPr="00ED08E0" w:rsidRDefault="007A5D40" w:rsidP="007A5D40">
      <w:pPr>
        <w:rPr>
          <w:rFonts w:ascii="Trebuchet MS" w:hAnsi="Trebuchet MS"/>
          <w:b/>
        </w:rPr>
      </w:pPr>
    </w:p>
    <w:p w:rsidR="00762BCB" w:rsidRPr="007A5D40" w:rsidRDefault="00762BCB" w:rsidP="007A5D40"/>
    <w:sectPr w:rsidR="00762BCB" w:rsidRPr="007A5D40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4D15" w:rsidRDefault="00B64D15">
      <w:r>
        <w:separator/>
      </w:r>
    </w:p>
  </w:endnote>
  <w:endnote w:type="continuationSeparator" w:id="0">
    <w:p w:rsidR="00B64D15" w:rsidRDefault="00B64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4D15" w:rsidRDefault="00B64D15">
      <w:r>
        <w:separator/>
      </w:r>
    </w:p>
  </w:footnote>
  <w:footnote w:type="continuationSeparator" w:id="0">
    <w:p w:rsidR="00B64D15" w:rsidRDefault="00B64D15">
      <w:r>
        <w:continuationSeparator/>
      </w:r>
    </w:p>
  </w:footnote>
  <w:footnote w:id="1">
    <w:p w:rsidR="007A5D40" w:rsidRPr="00ED08E0" w:rsidRDefault="007A5D40" w:rsidP="00ED08E0">
      <w:pPr>
        <w:pStyle w:val="FootnoteText"/>
        <w:spacing w:after="96"/>
        <w:ind w:firstLine="288"/>
        <w:rPr>
          <w:ins w:id="4" w:author="Author"/>
        </w:rPr>
      </w:pPr>
      <w:ins w:id="5" w:author="Author">
        <w:r w:rsidRPr="00ED08E0">
          <w:rPr>
            <w:rStyle w:val="FootnoteReference"/>
          </w:rPr>
          <w:footnoteRef/>
        </w:r>
        <w:r w:rsidRPr="00ED08E0">
          <w:t xml:space="preserve"> </w:t>
        </w:r>
        <w:r w:rsidRPr="00ED08E0">
          <w:rPr>
            <w:b/>
          </w:rPr>
          <w:t xml:space="preserve">16:1 </w:t>
        </w:r>
        <w:r w:rsidRPr="00ED08E0">
          <w:t>See App. B15.</w:t>
        </w:r>
      </w:ins>
    </w:p>
  </w:footnote>
  <w:footnote w:id="2">
    <w:p w:rsidR="007A5D40" w:rsidRPr="00ED08E0" w:rsidRDefault="007A5D40" w:rsidP="00ED08E0">
      <w:pPr>
        <w:pStyle w:val="FootnoteText"/>
        <w:spacing w:after="96"/>
        <w:ind w:firstLine="288"/>
        <w:rPr>
          <w:ins w:id="111" w:author="Author"/>
        </w:rPr>
      </w:pPr>
      <w:ins w:id="112" w:author="Author">
        <w:r w:rsidRPr="00ED08E0">
          <w:rPr>
            <w:rStyle w:val="FootnoteReference"/>
          </w:rPr>
          <w:footnoteRef/>
        </w:r>
        <w:r w:rsidRPr="00ED08E0">
          <w:t xml:space="preserve"> </w:t>
        </w:r>
        <w:r w:rsidRPr="00ED08E0">
          <w:rPr>
            <w:b/>
          </w:rPr>
          <w:t xml:space="preserve">16:11 </w:t>
        </w:r>
        <w:r w:rsidRPr="00ED08E0">
          <w:t>Lit., “gates.”</w:t>
        </w:r>
      </w:ins>
    </w:p>
  </w:footnote>
  <w:footnote w:id="3">
    <w:p w:rsidR="007A5D40" w:rsidRPr="00ED08E0" w:rsidRDefault="007A5D40" w:rsidP="00ED08E0">
      <w:pPr>
        <w:pStyle w:val="FootnoteText"/>
        <w:spacing w:after="96"/>
        <w:ind w:firstLine="288"/>
        <w:rPr>
          <w:ins w:id="119" w:author="Author"/>
        </w:rPr>
      </w:pPr>
      <w:ins w:id="120" w:author="Author">
        <w:r w:rsidRPr="00ED08E0">
          <w:rPr>
            <w:rStyle w:val="FootnoteReference"/>
          </w:rPr>
          <w:footnoteRef/>
        </w:r>
        <w:r w:rsidRPr="00ED08E0">
          <w:t xml:space="preserve"> </w:t>
        </w:r>
        <w:r w:rsidRPr="00ED08E0">
          <w:rPr>
            <w:b/>
          </w:rPr>
          <w:t xml:space="preserve">16:11 </w:t>
        </w:r>
        <w:r w:rsidRPr="00ED08E0">
          <w:t>Or “the orphan.”</w:t>
        </w:r>
      </w:ins>
    </w:p>
  </w:footnote>
  <w:footnote w:id="4">
    <w:p w:rsidR="007A5D40" w:rsidRPr="00ED08E0" w:rsidRDefault="007A5D40" w:rsidP="00ED08E0">
      <w:pPr>
        <w:pStyle w:val="FootnoteText"/>
        <w:spacing w:after="96"/>
        <w:ind w:firstLine="288"/>
        <w:rPr>
          <w:ins w:id="131" w:author="Author"/>
        </w:rPr>
      </w:pPr>
      <w:ins w:id="132" w:author="Author">
        <w:r w:rsidRPr="00ED08E0">
          <w:rPr>
            <w:rStyle w:val="FootnoteReference"/>
          </w:rPr>
          <w:footnoteRef/>
        </w:r>
        <w:r w:rsidRPr="00ED08E0">
          <w:t xml:space="preserve"> </w:t>
        </w:r>
        <w:r w:rsidRPr="00ED08E0">
          <w:rPr>
            <w:b/>
          </w:rPr>
          <w:t xml:space="preserve">16:13 </w:t>
        </w:r>
        <w:r w:rsidRPr="00ED08E0">
          <w:t>Or “Temporary Shelters.”</w:t>
        </w:r>
      </w:ins>
    </w:p>
  </w:footnote>
  <w:footnote w:id="5">
    <w:p w:rsidR="007A5D40" w:rsidRPr="00ED08E0" w:rsidRDefault="007A5D40" w:rsidP="00ED08E0">
      <w:pPr>
        <w:pStyle w:val="FootnoteText"/>
        <w:spacing w:after="96"/>
        <w:ind w:firstLine="288"/>
        <w:rPr>
          <w:ins w:id="182" w:author="Author"/>
        </w:rPr>
      </w:pPr>
      <w:ins w:id="183" w:author="Author">
        <w:r w:rsidRPr="00ED08E0">
          <w:rPr>
            <w:rStyle w:val="FootnoteReference"/>
          </w:rPr>
          <w:footnoteRef/>
        </w:r>
        <w:r w:rsidRPr="00ED08E0">
          <w:t xml:space="preserve"> </w:t>
        </w:r>
        <w:r w:rsidRPr="00ED08E0">
          <w:rPr>
            <w:b/>
          </w:rPr>
          <w:t xml:space="preserve">16:16 </w:t>
        </w:r>
        <w:r w:rsidRPr="00ED08E0">
          <w:t>Or “Temporary Shelters.”</w:t>
        </w:r>
      </w:ins>
    </w:p>
  </w:footnote>
  <w:footnote w:id="6">
    <w:p w:rsidR="007A5D40" w:rsidRPr="00ED08E0" w:rsidRDefault="007A5D40" w:rsidP="00ED08E0">
      <w:pPr>
        <w:pStyle w:val="FootnoteText"/>
        <w:spacing w:after="96"/>
        <w:ind w:firstLine="288"/>
        <w:rPr>
          <w:ins w:id="198" w:author="Author"/>
        </w:rPr>
      </w:pPr>
      <w:ins w:id="199" w:author="Author">
        <w:r w:rsidRPr="00ED08E0">
          <w:rPr>
            <w:rStyle w:val="FootnoteReference"/>
          </w:rPr>
          <w:footnoteRef/>
        </w:r>
        <w:r w:rsidRPr="00ED08E0">
          <w:t xml:space="preserve"> </w:t>
        </w:r>
        <w:r w:rsidRPr="00ED08E0">
          <w:rPr>
            <w:b/>
          </w:rPr>
          <w:t xml:space="preserve">16:18 </w:t>
        </w:r>
        <w:r w:rsidRPr="00ED08E0">
          <w:t>Lit., “inside all your gates.”</w:t>
        </w:r>
      </w:ins>
    </w:p>
  </w:footnote>
  <w:footnote w:id="7">
    <w:p w:rsidR="007A5D40" w:rsidRPr="00ED08E0" w:rsidRDefault="007A5D40" w:rsidP="00ED08E0">
      <w:pPr>
        <w:pStyle w:val="FootnoteText"/>
        <w:spacing w:after="96"/>
        <w:ind w:firstLine="288"/>
        <w:rPr>
          <w:ins w:id="216" w:author="Author"/>
        </w:rPr>
      </w:pPr>
      <w:ins w:id="217" w:author="Author">
        <w:r w:rsidRPr="00ED08E0">
          <w:rPr>
            <w:rStyle w:val="FootnoteReference"/>
          </w:rPr>
          <w:footnoteRef/>
        </w:r>
        <w:r w:rsidRPr="00ED08E0">
          <w:t xml:space="preserve"> </w:t>
        </w:r>
        <w:r w:rsidRPr="00ED08E0">
          <w:rPr>
            <w:b/>
          </w:rPr>
          <w:t xml:space="preserve">16:21 </w:t>
        </w:r>
        <w:r w:rsidRPr="00ED08E0">
          <w:t>See Glossary.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266E25">
        <w:t>Deuteronomy Chapter 16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266E25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266E25">
      <w:rPr>
        <w:noProof/>
        <w:snapToGrid w:val="0"/>
      </w:rPr>
      <w:t>Deuteronomy 16.Revised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266E25">
        <w:t>Deuteronomy Chapter 16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266E25">
      <w:t>05-Deuteronomy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266E25">
      <w:rPr>
        <w:noProof/>
        <w:snapToGrid w:val="0"/>
      </w:rPr>
      <w:t>Deuteronomy 16.Revised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266E25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266E25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266E25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266E25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D15"/>
    <w:rsid w:val="00245EDD"/>
    <w:rsid w:val="0026230D"/>
    <w:rsid w:val="00266E25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7A5D40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64D15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E20560B-E67F-48FC-9E0C-C654A4B9D8DD}"/>
  <w:attachedTemplate r:id="R56539b42868e48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A5D40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A5D40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7A5D4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56539b42868e487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889</ap:Words>
  <ap:Characters>3979</ap:Characters>
  <ap:Application>Microsoft Office Word</ap:Application>
  <ap:DocSecurity>0</ap:DocSecurity>
  <ap:Lines>67</ap:Lines>
  <ap:Paragraphs>10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4858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16</dc:title>
  <dc:subject/>
  <dc:creator>Ruth Farrugia</dc:creator>
  <cp:keywords/>
  <dc:description/>
  <cp:lastModifiedBy>Farrugia, Ruth</cp:lastModifiedBy>
  <cp:revision>3</cp:revision>
  <dcterms:created xsi:type="dcterms:W3CDTF">2020-12-01T07:36:00Z</dcterms:created>
  <dcterms:modified xsi:type="dcterms:W3CDTF">2020-12-01T07:37:00Z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16.docx</vt:lpwstr>
  </property>
  <property fmtid="{D5CDD505-2E9C-101B-9397-08002B2CF9AE}" pid="9" name="_TranslationDocumentId">
    <vt:i4>19499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5016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16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