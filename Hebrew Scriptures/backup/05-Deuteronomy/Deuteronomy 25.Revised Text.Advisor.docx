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4F82" w:rsidRPr="00A20FD2" w:rsidRDefault="00044F82" w:rsidP="00044F82">
      <w:pPr>
        <w:rPr>
          <w:rFonts w:ascii="Trebuchet MS" w:hAnsi="Trebuchet MS"/>
          <w:noProof/>
        </w:rPr>
      </w:pPr>
      <w:bookmarkStart w:id="0" w:name="_GoBack"/>
      <w:bookmarkEnd w:id="0"/>
      <w:r w:rsidRPr="00A20FD2">
        <w:rPr>
          <w:rFonts w:ascii="Trebuchet MS" w:hAnsi="Trebuchet MS"/>
          <w:b/>
        </w:rPr>
        <w:t xml:space="preserve">25:1 </w:t>
      </w:r>
      <w:r w:rsidRPr="00A20FD2">
        <w:rPr>
          <w:rFonts w:ascii="Trebuchet MS" w:hAnsi="Trebuchet MS"/>
          <w:noProof/>
        </w:rPr>
        <w:t>“</w:t>
      </w:r>
      <w:del w:id="1" w:author="Author">
        <w:r w:rsidRPr="00A20FD2">
          <w:rPr>
            <w:rFonts w:ascii="Trebuchet MS" w:hAnsi="Trebuchet MS"/>
            <w:noProof/>
          </w:rPr>
          <w:delText>In case</w:delText>
        </w:r>
      </w:del>
      <w:ins w:id="2" w:author="Author">
        <w:r w:rsidRPr="00A20FD2">
          <w:rPr>
            <w:rFonts w:ascii="Trebuchet MS" w:hAnsi="Trebuchet MS"/>
            <w:noProof/>
          </w:rPr>
          <w:t>When</w:t>
        </w:r>
      </w:ins>
      <w:r w:rsidRPr="00A20FD2">
        <w:rPr>
          <w:rFonts w:ascii="Trebuchet MS" w:hAnsi="Trebuchet MS"/>
          <w:noProof/>
        </w:rPr>
        <w:t xml:space="preserve"> a dispute arises between men, </w:t>
      </w:r>
      <w:del w:id="3" w:author="Author">
        <w:r w:rsidRPr="00A20FD2">
          <w:rPr>
            <w:rFonts w:ascii="Trebuchet MS" w:hAnsi="Trebuchet MS"/>
            <w:noProof/>
          </w:rPr>
          <w:delText xml:space="preserve">and </w:delText>
        </w:r>
      </w:del>
      <w:r w:rsidRPr="00A20FD2">
        <w:rPr>
          <w:rFonts w:ascii="Trebuchet MS" w:hAnsi="Trebuchet MS"/>
          <w:noProof/>
        </w:rPr>
        <w:t xml:space="preserve">they </w:t>
      </w:r>
      <w:del w:id="4" w:author="Author">
        <w:r w:rsidRPr="00A20FD2">
          <w:rPr>
            <w:rFonts w:ascii="Trebuchet MS" w:hAnsi="Trebuchet MS"/>
            <w:noProof/>
          </w:rPr>
          <w:delText>have presented</w:delText>
        </w:r>
      </w:del>
      <w:ins w:id="5" w:author="Author">
        <w:r w:rsidRPr="00A20FD2">
          <w:rPr>
            <w:rFonts w:ascii="Trebuchet MS" w:hAnsi="Trebuchet MS"/>
            <w:noProof/>
          </w:rPr>
          <w:t>may present</w:t>
        </w:r>
      </w:ins>
      <w:r w:rsidRPr="00A20FD2">
        <w:rPr>
          <w:rFonts w:ascii="Trebuchet MS" w:hAnsi="Trebuchet MS"/>
          <w:noProof/>
        </w:rPr>
        <w:t xml:space="preserve"> themselves </w:t>
      </w:r>
      <w:del w:id="6" w:author="Author">
        <w:r w:rsidRPr="00A20FD2">
          <w:rPr>
            <w:rFonts w:ascii="Trebuchet MS" w:hAnsi="Trebuchet MS"/>
            <w:noProof/>
          </w:rPr>
          <w:delText>for</w:delText>
        </w:r>
      </w:del>
      <w:ins w:id="7" w:author="Author">
        <w:r w:rsidRPr="00A20FD2">
          <w:rPr>
            <w:rFonts w:ascii="Trebuchet MS" w:hAnsi="Trebuchet MS"/>
            <w:noProof/>
          </w:rPr>
          <w:t>before</w:t>
        </w:r>
      </w:ins>
      <w:r w:rsidRPr="00A20FD2">
        <w:rPr>
          <w:rFonts w:ascii="Trebuchet MS" w:hAnsi="Trebuchet MS"/>
          <w:noProof/>
        </w:rPr>
        <w:t xml:space="preserve"> the </w:t>
      </w:r>
      <w:del w:id="8" w:author="Author">
        <w:r w:rsidRPr="00A20FD2">
          <w:rPr>
            <w:rFonts w:ascii="Trebuchet MS" w:hAnsi="Trebuchet MS"/>
            <w:noProof/>
          </w:rPr>
          <w:delText>judgment,</w:delText>
        </w:r>
      </w:del>
      <w:ins w:id="9" w:author="Author">
        <w:r w:rsidRPr="00A20FD2">
          <w:rPr>
            <w:rFonts w:ascii="Trebuchet MS" w:hAnsi="Trebuchet MS"/>
            <w:noProof/>
          </w:rPr>
          <w:t>judges, and</w:t>
        </w:r>
      </w:ins>
      <w:r w:rsidRPr="00A20FD2">
        <w:rPr>
          <w:rFonts w:ascii="Trebuchet MS" w:hAnsi="Trebuchet MS"/>
          <w:noProof/>
        </w:rPr>
        <w:t xml:space="preserve"> they </w:t>
      </w:r>
      <w:del w:id="10" w:author="Author">
        <w:r w:rsidRPr="00A20FD2">
          <w:rPr>
            <w:rFonts w:ascii="Trebuchet MS" w:hAnsi="Trebuchet MS"/>
            <w:noProof/>
          </w:rPr>
          <w:delText>must also</w:delText>
        </w:r>
      </w:del>
      <w:ins w:id="11" w:author="Author">
        <w:r w:rsidRPr="00A20FD2">
          <w:rPr>
            <w:rFonts w:ascii="Trebuchet MS" w:hAnsi="Trebuchet MS"/>
            <w:noProof/>
          </w:rPr>
          <w:t>will</w:t>
        </w:r>
      </w:ins>
      <w:r w:rsidRPr="00A20FD2">
        <w:rPr>
          <w:rFonts w:ascii="Trebuchet MS" w:hAnsi="Trebuchet MS"/>
          <w:noProof/>
        </w:rPr>
        <w:t xml:space="preserve"> judge them and pronounce the righteous one </w:t>
      </w:r>
      <w:del w:id="12" w:author="Author">
        <w:r w:rsidRPr="00A20FD2">
          <w:rPr>
            <w:rFonts w:ascii="Trebuchet MS" w:hAnsi="Trebuchet MS"/>
            <w:noProof/>
          </w:rPr>
          <w:delText>righteous</w:delText>
        </w:r>
      </w:del>
      <w:ins w:id="13" w:author="Author">
        <w:r w:rsidRPr="00A20FD2">
          <w:rPr>
            <w:rFonts w:ascii="Trebuchet MS" w:hAnsi="Trebuchet MS"/>
            <w:noProof/>
          </w:rPr>
          <w:t>innocent</w:t>
        </w:r>
      </w:ins>
      <w:r w:rsidRPr="00A20FD2">
        <w:rPr>
          <w:rFonts w:ascii="Trebuchet MS" w:hAnsi="Trebuchet MS"/>
          <w:noProof/>
        </w:rPr>
        <w:t xml:space="preserve"> and </w:t>
      </w:r>
      <w:del w:id="14" w:author="Author">
        <w:r w:rsidRPr="00A20FD2">
          <w:rPr>
            <w:rFonts w:ascii="Trebuchet MS" w:hAnsi="Trebuchet MS"/>
            <w:noProof/>
          </w:rPr>
          <w:delText xml:space="preserve">pronounce </w:delText>
        </w:r>
      </w:del>
      <w:r w:rsidRPr="00A20FD2">
        <w:rPr>
          <w:rFonts w:ascii="Trebuchet MS" w:hAnsi="Trebuchet MS"/>
          <w:noProof/>
        </w:rPr>
        <w:t xml:space="preserve">the wicked one </w:t>
      </w:r>
      <w:del w:id="15" w:author="Author">
        <w:r w:rsidRPr="00A20FD2">
          <w:rPr>
            <w:rFonts w:ascii="Trebuchet MS" w:hAnsi="Trebuchet MS"/>
            <w:noProof/>
          </w:rPr>
          <w:delText>wicked</w:delText>
        </w:r>
      </w:del>
      <w:ins w:id="16" w:author="Author">
        <w:r w:rsidRPr="00A20FD2">
          <w:rPr>
            <w:rFonts w:ascii="Trebuchet MS" w:hAnsi="Trebuchet MS"/>
            <w:noProof/>
          </w:rPr>
          <w:t>guilty</w:t>
        </w:r>
      </w:ins>
      <w:r w:rsidRPr="00A20FD2">
        <w:rPr>
          <w:rFonts w:ascii="Trebuchet MS" w:hAnsi="Trebuchet MS"/>
          <w:noProof/>
        </w:rPr>
        <w:t xml:space="preserve">. </w:t>
      </w:r>
      <w:r w:rsidRPr="00A20FD2">
        <w:rPr>
          <w:rFonts w:ascii="Trebuchet MS" w:hAnsi="Trebuchet MS"/>
          <w:b/>
          <w:noProof/>
        </w:rPr>
        <w:t xml:space="preserve">25:2 </w:t>
      </w:r>
      <w:del w:id="17" w:author="Author">
        <w:r w:rsidRPr="00A20FD2">
          <w:rPr>
            <w:rFonts w:ascii="Trebuchet MS" w:hAnsi="Trebuchet MS"/>
            <w:noProof/>
          </w:rPr>
          <w:delText>And it must occur that if</w:delText>
        </w:r>
      </w:del>
      <w:ins w:id="18" w:author="Author">
        <w:r w:rsidRPr="00A20FD2">
          <w:rPr>
            <w:rFonts w:ascii="Trebuchet MS" w:hAnsi="Trebuchet MS"/>
            <w:noProof/>
          </w:rPr>
          <w:t>If</w:t>
        </w:r>
      </w:ins>
      <w:r w:rsidRPr="00A20FD2">
        <w:rPr>
          <w:rFonts w:ascii="Trebuchet MS" w:hAnsi="Trebuchet MS"/>
          <w:noProof/>
        </w:rPr>
        <w:t xml:space="preserve"> the wicked one deserves to be beaten, the judge </w:t>
      </w:r>
      <w:del w:id="19" w:author="Author">
        <w:r w:rsidRPr="00A20FD2">
          <w:rPr>
            <w:rFonts w:ascii="Trebuchet MS" w:hAnsi="Trebuchet MS"/>
            <w:noProof/>
          </w:rPr>
          <w:delText>must also</w:delText>
        </w:r>
      </w:del>
      <w:ins w:id="20" w:author="Author">
        <w:r w:rsidRPr="00A20FD2">
          <w:rPr>
            <w:rFonts w:ascii="Trebuchet MS" w:hAnsi="Trebuchet MS"/>
            <w:noProof/>
          </w:rPr>
          <w:t>will</w:t>
        </w:r>
      </w:ins>
      <w:r w:rsidRPr="00A20FD2">
        <w:rPr>
          <w:rFonts w:ascii="Trebuchet MS" w:hAnsi="Trebuchet MS"/>
          <w:noProof/>
        </w:rPr>
        <w:t xml:space="preserve"> have him </w:t>
      </w:r>
      <w:del w:id="21" w:author="Author">
        <w:r w:rsidRPr="00A20FD2">
          <w:rPr>
            <w:rFonts w:ascii="Trebuchet MS" w:hAnsi="Trebuchet MS"/>
            <w:noProof/>
          </w:rPr>
          <w:delText>laid</w:delText>
        </w:r>
      </w:del>
      <w:ins w:id="22" w:author="Author">
        <w:r w:rsidRPr="00A20FD2">
          <w:rPr>
            <w:rFonts w:ascii="Trebuchet MS" w:hAnsi="Trebuchet MS"/>
            <w:noProof/>
          </w:rPr>
          <w:t>lie down</w:t>
        </w:r>
      </w:ins>
      <w:r w:rsidRPr="00A20FD2">
        <w:rPr>
          <w:rFonts w:ascii="Trebuchet MS" w:hAnsi="Trebuchet MS"/>
          <w:noProof/>
        </w:rPr>
        <w:t xml:space="preserve"> prostrate</w:t>
      </w:r>
      <w:ins w:id="23" w:author="Author">
        <w:r w:rsidRPr="00A20FD2">
          <w:rPr>
            <w:rFonts w:ascii="Trebuchet MS" w:hAnsi="Trebuchet MS"/>
            <w:noProof/>
          </w:rPr>
          <w:t>,</w:t>
        </w:r>
      </w:ins>
      <w:r w:rsidRPr="00A20FD2">
        <w:rPr>
          <w:rFonts w:ascii="Trebuchet MS" w:hAnsi="Trebuchet MS"/>
          <w:noProof/>
        </w:rPr>
        <w:t xml:space="preserve"> and </w:t>
      </w:r>
      <w:del w:id="24" w:author="Author">
        <w:r w:rsidRPr="00A20FD2">
          <w:rPr>
            <w:rFonts w:ascii="Trebuchet MS" w:hAnsi="Trebuchet MS"/>
            <w:noProof/>
          </w:rPr>
          <w:delText>given</w:delText>
        </w:r>
      </w:del>
      <w:ins w:id="25" w:author="Author">
        <w:r w:rsidRPr="00A20FD2">
          <w:rPr>
            <w:rFonts w:ascii="Trebuchet MS" w:hAnsi="Trebuchet MS"/>
            <w:noProof/>
          </w:rPr>
          <w:t>he will be beaten in his presence. The number of</w:t>
        </w:r>
      </w:ins>
      <w:r w:rsidRPr="00A20FD2">
        <w:rPr>
          <w:rFonts w:ascii="Trebuchet MS" w:hAnsi="Trebuchet MS"/>
          <w:noProof/>
        </w:rPr>
        <w:t xml:space="preserve"> strokes </w:t>
      </w:r>
      <w:del w:id="26" w:author="Author">
        <w:r w:rsidRPr="00A20FD2">
          <w:rPr>
            <w:rFonts w:ascii="Trebuchet MS" w:hAnsi="Trebuchet MS"/>
            <w:noProof/>
          </w:rPr>
          <w:delText xml:space="preserve">before him by number to </w:delText>
        </w:r>
      </w:del>
      <w:ins w:id="27" w:author="Author">
        <w:r w:rsidRPr="00A20FD2">
          <w:rPr>
            <w:rFonts w:ascii="Trebuchet MS" w:hAnsi="Trebuchet MS"/>
            <w:noProof/>
          </w:rPr>
          <w:t xml:space="preserve">should </w:t>
        </w:r>
      </w:ins>
      <w:r w:rsidRPr="00A20FD2">
        <w:rPr>
          <w:rFonts w:ascii="Trebuchet MS" w:hAnsi="Trebuchet MS"/>
          <w:noProof/>
        </w:rPr>
        <w:t xml:space="preserve">correspond </w:t>
      </w:r>
      <w:del w:id="28" w:author="Author">
        <w:r w:rsidRPr="00A20FD2">
          <w:rPr>
            <w:rFonts w:ascii="Trebuchet MS" w:hAnsi="Trebuchet MS"/>
            <w:noProof/>
          </w:rPr>
          <w:delText>with</w:delText>
        </w:r>
      </w:del>
      <w:ins w:id="29" w:author="Author">
        <w:r w:rsidRPr="00A20FD2">
          <w:rPr>
            <w:rFonts w:ascii="Trebuchet MS" w:hAnsi="Trebuchet MS"/>
            <w:noProof/>
          </w:rPr>
          <w:t>to the wickedness of</w:t>
        </w:r>
      </w:ins>
      <w:r w:rsidRPr="00A20FD2">
        <w:rPr>
          <w:rFonts w:ascii="Trebuchet MS" w:hAnsi="Trebuchet MS"/>
          <w:noProof/>
        </w:rPr>
        <w:t xml:space="preserve"> his</w:t>
      </w:r>
      <w:del w:id="30" w:author="Author">
        <w:r w:rsidRPr="00A20FD2">
          <w:rPr>
            <w:rFonts w:ascii="Trebuchet MS" w:hAnsi="Trebuchet MS"/>
            <w:noProof/>
          </w:rPr>
          <w:delText xml:space="preserve"> wicked</w:delText>
        </w:r>
      </w:del>
      <w:r w:rsidRPr="00A20FD2">
        <w:rPr>
          <w:rFonts w:ascii="Trebuchet MS" w:hAnsi="Trebuchet MS"/>
          <w:noProof/>
        </w:rPr>
        <w:t xml:space="preserve"> deed. </w:t>
      </w:r>
      <w:r w:rsidRPr="00A20FD2">
        <w:rPr>
          <w:rFonts w:ascii="Trebuchet MS" w:hAnsi="Trebuchet MS"/>
          <w:b/>
          <w:noProof/>
        </w:rPr>
        <w:t xml:space="preserve">25:3 </w:t>
      </w:r>
      <w:del w:id="31" w:author="Author">
        <w:r w:rsidRPr="00A20FD2">
          <w:rPr>
            <w:rFonts w:ascii="Trebuchet MS" w:hAnsi="Trebuchet MS"/>
            <w:noProof/>
          </w:rPr>
          <w:delText xml:space="preserve">With forty strokes he </w:delText>
        </w:r>
      </w:del>
      <w:ins w:id="32" w:author="Author">
        <w:r w:rsidRPr="00A20FD2">
          <w:rPr>
            <w:rFonts w:ascii="Trebuchet MS" w:hAnsi="Trebuchet MS"/>
            <w:noProof/>
          </w:rPr>
          <w:t xml:space="preserve">He </w:t>
        </w:r>
      </w:ins>
      <w:r w:rsidRPr="00A20FD2">
        <w:rPr>
          <w:rFonts w:ascii="Trebuchet MS" w:hAnsi="Trebuchet MS"/>
          <w:noProof/>
        </w:rPr>
        <w:t>may beat him</w:t>
      </w:r>
      <w:del w:id="33" w:author="Author">
        <w:r w:rsidRPr="00A20FD2">
          <w:rPr>
            <w:rFonts w:ascii="Trebuchet MS" w:hAnsi="Trebuchet MS"/>
            <w:noProof/>
          </w:rPr>
          <w:delText>. He should add none, for fear he should</w:delText>
        </w:r>
      </w:del>
      <w:ins w:id="34" w:author="Author">
        <w:r w:rsidRPr="00A20FD2">
          <w:rPr>
            <w:rFonts w:ascii="Trebuchet MS" w:hAnsi="Trebuchet MS"/>
            <w:noProof/>
          </w:rPr>
          <w:t xml:space="preserve"> with up to 40 strokes, but no more. If he would</w:t>
        </w:r>
      </w:ins>
      <w:r w:rsidRPr="00A20FD2">
        <w:rPr>
          <w:rFonts w:ascii="Trebuchet MS" w:hAnsi="Trebuchet MS"/>
          <w:noProof/>
        </w:rPr>
        <w:t xml:space="preserve"> continue </w:t>
      </w:r>
      <w:del w:id="35" w:author="Author">
        <w:r w:rsidRPr="00A20FD2">
          <w:rPr>
            <w:rFonts w:ascii="Trebuchet MS" w:hAnsi="Trebuchet MS"/>
            <w:noProof/>
          </w:rPr>
          <w:delText>to beat</w:delText>
        </w:r>
      </w:del>
      <w:ins w:id="36" w:author="Author">
        <w:r w:rsidRPr="00A20FD2">
          <w:rPr>
            <w:rFonts w:ascii="Trebuchet MS" w:hAnsi="Trebuchet MS"/>
            <w:noProof/>
          </w:rPr>
          <w:t>beating</w:t>
        </w:r>
      </w:ins>
      <w:r w:rsidRPr="00A20FD2">
        <w:rPr>
          <w:rFonts w:ascii="Trebuchet MS" w:hAnsi="Trebuchet MS"/>
          <w:noProof/>
        </w:rPr>
        <w:t xml:space="preserve"> him with </w:t>
      </w:r>
      <w:del w:id="37" w:author="Author">
        <w:r w:rsidRPr="00A20FD2">
          <w:rPr>
            <w:rFonts w:ascii="Trebuchet MS" w:hAnsi="Trebuchet MS"/>
            <w:noProof/>
          </w:rPr>
          <w:delText>many</w:delText>
        </w:r>
      </w:del>
      <w:ins w:id="38" w:author="Author">
        <w:r w:rsidRPr="00A20FD2">
          <w:rPr>
            <w:rFonts w:ascii="Trebuchet MS" w:hAnsi="Trebuchet MS"/>
            <w:noProof/>
          </w:rPr>
          <w:t>more</w:t>
        </w:r>
      </w:ins>
      <w:r w:rsidRPr="00A20FD2">
        <w:rPr>
          <w:rFonts w:ascii="Trebuchet MS" w:hAnsi="Trebuchet MS"/>
          <w:noProof/>
        </w:rPr>
        <w:t xml:space="preserve"> strokes </w:t>
      </w:r>
      <w:del w:id="39" w:author="Author">
        <w:r w:rsidRPr="00A20FD2">
          <w:rPr>
            <w:rFonts w:ascii="Trebuchet MS" w:hAnsi="Trebuchet MS"/>
            <w:noProof/>
          </w:rPr>
          <w:delText>in addition to these and</w:delText>
        </w:r>
      </w:del>
      <w:ins w:id="40" w:author="Author">
        <w:r w:rsidRPr="00A20FD2">
          <w:rPr>
            <w:rFonts w:ascii="Trebuchet MS" w:hAnsi="Trebuchet MS"/>
            <w:noProof/>
          </w:rPr>
          <w:t>than this,</w:t>
        </w:r>
      </w:ins>
      <w:r w:rsidRPr="00A20FD2">
        <w:rPr>
          <w:rFonts w:ascii="Trebuchet MS" w:hAnsi="Trebuchet MS"/>
          <w:noProof/>
        </w:rPr>
        <w:t xml:space="preserve"> your brother </w:t>
      </w:r>
      <w:del w:id="41" w:author="Author">
        <w:r w:rsidRPr="00A20FD2">
          <w:rPr>
            <w:rFonts w:ascii="Trebuchet MS" w:hAnsi="Trebuchet MS"/>
            <w:noProof/>
          </w:rPr>
          <w:delText>is actually</w:delText>
        </w:r>
      </w:del>
      <w:ins w:id="42" w:author="Author">
        <w:r w:rsidRPr="00A20FD2">
          <w:rPr>
            <w:rFonts w:ascii="Trebuchet MS" w:hAnsi="Trebuchet MS"/>
            <w:noProof/>
          </w:rPr>
          <w:t>would be</w:t>
        </w:r>
      </w:ins>
      <w:r w:rsidRPr="00A20FD2">
        <w:rPr>
          <w:rFonts w:ascii="Trebuchet MS" w:hAnsi="Trebuchet MS"/>
          <w:noProof/>
        </w:rPr>
        <w:t xml:space="preserve"> disgraced </w:t>
      </w:r>
      <w:del w:id="43" w:author="Author">
        <w:r w:rsidRPr="00A20FD2">
          <w:rPr>
            <w:rFonts w:ascii="Trebuchet MS" w:hAnsi="Trebuchet MS"/>
            <w:noProof/>
          </w:rPr>
          <w:delText>in</w:delText>
        </w:r>
      </w:del>
      <w:ins w:id="44" w:author="Author">
        <w:r w:rsidRPr="00A20FD2">
          <w:rPr>
            <w:rFonts w:ascii="Trebuchet MS" w:hAnsi="Trebuchet MS"/>
            <w:noProof/>
          </w:rPr>
          <w:t>before</w:t>
        </w:r>
      </w:ins>
      <w:r w:rsidRPr="00A20FD2">
        <w:rPr>
          <w:rFonts w:ascii="Trebuchet MS" w:hAnsi="Trebuchet MS"/>
          <w:noProof/>
        </w:rPr>
        <w:t xml:space="preserve"> your eyes.</w:t>
      </w:r>
    </w:p>
    <w:p w:rsidR="00044F82" w:rsidRPr="00A20FD2" w:rsidRDefault="00044F82" w:rsidP="00044F82">
      <w:pPr>
        <w:rPr>
          <w:rFonts w:ascii="Trebuchet MS" w:hAnsi="Trebuchet MS"/>
          <w:noProof/>
        </w:rPr>
      </w:pPr>
      <w:r w:rsidRPr="00A20FD2">
        <w:rPr>
          <w:rFonts w:ascii="Trebuchet MS" w:hAnsi="Trebuchet MS"/>
          <w:b/>
        </w:rPr>
        <w:t xml:space="preserve">25:4 </w:t>
      </w:r>
      <w:r w:rsidRPr="00A20FD2">
        <w:rPr>
          <w:rFonts w:ascii="Trebuchet MS" w:hAnsi="Trebuchet MS"/>
          <w:noProof/>
        </w:rPr>
        <w:t xml:space="preserve">“You must not muzzle a bull </w:t>
      </w:r>
      <w:del w:id="45" w:author="Author">
        <w:r w:rsidRPr="00A20FD2">
          <w:rPr>
            <w:rFonts w:ascii="Trebuchet MS" w:hAnsi="Trebuchet MS"/>
            <w:noProof/>
          </w:rPr>
          <w:delText>while</w:delText>
        </w:r>
      </w:del>
      <w:ins w:id="46" w:author="Author">
        <w:r w:rsidRPr="00A20FD2">
          <w:rPr>
            <w:rFonts w:ascii="Trebuchet MS" w:hAnsi="Trebuchet MS"/>
            <w:noProof/>
          </w:rPr>
          <w:t>when</w:t>
        </w:r>
      </w:ins>
      <w:r w:rsidRPr="00A20FD2">
        <w:rPr>
          <w:rFonts w:ascii="Trebuchet MS" w:hAnsi="Trebuchet MS"/>
          <w:noProof/>
        </w:rPr>
        <w:t xml:space="preserve"> it is threshing</w:t>
      </w:r>
      <w:ins w:id="47" w:author="Author">
        <w:r w:rsidRPr="00A20FD2">
          <w:rPr>
            <w:rFonts w:ascii="Trebuchet MS" w:hAnsi="Trebuchet MS"/>
            <w:noProof/>
          </w:rPr>
          <w:t xml:space="preserve"> out grain</w:t>
        </w:r>
      </w:ins>
      <w:r w:rsidRPr="00A20FD2">
        <w:rPr>
          <w:rFonts w:ascii="Trebuchet MS" w:hAnsi="Trebuchet MS"/>
          <w:noProof/>
        </w:rPr>
        <w:t>.</w:t>
      </w:r>
    </w:p>
    <w:p w:rsidR="00044F82" w:rsidRPr="00A20FD2" w:rsidRDefault="00044F82" w:rsidP="00044F82">
      <w:pPr>
        <w:rPr>
          <w:rFonts w:ascii="Trebuchet MS" w:hAnsi="Trebuchet MS"/>
          <w:noProof/>
        </w:rPr>
      </w:pPr>
      <w:r w:rsidRPr="00A20FD2">
        <w:rPr>
          <w:rFonts w:ascii="Trebuchet MS" w:hAnsi="Trebuchet MS"/>
          <w:b/>
        </w:rPr>
        <w:t xml:space="preserve">25:5 </w:t>
      </w:r>
      <w:r w:rsidRPr="00A20FD2">
        <w:rPr>
          <w:rFonts w:ascii="Trebuchet MS" w:hAnsi="Trebuchet MS"/>
          <w:noProof/>
        </w:rPr>
        <w:t>“</w:t>
      </w:r>
      <w:del w:id="48" w:author="Author">
        <w:r w:rsidRPr="00A20FD2">
          <w:rPr>
            <w:rFonts w:ascii="Trebuchet MS" w:hAnsi="Trebuchet MS"/>
            <w:noProof/>
          </w:rPr>
          <w:delText>In case</w:delText>
        </w:r>
      </w:del>
      <w:ins w:id="49" w:author="Author">
        <w:r w:rsidRPr="00A20FD2">
          <w:rPr>
            <w:rFonts w:ascii="Trebuchet MS" w:hAnsi="Trebuchet MS"/>
            <w:noProof/>
          </w:rPr>
          <w:t>If</w:t>
        </w:r>
      </w:ins>
      <w:r w:rsidRPr="00A20FD2">
        <w:rPr>
          <w:rFonts w:ascii="Trebuchet MS" w:hAnsi="Trebuchet MS"/>
          <w:noProof/>
        </w:rPr>
        <w:t xml:space="preserve"> brothers dwell together and one of them </w:t>
      </w:r>
      <w:del w:id="50" w:author="Author">
        <w:r w:rsidRPr="00A20FD2">
          <w:rPr>
            <w:rFonts w:ascii="Trebuchet MS" w:hAnsi="Trebuchet MS"/>
            <w:noProof/>
          </w:rPr>
          <w:delText>has died</w:delText>
        </w:r>
      </w:del>
      <w:ins w:id="51" w:author="Author">
        <w:r w:rsidRPr="00A20FD2">
          <w:rPr>
            <w:rFonts w:ascii="Trebuchet MS" w:hAnsi="Trebuchet MS"/>
            <w:noProof/>
          </w:rPr>
          <w:t>dies</w:t>
        </w:r>
      </w:ins>
      <w:r w:rsidRPr="00A20FD2">
        <w:rPr>
          <w:rFonts w:ascii="Trebuchet MS" w:hAnsi="Trebuchet MS"/>
          <w:noProof/>
        </w:rPr>
        <w:t xml:space="preserve"> without </w:t>
      </w:r>
      <w:del w:id="52" w:author="Author">
        <w:r w:rsidRPr="00A20FD2">
          <w:rPr>
            <w:rFonts w:ascii="Trebuchet MS" w:hAnsi="Trebuchet MS"/>
            <w:noProof/>
          </w:rPr>
          <w:delText xml:space="preserve">his </w:delText>
        </w:r>
      </w:del>
      <w:r w:rsidRPr="00A20FD2">
        <w:rPr>
          <w:rFonts w:ascii="Trebuchet MS" w:hAnsi="Trebuchet MS"/>
          <w:noProof/>
        </w:rPr>
        <w:t xml:space="preserve">having a son, the wife of the dead one should not </w:t>
      </w:r>
      <w:del w:id="53" w:author="Author">
        <w:r w:rsidRPr="00A20FD2">
          <w:rPr>
            <w:rFonts w:ascii="Trebuchet MS" w:hAnsi="Trebuchet MS"/>
            <w:noProof/>
          </w:rPr>
          <w:delText>become a strange man’s</w:delText>
        </w:r>
      </w:del>
      <w:ins w:id="54" w:author="Author">
        <w:r w:rsidRPr="00A20FD2">
          <w:rPr>
            <w:rFonts w:ascii="Trebuchet MS" w:hAnsi="Trebuchet MS"/>
            <w:noProof/>
          </w:rPr>
          <w:t>marry someone from</w:t>
        </w:r>
      </w:ins>
      <w:r w:rsidRPr="00A20FD2">
        <w:rPr>
          <w:rFonts w:ascii="Trebuchet MS" w:hAnsi="Trebuchet MS"/>
          <w:noProof/>
        </w:rPr>
        <w:t xml:space="preserve"> outside</w:t>
      </w:r>
      <w:ins w:id="55" w:author="Author">
        <w:r w:rsidRPr="00A20FD2">
          <w:rPr>
            <w:rFonts w:ascii="Trebuchet MS" w:hAnsi="Trebuchet MS"/>
            <w:noProof/>
          </w:rPr>
          <w:t xml:space="preserve"> the family</w:t>
        </w:r>
      </w:ins>
      <w:r w:rsidRPr="00A20FD2">
        <w:rPr>
          <w:rFonts w:ascii="Trebuchet MS" w:hAnsi="Trebuchet MS"/>
          <w:noProof/>
        </w:rPr>
        <w:t xml:space="preserve">. Her brother-in-law should go to her, </w:t>
      </w:r>
      <w:del w:id="56" w:author="Author">
        <w:r w:rsidRPr="00A20FD2">
          <w:rPr>
            <w:rFonts w:ascii="Trebuchet MS" w:hAnsi="Trebuchet MS"/>
            <w:noProof/>
          </w:rPr>
          <w:delText xml:space="preserve">and he must </w:delText>
        </w:r>
      </w:del>
      <w:r w:rsidRPr="00A20FD2">
        <w:rPr>
          <w:rFonts w:ascii="Trebuchet MS" w:hAnsi="Trebuchet MS"/>
          <w:noProof/>
        </w:rPr>
        <w:t>take her as his wife</w:t>
      </w:r>
      <w:ins w:id="57" w:author="Author">
        <w:r w:rsidRPr="00A20FD2">
          <w:rPr>
            <w:rFonts w:ascii="Trebuchet MS" w:hAnsi="Trebuchet MS"/>
            <w:noProof/>
          </w:rPr>
          <w:t>,</w:t>
        </w:r>
      </w:ins>
      <w:r w:rsidRPr="00A20FD2">
        <w:rPr>
          <w:rFonts w:ascii="Trebuchet MS" w:hAnsi="Trebuchet MS"/>
          <w:noProof/>
        </w:rPr>
        <w:t xml:space="preserve"> and perform brother-in-law marriage with her. </w:t>
      </w:r>
      <w:r w:rsidRPr="00A20FD2">
        <w:rPr>
          <w:rFonts w:ascii="Trebuchet MS" w:hAnsi="Trebuchet MS"/>
          <w:b/>
          <w:noProof/>
        </w:rPr>
        <w:t xml:space="preserve">25:6 </w:t>
      </w:r>
      <w:del w:id="58" w:author="Author">
        <w:r w:rsidRPr="00A20FD2">
          <w:rPr>
            <w:rFonts w:ascii="Trebuchet MS" w:hAnsi="Trebuchet MS"/>
            <w:noProof/>
          </w:rPr>
          <w:delText>And it must occur that the</w:delText>
        </w:r>
      </w:del>
      <w:ins w:id="59" w:author="Author">
        <w:r w:rsidRPr="00A20FD2">
          <w:rPr>
            <w:rFonts w:ascii="Trebuchet MS" w:hAnsi="Trebuchet MS"/>
            <w:noProof/>
          </w:rPr>
          <w:t>The</w:t>
        </w:r>
      </w:ins>
      <w:r w:rsidRPr="00A20FD2">
        <w:rPr>
          <w:rFonts w:ascii="Trebuchet MS" w:hAnsi="Trebuchet MS"/>
          <w:noProof/>
        </w:rPr>
        <w:t xml:space="preserve"> firstborn whom she will bear </w:t>
      </w:r>
      <w:del w:id="60" w:author="Author">
        <w:r w:rsidRPr="00A20FD2">
          <w:rPr>
            <w:rFonts w:ascii="Trebuchet MS" w:hAnsi="Trebuchet MS"/>
            <w:noProof/>
          </w:rPr>
          <w:delText>should succeed to</w:delText>
        </w:r>
      </w:del>
      <w:ins w:id="61" w:author="Author">
        <w:r w:rsidRPr="00A20FD2">
          <w:rPr>
            <w:rFonts w:ascii="Trebuchet MS" w:hAnsi="Trebuchet MS"/>
            <w:noProof/>
          </w:rPr>
          <w:t>will carry on</w:t>
        </w:r>
      </w:ins>
      <w:r w:rsidRPr="00A20FD2">
        <w:rPr>
          <w:rFonts w:ascii="Trebuchet MS" w:hAnsi="Trebuchet MS"/>
          <w:noProof/>
        </w:rPr>
        <w:t xml:space="preserve"> the name of his dead brother, </w:t>
      </w:r>
      <w:ins w:id="62" w:author="Author">
        <w:r w:rsidRPr="00A20FD2">
          <w:rPr>
            <w:rFonts w:ascii="Trebuchet MS" w:hAnsi="Trebuchet MS"/>
            <w:noProof/>
          </w:rPr>
          <w:t xml:space="preserve">so </w:t>
        </w:r>
      </w:ins>
      <w:r w:rsidRPr="00A20FD2">
        <w:rPr>
          <w:rFonts w:ascii="Trebuchet MS" w:hAnsi="Trebuchet MS"/>
          <w:noProof/>
        </w:rPr>
        <w:t>that his name may not be wiped out of Israel.</w:t>
      </w:r>
    </w:p>
    <w:p w:rsidR="00044F82" w:rsidRPr="00A20FD2" w:rsidRDefault="00044F82" w:rsidP="00044F82">
      <w:pPr>
        <w:rPr>
          <w:rFonts w:ascii="Trebuchet MS" w:hAnsi="Trebuchet MS"/>
          <w:noProof/>
        </w:rPr>
      </w:pPr>
      <w:r w:rsidRPr="00A20FD2">
        <w:rPr>
          <w:rFonts w:ascii="Trebuchet MS" w:hAnsi="Trebuchet MS"/>
          <w:b/>
        </w:rPr>
        <w:t xml:space="preserve">25:7 </w:t>
      </w:r>
      <w:r w:rsidRPr="00A20FD2">
        <w:rPr>
          <w:rFonts w:ascii="Trebuchet MS" w:hAnsi="Trebuchet MS"/>
          <w:noProof/>
        </w:rPr>
        <w:t xml:space="preserve">“Now if the man </w:t>
      </w:r>
      <w:del w:id="63" w:author="Author">
        <w:r w:rsidRPr="00A20FD2">
          <w:rPr>
            <w:rFonts w:ascii="Trebuchet MS" w:hAnsi="Trebuchet MS"/>
            <w:noProof/>
          </w:rPr>
          <w:delText>finds no delight in taking</w:delText>
        </w:r>
      </w:del>
      <w:ins w:id="64" w:author="Author">
        <w:r w:rsidRPr="00A20FD2">
          <w:rPr>
            <w:rFonts w:ascii="Trebuchet MS" w:hAnsi="Trebuchet MS"/>
            <w:noProof/>
          </w:rPr>
          <w:t>does not want to marry</w:t>
        </w:r>
      </w:ins>
      <w:r w:rsidRPr="00A20FD2">
        <w:rPr>
          <w:rFonts w:ascii="Trebuchet MS" w:hAnsi="Trebuchet MS"/>
          <w:noProof/>
        </w:rPr>
        <w:t xml:space="preserve"> his brother’s widow, his brother’s widow </w:t>
      </w:r>
      <w:del w:id="65" w:author="Author">
        <w:r w:rsidRPr="00A20FD2">
          <w:rPr>
            <w:rFonts w:ascii="Trebuchet MS" w:hAnsi="Trebuchet MS"/>
            <w:noProof/>
          </w:rPr>
          <w:delText>must</w:delText>
        </w:r>
      </w:del>
      <w:ins w:id="66" w:author="Author">
        <w:r w:rsidRPr="00A20FD2">
          <w:rPr>
            <w:rFonts w:ascii="Trebuchet MS" w:hAnsi="Trebuchet MS"/>
            <w:noProof/>
          </w:rPr>
          <w:t>should</w:t>
        </w:r>
      </w:ins>
      <w:r w:rsidRPr="00A20FD2">
        <w:rPr>
          <w:rFonts w:ascii="Trebuchet MS" w:hAnsi="Trebuchet MS"/>
          <w:noProof/>
        </w:rPr>
        <w:t xml:space="preserve"> then go </w:t>
      </w:r>
      <w:del w:id="67" w:author="Author">
        <w:r w:rsidRPr="00A20FD2">
          <w:rPr>
            <w:rFonts w:ascii="Trebuchet MS" w:hAnsi="Trebuchet MS"/>
            <w:noProof/>
          </w:rPr>
          <w:delText xml:space="preserve">up to the gate </w:delText>
        </w:r>
      </w:del>
      <w:r w:rsidRPr="00A20FD2">
        <w:rPr>
          <w:rFonts w:ascii="Trebuchet MS" w:hAnsi="Trebuchet MS"/>
          <w:noProof/>
        </w:rPr>
        <w:t xml:space="preserve">to the </w:t>
      </w:r>
      <w:del w:id="68" w:author="Author">
        <w:r w:rsidRPr="00A20FD2">
          <w:rPr>
            <w:rFonts w:ascii="Trebuchet MS" w:hAnsi="Trebuchet MS"/>
            <w:noProof/>
          </w:rPr>
          <w:delText>older men</w:delText>
        </w:r>
      </w:del>
      <w:ins w:id="69" w:author="Author">
        <w:r w:rsidRPr="00A20FD2">
          <w:rPr>
            <w:rFonts w:ascii="Trebuchet MS" w:hAnsi="Trebuchet MS"/>
            <w:noProof/>
          </w:rPr>
          <w:t>elders at the city gate</w:t>
        </w:r>
      </w:ins>
      <w:r w:rsidRPr="00A20FD2">
        <w:rPr>
          <w:rFonts w:ascii="Trebuchet MS" w:hAnsi="Trebuchet MS"/>
          <w:noProof/>
        </w:rPr>
        <w:t xml:space="preserve"> and say, ‘My husband’s brother has refused to preserve his brother’s name in Israel. He has not consented to perform brother-in-law marriage with me.’ </w:t>
      </w:r>
      <w:r w:rsidRPr="00A20FD2">
        <w:rPr>
          <w:rFonts w:ascii="Trebuchet MS" w:hAnsi="Trebuchet MS"/>
          <w:b/>
          <w:noProof/>
        </w:rPr>
        <w:t xml:space="preserve">25:8 </w:t>
      </w:r>
      <w:del w:id="70" w:author="Author">
        <w:r w:rsidRPr="00A20FD2">
          <w:rPr>
            <w:rFonts w:ascii="Trebuchet MS" w:hAnsi="Trebuchet MS"/>
            <w:noProof/>
          </w:rPr>
          <w:delText>And the older men</w:delText>
        </w:r>
      </w:del>
      <w:ins w:id="71" w:author="Author">
        <w:r w:rsidRPr="00A20FD2">
          <w:rPr>
            <w:rFonts w:ascii="Trebuchet MS" w:hAnsi="Trebuchet MS"/>
            <w:noProof/>
          </w:rPr>
          <w:t>The elders</w:t>
        </w:r>
      </w:ins>
      <w:r w:rsidRPr="00A20FD2">
        <w:rPr>
          <w:rFonts w:ascii="Trebuchet MS" w:hAnsi="Trebuchet MS"/>
          <w:noProof/>
        </w:rPr>
        <w:t xml:space="preserve"> of his city must call him and speak to him</w:t>
      </w:r>
      <w:del w:id="72" w:author="Author">
        <w:r w:rsidRPr="00A20FD2">
          <w:rPr>
            <w:rFonts w:ascii="Trebuchet MS" w:hAnsi="Trebuchet MS"/>
            <w:noProof/>
          </w:rPr>
          <w:delText>, and</w:delText>
        </w:r>
      </w:del>
      <w:ins w:id="73" w:author="Author">
        <w:r w:rsidRPr="00A20FD2">
          <w:rPr>
            <w:rFonts w:ascii="Trebuchet MS" w:hAnsi="Trebuchet MS"/>
            <w:noProof/>
          </w:rPr>
          <w:t>. Should</w:t>
        </w:r>
      </w:ins>
      <w:r w:rsidRPr="00A20FD2">
        <w:rPr>
          <w:rFonts w:ascii="Trebuchet MS" w:hAnsi="Trebuchet MS"/>
          <w:noProof/>
        </w:rPr>
        <w:t xml:space="preserve"> he </w:t>
      </w:r>
      <w:del w:id="74" w:author="Author">
        <w:r w:rsidRPr="00A20FD2">
          <w:rPr>
            <w:rFonts w:ascii="Trebuchet MS" w:hAnsi="Trebuchet MS"/>
            <w:noProof/>
          </w:rPr>
          <w:delText>must stand</w:delText>
        </w:r>
      </w:del>
      <w:ins w:id="75" w:author="Author">
        <w:r w:rsidRPr="00A20FD2">
          <w:rPr>
            <w:rFonts w:ascii="Trebuchet MS" w:hAnsi="Trebuchet MS"/>
            <w:noProof/>
          </w:rPr>
          <w:t>insist</w:t>
        </w:r>
      </w:ins>
      <w:r w:rsidRPr="00A20FD2">
        <w:rPr>
          <w:rFonts w:ascii="Trebuchet MS" w:hAnsi="Trebuchet MS"/>
          <w:noProof/>
        </w:rPr>
        <w:t xml:space="preserve"> and say, ‘I </w:t>
      </w:r>
      <w:del w:id="76" w:author="Author">
        <w:r w:rsidRPr="00A20FD2">
          <w:rPr>
            <w:rFonts w:ascii="Trebuchet MS" w:hAnsi="Trebuchet MS"/>
            <w:noProof/>
          </w:rPr>
          <w:delText>have found no delight in taking</w:delText>
        </w:r>
      </w:del>
      <w:ins w:id="77" w:author="Author">
        <w:r w:rsidRPr="00A20FD2">
          <w:rPr>
            <w:rFonts w:ascii="Trebuchet MS" w:hAnsi="Trebuchet MS"/>
            <w:noProof/>
          </w:rPr>
          <w:t>do not want to marry</w:t>
        </w:r>
      </w:ins>
      <w:r w:rsidRPr="00A20FD2">
        <w:rPr>
          <w:rFonts w:ascii="Trebuchet MS" w:hAnsi="Trebuchet MS"/>
          <w:noProof/>
        </w:rPr>
        <w:t xml:space="preserve"> her</w:t>
      </w:r>
      <w:del w:id="78" w:author="Author">
        <w:r w:rsidRPr="00A20FD2">
          <w:rPr>
            <w:rFonts w:ascii="Trebuchet MS" w:hAnsi="Trebuchet MS"/>
            <w:noProof/>
          </w:rPr>
          <w:delText>.</w:delText>
        </w:r>
      </w:del>
      <w:ins w:id="79" w:author="Author">
        <w:r w:rsidRPr="00A20FD2">
          <w:rPr>
            <w:rFonts w:ascii="Trebuchet MS" w:hAnsi="Trebuchet MS"/>
            <w:noProof/>
          </w:rPr>
          <w:t>,</w:t>
        </w:r>
      </w:ins>
      <w:r w:rsidRPr="00A20FD2">
        <w:rPr>
          <w:rFonts w:ascii="Trebuchet MS" w:hAnsi="Trebuchet MS"/>
          <w:noProof/>
        </w:rPr>
        <w:t xml:space="preserve">’ </w:t>
      </w:r>
      <w:r w:rsidRPr="00A20FD2">
        <w:rPr>
          <w:rFonts w:ascii="Trebuchet MS" w:hAnsi="Trebuchet MS"/>
          <w:b/>
          <w:noProof/>
        </w:rPr>
        <w:t xml:space="preserve">25:9 </w:t>
      </w:r>
      <w:del w:id="80" w:author="Author">
        <w:r w:rsidRPr="00A20FD2">
          <w:rPr>
            <w:rFonts w:ascii="Trebuchet MS" w:hAnsi="Trebuchet MS"/>
            <w:noProof/>
          </w:rPr>
          <w:delText>At that</w:delText>
        </w:r>
      </w:del>
      <w:ins w:id="81" w:author="Author">
        <w:r w:rsidRPr="00A20FD2">
          <w:rPr>
            <w:rFonts w:ascii="Trebuchet MS" w:hAnsi="Trebuchet MS"/>
            <w:noProof/>
          </w:rPr>
          <w:t>then</w:t>
        </w:r>
      </w:ins>
      <w:r w:rsidRPr="00A20FD2">
        <w:rPr>
          <w:rFonts w:ascii="Trebuchet MS" w:hAnsi="Trebuchet MS"/>
          <w:noProof/>
        </w:rPr>
        <w:t xml:space="preserve"> his brother’s widow </w:t>
      </w:r>
      <w:del w:id="82" w:author="Author">
        <w:r w:rsidRPr="00A20FD2">
          <w:rPr>
            <w:rFonts w:ascii="Trebuchet MS" w:hAnsi="Trebuchet MS"/>
            <w:noProof/>
          </w:rPr>
          <w:delText>must</w:delText>
        </w:r>
      </w:del>
      <w:ins w:id="83" w:author="Author">
        <w:r w:rsidRPr="00A20FD2">
          <w:rPr>
            <w:rFonts w:ascii="Trebuchet MS" w:hAnsi="Trebuchet MS"/>
            <w:noProof/>
          </w:rPr>
          <w:t>should</w:t>
        </w:r>
      </w:ins>
      <w:r w:rsidRPr="00A20FD2">
        <w:rPr>
          <w:rFonts w:ascii="Trebuchet MS" w:hAnsi="Trebuchet MS"/>
          <w:noProof/>
        </w:rPr>
        <w:t xml:space="preserve"> approach him before the </w:t>
      </w:r>
      <w:del w:id="84" w:author="Author">
        <w:r w:rsidRPr="00A20FD2">
          <w:rPr>
            <w:rFonts w:ascii="Trebuchet MS" w:hAnsi="Trebuchet MS"/>
            <w:noProof/>
          </w:rPr>
          <w:delText>eyes of the older men and draw</w:delText>
        </w:r>
      </w:del>
      <w:ins w:id="85" w:author="Author">
        <w:r w:rsidRPr="00A20FD2">
          <w:rPr>
            <w:rFonts w:ascii="Trebuchet MS" w:hAnsi="Trebuchet MS"/>
            <w:noProof/>
          </w:rPr>
          <w:t>elders, remove</w:t>
        </w:r>
      </w:ins>
      <w:r w:rsidRPr="00A20FD2">
        <w:rPr>
          <w:rFonts w:ascii="Trebuchet MS" w:hAnsi="Trebuchet MS"/>
          <w:noProof/>
        </w:rPr>
        <w:t xml:space="preserve"> his sandal </w:t>
      </w:r>
      <w:del w:id="86" w:author="Author">
        <w:r w:rsidRPr="00A20FD2">
          <w:rPr>
            <w:rFonts w:ascii="Trebuchet MS" w:hAnsi="Trebuchet MS"/>
            <w:noProof/>
          </w:rPr>
          <w:delText>off</w:delText>
        </w:r>
      </w:del>
      <w:ins w:id="87" w:author="Author">
        <w:r w:rsidRPr="00A20FD2">
          <w:rPr>
            <w:rFonts w:ascii="Trebuchet MS" w:hAnsi="Trebuchet MS"/>
            <w:noProof/>
          </w:rPr>
          <w:t>from</w:t>
        </w:r>
      </w:ins>
      <w:r w:rsidRPr="00A20FD2">
        <w:rPr>
          <w:rFonts w:ascii="Trebuchet MS" w:hAnsi="Trebuchet MS"/>
          <w:noProof/>
        </w:rPr>
        <w:t xml:space="preserve"> his foot</w:t>
      </w:r>
      <w:del w:id="88" w:author="Author">
        <w:r w:rsidRPr="00A20FD2">
          <w:rPr>
            <w:rFonts w:ascii="Trebuchet MS" w:hAnsi="Trebuchet MS"/>
            <w:noProof/>
          </w:rPr>
          <w:delText xml:space="preserve"> and</w:delText>
        </w:r>
      </w:del>
      <w:ins w:id="89" w:author="Author">
        <w:r w:rsidRPr="00A20FD2">
          <w:rPr>
            <w:rFonts w:ascii="Trebuchet MS" w:hAnsi="Trebuchet MS"/>
            <w:noProof/>
          </w:rPr>
          <w:t>,</w:t>
        </w:r>
      </w:ins>
      <w:r w:rsidRPr="00A20FD2">
        <w:rPr>
          <w:rFonts w:ascii="Trebuchet MS" w:hAnsi="Trebuchet MS"/>
          <w:noProof/>
        </w:rPr>
        <w:t xml:space="preserve"> spit in his face</w:t>
      </w:r>
      <w:del w:id="90" w:author="Author">
        <w:r w:rsidRPr="00A20FD2">
          <w:rPr>
            <w:rFonts w:ascii="Trebuchet MS" w:hAnsi="Trebuchet MS"/>
            <w:noProof/>
          </w:rPr>
          <w:delText xml:space="preserve"> and answer</w:delText>
        </w:r>
      </w:del>
      <w:ins w:id="91" w:author="Author">
        <w:r w:rsidRPr="00A20FD2">
          <w:rPr>
            <w:rFonts w:ascii="Trebuchet MS" w:hAnsi="Trebuchet MS"/>
            <w:noProof/>
          </w:rPr>
          <w:t>,</w:t>
        </w:r>
      </w:ins>
      <w:r w:rsidRPr="00A20FD2">
        <w:rPr>
          <w:rFonts w:ascii="Trebuchet MS" w:hAnsi="Trebuchet MS"/>
          <w:noProof/>
        </w:rPr>
        <w:t xml:space="preserve"> and say, ‘That is </w:t>
      </w:r>
      <w:del w:id="92" w:author="Author">
        <w:r w:rsidRPr="00A20FD2">
          <w:rPr>
            <w:rFonts w:ascii="Trebuchet MS" w:hAnsi="Trebuchet MS"/>
            <w:noProof/>
          </w:rPr>
          <w:delText>the way it</w:delText>
        </w:r>
      </w:del>
      <w:ins w:id="93" w:author="Author">
        <w:r w:rsidRPr="00A20FD2">
          <w:rPr>
            <w:rFonts w:ascii="Trebuchet MS" w:hAnsi="Trebuchet MS"/>
            <w:noProof/>
          </w:rPr>
          <w:t>what</w:t>
        </w:r>
      </w:ins>
      <w:r w:rsidRPr="00A20FD2">
        <w:rPr>
          <w:rFonts w:ascii="Trebuchet MS" w:hAnsi="Trebuchet MS"/>
          <w:noProof/>
        </w:rPr>
        <w:t xml:space="preserve"> should be done to the man who will not build up his brother’s household.’ </w:t>
      </w:r>
      <w:r w:rsidRPr="00A20FD2">
        <w:rPr>
          <w:rFonts w:ascii="Trebuchet MS" w:hAnsi="Trebuchet MS"/>
          <w:b/>
          <w:noProof/>
        </w:rPr>
        <w:t xml:space="preserve">25:10 </w:t>
      </w:r>
      <w:del w:id="94" w:author="Author">
        <w:r w:rsidRPr="00A20FD2">
          <w:rPr>
            <w:rFonts w:ascii="Trebuchet MS" w:hAnsi="Trebuchet MS"/>
            <w:noProof/>
          </w:rPr>
          <w:delText>And</w:delText>
        </w:r>
      </w:del>
      <w:ins w:id="95" w:author="Author">
        <w:r w:rsidRPr="00A20FD2">
          <w:rPr>
            <w:rFonts w:ascii="Trebuchet MS" w:hAnsi="Trebuchet MS"/>
            <w:noProof/>
          </w:rPr>
          <w:t>After that</w:t>
        </w:r>
      </w:ins>
      <w:r w:rsidRPr="00A20FD2">
        <w:rPr>
          <w:rFonts w:ascii="Trebuchet MS" w:hAnsi="Trebuchet MS"/>
          <w:noProof/>
        </w:rPr>
        <w:t xml:space="preserve"> his </w:t>
      </w:r>
      <w:ins w:id="96" w:author="Author">
        <w:r w:rsidRPr="00A20FD2">
          <w:rPr>
            <w:rFonts w:ascii="Trebuchet MS" w:hAnsi="Trebuchet MS"/>
            <w:noProof/>
          </w:rPr>
          <w:t xml:space="preserve">family </w:t>
        </w:r>
      </w:ins>
      <w:r w:rsidRPr="00A20FD2">
        <w:rPr>
          <w:rFonts w:ascii="Trebuchet MS" w:hAnsi="Trebuchet MS"/>
          <w:noProof/>
        </w:rPr>
        <w:t>name</w:t>
      </w:r>
      <w:del w:id="97" w:author="Author">
        <w:r w:rsidRPr="00A20FD2">
          <w:rPr>
            <w:rFonts w:ascii="Trebuchet MS" w:hAnsi="Trebuchet MS"/>
            <w:noProof/>
          </w:rPr>
          <w:delText xml:space="preserve"> must be called</w:delText>
        </w:r>
      </w:del>
      <w:ins w:id="98" w:author="Author">
        <w:r w:rsidRPr="00A20FD2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A20FD2">
        <w:rPr>
          <w:rFonts w:ascii="Trebuchet MS" w:hAnsi="Trebuchet MS"/>
          <w:noProof/>
        </w:rPr>
        <w:t xml:space="preserve"> in Israel </w:t>
      </w:r>
      <w:ins w:id="101" w:author="Author">
        <w:r w:rsidRPr="00A20FD2">
          <w:rPr>
            <w:rFonts w:ascii="Trebuchet MS" w:hAnsi="Trebuchet MS"/>
            <w:noProof/>
          </w:rPr>
          <w:t xml:space="preserve">will be known as </w:t>
        </w:r>
      </w:ins>
      <w:r w:rsidRPr="00A20FD2">
        <w:rPr>
          <w:rFonts w:ascii="Trebuchet MS" w:hAnsi="Trebuchet MS"/>
          <w:noProof/>
        </w:rPr>
        <w:t xml:space="preserve">‘The house of the one who had his sandal </w:t>
      </w:r>
      <w:del w:id="102" w:author="Author">
        <w:r w:rsidRPr="00A20FD2">
          <w:rPr>
            <w:rFonts w:ascii="Trebuchet MS" w:hAnsi="Trebuchet MS"/>
            <w:noProof/>
          </w:rPr>
          <w:delText>drawn off</w:delText>
        </w:r>
      </w:del>
      <w:ins w:id="103" w:author="Author">
        <w:r w:rsidRPr="00A20FD2">
          <w:rPr>
            <w:rFonts w:ascii="Trebuchet MS" w:hAnsi="Trebuchet MS"/>
            <w:noProof/>
          </w:rPr>
          <w:t>removed</w:t>
        </w:r>
      </w:ins>
      <w:r w:rsidRPr="00A20FD2">
        <w:rPr>
          <w:rFonts w:ascii="Trebuchet MS" w:hAnsi="Trebuchet MS"/>
          <w:noProof/>
        </w:rPr>
        <w:t>.’</w:t>
      </w:r>
    </w:p>
    <w:p w:rsidR="00044F82" w:rsidRPr="00A20FD2" w:rsidRDefault="00044F82" w:rsidP="00044F82">
      <w:pPr>
        <w:rPr>
          <w:rFonts w:ascii="Trebuchet MS" w:hAnsi="Trebuchet MS"/>
          <w:noProof/>
        </w:rPr>
      </w:pPr>
      <w:r w:rsidRPr="00A20FD2">
        <w:rPr>
          <w:rFonts w:ascii="Trebuchet MS" w:hAnsi="Trebuchet MS"/>
          <w:b/>
        </w:rPr>
        <w:t xml:space="preserve">25:11 </w:t>
      </w:r>
      <w:r w:rsidRPr="00A20FD2">
        <w:rPr>
          <w:rFonts w:ascii="Trebuchet MS" w:hAnsi="Trebuchet MS"/>
          <w:noProof/>
        </w:rPr>
        <w:t>“</w:t>
      </w:r>
      <w:del w:id="104" w:author="Author">
        <w:r w:rsidRPr="00A20FD2">
          <w:rPr>
            <w:rFonts w:ascii="Trebuchet MS" w:hAnsi="Trebuchet MS"/>
            <w:noProof/>
          </w:rPr>
          <w:delText>In case</w:delText>
        </w:r>
      </w:del>
      <w:ins w:id="105" w:author="Author">
        <w:r w:rsidRPr="00A20FD2">
          <w:rPr>
            <w:rFonts w:ascii="Trebuchet MS" w:hAnsi="Trebuchet MS"/>
            <w:noProof/>
          </w:rPr>
          <w:t>If two</w:t>
        </w:r>
      </w:ins>
      <w:r w:rsidRPr="00A20FD2">
        <w:rPr>
          <w:rFonts w:ascii="Trebuchet MS" w:hAnsi="Trebuchet MS"/>
          <w:noProof/>
        </w:rPr>
        <w:t xml:space="preserve"> men </w:t>
      </w:r>
      <w:del w:id="106" w:author="Author">
        <w:r w:rsidRPr="00A20FD2">
          <w:rPr>
            <w:rFonts w:ascii="Trebuchet MS" w:hAnsi="Trebuchet MS"/>
            <w:noProof/>
          </w:rPr>
          <w:delText>struggle together</w:delText>
        </w:r>
      </w:del>
      <w:ins w:id="107" w:author="Author">
        <w:r w:rsidRPr="00A20FD2">
          <w:rPr>
            <w:rFonts w:ascii="Trebuchet MS" w:hAnsi="Trebuchet MS"/>
            <w:noProof/>
          </w:rPr>
          <w:t>get into a fight</w:t>
        </w:r>
      </w:ins>
      <w:r w:rsidRPr="00A20FD2">
        <w:rPr>
          <w:rFonts w:ascii="Trebuchet MS" w:hAnsi="Trebuchet MS"/>
          <w:noProof/>
        </w:rPr>
        <w:t xml:space="preserve"> with </w:t>
      </w:r>
      <w:del w:id="108" w:author="Author">
        <w:r w:rsidRPr="00A20FD2">
          <w:rPr>
            <w:rFonts w:ascii="Trebuchet MS" w:hAnsi="Trebuchet MS"/>
            <w:noProof/>
          </w:rPr>
          <w:delText>one another,</w:delText>
        </w:r>
      </w:del>
      <w:ins w:id="109" w:author="Author">
        <w:r w:rsidRPr="00A20FD2">
          <w:rPr>
            <w:rFonts w:ascii="Trebuchet MS" w:hAnsi="Trebuchet MS"/>
            <w:noProof/>
          </w:rPr>
          <w:t>each other</w:t>
        </w:r>
      </w:ins>
      <w:r w:rsidRPr="00A20FD2">
        <w:rPr>
          <w:rFonts w:ascii="Trebuchet MS" w:hAnsi="Trebuchet MS"/>
          <w:noProof/>
        </w:rPr>
        <w:t xml:space="preserve"> and the wife of the one </w:t>
      </w:r>
      <w:del w:id="110" w:author="Author">
        <w:r w:rsidRPr="00A20FD2">
          <w:rPr>
            <w:rFonts w:ascii="Trebuchet MS" w:hAnsi="Trebuchet MS"/>
            <w:noProof/>
          </w:rPr>
          <w:delText>has come near</w:delText>
        </w:r>
      </w:del>
      <w:ins w:id="111" w:author="Author">
        <w:r w:rsidRPr="00A20FD2">
          <w:rPr>
            <w:rFonts w:ascii="Trebuchet MS" w:hAnsi="Trebuchet MS"/>
            <w:noProof/>
          </w:rPr>
          <w:t>intervenes</w:t>
        </w:r>
      </w:ins>
      <w:r w:rsidRPr="00A20FD2">
        <w:rPr>
          <w:rFonts w:ascii="Trebuchet MS" w:hAnsi="Trebuchet MS"/>
          <w:noProof/>
        </w:rPr>
        <w:t xml:space="preserve"> to </w:t>
      </w:r>
      <w:del w:id="112" w:author="Author">
        <w:r w:rsidRPr="00A20FD2">
          <w:rPr>
            <w:rFonts w:ascii="Trebuchet MS" w:hAnsi="Trebuchet MS"/>
            <w:noProof/>
          </w:rPr>
          <w:delText>deliver</w:delText>
        </w:r>
      </w:del>
      <w:ins w:id="113" w:author="Author">
        <w:r w:rsidRPr="00A20FD2">
          <w:rPr>
            <w:rFonts w:ascii="Trebuchet MS" w:hAnsi="Trebuchet MS"/>
            <w:noProof/>
          </w:rPr>
          <w:t>protect</w:t>
        </w:r>
      </w:ins>
      <w:r w:rsidRPr="00A20FD2">
        <w:rPr>
          <w:rFonts w:ascii="Trebuchet MS" w:hAnsi="Trebuchet MS"/>
          <w:noProof/>
        </w:rPr>
        <w:t xml:space="preserve"> her husband </w:t>
      </w:r>
      <w:del w:id="114" w:author="Author">
        <w:r w:rsidRPr="00A20FD2">
          <w:rPr>
            <w:rFonts w:ascii="Trebuchet MS" w:hAnsi="Trebuchet MS"/>
            <w:noProof/>
          </w:rPr>
          <w:delText>out of the hand of</w:delText>
        </w:r>
      </w:del>
      <w:ins w:id="115" w:author="Author">
        <w:r w:rsidRPr="00A20FD2">
          <w:rPr>
            <w:rFonts w:ascii="Trebuchet MS" w:hAnsi="Trebuchet MS"/>
            <w:noProof/>
          </w:rPr>
          <w:t>from</w:t>
        </w:r>
      </w:ins>
      <w:r w:rsidRPr="00A20FD2">
        <w:rPr>
          <w:rFonts w:ascii="Trebuchet MS" w:hAnsi="Trebuchet MS"/>
          <w:noProof/>
        </w:rPr>
        <w:t xml:space="preserve"> the one striking him</w:t>
      </w:r>
      <w:del w:id="116" w:author="Author">
        <w:r w:rsidRPr="00A20FD2">
          <w:rPr>
            <w:rFonts w:ascii="Trebuchet MS" w:hAnsi="Trebuchet MS"/>
            <w:noProof/>
          </w:rPr>
          <w:delText>,</w:delText>
        </w:r>
      </w:del>
      <w:r w:rsidRPr="00A20FD2">
        <w:rPr>
          <w:rFonts w:ascii="Trebuchet MS" w:hAnsi="Trebuchet MS"/>
          <w:noProof/>
        </w:rPr>
        <w:t xml:space="preserve"> and she </w:t>
      </w:r>
      <w:del w:id="117" w:author="Author">
        <w:r w:rsidRPr="00A20FD2">
          <w:rPr>
            <w:rFonts w:ascii="Trebuchet MS" w:hAnsi="Trebuchet MS"/>
            <w:noProof/>
          </w:rPr>
          <w:delText>has thrust</w:delText>
        </w:r>
      </w:del>
      <w:ins w:id="118" w:author="Author">
        <w:r w:rsidRPr="00A20FD2">
          <w:rPr>
            <w:rFonts w:ascii="Trebuchet MS" w:hAnsi="Trebuchet MS"/>
            <w:noProof/>
          </w:rPr>
          <w:t>reaches</w:t>
        </w:r>
      </w:ins>
      <w:r w:rsidRPr="00A20FD2">
        <w:rPr>
          <w:rFonts w:ascii="Trebuchet MS" w:hAnsi="Trebuchet MS"/>
          <w:noProof/>
        </w:rPr>
        <w:t xml:space="preserve"> out her hand and </w:t>
      </w:r>
      <w:del w:id="119" w:author="Author">
        <w:r w:rsidRPr="00A20FD2">
          <w:rPr>
            <w:rFonts w:ascii="Trebuchet MS" w:hAnsi="Trebuchet MS"/>
            <w:noProof/>
          </w:rPr>
          <w:delText>grabbed</w:delText>
        </w:r>
      </w:del>
      <w:ins w:id="120" w:author="Author">
        <w:r w:rsidRPr="00A20FD2">
          <w:rPr>
            <w:rFonts w:ascii="Trebuchet MS" w:hAnsi="Trebuchet MS"/>
            <w:noProof/>
          </w:rPr>
          <w:t>grabs</w:t>
        </w:r>
      </w:ins>
      <w:r w:rsidRPr="00A20FD2">
        <w:rPr>
          <w:rFonts w:ascii="Trebuchet MS" w:hAnsi="Trebuchet MS"/>
          <w:noProof/>
        </w:rPr>
        <w:t xml:space="preserve"> hold of him by his </w:t>
      </w:r>
      <w:del w:id="121" w:author="Author">
        <w:r w:rsidRPr="00A20FD2">
          <w:rPr>
            <w:rFonts w:ascii="Trebuchet MS" w:hAnsi="Trebuchet MS"/>
            <w:noProof/>
          </w:rPr>
          <w:delText>privates</w:delText>
        </w:r>
      </w:del>
      <w:ins w:id="122" w:author="Author">
        <w:r w:rsidRPr="00A20FD2">
          <w:rPr>
            <w:rFonts w:ascii="Trebuchet MS" w:hAnsi="Trebuchet MS"/>
            <w:noProof/>
          </w:rPr>
          <w:t>private parts</w:t>
        </w:r>
      </w:ins>
      <w:r w:rsidRPr="00A20FD2">
        <w:rPr>
          <w:rFonts w:ascii="Trebuchet MS" w:hAnsi="Trebuchet MS"/>
          <w:noProof/>
        </w:rPr>
        <w:t xml:space="preserve">, </w:t>
      </w:r>
      <w:r w:rsidRPr="00A20FD2">
        <w:rPr>
          <w:rFonts w:ascii="Trebuchet MS" w:hAnsi="Trebuchet MS"/>
          <w:b/>
          <w:noProof/>
        </w:rPr>
        <w:t xml:space="preserve">25:12 </w:t>
      </w:r>
      <w:r w:rsidRPr="00A20FD2">
        <w:rPr>
          <w:rFonts w:ascii="Trebuchet MS" w:hAnsi="Trebuchet MS"/>
          <w:noProof/>
        </w:rPr>
        <w:t xml:space="preserve">you must </w:t>
      </w:r>
      <w:del w:id="123" w:author="Author">
        <w:r w:rsidRPr="00A20FD2">
          <w:rPr>
            <w:rFonts w:ascii="Trebuchet MS" w:hAnsi="Trebuchet MS"/>
            <w:noProof/>
          </w:rPr>
          <w:delText xml:space="preserve">then </w:delText>
        </w:r>
      </w:del>
      <w:r w:rsidRPr="00A20FD2">
        <w:rPr>
          <w:rFonts w:ascii="Trebuchet MS" w:hAnsi="Trebuchet MS"/>
          <w:noProof/>
        </w:rPr>
        <w:t xml:space="preserve">amputate her hand. </w:t>
      </w:r>
      <w:del w:id="124" w:author="Author">
        <w:r w:rsidRPr="00A20FD2">
          <w:rPr>
            <w:rFonts w:ascii="Trebuchet MS" w:hAnsi="Trebuchet MS"/>
            <w:noProof/>
          </w:rPr>
          <w:delText>Your eye must</w:delText>
        </w:r>
      </w:del>
      <w:ins w:id="125" w:author="Author">
        <w:r w:rsidRPr="00A20FD2">
          <w:rPr>
            <w:rFonts w:ascii="Trebuchet MS" w:hAnsi="Trebuchet MS"/>
            <w:noProof/>
          </w:rPr>
          <w:t>You</w:t>
        </w:r>
        <w:r w:rsidRPr="00A20FD2">
          <w:rPr>
            <w:rStyle w:val="FootnoteReference"/>
            <w:rFonts w:ascii="Trebuchet MS" w:hAnsi="Trebuchet MS"/>
            <w:noProof/>
          </w:rPr>
          <w:footnoteReference w:id="2"/>
        </w:r>
        <w:r w:rsidRPr="00A20FD2">
          <w:rPr>
            <w:rFonts w:ascii="Trebuchet MS" w:hAnsi="Trebuchet MS"/>
            <w:noProof/>
          </w:rPr>
          <w:t xml:space="preserve"> should not</w:t>
        </w:r>
      </w:ins>
      <w:r w:rsidRPr="00A20FD2">
        <w:rPr>
          <w:rFonts w:ascii="Trebuchet MS" w:hAnsi="Trebuchet MS"/>
          <w:noProof/>
        </w:rPr>
        <w:t xml:space="preserve"> feel </w:t>
      </w:r>
      <w:del w:id="128" w:author="Author">
        <w:r w:rsidRPr="00A20FD2">
          <w:rPr>
            <w:rFonts w:ascii="Trebuchet MS" w:hAnsi="Trebuchet MS"/>
            <w:noProof/>
          </w:rPr>
          <w:delText>no sorrow</w:delText>
        </w:r>
      </w:del>
      <w:ins w:id="129" w:author="Author">
        <w:r w:rsidRPr="00A20FD2">
          <w:rPr>
            <w:rFonts w:ascii="Trebuchet MS" w:hAnsi="Trebuchet MS"/>
            <w:noProof/>
          </w:rPr>
          <w:t>sorry</w:t>
        </w:r>
      </w:ins>
      <w:r w:rsidRPr="00A20FD2">
        <w:rPr>
          <w:rFonts w:ascii="Trebuchet MS" w:hAnsi="Trebuchet MS"/>
          <w:noProof/>
        </w:rPr>
        <w:t>.</w:t>
      </w:r>
    </w:p>
    <w:p w:rsidR="00044F82" w:rsidRPr="00A20FD2" w:rsidRDefault="00044F82" w:rsidP="00044F82">
      <w:pPr>
        <w:rPr>
          <w:rFonts w:ascii="Trebuchet MS" w:hAnsi="Trebuchet MS"/>
          <w:noProof/>
        </w:rPr>
      </w:pPr>
      <w:r w:rsidRPr="00A20FD2">
        <w:rPr>
          <w:rFonts w:ascii="Trebuchet MS" w:hAnsi="Trebuchet MS"/>
          <w:b/>
        </w:rPr>
        <w:t xml:space="preserve">25:13 </w:t>
      </w:r>
      <w:r w:rsidRPr="00A20FD2">
        <w:rPr>
          <w:rFonts w:ascii="Trebuchet MS" w:hAnsi="Trebuchet MS"/>
          <w:noProof/>
        </w:rPr>
        <w:t xml:space="preserve">“You must not </w:t>
      </w:r>
      <w:del w:id="130" w:author="Author">
        <w:r w:rsidRPr="00A20FD2">
          <w:rPr>
            <w:rFonts w:ascii="Trebuchet MS" w:hAnsi="Trebuchet MS"/>
            <w:noProof/>
          </w:rPr>
          <w:delText xml:space="preserve">come to </w:delText>
        </w:r>
      </w:del>
      <w:r w:rsidRPr="00A20FD2">
        <w:rPr>
          <w:rFonts w:ascii="Trebuchet MS" w:hAnsi="Trebuchet MS"/>
          <w:noProof/>
        </w:rPr>
        <w:t xml:space="preserve">have in your bag two </w:t>
      </w:r>
      <w:del w:id="131" w:author="Author">
        <w:r w:rsidRPr="00A20FD2">
          <w:rPr>
            <w:rFonts w:ascii="Trebuchet MS" w:hAnsi="Trebuchet MS"/>
            <w:noProof/>
          </w:rPr>
          <w:delText>sorts of</w:delText>
        </w:r>
      </w:del>
      <w:ins w:id="132" w:author="Author">
        <w:r w:rsidRPr="00A20FD2">
          <w:rPr>
            <w:rFonts w:ascii="Trebuchet MS" w:hAnsi="Trebuchet MS"/>
            <w:noProof/>
          </w:rPr>
          <w:t>different stone</w:t>
        </w:r>
      </w:ins>
      <w:r w:rsidRPr="00A20FD2">
        <w:rPr>
          <w:rFonts w:ascii="Trebuchet MS" w:hAnsi="Trebuchet MS"/>
          <w:noProof/>
        </w:rPr>
        <w:t xml:space="preserve"> weights, a </w:t>
      </w:r>
      <w:del w:id="133" w:author="Author">
        <w:r w:rsidRPr="00A20FD2">
          <w:rPr>
            <w:rFonts w:ascii="Trebuchet MS" w:hAnsi="Trebuchet MS"/>
            <w:noProof/>
          </w:rPr>
          <w:delText>great</w:delText>
        </w:r>
      </w:del>
      <w:ins w:id="134" w:author="Author">
        <w:r w:rsidRPr="00A20FD2">
          <w:rPr>
            <w:rFonts w:ascii="Trebuchet MS" w:hAnsi="Trebuchet MS"/>
            <w:noProof/>
          </w:rPr>
          <w:t>large</w:t>
        </w:r>
      </w:ins>
      <w:r w:rsidRPr="00A20FD2">
        <w:rPr>
          <w:rFonts w:ascii="Trebuchet MS" w:hAnsi="Trebuchet MS"/>
          <w:noProof/>
        </w:rPr>
        <w:t xml:space="preserve"> one and a small one. </w:t>
      </w:r>
      <w:r w:rsidRPr="00A20FD2">
        <w:rPr>
          <w:rFonts w:ascii="Trebuchet MS" w:hAnsi="Trebuchet MS"/>
          <w:b/>
          <w:noProof/>
        </w:rPr>
        <w:t xml:space="preserve">25:14 </w:t>
      </w:r>
      <w:r w:rsidRPr="00A20FD2">
        <w:rPr>
          <w:rFonts w:ascii="Trebuchet MS" w:hAnsi="Trebuchet MS"/>
          <w:noProof/>
        </w:rPr>
        <w:t xml:space="preserve">You must not </w:t>
      </w:r>
      <w:del w:id="135" w:author="Author">
        <w:r w:rsidRPr="00A20FD2">
          <w:rPr>
            <w:rFonts w:ascii="Trebuchet MS" w:hAnsi="Trebuchet MS"/>
            <w:noProof/>
          </w:rPr>
          <w:delText xml:space="preserve">come to </w:delText>
        </w:r>
      </w:del>
      <w:r w:rsidRPr="00A20FD2">
        <w:rPr>
          <w:rFonts w:ascii="Trebuchet MS" w:hAnsi="Trebuchet MS"/>
          <w:noProof/>
        </w:rPr>
        <w:t xml:space="preserve">have in your house two </w:t>
      </w:r>
      <w:del w:id="136" w:author="Author">
        <w:r w:rsidRPr="00A20FD2">
          <w:rPr>
            <w:rFonts w:ascii="Trebuchet MS" w:hAnsi="Trebuchet MS"/>
            <w:noProof/>
          </w:rPr>
          <w:delText>sorts of e′phahs,</w:delText>
        </w:r>
      </w:del>
      <w:ins w:id="137" w:author="Author">
        <w:r w:rsidRPr="00A20FD2">
          <w:rPr>
            <w:rFonts w:ascii="Trebuchet MS" w:hAnsi="Trebuchet MS"/>
            <w:noProof/>
          </w:rPr>
          <w:t>different measuring containers,</w:t>
        </w:r>
        <w:r w:rsidRPr="00A20FD2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A20FD2">
        <w:rPr>
          <w:rFonts w:ascii="Trebuchet MS" w:hAnsi="Trebuchet MS"/>
          <w:noProof/>
        </w:rPr>
        <w:t xml:space="preserve"> a </w:t>
      </w:r>
      <w:del w:id="140" w:author="Author">
        <w:r w:rsidRPr="00A20FD2">
          <w:rPr>
            <w:rFonts w:ascii="Trebuchet MS" w:hAnsi="Trebuchet MS"/>
            <w:noProof/>
          </w:rPr>
          <w:delText>great</w:delText>
        </w:r>
      </w:del>
      <w:ins w:id="141" w:author="Author">
        <w:r w:rsidRPr="00A20FD2">
          <w:rPr>
            <w:rFonts w:ascii="Trebuchet MS" w:hAnsi="Trebuchet MS"/>
            <w:noProof/>
          </w:rPr>
          <w:t>large</w:t>
        </w:r>
      </w:ins>
      <w:r w:rsidRPr="00A20FD2">
        <w:rPr>
          <w:rFonts w:ascii="Trebuchet MS" w:hAnsi="Trebuchet MS"/>
          <w:noProof/>
        </w:rPr>
        <w:t xml:space="preserve"> one and a small one. </w:t>
      </w:r>
      <w:r w:rsidRPr="00A20FD2">
        <w:rPr>
          <w:rFonts w:ascii="Trebuchet MS" w:hAnsi="Trebuchet MS"/>
          <w:b/>
          <w:noProof/>
        </w:rPr>
        <w:t xml:space="preserve">25:15 </w:t>
      </w:r>
      <w:del w:id="142" w:author="Author">
        <w:r w:rsidRPr="00A20FD2">
          <w:rPr>
            <w:rFonts w:ascii="Trebuchet MS" w:hAnsi="Trebuchet MS"/>
            <w:noProof/>
          </w:rPr>
          <w:delText xml:space="preserve">A weight </w:delText>
        </w:r>
      </w:del>
      <w:ins w:id="143" w:author="Author">
        <w:r w:rsidRPr="00A20FD2">
          <w:rPr>
            <w:rFonts w:ascii="Trebuchet MS" w:hAnsi="Trebuchet MS"/>
            <w:noProof/>
          </w:rPr>
          <w:t xml:space="preserve">You should keep an </w:t>
        </w:r>
      </w:ins>
      <w:r w:rsidRPr="00A20FD2">
        <w:rPr>
          <w:rFonts w:ascii="Trebuchet MS" w:hAnsi="Trebuchet MS"/>
          <w:noProof/>
        </w:rPr>
        <w:t xml:space="preserve">accurate and </w:t>
      </w:r>
      <w:del w:id="144" w:author="Author">
        <w:r w:rsidRPr="00A20FD2">
          <w:rPr>
            <w:rFonts w:ascii="Trebuchet MS" w:hAnsi="Trebuchet MS"/>
            <w:noProof/>
          </w:rPr>
          <w:delText>just you should continue to have. An e′phah</w:delText>
        </w:r>
      </w:del>
      <w:ins w:id="145" w:author="Author">
        <w:r w:rsidRPr="00A20FD2">
          <w:rPr>
            <w:rFonts w:ascii="Trebuchet MS" w:hAnsi="Trebuchet MS"/>
            <w:noProof/>
          </w:rPr>
          <w:t>honest weight and an</w:t>
        </w:r>
      </w:ins>
      <w:r w:rsidRPr="00A20FD2">
        <w:rPr>
          <w:rFonts w:ascii="Trebuchet MS" w:hAnsi="Trebuchet MS"/>
          <w:noProof/>
        </w:rPr>
        <w:t xml:space="preserve"> accurate and </w:t>
      </w:r>
      <w:del w:id="146" w:author="Author">
        <w:r w:rsidRPr="00A20FD2">
          <w:rPr>
            <w:rFonts w:ascii="Trebuchet MS" w:hAnsi="Trebuchet MS"/>
            <w:noProof/>
          </w:rPr>
          <w:delText>just you should continue to have, in order</w:delText>
        </w:r>
      </w:del>
      <w:ins w:id="147" w:author="Author">
        <w:r w:rsidRPr="00A20FD2">
          <w:rPr>
            <w:rFonts w:ascii="Trebuchet MS" w:hAnsi="Trebuchet MS"/>
            <w:noProof/>
          </w:rPr>
          <w:t>honest measure, so</w:t>
        </w:r>
      </w:ins>
      <w:r w:rsidRPr="00A20FD2">
        <w:rPr>
          <w:rFonts w:ascii="Trebuchet MS" w:hAnsi="Trebuchet MS"/>
          <w:noProof/>
        </w:rPr>
        <w:t xml:space="preserve"> that </w:t>
      </w:r>
      <w:del w:id="148" w:author="Author">
        <w:r w:rsidRPr="00A20FD2">
          <w:rPr>
            <w:rFonts w:ascii="Trebuchet MS" w:hAnsi="Trebuchet MS"/>
            <w:noProof/>
          </w:rPr>
          <w:delText>your days may become</w:delText>
        </w:r>
      </w:del>
      <w:ins w:id="149" w:author="Author">
        <w:r w:rsidRPr="00A20FD2">
          <w:rPr>
            <w:rFonts w:ascii="Trebuchet MS" w:hAnsi="Trebuchet MS"/>
            <w:noProof/>
          </w:rPr>
          <w:t>you will live</w:t>
        </w:r>
      </w:ins>
      <w:r w:rsidRPr="00A20FD2">
        <w:rPr>
          <w:rFonts w:ascii="Trebuchet MS" w:hAnsi="Trebuchet MS"/>
          <w:noProof/>
        </w:rPr>
        <w:t xml:space="preserve"> long </w:t>
      </w:r>
      <w:del w:id="150" w:author="Author">
        <w:r w:rsidRPr="00A20FD2">
          <w:rPr>
            <w:rFonts w:ascii="Trebuchet MS" w:hAnsi="Trebuchet MS"/>
            <w:noProof/>
          </w:rPr>
          <w:delText>on</w:delText>
        </w:r>
      </w:del>
      <w:ins w:id="151" w:author="Author">
        <w:r w:rsidRPr="00A20FD2">
          <w:rPr>
            <w:rFonts w:ascii="Trebuchet MS" w:hAnsi="Trebuchet MS"/>
            <w:noProof/>
          </w:rPr>
          <w:t>in</w:t>
        </w:r>
      </w:ins>
      <w:r w:rsidRPr="00A20FD2">
        <w:rPr>
          <w:rFonts w:ascii="Trebuchet MS" w:hAnsi="Trebuchet MS"/>
          <w:noProof/>
        </w:rPr>
        <w:t xml:space="preserve"> the </w:t>
      </w:r>
      <w:del w:id="152" w:author="Author">
        <w:r w:rsidRPr="00A20FD2">
          <w:rPr>
            <w:rFonts w:ascii="Trebuchet MS" w:hAnsi="Trebuchet MS"/>
            <w:noProof/>
          </w:rPr>
          <w:delText>soil</w:delText>
        </w:r>
      </w:del>
      <w:ins w:id="153" w:author="Author">
        <w:r w:rsidRPr="00A20FD2">
          <w:rPr>
            <w:rFonts w:ascii="Trebuchet MS" w:hAnsi="Trebuchet MS"/>
            <w:noProof/>
          </w:rPr>
          <w:t>land</w:t>
        </w:r>
      </w:ins>
      <w:r w:rsidRPr="00A20FD2">
        <w:rPr>
          <w:rFonts w:ascii="Trebuchet MS" w:hAnsi="Trebuchet MS"/>
          <w:noProof/>
        </w:rPr>
        <w:t xml:space="preserve"> that Jehovah your God is giving you. </w:t>
      </w:r>
      <w:r w:rsidRPr="00A20FD2">
        <w:rPr>
          <w:rFonts w:ascii="Trebuchet MS" w:hAnsi="Trebuchet MS"/>
          <w:b/>
          <w:noProof/>
        </w:rPr>
        <w:t xml:space="preserve">25:16 </w:t>
      </w:r>
      <w:r w:rsidRPr="00A20FD2">
        <w:rPr>
          <w:rFonts w:ascii="Trebuchet MS" w:hAnsi="Trebuchet MS"/>
          <w:noProof/>
        </w:rPr>
        <w:t xml:space="preserve">For </w:t>
      </w:r>
      <w:del w:id="154" w:author="Author">
        <w:r w:rsidRPr="00A20FD2">
          <w:rPr>
            <w:rFonts w:ascii="Trebuchet MS" w:hAnsi="Trebuchet MS"/>
            <w:noProof/>
          </w:rPr>
          <w:delText>everyone doing these</w:delText>
        </w:r>
      </w:del>
      <w:ins w:id="155" w:author="Author">
        <w:r w:rsidRPr="00A20FD2">
          <w:rPr>
            <w:rFonts w:ascii="Trebuchet MS" w:hAnsi="Trebuchet MS"/>
            <w:noProof/>
          </w:rPr>
          <w:t>every unjust person who does such</w:t>
        </w:r>
      </w:ins>
      <w:r w:rsidRPr="00A20FD2">
        <w:rPr>
          <w:rFonts w:ascii="Trebuchet MS" w:hAnsi="Trebuchet MS"/>
          <w:noProof/>
        </w:rPr>
        <w:t xml:space="preserve"> things</w:t>
      </w:r>
      <w:del w:id="156" w:author="Author">
        <w:r w:rsidRPr="00A20FD2">
          <w:rPr>
            <w:rFonts w:ascii="Trebuchet MS" w:hAnsi="Trebuchet MS"/>
            <w:noProof/>
          </w:rPr>
          <w:delText>, every doer of injustice,</w:delText>
        </w:r>
      </w:del>
      <w:r w:rsidRPr="00A20FD2">
        <w:rPr>
          <w:rFonts w:ascii="Trebuchet MS" w:hAnsi="Trebuchet MS"/>
          <w:noProof/>
        </w:rPr>
        <w:t xml:space="preserve"> is </w:t>
      </w:r>
      <w:del w:id="157" w:author="Author">
        <w:r w:rsidRPr="00A20FD2">
          <w:rPr>
            <w:rFonts w:ascii="Trebuchet MS" w:hAnsi="Trebuchet MS"/>
            <w:noProof/>
          </w:rPr>
          <w:delText xml:space="preserve">something </w:delText>
        </w:r>
      </w:del>
      <w:r w:rsidRPr="00A20FD2">
        <w:rPr>
          <w:rFonts w:ascii="Trebuchet MS" w:hAnsi="Trebuchet MS"/>
          <w:noProof/>
        </w:rPr>
        <w:t>detestable to Jehovah your God.</w:t>
      </w:r>
    </w:p>
    <w:p w:rsidR="00044F82" w:rsidRPr="00A20FD2" w:rsidRDefault="00044F82" w:rsidP="00044F82">
      <w:pPr>
        <w:rPr>
          <w:rFonts w:ascii="Trebuchet MS" w:hAnsi="Trebuchet MS"/>
          <w:noProof/>
        </w:rPr>
      </w:pPr>
      <w:r w:rsidRPr="00A20FD2">
        <w:rPr>
          <w:rFonts w:ascii="Trebuchet MS" w:hAnsi="Trebuchet MS"/>
          <w:b/>
        </w:rPr>
        <w:t xml:space="preserve">25:17 </w:t>
      </w:r>
      <w:r w:rsidRPr="00A20FD2">
        <w:rPr>
          <w:rFonts w:ascii="Trebuchet MS" w:hAnsi="Trebuchet MS"/>
          <w:noProof/>
        </w:rPr>
        <w:t>“</w:t>
      </w:r>
      <w:del w:id="158" w:author="Author">
        <w:r w:rsidRPr="00A20FD2">
          <w:rPr>
            <w:rFonts w:ascii="Trebuchet MS" w:hAnsi="Trebuchet MS"/>
            <w:noProof/>
          </w:rPr>
          <w:delText>There should be a remembering of</w:delText>
        </w:r>
      </w:del>
      <w:ins w:id="159" w:author="Author">
        <w:r w:rsidRPr="00A20FD2">
          <w:rPr>
            <w:rFonts w:ascii="Trebuchet MS" w:hAnsi="Trebuchet MS"/>
            <w:noProof/>
          </w:rPr>
          <w:t>Remember</w:t>
        </w:r>
      </w:ins>
      <w:r w:rsidRPr="00A20FD2">
        <w:rPr>
          <w:rFonts w:ascii="Trebuchet MS" w:hAnsi="Trebuchet MS"/>
          <w:noProof/>
        </w:rPr>
        <w:t xml:space="preserve"> what Am′a·lek did to you </w:t>
      </w:r>
      <w:del w:id="160" w:author="Author">
        <w:r w:rsidRPr="00A20FD2">
          <w:rPr>
            <w:rFonts w:ascii="Trebuchet MS" w:hAnsi="Trebuchet MS"/>
            <w:noProof/>
          </w:rPr>
          <w:delText>in</w:delText>
        </w:r>
      </w:del>
      <w:ins w:id="161" w:author="Author">
        <w:r w:rsidRPr="00A20FD2">
          <w:rPr>
            <w:rFonts w:ascii="Trebuchet MS" w:hAnsi="Trebuchet MS"/>
            <w:noProof/>
          </w:rPr>
          <w:t>on</w:t>
        </w:r>
      </w:ins>
      <w:r w:rsidRPr="00A20FD2">
        <w:rPr>
          <w:rFonts w:ascii="Trebuchet MS" w:hAnsi="Trebuchet MS"/>
          <w:noProof/>
        </w:rPr>
        <w:t xml:space="preserve"> the way </w:t>
      </w:r>
      <w:del w:id="162" w:author="Author">
        <w:r w:rsidRPr="00A20FD2">
          <w:rPr>
            <w:rFonts w:ascii="Trebuchet MS" w:hAnsi="Trebuchet MS"/>
            <w:noProof/>
          </w:rPr>
          <w:delText xml:space="preserve">when </w:delText>
        </w:r>
        <w:r w:rsidRPr="00A20FD2">
          <w:rPr>
            <w:rFonts w:ascii="Trebuchet MS" w:hAnsi="Trebuchet MS"/>
            <w:noProof/>
            <w:u w:val="dotted"/>
          </w:rPr>
          <w:delText>YOU</w:delText>
        </w:r>
      </w:del>
      <w:ins w:id="163" w:author="Author">
        <w:r w:rsidRPr="00A20FD2">
          <w:rPr>
            <w:rFonts w:ascii="Trebuchet MS" w:hAnsi="Trebuchet MS"/>
            <w:noProof/>
          </w:rPr>
          <w:t>as you</w:t>
        </w:r>
      </w:ins>
      <w:r w:rsidRPr="00A20FD2">
        <w:rPr>
          <w:rFonts w:ascii="Trebuchet MS" w:hAnsi="Trebuchet MS"/>
          <w:noProof/>
        </w:rPr>
        <w:t xml:space="preserve"> were coming out of Egypt, </w:t>
      </w:r>
      <w:r w:rsidRPr="00A20FD2">
        <w:rPr>
          <w:rFonts w:ascii="Trebuchet MS" w:hAnsi="Trebuchet MS"/>
          <w:b/>
          <w:noProof/>
        </w:rPr>
        <w:t xml:space="preserve">25:18 </w:t>
      </w:r>
      <w:r w:rsidRPr="00A20FD2">
        <w:rPr>
          <w:rFonts w:ascii="Trebuchet MS" w:hAnsi="Trebuchet MS"/>
          <w:noProof/>
        </w:rPr>
        <w:t xml:space="preserve">how he met you </w:t>
      </w:r>
      <w:del w:id="164" w:author="Author">
        <w:r w:rsidRPr="00A20FD2">
          <w:rPr>
            <w:rFonts w:ascii="Trebuchet MS" w:hAnsi="Trebuchet MS"/>
            <w:noProof/>
          </w:rPr>
          <w:delText>in</w:delText>
        </w:r>
      </w:del>
      <w:ins w:id="165" w:author="Author">
        <w:r w:rsidRPr="00A20FD2">
          <w:rPr>
            <w:rFonts w:ascii="Trebuchet MS" w:hAnsi="Trebuchet MS"/>
            <w:noProof/>
          </w:rPr>
          <w:t>along</w:t>
        </w:r>
      </w:ins>
      <w:r w:rsidRPr="00A20FD2">
        <w:rPr>
          <w:rFonts w:ascii="Trebuchet MS" w:hAnsi="Trebuchet MS"/>
          <w:noProof/>
        </w:rPr>
        <w:t xml:space="preserve"> the way and </w:t>
      </w:r>
      <w:del w:id="166" w:author="Author">
        <w:r w:rsidRPr="00A20FD2">
          <w:rPr>
            <w:rFonts w:ascii="Trebuchet MS" w:hAnsi="Trebuchet MS"/>
            <w:noProof/>
          </w:rPr>
          <w:delText xml:space="preserve">proceeded to strike in the rear of you </w:delText>
        </w:r>
      </w:del>
      <w:ins w:id="167" w:author="Author">
        <w:r w:rsidRPr="00A20FD2">
          <w:rPr>
            <w:rFonts w:ascii="Trebuchet MS" w:hAnsi="Trebuchet MS"/>
            <w:noProof/>
          </w:rPr>
          <w:t xml:space="preserve">attacked </w:t>
        </w:r>
      </w:ins>
      <w:r w:rsidRPr="00A20FD2">
        <w:rPr>
          <w:rFonts w:ascii="Trebuchet MS" w:hAnsi="Trebuchet MS"/>
          <w:noProof/>
        </w:rPr>
        <w:t xml:space="preserve">all those straggling </w:t>
      </w:r>
      <w:del w:id="168" w:author="Author">
        <w:r w:rsidRPr="00A20FD2">
          <w:rPr>
            <w:rFonts w:ascii="Trebuchet MS" w:hAnsi="Trebuchet MS"/>
            <w:noProof/>
          </w:rPr>
          <w:delText>after</w:delText>
        </w:r>
      </w:del>
      <w:ins w:id="169" w:author="Author">
        <w:r w:rsidRPr="00A20FD2">
          <w:rPr>
            <w:rFonts w:ascii="Trebuchet MS" w:hAnsi="Trebuchet MS"/>
            <w:noProof/>
          </w:rPr>
          <w:t>behind</w:t>
        </w:r>
      </w:ins>
      <w:r w:rsidRPr="00A20FD2">
        <w:rPr>
          <w:rFonts w:ascii="Trebuchet MS" w:hAnsi="Trebuchet MS"/>
          <w:noProof/>
        </w:rPr>
        <w:t xml:space="preserve"> you</w:t>
      </w:r>
      <w:del w:id="170" w:author="Author">
        <w:r w:rsidRPr="00A20FD2">
          <w:rPr>
            <w:rFonts w:ascii="Trebuchet MS" w:hAnsi="Trebuchet MS"/>
            <w:noProof/>
          </w:rPr>
          <w:delText>, while</w:delText>
        </w:r>
      </w:del>
      <w:ins w:id="171" w:author="Author">
        <w:r w:rsidRPr="00A20FD2">
          <w:rPr>
            <w:rFonts w:ascii="Trebuchet MS" w:hAnsi="Trebuchet MS"/>
            <w:noProof/>
          </w:rPr>
          <w:t xml:space="preserve"> when</w:t>
        </w:r>
      </w:ins>
      <w:r w:rsidRPr="00A20FD2">
        <w:rPr>
          <w:rFonts w:ascii="Trebuchet MS" w:hAnsi="Trebuchet MS"/>
          <w:noProof/>
        </w:rPr>
        <w:t xml:space="preserve"> you were exhausted and weary</w:t>
      </w:r>
      <w:del w:id="172" w:author="Author">
        <w:r w:rsidRPr="00A20FD2">
          <w:rPr>
            <w:rFonts w:ascii="Trebuchet MS" w:hAnsi="Trebuchet MS"/>
            <w:noProof/>
          </w:rPr>
          <w:delText>; and he</w:delText>
        </w:r>
      </w:del>
      <w:ins w:id="173" w:author="Author">
        <w:r w:rsidRPr="00A20FD2">
          <w:rPr>
            <w:rFonts w:ascii="Trebuchet MS" w:hAnsi="Trebuchet MS"/>
            <w:noProof/>
          </w:rPr>
          <w:t>. He</w:t>
        </w:r>
      </w:ins>
      <w:r w:rsidRPr="00A20FD2">
        <w:rPr>
          <w:rFonts w:ascii="Trebuchet MS" w:hAnsi="Trebuchet MS"/>
          <w:noProof/>
        </w:rPr>
        <w:t xml:space="preserve"> did not fear God. </w:t>
      </w:r>
      <w:r w:rsidRPr="00A20FD2">
        <w:rPr>
          <w:rFonts w:ascii="Trebuchet MS" w:hAnsi="Trebuchet MS"/>
          <w:b/>
          <w:noProof/>
        </w:rPr>
        <w:t xml:space="preserve">25:19 </w:t>
      </w:r>
      <w:del w:id="174" w:author="Author">
        <w:r w:rsidRPr="00A20FD2">
          <w:rPr>
            <w:rFonts w:ascii="Trebuchet MS" w:hAnsi="Trebuchet MS"/>
            <w:noProof/>
          </w:rPr>
          <w:delText>And it must occur that when</w:delText>
        </w:r>
      </w:del>
      <w:ins w:id="175" w:author="Author">
        <w:r w:rsidRPr="00A20FD2">
          <w:rPr>
            <w:rFonts w:ascii="Trebuchet MS" w:hAnsi="Trebuchet MS"/>
            <w:noProof/>
          </w:rPr>
          <w:t>When</w:t>
        </w:r>
      </w:ins>
      <w:r w:rsidRPr="00A20FD2">
        <w:rPr>
          <w:rFonts w:ascii="Trebuchet MS" w:hAnsi="Trebuchet MS"/>
          <w:noProof/>
        </w:rPr>
        <w:t xml:space="preserve"> Jehovah your God has given you rest from all your enemies </w:t>
      </w:r>
      <w:del w:id="176" w:author="Author">
        <w:r w:rsidRPr="00A20FD2">
          <w:rPr>
            <w:rFonts w:ascii="Trebuchet MS" w:hAnsi="Trebuchet MS"/>
            <w:noProof/>
          </w:rPr>
          <w:delText>round about</w:delText>
        </w:r>
      </w:del>
      <w:ins w:id="177" w:author="Author">
        <w:r w:rsidRPr="00A20FD2">
          <w:rPr>
            <w:rFonts w:ascii="Trebuchet MS" w:hAnsi="Trebuchet MS"/>
            <w:noProof/>
          </w:rPr>
          <w:t>around you</w:t>
        </w:r>
      </w:ins>
      <w:r w:rsidRPr="00A20FD2">
        <w:rPr>
          <w:rFonts w:ascii="Trebuchet MS" w:hAnsi="Trebuchet MS"/>
          <w:noProof/>
        </w:rPr>
        <w:t xml:space="preserve"> in the land that Jehovah your God is giving you as an inheritance to </w:t>
      </w:r>
      <w:del w:id="178" w:author="Author">
        <w:r w:rsidRPr="00A20FD2">
          <w:rPr>
            <w:rFonts w:ascii="Trebuchet MS" w:hAnsi="Trebuchet MS"/>
            <w:noProof/>
          </w:rPr>
          <w:delText>take possession of it</w:delText>
        </w:r>
      </w:del>
      <w:ins w:id="179" w:author="Author">
        <w:r w:rsidRPr="00A20FD2">
          <w:rPr>
            <w:rFonts w:ascii="Trebuchet MS" w:hAnsi="Trebuchet MS"/>
            <w:noProof/>
          </w:rPr>
          <w:t>possess</w:t>
        </w:r>
      </w:ins>
      <w:r w:rsidRPr="00A20FD2">
        <w:rPr>
          <w:rFonts w:ascii="Trebuchet MS" w:hAnsi="Trebuchet MS"/>
          <w:noProof/>
        </w:rPr>
        <w:t>, you should wipe out the mention of Am′a·lek from under the heavens. You must not forget.</w:t>
      </w:r>
    </w:p>
    <w:p w:rsidR="00044F82" w:rsidRPr="00A20FD2" w:rsidRDefault="00044F82" w:rsidP="00044F82">
      <w:pPr>
        <w:rPr>
          <w:rFonts w:ascii="Trebuchet MS" w:hAnsi="Trebuchet MS"/>
          <w:b/>
        </w:rPr>
      </w:pPr>
    </w:p>
    <w:p w:rsidR="00762BCB" w:rsidRPr="00044F82" w:rsidRDefault="00762BCB" w:rsidP="00044F82"/>
    <w:sectPr w:rsidR="00762BCB" w:rsidRPr="00044F82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4F61" w:rsidRDefault="00034F61">
      <w:r>
        <w:separator/>
      </w:r>
    </w:p>
  </w:endnote>
  <w:endnote w:type="continuationSeparator" w:id="0">
    <w:p w:rsidR="00034F61" w:rsidRDefault="00034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4F61" w:rsidRDefault="00034F61">
      <w:r>
        <w:separator/>
      </w:r>
    </w:p>
  </w:footnote>
  <w:footnote w:type="continuationSeparator" w:id="0">
    <w:p w:rsidR="00034F61" w:rsidRDefault="00034F61">
      <w:r>
        <w:continuationSeparator/>
      </w:r>
    </w:p>
  </w:footnote>
  <w:footnote w:id="1">
    <w:p w:rsidR="00044F82" w:rsidRPr="00A20FD2" w:rsidRDefault="00044F82" w:rsidP="00A20FD2">
      <w:pPr>
        <w:pStyle w:val="FootnoteText"/>
        <w:spacing w:after="96"/>
        <w:ind w:firstLine="288"/>
        <w:rPr>
          <w:ins w:id="99" w:author="Author"/>
        </w:rPr>
      </w:pPr>
      <w:ins w:id="100" w:author="Author">
        <w:r w:rsidRPr="00A20FD2">
          <w:rPr>
            <w:rStyle w:val="FootnoteReference"/>
          </w:rPr>
          <w:footnoteRef/>
        </w:r>
        <w:r w:rsidRPr="00A20FD2">
          <w:t xml:space="preserve"> </w:t>
        </w:r>
        <w:r w:rsidRPr="00A20FD2">
          <w:rPr>
            <w:b/>
          </w:rPr>
          <w:t xml:space="preserve">25:10 </w:t>
        </w:r>
        <w:r w:rsidRPr="00A20FD2">
          <w:t>Or “the name of his household.” Lit., “his name.”</w:t>
        </w:r>
      </w:ins>
    </w:p>
  </w:footnote>
  <w:footnote w:id="2">
    <w:p w:rsidR="00044F82" w:rsidRPr="00A20FD2" w:rsidRDefault="00044F82" w:rsidP="00A20FD2">
      <w:pPr>
        <w:pStyle w:val="FootnoteText"/>
        <w:spacing w:after="96"/>
        <w:ind w:firstLine="288"/>
        <w:rPr>
          <w:ins w:id="126" w:author="Author"/>
        </w:rPr>
      </w:pPr>
      <w:ins w:id="127" w:author="Author">
        <w:r w:rsidRPr="00A20FD2">
          <w:rPr>
            <w:rStyle w:val="FootnoteReference"/>
          </w:rPr>
          <w:footnoteRef/>
        </w:r>
        <w:r w:rsidRPr="00A20FD2">
          <w:t xml:space="preserve"> </w:t>
        </w:r>
        <w:r w:rsidRPr="00A20FD2">
          <w:rPr>
            <w:b/>
          </w:rPr>
          <w:t xml:space="preserve">25:12 </w:t>
        </w:r>
        <w:r w:rsidRPr="00A20FD2">
          <w:t>Lit., “Your eye.”</w:t>
        </w:r>
      </w:ins>
    </w:p>
  </w:footnote>
  <w:footnote w:id="3">
    <w:p w:rsidR="00044F82" w:rsidRPr="00A20FD2" w:rsidRDefault="00044F82" w:rsidP="00A20FD2">
      <w:pPr>
        <w:pStyle w:val="FootnoteText"/>
        <w:spacing w:after="96"/>
        <w:ind w:firstLine="288"/>
        <w:rPr>
          <w:ins w:id="138" w:author="Author"/>
        </w:rPr>
      </w:pPr>
      <w:ins w:id="139" w:author="Author">
        <w:r w:rsidRPr="00A20FD2">
          <w:rPr>
            <w:rStyle w:val="FootnoteReference"/>
          </w:rPr>
          <w:footnoteRef/>
        </w:r>
        <w:r w:rsidRPr="00A20FD2">
          <w:t xml:space="preserve"> </w:t>
        </w:r>
        <w:r w:rsidRPr="00A20FD2">
          <w:rPr>
            <w:b/>
          </w:rPr>
          <w:t xml:space="preserve">25:14 </w:t>
        </w:r>
        <w:r w:rsidRPr="00A20FD2">
          <w:t>Lit., “in your house an ephah and an ephah.” See App. B14.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B2CB5">
        <w:t>Deuteronomy Chapter 25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B2CB5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B2CB5">
      <w:rPr>
        <w:noProof/>
        <w:snapToGrid w:val="0"/>
      </w:rPr>
      <w:t>Deuteronomy 25.Revised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5B2CB5">
        <w:t>Deuteronomy Chapter 25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B2CB5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B2CB5">
      <w:rPr>
        <w:noProof/>
        <w:snapToGrid w:val="0"/>
      </w:rPr>
      <w:t>Deuteronomy 25.Revised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B2CB5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B2CB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B2CB5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B2CB5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61"/>
    <w:rsid w:val="00034F61"/>
    <w:rsid w:val="00044F82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B2CB5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DB04FBE-C299-4D3F-9C3D-09D82BA5AA6D}"/>
  <w:attachedTemplate r:id="R240ec28906674d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44F82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44F82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44F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240ec28906674d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751</ap:Words>
  <ap:Characters>3257</ap:Characters>
  <ap:Application>Microsoft Office Word</ap:Application>
  <ap:DocSecurity>0</ap:DocSecurity>
  <ap:Lines>57</ap:Lines>
  <ap:Paragraphs>11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3997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25</dc:title>
  <dc:subject/>
  <dc:creator>Ruth Farrugia</dc:creator>
  <cp:keywords/>
  <dc:description/>
  <cp:lastModifiedBy>Farrugia, Ruth</cp:lastModifiedBy>
  <cp:revision>3</cp:revision>
  <dcterms:created xsi:type="dcterms:W3CDTF">2020-12-01T08:03:00Z</dcterms:created>
  <dcterms:modified xsi:type="dcterms:W3CDTF">2020-12-01T08:04:00Z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25.docx</vt:lpwstr>
  </property>
  <property fmtid="{D5CDD505-2E9C-101B-9397-08002B2CF9AE}" pid="9" name="_TranslationDocumentId">
    <vt:i4>19508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5025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