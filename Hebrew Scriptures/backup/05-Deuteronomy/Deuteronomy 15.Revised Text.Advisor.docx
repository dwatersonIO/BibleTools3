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20A" w:rsidRPr="00797981" w:rsidRDefault="0077020A" w:rsidP="0077020A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797981">
        <w:rPr>
          <w:rFonts w:ascii="Trebuchet MS" w:hAnsi="Trebuchet MS"/>
          <w:b/>
          <w:sz w:val="24"/>
        </w:rPr>
        <w:t xml:space="preserve">15:1 </w:t>
      </w:r>
      <w:r w:rsidRPr="00797981">
        <w:rPr>
          <w:rFonts w:ascii="Trebuchet MS" w:hAnsi="Trebuchet MS"/>
          <w:noProof/>
          <w:sz w:val="24"/>
        </w:rPr>
        <w:t>“At the end of every seven years</w:t>
      </w:r>
      <w:ins w:id="1" w:author="Author">
        <w:r w:rsidRPr="00797981">
          <w:rPr>
            <w:rFonts w:ascii="Trebuchet MS" w:hAnsi="Trebuchet MS"/>
            <w:noProof/>
            <w:sz w:val="24"/>
          </w:rPr>
          <w:t>,</w:t>
        </w:r>
      </w:ins>
      <w:r w:rsidRPr="00797981">
        <w:rPr>
          <w:rFonts w:ascii="Trebuchet MS" w:hAnsi="Trebuchet MS"/>
          <w:noProof/>
          <w:sz w:val="24"/>
        </w:rPr>
        <w:t xml:space="preserve"> you should </w:t>
      </w:r>
      <w:del w:id="2" w:author="Author">
        <w:r w:rsidRPr="00797981">
          <w:rPr>
            <w:rFonts w:ascii="Trebuchet MS" w:hAnsi="Trebuchet MS"/>
            <w:noProof/>
            <w:sz w:val="24"/>
          </w:rPr>
          <w:delText>make</w:delText>
        </w:r>
      </w:del>
      <w:ins w:id="3" w:author="Author">
        <w:r w:rsidRPr="00797981">
          <w:rPr>
            <w:rFonts w:ascii="Trebuchet MS" w:hAnsi="Trebuchet MS"/>
            <w:noProof/>
            <w:sz w:val="24"/>
          </w:rPr>
          <w:t>grant</w:t>
        </w:r>
      </w:ins>
      <w:r w:rsidRPr="00797981">
        <w:rPr>
          <w:rFonts w:ascii="Trebuchet MS" w:hAnsi="Trebuchet MS"/>
          <w:noProof/>
          <w:sz w:val="24"/>
        </w:rPr>
        <w:t xml:space="preserve"> a release. </w:t>
      </w:r>
      <w:r w:rsidRPr="00797981">
        <w:rPr>
          <w:rFonts w:ascii="Trebuchet MS" w:hAnsi="Trebuchet MS"/>
          <w:b/>
          <w:noProof/>
          <w:sz w:val="24"/>
        </w:rPr>
        <w:t xml:space="preserve">15:2 </w:t>
      </w:r>
      <w:del w:id="4" w:author="Author">
        <w:r w:rsidRPr="00797981">
          <w:rPr>
            <w:rFonts w:ascii="Trebuchet MS" w:hAnsi="Trebuchet MS"/>
            <w:noProof/>
            <w:sz w:val="24"/>
          </w:rPr>
          <w:delText>And this</w:delText>
        </w:r>
      </w:del>
      <w:ins w:id="5" w:author="Author">
        <w:r w:rsidRPr="00797981">
          <w:rPr>
            <w:rFonts w:ascii="Trebuchet MS" w:hAnsi="Trebuchet MS"/>
            <w:noProof/>
            <w:sz w:val="24"/>
          </w:rPr>
          <w:t>This</w:t>
        </w:r>
      </w:ins>
      <w:r w:rsidRPr="00797981">
        <w:rPr>
          <w:rFonts w:ascii="Trebuchet MS" w:hAnsi="Trebuchet MS"/>
          <w:noProof/>
          <w:sz w:val="24"/>
        </w:rPr>
        <w:t xml:space="preserve"> is the </w:t>
      </w:r>
      <w:del w:id="6" w:author="Author">
        <w:r w:rsidRPr="00797981">
          <w:rPr>
            <w:rFonts w:ascii="Trebuchet MS" w:hAnsi="Trebuchet MS"/>
            <w:noProof/>
            <w:sz w:val="24"/>
          </w:rPr>
          <w:delText>manner</w:delText>
        </w:r>
      </w:del>
      <w:ins w:id="7" w:author="Author">
        <w:r w:rsidRPr="00797981">
          <w:rPr>
            <w:rFonts w:ascii="Trebuchet MS" w:hAnsi="Trebuchet MS"/>
            <w:noProof/>
            <w:sz w:val="24"/>
          </w:rPr>
          <w:t>nature</w:t>
        </w:r>
      </w:ins>
      <w:r w:rsidRPr="00797981">
        <w:rPr>
          <w:rFonts w:ascii="Trebuchet MS" w:hAnsi="Trebuchet MS"/>
          <w:noProof/>
          <w:sz w:val="24"/>
        </w:rPr>
        <w:t xml:space="preserve"> of the release: </w:t>
      </w:r>
      <w:del w:id="8" w:author="Author">
        <w:r w:rsidRPr="00797981">
          <w:rPr>
            <w:rFonts w:ascii="Trebuchet MS" w:hAnsi="Trebuchet MS"/>
            <w:noProof/>
            <w:sz w:val="24"/>
          </w:rPr>
          <w:delText>there will be a releasing by every</w:delText>
        </w:r>
      </w:del>
      <w:ins w:id="9" w:author="Author">
        <w:r w:rsidRPr="00797981">
          <w:rPr>
            <w:rFonts w:ascii="Trebuchet MS" w:hAnsi="Trebuchet MS"/>
            <w:noProof/>
            <w:sz w:val="24"/>
          </w:rPr>
          <w:t>Every</w:t>
        </w:r>
      </w:ins>
      <w:r w:rsidRPr="00797981">
        <w:rPr>
          <w:rFonts w:ascii="Trebuchet MS" w:hAnsi="Trebuchet MS"/>
          <w:noProof/>
          <w:sz w:val="24"/>
        </w:rPr>
        <w:t xml:space="preserve"> creditor </w:t>
      </w:r>
      <w:del w:id="10" w:author="Author">
        <w:r w:rsidRPr="00797981">
          <w:rPr>
            <w:rFonts w:ascii="Trebuchet MS" w:hAnsi="Trebuchet MS"/>
            <w:noProof/>
            <w:sz w:val="24"/>
          </w:rPr>
          <w:delText>of</w:delText>
        </w:r>
      </w:del>
      <w:ins w:id="11" w:author="Author">
        <w:r w:rsidRPr="00797981">
          <w:rPr>
            <w:rFonts w:ascii="Trebuchet MS" w:hAnsi="Trebuchet MS"/>
            <w:noProof/>
            <w:sz w:val="24"/>
          </w:rPr>
          <w:t>will release his neighbor from</w:t>
        </w:r>
      </w:ins>
      <w:r w:rsidRPr="00797981">
        <w:rPr>
          <w:rFonts w:ascii="Trebuchet MS" w:hAnsi="Trebuchet MS"/>
          <w:noProof/>
          <w:sz w:val="24"/>
        </w:rPr>
        <w:t xml:space="preserve"> the debt </w:t>
      </w:r>
      <w:del w:id="12" w:author="Author">
        <w:r w:rsidRPr="00797981">
          <w:rPr>
            <w:rFonts w:ascii="Trebuchet MS" w:hAnsi="Trebuchet MS"/>
            <w:noProof/>
            <w:sz w:val="24"/>
          </w:rPr>
          <w:delText xml:space="preserve">that </w:delText>
        </w:r>
      </w:del>
      <w:r w:rsidRPr="00797981">
        <w:rPr>
          <w:rFonts w:ascii="Trebuchet MS" w:hAnsi="Trebuchet MS"/>
          <w:noProof/>
          <w:sz w:val="24"/>
        </w:rPr>
        <w:t xml:space="preserve">he </w:t>
      </w:r>
      <w:del w:id="13" w:author="Author">
        <w:r w:rsidRPr="00797981">
          <w:rPr>
            <w:rFonts w:ascii="Trebuchet MS" w:hAnsi="Trebuchet MS"/>
            <w:noProof/>
            <w:sz w:val="24"/>
          </w:rPr>
          <w:delText>may let his fellow incur.</w:delText>
        </w:r>
      </w:del>
      <w:ins w:id="14" w:author="Author">
        <w:r w:rsidRPr="00797981">
          <w:rPr>
            <w:rFonts w:ascii="Trebuchet MS" w:hAnsi="Trebuchet MS"/>
            <w:noProof/>
            <w:sz w:val="24"/>
          </w:rPr>
          <w:t>incurred.</w:t>
        </w:r>
      </w:ins>
      <w:r w:rsidRPr="00797981">
        <w:rPr>
          <w:rFonts w:ascii="Trebuchet MS" w:hAnsi="Trebuchet MS"/>
          <w:noProof/>
          <w:sz w:val="24"/>
        </w:rPr>
        <w:t xml:space="preserve"> He should not </w:t>
      </w:r>
      <w:del w:id="15" w:author="Author">
        <w:r w:rsidRPr="00797981">
          <w:rPr>
            <w:rFonts w:ascii="Trebuchet MS" w:hAnsi="Trebuchet MS"/>
            <w:noProof/>
            <w:sz w:val="24"/>
          </w:rPr>
          <w:delText>press</w:delText>
        </w:r>
      </w:del>
      <w:ins w:id="16" w:author="Author">
        <w:r w:rsidRPr="00797981">
          <w:rPr>
            <w:rFonts w:ascii="Trebuchet MS" w:hAnsi="Trebuchet MS"/>
            <w:noProof/>
            <w:sz w:val="24"/>
          </w:rPr>
          <w:t>demand payment from</w:t>
        </w:r>
      </w:ins>
      <w:r w:rsidRPr="00797981">
        <w:rPr>
          <w:rFonts w:ascii="Trebuchet MS" w:hAnsi="Trebuchet MS"/>
          <w:noProof/>
          <w:sz w:val="24"/>
        </w:rPr>
        <w:t xml:space="preserve"> his </w:t>
      </w:r>
      <w:del w:id="17" w:author="Author">
        <w:r w:rsidRPr="00797981">
          <w:rPr>
            <w:rFonts w:ascii="Trebuchet MS" w:hAnsi="Trebuchet MS"/>
            <w:noProof/>
            <w:sz w:val="24"/>
          </w:rPr>
          <w:delText>fellow</w:delText>
        </w:r>
      </w:del>
      <w:ins w:id="18" w:author="Author">
        <w:r w:rsidRPr="00797981">
          <w:rPr>
            <w:rFonts w:ascii="Trebuchet MS" w:hAnsi="Trebuchet MS"/>
            <w:noProof/>
            <w:sz w:val="24"/>
          </w:rPr>
          <w:t>neighbor</w:t>
        </w:r>
      </w:ins>
      <w:r w:rsidRPr="00797981">
        <w:rPr>
          <w:rFonts w:ascii="Trebuchet MS" w:hAnsi="Trebuchet MS"/>
          <w:noProof/>
          <w:sz w:val="24"/>
        </w:rPr>
        <w:t xml:space="preserve"> or his brother</w:t>
      </w:r>
      <w:ins w:id="19" w:author="Author">
        <w:r w:rsidRPr="00797981">
          <w:rPr>
            <w:rFonts w:ascii="Trebuchet MS" w:hAnsi="Trebuchet MS"/>
            <w:noProof/>
            <w:sz w:val="24"/>
          </w:rPr>
          <w:t>,</w:t>
        </w:r>
      </w:ins>
      <w:r w:rsidRPr="00797981">
        <w:rPr>
          <w:rFonts w:ascii="Trebuchet MS" w:hAnsi="Trebuchet MS"/>
          <w:noProof/>
          <w:sz w:val="24"/>
        </w:rPr>
        <w:t xml:space="preserve"> for </w:t>
      </w:r>
      <w:del w:id="20" w:author="Author">
        <w:r w:rsidRPr="00797981">
          <w:rPr>
            <w:rFonts w:ascii="Trebuchet MS" w:hAnsi="Trebuchet MS"/>
            <w:noProof/>
            <w:sz w:val="24"/>
          </w:rPr>
          <w:delText>payment, because</w:delText>
        </w:r>
      </w:del>
      <w:ins w:id="21" w:author="Author">
        <w:r w:rsidRPr="00797981">
          <w:rPr>
            <w:rFonts w:ascii="Trebuchet MS" w:hAnsi="Trebuchet MS"/>
            <w:noProof/>
            <w:sz w:val="24"/>
          </w:rPr>
          <w:t>it will be proclaimed</w:t>
        </w:r>
      </w:ins>
      <w:r w:rsidRPr="00797981">
        <w:rPr>
          <w:rFonts w:ascii="Trebuchet MS" w:hAnsi="Trebuchet MS"/>
          <w:noProof/>
          <w:sz w:val="24"/>
        </w:rPr>
        <w:t xml:space="preserve"> a release to Jehovah</w:t>
      </w:r>
      <w:del w:id="22" w:author="Author">
        <w:r w:rsidRPr="00797981">
          <w:rPr>
            <w:rFonts w:ascii="Trebuchet MS" w:hAnsi="Trebuchet MS"/>
            <w:noProof/>
            <w:sz w:val="24"/>
          </w:rPr>
          <w:delText xml:space="preserve"> must be called</w:delText>
        </w:r>
      </w:del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15:3 </w:t>
      </w:r>
      <w:del w:id="23" w:author="Author">
        <w:r w:rsidRPr="00797981">
          <w:rPr>
            <w:rFonts w:ascii="Trebuchet MS" w:hAnsi="Trebuchet MS"/>
            <w:noProof/>
            <w:sz w:val="24"/>
          </w:rPr>
          <w:delText xml:space="preserve">The foreigner you </w:delText>
        </w:r>
      </w:del>
      <w:ins w:id="24" w:author="Author">
        <w:r w:rsidRPr="00797981">
          <w:rPr>
            <w:rFonts w:ascii="Trebuchet MS" w:hAnsi="Trebuchet MS"/>
            <w:noProof/>
            <w:sz w:val="24"/>
          </w:rPr>
          <w:t xml:space="preserve">You </w:t>
        </w:r>
      </w:ins>
      <w:r w:rsidRPr="00797981">
        <w:rPr>
          <w:rFonts w:ascii="Trebuchet MS" w:hAnsi="Trebuchet MS"/>
          <w:noProof/>
          <w:sz w:val="24"/>
        </w:rPr>
        <w:t xml:space="preserve">may </w:t>
      </w:r>
      <w:del w:id="25" w:author="Author">
        <w:r w:rsidRPr="00797981">
          <w:rPr>
            <w:rFonts w:ascii="Trebuchet MS" w:hAnsi="Trebuchet MS"/>
            <w:noProof/>
            <w:sz w:val="24"/>
          </w:rPr>
          <w:delText>press for</w:delText>
        </w:r>
      </w:del>
      <w:ins w:id="26" w:author="Author">
        <w:r w:rsidRPr="00797981">
          <w:rPr>
            <w:rFonts w:ascii="Trebuchet MS" w:hAnsi="Trebuchet MS"/>
            <w:noProof/>
            <w:sz w:val="24"/>
          </w:rPr>
          <w:t>demand</w:t>
        </w:r>
      </w:ins>
      <w:r w:rsidRPr="00797981">
        <w:rPr>
          <w:rFonts w:ascii="Trebuchet MS" w:hAnsi="Trebuchet MS"/>
          <w:noProof/>
          <w:sz w:val="24"/>
        </w:rPr>
        <w:t xml:space="preserve"> payment</w:t>
      </w:r>
      <w:del w:id="27" w:author="Author">
        <w:r w:rsidRPr="00797981">
          <w:rPr>
            <w:rFonts w:ascii="Trebuchet MS" w:hAnsi="Trebuchet MS"/>
            <w:noProof/>
            <w:sz w:val="24"/>
          </w:rPr>
          <w:delText>;</w:delText>
        </w:r>
      </w:del>
      <w:ins w:id="28" w:author="Author">
        <w:r w:rsidRPr="00797981">
          <w:rPr>
            <w:rFonts w:ascii="Trebuchet MS" w:hAnsi="Trebuchet MS"/>
            <w:noProof/>
            <w:sz w:val="24"/>
          </w:rPr>
          <w:t xml:space="preserve"> from the foreigner,</w:t>
        </w:r>
      </w:ins>
      <w:r w:rsidRPr="00797981">
        <w:rPr>
          <w:rFonts w:ascii="Trebuchet MS" w:hAnsi="Trebuchet MS"/>
          <w:noProof/>
          <w:sz w:val="24"/>
        </w:rPr>
        <w:t xml:space="preserve"> but </w:t>
      </w:r>
      <w:ins w:id="29" w:author="Author">
        <w:r w:rsidRPr="00797981">
          <w:rPr>
            <w:rFonts w:ascii="Trebuchet MS" w:hAnsi="Trebuchet MS"/>
            <w:noProof/>
            <w:sz w:val="24"/>
          </w:rPr>
          <w:t xml:space="preserve">you should release your claim on </w:t>
        </w:r>
      </w:ins>
      <w:r w:rsidRPr="00797981">
        <w:rPr>
          <w:rFonts w:ascii="Trebuchet MS" w:hAnsi="Trebuchet MS"/>
          <w:noProof/>
          <w:sz w:val="24"/>
        </w:rPr>
        <w:t xml:space="preserve">whatever </w:t>
      </w:r>
      <w:del w:id="30" w:author="Author">
        <w:r w:rsidRPr="00797981">
          <w:rPr>
            <w:rFonts w:ascii="Trebuchet MS" w:hAnsi="Trebuchet MS"/>
            <w:noProof/>
            <w:sz w:val="24"/>
          </w:rPr>
          <w:delText xml:space="preserve">of yours may prove to be with </w:delText>
        </w:r>
      </w:del>
      <w:r w:rsidRPr="00797981">
        <w:rPr>
          <w:rFonts w:ascii="Trebuchet MS" w:hAnsi="Trebuchet MS"/>
          <w:noProof/>
          <w:sz w:val="24"/>
        </w:rPr>
        <w:t xml:space="preserve">your brother </w:t>
      </w:r>
      <w:del w:id="31" w:author="Author">
        <w:r w:rsidRPr="00797981">
          <w:rPr>
            <w:rFonts w:ascii="Trebuchet MS" w:hAnsi="Trebuchet MS"/>
            <w:noProof/>
            <w:sz w:val="24"/>
          </w:rPr>
          <w:delText>let your hand release</w:delText>
        </w:r>
      </w:del>
      <w:ins w:id="32" w:author="Author">
        <w:r w:rsidRPr="00797981">
          <w:rPr>
            <w:rFonts w:ascii="Trebuchet MS" w:hAnsi="Trebuchet MS"/>
            <w:noProof/>
            <w:sz w:val="24"/>
          </w:rPr>
          <w:t>owes you</w:t>
        </w:r>
      </w:ins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15:4 </w:t>
      </w:r>
      <w:r w:rsidRPr="00797981">
        <w:rPr>
          <w:rFonts w:ascii="Trebuchet MS" w:hAnsi="Trebuchet MS"/>
          <w:noProof/>
          <w:sz w:val="24"/>
        </w:rPr>
        <w:t xml:space="preserve">However, no one </w:t>
      </w:r>
      <w:ins w:id="33" w:author="Author">
        <w:r w:rsidRPr="00797981">
          <w:rPr>
            <w:rFonts w:ascii="Trebuchet MS" w:hAnsi="Trebuchet MS"/>
            <w:noProof/>
            <w:sz w:val="24"/>
          </w:rPr>
          <w:t xml:space="preserve">among you </w:t>
        </w:r>
      </w:ins>
      <w:r w:rsidRPr="00797981">
        <w:rPr>
          <w:rFonts w:ascii="Trebuchet MS" w:hAnsi="Trebuchet MS"/>
          <w:noProof/>
          <w:sz w:val="24"/>
        </w:rPr>
        <w:t xml:space="preserve">should </w:t>
      </w:r>
      <w:del w:id="34" w:author="Author">
        <w:r w:rsidRPr="00797981">
          <w:rPr>
            <w:rFonts w:ascii="Trebuchet MS" w:hAnsi="Trebuchet MS"/>
            <w:noProof/>
            <w:sz w:val="24"/>
          </w:rPr>
          <w:delText>come to be</w:delText>
        </w:r>
      </w:del>
      <w:ins w:id="35" w:author="Author">
        <w:r w:rsidRPr="00797981">
          <w:rPr>
            <w:rFonts w:ascii="Trebuchet MS" w:hAnsi="Trebuchet MS"/>
            <w:noProof/>
            <w:sz w:val="24"/>
          </w:rPr>
          <w:t>become</w:t>
        </w:r>
      </w:ins>
      <w:r w:rsidRPr="00797981">
        <w:rPr>
          <w:rFonts w:ascii="Trebuchet MS" w:hAnsi="Trebuchet MS"/>
          <w:noProof/>
          <w:sz w:val="24"/>
        </w:rPr>
        <w:t xml:space="preserve"> poor</w:t>
      </w:r>
      <w:del w:id="36" w:author="Author">
        <w:r w:rsidRPr="00797981">
          <w:rPr>
            <w:rFonts w:ascii="Trebuchet MS" w:hAnsi="Trebuchet MS"/>
            <w:noProof/>
            <w:sz w:val="24"/>
          </w:rPr>
          <w:delText xml:space="preserve"> among you, because</w:delText>
        </w:r>
      </w:del>
      <w:ins w:id="37" w:author="Author">
        <w:r w:rsidRPr="00797981">
          <w:rPr>
            <w:rFonts w:ascii="Trebuchet MS" w:hAnsi="Trebuchet MS"/>
            <w:noProof/>
            <w:sz w:val="24"/>
          </w:rPr>
          <w:t>, for</w:t>
        </w:r>
      </w:ins>
      <w:r w:rsidRPr="00797981">
        <w:rPr>
          <w:rFonts w:ascii="Trebuchet MS" w:hAnsi="Trebuchet MS"/>
          <w:noProof/>
          <w:sz w:val="24"/>
        </w:rPr>
        <w:t xml:space="preserve"> Jehovah will </w:t>
      </w:r>
      <w:del w:id="38" w:author="Author">
        <w:r w:rsidRPr="00797981">
          <w:rPr>
            <w:rFonts w:ascii="Trebuchet MS" w:hAnsi="Trebuchet MS"/>
            <w:noProof/>
            <w:sz w:val="24"/>
          </w:rPr>
          <w:delText>without fail</w:delText>
        </w:r>
      </w:del>
      <w:ins w:id="39" w:author="Author">
        <w:r w:rsidRPr="00797981">
          <w:rPr>
            <w:rFonts w:ascii="Trebuchet MS" w:hAnsi="Trebuchet MS"/>
            <w:noProof/>
            <w:sz w:val="24"/>
          </w:rPr>
          <w:t>surely</w:t>
        </w:r>
      </w:ins>
      <w:r w:rsidRPr="00797981">
        <w:rPr>
          <w:rFonts w:ascii="Trebuchet MS" w:hAnsi="Trebuchet MS"/>
          <w:noProof/>
          <w:sz w:val="24"/>
        </w:rPr>
        <w:t xml:space="preserve"> bless you in the land that Jehovah your God is giving you </w:t>
      </w:r>
      <w:ins w:id="40" w:author="Author">
        <w:r w:rsidRPr="00797981">
          <w:rPr>
            <w:rFonts w:ascii="Trebuchet MS" w:hAnsi="Trebuchet MS"/>
            <w:noProof/>
            <w:sz w:val="24"/>
          </w:rPr>
          <w:t xml:space="preserve">to possess </w:t>
        </w:r>
      </w:ins>
      <w:r w:rsidRPr="00797981">
        <w:rPr>
          <w:rFonts w:ascii="Trebuchet MS" w:hAnsi="Trebuchet MS"/>
          <w:noProof/>
          <w:sz w:val="24"/>
        </w:rPr>
        <w:t>as an inheritance</w:t>
      </w:r>
      <w:del w:id="41" w:author="Author">
        <w:r w:rsidRPr="00797981">
          <w:rPr>
            <w:rFonts w:ascii="Trebuchet MS" w:hAnsi="Trebuchet MS"/>
            <w:noProof/>
            <w:sz w:val="24"/>
          </w:rPr>
          <w:delText xml:space="preserve"> to take possession of it</w:delText>
        </w:r>
      </w:del>
      <w:r w:rsidRPr="00797981">
        <w:rPr>
          <w:rFonts w:ascii="Trebuchet MS" w:hAnsi="Trebuchet MS"/>
          <w:noProof/>
          <w:sz w:val="24"/>
        </w:rPr>
        <w:t xml:space="preserve">, </w:t>
      </w:r>
      <w:r w:rsidRPr="00797981">
        <w:rPr>
          <w:rFonts w:ascii="Trebuchet MS" w:hAnsi="Trebuchet MS"/>
          <w:b/>
          <w:noProof/>
          <w:sz w:val="24"/>
        </w:rPr>
        <w:t xml:space="preserve">15:5 </w:t>
      </w:r>
      <w:ins w:id="42" w:author="Author">
        <w:r w:rsidRPr="00797981">
          <w:rPr>
            <w:rFonts w:ascii="Trebuchet MS" w:hAnsi="Trebuchet MS"/>
            <w:noProof/>
            <w:sz w:val="24"/>
          </w:rPr>
          <w:t xml:space="preserve">but </w:t>
        </w:r>
      </w:ins>
      <w:r w:rsidRPr="00797981">
        <w:rPr>
          <w:rFonts w:ascii="Trebuchet MS" w:hAnsi="Trebuchet MS"/>
          <w:noProof/>
          <w:sz w:val="24"/>
        </w:rPr>
        <w:t xml:space="preserve">only if you </w:t>
      </w:r>
      <w:del w:id="43" w:author="Author">
        <w:r w:rsidRPr="00797981">
          <w:rPr>
            <w:rFonts w:ascii="Trebuchet MS" w:hAnsi="Trebuchet MS"/>
            <w:noProof/>
            <w:sz w:val="24"/>
          </w:rPr>
          <w:delText>will without fail listen to</w:delText>
        </w:r>
      </w:del>
      <w:ins w:id="44" w:author="Author">
        <w:r w:rsidRPr="00797981">
          <w:rPr>
            <w:rFonts w:ascii="Trebuchet MS" w:hAnsi="Trebuchet MS"/>
            <w:noProof/>
            <w:sz w:val="24"/>
          </w:rPr>
          <w:t>strictly obey</w:t>
        </w:r>
      </w:ins>
      <w:r w:rsidRPr="00797981">
        <w:rPr>
          <w:rFonts w:ascii="Trebuchet MS" w:hAnsi="Trebuchet MS"/>
          <w:noProof/>
          <w:sz w:val="24"/>
        </w:rPr>
        <w:t xml:space="preserve"> the voice of Jehovah your God </w:t>
      </w:r>
      <w:del w:id="45" w:author="Author">
        <w:r w:rsidRPr="00797981">
          <w:rPr>
            <w:rFonts w:ascii="Trebuchet MS" w:hAnsi="Trebuchet MS"/>
            <w:noProof/>
            <w:sz w:val="24"/>
          </w:rPr>
          <w:delText>so as to be careful to do</w:delText>
        </w:r>
      </w:del>
      <w:ins w:id="46" w:author="Author">
        <w:r w:rsidRPr="00797981">
          <w:rPr>
            <w:rFonts w:ascii="Trebuchet MS" w:hAnsi="Trebuchet MS"/>
            <w:noProof/>
            <w:sz w:val="24"/>
          </w:rPr>
          <w:t>and carefully observe</w:t>
        </w:r>
      </w:ins>
      <w:r w:rsidRPr="00797981">
        <w:rPr>
          <w:rFonts w:ascii="Trebuchet MS" w:hAnsi="Trebuchet MS"/>
          <w:noProof/>
          <w:sz w:val="24"/>
        </w:rPr>
        <w:t xml:space="preserve"> all this commandment that I am </w:t>
      </w:r>
      <w:del w:id="47" w:author="Author">
        <w:r w:rsidRPr="00797981">
          <w:rPr>
            <w:rFonts w:ascii="Trebuchet MS" w:hAnsi="Trebuchet MS"/>
            <w:noProof/>
            <w:sz w:val="24"/>
          </w:rPr>
          <w:delText>commanding</w:delText>
        </w:r>
      </w:del>
      <w:ins w:id="48" w:author="Author">
        <w:r w:rsidRPr="00797981">
          <w:rPr>
            <w:rFonts w:ascii="Trebuchet MS" w:hAnsi="Trebuchet MS"/>
            <w:noProof/>
            <w:sz w:val="24"/>
          </w:rPr>
          <w:t>giving</w:t>
        </w:r>
      </w:ins>
      <w:r w:rsidRPr="00797981">
        <w:rPr>
          <w:rFonts w:ascii="Trebuchet MS" w:hAnsi="Trebuchet MS"/>
          <w:noProof/>
          <w:sz w:val="24"/>
        </w:rPr>
        <w:t xml:space="preserve"> you today. </w:t>
      </w:r>
      <w:r w:rsidRPr="00797981">
        <w:rPr>
          <w:rFonts w:ascii="Trebuchet MS" w:hAnsi="Trebuchet MS"/>
          <w:b/>
          <w:noProof/>
          <w:sz w:val="24"/>
        </w:rPr>
        <w:t xml:space="preserve">15:6 </w:t>
      </w:r>
      <w:r w:rsidRPr="00797981">
        <w:rPr>
          <w:rFonts w:ascii="Trebuchet MS" w:hAnsi="Trebuchet MS"/>
          <w:noProof/>
          <w:sz w:val="24"/>
        </w:rPr>
        <w:t xml:space="preserve">For Jehovah your God will </w:t>
      </w:r>
      <w:del w:id="49" w:author="Author">
        <w:r w:rsidRPr="00797981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797981">
        <w:rPr>
          <w:rFonts w:ascii="Trebuchet MS" w:hAnsi="Trebuchet MS"/>
          <w:noProof/>
          <w:sz w:val="24"/>
        </w:rPr>
        <w:t xml:space="preserve">bless you just as he has promised you, and you will </w:t>
      </w:r>
      <w:del w:id="50" w:author="Author">
        <w:r w:rsidRPr="00797981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797981">
        <w:rPr>
          <w:rFonts w:ascii="Trebuchet MS" w:hAnsi="Trebuchet MS"/>
          <w:noProof/>
          <w:sz w:val="24"/>
        </w:rPr>
        <w:t>lend</w:t>
      </w:r>
      <w:del w:id="51" w:author="Author">
        <w:r w:rsidRPr="00797981">
          <w:rPr>
            <w:rFonts w:ascii="Trebuchet MS" w:hAnsi="Trebuchet MS"/>
            <w:noProof/>
            <w:sz w:val="24"/>
          </w:rPr>
          <w:delText xml:space="preserve"> on pledge</w:delText>
        </w:r>
      </w:del>
      <w:ins w:id="52" w:author="Author">
        <w:r w:rsidRPr="0079798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797981">
        <w:rPr>
          <w:rFonts w:ascii="Trebuchet MS" w:hAnsi="Trebuchet MS"/>
          <w:noProof/>
          <w:sz w:val="24"/>
        </w:rPr>
        <w:t xml:space="preserve"> to many nations, </w:t>
      </w:r>
      <w:del w:id="55" w:author="Author">
        <w:r w:rsidRPr="00797981">
          <w:rPr>
            <w:rFonts w:ascii="Trebuchet MS" w:hAnsi="Trebuchet MS"/>
            <w:noProof/>
            <w:sz w:val="24"/>
          </w:rPr>
          <w:delText>whereas</w:delText>
        </w:r>
      </w:del>
      <w:ins w:id="56" w:author="Author">
        <w:r w:rsidRPr="00797981">
          <w:rPr>
            <w:rFonts w:ascii="Trebuchet MS" w:hAnsi="Trebuchet MS"/>
            <w:noProof/>
            <w:sz w:val="24"/>
          </w:rPr>
          <w:t>but</w:t>
        </w:r>
      </w:ins>
      <w:r w:rsidRPr="00797981">
        <w:rPr>
          <w:rFonts w:ascii="Trebuchet MS" w:hAnsi="Trebuchet MS"/>
          <w:noProof/>
          <w:sz w:val="24"/>
        </w:rPr>
        <w:t xml:space="preserve"> you </w:t>
      </w:r>
      <w:del w:id="57" w:author="Author">
        <w:r w:rsidRPr="00797981">
          <w:rPr>
            <w:rFonts w:ascii="Trebuchet MS" w:hAnsi="Trebuchet MS"/>
            <w:noProof/>
            <w:sz w:val="24"/>
          </w:rPr>
          <w:delText xml:space="preserve">yourself </w:delText>
        </w:r>
      </w:del>
      <w:r w:rsidRPr="00797981">
        <w:rPr>
          <w:rFonts w:ascii="Trebuchet MS" w:hAnsi="Trebuchet MS"/>
          <w:noProof/>
          <w:sz w:val="24"/>
        </w:rPr>
        <w:t xml:space="preserve">will not </w:t>
      </w:r>
      <w:ins w:id="58" w:author="Author">
        <w:r w:rsidRPr="00797981">
          <w:rPr>
            <w:rFonts w:ascii="Trebuchet MS" w:hAnsi="Trebuchet MS"/>
            <w:noProof/>
            <w:sz w:val="24"/>
          </w:rPr>
          <w:t xml:space="preserve">need to </w:t>
        </w:r>
      </w:ins>
      <w:r w:rsidRPr="00797981">
        <w:rPr>
          <w:rFonts w:ascii="Trebuchet MS" w:hAnsi="Trebuchet MS"/>
          <w:noProof/>
          <w:sz w:val="24"/>
        </w:rPr>
        <w:t xml:space="preserve">borrow; and you </w:t>
      </w:r>
      <w:del w:id="59" w:author="Author">
        <w:r w:rsidRPr="00797981">
          <w:rPr>
            <w:rFonts w:ascii="Trebuchet MS" w:hAnsi="Trebuchet MS"/>
            <w:noProof/>
            <w:sz w:val="24"/>
          </w:rPr>
          <w:delText>must</w:delText>
        </w:r>
      </w:del>
      <w:ins w:id="60" w:author="Author">
        <w:r w:rsidRPr="00797981">
          <w:rPr>
            <w:rFonts w:ascii="Trebuchet MS" w:hAnsi="Trebuchet MS"/>
            <w:noProof/>
            <w:sz w:val="24"/>
          </w:rPr>
          <w:t>will</w:t>
        </w:r>
      </w:ins>
      <w:r w:rsidRPr="00797981">
        <w:rPr>
          <w:rFonts w:ascii="Trebuchet MS" w:hAnsi="Trebuchet MS"/>
          <w:noProof/>
          <w:sz w:val="24"/>
        </w:rPr>
        <w:t xml:space="preserve"> dominate </w:t>
      </w:r>
      <w:del w:id="61" w:author="Author">
        <w:r w:rsidRPr="00797981">
          <w:rPr>
            <w:rFonts w:ascii="Trebuchet MS" w:hAnsi="Trebuchet MS"/>
            <w:noProof/>
            <w:sz w:val="24"/>
          </w:rPr>
          <w:delText xml:space="preserve">over </w:delText>
        </w:r>
      </w:del>
      <w:r w:rsidRPr="00797981">
        <w:rPr>
          <w:rFonts w:ascii="Trebuchet MS" w:hAnsi="Trebuchet MS"/>
          <w:noProof/>
          <w:sz w:val="24"/>
        </w:rPr>
        <w:t xml:space="preserve">many nations, </w:t>
      </w:r>
      <w:del w:id="62" w:author="Author">
        <w:r w:rsidRPr="00797981">
          <w:rPr>
            <w:rFonts w:ascii="Trebuchet MS" w:hAnsi="Trebuchet MS"/>
            <w:noProof/>
            <w:sz w:val="24"/>
          </w:rPr>
          <w:delText>whereas over you</w:delText>
        </w:r>
      </w:del>
      <w:ins w:id="63" w:author="Author">
        <w:r w:rsidRPr="00797981">
          <w:rPr>
            <w:rFonts w:ascii="Trebuchet MS" w:hAnsi="Trebuchet MS"/>
            <w:noProof/>
            <w:sz w:val="24"/>
          </w:rPr>
          <w:t>but</w:t>
        </w:r>
      </w:ins>
      <w:r w:rsidRPr="00797981">
        <w:rPr>
          <w:rFonts w:ascii="Trebuchet MS" w:hAnsi="Trebuchet MS"/>
          <w:noProof/>
          <w:sz w:val="24"/>
        </w:rPr>
        <w:t xml:space="preserve"> they will not dominate</w:t>
      </w:r>
      <w:ins w:id="64" w:author="Author">
        <w:r w:rsidRPr="00797981">
          <w:rPr>
            <w:rFonts w:ascii="Trebuchet MS" w:hAnsi="Trebuchet MS"/>
            <w:noProof/>
            <w:sz w:val="24"/>
          </w:rPr>
          <w:t xml:space="preserve"> you</w:t>
        </w:r>
      </w:ins>
      <w:r w:rsidRPr="00797981">
        <w:rPr>
          <w:rFonts w:ascii="Trebuchet MS" w:hAnsi="Trebuchet MS"/>
          <w:noProof/>
          <w:sz w:val="24"/>
        </w:rPr>
        <w:t>.</w:t>
      </w:r>
    </w:p>
    <w:p w:rsidR="0077020A" w:rsidRPr="00797981" w:rsidRDefault="0077020A" w:rsidP="0077020A">
      <w:pPr>
        <w:rPr>
          <w:rFonts w:ascii="Trebuchet MS" w:hAnsi="Trebuchet MS"/>
          <w:noProof/>
          <w:sz w:val="24"/>
        </w:rPr>
      </w:pPr>
      <w:r w:rsidRPr="00797981">
        <w:rPr>
          <w:rFonts w:ascii="Trebuchet MS" w:hAnsi="Trebuchet MS"/>
          <w:b/>
          <w:sz w:val="24"/>
        </w:rPr>
        <w:t xml:space="preserve">15:7 </w:t>
      </w:r>
      <w:r w:rsidRPr="00797981">
        <w:rPr>
          <w:rFonts w:ascii="Trebuchet MS" w:hAnsi="Trebuchet MS"/>
          <w:noProof/>
          <w:sz w:val="24"/>
        </w:rPr>
        <w:t>“</w:t>
      </w:r>
      <w:del w:id="65" w:author="Author">
        <w:r w:rsidRPr="00797981">
          <w:rPr>
            <w:rFonts w:ascii="Trebuchet MS" w:hAnsi="Trebuchet MS"/>
            <w:noProof/>
            <w:sz w:val="24"/>
          </w:rPr>
          <w:delText>In case some</w:delText>
        </w:r>
      </w:del>
      <w:ins w:id="66" w:author="Author">
        <w:r w:rsidRPr="00797981">
          <w:rPr>
            <w:rFonts w:ascii="Trebuchet MS" w:hAnsi="Trebuchet MS"/>
            <w:noProof/>
            <w:sz w:val="24"/>
          </w:rPr>
          <w:t>If</w:t>
        </w:r>
      </w:ins>
      <w:r w:rsidRPr="00797981">
        <w:rPr>
          <w:rFonts w:ascii="Trebuchet MS" w:hAnsi="Trebuchet MS"/>
          <w:noProof/>
          <w:sz w:val="24"/>
        </w:rPr>
        <w:t xml:space="preserve"> one of your brothers becomes poor among you in one of your cities</w:t>
      </w:r>
      <w:del w:id="67" w:author="Author">
        <w:r w:rsidRPr="00797981">
          <w:rPr>
            <w:rFonts w:ascii="Trebuchet MS" w:hAnsi="Trebuchet MS"/>
            <w:noProof/>
            <w:sz w:val="24"/>
          </w:rPr>
          <w:delText>, in your</w:delText>
        </w:r>
      </w:del>
      <w:ins w:id="68" w:author="Author">
        <w:r w:rsidRPr="00797981">
          <w:rPr>
            <w:rFonts w:ascii="Trebuchet MS" w:hAnsi="Trebuchet MS"/>
            <w:noProof/>
            <w:sz w:val="24"/>
          </w:rPr>
          <w:t xml:space="preserve"> of the</w:t>
        </w:r>
      </w:ins>
      <w:r w:rsidRPr="00797981">
        <w:rPr>
          <w:rFonts w:ascii="Trebuchet MS" w:hAnsi="Trebuchet MS"/>
          <w:noProof/>
          <w:sz w:val="24"/>
        </w:rPr>
        <w:t xml:space="preserve"> land that Jehovah your God is giving you, </w:t>
      </w:r>
      <w:del w:id="69" w:author="Author">
        <w:r w:rsidRPr="00797981">
          <w:rPr>
            <w:rFonts w:ascii="Trebuchet MS" w:hAnsi="Trebuchet MS"/>
            <w:noProof/>
            <w:sz w:val="24"/>
          </w:rPr>
          <w:delText>you must</w:delText>
        </w:r>
      </w:del>
      <w:ins w:id="70" w:author="Author">
        <w:r w:rsidRPr="00797981">
          <w:rPr>
            <w:rFonts w:ascii="Trebuchet MS" w:hAnsi="Trebuchet MS"/>
            <w:noProof/>
            <w:sz w:val="24"/>
          </w:rPr>
          <w:t>do</w:t>
        </w:r>
      </w:ins>
      <w:r w:rsidRPr="00797981">
        <w:rPr>
          <w:rFonts w:ascii="Trebuchet MS" w:hAnsi="Trebuchet MS"/>
          <w:noProof/>
          <w:sz w:val="24"/>
        </w:rPr>
        <w:t xml:space="preserve"> not harden your heart or be </w:t>
      </w:r>
      <w:del w:id="71" w:author="Author">
        <w:r w:rsidRPr="00797981">
          <w:rPr>
            <w:rFonts w:ascii="Trebuchet MS" w:hAnsi="Trebuchet MS"/>
            <w:noProof/>
            <w:sz w:val="24"/>
          </w:rPr>
          <w:delText>closefisted</w:delText>
        </w:r>
      </w:del>
      <w:ins w:id="72" w:author="Author">
        <w:r w:rsidRPr="00797981">
          <w:rPr>
            <w:rFonts w:ascii="Trebuchet MS" w:hAnsi="Trebuchet MS"/>
            <w:noProof/>
            <w:sz w:val="24"/>
          </w:rPr>
          <w:t>tightfisted</w:t>
        </w:r>
      </w:ins>
      <w:r w:rsidRPr="00797981">
        <w:rPr>
          <w:rFonts w:ascii="Trebuchet MS" w:hAnsi="Trebuchet MS"/>
          <w:noProof/>
          <w:sz w:val="24"/>
        </w:rPr>
        <w:t xml:space="preserve"> toward your poor brother. </w:t>
      </w:r>
      <w:r w:rsidRPr="00797981">
        <w:rPr>
          <w:rFonts w:ascii="Trebuchet MS" w:hAnsi="Trebuchet MS"/>
          <w:b/>
          <w:noProof/>
          <w:sz w:val="24"/>
        </w:rPr>
        <w:t xml:space="preserve">15:8 </w:t>
      </w:r>
      <w:r w:rsidRPr="00797981">
        <w:rPr>
          <w:rFonts w:ascii="Trebuchet MS" w:hAnsi="Trebuchet MS"/>
          <w:noProof/>
          <w:sz w:val="24"/>
        </w:rPr>
        <w:t>For you should generously open your hand to him and by all means lend</w:t>
      </w:r>
      <w:del w:id="73" w:author="Author">
        <w:r w:rsidRPr="00797981">
          <w:rPr>
            <w:rFonts w:ascii="Trebuchet MS" w:hAnsi="Trebuchet MS"/>
            <w:noProof/>
            <w:sz w:val="24"/>
          </w:rPr>
          <w:delText xml:space="preserve"> him on pledge as much as</w:delText>
        </w:r>
      </w:del>
      <w:ins w:id="74" w:author="Author">
        <w:r w:rsidRPr="00797981">
          <w:rPr>
            <w:rStyle w:val="FootnoteReference"/>
            <w:rFonts w:ascii="Trebuchet MS" w:hAnsi="Trebuchet MS"/>
            <w:noProof/>
          </w:rPr>
          <w:footnoteReference w:id="2"/>
        </w:r>
        <w:r w:rsidRPr="00797981">
          <w:rPr>
            <w:rFonts w:ascii="Trebuchet MS" w:hAnsi="Trebuchet MS"/>
            <w:noProof/>
            <w:sz w:val="24"/>
          </w:rPr>
          <w:t xml:space="preserve"> whatever</w:t>
        </w:r>
      </w:ins>
      <w:r w:rsidRPr="00797981">
        <w:rPr>
          <w:rFonts w:ascii="Trebuchet MS" w:hAnsi="Trebuchet MS"/>
          <w:noProof/>
          <w:sz w:val="24"/>
        </w:rPr>
        <w:t xml:space="preserve"> he needs</w:t>
      </w:r>
      <w:del w:id="77" w:author="Author">
        <w:r w:rsidRPr="00797981">
          <w:rPr>
            <w:rFonts w:ascii="Trebuchet MS" w:hAnsi="Trebuchet MS"/>
            <w:noProof/>
            <w:sz w:val="24"/>
          </w:rPr>
          <w:delText>, which he</w:delText>
        </w:r>
      </w:del>
      <w:ins w:id="78" w:author="Author">
        <w:r w:rsidRPr="00797981">
          <w:rPr>
            <w:rFonts w:ascii="Trebuchet MS" w:hAnsi="Trebuchet MS"/>
            <w:noProof/>
            <w:sz w:val="24"/>
          </w:rPr>
          <w:t xml:space="preserve"> or</w:t>
        </w:r>
      </w:ins>
      <w:r w:rsidRPr="00797981">
        <w:rPr>
          <w:rFonts w:ascii="Trebuchet MS" w:hAnsi="Trebuchet MS"/>
          <w:noProof/>
          <w:sz w:val="24"/>
        </w:rPr>
        <w:t xml:space="preserve"> is </w:t>
      </w:r>
      <w:del w:id="79" w:author="Author">
        <w:r w:rsidRPr="00797981">
          <w:rPr>
            <w:rFonts w:ascii="Trebuchet MS" w:hAnsi="Trebuchet MS"/>
            <w:noProof/>
            <w:sz w:val="24"/>
          </w:rPr>
          <w:delText>in want of</w:delText>
        </w:r>
      </w:del>
      <w:ins w:id="80" w:author="Author">
        <w:r w:rsidRPr="00797981">
          <w:rPr>
            <w:rFonts w:ascii="Trebuchet MS" w:hAnsi="Trebuchet MS"/>
            <w:noProof/>
            <w:sz w:val="24"/>
          </w:rPr>
          <w:t>lacking</w:t>
        </w:r>
      </w:ins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15:9 </w:t>
      </w:r>
      <w:del w:id="81" w:author="Author">
        <w:r w:rsidRPr="00797981">
          <w:rPr>
            <w:rFonts w:ascii="Trebuchet MS" w:hAnsi="Trebuchet MS"/>
            <w:noProof/>
            <w:sz w:val="24"/>
          </w:rPr>
          <w:delText>Watch out for yourself for fear a base word should come</w:delText>
        </w:r>
      </w:del>
      <w:ins w:id="82" w:author="Author">
        <w:r w:rsidRPr="00797981">
          <w:rPr>
            <w:rFonts w:ascii="Trebuchet MS" w:hAnsi="Trebuchet MS"/>
            <w:noProof/>
            <w:sz w:val="24"/>
          </w:rPr>
          <w:t>Be careful not</w:t>
        </w:r>
      </w:ins>
      <w:r w:rsidRPr="00797981">
        <w:rPr>
          <w:rFonts w:ascii="Trebuchet MS" w:hAnsi="Trebuchet MS"/>
          <w:noProof/>
          <w:sz w:val="24"/>
        </w:rPr>
        <w:t xml:space="preserve"> to </w:t>
      </w:r>
      <w:del w:id="83" w:author="Author">
        <w:r w:rsidRPr="00797981">
          <w:rPr>
            <w:rFonts w:ascii="Trebuchet MS" w:hAnsi="Trebuchet MS"/>
            <w:noProof/>
            <w:sz w:val="24"/>
          </w:rPr>
          <w:delText xml:space="preserve">be </w:delText>
        </w:r>
      </w:del>
      <w:ins w:id="84" w:author="Author">
        <w:r w:rsidRPr="00797981">
          <w:rPr>
            <w:rFonts w:ascii="Trebuchet MS" w:hAnsi="Trebuchet MS"/>
            <w:noProof/>
            <w:sz w:val="24"/>
          </w:rPr>
          <w:t xml:space="preserve">harbor this evil idea </w:t>
        </w:r>
      </w:ins>
      <w:r w:rsidRPr="00797981">
        <w:rPr>
          <w:rFonts w:ascii="Trebuchet MS" w:hAnsi="Trebuchet MS"/>
          <w:noProof/>
          <w:sz w:val="24"/>
        </w:rPr>
        <w:t xml:space="preserve">in your heart, </w:t>
      </w:r>
      <w:del w:id="85" w:author="Author">
        <w:r w:rsidRPr="00797981">
          <w:rPr>
            <w:rFonts w:ascii="Trebuchet MS" w:hAnsi="Trebuchet MS"/>
            <w:noProof/>
            <w:sz w:val="24"/>
          </w:rPr>
          <w:delText xml:space="preserve">saying, </w:delText>
        </w:r>
      </w:del>
      <w:r w:rsidRPr="00797981">
        <w:rPr>
          <w:rFonts w:ascii="Trebuchet MS" w:hAnsi="Trebuchet MS"/>
          <w:noProof/>
          <w:sz w:val="24"/>
        </w:rPr>
        <w:t xml:space="preserve">‘The seventh year, the year of the release, has </w:t>
      </w:r>
      <w:del w:id="86" w:author="Author">
        <w:r w:rsidRPr="00797981">
          <w:rPr>
            <w:rFonts w:ascii="Trebuchet MS" w:hAnsi="Trebuchet MS"/>
            <w:noProof/>
            <w:sz w:val="24"/>
          </w:rPr>
          <w:delText>come close</w:delText>
        </w:r>
      </w:del>
      <w:ins w:id="87" w:author="Author">
        <w:r w:rsidRPr="00797981">
          <w:rPr>
            <w:rFonts w:ascii="Trebuchet MS" w:hAnsi="Trebuchet MS"/>
            <w:noProof/>
            <w:sz w:val="24"/>
          </w:rPr>
          <w:t>approached</w:t>
        </w:r>
      </w:ins>
      <w:r w:rsidRPr="00797981">
        <w:rPr>
          <w:rFonts w:ascii="Trebuchet MS" w:hAnsi="Trebuchet MS"/>
          <w:noProof/>
          <w:sz w:val="24"/>
        </w:rPr>
        <w:t xml:space="preserve">,’ and </w:t>
      </w:r>
      <w:ins w:id="88" w:author="Author">
        <w:r w:rsidRPr="00797981">
          <w:rPr>
            <w:rFonts w:ascii="Trebuchet MS" w:hAnsi="Trebuchet MS"/>
            <w:noProof/>
            <w:sz w:val="24"/>
          </w:rPr>
          <w:t xml:space="preserve">hold back </w:t>
        </w:r>
      </w:ins>
      <w:r w:rsidRPr="00797981">
        <w:rPr>
          <w:rFonts w:ascii="Trebuchet MS" w:hAnsi="Trebuchet MS"/>
          <w:noProof/>
          <w:sz w:val="24"/>
        </w:rPr>
        <w:t xml:space="preserve">your </w:t>
      </w:r>
      <w:del w:id="89" w:author="Author">
        <w:r w:rsidRPr="00797981">
          <w:rPr>
            <w:rFonts w:ascii="Trebuchet MS" w:hAnsi="Trebuchet MS"/>
            <w:noProof/>
            <w:sz w:val="24"/>
          </w:rPr>
          <w:delText>eye should indeed become ungenerous</w:delText>
        </w:r>
      </w:del>
      <w:ins w:id="90" w:author="Author">
        <w:r w:rsidRPr="00797981">
          <w:rPr>
            <w:rFonts w:ascii="Trebuchet MS" w:hAnsi="Trebuchet MS"/>
            <w:noProof/>
            <w:sz w:val="24"/>
          </w:rPr>
          <w:t>generosity</w:t>
        </w:r>
      </w:ins>
      <w:r w:rsidRPr="00797981">
        <w:rPr>
          <w:rFonts w:ascii="Trebuchet MS" w:hAnsi="Trebuchet MS"/>
          <w:noProof/>
          <w:sz w:val="24"/>
        </w:rPr>
        <w:t xml:space="preserve"> toward your poor brother</w:t>
      </w:r>
      <w:del w:id="91" w:author="Author">
        <w:r w:rsidRPr="00797981">
          <w:rPr>
            <w:rFonts w:ascii="Trebuchet MS" w:hAnsi="Trebuchet MS"/>
            <w:noProof/>
            <w:sz w:val="24"/>
          </w:rPr>
          <w:delText>,</w:delText>
        </w:r>
      </w:del>
      <w:r w:rsidRPr="00797981">
        <w:rPr>
          <w:rFonts w:ascii="Trebuchet MS" w:hAnsi="Trebuchet MS"/>
          <w:noProof/>
          <w:sz w:val="24"/>
        </w:rPr>
        <w:t xml:space="preserve"> and </w:t>
      </w:r>
      <w:del w:id="92" w:author="Author">
        <w:r w:rsidRPr="00797981">
          <w:rPr>
            <w:rFonts w:ascii="Trebuchet MS" w:hAnsi="Trebuchet MS"/>
            <w:noProof/>
            <w:sz w:val="24"/>
          </w:rPr>
          <w:delText xml:space="preserve">you should </w:delText>
        </w:r>
      </w:del>
      <w:r w:rsidRPr="00797981">
        <w:rPr>
          <w:rFonts w:ascii="Trebuchet MS" w:hAnsi="Trebuchet MS"/>
          <w:noProof/>
          <w:sz w:val="24"/>
        </w:rPr>
        <w:t>give him nothing</w:t>
      </w:r>
      <w:del w:id="93" w:author="Author">
        <w:r w:rsidRPr="00797981">
          <w:rPr>
            <w:rFonts w:ascii="Trebuchet MS" w:hAnsi="Trebuchet MS"/>
            <w:noProof/>
            <w:sz w:val="24"/>
          </w:rPr>
          <w:delText>, and</w:delText>
        </w:r>
      </w:del>
      <w:ins w:id="94" w:author="Author">
        <w:r w:rsidRPr="00797981">
          <w:rPr>
            <w:rFonts w:ascii="Trebuchet MS" w:hAnsi="Trebuchet MS"/>
            <w:noProof/>
            <w:sz w:val="24"/>
          </w:rPr>
          <w:t>. If</w:t>
        </w:r>
      </w:ins>
      <w:r w:rsidRPr="00797981">
        <w:rPr>
          <w:rFonts w:ascii="Trebuchet MS" w:hAnsi="Trebuchet MS"/>
          <w:noProof/>
          <w:sz w:val="24"/>
        </w:rPr>
        <w:t xml:space="preserve"> he </w:t>
      </w:r>
      <w:del w:id="95" w:author="Author">
        <w:r w:rsidRPr="00797981">
          <w:rPr>
            <w:rFonts w:ascii="Trebuchet MS" w:hAnsi="Trebuchet MS"/>
            <w:noProof/>
            <w:sz w:val="24"/>
          </w:rPr>
          <w:delText>has to call</w:delText>
        </w:r>
      </w:del>
      <w:ins w:id="96" w:author="Author">
        <w:r w:rsidRPr="00797981">
          <w:rPr>
            <w:rFonts w:ascii="Trebuchet MS" w:hAnsi="Trebuchet MS"/>
            <w:noProof/>
            <w:sz w:val="24"/>
          </w:rPr>
          <w:t>calls</w:t>
        </w:r>
      </w:ins>
      <w:r w:rsidRPr="00797981">
        <w:rPr>
          <w:rFonts w:ascii="Trebuchet MS" w:hAnsi="Trebuchet MS"/>
          <w:noProof/>
          <w:sz w:val="24"/>
        </w:rPr>
        <w:t xml:space="preserve"> out to Jehovah against you, </w:t>
      </w:r>
      <w:del w:id="97" w:author="Author">
        <w:r w:rsidRPr="00797981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97981">
        <w:rPr>
          <w:rFonts w:ascii="Trebuchet MS" w:hAnsi="Trebuchet MS"/>
          <w:noProof/>
          <w:sz w:val="24"/>
        </w:rPr>
        <w:t xml:space="preserve">it </w:t>
      </w:r>
      <w:del w:id="98" w:author="Author">
        <w:r w:rsidRPr="00797981">
          <w:rPr>
            <w:rFonts w:ascii="Trebuchet MS" w:hAnsi="Trebuchet MS"/>
            <w:noProof/>
            <w:sz w:val="24"/>
          </w:rPr>
          <w:delText>has become</w:delText>
        </w:r>
      </w:del>
      <w:ins w:id="99" w:author="Author">
        <w:r w:rsidRPr="00797981">
          <w:rPr>
            <w:rFonts w:ascii="Trebuchet MS" w:hAnsi="Trebuchet MS"/>
            <w:noProof/>
            <w:sz w:val="24"/>
          </w:rPr>
          <w:t>will be</w:t>
        </w:r>
      </w:ins>
      <w:r w:rsidRPr="00797981">
        <w:rPr>
          <w:rFonts w:ascii="Trebuchet MS" w:hAnsi="Trebuchet MS"/>
          <w:noProof/>
          <w:sz w:val="24"/>
        </w:rPr>
        <w:t xml:space="preserve"> a </w:t>
      </w:r>
      <w:r w:rsidRPr="00797981">
        <w:rPr>
          <w:rFonts w:ascii="Trebuchet MS" w:hAnsi="Trebuchet MS"/>
          <w:noProof/>
          <w:sz w:val="24"/>
        </w:rPr>
        <w:lastRenderedPageBreak/>
        <w:t xml:space="preserve">sin on your part. </w:t>
      </w:r>
      <w:r w:rsidRPr="00797981">
        <w:rPr>
          <w:rFonts w:ascii="Trebuchet MS" w:hAnsi="Trebuchet MS"/>
          <w:b/>
          <w:noProof/>
          <w:sz w:val="24"/>
        </w:rPr>
        <w:t xml:space="preserve">15:10 </w:t>
      </w:r>
      <w:r w:rsidRPr="00797981">
        <w:rPr>
          <w:rFonts w:ascii="Trebuchet MS" w:hAnsi="Trebuchet MS"/>
          <w:noProof/>
          <w:sz w:val="24"/>
        </w:rPr>
        <w:t xml:space="preserve">You should </w:t>
      </w:r>
      <w:del w:id="100" w:author="Author">
        <w:r w:rsidRPr="00797981">
          <w:rPr>
            <w:rFonts w:ascii="Trebuchet MS" w:hAnsi="Trebuchet MS"/>
            <w:noProof/>
            <w:sz w:val="24"/>
          </w:rPr>
          <w:delText>by all means</w:delText>
        </w:r>
      </w:del>
      <w:ins w:id="101" w:author="Author">
        <w:r w:rsidRPr="00797981">
          <w:rPr>
            <w:rFonts w:ascii="Trebuchet MS" w:hAnsi="Trebuchet MS"/>
            <w:noProof/>
            <w:sz w:val="24"/>
          </w:rPr>
          <w:t>generously</w:t>
        </w:r>
      </w:ins>
      <w:r w:rsidRPr="00797981">
        <w:rPr>
          <w:rFonts w:ascii="Trebuchet MS" w:hAnsi="Trebuchet MS"/>
          <w:noProof/>
          <w:sz w:val="24"/>
        </w:rPr>
        <w:t xml:space="preserve"> give to him, and </w:t>
      </w:r>
      <w:del w:id="102" w:author="Author">
        <w:r w:rsidRPr="00797981">
          <w:rPr>
            <w:rFonts w:ascii="Trebuchet MS" w:hAnsi="Trebuchet MS"/>
            <w:noProof/>
            <w:sz w:val="24"/>
          </w:rPr>
          <w:delText>your heart</w:delText>
        </w:r>
      </w:del>
      <w:ins w:id="103" w:author="Author">
        <w:r w:rsidRPr="00797981">
          <w:rPr>
            <w:rFonts w:ascii="Trebuchet MS" w:hAnsi="Trebuchet MS"/>
            <w:noProof/>
            <w:sz w:val="24"/>
          </w:rPr>
          <w:t>you</w:t>
        </w:r>
        <w:r w:rsidRPr="0079798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797981">
        <w:rPr>
          <w:rFonts w:ascii="Trebuchet MS" w:hAnsi="Trebuchet MS"/>
          <w:noProof/>
          <w:sz w:val="24"/>
        </w:rPr>
        <w:t xml:space="preserve"> should not </w:t>
      </w:r>
      <w:del w:id="106" w:author="Author">
        <w:r w:rsidRPr="00797981">
          <w:rPr>
            <w:rFonts w:ascii="Trebuchet MS" w:hAnsi="Trebuchet MS"/>
            <w:noProof/>
            <w:sz w:val="24"/>
          </w:rPr>
          <w:delText>be stingy in your giving</w:delText>
        </w:r>
      </w:del>
      <w:ins w:id="107" w:author="Author">
        <w:r w:rsidRPr="00797981">
          <w:rPr>
            <w:rFonts w:ascii="Trebuchet MS" w:hAnsi="Trebuchet MS"/>
            <w:noProof/>
            <w:sz w:val="24"/>
          </w:rPr>
          <w:t>give</w:t>
        </w:r>
      </w:ins>
      <w:r w:rsidRPr="00797981">
        <w:rPr>
          <w:rFonts w:ascii="Trebuchet MS" w:hAnsi="Trebuchet MS"/>
          <w:noProof/>
          <w:sz w:val="24"/>
        </w:rPr>
        <w:t xml:space="preserve"> to him</w:t>
      </w:r>
      <w:del w:id="108" w:author="Author">
        <w:r w:rsidRPr="00797981">
          <w:rPr>
            <w:rFonts w:ascii="Trebuchet MS" w:hAnsi="Trebuchet MS"/>
            <w:noProof/>
            <w:sz w:val="24"/>
          </w:rPr>
          <w:delText>, because on</w:delText>
        </w:r>
      </w:del>
      <w:ins w:id="109" w:author="Author">
        <w:r w:rsidRPr="00797981">
          <w:rPr>
            <w:rFonts w:ascii="Trebuchet MS" w:hAnsi="Trebuchet MS"/>
            <w:noProof/>
            <w:sz w:val="24"/>
          </w:rPr>
          <w:t xml:space="preserve"> grudgingly, for</w:t>
        </w:r>
      </w:ins>
      <w:r w:rsidRPr="00797981">
        <w:rPr>
          <w:rFonts w:ascii="Trebuchet MS" w:hAnsi="Trebuchet MS"/>
          <w:noProof/>
          <w:sz w:val="24"/>
        </w:rPr>
        <w:t xml:space="preserve"> this </w:t>
      </w:r>
      <w:del w:id="110" w:author="Author">
        <w:r w:rsidRPr="00797981">
          <w:rPr>
            <w:rFonts w:ascii="Trebuchet MS" w:hAnsi="Trebuchet MS"/>
            <w:noProof/>
            <w:sz w:val="24"/>
          </w:rPr>
          <w:delText>account</w:delText>
        </w:r>
      </w:del>
      <w:ins w:id="111" w:author="Author">
        <w:r w:rsidRPr="00797981">
          <w:rPr>
            <w:rFonts w:ascii="Trebuchet MS" w:hAnsi="Trebuchet MS"/>
            <w:noProof/>
            <w:sz w:val="24"/>
          </w:rPr>
          <w:t>is why</w:t>
        </w:r>
      </w:ins>
      <w:r w:rsidRPr="00797981">
        <w:rPr>
          <w:rFonts w:ascii="Trebuchet MS" w:hAnsi="Trebuchet MS"/>
          <w:noProof/>
          <w:sz w:val="24"/>
        </w:rPr>
        <w:t xml:space="preserve"> Jehovah your God will bless </w:t>
      </w:r>
      <w:del w:id="112" w:author="Author">
        <w:r w:rsidRPr="00797981">
          <w:rPr>
            <w:rFonts w:ascii="Trebuchet MS" w:hAnsi="Trebuchet MS"/>
            <w:noProof/>
            <w:sz w:val="24"/>
          </w:rPr>
          <w:delText>you in</w:delText>
        </w:r>
      </w:del>
      <w:ins w:id="113" w:author="Author">
        <w:r w:rsidRPr="00797981">
          <w:rPr>
            <w:rFonts w:ascii="Trebuchet MS" w:hAnsi="Trebuchet MS"/>
            <w:noProof/>
            <w:sz w:val="24"/>
          </w:rPr>
          <w:t>your</w:t>
        </w:r>
      </w:ins>
      <w:r w:rsidRPr="00797981">
        <w:rPr>
          <w:rFonts w:ascii="Trebuchet MS" w:hAnsi="Trebuchet MS"/>
          <w:noProof/>
          <w:sz w:val="24"/>
        </w:rPr>
        <w:t xml:space="preserve"> every deed </w:t>
      </w:r>
      <w:del w:id="114" w:author="Author">
        <w:r w:rsidRPr="00797981">
          <w:rPr>
            <w:rFonts w:ascii="Trebuchet MS" w:hAnsi="Trebuchet MS"/>
            <w:noProof/>
            <w:sz w:val="24"/>
          </w:rPr>
          <w:delText xml:space="preserve">of yours </w:delText>
        </w:r>
      </w:del>
      <w:r w:rsidRPr="00797981">
        <w:rPr>
          <w:rFonts w:ascii="Trebuchet MS" w:hAnsi="Trebuchet MS"/>
          <w:noProof/>
          <w:sz w:val="24"/>
        </w:rPr>
        <w:t xml:space="preserve">and </w:t>
      </w:r>
      <w:del w:id="115" w:author="Author">
        <w:r w:rsidRPr="00797981">
          <w:rPr>
            <w:rFonts w:ascii="Trebuchet MS" w:hAnsi="Trebuchet MS"/>
            <w:noProof/>
            <w:sz w:val="24"/>
          </w:rPr>
          <w:delText xml:space="preserve">in every </w:delText>
        </w:r>
      </w:del>
      <w:r w:rsidRPr="00797981">
        <w:rPr>
          <w:rFonts w:ascii="Trebuchet MS" w:hAnsi="Trebuchet MS"/>
          <w:noProof/>
          <w:sz w:val="24"/>
        </w:rPr>
        <w:t>undertaking</w:t>
      </w:r>
      <w:del w:id="116" w:author="Author">
        <w:r w:rsidRPr="00797981">
          <w:rPr>
            <w:rFonts w:ascii="Trebuchet MS" w:hAnsi="Trebuchet MS"/>
            <w:noProof/>
            <w:sz w:val="24"/>
          </w:rPr>
          <w:delText xml:space="preserve"> of yours</w:delText>
        </w:r>
      </w:del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15:11 </w:t>
      </w:r>
      <w:r w:rsidRPr="00797981">
        <w:rPr>
          <w:rFonts w:ascii="Trebuchet MS" w:hAnsi="Trebuchet MS"/>
          <w:noProof/>
          <w:sz w:val="24"/>
        </w:rPr>
        <w:t xml:space="preserve">For </w:t>
      </w:r>
      <w:del w:id="117" w:author="Author">
        <w:r w:rsidRPr="00797981">
          <w:rPr>
            <w:rFonts w:ascii="Trebuchet MS" w:hAnsi="Trebuchet MS"/>
            <w:noProof/>
            <w:sz w:val="24"/>
          </w:rPr>
          <w:delText>someone poor</w:delText>
        </w:r>
      </w:del>
      <w:ins w:id="118" w:author="Author">
        <w:r w:rsidRPr="00797981">
          <w:rPr>
            <w:rFonts w:ascii="Trebuchet MS" w:hAnsi="Trebuchet MS"/>
            <w:noProof/>
            <w:sz w:val="24"/>
          </w:rPr>
          <w:t>there</w:t>
        </w:r>
      </w:ins>
      <w:r w:rsidRPr="00797981">
        <w:rPr>
          <w:rFonts w:ascii="Trebuchet MS" w:hAnsi="Trebuchet MS"/>
          <w:noProof/>
          <w:sz w:val="24"/>
        </w:rPr>
        <w:t xml:space="preserve"> will </w:t>
      </w:r>
      <w:del w:id="119" w:author="Author">
        <w:r w:rsidRPr="00797981">
          <w:rPr>
            <w:rFonts w:ascii="Trebuchet MS" w:hAnsi="Trebuchet MS"/>
            <w:noProof/>
            <w:sz w:val="24"/>
          </w:rPr>
          <w:delText>never cease to</w:delText>
        </w:r>
      </w:del>
      <w:ins w:id="120" w:author="Author">
        <w:r w:rsidRPr="00797981">
          <w:rPr>
            <w:rFonts w:ascii="Trebuchet MS" w:hAnsi="Trebuchet MS"/>
            <w:noProof/>
            <w:sz w:val="24"/>
          </w:rPr>
          <w:t>always</w:t>
        </w:r>
      </w:ins>
      <w:r w:rsidRPr="00797981">
        <w:rPr>
          <w:rFonts w:ascii="Trebuchet MS" w:hAnsi="Trebuchet MS"/>
          <w:noProof/>
          <w:sz w:val="24"/>
        </w:rPr>
        <w:t xml:space="preserve"> be </w:t>
      </w:r>
      <w:ins w:id="121" w:author="Author">
        <w:r w:rsidRPr="00797981">
          <w:rPr>
            <w:rFonts w:ascii="Trebuchet MS" w:hAnsi="Trebuchet MS"/>
            <w:noProof/>
            <w:sz w:val="24"/>
          </w:rPr>
          <w:t xml:space="preserve">poor people </w:t>
        </w:r>
      </w:ins>
      <w:r w:rsidRPr="00797981">
        <w:rPr>
          <w:rFonts w:ascii="Trebuchet MS" w:hAnsi="Trebuchet MS"/>
          <w:noProof/>
          <w:sz w:val="24"/>
        </w:rPr>
        <w:t xml:space="preserve">in the </w:t>
      </w:r>
      <w:del w:id="122" w:author="Author">
        <w:r w:rsidRPr="00797981">
          <w:rPr>
            <w:rFonts w:ascii="Trebuchet MS" w:hAnsi="Trebuchet MS"/>
            <w:noProof/>
            <w:sz w:val="24"/>
          </w:rPr>
          <w:delText xml:space="preserve">midst of the </w:delText>
        </w:r>
      </w:del>
      <w:r w:rsidRPr="00797981">
        <w:rPr>
          <w:rFonts w:ascii="Trebuchet MS" w:hAnsi="Trebuchet MS"/>
          <w:noProof/>
          <w:sz w:val="24"/>
        </w:rPr>
        <w:t xml:space="preserve">land. That is why I am commanding you, </w:t>
      </w:r>
      <w:del w:id="123" w:author="Author">
        <w:r w:rsidRPr="00797981">
          <w:rPr>
            <w:rFonts w:ascii="Trebuchet MS" w:hAnsi="Trebuchet MS"/>
            <w:noProof/>
            <w:sz w:val="24"/>
          </w:rPr>
          <w:delText xml:space="preserve">saying, </w:delText>
        </w:r>
      </w:del>
      <w:r w:rsidRPr="00797981">
        <w:rPr>
          <w:rFonts w:ascii="Trebuchet MS" w:hAnsi="Trebuchet MS"/>
          <w:noProof/>
          <w:sz w:val="24"/>
        </w:rPr>
        <w:t>‘You should generously open up your hand to your afflicted and poor brother in your land.’</w:t>
      </w:r>
    </w:p>
    <w:p w:rsidR="0077020A" w:rsidRPr="00797981" w:rsidRDefault="0077020A" w:rsidP="0077020A">
      <w:pPr>
        <w:rPr>
          <w:rFonts w:ascii="Trebuchet MS" w:hAnsi="Trebuchet MS"/>
          <w:noProof/>
          <w:sz w:val="24"/>
        </w:rPr>
      </w:pPr>
      <w:r w:rsidRPr="00797981">
        <w:rPr>
          <w:rFonts w:ascii="Trebuchet MS" w:hAnsi="Trebuchet MS"/>
          <w:b/>
          <w:sz w:val="24"/>
        </w:rPr>
        <w:t xml:space="preserve">15:12 </w:t>
      </w:r>
      <w:r w:rsidRPr="00797981">
        <w:rPr>
          <w:rFonts w:ascii="Trebuchet MS" w:hAnsi="Trebuchet MS"/>
          <w:noProof/>
          <w:sz w:val="24"/>
        </w:rPr>
        <w:t>“</w:t>
      </w:r>
      <w:del w:id="124" w:author="Author">
        <w:r w:rsidRPr="00797981">
          <w:rPr>
            <w:rFonts w:ascii="Trebuchet MS" w:hAnsi="Trebuchet MS"/>
            <w:noProof/>
            <w:sz w:val="24"/>
          </w:rPr>
          <w:delText xml:space="preserve">In case there should be sold to you </w:delText>
        </w:r>
      </w:del>
      <w:ins w:id="125" w:author="Author">
        <w:r w:rsidRPr="00797981">
          <w:rPr>
            <w:rFonts w:ascii="Trebuchet MS" w:hAnsi="Trebuchet MS"/>
            <w:noProof/>
            <w:sz w:val="24"/>
          </w:rPr>
          <w:t xml:space="preserve">If one of </w:t>
        </w:r>
      </w:ins>
      <w:r w:rsidRPr="00797981">
        <w:rPr>
          <w:rFonts w:ascii="Trebuchet MS" w:hAnsi="Trebuchet MS"/>
          <w:noProof/>
          <w:sz w:val="24"/>
        </w:rPr>
        <w:t xml:space="preserve">your </w:t>
      </w:r>
      <w:del w:id="126" w:author="Author">
        <w:r w:rsidRPr="00797981">
          <w:rPr>
            <w:rFonts w:ascii="Trebuchet MS" w:hAnsi="Trebuchet MS"/>
            <w:noProof/>
            <w:sz w:val="24"/>
          </w:rPr>
          <w:delText>brother</w:delText>
        </w:r>
      </w:del>
      <w:ins w:id="127" w:author="Author">
        <w:r w:rsidRPr="00797981">
          <w:rPr>
            <w:rFonts w:ascii="Trebuchet MS" w:hAnsi="Trebuchet MS"/>
            <w:noProof/>
            <w:sz w:val="24"/>
          </w:rPr>
          <w:t>brothers</w:t>
        </w:r>
      </w:ins>
      <w:r w:rsidRPr="00797981">
        <w:rPr>
          <w:rFonts w:ascii="Trebuchet MS" w:hAnsi="Trebuchet MS"/>
          <w:noProof/>
          <w:sz w:val="24"/>
        </w:rPr>
        <w:t xml:space="preserve">, a Hebrew </w:t>
      </w:r>
      <w:ins w:id="128" w:author="Author">
        <w:r w:rsidRPr="00797981">
          <w:rPr>
            <w:rFonts w:ascii="Trebuchet MS" w:hAnsi="Trebuchet MS"/>
            <w:noProof/>
            <w:sz w:val="24"/>
          </w:rPr>
          <w:t xml:space="preserve">man </w:t>
        </w:r>
      </w:ins>
      <w:r w:rsidRPr="00797981">
        <w:rPr>
          <w:rFonts w:ascii="Trebuchet MS" w:hAnsi="Trebuchet MS"/>
          <w:noProof/>
          <w:sz w:val="24"/>
        </w:rPr>
        <w:t xml:space="preserve">or </w:t>
      </w:r>
      <w:del w:id="129" w:author="Author">
        <w:r w:rsidRPr="00797981">
          <w:rPr>
            <w:rFonts w:ascii="Trebuchet MS" w:hAnsi="Trebuchet MS"/>
            <w:noProof/>
            <w:sz w:val="24"/>
          </w:rPr>
          <w:delText xml:space="preserve">a Hebrewess, </w:delText>
        </w:r>
      </w:del>
      <w:ins w:id="130" w:author="Author">
        <w:r w:rsidRPr="00797981">
          <w:rPr>
            <w:rFonts w:ascii="Trebuchet MS" w:hAnsi="Trebuchet MS"/>
            <w:noProof/>
            <w:sz w:val="24"/>
          </w:rPr>
          <w:t xml:space="preserve">woman, is sold to you </w:t>
        </w:r>
      </w:ins>
      <w:r w:rsidRPr="00797981">
        <w:rPr>
          <w:rFonts w:ascii="Trebuchet MS" w:hAnsi="Trebuchet MS"/>
          <w:noProof/>
          <w:sz w:val="24"/>
        </w:rPr>
        <w:t xml:space="preserve">and </w:t>
      </w:r>
      <w:del w:id="131" w:author="Author">
        <w:r w:rsidRPr="00797981">
          <w:rPr>
            <w:rFonts w:ascii="Trebuchet MS" w:hAnsi="Trebuchet MS"/>
            <w:noProof/>
            <w:sz w:val="24"/>
          </w:rPr>
          <w:delText xml:space="preserve">he </w:delText>
        </w:r>
      </w:del>
      <w:r w:rsidRPr="00797981">
        <w:rPr>
          <w:rFonts w:ascii="Trebuchet MS" w:hAnsi="Trebuchet MS"/>
          <w:noProof/>
          <w:sz w:val="24"/>
        </w:rPr>
        <w:t xml:space="preserve">has served you </w:t>
      </w:r>
      <w:ins w:id="132" w:author="Author">
        <w:r w:rsidRPr="00797981">
          <w:rPr>
            <w:rFonts w:ascii="Trebuchet MS" w:hAnsi="Trebuchet MS"/>
            <w:noProof/>
            <w:sz w:val="24"/>
          </w:rPr>
          <w:t xml:space="preserve">for </w:t>
        </w:r>
      </w:ins>
      <w:r w:rsidRPr="00797981">
        <w:rPr>
          <w:rFonts w:ascii="Trebuchet MS" w:hAnsi="Trebuchet MS"/>
          <w:noProof/>
          <w:sz w:val="24"/>
        </w:rPr>
        <w:t xml:space="preserve">six years, then in the seventh year you should </w:t>
      </w:r>
      <w:del w:id="133" w:author="Author">
        <w:r w:rsidRPr="00797981">
          <w:rPr>
            <w:rFonts w:ascii="Trebuchet MS" w:hAnsi="Trebuchet MS"/>
            <w:noProof/>
            <w:sz w:val="24"/>
          </w:rPr>
          <w:delText>send</w:delText>
        </w:r>
      </w:del>
      <w:ins w:id="134" w:author="Author">
        <w:r w:rsidRPr="00797981">
          <w:rPr>
            <w:rFonts w:ascii="Trebuchet MS" w:hAnsi="Trebuchet MS"/>
            <w:noProof/>
            <w:sz w:val="24"/>
          </w:rPr>
          <w:t>set</w:t>
        </w:r>
      </w:ins>
      <w:r w:rsidRPr="00797981">
        <w:rPr>
          <w:rFonts w:ascii="Trebuchet MS" w:hAnsi="Trebuchet MS"/>
          <w:noProof/>
          <w:sz w:val="24"/>
        </w:rPr>
        <w:t xml:space="preserve"> him </w:t>
      </w:r>
      <w:del w:id="135" w:author="Author">
        <w:r w:rsidRPr="00797981">
          <w:rPr>
            <w:rFonts w:ascii="Trebuchet MS" w:hAnsi="Trebuchet MS"/>
            <w:noProof/>
            <w:sz w:val="24"/>
          </w:rPr>
          <w:delText xml:space="preserve">out from you as one set </w:delText>
        </w:r>
      </w:del>
      <w:r w:rsidRPr="00797981">
        <w:rPr>
          <w:rFonts w:ascii="Trebuchet MS" w:hAnsi="Trebuchet MS"/>
          <w:noProof/>
          <w:sz w:val="24"/>
        </w:rPr>
        <w:t xml:space="preserve">free. </w:t>
      </w:r>
      <w:r w:rsidRPr="00797981">
        <w:rPr>
          <w:rFonts w:ascii="Trebuchet MS" w:hAnsi="Trebuchet MS"/>
          <w:b/>
          <w:noProof/>
          <w:sz w:val="24"/>
        </w:rPr>
        <w:t xml:space="preserve">15:13 </w:t>
      </w:r>
      <w:r w:rsidRPr="00797981">
        <w:rPr>
          <w:rFonts w:ascii="Trebuchet MS" w:hAnsi="Trebuchet MS"/>
          <w:noProof/>
          <w:sz w:val="24"/>
        </w:rPr>
        <w:t xml:space="preserve">And </w:t>
      </w:r>
      <w:del w:id="136" w:author="Author">
        <w:r w:rsidRPr="00797981">
          <w:rPr>
            <w:rFonts w:ascii="Trebuchet MS" w:hAnsi="Trebuchet MS"/>
            <w:noProof/>
            <w:sz w:val="24"/>
          </w:rPr>
          <w:delText>in case</w:delText>
        </w:r>
      </w:del>
      <w:ins w:id="137" w:author="Author">
        <w:r w:rsidRPr="00797981">
          <w:rPr>
            <w:rFonts w:ascii="Trebuchet MS" w:hAnsi="Trebuchet MS"/>
            <w:noProof/>
            <w:sz w:val="24"/>
          </w:rPr>
          <w:t>if</w:t>
        </w:r>
      </w:ins>
      <w:r w:rsidRPr="00797981">
        <w:rPr>
          <w:rFonts w:ascii="Trebuchet MS" w:hAnsi="Trebuchet MS"/>
          <w:noProof/>
          <w:sz w:val="24"/>
        </w:rPr>
        <w:t xml:space="preserve"> you should </w:t>
      </w:r>
      <w:del w:id="138" w:author="Author">
        <w:r w:rsidRPr="00797981">
          <w:rPr>
            <w:rFonts w:ascii="Trebuchet MS" w:hAnsi="Trebuchet MS"/>
            <w:noProof/>
            <w:sz w:val="24"/>
          </w:rPr>
          <w:delText>send</w:delText>
        </w:r>
      </w:del>
      <w:ins w:id="139" w:author="Author">
        <w:r w:rsidRPr="00797981">
          <w:rPr>
            <w:rFonts w:ascii="Trebuchet MS" w:hAnsi="Trebuchet MS"/>
            <w:noProof/>
            <w:sz w:val="24"/>
          </w:rPr>
          <w:t>set</w:t>
        </w:r>
      </w:ins>
      <w:r w:rsidRPr="00797981">
        <w:rPr>
          <w:rFonts w:ascii="Trebuchet MS" w:hAnsi="Trebuchet MS"/>
          <w:noProof/>
          <w:sz w:val="24"/>
        </w:rPr>
        <w:t xml:space="preserve"> him </w:t>
      </w:r>
      <w:del w:id="140" w:author="Author">
        <w:r w:rsidRPr="00797981">
          <w:rPr>
            <w:rFonts w:ascii="Trebuchet MS" w:hAnsi="Trebuchet MS"/>
            <w:noProof/>
            <w:sz w:val="24"/>
          </w:rPr>
          <w:delText xml:space="preserve">out from you as one set </w:delText>
        </w:r>
      </w:del>
      <w:r w:rsidRPr="00797981">
        <w:rPr>
          <w:rFonts w:ascii="Trebuchet MS" w:hAnsi="Trebuchet MS"/>
          <w:noProof/>
          <w:sz w:val="24"/>
        </w:rPr>
        <w:t xml:space="preserve">free, </w:t>
      </w:r>
      <w:del w:id="141" w:author="Author">
        <w:r w:rsidRPr="00797981">
          <w:rPr>
            <w:rFonts w:ascii="Trebuchet MS" w:hAnsi="Trebuchet MS"/>
            <w:noProof/>
            <w:sz w:val="24"/>
          </w:rPr>
          <w:delText>you must</w:delText>
        </w:r>
      </w:del>
      <w:ins w:id="142" w:author="Author">
        <w:r w:rsidRPr="00797981">
          <w:rPr>
            <w:rFonts w:ascii="Trebuchet MS" w:hAnsi="Trebuchet MS"/>
            <w:noProof/>
            <w:sz w:val="24"/>
          </w:rPr>
          <w:t>do</w:t>
        </w:r>
      </w:ins>
      <w:r w:rsidRPr="00797981">
        <w:rPr>
          <w:rFonts w:ascii="Trebuchet MS" w:hAnsi="Trebuchet MS"/>
          <w:noProof/>
          <w:sz w:val="24"/>
        </w:rPr>
        <w:t xml:space="preserve"> not send him </w:t>
      </w:r>
      <w:del w:id="143" w:author="Author">
        <w:r w:rsidRPr="00797981">
          <w:rPr>
            <w:rFonts w:ascii="Trebuchet MS" w:hAnsi="Trebuchet MS"/>
            <w:noProof/>
            <w:sz w:val="24"/>
          </w:rPr>
          <w:delText>out</w:delText>
        </w:r>
      </w:del>
      <w:ins w:id="144" w:author="Author">
        <w:r w:rsidRPr="00797981">
          <w:rPr>
            <w:rFonts w:ascii="Trebuchet MS" w:hAnsi="Trebuchet MS"/>
            <w:noProof/>
            <w:sz w:val="24"/>
          </w:rPr>
          <w:t>away</w:t>
        </w:r>
      </w:ins>
      <w:r w:rsidRPr="00797981">
        <w:rPr>
          <w:rFonts w:ascii="Trebuchet MS" w:hAnsi="Trebuchet MS"/>
          <w:noProof/>
          <w:sz w:val="24"/>
        </w:rPr>
        <w:t xml:space="preserve"> empty-handed. </w:t>
      </w:r>
      <w:r w:rsidRPr="00797981">
        <w:rPr>
          <w:rFonts w:ascii="Trebuchet MS" w:hAnsi="Trebuchet MS"/>
          <w:b/>
          <w:noProof/>
          <w:sz w:val="24"/>
        </w:rPr>
        <w:t xml:space="preserve">15:14 </w:t>
      </w:r>
      <w:r w:rsidRPr="00797981">
        <w:rPr>
          <w:rFonts w:ascii="Trebuchet MS" w:hAnsi="Trebuchet MS"/>
          <w:noProof/>
          <w:sz w:val="24"/>
        </w:rPr>
        <w:t xml:space="preserve">You should </w:t>
      </w:r>
      <w:del w:id="145" w:author="Author">
        <w:r w:rsidRPr="00797981">
          <w:rPr>
            <w:rFonts w:ascii="Trebuchet MS" w:hAnsi="Trebuchet MS"/>
            <w:noProof/>
            <w:sz w:val="24"/>
          </w:rPr>
          <w:delText>surely equip</w:delText>
        </w:r>
      </w:del>
      <w:ins w:id="146" w:author="Author">
        <w:r w:rsidRPr="00797981">
          <w:rPr>
            <w:rFonts w:ascii="Trebuchet MS" w:hAnsi="Trebuchet MS"/>
            <w:noProof/>
            <w:sz w:val="24"/>
          </w:rPr>
          <w:t>supply</w:t>
        </w:r>
      </w:ins>
      <w:r w:rsidRPr="00797981">
        <w:rPr>
          <w:rFonts w:ascii="Trebuchet MS" w:hAnsi="Trebuchet MS"/>
          <w:noProof/>
          <w:sz w:val="24"/>
        </w:rPr>
        <w:t xml:space="preserve"> him </w:t>
      </w:r>
      <w:ins w:id="147" w:author="Author">
        <w:r w:rsidRPr="00797981">
          <w:rPr>
            <w:rFonts w:ascii="Trebuchet MS" w:hAnsi="Trebuchet MS"/>
            <w:noProof/>
            <w:sz w:val="24"/>
          </w:rPr>
          <w:t xml:space="preserve">generously </w:t>
        </w:r>
      </w:ins>
      <w:r w:rsidRPr="00797981">
        <w:rPr>
          <w:rFonts w:ascii="Trebuchet MS" w:hAnsi="Trebuchet MS"/>
          <w:noProof/>
          <w:sz w:val="24"/>
        </w:rPr>
        <w:t>with something from your flock</w:t>
      </w:r>
      <w:del w:id="148" w:author="Author">
        <w:r w:rsidRPr="00797981">
          <w:rPr>
            <w:rFonts w:ascii="Trebuchet MS" w:hAnsi="Trebuchet MS"/>
            <w:noProof/>
            <w:sz w:val="24"/>
          </w:rPr>
          <w:delText xml:space="preserve"> and</w:delText>
        </w:r>
      </w:del>
      <w:ins w:id="149" w:author="Author">
        <w:r w:rsidRPr="00797981">
          <w:rPr>
            <w:rFonts w:ascii="Trebuchet MS" w:hAnsi="Trebuchet MS"/>
            <w:noProof/>
            <w:sz w:val="24"/>
          </w:rPr>
          <w:t>,</w:t>
        </w:r>
      </w:ins>
      <w:r w:rsidRPr="00797981">
        <w:rPr>
          <w:rFonts w:ascii="Trebuchet MS" w:hAnsi="Trebuchet MS"/>
          <w:noProof/>
          <w:sz w:val="24"/>
        </w:rPr>
        <w:t xml:space="preserve"> your threshing floor</w:t>
      </w:r>
      <w:ins w:id="150" w:author="Author">
        <w:r w:rsidRPr="00797981">
          <w:rPr>
            <w:rFonts w:ascii="Trebuchet MS" w:hAnsi="Trebuchet MS"/>
            <w:noProof/>
            <w:sz w:val="24"/>
          </w:rPr>
          <w:t>,</w:t>
        </w:r>
      </w:ins>
      <w:r w:rsidRPr="00797981">
        <w:rPr>
          <w:rFonts w:ascii="Trebuchet MS" w:hAnsi="Trebuchet MS"/>
          <w:noProof/>
          <w:sz w:val="24"/>
        </w:rPr>
        <w:t xml:space="preserve"> and your </w:t>
      </w:r>
      <w:ins w:id="151" w:author="Author">
        <w:r w:rsidRPr="00797981">
          <w:rPr>
            <w:rFonts w:ascii="Trebuchet MS" w:hAnsi="Trebuchet MS"/>
            <w:noProof/>
            <w:sz w:val="24"/>
          </w:rPr>
          <w:t xml:space="preserve">press for </w:t>
        </w:r>
      </w:ins>
      <w:r w:rsidRPr="00797981">
        <w:rPr>
          <w:rFonts w:ascii="Trebuchet MS" w:hAnsi="Trebuchet MS"/>
          <w:noProof/>
          <w:sz w:val="24"/>
        </w:rPr>
        <w:t xml:space="preserve">oil and </w:t>
      </w:r>
      <w:del w:id="152" w:author="Author">
        <w:r w:rsidRPr="00797981">
          <w:rPr>
            <w:rFonts w:ascii="Trebuchet MS" w:hAnsi="Trebuchet MS"/>
            <w:noProof/>
            <w:sz w:val="24"/>
          </w:rPr>
          <w:delText>winepress</w:delText>
        </w:r>
      </w:del>
      <w:ins w:id="153" w:author="Author">
        <w:r w:rsidRPr="00797981">
          <w:rPr>
            <w:rFonts w:ascii="Trebuchet MS" w:hAnsi="Trebuchet MS"/>
            <w:noProof/>
            <w:sz w:val="24"/>
          </w:rPr>
          <w:t>wine</w:t>
        </w:r>
      </w:ins>
      <w:r w:rsidRPr="00797981">
        <w:rPr>
          <w:rFonts w:ascii="Trebuchet MS" w:hAnsi="Trebuchet MS"/>
          <w:noProof/>
          <w:sz w:val="24"/>
        </w:rPr>
        <w:t xml:space="preserve">. Just as Jehovah your God has blessed you, you should give to him. </w:t>
      </w:r>
      <w:r w:rsidRPr="00797981">
        <w:rPr>
          <w:rFonts w:ascii="Trebuchet MS" w:hAnsi="Trebuchet MS"/>
          <w:b/>
          <w:noProof/>
          <w:sz w:val="24"/>
        </w:rPr>
        <w:t xml:space="preserve">15:15 </w:t>
      </w:r>
      <w:del w:id="154" w:author="Author">
        <w:r w:rsidRPr="00797981">
          <w:rPr>
            <w:rFonts w:ascii="Trebuchet MS" w:hAnsi="Trebuchet MS"/>
            <w:noProof/>
            <w:sz w:val="24"/>
          </w:rPr>
          <w:delText>And you must remember</w:delText>
        </w:r>
      </w:del>
      <w:ins w:id="155" w:author="Author">
        <w:r w:rsidRPr="00797981">
          <w:rPr>
            <w:rFonts w:ascii="Trebuchet MS" w:hAnsi="Trebuchet MS"/>
            <w:noProof/>
            <w:sz w:val="24"/>
          </w:rPr>
          <w:t>Remember</w:t>
        </w:r>
      </w:ins>
      <w:r w:rsidRPr="00797981">
        <w:rPr>
          <w:rFonts w:ascii="Trebuchet MS" w:hAnsi="Trebuchet MS"/>
          <w:noProof/>
          <w:sz w:val="24"/>
        </w:rPr>
        <w:t xml:space="preserve"> that you became a slave in the land of Egypt and </w:t>
      </w:r>
      <w:ins w:id="156" w:author="Author">
        <w:r w:rsidRPr="00797981">
          <w:rPr>
            <w:rFonts w:ascii="Trebuchet MS" w:hAnsi="Trebuchet MS"/>
            <w:noProof/>
            <w:sz w:val="24"/>
          </w:rPr>
          <w:t xml:space="preserve">that </w:t>
        </w:r>
      </w:ins>
      <w:r w:rsidRPr="00797981">
        <w:rPr>
          <w:rFonts w:ascii="Trebuchet MS" w:hAnsi="Trebuchet MS"/>
          <w:noProof/>
          <w:sz w:val="24"/>
        </w:rPr>
        <w:t xml:space="preserve">Jehovah your God </w:t>
      </w:r>
      <w:del w:id="157" w:author="Author">
        <w:r w:rsidRPr="00797981">
          <w:rPr>
            <w:rFonts w:ascii="Trebuchet MS" w:hAnsi="Trebuchet MS"/>
            <w:noProof/>
            <w:sz w:val="24"/>
          </w:rPr>
          <w:delText>proceeded to redeem</w:delText>
        </w:r>
      </w:del>
      <w:ins w:id="158" w:author="Author">
        <w:r w:rsidRPr="00797981">
          <w:rPr>
            <w:rFonts w:ascii="Trebuchet MS" w:hAnsi="Trebuchet MS"/>
            <w:noProof/>
            <w:sz w:val="24"/>
          </w:rPr>
          <w:t>redeemed</w:t>
        </w:r>
      </w:ins>
      <w:r w:rsidRPr="00797981">
        <w:rPr>
          <w:rFonts w:ascii="Trebuchet MS" w:hAnsi="Trebuchet MS"/>
          <w:noProof/>
          <w:sz w:val="24"/>
        </w:rPr>
        <w:t xml:space="preserve"> you. That is why I am commanding you </w:t>
      </w:r>
      <w:ins w:id="159" w:author="Author">
        <w:r w:rsidRPr="00797981">
          <w:rPr>
            <w:rFonts w:ascii="Trebuchet MS" w:hAnsi="Trebuchet MS"/>
            <w:noProof/>
            <w:sz w:val="24"/>
          </w:rPr>
          <w:t xml:space="preserve">to do </w:t>
        </w:r>
      </w:ins>
      <w:r w:rsidRPr="00797981">
        <w:rPr>
          <w:rFonts w:ascii="Trebuchet MS" w:hAnsi="Trebuchet MS"/>
          <w:noProof/>
          <w:sz w:val="24"/>
        </w:rPr>
        <w:t xml:space="preserve">this </w:t>
      </w:r>
      <w:del w:id="160" w:author="Author">
        <w:r w:rsidRPr="00797981">
          <w:rPr>
            <w:rFonts w:ascii="Trebuchet MS" w:hAnsi="Trebuchet MS"/>
            <w:noProof/>
            <w:sz w:val="24"/>
          </w:rPr>
          <w:delText xml:space="preserve">thing </w:delText>
        </w:r>
      </w:del>
      <w:r w:rsidRPr="00797981">
        <w:rPr>
          <w:rFonts w:ascii="Trebuchet MS" w:hAnsi="Trebuchet MS"/>
          <w:noProof/>
          <w:sz w:val="24"/>
        </w:rPr>
        <w:t>today.</w:t>
      </w:r>
    </w:p>
    <w:p w:rsidR="0077020A" w:rsidRPr="00797981" w:rsidRDefault="0077020A" w:rsidP="0077020A">
      <w:pPr>
        <w:rPr>
          <w:rFonts w:ascii="Trebuchet MS" w:hAnsi="Trebuchet MS"/>
          <w:noProof/>
          <w:sz w:val="24"/>
        </w:rPr>
      </w:pPr>
      <w:r w:rsidRPr="00797981">
        <w:rPr>
          <w:rFonts w:ascii="Trebuchet MS" w:hAnsi="Trebuchet MS"/>
          <w:b/>
          <w:sz w:val="24"/>
        </w:rPr>
        <w:t xml:space="preserve">15:16 </w:t>
      </w:r>
      <w:r w:rsidRPr="00797981">
        <w:rPr>
          <w:rFonts w:ascii="Trebuchet MS" w:hAnsi="Trebuchet MS"/>
          <w:noProof/>
          <w:sz w:val="24"/>
        </w:rPr>
        <w:t>“</w:t>
      </w:r>
      <w:del w:id="161" w:author="Author">
        <w:r w:rsidRPr="00797981">
          <w:rPr>
            <w:rFonts w:ascii="Trebuchet MS" w:hAnsi="Trebuchet MS"/>
            <w:noProof/>
            <w:sz w:val="24"/>
          </w:rPr>
          <w:delText>And it must occur that in case</w:delText>
        </w:r>
      </w:del>
      <w:ins w:id="162" w:author="Author">
        <w:r w:rsidRPr="00797981">
          <w:rPr>
            <w:rFonts w:ascii="Trebuchet MS" w:hAnsi="Trebuchet MS"/>
            <w:noProof/>
            <w:sz w:val="24"/>
          </w:rPr>
          <w:t>But if</w:t>
        </w:r>
      </w:ins>
      <w:r w:rsidRPr="00797981">
        <w:rPr>
          <w:rFonts w:ascii="Trebuchet MS" w:hAnsi="Trebuchet MS"/>
          <w:noProof/>
          <w:sz w:val="24"/>
        </w:rPr>
        <w:t xml:space="preserve"> he says to you, ‘I </w:t>
      </w:r>
      <w:del w:id="163" w:author="Author">
        <w:r w:rsidRPr="00797981">
          <w:rPr>
            <w:rFonts w:ascii="Trebuchet MS" w:hAnsi="Trebuchet MS"/>
            <w:noProof/>
            <w:sz w:val="24"/>
          </w:rPr>
          <w:delText>shall</w:delText>
        </w:r>
      </w:del>
      <w:ins w:id="164" w:author="Author">
        <w:r w:rsidRPr="00797981">
          <w:rPr>
            <w:rFonts w:ascii="Trebuchet MS" w:hAnsi="Trebuchet MS"/>
            <w:noProof/>
            <w:sz w:val="24"/>
          </w:rPr>
          <w:t>will</w:t>
        </w:r>
      </w:ins>
      <w:r w:rsidRPr="00797981">
        <w:rPr>
          <w:rFonts w:ascii="Trebuchet MS" w:hAnsi="Trebuchet MS"/>
          <w:noProof/>
          <w:sz w:val="24"/>
        </w:rPr>
        <w:t xml:space="preserve"> not go out from your company!’ because he </w:t>
      </w:r>
      <w:del w:id="165" w:author="Author">
        <w:r w:rsidRPr="00797981">
          <w:rPr>
            <w:rFonts w:ascii="Trebuchet MS" w:hAnsi="Trebuchet MS"/>
            <w:noProof/>
            <w:sz w:val="24"/>
          </w:rPr>
          <w:delText>does love</w:delText>
        </w:r>
      </w:del>
      <w:ins w:id="166" w:author="Author">
        <w:r w:rsidRPr="00797981">
          <w:rPr>
            <w:rFonts w:ascii="Trebuchet MS" w:hAnsi="Trebuchet MS"/>
            <w:noProof/>
            <w:sz w:val="24"/>
          </w:rPr>
          <w:t>loves</w:t>
        </w:r>
      </w:ins>
      <w:r w:rsidRPr="00797981">
        <w:rPr>
          <w:rFonts w:ascii="Trebuchet MS" w:hAnsi="Trebuchet MS"/>
          <w:noProof/>
          <w:sz w:val="24"/>
        </w:rPr>
        <w:t xml:space="preserve"> you and your household, since </w:t>
      </w:r>
      <w:del w:id="167" w:author="Author">
        <w:r w:rsidRPr="00797981">
          <w:rPr>
            <w:rFonts w:ascii="Trebuchet MS" w:hAnsi="Trebuchet MS"/>
            <w:noProof/>
            <w:sz w:val="24"/>
          </w:rPr>
          <w:delText>it was well with him</w:delText>
        </w:r>
      </w:del>
      <w:ins w:id="168" w:author="Author">
        <w:r w:rsidRPr="00797981">
          <w:rPr>
            <w:rFonts w:ascii="Trebuchet MS" w:hAnsi="Trebuchet MS"/>
            <w:noProof/>
            <w:sz w:val="24"/>
          </w:rPr>
          <w:t>he has been happy</w:t>
        </w:r>
      </w:ins>
      <w:r w:rsidRPr="00797981">
        <w:rPr>
          <w:rFonts w:ascii="Trebuchet MS" w:hAnsi="Trebuchet MS"/>
          <w:noProof/>
          <w:sz w:val="24"/>
        </w:rPr>
        <w:t xml:space="preserve"> while with you, </w:t>
      </w:r>
      <w:r w:rsidRPr="00797981">
        <w:rPr>
          <w:rFonts w:ascii="Trebuchet MS" w:hAnsi="Trebuchet MS"/>
          <w:b/>
          <w:noProof/>
          <w:sz w:val="24"/>
        </w:rPr>
        <w:t xml:space="preserve">15:17 </w:t>
      </w:r>
      <w:r w:rsidRPr="00797981">
        <w:rPr>
          <w:rFonts w:ascii="Trebuchet MS" w:hAnsi="Trebuchet MS"/>
          <w:noProof/>
          <w:sz w:val="24"/>
        </w:rPr>
        <w:t xml:space="preserve">you </w:t>
      </w:r>
      <w:del w:id="169" w:author="Author">
        <w:r w:rsidRPr="00797981">
          <w:rPr>
            <w:rFonts w:ascii="Trebuchet MS" w:hAnsi="Trebuchet MS"/>
            <w:noProof/>
            <w:sz w:val="24"/>
          </w:rPr>
          <w:delText>must also</w:delText>
        </w:r>
      </w:del>
      <w:ins w:id="170" w:author="Author">
        <w:r w:rsidRPr="00797981">
          <w:rPr>
            <w:rFonts w:ascii="Trebuchet MS" w:hAnsi="Trebuchet MS"/>
            <w:noProof/>
            <w:sz w:val="24"/>
          </w:rPr>
          <w:t>should then</w:t>
        </w:r>
      </w:ins>
      <w:r w:rsidRPr="00797981">
        <w:rPr>
          <w:rFonts w:ascii="Trebuchet MS" w:hAnsi="Trebuchet MS"/>
          <w:noProof/>
          <w:sz w:val="24"/>
        </w:rPr>
        <w:t xml:space="preserve"> take an awl and put it through his ear </w:t>
      </w:r>
      <w:del w:id="171" w:author="Author">
        <w:r w:rsidRPr="00797981">
          <w:rPr>
            <w:rFonts w:ascii="Trebuchet MS" w:hAnsi="Trebuchet MS"/>
            <w:noProof/>
            <w:sz w:val="24"/>
          </w:rPr>
          <w:delText>and to</w:delText>
        </w:r>
      </w:del>
      <w:ins w:id="172" w:author="Author">
        <w:r w:rsidRPr="00797981">
          <w:rPr>
            <w:rFonts w:ascii="Trebuchet MS" w:hAnsi="Trebuchet MS"/>
            <w:noProof/>
            <w:sz w:val="24"/>
          </w:rPr>
          <w:t>into</w:t>
        </w:r>
      </w:ins>
      <w:r w:rsidRPr="00797981">
        <w:rPr>
          <w:rFonts w:ascii="Trebuchet MS" w:hAnsi="Trebuchet MS"/>
          <w:noProof/>
          <w:sz w:val="24"/>
        </w:rPr>
        <w:t xml:space="preserve"> the door, and he </w:t>
      </w:r>
      <w:del w:id="173" w:author="Author">
        <w:r w:rsidRPr="00797981">
          <w:rPr>
            <w:rFonts w:ascii="Trebuchet MS" w:hAnsi="Trebuchet MS"/>
            <w:noProof/>
            <w:sz w:val="24"/>
          </w:rPr>
          <w:delText>must</w:delText>
        </w:r>
      </w:del>
      <w:ins w:id="174" w:author="Author">
        <w:r w:rsidRPr="00797981">
          <w:rPr>
            <w:rFonts w:ascii="Trebuchet MS" w:hAnsi="Trebuchet MS"/>
            <w:noProof/>
            <w:sz w:val="24"/>
          </w:rPr>
          <w:t>will</w:t>
        </w:r>
      </w:ins>
      <w:r w:rsidRPr="00797981">
        <w:rPr>
          <w:rFonts w:ascii="Trebuchet MS" w:hAnsi="Trebuchet MS"/>
          <w:noProof/>
          <w:sz w:val="24"/>
        </w:rPr>
        <w:t xml:space="preserve"> become your slave </w:t>
      </w:r>
      <w:del w:id="175" w:author="Author">
        <w:r w:rsidRPr="00797981">
          <w:rPr>
            <w:rFonts w:ascii="Trebuchet MS" w:hAnsi="Trebuchet MS"/>
            <w:noProof/>
            <w:sz w:val="24"/>
          </w:rPr>
          <w:delText>to time indefinite. And to</w:delText>
        </w:r>
      </w:del>
      <w:ins w:id="176" w:author="Author">
        <w:r w:rsidRPr="00797981">
          <w:rPr>
            <w:rFonts w:ascii="Trebuchet MS" w:hAnsi="Trebuchet MS"/>
            <w:noProof/>
            <w:sz w:val="24"/>
          </w:rPr>
          <w:t>for life. You should do the same with</w:t>
        </w:r>
      </w:ins>
      <w:r w:rsidRPr="00797981">
        <w:rPr>
          <w:rFonts w:ascii="Trebuchet MS" w:hAnsi="Trebuchet MS"/>
          <w:noProof/>
          <w:sz w:val="24"/>
        </w:rPr>
        <w:t xml:space="preserve"> your slave girl</w:t>
      </w:r>
      <w:del w:id="177" w:author="Author">
        <w:r w:rsidRPr="00797981">
          <w:rPr>
            <w:rFonts w:ascii="Trebuchet MS" w:hAnsi="Trebuchet MS"/>
            <w:noProof/>
            <w:sz w:val="24"/>
          </w:rPr>
          <w:delText xml:space="preserve"> you should also do this way</w:delText>
        </w:r>
      </w:del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15:18 </w:t>
      </w:r>
      <w:del w:id="178" w:author="Author">
        <w:r w:rsidRPr="00797981">
          <w:rPr>
            <w:rFonts w:ascii="Trebuchet MS" w:hAnsi="Trebuchet MS"/>
            <w:noProof/>
            <w:sz w:val="24"/>
          </w:rPr>
          <w:delText>It should</w:delText>
        </w:r>
      </w:del>
      <w:ins w:id="179" w:author="Author">
        <w:r w:rsidRPr="00797981">
          <w:rPr>
            <w:rFonts w:ascii="Trebuchet MS" w:hAnsi="Trebuchet MS"/>
            <w:noProof/>
            <w:sz w:val="24"/>
          </w:rPr>
          <w:t>Do</w:t>
        </w:r>
      </w:ins>
      <w:r w:rsidRPr="00797981">
        <w:rPr>
          <w:rFonts w:ascii="Trebuchet MS" w:hAnsi="Trebuchet MS"/>
          <w:noProof/>
          <w:sz w:val="24"/>
        </w:rPr>
        <w:t xml:space="preserve"> not </w:t>
      </w:r>
      <w:del w:id="180" w:author="Author">
        <w:r w:rsidRPr="00797981">
          <w:rPr>
            <w:rFonts w:ascii="Trebuchet MS" w:hAnsi="Trebuchet MS"/>
            <w:noProof/>
            <w:sz w:val="24"/>
          </w:rPr>
          <w:delText>be something hard in your eyes</w:delText>
        </w:r>
      </w:del>
      <w:ins w:id="181" w:author="Author">
        <w:r w:rsidRPr="00797981">
          <w:rPr>
            <w:rFonts w:ascii="Trebuchet MS" w:hAnsi="Trebuchet MS"/>
            <w:noProof/>
            <w:sz w:val="24"/>
          </w:rPr>
          <w:t>consider it a hardship</w:t>
        </w:r>
      </w:ins>
      <w:r w:rsidRPr="00797981">
        <w:rPr>
          <w:rFonts w:ascii="Trebuchet MS" w:hAnsi="Trebuchet MS"/>
          <w:noProof/>
          <w:sz w:val="24"/>
        </w:rPr>
        <w:t xml:space="preserve"> when you </w:t>
      </w:r>
      <w:del w:id="182" w:author="Author">
        <w:r w:rsidRPr="00797981">
          <w:rPr>
            <w:rFonts w:ascii="Trebuchet MS" w:hAnsi="Trebuchet MS"/>
            <w:noProof/>
            <w:sz w:val="24"/>
          </w:rPr>
          <w:delText>send</w:delText>
        </w:r>
      </w:del>
      <w:ins w:id="183" w:author="Author">
        <w:r w:rsidRPr="00797981">
          <w:rPr>
            <w:rFonts w:ascii="Trebuchet MS" w:hAnsi="Trebuchet MS"/>
            <w:noProof/>
            <w:sz w:val="24"/>
          </w:rPr>
          <w:t>set</w:t>
        </w:r>
      </w:ins>
      <w:r w:rsidRPr="00797981">
        <w:rPr>
          <w:rFonts w:ascii="Trebuchet MS" w:hAnsi="Trebuchet MS"/>
          <w:noProof/>
          <w:sz w:val="24"/>
        </w:rPr>
        <w:t xml:space="preserve"> him </w:t>
      </w:r>
      <w:del w:id="184" w:author="Author">
        <w:r w:rsidRPr="00797981">
          <w:rPr>
            <w:rFonts w:ascii="Trebuchet MS" w:hAnsi="Trebuchet MS"/>
            <w:noProof/>
            <w:sz w:val="24"/>
          </w:rPr>
          <w:delText xml:space="preserve">out from your company as one set </w:delText>
        </w:r>
      </w:del>
      <w:r w:rsidRPr="00797981">
        <w:rPr>
          <w:rFonts w:ascii="Trebuchet MS" w:hAnsi="Trebuchet MS"/>
          <w:noProof/>
          <w:sz w:val="24"/>
        </w:rPr>
        <w:t>free</w:t>
      </w:r>
      <w:del w:id="185" w:author="Author">
        <w:r w:rsidRPr="00797981">
          <w:rPr>
            <w:rFonts w:ascii="Trebuchet MS" w:hAnsi="Trebuchet MS"/>
            <w:noProof/>
            <w:sz w:val="24"/>
          </w:rPr>
          <w:delText>;</w:delText>
        </w:r>
      </w:del>
      <w:ins w:id="186" w:author="Author">
        <w:r w:rsidRPr="00797981">
          <w:rPr>
            <w:rFonts w:ascii="Trebuchet MS" w:hAnsi="Trebuchet MS"/>
            <w:noProof/>
            <w:sz w:val="24"/>
          </w:rPr>
          <w:t xml:space="preserve"> and he leaves you,</w:t>
        </w:r>
      </w:ins>
      <w:r w:rsidRPr="00797981">
        <w:rPr>
          <w:rFonts w:ascii="Trebuchet MS" w:hAnsi="Trebuchet MS"/>
          <w:noProof/>
          <w:sz w:val="24"/>
        </w:rPr>
        <w:t xml:space="preserve"> because </w:t>
      </w:r>
      <w:ins w:id="187" w:author="Author">
        <w:r w:rsidRPr="00797981">
          <w:rPr>
            <w:rFonts w:ascii="Trebuchet MS" w:hAnsi="Trebuchet MS"/>
            <w:noProof/>
            <w:sz w:val="24"/>
          </w:rPr>
          <w:t xml:space="preserve">his service to you </w:t>
        </w:r>
      </w:ins>
      <w:r w:rsidRPr="00797981">
        <w:rPr>
          <w:rFonts w:ascii="Trebuchet MS" w:hAnsi="Trebuchet MS"/>
          <w:noProof/>
          <w:sz w:val="24"/>
        </w:rPr>
        <w:t xml:space="preserve">for </w:t>
      </w:r>
      <w:del w:id="188" w:author="Author">
        <w:r w:rsidRPr="00797981">
          <w:rPr>
            <w:rFonts w:ascii="Trebuchet MS" w:hAnsi="Trebuchet MS"/>
            <w:noProof/>
            <w:sz w:val="24"/>
          </w:rPr>
          <w:delText xml:space="preserve">double the value </w:delText>
        </w:r>
      </w:del>
      <w:ins w:id="189" w:author="Author">
        <w:r w:rsidRPr="00797981">
          <w:rPr>
            <w:rFonts w:ascii="Trebuchet MS" w:hAnsi="Trebuchet MS"/>
            <w:noProof/>
            <w:sz w:val="24"/>
          </w:rPr>
          <w:t xml:space="preserve">six years was worth twice as much as that </w:t>
        </w:r>
      </w:ins>
      <w:r w:rsidRPr="00797981">
        <w:rPr>
          <w:rFonts w:ascii="Trebuchet MS" w:hAnsi="Trebuchet MS"/>
          <w:noProof/>
          <w:sz w:val="24"/>
        </w:rPr>
        <w:t xml:space="preserve">of a hired </w:t>
      </w:r>
      <w:del w:id="190" w:author="Author">
        <w:r w:rsidRPr="00797981">
          <w:rPr>
            <w:rFonts w:ascii="Trebuchet MS" w:hAnsi="Trebuchet MS"/>
            <w:noProof/>
            <w:sz w:val="24"/>
          </w:rPr>
          <w:delText>laborer he served you six years</w:delText>
        </w:r>
      </w:del>
      <w:ins w:id="191" w:author="Author">
        <w:r w:rsidRPr="00797981">
          <w:rPr>
            <w:rFonts w:ascii="Trebuchet MS" w:hAnsi="Trebuchet MS"/>
            <w:noProof/>
            <w:sz w:val="24"/>
          </w:rPr>
          <w:t>worker</w:t>
        </w:r>
      </w:ins>
      <w:r w:rsidRPr="00797981">
        <w:rPr>
          <w:rFonts w:ascii="Trebuchet MS" w:hAnsi="Trebuchet MS"/>
          <w:noProof/>
          <w:sz w:val="24"/>
        </w:rPr>
        <w:t xml:space="preserve">, and Jehovah your God has blessed you in everything that </w:t>
      </w:r>
      <w:del w:id="192" w:author="Author">
        <w:r w:rsidRPr="00797981">
          <w:rPr>
            <w:rFonts w:ascii="Trebuchet MS" w:hAnsi="Trebuchet MS"/>
            <w:noProof/>
            <w:sz w:val="24"/>
          </w:rPr>
          <w:delText>you would do</w:delText>
        </w:r>
      </w:del>
      <w:ins w:id="193" w:author="Author">
        <w:r w:rsidRPr="00797981">
          <w:rPr>
            <w:rFonts w:ascii="Trebuchet MS" w:hAnsi="Trebuchet MS"/>
            <w:noProof/>
            <w:sz w:val="24"/>
          </w:rPr>
          <w:t>was done</w:t>
        </w:r>
      </w:ins>
      <w:r w:rsidRPr="00797981">
        <w:rPr>
          <w:rFonts w:ascii="Trebuchet MS" w:hAnsi="Trebuchet MS"/>
          <w:noProof/>
          <w:sz w:val="24"/>
        </w:rPr>
        <w:t>.</w:t>
      </w:r>
    </w:p>
    <w:p w:rsidR="0077020A" w:rsidRPr="00797981" w:rsidRDefault="0077020A" w:rsidP="0077020A">
      <w:pPr>
        <w:rPr>
          <w:rFonts w:ascii="Trebuchet MS" w:hAnsi="Trebuchet MS"/>
          <w:noProof/>
          <w:sz w:val="24"/>
        </w:rPr>
      </w:pPr>
      <w:r w:rsidRPr="00797981">
        <w:rPr>
          <w:rFonts w:ascii="Trebuchet MS" w:hAnsi="Trebuchet MS"/>
          <w:b/>
          <w:sz w:val="24"/>
        </w:rPr>
        <w:t xml:space="preserve">15:19 </w:t>
      </w:r>
      <w:r w:rsidRPr="00797981">
        <w:rPr>
          <w:rFonts w:ascii="Trebuchet MS" w:hAnsi="Trebuchet MS"/>
          <w:noProof/>
          <w:sz w:val="24"/>
        </w:rPr>
        <w:t>“</w:t>
      </w:r>
      <w:del w:id="194" w:author="Author">
        <w:r w:rsidRPr="00797981">
          <w:rPr>
            <w:rFonts w:ascii="Trebuchet MS" w:hAnsi="Trebuchet MS"/>
            <w:noProof/>
            <w:sz w:val="24"/>
          </w:rPr>
          <w:delText xml:space="preserve">Every male </w:delText>
        </w:r>
      </w:del>
      <w:ins w:id="195" w:author="Author">
        <w:r w:rsidRPr="00797981">
          <w:rPr>
            <w:rFonts w:ascii="Trebuchet MS" w:hAnsi="Trebuchet MS"/>
            <w:noProof/>
            <w:sz w:val="24"/>
          </w:rPr>
          <w:t xml:space="preserve">You should sanctify every </w:t>
        </w:r>
      </w:ins>
      <w:r w:rsidRPr="00797981">
        <w:rPr>
          <w:rFonts w:ascii="Trebuchet MS" w:hAnsi="Trebuchet MS"/>
          <w:noProof/>
          <w:sz w:val="24"/>
        </w:rPr>
        <w:t xml:space="preserve">firstborn </w:t>
      </w:r>
      <w:del w:id="196" w:author="Author">
        <w:r w:rsidRPr="00797981">
          <w:rPr>
            <w:rFonts w:ascii="Trebuchet MS" w:hAnsi="Trebuchet MS"/>
            <w:noProof/>
            <w:sz w:val="24"/>
          </w:rPr>
          <w:delText>that will be born in</w:delText>
        </w:r>
      </w:del>
      <w:ins w:id="197" w:author="Author">
        <w:r w:rsidRPr="00797981">
          <w:rPr>
            <w:rFonts w:ascii="Trebuchet MS" w:hAnsi="Trebuchet MS"/>
            <w:noProof/>
            <w:sz w:val="24"/>
          </w:rPr>
          <w:t>male of</w:t>
        </w:r>
      </w:ins>
      <w:r w:rsidRPr="00797981">
        <w:rPr>
          <w:rFonts w:ascii="Trebuchet MS" w:hAnsi="Trebuchet MS"/>
          <w:noProof/>
          <w:sz w:val="24"/>
        </w:rPr>
        <w:t xml:space="preserve"> your herd and </w:t>
      </w:r>
      <w:del w:id="198" w:author="Author">
        <w:r w:rsidRPr="00797981">
          <w:rPr>
            <w:rFonts w:ascii="Trebuchet MS" w:hAnsi="Trebuchet MS"/>
            <w:noProof/>
            <w:sz w:val="24"/>
          </w:rPr>
          <w:delText xml:space="preserve">in </w:delText>
        </w:r>
      </w:del>
      <w:r w:rsidRPr="00797981">
        <w:rPr>
          <w:rFonts w:ascii="Trebuchet MS" w:hAnsi="Trebuchet MS"/>
          <w:noProof/>
          <w:sz w:val="24"/>
        </w:rPr>
        <w:t xml:space="preserve">your flock </w:t>
      </w:r>
      <w:del w:id="199" w:author="Author">
        <w:r w:rsidRPr="00797981">
          <w:rPr>
            <w:rFonts w:ascii="Trebuchet MS" w:hAnsi="Trebuchet MS"/>
            <w:noProof/>
            <w:sz w:val="24"/>
          </w:rPr>
          <w:delText xml:space="preserve">you should sanctify </w:delText>
        </w:r>
      </w:del>
      <w:r w:rsidRPr="00797981">
        <w:rPr>
          <w:rFonts w:ascii="Trebuchet MS" w:hAnsi="Trebuchet MS"/>
          <w:noProof/>
          <w:sz w:val="24"/>
        </w:rPr>
        <w:t xml:space="preserve">to Jehovah your God. You </w:t>
      </w:r>
      <w:r w:rsidRPr="00797981">
        <w:rPr>
          <w:rFonts w:ascii="Trebuchet MS" w:hAnsi="Trebuchet MS"/>
          <w:noProof/>
          <w:sz w:val="24"/>
        </w:rPr>
        <w:lastRenderedPageBreak/>
        <w:t xml:space="preserve">must </w:t>
      </w:r>
      <w:ins w:id="200" w:author="Author">
        <w:r w:rsidRPr="00797981">
          <w:rPr>
            <w:rFonts w:ascii="Trebuchet MS" w:hAnsi="Trebuchet MS"/>
            <w:noProof/>
            <w:sz w:val="24"/>
          </w:rPr>
          <w:t xml:space="preserve">not </w:t>
        </w:r>
      </w:ins>
      <w:r w:rsidRPr="00797981">
        <w:rPr>
          <w:rFonts w:ascii="Trebuchet MS" w:hAnsi="Trebuchet MS"/>
          <w:noProof/>
          <w:sz w:val="24"/>
        </w:rPr>
        <w:t xml:space="preserve">do </w:t>
      </w:r>
      <w:del w:id="201" w:author="Author">
        <w:r w:rsidRPr="00797981">
          <w:rPr>
            <w:rFonts w:ascii="Trebuchet MS" w:hAnsi="Trebuchet MS"/>
            <w:noProof/>
            <w:sz w:val="24"/>
          </w:rPr>
          <w:delText>no service</w:delText>
        </w:r>
      </w:del>
      <w:ins w:id="202" w:author="Author">
        <w:r w:rsidRPr="00797981">
          <w:rPr>
            <w:rFonts w:ascii="Trebuchet MS" w:hAnsi="Trebuchet MS"/>
            <w:noProof/>
            <w:sz w:val="24"/>
          </w:rPr>
          <w:t>any work</w:t>
        </w:r>
      </w:ins>
      <w:r w:rsidRPr="00797981">
        <w:rPr>
          <w:rFonts w:ascii="Trebuchet MS" w:hAnsi="Trebuchet MS"/>
          <w:noProof/>
          <w:sz w:val="24"/>
        </w:rPr>
        <w:t xml:space="preserve"> with the firstborn of your </w:t>
      </w:r>
      <w:del w:id="203" w:author="Author">
        <w:r w:rsidRPr="00797981">
          <w:rPr>
            <w:rFonts w:ascii="Trebuchet MS" w:hAnsi="Trebuchet MS"/>
            <w:noProof/>
            <w:sz w:val="24"/>
          </w:rPr>
          <w:delText>bull,</w:delText>
        </w:r>
      </w:del>
      <w:ins w:id="204" w:author="Author">
        <w:r w:rsidRPr="00797981">
          <w:rPr>
            <w:rFonts w:ascii="Trebuchet MS" w:hAnsi="Trebuchet MS"/>
            <w:noProof/>
            <w:sz w:val="24"/>
          </w:rPr>
          <w:t>herd</w:t>
        </w:r>
        <w:r w:rsidRPr="0079798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797981">
        <w:rPr>
          <w:rFonts w:ascii="Trebuchet MS" w:hAnsi="Trebuchet MS"/>
          <w:noProof/>
          <w:sz w:val="24"/>
        </w:rPr>
        <w:t xml:space="preserve"> nor shear the firstborn of your flock. </w:t>
      </w:r>
      <w:r w:rsidRPr="00797981">
        <w:rPr>
          <w:rFonts w:ascii="Trebuchet MS" w:hAnsi="Trebuchet MS"/>
          <w:b/>
          <w:noProof/>
          <w:sz w:val="24"/>
        </w:rPr>
        <w:t xml:space="preserve">15:20 </w:t>
      </w:r>
      <w:del w:id="207" w:author="Author">
        <w:r w:rsidRPr="00797981">
          <w:rPr>
            <w:rFonts w:ascii="Trebuchet MS" w:hAnsi="Trebuchet MS"/>
            <w:noProof/>
            <w:sz w:val="24"/>
          </w:rPr>
          <w:delText>Before</w:delText>
        </w:r>
      </w:del>
      <w:ins w:id="208" w:author="Author">
        <w:r w:rsidRPr="00797981">
          <w:rPr>
            <w:rFonts w:ascii="Trebuchet MS" w:hAnsi="Trebuchet MS"/>
            <w:noProof/>
            <w:sz w:val="24"/>
          </w:rPr>
          <w:t>You and your household should eat it before</w:t>
        </w:r>
      </w:ins>
      <w:r w:rsidRPr="00797981">
        <w:rPr>
          <w:rFonts w:ascii="Trebuchet MS" w:hAnsi="Trebuchet MS"/>
          <w:noProof/>
          <w:sz w:val="24"/>
        </w:rPr>
        <w:t xml:space="preserve"> Jehovah your God </w:t>
      </w:r>
      <w:del w:id="209" w:author="Author">
        <w:r w:rsidRPr="00797981">
          <w:rPr>
            <w:rFonts w:ascii="Trebuchet MS" w:hAnsi="Trebuchet MS"/>
            <w:noProof/>
            <w:sz w:val="24"/>
          </w:rPr>
          <w:delText xml:space="preserve">you should eat it </w:delText>
        </w:r>
      </w:del>
      <w:r w:rsidRPr="00797981">
        <w:rPr>
          <w:rFonts w:ascii="Trebuchet MS" w:hAnsi="Trebuchet MS"/>
          <w:noProof/>
          <w:sz w:val="24"/>
        </w:rPr>
        <w:t>year by year in the place that Jehovah will choose</w:t>
      </w:r>
      <w:del w:id="210" w:author="Author">
        <w:r w:rsidRPr="00797981">
          <w:rPr>
            <w:rFonts w:ascii="Trebuchet MS" w:hAnsi="Trebuchet MS"/>
            <w:noProof/>
            <w:sz w:val="24"/>
          </w:rPr>
          <w:delText>, you and your household</w:delText>
        </w:r>
      </w:del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15:21 </w:t>
      </w:r>
      <w:del w:id="211" w:author="Author">
        <w:r w:rsidRPr="00797981">
          <w:rPr>
            <w:rFonts w:ascii="Trebuchet MS" w:hAnsi="Trebuchet MS"/>
            <w:noProof/>
            <w:sz w:val="24"/>
          </w:rPr>
          <w:delText>And in case there should prove to be in</w:delText>
        </w:r>
      </w:del>
      <w:ins w:id="212" w:author="Author">
        <w:r w:rsidRPr="00797981">
          <w:rPr>
            <w:rFonts w:ascii="Trebuchet MS" w:hAnsi="Trebuchet MS"/>
            <w:noProof/>
            <w:sz w:val="24"/>
          </w:rPr>
          <w:t>But if</w:t>
        </w:r>
      </w:ins>
      <w:r w:rsidRPr="00797981">
        <w:rPr>
          <w:rFonts w:ascii="Trebuchet MS" w:hAnsi="Trebuchet MS"/>
          <w:noProof/>
          <w:sz w:val="24"/>
        </w:rPr>
        <w:t xml:space="preserve"> it </w:t>
      </w:r>
      <w:ins w:id="213" w:author="Author">
        <w:r w:rsidRPr="00797981">
          <w:rPr>
            <w:rFonts w:ascii="Trebuchet MS" w:hAnsi="Trebuchet MS"/>
            <w:noProof/>
            <w:sz w:val="24"/>
          </w:rPr>
          <w:t xml:space="preserve">has </w:t>
        </w:r>
      </w:ins>
      <w:r w:rsidRPr="00797981">
        <w:rPr>
          <w:rFonts w:ascii="Trebuchet MS" w:hAnsi="Trebuchet MS"/>
          <w:noProof/>
          <w:sz w:val="24"/>
        </w:rPr>
        <w:t>a defect</w:t>
      </w:r>
      <w:del w:id="214" w:author="Author">
        <w:r w:rsidRPr="00797981">
          <w:rPr>
            <w:rFonts w:ascii="Trebuchet MS" w:hAnsi="Trebuchet MS"/>
            <w:noProof/>
            <w:sz w:val="24"/>
          </w:rPr>
          <w:delText>, being lame</w:delText>
        </w:r>
      </w:del>
      <w:ins w:id="215" w:author="Author">
        <w:r w:rsidRPr="00797981">
          <w:rPr>
            <w:rFonts w:ascii="Trebuchet MS" w:hAnsi="Trebuchet MS"/>
            <w:noProof/>
            <w:sz w:val="24"/>
          </w:rPr>
          <w:t>—lameness, blindness,</w:t>
        </w:r>
      </w:ins>
      <w:r w:rsidRPr="00797981">
        <w:rPr>
          <w:rFonts w:ascii="Trebuchet MS" w:hAnsi="Trebuchet MS"/>
          <w:noProof/>
          <w:sz w:val="24"/>
        </w:rPr>
        <w:t xml:space="preserve"> or </w:t>
      </w:r>
      <w:del w:id="216" w:author="Author">
        <w:r w:rsidRPr="00797981">
          <w:rPr>
            <w:rFonts w:ascii="Trebuchet MS" w:hAnsi="Trebuchet MS"/>
            <w:noProof/>
            <w:sz w:val="24"/>
          </w:rPr>
          <w:delText xml:space="preserve">blind, </w:delText>
        </w:r>
      </w:del>
      <w:r w:rsidRPr="00797981">
        <w:rPr>
          <w:rFonts w:ascii="Trebuchet MS" w:hAnsi="Trebuchet MS"/>
          <w:noProof/>
          <w:sz w:val="24"/>
        </w:rPr>
        <w:t xml:space="preserve">any </w:t>
      </w:r>
      <w:del w:id="217" w:author="Author">
        <w:r w:rsidRPr="00797981">
          <w:rPr>
            <w:rFonts w:ascii="Trebuchet MS" w:hAnsi="Trebuchet MS"/>
            <w:noProof/>
            <w:sz w:val="24"/>
          </w:rPr>
          <w:delText>bad</w:delText>
        </w:r>
      </w:del>
      <w:ins w:id="218" w:author="Author">
        <w:r w:rsidRPr="00797981">
          <w:rPr>
            <w:rFonts w:ascii="Trebuchet MS" w:hAnsi="Trebuchet MS"/>
            <w:noProof/>
            <w:sz w:val="24"/>
          </w:rPr>
          <w:t>other serious</w:t>
        </w:r>
      </w:ins>
      <w:r w:rsidRPr="00797981">
        <w:rPr>
          <w:rFonts w:ascii="Trebuchet MS" w:hAnsi="Trebuchet MS"/>
          <w:noProof/>
          <w:sz w:val="24"/>
        </w:rPr>
        <w:t xml:space="preserve"> defect</w:t>
      </w:r>
      <w:del w:id="219" w:author="Author">
        <w:r w:rsidRPr="00797981">
          <w:rPr>
            <w:rFonts w:ascii="Trebuchet MS" w:hAnsi="Trebuchet MS"/>
            <w:noProof/>
            <w:sz w:val="24"/>
          </w:rPr>
          <w:delText xml:space="preserve">, </w:delText>
        </w:r>
      </w:del>
      <w:ins w:id="220" w:author="Author">
        <w:r w:rsidRPr="00797981">
          <w:rPr>
            <w:rFonts w:ascii="Trebuchet MS" w:hAnsi="Trebuchet MS"/>
            <w:noProof/>
            <w:sz w:val="24"/>
          </w:rPr>
          <w:t>—</w:t>
        </w:r>
      </w:ins>
      <w:r w:rsidRPr="00797981">
        <w:rPr>
          <w:rFonts w:ascii="Trebuchet MS" w:hAnsi="Trebuchet MS"/>
          <w:noProof/>
          <w:sz w:val="24"/>
        </w:rPr>
        <w:t xml:space="preserve">you must not sacrifice it to Jehovah your God. </w:t>
      </w:r>
      <w:r w:rsidRPr="00797981">
        <w:rPr>
          <w:rFonts w:ascii="Trebuchet MS" w:hAnsi="Trebuchet MS"/>
          <w:b/>
          <w:noProof/>
          <w:sz w:val="24"/>
        </w:rPr>
        <w:t xml:space="preserve">15:22 </w:t>
      </w:r>
      <w:del w:id="221" w:author="Author">
        <w:r w:rsidRPr="00797981">
          <w:rPr>
            <w:rFonts w:ascii="Trebuchet MS" w:hAnsi="Trebuchet MS"/>
            <w:noProof/>
            <w:sz w:val="24"/>
          </w:rPr>
          <w:delText>Inside your gates you</w:delText>
        </w:r>
      </w:del>
      <w:ins w:id="222" w:author="Author">
        <w:r w:rsidRPr="00797981">
          <w:rPr>
            <w:rFonts w:ascii="Trebuchet MS" w:hAnsi="Trebuchet MS"/>
            <w:noProof/>
            <w:sz w:val="24"/>
          </w:rPr>
          <w:t>You</w:t>
        </w:r>
      </w:ins>
      <w:r w:rsidRPr="00797981">
        <w:rPr>
          <w:rFonts w:ascii="Trebuchet MS" w:hAnsi="Trebuchet MS"/>
          <w:noProof/>
          <w:sz w:val="24"/>
        </w:rPr>
        <w:t xml:space="preserve"> should eat it</w:t>
      </w:r>
      <w:del w:id="223" w:author="Author">
        <w:r w:rsidRPr="00797981">
          <w:rPr>
            <w:rFonts w:ascii="Trebuchet MS" w:hAnsi="Trebuchet MS"/>
            <w:noProof/>
            <w:sz w:val="24"/>
          </w:rPr>
          <w:delText>,</w:delText>
        </w:r>
      </w:del>
      <w:ins w:id="224" w:author="Author">
        <w:r w:rsidRPr="00797981">
          <w:rPr>
            <w:rFonts w:ascii="Trebuchet MS" w:hAnsi="Trebuchet MS"/>
            <w:noProof/>
            <w:sz w:val="24"/>
          </w:rPr>
          <w:t xml:space="preserve"> inside your cities,</w:t>
        </w:r>
        <w:r w:rsidRPr="00797981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797981">
        <w:rPr>
          <w:rFonts w:ascii="Trebuchet MS" w:hAnsi="Trebuchet MS"/>
          <w:noProof/>
          <w:sz w:val="24"/>
        </w:rPr>
        <w:t xml:space="preserve"> the unclean </w:t>
      </w:r>
      <w:del w:id="227" w:author="Author">
        <w:r w:rsidRPr="00797981">
          <w:rPr>
            <w:rFonts w:ascii="Trebuchet MS" w:hAnsi="Trebuchet MS"/>
            <w:noProof/>
            <w:sz w:val="24"/>
          </w:rPr>
          <w:delText xml:space="preserve">one </w:delText>
        </w:r>
      </w:del>
      <w:r w:rsidRPr="00797981">
        <w:rPr>
          <w:rFonts w:ascii="Trebuchet MS" w:hAnsi="Trebuchet MS"/>
          <w:noProof/>
          <w:sz w:val="24"/>
        </w:rPr>
        <w:t xml:space="preserve">and </w:t>
      </w:r>
      <w:del w:id="228" w:author="Author">
        <w:r w:rsidRPr="00797981">
          <w:rPr>
            <w:rFonts w:ascii="Trebuchet MS" w:hAnsi="Trebuchet MS"/>
            <w:noProof/>
            <w:sz w:val="24"/>
          </w:rPr>
          <w:delText xml:space="preserve">the </w:delText>
        </w:r>
      </w:del>
      <w:r w:rsidRPr="00797981">
        <w:rPr>
          <w:rFonts w:ascii="Trebuchet MS" w:hAnsi="Trebuchet MS"/>
          <w:noProof/>
          <w:sz w:val="24"/>
        </w:rPr>
        <w:t xml:space="preserve">clean </w:t>
      </w:r>
      <w:del w:id="229" w:author="Author">
        <w:r w:rsidRPr="00797981">
          <w:rPr>
            <w:rFonts w:ascii="Trebuchet MS" w:hAnsi="Trebuchet MS"/>
            <w:noProof/>
            <w:sz w:val="24"/>
          </w:rPr>
          <w:delText>one</w:delText>
        </w:r>
      </w:del>
      <w:ins w:id="230" w:author="Author">
        <w:r w:rsidRPr="00797981">
          <w:rPr>
            <w:rFonts w:ascii="Trebuchet MS" w:hAnsi="Trebuchet MS"/>
            <w:noProof/>
            <w:sz w:val="24"/>
          </w:rPr>
          <w:t>person</w:t>
        </w:r>
      </w:ins>
      <w:r w:rsidRPr="00797981">
        <w:rPr>
          <w:rFonts w:ascii="Trebuchet MS" w:hAnsi="Trebuchet MS"/>
          <w:noProof/>
          <w:sz w:val="24"/>
        </w:rPr>
        <w:t xml:space="preserve"> together, </w:t>
      </w:r>
      <w:del w:id="231" w:author="Author">
        <w:r w:rsidRPr="00797981">
          <w:rPr>
            <w:rFonts w:ascii="Trebuchet MS" w:hAnsi="Trebuchet MS"/>
            <w:noProof/>
            <w:sz w:val="24"/>
          </w:rPr>
          <w:delText>like the</w:delText>
        </w:r>
      </w:del>
      <w:ins w:id="232" w:author="Author">
        <w:r w:rsidRPr="00797981">
          <w:rPr>
            <w:rFonts w:ascii="Trebuchet MS" w:hAnsi="Trebuchet MS"/>
            <w:noProof/>
            <w:sz w:val="24"/>
          </w:rPr>
          <w:t>as though it were a</w:t>
        </w:r>
      </w:ins>
      <w:r w:rsidRPr="00797981">
        <w:rPr>
          <w:rFonts w:ascii="Trebuchet MS" w:hAnsi="Trebuchet MS"/>
          <w:noProof/>
          <w:sz w:val="24"/>
        </w:rPr>
        <w:t xml:space="preserve"> gazelle </w:t>
      </w:r>
      <w:del w:id="233" w:author="Author">
        <w:r w:rsidRPr="00797981">
          <w:rPr>
            <w:rFonts w:ascii="Trebuchet MS" w:hAnsi="Trebuchet MS"/>
            <w:noProof/>
            <w:sz w:val="24"/>
          </w:rPr>
          <w:delText>and like the stag</w:delText>
        </w:r>
      </w:del>
      <w:ins w:id="234" w:author="Author">
        <w:r w:rsidRPr="00797981">
          <w:rPr>
            <w:rFonts w:ascii="Trebuchet MS" w:hAnsi="Trebuchet MS"/>
            <w:noProof/>
            <w:sz w:val="24"/>
          </w:rPr>
          <w:t>or a deer</w:t>
        </w:r>
      </w:ins>
      <w:r w:rsidRPr="00797981">
        <w:rPr>
          <w:rFonts w:ascii="Trebuchet MS" w:hAnsi="Trebuchet MS"/>
          <w:noProof/>
          <w:sz w:val="24"/>
        </w:rPr>
        <w:t xml:space="preserve">. </w:t>
      </w:r>
      <w:r w:rsidRPr="00797981">
        <w:rPr>
          <w:rFonts w:ascii="Trebuchet MS" w:hAnsi="Trebuchet MS"/>
          <w:b/>
          <w:noProof/>
          <w:sz w:val="24"/>
        </w:rPr>
        <w:t xml:space="preserve">15:23 </w:t>
      </w:r>
      <w:del w:id="235" w:author="Author">
        <w:r w:rsidRPr="00797981">
          <w:rPr>
            <w:rFonts w:ascii="Trebuchet MS" w:hAnsi="Trebuchet MS"/>
            <w:noProof/>
            <w:sz w:val="24"/>
          </w:rPr>
          <w:delText>Only its blood</w:delText>
        </w:r>
      </w:del>
      <w:ins w:id="236" w:author="Author">
        <w:r w:rsidRPr="00797981">
          <w:rPr>
            <w:rFonts w:ascii="Trebuchet MS" w:hAnsi="Trebuchet MS"/>
            <w:noProof/>
            <w:sz w:val="24"/>
          </w:rPr>
          <w:t>But</w:t>
        </w:r>
      </w:ins>
      <w:r w:rsidRPr="00797981">
        <w:rPr>
          <w:rFonts w:ascii="Trebuchet MS" w:hAnsi="Trebuchet MS"/>
          <w:noProof/>
          <w:sz w:val="24"/>
        </w:rPr>
        <w:t xml:space="preserve"> you must not eat</w:t>
      </w:r>
      <w:del w:id="237" w:author="Author">
        <w:r w:rsidRPr="00797981">
          <w:rPr>
            <w:rFonts w:ascii="Trebuchet MS" w:hAnsi="Trebuchet MS"/>
            <w:noProof/>
            <w:sz w:val="24"/>
          </w:rPr>
          <w:delText>. Upon the earth</w:delText>
        </w:r>
      </w:del>
      <w:ins w:id="238" w:author="Author">
        <w:r w:rsidRPr="00797981">
          <w:rPr>
            <w:rFonts w:ascii="Trebuchet MS" w:hAnsi="Trebuchet MS"/>
            <w:noProof/>
            <w:sz w:val="24"/>
          </w:rPr>
          <w:t xml:space="preserve"> its blood;</w:t>
        </w:r>
      </w:ins>
      <w:r w:rsidRPr="00797981">
        <w:rPr>
          <w:rFonts w:ascii="Trebuchet MS" w:hAnsi="Trebuchet MS"/>
          <w:noProof/>
          <w:sz w:val="24"/>
        </w:rPr>
        <w:t xml:space="preserve"> you should pour it out </w:t>
      </w:r>
      <w:del w:id="239" w:author="Author">
        <w:r w:rsidRPr="00797981">
          <w:rPr>
            <w:rFonts w:ascii="Trebuchet MS" w:hAnsi="Trebuchet MS"/>
            <w:noProof/>
            <w:sz w:val="24"/>
          </w:rPr>
          <w:delText>as</w:delText>
        </w:r>
      </w:del>
      <w:ins w:id="240" w:author="Author">
        <w:r w:rsidRPr="00797981">
          <w:rPr>
            <w:rFonts w:ascii="Trebuchet MS" w:hAnsi="Trebuchet MS"/>
            <w:noProof/>
            <w:sz w:val="24"/>
          </w:rPr>
          <w:t>on the ground like</w:t>
        </w:r>
      </w:ins>
      <w:r w:rsidRPr="00797981">
        <w:rPr>
          <w:rFonts w:ascii="Trebuchet MS" w:hAnsi="Trebuchet MS"/>
          <w:noProof/>
          <w:sz w:val="24"/>
        </w:rPr>
        <w:t xml:space="preserve"> water.</w:t>
      </w:r>
    </w:p>
    <w:p w:rsidR="0077020A" w:rsidRPr="00797981" w:rsidRDefault="0077020A" w:rsidP="0077020A">
      <w:pPr>
        <w:rPr>
          <w:rFonts w:ascii="Trebuchet MS" w:hAnsi="Trebuchet MS"/>
          <w:b/>
          <w:sz w:val="24"/>
        </w:rPr>
      </w:pPr>
    </w:p>
    <w:p w:rsidR="00762BCB" w:rsidRPr="0077020A" w:rsidRDefault="00762BCB" w:rsidP="0077020A"/>
    <w:sectPr w:rsidR="00762BCB" w:rsidRPr="0077020A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7DB" w:rsidRDefault="009547DB">
      <w:r>
        <w:separator/>
      </w:r>
    </w:p>
  </w:endnote>
  <w:endnote w:type="continuationSeparator" w:id="0">
    <w:p w:rsidR="009547DB" w:rsidRDefault="0095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7DB" w:rsidRDefault="009547DB">
      <w:r>
        <w:separator/>
      </w:r>
    </w:p>
  </w:footnote>
  <w:footnote w:type="continuationSeparator" w:id="0">
    <w:p w:rsidR="009547DB" w:rsidRDefault="009547DB">
      <w:r>
        <w:continuationSeparator/>
      </w:r>
    </w:p>
  </w:footnote>
  <w:footnote w:id="1">
    <w:p w:rsidR="0077020A" w:rsidRPr="00797981" w:rsidRDefault="0077020A" w:rsidP="00797981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797981">
          <w:rPr>
            <w:rStyle w:val="FootnoteReference"/>
          </w:rPr>
          <w:footnoteRef/>
        </w:r>
        <w:r w:rsidRPr="00797981">
          <w:t xml:space="preserve"> </w:t>
        </w:r>
        <w:r w:rsidRPr="00797981">
          <w:rPr>
            <w:b/>
          </w:rPr>
          <w:t xml:space="preserve">15:6 </w:t>
        </w:r>
        <w:r w:rsidRPr="00797981">
          <w:t>Or “lend on pledge.”</w:t>
        </w:r>
      </w:ins>
    </w:p>
  </w:footnote>
  <w:footnote w:id="2">
    <w:p w:rsidR="0077020A" w:rsidRPr="00797981" w:rsidRDefault="0077020A" w:rsidP="00797981">
      <w:pPr>
        <w:pStyle w:val="FootnoteText"/>
        <w:spacing w:after="96"/>
        <w:ind w:firstLine="288"/>
        <w:rPr>
          <w:ins w:id="75" w:author="Author"/>
        </w:rPr>
      </w:pPr>
      <w:ins w:id="76" w:author="Author">
        <w:r w:rsidRPr="00797981">
          <w:rPr>
            <w:rStyle w:val="FootnoteReference"/>
          </w:rPr>
          <w:footnoteRef/>
        </w:r>
        <w:r w:rsidRPr="00797981">
          <w:t xml:space="preserve"> </w:t>
        </w:r>
        <w:r w:rsidRPr="00797981">
          <w:rPr>
            <w:b/>
          </w:rPr>
          <w:t xml:space="preserve">15:8 </w:t>
        </w:r>
        <w:r w:rsidRPr="00797981">
          <w:t>Or “lend on pledge.”</w:t>
        </w:r>
      </w:ins>
    </w:p>
  </w:footnote>
  <w:footnote w:id="3">
    <w:p w:rsidR="0077020A" w:rsidRPr="00797981" w:rsidRDefault="0077020A" w:rsidP="00797981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797981">
          <w:rPr>
            <w:rStyle w:val="FootnoteReference"/>
          </w:rPr>
          <w:footnoteRef/>
        </w:r>
        <w:r w:rsidRPr="00797981">
          <w:t xml:space="preserve"> </w:t>
        </w:r>
        <w:r w:rsidRPr="00797981">
          <w:rPr>
            <w:b/>
          </w:rPr>
          <w:t xml:space="preserve">15:10 </w:t>
        </w:r>
        <w:r w:rsidRPr="00797981">
          <w:t>Lit., “your heart.”</w:t>
        </w:r>
      </w:ins>
    </w:p>
  </w:footnote>
  <w:footnote w:id="4">
    <w:p w:rsidR="0077020A" w:rsidRPr="00797981" w:rsidRDefault="0077020A" w:rsidP="00797981">
      <w:pPr>
        <w:pStyle w:val="FootnoteText"/>
        <w:spacing w:after="96"/>
        <w:ind w:firstLine="288"/>
        <w:rPr>
          <w:ins w:id="205" w:author="Author"/>
        </w:rPr>
      </w:pPr>
      <w:ins w:id="206" w:author="Author">
        <w:r w:rsidRPr="00797981">
          <w:rPr>
            <w:rStyle w:val="FootnoteReference"/>
          </w:rPr>
          <w:footnoteRef/>
        </w:r>
        <w:r w:rsidRPr="00797981">
          <w:t xml:space="preserve"> </w:t>
        </w:r>
        <w:r w:rsidRPr="00797981">
          <w:rPr>
            <w:b/>
          </w:rPr>
          <w:t xml:space="preserve">15:19 </w:t>
        </w:r>
        <w:r w:rsidRPr="00797981">
          <w:t>Lit., “bull.”</w:t>
        </w:r>
      </w:ins>
    </w:p>
  </w:footnote>
  <w:footnote w:id="5">
    <w:p w:rsidR="0077020A" w:rsidRPr="00797981" w:rsidRDefault="0077020A" w:rsidP="00797981">
      <w:pPr>
        <w:pStyle w:val="FootnoteText"/>
        <w:spacing w:after="96"/>
        <w:ind w:firstLine="288"/>
        <w:rPr>
          <w:ins w:id="225" w:author="Author"/>
        </w:rPr>
      </w:pPr>
      <w:ins w:id="226" w:author="Author">
        <w:r w:rsidRPr="00797981">
          <w:rPr>
            <w:rStyle w:val="FootnoteReference"/>
          </w:rPr>
          <w:footnoteRef/>
        </w:r>
        <w:r w:rsidRPr="00797981">
          <w:t xml:space="preserve"> </w:t>
        </w:r>
        <w:r w:rsidRPr="00797981">
          <w:rPr>
            <w:b/>
          </w:rPr>
          <w:t xml:space="preserve">15:22 </w:t>
        </w:r>
        <w:r w:rsidRPr="00797981">
          <w:t>Lit., “gates.”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1575A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1575A">
        <w:t>Deuteronomy Chapter 15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1575A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1575A">
      <w:rPr>
        <w:noProof/>
        <w:snapToGrid w:val="0"/>
      </w:rPr>
      <w:t>Deuteronomy 15.Revised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1575A">
        <w:t>Deuteronomy Chapter 15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1575A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1575A">
      <w:rPr>
        <w:noProof/>
        <w:snapToGrid w:val="0"/>
      </w:rPr>
      <w:t>Deuteronomy 15.Revised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1575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1575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1575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1575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7DB"/>
    <w:rsid w:val="0011575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7020A"/>
    <w:rsid w:val="00796D66"/>
    <w:rsid w:val="007A584B"/>
    <w:rsid w:val="0085190A"/>
    <w:rsid w:val="00875211"/>
    <w:rsid w:val="008F667F"/>
    <w:rsid w:val="009547DB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3050d1cf839a4d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7020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020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7020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7020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020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70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050d1cf839a4d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973</ap:Words>
  <ap:Characters>4146</ap:Characters>
  <ap:Application>Microsoft Office Word</ap:Application>
  <ap:DocSecurity>0</ap:DocSecurity>
  <ap:Lines>70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5111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15</dc:title>
  <dc:subject/>
  <dc:creator>Ruth Farrugia</dc:creator>
  <cp:keywords/>
  <dc:description/>
  <cp:lastModifiedBy>Ruth Farrugia</cp:lastModifiedBy>
  <cp:revision>3</cp:revision>
  <dcterms:created xsi:type="dcterms:W3CDTF">2020-09-21T12:03:00Z</dcterms:created>
  <dcterms:modified xsi:type="dcterms:W3CDTF">2020-09-21T12:03:00Z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15.docx</vt:lpwstr>
  </property>
  <property fmtid="{D5CDD505-2E9C-101B-9397-08002B2CF9AE}" pid="9" name="_TranslationDocumentId">
    <vt:i4>19498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