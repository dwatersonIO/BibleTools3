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646" w:rsidRPr="00FC4CF3" w:rsidRDefault="00004646" w:rsidP="00004646">
      <w:pPr>
        <w:rPr>
          <w:rFonts w:ascii="Trebuchet MS" w:hAnsi="Trebuchet MS"/>
          <w:noProof/>
        </w:rPr>
      </w:pPr>
      <w:bookmarkStart w:id="0" w:name="_GoBack"/>
      <w:bookmarkEnd w:id="0"/>
      <w:r w:rsidRPr="00FC4CF3">
        <w:rPr>
          <w:rFonts w:ascii="Trebuchet MS" w:hAnsi="Trebuchet MS"/>
          <w:b/>
        </w:rPr>
        <w:t xml:space="preserve">29:1 </w:t>
      </w:r>
      <w:r w:rsidRPr="00FC4CF3">
        <w:rPr>
          <w:rFonts w:ascii="Trebuchet MS" w:hAnsi="Trebuchet MS"/>
          <w:noProof/>
        </w:rPr>
        <w:t xml:space="preserve">These are the words of the covenant that Jehovah commanded Moses to </w:t>
      </w:r>
      <w:del w:id="1" w:author="Author">
        <w:r w:rsidRPr="00FC4CF3">
          <w:rPr>
            <w:rFonts w:ascii="Trebuchet MS" w:hAnsi="Trebuchet MS"/>
            <w:noProof/>
          </w:rPr>
          <w:delText>conclude</w:delText>
        </w:r>
      </w:del>
      <w:ins w:id="2" w:author="Author">
        <w:r w:rsidRPr="00FC4CF3">
          <w:rPr>
            <w:rFonts w:ascii="Trebuchet MS" w:hAnsi="Trebuchet MS"/>
            <w:noProof/>
          </w:rPr>
          <w:t>make</w:t>
        </w:r>
      </w:ins>
      <w:r w:rsidRPr="00FC4CF3">
        <w:rPr>
          <w:rFonts w:ascii="Trebuchet MS" w:hAnsi="Trebuchet MS"/>
          <w:noProof/>
        </w:rPr>
        <w:t xml:space="preserve"> with the </w:t>
      </w:r>
      <w:del w:id="3" w:author="Author">
        <w:r w:rsidRPr="00FC4CF3">
          <w:rPr>
            <w:rFonts w:ascii="Trebuchet MS" w:hAnsi="Trebuchet MS"/>
            <w:noProof/>
          </w:rPr>
          <w:delText>sons</w:delText>
        </w:r>
      </w:del>
      <w:ins w:id="4" w:author="Author">
        <w:r w:rsidRPr="00FC4CF3">
          <w:rPr>
            <w:rFonts w:ascii="Trebuchet MS" w:hAnsi="Trebuchet MS"/>
            <w:noProof/>
          </w:rPr>
          <w:t>people</w:t>
        </w:r>
      </w:ins>
      <w:r w:rsidRPr="00FC4CF3">
        <w:rPr>
          <w:rFonts w:ascii="Trebuchet MS" w:hAnsi="Trebuchet MS"/>
          <w:noProof/>
        </w:rPr>
        <w:t xml:space="preserve"> of Israel in the land of Mo′ab</w:t>
      </w:r>
      <w:del w:id="5" w:author="Author">
        <w:r w:rsidRPr="00FC4CF3">
          <w:rPr>
            <w:rFonts w:ascii="Trebuchet MS" w:hAnsi="Trebuchet MS"/>
            <w:noProof/>
          </w:rPr>
          <w:delText xml:space="preserve"> aside from</w:delText>
        </w:r>
      </w:del>
      <w:ins w:id="6" w:author="Author">
        <w:r w:rsidRPr="00FC4CF3">
          <w:rPr>
            <w:rFonts w:ascii="Trebuchet MS" w:hAnsi="Trebuchet MS"/>
            <w:noProof/>
          </w:rPr>
          <w:t>, in addition to</w:t>
        </w:r>
      </w:ins>
      <w:r w:rsidRPr="00FC4CF3">
        <w:rPr>
          <w:rFonts w:ascii="Trebuchet MS" w:hAnsi="Trebuchet MS"/>
          <w:noProof/>
        </w:rPr>
        <w:t xml:space="preserve"> the covenant that he </w:t>
      </w:r>
      <w:del w:id="7" w:author="Author">
        <w:r w:rsidRPr="00FC4CF3">
          <w:rPr>
            <w:rFonts w:ascii="Trebuchet MS" w:hAnsi="Trebuchet MS"/>
            <w:noProof/>
          </w:rPr>
          <w:delText>had concluded</w:delText>
        </w:r>
      </w:del>
      <w:ins w:id="8" w:author="Author">
        <w:r w:rsidRPr="00FC4CF3">
          <w:rPr>
            <w:rFonts w:ascii="Trebuchet MS" w:hAnsi="Trebuchet MS"/>
            <w:noProof/>
          </w:rPr>
          <w:t>made</w:t>
        </w:r>
      </w:ins>
      <w:r w:rsidRPr="00FC4CF3">
        <w:rPr>
          <w:rFonts w:ascii="Trebuchet MS" w:hAnsi="Trebuchet MS"/>
          <w:noProof/>
        </w:rPr>
        <w:t xml:space="preserve"> with them </w:t>
      </w:r>
      <w:del w:id="9" w:author="Author">
        <w:r w:rsidRPr="00FC4CF3">
          <w:rPr>
            <w:rFonts w:ascii="Trebuchet MS" w:hAnsi="Trebuchet MS"/>
            <w:noProof/>
          </w:rPr>
          <w:delText>in</w:delText>
        </w:r>
      </w:del>
      <w:ins w:id="10" w:author="Author">
        <w:r w:rsidRPr="00FC4CF3">
          <w:rPr>
            <w:rFonts w:ascii="Trebuchet MS" w:hAnsi="Trebuchet MS"/>
            <w:noProof/>
          </w:rPr>
          <w:t>at</w:t>
        </w:r>
      </w:ins>
      <w:r w:rsidRPr="00FC4CF3">
        <w:rPr>
          <w:rFonts w:ascii="Trebuchet MS" w:hAnsi="Trebuchet MS"/>
          <w:noProof/>
        </w:rPr>
        <w:t xml:space="preserve"> </w:t>
      </w:r>
      <w:del w:id="11" w:author="Author">
        <w:r w:rsidRPr="00FC4CF3" w:rsidDel="009F39CC">
          <w:rPr>
            <w:rFonts w:ascii="Trebuchet MS" w:hAnsi="Trebuchet MS"/>
            <w:noProof/>
          </w:rPr>
          <w:delText>Ho′reb</w:delText>
        </w:r>
      </w:del>
      <w:ins w:id="12" w:author="Author">
        <w:r>
          <w:rPr>
            <w:rFonts w:ascii="Trebuchet MS" w:hAnsi="Trebuchet MS"/>
            <w:noProof/>
          </w:rPr>
          <w:t>Hor</w:t>
        </w:r>
        <w:r w:rsidRPr="005A05F0">
          <w:rPr>
            <w:rFonts w:ascii="Trebuchet MS" w:hAnsi="Trebuchet MS"/>
            <w:noProof/>
          </w:rPr>
          <w:t>′</w:t>
        </w:r>
        <w:r>
          <w:rPr>
            <w:rFonts w:ascii="Trebuchet MS" w:hAnsi="Trebuchet MS"/>
            <w:noProof/>
          </w:rPr>
          <w:t>eb</w:t>
        </w:r>
      </w:ins>
      <w:r w:rsidRPr="00FC4CF3">
        <w:rPr>
          <w:rFonts w:ascii="Trebuchet MS" w:hAnsi="Trebuchet MS"/>
          <w:noProof/>
        </w:rPr>
        <w:t>.</w:t>
      </w:r>
    </w:p>
    <w:p w:rsidR="00004646" w:rsidRPr="00FC4CF3" w:rsidRDefault="00004646" w:rsidP="00004646">
      <w:pPr>
        <w:rPr>
          <w:rFonts w:ascii="Trebuchet MS" w:hAnsi="Trebuchet MS"/>
          <w:noProof/>
        </w:rPr>
      </w:pPr>
      <w:r w:rsidRPr="00FC4CF3">
        <w:rPr>
          <w:rFonts w:ascii="Trebuchet MS" w:hAnsi="Trebuchet MS"/>
          <w:b/>
        </w:rPr>
        <w:t xml:space="preserve">29:2 </w:t>
      </w:r>
      <w:del w:id="13" w:author="Author">
        <w:r w:rsidRPr="00FC4CF3">
          <w:rPr>
            <w:rFonts w:ascii="Trebuchet MS" w:hAnsi="Trebuchet MS"/>
            <w:noProof/>
          </w:rPr>
          <w:delText xml:space="preserve">And </w:delText>
        </w:r>
      </w:del>
      <w:r w:rsidRPr="00FC4CF3">
        <w:rPr>
          <w:rFonts w:ascii="Trebuchet MS" w:hAnsi="Trebuchet MS"/>
          <w:noProof/>
        </w:rPr>
        <w:t xml:space="preserve">Moses </w:t>
      </w:r>
      <w:del w:id="14" w:author="Author">
        <w:r w:rsidRPr="00FC4CF3">
          <w:rPr>
            <w:rFonts w:ascii="Trebuchet MS" w:hAnsi="Trebuchet MS"/>
            <w:noProof/>
          </w:rPr>
          <w:delText>proceeded to call</w:delText>
        </w:r>
      </w:del>
      <w:ins w:id="15" w:author="Author">
        <w:r w:rsidRPr="00FC4CF3">
          <w:rPr>
            <w:rFonts w:ascii="Trebuchet MS" w:hAnsi="Trebuchet MS"/>
            <w:noProof/>
          </w:rPr>
          <w:t>then called together</w:t>
        </w:r>
      </w:ins>
      <w:r w:rsidRPr="00FC4CF3">
        <w:rPr>
          <w:rFonts w:ascii="Trebuchet MS" w:hAnsi="Trebuchet MS"/>
          <w:noProof/>
        </w:rPr>
        <w:t xml:space="preserve"> all Israel and </w:t>
      </w:r>
      <w:del w:id="16" w:author="Author">
        <w:r w:rsidRPr="00FC4CF3">
          <w:rPr>
            <w:rFonts w:ascii="Trebuchet MS" w:hAnsi="Trebuchet MS"/>
            <w:noProof/>
          </w:rPr>
          <w:delText>to say</w:delText>
        </w:r>
      </w:del>
      <w:ins w:id="17" w:author="Author">
        <w:r w:rsidRPr="00FC4CF3">
          <w:rPr>
            <w:rFonts w:ascii="Trebuchet MS" w:hAnsi="Trebuchet MS"/>
            <w:noProof/>
          </w:rPr>
          <w:t>said</w:t>
        </w:r>
      </w:ins>
      <w:r w:rsidRPr="00FC4CF3">
        <w:rPr>
          <w:rFonts w:ascii="Trebuchet MS" w:hAnsi="Trebuchet MS"/>
          <w:noProof/>
        </w:rPr>
        <w:t xml:space="preserve"> to them: “</w:t>
      </w:r>
      <w:del w:id="18" w:author="Author">
        <w:r w:rsidRPr="00FC4CF3">
          <w:rPr>
            <w:rFonts w:ascii="Trebuchet MS" w:hAnsi="Trebuchet MS"/>
            <w:noProof/>
          </w:rPr>
          <w:delText>Y</w:delText>
        </w:r>
        <w:r w:rsidRPr="00FC4CF3">
          <w:rPr>
            <w:rFonts w:ascii="Trebuchet MS" w:hAnsi="Trebuchet MS"/>
            <w:noProof/>
            <w:u w:val="dotted"/>
          </w:rPr>
          <w:delText>OU</w:delText>
        </w:r>
        <w:r w:rsidRPr="00FC4CF3">
          <w:rPr>
            <w:rFonts w:ascii="Trebuchet MS" w:hAnsi="Trebuchet MS"/>
            <w:noProof/>
          </w:rPr>
          <w:delText xml:space="preserve"> were the ones seeing</w:delText>
        </w:r>
      </w:del>
      <w:ins w:id="19" w:author="Author">
        <w:r w:rsidRPr="00FC4CF3">
          <w:rPr>
            <w:rFonts w:ascii="Trebuchet MS" w:hAnsi="Trebuchet MS"/>
            <w:noProof/>
          </w:rPr>
          <w:t>You have seen</w:t>
        </w:r>
      </w:ins>
      <w:r w:rsidRPr="00FC4CF3">
        <w:rPr>
          <w:rFonts w:ascii="Trebuchet MS" w:hAnsi="Trebuchet MS"/>
          <w:noProof/>
        </w:rPr>
        <w:t xml:space="preserve"> all that Jehovah did before </w:t>
      </w:r>
      <w:del w:id="20" w:author="Author">
        <w:r w:rsidRPr="00FC4CF3">
          <w:rPr>
            <w:rFonts w:ascii="Trebuchet MS" w:hAnsi="Trebuchet MS"/>
            <w:noProof/>
            <w:u w:val="dotted"/>
          </w:rPr>
          <w:delText>YOUR</w:delText>
        </w:r>
      </w:del>
      <w:ins w:id="21" w:author="Author">
        <w:r w:rsidRPr="00FC4CF3">
          <w:rPr>
            <w:rFonts w:ascii="Trebuchet MS" w:hAnsi="Trebuchet MS"/>
            <w:noProof/>
          </w:rPr>
          <w:t>your</w:t>
        </w:r>
      </w:ins>
      <w:r w:rsidRPr="00FC4CF3">
        <w:rPr>
          <w:rFonts w:ascii="Trebuchet MS" w:hAnsi="Trebuchet MS"/>
          <w:noProof/>
        </w:rPr>
        <w:t xml:space="preserve"> eyes in the land of Egypt to Phar′aoh and all his servants and all his land, </w:t>
      </w:r>
      <w:r w:rsidRPr="00FC4CF3">
        <w:rPr>
          <w:rFonts w:ascii="Trebuchet MS" w:hAnsi="Trebuchet MS"/>
          <w:b/>
          <w:noProof/>
        </w:rPr>
        <w:t xml:space="preserve">29:3 </w:t>
      </w:r>
      <w:r w:rsidRPr="00FC4CF3">
        <w:rPr>
          <w:rFonts w:ascii="Trebuchet MS" w:hAnsi="Trebuchet MS"/>
          <w:noProof/>
        </w:rPr>
        <w:t xml:space="preserve">the great </w:t>
      </w:r>
      <w:del w:id="22" w:author="Author">
        <w:r w:rsidRPr="00FC4CF3">
          <w:rPr>
            <w:rFonts w:ascii="Trebuchet MS" w:hAnsi="Trebuchet MS"/>
            <w:noProof/>
          </w:rPr>
          <w:delText>provings</w:delText>
        </w:r>
      </w:del>
      <w:ins w:id="23" w:author="Author">
        <w:r w:rsidRPr="00FC4CF3">
          <w:rPr>
            <w:rFonts w:ascii="Trebuchet MS" w:hAnsi="Trebuchet MS"/>
            <w:noProof/>
          </w:rPr>
          <w:t>judgments</w:t>
        </w:r>
        <w:r w:rsidRPr="00FC4CF3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FC4CF3">
        <w:rPr>
          <w:rFonts w:ascii="Trebuchet MS" w:hAnsi="Trebuchet MS"/>
          <w:noProof/>
        </w:rPr>
        <w:t xml:space="preserve"> that your eyes saw, those great signs and miracles. </w:t>
      </w:r>
      <w:r w:rsidRPr="00FC4CF3">
        <w:rPr>
          <w:rFonts w:ascii="Trebuchet MS" w:hAnsi="Trebuchet MS"/>
          <w:b/>
          <w:noProof/>
        </w:rPr>
        <w:t xml:space="preserve">29:4 </w:t>
      </w:r>
      <w:del w:id="26" w:author="Author">
        <w:r w:rsidRPr="00FC4CF3">
          <w:rPr>
            <w:rFonts w:ascii="Trebuchet MS" w:hAnsi="Trebuchet MS"/>
            <w:noProof/>
          </w:rPr>
          <w:delText>And yet</w:delText>
        </w:r>
      </w:del>
      <w:ins w:id="27" w:author="Author">
        <w:r w:rsidRPr="00FC4CF3">
          <w:rPr>
            <w:rFonts w:ascii="Trebuchet MS" w:hAnsi="Trebuchet MS"/>
            <w:noProof/>
          </w:rPr>
          <w:t>But</w:t>
        </w:r>
      </w:ins>
      <w:r w:rsidRPr="00FC4CF3">
        <w:rPr>
          <w:rFonts w:ascii="Trebuchet MS" w:hAnsi="Trebuchet MS"/>
          <w:noProof/>
        </w:rPr>
        <w:t xml:space="preserve"> Jehovah has not given </w:t>
      </w:r>
      <w:del w:id="28" w:author="Author">
        <w:r w:rsidRPr="00FC4CF3">
          <w:rPr>
            <w:rFonts w:ascii="Trebuchet MS" w:hAnsi="Trebuchet MS"/>
            <w:noProof/>
            <w:u w:val="dotted"/>
          </w:rPr>
          <w:delText>YOU</w:delText>
        </w:r>
      </w:del>
      <w:ins w:id="29" w:author="Author">
        <w:r w:rsidRPr="00FC4CF3">
          <w:rPr>
            <w:rFonts w:ascii="Trebuchet MS" w:hAnsi="Trebuchet MS"/>
            <w:noProof/>
          </w:rPr>
          <w:t>you</w:t>
        </w:r>
      </w:ins>
      <w:r w:rsidRPr="00FC4CF3">
        <w:rPr>
          <w:rFonts w:ascii="Trebuchet MS" w:hAnsi="Trebuchet MS"/>
          <w:noProof/>
        </w:rPr>
        <w:t xml:space="preserve"> a heart to </w:t>
      </w:r>
      <w:del w:id="30" w:author="Author">
        <w:r w:rsidRPr="00FC4CF3">
          <w:rPr>
            <w:rFonts w:ascii="Trebuchet MS" w:hAnsi="Trebuchet MS"/>
            <w:noProof/>
          </w:rPr>
          <w:delText>know</w:delText>
        </w:r>
      </w:del>
      <w:ins w:id="31" w:author="Author">
        <w:r w:rsidRPr="00FC4CF3">
          <w:rPr>
            <w:rFonts w:ascii="Trebuchet MS" w:hAnsi="Trebuchet MS"/>
            <w:noProof/>
          </w:rPr>
          <w:t>understand</w:t>
        </w:r>
      </w:ins>
      <w:r w:rsidRPr="00FC4CF3">
        <w:rPr>
          <w:rFonts w:ascii="Trebuchet MS" w:hAnsi="Trebuchet MS"/>
          <w:noProof/>
        </w:rPr>
        <w:t xml:space="preserve"> and eyes to see and ears to hear</w:t>
      </w:r>
      <w:ins w:id="32" w:author="Author">
        <w:r w:rsidRPr="00FC4CF3">
          <w:rPr>
            <w:rFonts w:ascii="Trebuchet MS" w:hAnsi="Trebuchet MS"/>
            <w:noProof/>
          </w:rPr>
          <w:t>,</w:t>
        </w:r>
      </w:ins>
      <w:r w:rsidRPr="00FC4CF3">
        <w:rPr>
          <w:rFonts w:ascii="Trebuchet MS" w:hAnsi="Trebuchet MS"/>
          <w:noProof/>
        </w:rPr>
        <w:t xml:space="preserve"> down to this day. </w:t>
      </w:r>
      <w:r w:rsidRPr="00FC4CF3">
        <w:rPr>
          <w:rFonts w:ascii="Trebuchet MS" w:hAnsi="Trebuchet MS"/>
          <w:b/>
          <w:noProof/>
        </w:rPr>
        <w:t xml:space="preserve">29:5 </w:t>
      </w:r>
      <w:r w:rsidRPr="00FC4CF3">
        <w:rPr>
          <w:rFonts w:ascii="Trebuchet MS" w:hAnsi="Trebuchet MS"/>
          <w:noProof/>
        </w:rPr>
        <w:t xml:space="preserve">‘While I kept guiding </w:t>
      </w:r>
      <w:del w:id="33" w:author="Author">
        <w:r w:rsidRPr="00FC4CF3">
          <w:rPr>
            <w:rFonts w:ascii="Trebuchet MS" w:hAnsi="Trebuchet MS"/>
            <w:noProof/>
            <w:u w:val="dotted"/>
          </w:rPr>
          <w:delText>YOU</w:delText>
        </w:r>
        <w:r w:rsidRPr="00FC4CF3">
          <w:rPr>
            <w:rFonts w:ascii="Trebuchet MS" w:hAnsi="Trebuchet MS"/>
            <w:noProof/>
          </w:rPr>
          <w:delText xml:space="preserve"> forty</w:delText>
        </w:r>
      </w:del>
      <w:ins w:id="34" w:author="Author">
        <w:r w:rsidRPr="00FC4CF3">
          <w:rPr>
            <w:rFonts w:ascii="Trebuchet MS" w:hAnsi="Trebuchet MS"/>
            <w:noProof/>
          </w:rPr>
          <w:t>you for 40</w:t>
        </w:r>
      </w:ins>
      <w:r w:rsidRPr="00FC4CF3">
        <w:rPr>
          <w:rFonts w:ascii="Trebuchet MS" w:hAnsi="Trebuchet MS"/>
          <w:noProof/>
        </w:rPr>
        <w:t xml:space="preserve"> years in the wilderness, </w:t>
      </w:r>
      <w:del w:id="35" w:author="Author">
        <w:r w:rsidRPr="00FC4CF3">
          <w:rPr>
            <w:rFonts w:ascii="Trebuchet MS" w:hAnsi="Trebuchet MS"/>
            <w:noProof/>
            <w:u w:val="dotted"/>
          </w:rPr>
          <w:delText>YOUR</w:delText>
        </w:r>
      </w:del>
      <w:ins w:id="36" w:author="Author">
        <w:r w:rsidRPr="00FC4CF3">
          <w:rPr>
            <w:rFonts w:ascii="Trebuchet MS" w:hAnsi="Trebuchet MS"/>
            <w:noProof/>
          </w:rPr>
          <w:t>your</w:t>
        </w:r>
      </w:ins>
      <w:r w:rsidRPr="00FC4CF3">
        <w:rPr>
          <w:rFonts w:ascii="Trebuchet MS" w:hAnsi="Trebuchet MS"/>
          <w:noProof/>
        </w:rPr>
        <w:t xml:space="preserve"> garments did not wear out </w:t>
      </w:r>
      <w:del w:id="37" w:author="Author">
        <w:r w:rsidRPr="00FC4CF3">
          <w:rPr>
            <w:rFonts w:ascii="Trebuchet MS" w:hAnsi="Trebuchet MS"/>
            <w:noProof/>
          </w:rPr>
          <w:delText xml:space="preserve">upon </w:delText>
        </w:r>
        <w:r w:rsidRPr="00FC4CF3">
          <w:rPr>
            <w:rFonts w:ascii="Trebuchet MS" w:hAnsi="Trebuchet MS"/>
            <w:noProof/>
            <w:u w:val="dotted"/>
          </w:rPr>
          <w:delText>YOU</w:delText>
        </w:r>
        <w:r w:rsidRPr="00FC4CF3">
          <w:rPr>
            <w:rFonts w:ascii="Trebuchet MS" w:hAnsi="Trebuchet MS"/>
            <w:noProof/>
          </w:rPr>
          <w:delText>,</w:delText>
        </w:r>
      </w:del>
      <w:ins w:id="38" w:author="Author">
        <w:r w:rsidRPr="00FC4CF3">
          <w:rPr>
            <w:rFonts w:ascii="Trebuchet MS" w:hAnsi="Trebuchet MS"/>
            <w:noProof/>
          </w:rPr>
          <w:t>on you</w:t>
        </w:r>
      </w:ins>
      <w:r w:rsidRPr="00FC4CF3">
        <w:rPr>
          <w:rFonts w:ascii="Trebuchet MS" w:hAnsi="Trebuchet MS"/>
          <w:noProof/>
        </w:rPr>
        <w:t xml:space="preserve"> and your </w:t>
      </w:r>
      <w:del w:id="39" w:author="Author">
        <w:r w:rsidRPr="00FC4CF3">
          <w:rPr>
            <w:rFonts w:ascii="Trebuchet MS" w:hAnsi="Trebuchet MS"/>
            <w:noProof/>
          </w:rPr>
          <w:delText>sandal</w:delText>
        </w:r>
      </w:del>
      <w:ins w:id="40" w:author="Author">
        <w:r w:rsidRPr="00FC4CF3">
          <w:rPr>
            <w:rFonts w:ascii="Trebuchet MS" w:hAnsi="Trebuchet MS"/>
            <w:noProof/>
          </w:rPr>
          <w:t>sandals</w:t>
        </w:r>
      </w:ins>
      <w:r w:rsidRPr="00FC4CF3">
        <w:rPr>
          <w:rFonts w:ascii="Trebuchet MS" w:hAnsi="Trebuchet MS"/>
          <w:noProof/>
        </w:rPr>
        <w:t xml:space="preserve"> did not wear out </w:t>
      </w:r>
      <w:del w:id="41" w:author="Author">
        <w:r w:rsidRPr="00FC4CF3">
          <w:rPr>
            <w:rFonts w:ascii="Trebuchet MS" w:hAnsi="Trebuchet MS"/>
            <w:noProof/>
          </w:rPr>
          <w:delText>upon</w:delText>
        </w:r>
      </w:del>
      <w:ins w:id="42" w:author="Author">
        <w:r w:rsidRPr="00FC4CF3">
          <w:rPr>
            <w:rFonts w:ascii="Trebuchet MS" w:hAnsi="Trebuchet MS"/>
            <w:noProof/>
          </w:rPr>
          <w:t>on</w:t>
        </w:r>
      </w:ins>
      <w:r w:rsidRPr="00FC4CF3">
        <w:rPr>
          <w:rFonts w:ascii="Trebuchet MS" w:hAnsi="Trebuchet MS"/>
          <w:noProof/>
        </w:rPr>
        <w:t xml:space="preserve"> your </w:t>
      </w:r>
      <w:del w:id="43" w:author="Author">
        <w:r w:rsidRPr="00FC4CF3">
          <w:rPr>
            <w:rFonts w:ascii="Trebuchet MS" w:hAnsi="Trebuchet MS"/>
            <w:noProof/>
          </w:rPr>
          <w:delText>foot</w:delText>
        </w:r>
      </w:del>
      <w:ins w:id="44" w:author="Author">
        <w:r w:rsidRPr="00FC4CF3">
          <w:rPr>
            <w:rFonts w:ascii="Trebuchet MS" w:hAnsi="Trebuchet MS"/>
            <w:noProof/>
          </w:rPr>
          <w:t>feet</w:t>
        </w:r>
      </w:ins>
      <w:r w:rsidRPr="00FC4CF3">
        <w:rPr>
          <w:rFonts w:ascii="Trebuchet MS" w:hAnsi="Trebuchet MS"/>
          <w:noProof/>
        </w:rPr>
        <w:t xml:space="preserve">. </w:t>
      </w:r>
      <w:r w:rsidRPr="00FC4CF3">
        <w:rPr>
          <w:rFonts w:ascii="Trebuchet MS" w:hAnsi="Trebuchet MS"/>
          <w:b/>
          <w:noProof/>
        </w:rPr>
        <w:t xml:space="preserve">29:6 </w:t>
      </w:r>
      <w:del w:id="45" w:author="Author">
        <w:r w:rsidRPr="00FC4CF3">
          <w:rPr>
            <w:rFonts w:ascii="Trebuchet MS" w:hAnsi="Trebuchet MS"/>
            <w:noProof/>
          </w:rPr>
          <w:delText xml:space="preserve">Bread </w:delText>
        </w:r>
        <w:r w:rsidRPr="00FC4CF3">
          <w:rPr>
            <w:rFonts w:ascii="Trebuchet MS" w:hAnsi="Trebuchet MS"/>
            <w:noProof/>
            <w:u w:val="dotted"/>
          </w:rPr>
          <w:delText>YOU</w:delText>
        </w:r>
      </w:del>
      <w:ins w:id="46" w:author="Author">
        <w:r w:rsidRPr="00FC4CF3">
          <w:rPr>
            <w:rFonts w:ascii="Trebuchet MS" w:hAnsi="Trebuchet MS"/>
            <w:noProof/>
          </w:rPr>
          <w:t>You</w:t>
        </w:r>
      </w:ins>
      <w:r w:rsidRPr="00FC4CF3">
        <w:rPr>
          <w:rFonts w:ascii="Trebuchet MS" w:hAnsi="Trebuchet MS"/>
          <w:noProof/>
        </w:rPr>
        <w:t xml:space="preserve"> did not eat</w:t>
      </w:r>
      <w:ins w:id="47" w:author="Author">
        <w:r w:rsidRPr="00FC4CF3">
          <w:rPr>
            <w:rFonts w:ascii="Trebuchet MS" w:hAnsi="Trebuchet MS"/>
            <w:noProof/>
          </w:rPr>
          <w:t xml:space="preserve"> bread</w:t>
        </w:r>
      </w:ins>
      <w:r w:rsidRPr="00FC4CF3">
        <w:rPr>
          <w:rFonts w:ascii="Trebuchet MS" w:hAnsi="Trebuchet MS"/>
          <w:noProof/>
        </w:rPr>
        <w:t xml:space="preserve">, and </w:t>
      </w:r>
      <w:del w:id="48" w:author="Author">
        <w:r w:rsidRPr="00FC4CF3">
          <w:rPr>
            <w:rFonts w:ascii="Trebuchet MS" w:hAnsi="Trebuchet MS"/>
            <w:noProof/>
          </w:rPr>
          <w:delText xml:space="preserve">wine and intoxicating liquor </w:delText>
        </w:r>
        <w:r w:rsidRPr="00FC4CF3">
          <w:rPr>
            <w:rFonts w:ascii="Trebuchet MS" w:hAnsi="Trebuchet MS"/>
            <w:noProof/>
            <w:u w:val="dotted"/>
          </w:rPr>
          <w:delText>YOU</w:delText>
        </w:r>
      </w:del>
      <w:ins w:id="49" w:author="Author">
        <w:r w:rsidRPr="00FC4CF3">
          <w:rPr>
            <w:rFonts w:ascii="Trebuchet MS" w:hAnsi="Trebuchet MS"/>
            <w:noProof/>
          </w:rPr>
          <w:t>you</w:t>
        </w:r>
      </w:ins>
      <w:r w:rsidRPr="00FC4CF3">
        <w:rPr>
          <w:rFonts w:ascii="Trebuchet MS" w:hAnsi="Trebuchet MS"/>
          <w:noProof/>
        </w:rPr>
        <w:t xml:space="preserve"> did not drink</w:t>
      </w:r>
      <w:del w:id="50" w:author="Author">
        <w:r w:rsidRPr="00FC4CF3">
          <w:rPr>
            <w:rFonts w:ascii="Trebuchet MS" w:hAnsi="Trebuchet MS"/>
            <w:noProof/>
          </w:rPr>
          <w:delText>, in order</w:delText>
        </w:r>
      </w:del>
      <w:ins w:id="51" w:author="Author">
        <w:r w:rsidRPr="00FC4CF3">
          <w:rPr>
            <w:rFonts w:ascii="Trebuchet MS" w:hAnsi="Trebuchet MS"/>
            <w:noProof/>
          </w:rPr>
          <w:t xml:space="preserve"> wine or anything alcoholic, so</w:t>
        </w:r>
      </w:ins>
      <w:r w:rsidRPr="00FC4CF3">
        <w:rPr>
          <w:rFonts w:ascii="Trebuchet MS" w:hAnsi="Trebuchet MS"/>
          <w:noProof/>
        </w:rPr>
        <w:t xml:space="preserve"> that </w:t>
      </w:r>
      <w:del w:id="52" w:author="Author">
        <w:r w:rsidRPr="00FC4CF3">
          <w:rPr>
            <w:rFonts w:ascii="Trebuchet MS" w:hAnsi="Trebuchet MS"/>
            <w:noProof/>
            <w:u w:val="dotted"/>
          </w:rPr>
          <w:delText>YOU</w:delText>
        </w:r>
        <w:r w:rsidRPr="00FC4CF3">
          <w:rPr>
            <w:rFonts w:ascii="Trebuchet MS" w:hAnsi="Trebuchet MS"/>
            <w:noProof/>
          </w:rPr>
          <w:delText xml:space="preserve"> might</w:delText>
        </w:r>
      </w:del>
      <w:ins w:id="53" w:author="Author">
        <w:r w:rsidRPr="00FC4CF3">
          <w:rPr>
            <w:rFonts w:ascii="Trebuchet MS" w:hAnsi="Trebuchet MS"/>
            <w:noProof/>
          </w:rPr>
          <w:t>you would</w:t>
        </w:r>
      </w:ins>
      <w:r w:rsidRPr="00FC4CF3">
        <w:rPr>
          <w:rFonts w:ascii="Trebuchet MS" w:hAnsi="Trebuchet MS"/>
          <w:noProof/>
        </w:rPr>
        <w:t xml:space="preserve"> know that I am Jehovah </w:t>
      </w:r>
      <w:del w:id="54" w:author="Author">
        <w:r w:rsidRPr="00FC4CF3">
          <w:rPr>
            <w:rFonts w:ascii="Trebuchet MS" w:hAnsi="Trebuchet MS"/>
            <w:noProof/>
            <w:u w:val="dotted"/>
          </w:rPr>
          <w:delText>YOUR</w:delText>
        </w:r>
      </w:del>
      <w:ins w:id="55" w:author="Author">
        <w:r w:rsidRPr="00FC4CF3">
          <w:rPr>
            <w:rFonts w:ascii="Trebuchet MS" w:hAnsi="Trebuchet MS"/>
            <w:noProof/>
          </w:rPr>
          <w:t>your</w:t>
        </w:r>
      </w:ins>
      <w:r w:rsidRPr="00FC4CF3">
        <w:rPr>
          <w:rFonts w:ascii="Trebuchet MS" w:hAnsi="Trebuchet MS"/>
          <w:noProof/>
        </w:rPr>
        <w:t xml:space="preserve"> God.’ </w:t>
      </w:r>
      <w:r w:rsidRPr="00FC4CF3">
        <w:rPr>
          <w:rFonts w:ascii="Trebuchet MS" w:hAnsi="Trebuchet MS"/>
          <w:b/>
          <w:noProof/>
        </w:rPr>
        <w:t xml:space="preserve">29:7 </w:t>
      </w:r>
      <w:del w:id="56" w:author="Author">
        <w:r w:rsidRPr="00FC4CF3">
          <w:rPr>
            <w:rFonts w:ascii="Trebuchet MS" w:hAnsi="Trebuchet MS"/>
            <w:noProof/>
          </w:rPr>
          <w:delText xml:space="preserve">Eventually </w:delText>
        </w:r>
        <w:r w:rsidRPr="00FC4CF3">
          <w:rPr>
            <w:rFonts w:ascii="Trebuchet MS" w:hAnsi="Trebuchet MS"/>
            <w:noProof/>
            <w:u w:val="dotted"/>
          </w:rPr>
          <w:delText>YOU</w:delText>
        </w:r>
      </w:del>
      <w:ins w:id="57" w:author="Author">
        <w:r w:rsidRPr="00FC4CF3">
          <w:rPr>
            <w:rFonts w:ascii="Trebuchet MS" w:hAnsi="Trebuchet MS"/>
            <w:noProof/>
          </w:rPr>
          <w:t>You eventually</w:t>
        </w:r>
      </w:ins>
      <w:r w:rsidRPr="00FC4CF3">
        <w:rPr>
          <w:rFonts w:ascii="Trebuchet MS" w:hAnsi="Trebuchet MS"/>
          <w:noProof/>
        </w:rPr>
        <w:t xml:space="preserve"> came to this place, and Si′hon the king of Hesh′bon and Og the king of Ba′shan </w:t>
      </w:r>
      <w:del w:id="58" w:author="Author">
        <w:r w:rsidRPr="00FC4CF3">
          <w:rPr>
            <w:rFonts w:ascii="Trebuchet MS" w:hAnsi="Trebuchet MS"/>
            <w:noProof/>
          </w:rPr>
          <w:delText>proceeded to come</w:delText>
        </w:r>
      </w:del>
      <w:ins w:id="59" w:author="Author">
        <w:r w:rsidRPr="00FC4CF3">
          <w:rPr>
            <w:rFonts w:ascii="Trebuchet MS" w:hAnsi="Trebuchet MS"/>
            <w:noProof/>
          </w:rPr>
          <w:t>came</w:t>
        </w:r>
      </w:ins>
      <w:r w:rsidRPr="00FC4CF3">
        <w:rPr>
          <w:rFonts w:ascii="Trebuchet MS" w:hAnsi="Trebuchet MS"/>
          <w:noProof/>
        </w:rPr>
        <w:t xml:space="preserve"> out to meet us in battle, but we defeated them. </w:t>
      </w:r>
      <w:r w:rsidRPr="00FC4CF3">
        <w:rPr>
          <w:rFonts w:ascii="Trebuchet MS" w:hAnsi="Trebuchet MS"/>
          <w:b/>
          <w:noProof/>
        </w:rPr>
        <w:t xml:space="preserve">29:8 </w:t>
      </w:r>
      <w:r w:rsidRPr="00FC4CF3">
        <w:rPr>
          <w:rFonts w:ascii="Trebuchet MS" w:hAnsi="Trebuchet MS"/>
          <w:noProof/>
        </w:rPr>
        <w:t>After that we took their land and gave it as an inheritance to the Reu′ben·ites</w:t>
      </w:r>
      <w:ins w:id="60" w:author="Author">
        <w:r w:rsidRPr="00FC4CF3">
          <w:rPr>
            <w:rFonts w:ascii="Trebuchet MS" w:hAnsi="Trebuchet MS"/>
            <w:noProof/>
          </w:rPr>
          <w:t>, the Gad′ites,</w:t>
        </w:r>
      </w:ins>
      <w:r w:rsidRPr="00FC4CF3">
        <w:rPr>
          <w:rFonts w:ascii="Trebuchet MS" w:hAnsi="Trebuchet MS"/>
          <w:noProof/>
        </w:rPr>
        <w:t xml:space="preserve"> and the </w:t>
      </w:r>
      <w:del w:id="61" w:author="Author">
        <w:r w:rsidRPr="00FC4CF3">
          <w:rPr>
            <w:rFonts w:ascii="Trebuchet MS" w:hAnsi="Trebuchet MS"/>
            <w:noProof/>
          </w:rPr>
          <w:delText xml:space="preserve">Gad′ites and </w:delText>
        </w:r>
      </w:del>
      <w:r w:rsidRPr="00FC4CF3">
        <w:rPr>
          <w:rFonts w:ascii="Trebuchet MS" w:hAnsi="Trebuchet MS"/>
          <w:noProof/>
        </w:rPr>
        <w:t xml:space="preserve">half </w:t>
      </w:r>
      <w:del w:id="62" w:author="Author">
        <w:r w:rsidRPr="00FC4CF3">
          <w:rPr>
            <w:rFonts w:ascii="Trebuchet MS" w:hAnsi="Trebuchet MS"/>
            <w:noProof/>
          </w:rPr>
          <w:delText xml:space="preserve">the </w:delText>
        </w:r>
      </w:del>
      <w:r w:rsidRPr="00FC4CF3">
        <w:rPr>
          <w:rFonts w:ascii="Trebuchet MS" w:hAnsi="Trebuchet MS"/>
          <w:noProof/>
        </w:rPr>
        <w:t xml:space="preserve">tribe of the Ma·nas′sites. </w:t>
      </w:r>
      <w:r w:rsidRPr="00FC4CF3">
        <w:rPr>
          <w:rFonts w:ascii="Trebuchet MS" w:hAnsi="Trebuchet MS"/>
          <w:b/>
          <w:noProof/>
        </w:rPr>
        <w:t xml:space="preserve">29:9 </w:t>
      </w:r>
      <w:del w:id="63" w:author="Author">
        <w:r w:rsidRPr="00FC4CF3">
          <w:rPr>
            <w:rFonts w:ascii="Trebuchet MS" w:hAnsi="Trebuchet MS"/>
            <w:noProof/>
          </w:rPr>
          <w:delText xml:space="preserve">So </w:delText>
        </w:r>
        <w:r w:rsidRPr="00FC4CF3">
          <w:rPr>
            <w:rFonts w:ascii="Trebuchet MS" w:hAnsi="Trebuchet MS"/>
            <w:noProof/>
            <w:u w:val="dotted"/>
          </w:rPr>
          <w:delText>YOU</w:delText>
        </w:r>
        <w:r w:rsidRPr="00FC4CF3">
          <w:rPr>
            <w:rFonts w:ascii="Trebuchet MS" w:hAnsi="Trebuchet MS"/>
            <w:noProof/>
          </w:rPr>
          <w:delText xml:space="preserve"> must keep</w:delText>
        </w:r>
      </w:del>
      <w:ins w:id="64" w:author="Author">
        <w:r w:rsidRPr="00FC4CF3">
          <w:rPr>
            <w:rFonts w:ascii="Trebuchet MS" w:hAnsi="Trebuchet MS"/>
            <w:noProof/>
          </w:rPr>
          <w:t>Therefore, observe</w:t>
        </w:r>
      </w:ins>
      <w:r w:rsidRPr="00FC4CF3">
        <w:rPr>
          <w:rFonts w:ascii="Trebuchet MS" w:hAnsi="Trebuchet MS"/>
          <w:noProof/>
        </w:rPr>
        <w:t xml:space="preserve"> the words of this covenant and </w:t>
      </w:r>
      <w:del w:id="65" w:author="Author">
        <w:r w:rsidRPr="00FC4CF3">
          <w:rPr>
            <w:rFonts w:ascii="Trebuchet MS" w:hAnsi="Trebuchet MS"/>
            <w:noProof/>
          </w:rPr>
          <w:delText>do</w:delText>
        </w:r>
      </w:del>
      <w:ins w:id="66" w:author="Author">
        <w:r w:rsidRPr="00FC4CF3">
          <w:rPr>
            <w:rFonts w:ascii="Trebuchet MS" w:hAnsi="Trebuchet MS"/>
            <w:noProof/>
          </w:rPr>
          <w:t>obey</w:t>
        </w:r>
      </w:ins>
      <w:r w:rsidRPr="00FC4CF3">
        <w:rPr>
          <w:rFonts w:ascii="Trebuchet MS" w:hAnsi="Trebuchet MS"/>
          <w:noProof/>
        </w:rPr>
        <w:t xml:space="preserve"> them, </w:t>
      </w:r>
      <w:del w:id="67" w:author="Author">
        <w:r w:rsidRPr="00FC4CF3">
          <w:rPr>
            <w:rFonts w:ascii="Trebuchet MS" w:hAnsi="Trebuchet MS"/>
            <w:noProof/>
          </w:rPr>
          <w:delText>in order</w:delText>
        </w:r>
      </w:del>
      <w:ins w:id="68" w:author="Author">
        <w:r w:rsidRPr="00FC4CF3">
          <w:rPr>
            <w:rFonts w:ascii="Trebuchet MS" w:hAnsi="Trebuchet MS"/>
            <w:noProof/>
          </w:rPr>
          <w:t>so</w:t>
        </w:r>
      </w:ins>
      <w:r w:rsidRPr="00FC4CF3">
        <w:rPr>
          <w:rFonts w:ascii="Trebuchet MS" w:hAnsi="Trebuchet MS"/>
          <w:noProof/>
        </w:rPr>
        <w:t xml:space="preserve"> that </w:t>
      </w:r>
      <w:del w:id="69" w:author="Author">
        <w:r w:rsidRPr="00FC4CF3">
          <w:rPr>
            <w:rFonts w:ascii="Trebuchet MS" w:hAnsi="Trebuchet MS"/>
            <w:noProof/>
            <w:u w:val="dotted"/>
          </w:rPr>
          <w:delText>YOU</w:delText>
        </w:r>
        <w:r w:rsidRPr="00FC4CF3">
          <w:rPr>
            <w:rFonts w:ascii="Trebuchet MS" w:hAnsi="Trebuchet MS"/>
            <w:noProof/>
          </w:rPr>
          <w:delText xml:space="preserve"> may make </w:delText>
        </w:r>
      </w:del>
      <w:r w:rsidRPr="00FC4CF3">
        <w:rPr>
          <w:rFonts w:ascii="Trebuchet MS" w:hAnsi="Trebuchet MS"/>
          <w:noProof/>
        </w:rPr>
        <w:t xml:space="preserve">everything </w:t>
      </w:r>
      <w:del w:id="70" w:author="Author">
        <w:r w:rsidRPr="00FC4CF3">
          <w:rPr>
            <w:rFonts w:ascii="Trebuchet MS" w:hAnsi="Trebuchet MS"/>
            <w:noProof/>
            <w:u w:val="dotted"/>
          </w:rPr>
          <w:delText>YOU</w:delText>
        </w:r>
      </w:del>
      <w:ins w:id="71" w:author="Author">
        <w:r w:rsidRPr="00FC4CF3">
          <w:rPr>
            <w:rFonts w:ascii="Trebuchet MS" w:hAnsi="Trebuchet MS"/>
            <w:noProof/>
          </w:rPr>
          <w:t>you do</w:t>
        </w:r>
      </w:ins>
      <w:r w:rsidRPr="00FC4CF3">
        <w:rPr>
          <w:rFonts w:ascii="Trebuchet MS" w:hAnsi="Trebuchet MS"/>
          <w:noProof/>
        </w:rPr>
        <w:t xml:space="preserve"> will </w:t>
      </w:r>
      <w:del w:id="72" w:author="Author">
        <w:r w:rsidRPr="00FC4CF3">
          <w:rPr>
            <w:rFonts w:ascii="Trebuchet MS" w:hAnsi="Trebuchet MS"/>
            <w:noProof/>
          </w:rPr>
          <w:delText xml:space="preserve">do </w:delText>
        </w:r>
      </w:del>
      <w:r w:rsidRPr="00FC4CF3">
        <w:rPr>
          <w:rFonts w:ascii="Trebuchet MS" w:hAnsi="Trebuchet MS"/>
          <w:noProof/>
        </w:rPr>
        <w:t>turn out well.</w:t>
      </w:r>
    </w:p>
    <w:p w:rsidR="00004646" w:rsidRPr="00FC4CF3" w:rsidRDefault="00004646" w:rsidP="00004646">
      <w:pPr>
        <w:rPr>
          <w:rFonts w:ascii="Trebuchet MS" w:hAnsi="Trebuchet MS"/>
          <w:noProof/>
        </w:rPr>
      </w:pPr>
      <w:r w:rsidRPr="00FC4CF3">
        <w:rPr>
          <w:rFonts w:ascii="Trebuchet MS" w:hAnsi="Trebuchet MS"/>
          <w:b/>
        </w:rPr>
        <w:t xml:space="preserve">29:10 </w:t>
      </w:r>
      <w:r w:rsidRPr="00FC4CF3">
        <w:rPr>
          <w:rFonts w:ascii="Trebuchet MS" w:hAnsi="Trebuchet MS"/>
          <w:noProof/>
        </w:rPr>
        <w:t>“</w:t>
      </w:r>
      <w:del w:id="73" w:author="Author">
        <w:r w:rsidRPr="00FC4CF3">
          <w:rPr>
            <w:rFonts w:ascii="Trebuchet MS" w:hAnsi="Trebuchet MS"/>
            <w:noProof/>
          </w:rPr>
          <w:delText>Y</w:delText>
        </w:r>
        <w:r w:rsidRPr="00FC4CF3">
          <w:rPr>
            <w:rFonts w:ascii="Trebuchet MS" w:hAnsi="Trebuchet MS"/>
            <w:noProof/>
            <w:u w:val="dotted"/>
          </w:rPr>
          <w:delText>OU</w:delText>
        </w:r>
      </w:del>
      <w:ins w:id="74" w:author="Author">
        <w:r w:rsidRPr="00FC4CF3">
          <w:rPr>
            <w:rFonts w:ascii="Trebuchet MS" w:hAnsi="Trebuchet MS"/>
            <w:noProof/>
          </w:rPr>
          <w:t>All of you</w:t>
        </w:r>
      </w:ins>
      <w:r w:rsidRPr="00FC4CF3">
        <w:rPr>
          <w:rFonts w:ascii="Trebuchet MS" w:hAnsi="Trebuchet MS"/>
          <w:noProof/>
        </w:rPr>
        <w:t xml:space="preserve"> are </w:t>
      </w:r>
      <w:del w:id="75" w:author="Author">
        <w:r w:rsidRPr="00FC4CF3">
          <w:rPr>
            <w:rFonts w:ascii="Trebuchet MS" w:hAnsi="Trebuchet MS"/>
            <w:noProof/>
          </w:rPr>
          <w:delText xml:space="preserve">all of </w:delText>
        </w:r>
        <w:r w:rsidRPr="00FC4CF3">
          <w:rPr>
            <w:rFonts w:ascii="Trebuchet MS" w:hAnsi="Trebuchet MS"/>
            <w:noProof/>
            <w:u w:val="dotted"/>
          </w:rPr>
          <w:delText>YOU</w:delText>
        </w:r>
        <w:r w:rsidRPr="00FC4CF3">
          <w:rPr>
            <w:rFonts w:ascii="Trebuchet MS" w:hAnsi="Trebuchet MS"/>
            <w:noProof/>
          </w:rPr>
          <w:delText xml:space="preserve"> </w:delText>
        </w:r>
      </w:del>
      <w:r w:rsidRPr="00FC4CF3">
        <w:rPr>
          <w:rFonts w:ascii="Trebuchet MS" w:hAnsi="Trebuchet MS"/>
          <w:noProof/>
        </w:rPr>
        <w:t xml:space="preserve">stationed today before Jehovah </w:t>
      </w:r>
      <w:del w:id="76" w:author="Author">
        <w:r w:rsidRPr="00FC4CF3">
          <w:rPr>
            <w:rFonts w:ascii="Trebuchet MS" w:hAnsi="Trebuchet MS"/>
            <w:noProof/>
            <w:u w:val="dotted"/>
          </w:rPr>
          <w:delText>YOUR</w:delText>
        </w:r>
      </w:del>
      <w:ins w:id="77" w:author="Author">
        <w:r w:rsidRPr="00FC4CF3">
          <w:rPr>
            <w:rFonts w:ascii="Trebuchet MS" w:hAnsi="Trebuchet MS"/>
            <w:noProof/>
          </w:rPr>
          <w:t>your</w:t>
        </w:r>
      </w:ins>
      <w:r w:rsidRPr="00FC4CF3">
        <w:rPr>
          <w:rFonts w:ascii="Trebuchet MS" w:hAnsi="Trebuchet MS"/>
          <w:noProof/>
        </w:rPr>
        <w:t xml:space="preserve"> God, the heads of </w:t>
      </w:r>
      <w:del w:id="78" w:author="Author">
        <w:r w:rsidRPr="00FC4CF3">
          <w:rPr>
            <w:rFonts w:ascii="Trebuchet MS" w:hAnsi="Trebuchet MS"/>
            <w:noProof/>
            <w:u w:val="dotted"/>
          </w:rPr>
          <w:delText>YOUR</w:delText>
        </w:r>
      </w:del>
      <w:ins w:id="79" w:author="Author">
        <w:r w:rsidRPr="00FC4CF3">
          <w:rPr>
            <w:rFonts w:ascii="Trebuchet MS" w:hAnsi="Trebuchet MS"/>
            <w:noProof/>
          </w:rPr>
          <w:t>your</w:t>
        </w:r>
      </w:ins>
      <w:r w:rsidRPr="00FC4CF3">
        <w:rPr>
          <w:rFonts w:ascii="Trebuchet MS" w:hAnsi="Trebuchet MS"/>
          <w:noProof/>
        </w:rPr>
        <w:t xml:space="preserve"> tribes, </w:t>
      </w:r>
      <w:del w:id="80" w:author="Author">
        <w:r w:rsidRPr="00FC4CF3">
          <w:rPr>
            <w:rFonts w:ascii="Trebuchet MS" w:hAnsi="Trebuchet MS"/>
            <w:noProof/>
            <w:u w:val="dotted"/>
          </w:rPr>
          <w:delText>YOUR</w:delText>
        </w:r>
        <w:r w:rsidRPr="00FC4CF3">
          <w:rPr>
            <w:rFonts w:ascii="Trebuchet MS" w:hAnsi="Trebuchet MS"/>
            <w:noProof/>
          </w:rPr>
          <w:delText xml:space="preserve"> older men and </w:delText>
        </w:r>
        <w:r w:rsidRPr="00FC4CF3">
          <w:rPr>
            <w:rFonts w:ascii="Trebuchet MS" w:hAnsi="Trebuchet MS"/>
            <w:noProof/>
            <w:u w:val="dotted"/>
          </w:rPr>
          <w:delText>YOUR</w:delText>
        </w:r>
      </w:del>
      <w:ins w:id="81" w:author="Author">
        <w:r w:rsidRPr="00FC4CF3">
          <w:rPr>
            <w:rFonts w:ascii="Trebuchet MS" w:hAnsi="Trebuchet MS"/>
            <w:noProof/>
          </w:rPr>
          <w:t>your elders, your</w:t>
        </w:r>
      </w:ins>
      <w:r w:rsidRPr="00FC4CF3">
        <w:rPr>
          <w:rFonts w:ascii="Trebuchet MS" w:hAnsi="Trebuchet MS"/>
          <w:noProof/>
        </w:rPr>
        <w:t xml:space="preserve"> officers, every man of Israel, </w:t>
      </w:r>
      <w:r w:rsidRPr="00FC4CF3">
        <w:rPr>
          <w:rFonts w:ascii="Trebuchet MS" w:hAnsi="Trebuchet MS"/>
          <w:b/>
          <w:noProof/>
        </w:rPr>
        <w:t xml:space="preserve">29:11 </w:t>
      </w:r>
      <w:del w:id="82" w:author="Author">
        <w:r w:rsidRPr="00FC4CF3">
          <w:rPr>
            <w:rFonts w:ascii="Trebuchet MS" w:hAnsi="Trebuchet MS"/>
            <w:noProof/>
            <w:u w:val="dotted"/>
          </w:rPr>
          <w:delText>YOUR</w:delText>
        </w:r>
        <w:r w:rsidRPr="00FC4CF3">
          <w:rPr>
            <w:rFonts w:ascii="Trebuchet MS" w:hAnsi="Trebuchet MS"/>
            <w:noProof/>
          </w:rPr>
          <w:delText xml:space="preserve"> little ones, </w:delText>
        </w:r>
        <w:r w:rsidRPr="00FC4CF3">
          <w:rPr>
            <w:rFonts w:ascii="Trebuchet MS" w:hAnsi="Trebuchet MS"/>
            <w:noProof/>
            <w:u w:val="dotted"/>
          </w:rPr>
          <w:delText>YOUR</w:delText>
        </w:r>
        <w:r w:rsidRPr="00FC4CF3">
          <w:rPr>
            <w:rFonts w:ascii="Trebuchet MS" w:hAnsi="Trebuchet MS"/>
            <w:noProof/>
          </w:rPr>
          <w:delText xml:space="preserve"> </w:delText>
        </w:r>
      </w:del>
      <w:ins w:id="83" w:author="Author">
        <w:r w:rsidRPr="00FC4CF3">
          <w:rPr>
            <w:rFonts w:ascii="Trebuchet MS" w:hAnsi="Trebuchet MS"/>
            <w:noProof/>
          </w:rPr>
          <w:t xml:space="preserve">your children, your </w:t>
        </w:r>
      </w:ins>
      <w:r w:rsidRPr="00FC4CF3">
        <w:rPr>
          <w:rFonts w:ascii="Trebuchet MS" w:hAnsi="Trebuchet MS"/>
          <w:noProof/>
        </w:rPr>
        <w:t xml:space="preserve">wives, and your </w:t>
      </w:r>
      <w:del w:id="84" w:author="Author">
        <w:r w:rsidRPr="00FC4CF3">
          <w:rPr>
            <w:rFonts w:ascii="Trebuchet MS" w:hAnsi="Trebuchet MS"/>
            <w:noProof/>
          </w:rPr>
          <w:delText>alien</w:delText>
        </w:r>
      </w:del>
      <w:ins w:id="85" w:author="Author">
        <w:r w:rsidRPr="00FC4CF3">
          <w:rPr>
            <w:rFonts w:ascii="Trebuchet MS" w:hAnsi="Trebuchet MS"/>
            <w:noProof/>
          </w:rPr>
          <w:t>foreign</w:t>
        </w:r>
      </w:ins>
      <w:r w:rsidRPr="00FC4CF3">
        <w:rPr>
          <w:rFonts w:ascii="Trebuchet MS" w:hAnsi="Trebuchet MS"/>
          <w:noProof/>
        </w:rPr>
        <w:t xml:space="preserve"> resident who is in the midst of your camp, from the </w:t>
      </w:r>
      <w:del w:id="86" w:author="Author">
        <w:r w:rsidRPr="00FC4CF3">
          <w:rPr>
            <w:rFonts w:ascii="Trebuchet MS" w:hAnsi="Trebuchet MS"/>
            <w:noProof/>
          </w:rPr>
          <w:delText>gatherer of</w:delText>
        </w:r>
      </w:del>
      <w:ins w:id="87" w:author="Author">
        <w:r w:rsidRPr="00FC4CF3">
          <w:rPr>
            <w:rFonts w:ascii="Trebuchet MS" w:hAnsi="Trebuchet MS"/>
            <w:noProof/>
          </w:rPr>
          <w:t>one gathering</w:t>
        </w:r>
      </w:ins>
      <w:r w:rsidRPr="00FC4CF3">
        <w:rPr>
          <w:rFonts w:ascii="Trebuchet MS" w:hAnsi="Trebuchet MS"/>
          <w:noProof/>
        </w:rPr>
        <w:t xml:space="preserve"> your wood to the </w:t>
      </w:r>
      <w:del w:id="88" w:author="Author">
        <w:r w:rsidRPr="00FC4CF3">
          <w:rPr>
            <w:rFonts w:ascii="Trebuchet MS" w:hAnsi="Trebuchet MS"/>
            <w:noProof/>
          </w:rPr>
          <w:delText>drawer of</w:delText>
        </w:r>
      </w:del>
      <w:ins w:id="89" w:author="Author">
        <w:r w:rsidRPr="00FC4CF3">
          <w:rPr>
            <w:rFonts w:ascii="Trebuchet MS" w:hAnsi="Trebuchet MS"/>
            <w:noProof/>
          </w:rPr>
          <w:t>one drawing</w:t>
        </w:r>
      </w:ins>
      <w:r w:rsidRPr="00FC4CF3">
        <w:rPr>
          <w:rFonts w:ascii="Trebuchet MS" w:hAnsi="Trebuchet MS"/>
          <w:noProof/>
        </w:rPr>
        <w:t xml:space="preserve"> your water</w:t>
      </w:r>
      <w:del w:id="90" w:author="Author">
        <w:r w:rsidRPr="00FC4CF3">
          <w:rPr>
            <w:rFonts w:ascii="Trebuchet MS" w:hAnsi="Trebuchet MS"/>
            <w:noProof/>
          </w:rPr>
          <w:delText>,</w:delText>
        </w:r>
      </w:del>
      <w:ins w:id="91" w:author="Author">
        <w:r w:rsidRPr="00FC4CF3">
          <w:rPr>
            <w:rFonts w:ascii="Trebuchet MS" w:hAnsi="Trebuchet MS"/>
            <w:noProof/>
          </w:rPr>
          <w:t>.</w:t>
        </w:r>
      </w:ins>
      <w:r w:rsidRPr="00FC4CF3">
        <w:rPr>
          <w:rFonts w:ascii="Trebuchet MS" w:hAnsi="Trebuchet MS"/>
          <w:noProof/>
        </w:rPr>
        <w:t xml:space="preserve"> </w:t>
      </w:r>
      <w:r w:rsidRPr="00FC4CF3">
        <w:rPr>
          <w:rFonts w:ascii="Trebuchet MS" w:hAnsi="Trebuchet MS"/>
          <w:b/>
          <w:noProof/>
        </w:rPr>
        <w:t xml:space="preserve">29:12 </w:t>
      </w:r>
      <w:ins w:id="92" w:author="Author">
        <w:r w:rsidRPr="00FC4CF3">
          <w:rPr>
            <w:rFonts w:ascii="Trebuchet MS" w:hAnsi="Trebuchet MS"/>
            <w:noProof/>
          </w:rPr>
          <w:t xml:space="preserve">You are here </w:t>
        </w:r>
      </w:ins>
      <w:r w:rsidRPr="00FC4CF3">
        <w:rPr>
          <w:rFonts w:ascii="Trebuchet MS" w:hAnsi="Trebuchet MS"/>
          <w:noProof/>
        </w:rPr>
        <w:t xml:space="preserve">in order </w:t>
      </w:r>
      <w:del w:id="93" w:author="Author">
        <w:r w:rsidRPr="00FC4CF3">
          <w:rPr>
            <w:rFonts w:ascii="Trebuchet MS" w:hAnsi="Trebuchet MS"/>
            <w:noProof/>
          </w:rPr>
          <w:delText xml:space="preserve">for you </w:delText>
        </w:r>
      </w:del>
      <w:r w:rsidRPr="00FC4CF3">
        <w:rPr>
          <w:rFonts w:ascii="Trebuchet MS" w:hAnsi="Trebuchet MS"/>
          <w:noProof/>
        </w:rPr>
        <w:t xml:space="preserve">to enter into the covenant of Jehovah your God and his oath, which Jehovah your God is </w:t>
      </w:r>
      <w:del w:id="94" w:author="Author">
        <w:r w:rsidRPr="00FC4CF3">
          <w:rPr>
            <w:rFonts w:ascii="Trebuchet MS" w:hAnsi="Trebuchet MS"/>
            <w:noProof/>
          </w:rPr>
          <w:delText>concluding</w:delText>
        </w:r>
      </w:del>
      <w:ins w:id="95" w:author="Author">
        <w:r w:rsidRPr="00FC4CF3">
          <w:rPr>
            <w:rFonts w:ascii="Trebuchet MS" w:hAnsi="Trebuchet MS"/>
            <w:noProof/>
          </w:rPr>
          <w:t>making</w:t>
        </w:r>
      </w:ins>
      <w:r w:rsidRPr="00FC4CF3">
        <w:rPr>
          <w:rFonts w:ascii="Trebuchet MS" w:hAnsi="Trebuchet MS"/>
          <w:noProof/>
        </w:rPr>
        <w:t xml:space="preserve"> with you today</w:t>
      </w:r>
      <w:del w:id="96" w:author="Author">
        <w:r w:rsidRPr="00FC4CF3">
          <w:rPr>
            <w:rFonts w:ascii="Trebuchet MS" w:hAnsi="Trebuchet MS"/>
            <w:noProof/>
          </w:rPr>
          <w:delText>;</w:delText>
        </w:r>
      </w:del>
      <w:r w:rsidRPr="00FC4CF3">
        <w:rPr>
          <w:rFonts w:ascii="Trebuchet MS" w:hAnsi="Trebuchet MS"/>
          <w:noProof/>
        </w:rPr>
        <w:t xml:space="preserve"> </w:t>
      </w:r>
      <w:r w:rsidRPr="00FC4CF3">
        <w:rPr>
          <w:rFonts w:ascii="Trebuchet MS" w:hAnsi="Trebuchet MS"/>
          <w:b/>
          <w:noProof/>
        </w:rPr>
        <w:t xml:space="preserve">29:13 </w:t>
      </w:r>
      <w:del w:id="97" w:author="Author">
        <w:r w:rsidRPr="00FC4CF3">
          <w:rPr>
            <w:rFonts w:ascii="Trebuchet MS" w:hAnsi="Trebuchet MS"/>
            <w:noProof/>
          </w:rPr>
          <w:delText>for the purpose of establishing</w:delText>
        </w:r>
      </w:del>
      <w:ins w:id="98" w:author="Author">
        <w:r w:rsidRPr="00FC4CF3">
          <w:rPr>
            <w:rFonts w:ascii="Trebuchet MS" w:hAnsi="Trebuchet MS"/>
            <w:noProof/>
          </w:rPr>
          <w:t>in order that he may establish</w:t>
        </w:r>
      </w:ins>
      <w:r w:rsidRPr="00FC4CF3">
        <w:rPr>
          <w:rFonts w:ascii="Trebuchet MS" w:hAnsi="Trebuchet MS"/>
          <w:noProof/>
        </w:rPr>
        <w:t xml:space="preserve"> you today as his people and that he may </w:t>
      </w:r>
      <w:del w:id="99" w:author="Author">
        <w:r w:rsidRPr="00FC4CF3">
          <w:rPr>
            <w:rFonts w:ascii="Trebuchet MS" w:hAnsi="Trebuchet MS"/>
            <w:noProof/>
          </w:rPr>
          <w:delText>prove himself</w:delText>
        </w:r>
      </w:del>
      <w:ins w:id="100" w:author="Author">
        <w:r w:rsidRPr="00FC4CF3">
          <w:rPr>
            <w:rFonts w:ascii="Trebuchet MS" w:hAnsi="Trebuchet MS"/>
            <w:noProof/>
          </w:rPr>
          <w:t>be</w:t>
        </w:r>
      </w:ins>
      <w:r w:rsidRPr="00FC4CF3">
        <w:rPr>
          <w:rFonts w:ascii="Trebuchet MS" w:hAnsi="Trebuchet MS"/>
          <w:noProof/>
        </w:rPr>
        <w:t xml:space="preserve"> your God, just as he has promised you and just as he </w:t>
      </w:r>
      <w:del w:id="101" w:author="Author">
        <w:r w:rsidRPr="00FC4CF3">
          <w:rPr>
            <w:rFonts w:ascii="Trebuchet MS" w:hAnsi="Trebuchet MS"/>
            <w:noProof/>
          </w:rPr>
          <w:delText>has sworn</w:delText>
        </w:r>
      </w:del>
      <w:ins w:id="102" w:author="Author">
        <w:r w:rsidRPr="00FC4CF3">
          <w:rPr>
            <w:rFonts w:ascii="Trebuchet MS" w:hAnsi="Trebuchet MS"/>
            <w:noProof/>
          </w:rPr>
          <w:t>swore</w:t>
        </w:r>
      </w:ins>
      <w:r w:rsidRPr="00FC4CF3">
        <w:rPr>
          <w:rFonts w:ascii="Trebuchet MS" w:hAnsi="Trebuchet MS"/>
          <w:noProof/>
        </w:rPr>
        <w:t xml:space="preserve"> to your forefathers</w:t>
      </w:r>
      <w:ins w:id="103" w:author="Author">
        <w:r w:rsidRPr="00FC4CF3">
          <w:rPr>
            <w:rFonts w:ascii="Trebuchet MS" w:hAnsi="Trebuchet MS"/>
            <w:noProof/>
          </w:rPr>
          <w:t>,</w:t>
        </w:r>
      </w:ins>
      <w:r w:rsidRPr="00FC4CF3">
        <w:rPr>
          <w:rFonts w:ascii="Trebuchet MS" w:hAnsi="Trebuchet MS"/>
          <w:noProof/>
        </w:rPr>
        <w:t xml:space="preserve"> Abraham, Isaac</w:t>
      </w:r>
      <w:ins w:id="104" w:author="Author">
        <w:r w:rsidRPr="00FC4CF3">
          <w:rPr>
            <w:rFonts w:ascii="Trebuchet MS" w:hAnsi="Trebuchet MS"/>
            <w:noProof/>
          </w:rPr>
          <w:t>,</w:t>
        </w:r>
      </w:ins>
      <w:r w:rsidRPr="00FC4CF3">
        <w:rPr>
          <w:rFonts w:ascii="Trebuchet MS" w:hAnsi="Trebuchet MS"/>
          <w:noProof/>
        </w:rPr>
        <w:t xml:space="preserve"> and Jacob.</w:t>
      </w:r>
    </w:p>
    <w:p w:rsidR="00004646" w:rsidRPr="00FC4CF3" w:rsidRDefault="00004646" w:rsidP="00004646">
      <w:pPr>
        <w:rPr>
          <w:rFonts w:ascii="Trebuchet MS" w:hAnsi="Trebuchet MS"/>
          <w:noProof/>
        </w:rPr>
      </w:pPr>
      <w:r w:rsidRPr="00FC4CF3">
        <w:rPr>
          <w:rFonts w:ascii="Trebuchet MS" w:hAnsi="Trebuchet MS"/>
          <w:b/>
        </w:rPr>
        <w:t xml:space="preserve">29:14 </w:t>
      </w:r>
      <w:r w:rsidRPr="00FC4CF3">
        <w:rPr>
          <w:rFonts w:ascii="Trebuchet MS" w:hAnsi="Trebuchet MS"/>
          <w:noProof/>
        </w:rPr>
        <w:t xml:space="preserve">“Now it is not with </w:t>
      </w:r>
      <w:del w:id="105" w:author="Author">
        <w:r w:rsidRPr="00FC4CF3">
          <w:rPr>
            <w:rFonts w:ascii="Trebuchet MS" w:hAnsi="Trebuchet MS"/>
            <w:noProof/>
            <w:u w:val="dotted"/>
          </w:rPr>
          <w:delText>YOU</w:delText>
        </w:r>
      </w:del>
      <w:ins w:id="106" w:author="Author">
        <w:r w:rsidRPr="00FC4CF3">
          <w:rPr>
            <w:rFonts w:ascii="Trebuchet MS" w:hAnsi="Trebuchet MS"/>
            <w:noProof/>
          </w:rPr>
          <w:t>you</w:t>
        </w:r>
      </w:ins>
      <w:r w:rsidRPr="00FC4CF3">
        <w:rPr>
          <w:rFonts w:ascii="Trebuchet MS" w:hAnsi="Trebuchet MS"/>
          <w:noProof/>
        </w:rPr>
        <w:t xml:space="preserve"> alone that I am </w:t>
      </w:r>
      <w:del w:id="107" w:author="Author">
        <w:r w:rsidRPr="00FC4CF3">
          <w:rPr>
            <w:rFonts w:ascii="Trebuchet MS" w:hAnsi="Trebuchet MS"/>
            <w:noProof/>
          </w:rPr>
          <w:delText>concluding</w:delText>
        </w:r>
      </w:del>
      <w:ins w:id="108" w:author="Author">
        <w:r w:rsidRPr="00FC4CF3">
          <w:rPr>
            <w:rFonts w:ascii="Trebuchet MS" w:hAnsi="Trebuchet MS"/>
            <w:noProof/>
          </w:rPr>
          <w:t>making</w:t>
        </w:r>
      </w:ins>
      <w:r w:rsidRPr="00FC4CF3">
        <w:rPr>
          <w:rFonts w:ascii="Trebuchet MS" w:hAnsi="Trebuchet MS"/>
          <w:noProof/>
        </w:rPr>
        <w:t xml:space="preserve"> this covenant and this oath, </w:t>
      </w:r>
      <w:r w:rsidRPr="00FC4CF3">
        <w:rPr>
          <w:rFonts w:ascii="Trebuchet MS" w:hAnsi="Trebuchet MS"/>
          <w:b/>
          <w:noProof/>
        </w:rPr>
        <w:t xml:space="preserve">29:15 </w:t>
      </w:r>
      <w:r w:rsidRPr="00FC4CF3">
        <w:rPr>
          <w:rFonts w:ascii="Trebuchet MS" w:hAnsi="Trebuchet MS"/>
          <w:noProof/>
        </w:rPr>
        <w:t xml:space="preserve">but it is with </w:t>
      </w:r>
      <w:del w:id="109" w:author="Author">
        <w:r w:rsidRPr="00FC4CF3">
          <w:rPr>
            <w:rFonts w:ascii="Trebuchet MS" w:hAnsi="Trebuchet MS"/>
            <w:noProof/>
          </w:rPr>
          <w:delText xml:space="preserve">him who is here </w:delText>
        </w:r>
      </w:del>
      <w:ins w:id="110" w:author="Author">
        <w:r w:rsidRPr="00FC4CF3">
          <w:rPr>
            <w:rFonts w:ascii="Trebuchet MS" w:hAnsi="Trebuchet MS"/>
            <w:noProof/>
          </w:rPr>
          <w:t xml:space="preserve">those </w:t>
        </w:r>
      </w:ins>
      <w:r w:rsidRPr="00FC4CF3">
        <w:rPr>
          <w:rFonts w:ascii="Trebuchet MS" w:hAnsi="Trebuchet MS"/>
          <w:noProof/>
        </w:rPr>
        <w:t xml:space="preserve">standing </w:t>
      </w:r>
      <w:ins w:id="111" w:author="Author">
        <w:r w:rsidRPr="00FC4CF3">
          <w:rPr>
            <w:rFonts w:ascii="Trebuchet MS" w:hAnsi="Trebuchet MS"/>
            <w:noProof/>
          </w:rPr>
          <w:t xml:space="preserve">here </w:t>
        </w:r>
      </w:ins>
      <w:r w:rsidRPr="00FC4CF3">
        <w:rPr>
          <w:rFonts w:ascii="Trebuchet MS" w:hAnsi="Trebuchet MS"/>
          <w:noProof/>
        </w:rPr>
        <w:t>with us today before Jehovah our God and with those who are not here with us today</w:t>
      </w:r>
      <w:del w:id="112" w:author="Author">
        <w:r w:rsidRPr="00FC4CF3">
          <w:rPr>
            <w:rFonts w:ascii="Trebuchet MS" w:hAnsi="Trebuchet MS"/>
            <w:noProof/>
          </w:rPr>
          <w:delText>;</w:delText>
        </w:r>
      </w:del>
      <w:ins w:id="113" w:author="Author">
        <w:r w:rsidRPr="00FC4CF3">
          <w:rPr>
            <w:rFonts w:ascii="Trebuchet MS" w:hAnsi="Trebuchet MS"/>
            <w:noProof/>
          </w:rPr>
          <w:t>.</w:t>
        </w:r>
      </w:ins>
      <w:r w:rsidRPr="00FC4CF3">
        <w:rPr>
          <w:rFonts w:ascii="Trebuchet MS" w:hAnsi="Trebuchet MS"/>
          <w:noProof/>
        </w:rPr>
        <w:t xml:space="preserve"> </w:t>
      </w:r>
      <w:r w:rsidRPr="00FC4CF3">
        <w:rPr>
          <w:rFonts w:ascii="Trebuchet MS" w:hAnsi="Trebuchet MS"/>
          <w:b/>
          <w:noProof/>
        </w:rPr>
        <w:t xml:space="preserve">29:16 </w:t>
      </w:r>
      <w:r w:rsidRPr="00FC4CF3">
        <w:rPr>
          <w:rFonts w:ascii="Trebuchet MS" w:hAnsi="Trebuchet MS"/>
          <w:noProof/>
        </w:rPr>
        <w:t>(</w:t>
      </w:r>
      <w:del w:id="114" w:author="Author">
        <w:r w:rsidRPr="00FC4CF3">
          <w:rPr>
            <w:rFonts w:ascii="Trebuchet MS" w:hAnsi="Trebuchet MS"/>
            <w:noProof/>
          </w:rPr>
          <w:delText xml:space="preserve">for </w:delText>
        </w:r>
        <w:r w:rsidRPr="00FC4CF3">
          <w:rPr>
            <w:rFonts w:ascii="Trebuchet MS" w:hAnsi="Trebuchet MS"/>
            <w:noProof/>
            <w:u w:val="dotted"/>
          </w:rPr>
          <w:delText>YOU</w:delText>
        </w:r>
        <w:r w:rsidRPr="00FC4CF3">
          <w:rPr>
            <w:rFonts w:ascii="Trebuchet MS" w:hAnsi="Trebuchet MS"/>
            <w:noProof/>
          </w:rPr>
          <w:delText xml:space="preserve"> yourselves</w:delText>
        </w:r>
      </w:del>
      <w:ins w:id="115" w:author="Author">
        <w:r w:rsidRPr="00FC4CF3">
          <w:rPr>
            <w:rFonts w:ascii="Trebuchet MS" w:hAnsi="Trebuchet MS"/>
            <w:noProof/>
          </w:rPr>
          <w:t>For you</w:t>
        </w:r>
      </w:ins>
      <w:r w:rsidRPr="00FC4CF3">
        <w:rPr>
          <w:rFonts w:ascii="Trebuchet MS" w:hAnsi="Trebuchet MS"/>
          <w:noProof/>
        </w:rPr>
        <w:t xml:space="preserve"> well know how we </w:t>
      </w:r>
      <w:del w:id="116" w:author="Author">
        <w:r w:rsidRPr="00FC4CF3">
          <w:rPr>
            <w:rFonts w:ascii="Trebuchet MS" w:hAnsi="Trebuchet MS"/>
            <w:noProof/>
          </w:rPr>
          <w:delText>dwelt</w:delText>
        </w:r>
      </w:del>
      <w:ins w:id="117" w:author="Author">
        <w:r w:rsidRPr="00FC4CF3">
          <w:rPr>
            <w:rFonts w:ascii="Trebuchet MS" w:hAnsi="Trebuchet MS"/>
            <w:noProof/>
          </w:rPr>
          <w:t>lived</w:t>
        </w:r>
      </w:ins>
      <w:r w:rsidRPr="00FC4CF3">
        <w:rPr>
          <w:rFonts w:ascii="Trebuchet MS" w:hAnsi="Trebuchet MS"/>
          <w:noProof/>
        </w:rPr>
        <w:t xml:space="preserve"> in the land of Egypt and how we passed through the midst of </w:t>
      </w:r>
      <w:del w:id="118" w:author="Author">
        <w:r w:rsidRPr="00FC4CF3">
          <w:rPr>
            <w:rFonts w:ascii="Trebuchet MS" w:hAnsi="Trebuchet MS"/>
            <w:noProof/>
          </w:rPr>
          <w:delText>the</w:delText>
        </w:r>
      </w:del>
      <w:ins w:id="119" w:author="Author">
        <w:r w:rsidRPr="00FC4CF3">
          <w:rPr>
            <w:rFonts w:ascii="Trebuchet MS" w:hAnsi="Trebuchet MS"/>
            <w:noProof/>
          </w:rPr>
          <w:t>various</w:t>
        </w:r>
      </w:ins>
      <w:r w:rsidRPr="00FC4CF3">
        <w:rPr>
          <w:rFonts w:ascii="Trebuchet MS" w:hAnsi="Trebuchet MS"/>
          <w:noProof/>
        </w:rPr>
        <w:t xml:space="preserve"> nations </w:t>
      </w:r>
      <w:del w:id="120" w:author="Author">
        <w:r w:rsidRPr="00FC4CF3">
          <w:rPr>
            <w:rFonts w:ascii="Trebuchet MS" w:hAnsi="Trebuchet MS"/>
            <w:noProof/>
          </w:rPr>
          <w:delText xml:space="preserve">through whom </w:delText>
        </w:r>
        <w:r w:rsidRPr="00FC4CF3">
          <w:rPr>
            <w:rFonts w:ascii="Trebuchet MS" w:hAnsi="Trebuchet MS"/>
            <w:noProof/>
            <w:u w:val="dotted"/>
          </w:rPr>
          <w:delText>YOU</w:delText>
        </w:r>
        <w:r w:rsidRPr="00FC4CF3">
          <w:rPr>
            <w:rFonts w:ascii="Trebuchet MS" w:hAnsi="Trebuchet MS"/>
            <w:noProof/>
          </w:rPr>
          <w:delText xml:space="preserve"> passed</w:delText>
        </w:r>
      </w:del>
      <w:ins w:id="121" w:author="Author">
        <w:r w:rsidRPr="00FC4CF3">
          <w:rPr>
            <w:rFonts w:ascii="Trebuchet MS" w:hAnsi="Trebuchet MS"/>
            <w:noProof/>
          </w:rPr>
          <w:t>on our journey</w:t>
        </w:r>
      </w:ins>
      <w:r w:rsidRPr="00FC4CF3">
        <w:rPr>
          <w:rFonts w:ascii="Trebuchet MS" w:hAnsi="Trebuchet MS"/>
          <w:noProof/>
        </w:rPr>
        <w:t xml:space="preserve">. </w:t>
      </w:r>
      <w:r w:rsidRPr="00FC4CF3">
        <w:rPr>
          <w:rFonts w:ascii="Trebuchet MS" w:hAnsi="Trebuchet MS"/>
          <w:b/>
          <w:noProof/>
        </w:rPr>
        <w:t xml:space="preserve">29:17 </w:t>
      </w:r>
      <w:r w:rsidRPr="00FC4CF3">
        <w:rPr>
          <w:rFonts w:ascii="Trebuchet MS" w:hAnsi="Trebuchet MS"/>
          <w:noProof/>
        </w:rPr>
        <w:t xml:space="preserve">And </w:t>
      </w:r>
      <w:del w:id="122" w:author="Author">
        <w:r w:rsidRPr="00FC4CF3">
          <w:rPr>
            <w:rFonts w:ascii="Trebuchet MS" w:hAnsi="Trebuchet MS"/>
            <w:noProof/>
            <w:u w:val="dotted"/>
          </w:rPr>
          <w:delText>YOU</w:delText>
        </w:r>
      </w:del>
      <w:ins w:id="123" w:author="Author">
        <w:r w:rsidRPr="00FC4CF3">
          <w:rPr>
            <w:rFonts w:ascii="Trebuchet MS" w:hAnsi="Trebuchet MS"/>
            <w:noProof/>
          </w:rPr>
          <w:t>you</w:t>
        </w:r>
      </w:ins>
      <w:r w:rsidRPr="00FC4CF3">
        <w:rPr>
          <w:rFonts w:ascii="Trebuchet MS" w:hAnsi="Trebuchet MS"/>
          <w:noProof/>
        </w:rPr>
        <w:t xml:space="preserve"> used to see their </w:t>
      </w:r>
      <w:del w:id="124" w:author="Author">
        <w:r w:rsidRPr="00FC4CF3">
          <w:rPr>
            <w:rFonts w:ascii="Trebuchet MS" w:hAnsi="Trebuchet MS"/>
            <w:noProof/>
          </w:rPr>
          <w:delText>disgusting</w:delText>
        </w:r>
      </w:del>
      <w:ins w:id="125" w:author="Author">
        <w:r w:rsidRPr="00FC4CF3">
          <w:rPr>
            <w:rFonts w:ascii="Trebuchet MS" w:hAnsi="Trebuchet MS"/>
            <w:noProof/>
          </w:rPr>
          <w:t>detestable</w:t>
        </w:r>
      </w:ins>
      <w:r w:rsidRPr="00FC4CF3">
        <w:rPr>
          <w:rFonts w:ascii="Trebuchet MS" w:hAnsi="Trebuchet MS"/>
          <w:noProof/>
        </w:rPr>
        <w:t xml:space="preserve"> things and their </w:t>
      </w:r>
      <w:del w:id="126" w:author="Author">
        <w:r w:rsidRPr="00FC4CF3">
          <w:rPr>
            <w:rFonts w:ascii="Trebuchet MS" w:hAnsi="Trebuchet MS"/>
            <w:noProof/>
          </w:rPr>
          <w:delText>dungy</w:delText>
        </w:r>
      </w:del>
      <w:ins w:id="127" w:author="Author">
        <w:r w:rsidRPr="00FC4CF3">
          <w:rPr>
            <w:rFonts w:ascii="Trebuchet MS" w:hAnsi="Trebuchet MS"/>
            <w:noProof/>
          </w:rPr>
          <w:t>disgusting</w:t>
        </w:r>
      </w:ins>
      <w:r w:rsidRPr="00FC4CF3">
        <w:rPr>
          <w:rFonts w:ascii="Trebuchet MS" w:hAnsi="Trebuchet MS"/>
          <w:noProof/>
        </w:rPr>
        <w:t xml:space="preserve"> idols</w:t>
      </w:r>
      <w:del w:id="128" w:author="Author">
        <w:r w:rsidRPr="00FC4CF3">
          <w:rPr>
            <w:rFonts w:ascii="Trebuchet MS" w:hAnsi="Trebuchet MS"/>
            <w:noProof/>
          </w:rPr>
          <w:delText>,</w:delText>
        </w:r>
      </w:del>
      <w:ins w:id="129" w:author="Author">
        <w:r w:rsidRPr="00FC4CF3">
          <w:rPr>
            <w:rStyle w:val="FootnoteReference"/>
            <w:rFonts w:ascii="Trebuchet MS" w:hAnsi="Trebuchet MS"/>
            <w:noProof/>
          </w:rPr>
          <w:footnoteReference w:id="2"/>
        </w:r>
        <w:r w:rsidRPr="00FC4CF3">
          <w:rPr>
            <w:rFonts w:ascii="Trebuchet MS" w:hAnsi="Trebuchet MS"/>
            <w:noProof/>
          </w:rPr>
          <w:t xml:space="preserve"> of</w:t>
        </w:r>
      </w:ins>
      <w:r w:rsidRPr="00FC4CF3">
        <w:rPr>
          <w:rFonts w:ascii="Trebuchet MS" w:hAnsi="Trebuchet MS"/>
          <w:noProof/>
        </w:rPr>
        <w:t xml:space="preserve"> wood and stone, silver and gold, that were </w:t>
      </w:r>
      <w:del w:id="132" w:author="Author">
        <w:r w:rsidRPr="00FC4CF3">
          <w:rPr>
            <w:rFonts w:ascii="Trebuchet MS" w:hAnsi="Trebuchet MS"/>
            <w:noProof/>
          </w:rPr>
          <w:delText>with</w:delText>
        </w:r>
      </w:del>
      <w:ins w:id="133" w:author="Author">
        <w:r w:rsidRPr="00FC4CF3">
          <w:rPr>
            <w:rFonts w:ascii="Trebuchet MS" w:hAnsi="Trebuchet MS"/>
            <w:noProof/>
          </w:rPr>
          <w:t>among</w:t>
        </w:r>
      </w:ins>
      <w:r w:rsidRPr="00FC4CF3">
        <w:rPr>
          <w:rFonts w:ascii="Trebuchet MS" w:hAnsi="Trebuchet MS"/>
          <w:noProof/>
        </w:rPr>
        <w:t xml:space="preserve"> them</w:t>
      </w:r>
      <w:del w:id="134" w:author="Author">
        <w:r w:rsidRPr="00FC4CF3">
          <w:rPr>
            <w:rFonts w:ascii="Trebuchet MS" w:hAnsi="Trebuchet MS"/>
            <w:noProof/>
          </w:rPr>
          <w:delText>;)</w:delText>
        </w:r>
      </w:del>
      <w:ins w:id="135" w:author="Author">
        <w:r w:rsidRPr="00FC4CF3">
          <w:rPr>
            <w:rFonts w:ascii="Trebuchet MS" w:hAnsi="Trebuchet MS"/>
            <w:noProof/>
          </w:rPr>
          <w:t>.)</w:t>
        </w:r>
      </w:ins>
      <w:r w:rsidRPr="00FC4CF3">
        <w:rPr>
          <w:rFonts w:ascii="Trebuchet MS" w:hAnsi="Trebuchet MS"/>
          <w:noProof/>
        </w:rPr>
        <w:t xml:space="preserve"> </w:t>
      </w:r>
      <w:r w:rsidRPr="00FC4CF3">
        <w:rPr>
          <w:rFonts w:ascii="Trebuchet MS" w:hAnsi="Trebuchet MS"/>
          <w:b/>
          <w:noProof/>
        </w:rPr>
        <w:t xml:space="preserve">29:18 </w:t>
      </w:r>
      <w:ins w:id="136" w:author="Author">
        <w:r w:rsidRPr="00FC4CF3">
          <w:rPr>
            <w:rFonts w:ascii="Trebuchet MS" w:hAnsi="Trebuchet MS"/>
            <w:noProof/>
          </w:rPr>
          <w:t xml:space="preserve">Beware </w:t>
        </w:r>
      </w:ins>
      <w:r w:rsidRPr="00FC4CF3">
        <w:rPr>
          <w:rFonts w:ascii="Trebuchet MS" w:hAnsi="Trebuchet MS"/>
          <w:noProof/>
        </w:rPr>
        <w:t xml:space="preserve">that there may not be </w:t>
      </w:r>
      <w:del w:id="137" w:author="Author">
        <w:r w:rsidRPr="00FC4CF3">
          <w:rPr>
            <w:rFonts w:ascii="Trebuchet MS" w:hAnsi="Trebuchet MS"/>
            <w:noProof/>
          </w:rPr>
          <w:delText xml:space="preserve">among </w:delText>
        </w:r>
        <w:r w:rsidRPr="00FC4CF3">
          <w:rPr>
            <w:rFonts w:ascii="Trebuchet MS" w:hAnsi="Trebuchet MS"/>
            <w:noProof/>
            <w:u w:val="dotted"/>
          </w:rPr>
          <w:delText>YOU</w:delText>
        </w:r>
        <w:r w:rsidRPr="00FC4CF3">
          <w:rPr>
            <w:rFonts w:ascii="Trebuchet MS" w:hAnsi="Trebuchet MS"/>
            <w:noProof/>
          </w:rPr>
          <w:delText xml:space="preserve"> </w:delText>
        </w:r>
      </w:del>
      <w:r w:rsidRPr="00FC4CF3">
        <w:rPr>
          <w:rFonts w:ascii="Trebuchet MS" w:hAnsi="Trebuchet MS"/>
          <w:noProof/>
        </w:rPr>
        <w:t>a man or a woman</w:t>
      </w:r>
      <w:del w:id="138" w:author="Author">
        <w:r w:rsidRPr="00FC4CF3">
          <w:rPr>
            <w:rFonts w:ascii="Trebuchet MS" w:hAnsi="Trebuchet MS"/>
            <w:noProof/>
          </w:rPr>
          <w:delText xml:space="preserve"> or</w:delText>
        </w:r>
      </w:del>
      <w:ins w:id="139" w:author="Author">
        <w:r w:rsidRPr="00FC4CF3">
          <w:rPr>
            <w:rFonts w:ascii="Trebuchet MS" w:hAnsi="Trebuchet MS"/>
            <w:noProof/>
          </w:rPr>
          <w:t>,</w:t>
        </w:r>
      </w:ins>
      <w:r w:rsidRPr="00FC4CF3">
        <w:rPr>
          <w:rFonts w:ascii="Trebuchet MS" w:hAnsi="Trebuchet MS"/>
          <w:noProof/>
        </w:rPr>
        <w:t xml:space="preserve"> a family or a tribe </w:t>
      </w:r>
      <w:ins w:id="140" w:author="Author">
        <w:r w:rsidRPr="00FC4CF3">
          <w:rPr>
            <w:rFonts w:ascii="Trebuchet MS" w:hAnsi="Trebuchet MS"/>
            <w:noProof/>
          </w:rPr>
          <w:t xml:space="preserve">among you today </w:t>
        </w:r>
      </w:ins>
      <w:r w:rsidRPr="00FC4CF3">
        <w:rPr>
          <w:rFonts w:ascii="Trebuchet MS" w:hAnsi="Trebuchet MS"/>
          <w:noProof/>
        </w:rPr>
        <w:t xml:space="preserve">whose heart </w:t>
      </w:r>
      <w:del w:id="141" w:author="Author">
        <w:r w:rsidRPr="00FC4CF3">
          <w:rPr>
            <w:rFonts w:ascii="Trebuchet MS" w:hAnsi="Trebuchet MS"/>
            <w:noProof/>
          </w:rPr>
          <w:delText xml:space="preserve">is turning today </w:delText>
        </w:r>
      </w:del>
      <w:ins w:id="142" w:author="Author">
        <w:r w:rsidRPr="00FC4CF3">
          <w:rPr>
            <w:rFonts w:ascii="Trebuchet MS" w:hAnsi="Trebuchet MS"/>
            <w:noProof/>
          </w:rPr>
          <w:t xml:space="preserve">turns </w:t>
        </w:r>
      </w:ins>
      <w:r w:rsidRPr="00FC4CF3">
        <w:rPr>
          <w:rFonts w:ascii="Trebuchet MS" w:hAnsi="Trebuchet MS"/>
          <w:noProof/>
        </w:rPr>
        <w:t xml:space="preserve">away from Jehovah our God to go </w:t>
      </w:r>
      <w:del w:id="143" w:author="Author">
        <w:r w:rsidRPr="00FC4CF3">
          <w:rPr>
            <w:rFonts w:ascii="Trebuchet MS" w:hAnsi="Trebuchet MS"/>
            <w:noProof/>
          </w:rPr>
          <w:delText xml:space="preserve">and </w:delText>
        </w:r>
      </w:del>
      <w:r w:rsidRPr="00FC4CF3">
        <w:rPr>
          <w:rFonts w:ascii="Trebuchet MS" w:hAnsi="Trebuchet MS"/>
          <w:noProof/>
        </w:rPr>
        <w:t>serve the gods of those nations</w:t>
      </w:r>
      <w:del w:id="144" w:author="Author">
        <w:r w:rsidRPr="00FC4CF3">
          <w:rPr>
            <w:rFonts w:ascii="Trebuchet MS" w:hAnsi="Trebuchet MS"/>
            <w:noProof/>
          </w:rPr>
          <w:delText>;</w:delText>
        </w:r>
      </w:del>
      <w:ins w:id="145" w:author="Author">
        <w:r w:rsidRPr="00FC4CF3">
          <w:rPr>
            <w:rFonts w:ascii="Trebuchet MS" w:hAnsi="Trebuchet MS"/>
            <w:noProof/>
          </w:rPr>
          <w:t>,</w:t>
        </w:r>
      </w:ins>
      <w:r w:rsidRPr="00FC4CF3">
        <w:rPr>
          <w:rFonts w:ascii="Trebuchet MS" w:hAnsi="Trebuchet MS"/>
          <w:noProof/>
        </w:rPr>
        <w:t xml:space="preserve"> that there may not be </w:t>
      </w:r>
      <w:del w:id="146" w:author="Author">
        <w:r w:rsidRPr="00FC4CF3">
          <w:rPr>
            <w:rFonts w:ascii="Trebuchet MS" w:hAnsi="Trebuchet MS"/>
            <w:noProof/>
          </w:rPr>
          <w:delText xml:space="preserve">among </w:delText>
        </w:r>
        <w:r w:rsidRPr="00FC4CF3">
          <w:rPr>
            <w:rFonts w:ascii="Trebuchet MS" w:hAnsi="Trebuchet MS"/>
            <w:noProof/>
            <w:u w:val="dotted"/>
          </w:rPr>
          <w:delText>YOU</w:delText>
        </w:r>
        <w:r w:rsidRPr="00FC4CF3">
          <w:rPr>
            <w:rFonts w:ascii="Trebuchet MS" w:hAnsi="Trebuchet MS"/>
            <w:noProof/>
          </w:rPr>
          <w:delText xml:space="preserve"> </w:delText>
        </w:r>
      </w:del>
      <w:r w:rsidRPr="00FC4CF3">
        <w:rPr>
          <w:rFonts w:ascii="Trebuchet MS" w:hAnsi="Trebuchet MS"/>
          <w:noProof/>
        </w:rPr>
        <w:t xml:space="preserve">a root </w:t>
      </w:r>
      <w:del w:id="147" w:author="Author">
        <w:r w:rsidRPr="00FC4CF3">
          <w:rPr>
            <w:rFonts w:ascii="Trebuchet MS" w:hAnsi="Trebuchet MS"/>
            <w:noProof/>
          </w:rPr>
          <w:delText>bearing the fruit of a</w:delText>
        </w:r>
      </w:del>
      <w:ins w:id="148" w:author="Author">
        <w:r w:rsidRPr="00FC4CF3">
          <w:rPr>
            <w:rFonts w:ascii="Trebuchet MS" w:hAnsi="Trebuchet MS"/>
            <w:noProof/>
          </w:rPr>
          <w:t>among you producing</w:t>
        </w:r>
      </w:ins>
      <w:r w:rsidRPr="00FC4CF3">
        <w:rPr>
          <w:rFonts w:ascii="Trebuchet MS" w:hAnsi="Trebuchet MS"/>
          <w:noProof/>
        </w:rPr>
        <w:t xml:space="preserve"> poisonous </w:t>
      </w:r>
      <w:del w:id="149" w:author="Author">
        <w:r w:rsidRPr="00FC4CF3">
          <w:rPr>
            <w:rFonts w:ascii="Trebuchet MS" w:hAnsi="Trebuchet MS"/>
            <w:noProof/>
          </w:rPr>
          <w:delText>plant</w:delText>
        </w:r>
      </w:del>
      <w:ins w:id="150" w:author="Author">
        <w:r w:rsidRPr="00FC4CF3">
          <w:rPr>
            <w:rFonts w:ascii="Trebuchet MS" w:hAnsi="Trebuchet MS"/>
            <w:noProof/>
          </w:rPr>
          <w:t>fruit</w:t>
        </w:r>
      </w:ins>
      <w:r w:rsidRPr="00FC4CF3">
        <w:rPr>
          <w:rFonts w:ascii="Trebuchet MS" w:hAnsi="Trebuchet MS"/>
          <w:noProof/>
        </w:rPr>
        <w:t xml:space="preserve"> and wormwood.</w:t>
      </w:r>
    </w:p>
    <w:p w:rsidR="00004646" w:rsidRPr="00FC4CF3" w:rsidRDefault="00004646" w:rsidP="00004646">
      <w:pPr>
        <w:rPr>
          <w:rFonts w:ascii="Trebuchet MS" w:hAnsi="Trebuchet MS"/>
          <w:noProof/>
        </w:rPr>
      </w:pPr>
      <w:r w:rsidRPr="00FC4CF3">
        <w:rPr>
          <w:rFonts w:ascii="Trebuchet MS" w:hAnsi="Trebuchet MS"/>
          <w:b/>
        </w:rPr>
        <w:t xml:space="preserve">29:19 </w:t>
      </w:r>
      <w:r w:rsidRPr="00FC4CF3">
        <w:rPr>
          <w:rFonts w:ascii="Trebuchet MS" w:hAnsi="Trebuchet MS"/>
          <w:noProof/>
        </w:rPr>
        <w:t>“</w:t>
      </w:r>
      <w:del w:id="151" w:author="Author">
        <w:r w:rsidRPr="00FC4CF3">
          <w:rPr>
            <w:rFonts w:ascii="Trebuchet MS" w:hAnsi="Trebuchet MS"/>
            <w:noProof/>
          </w:rPr>
          <w:delText>And it must occur that when</w:delText>
        </w:r>
      </w:del>
      <w:ins w:id="152" w:author="Author">
        <w:r w:rsidRPr="00FC4CF3">
          <w:rPr>
            <w:rFonts w:ascii="Trebuchet MS" w:hAnsi="Trebuchet MS"/>
            <w:noProof/>
          </w:rPr>
          <w:t>But if</w:t>
        </w:r>
      </w:ins>
      <w:r w:rsidRPr="00FC4CF3">
        <w:rPr>
          <w:rFonts w:ascii="Trebuchet MS" w:hAnsi="Trebuchet MS"/>
          <w:noProof/>
        </w:rPr>
        <w:t xml:space="preserve"> someone </w:t>
      </w:r>
      <w:del w:id="153" w:author="Author">
        <w:r w:rsidRPr="00FC4CF3">
          <w:rPr>
            <w:rFonts w:ascii="Trebuchet MS" w:hAnsi="Trebuchet MS"/>
            <w:noProof/>
          </w:rPr>
          <w:delText>has heard</w:delText>
        </w:r>
      </w:del>
      <w:ins w:id="154" w:author="Author">
        <w:r w:rsidRPr="00FC4CF3">
          <w:rPr>
            <w:rFonts w:ascii="Trebuchet MS" w:hAnsi="Trebuchet MS"/>
            <w:noProof/>
          </w:rPr>
          <w:t>hears</w:t>
        </w:r>
      </w:ins>
      <w:r w:rsidRPr="00FC4CF3">
        <w:rPr>
          <w:rFonts w:ascii="Trebuchet MS" w:hAnsi="Trebuchet MS"/>
          <w:noProof/>
        </w:rPr>
        <w:t xml:space="preserve"> the words of this oath</w:t>
      </w:r>
      <w:del w:id="155" w:author="Author">
        <w:r w:rsidRPr="00FC4CF3">
          <w:rPr>
            <w:rFonts w:ascii="Trebuchet MS" w:hAnsi="Trebuchet MS"/>
            <w:noProof/>
          </w:rPr>
          <w:delText>,</w:delText>
        </w:r>
      </w:del>
      <w:r w:rsidRPr="00FC4CF3">
        <w:rPr>
          <w:rFonts w:ascii="Trebuchet MS" w:hAnsi="Trebuchet MS"/>
          <w:noProof/>
        </w:rPr>
        <w:t xml:space="preserve"> and </w:t>
      </w:r>
      <w:del w:id="156" w:author="Author">
        <w:r w:rsidRPr="00FC4CF3">
          <w:rPr>
            <w:rFonts w:ascii="Trebuchet MS" w:hAnsi="Trebuchet MS"/>
            <w:noProof/>
          </w:rPr>
          <w:delText>he has blessed himself</w:delText>
        </w:r>
      </w:del>
      <w:ins w:id="157" w:author="Author">
        <w:r w:rsidRPr="00FC4CF3">
          <w:rPr>
            <w:rFonts w:ascii="Trebuchet MS" w:hAnsi="Trebuchet MS"/>
            <w:noProof/>
          </w:rPr>
          <w:t>boasts</w:t>
        </w:r>
      </w:ins>
      <w:r w:rsidRPr="00FC4CF3">
        <w:rPr>
          <w:rFonts w:ascii="Trebuchet MS" w:hAnsi="Trebuchet MS"/>
          <w:noProof/>
        </w:rPr>
        <w:t xml:space="preserve"> in his heart, saying, ‘I </w:t>
      </w:r>
      <w:del w:id="158" w:author="Author">
        <w:r w:rsidRPr="00FC4CF3">
          <w:rPr>
            <w:rFonts w:ascii="Trebuchet MS" w:hAnsi="Trebuchet MS"/>
            <w:noProof/>
          </w:rPr>
          <w:delText xml:space="preserve">shall come to </w:delText>
        </w:r>
      </w:del>
      <w:ins w:id="159" w:author="Author">
        <w:r w:rsidRPr="00FC4CF3">
          <w:rPr>
            <w:rFonts w:ascii="Trebuchet MS" w:hAnsi="Trebuchet MS"/>
            <w:noProof/>
          </w:rPr>
          <w:t xml:space="preserve">will </w:t>
        </w:r>
      </w:ins>
      <w:r w:rsidRPr="00FC4CF3">
        <w:rPr>
          <w:rFonts w:ascii="Trebuchet MS" w:hAnsi="Trebuchet MS"/>
          <w:noProof/>
        </w:rPr>
        <w:t xml:space="preserve">have peace, </w:t>
      </w:r>
      <w:del w:id="160" w:author="Author">
        <w:r w:rsidRPr="00FC4CF3">
          <w:rPr>
            <w:rFonts w:ascii="Trebuchet MS" w:hAnsi="Trebuchet MS"/>
            <w:noProof/>
          </w:rPr>
          <w:delText>although</w:delText>
        </w:r>
      </w:del>
      <w:ins w:id="161" w:author="Author">
        <w:r w:rsidRPr="00FC4CF3">
          <w:rPr>
            <w:rFonts w:ascii="Trebuchet MS" w:hAnsi="Trebuchet MS"/>
            <w:noProof/>
          </w:rPr>
          <w:t>though</w:t>
        </w:r>
      </w:ins>
      <w:r w:rsidRPr="00FC4CF3">
        <w:rPr>
          <w:rFonts w:ascii="Trebuchet MS" w:hAnsi="Trebuchet MS"/>
          <w:noProof/>
        </w:rPr>
        <w:t xml:space="preserve"> I </w:t>
      </w:r>
      <w:del w:id="162" w:author="Author">
        <w:r w:rsidRPr="00FC4CF3">
          <w:rPr>
            <w:rFonts w:ascii="Trebuchet MS" w:hAnsi="Trebuchet MS"/>
            <w:noProof/>
          </w:rPr>
          <w:delText>shall walk</w:delText>
        </w:r>
      </w:del>
      <w:ins w:id="163" w:author="Author">
        <w:r w:rsidRPr="00FC4CF3">
          <w:rPr>
            <w:rFonts w:ascii="Trebuchet MS" w:hAnsi="Trebuchet MS"/>
            <w:noProof/>
          </w:rPr>
          <w:t>insist on walking</w:t>
        </w:r>
      </w:ins>
      <w:r w:rsidRPr="00FC4CF3">
        <w:rPr>
          <w:rFonts w:ascii="Trebuchet MS" w:hAnsi="Trebuchet MS"/>
          <w:noProof/>
        </w:rPr>
        <w:t xml:space="preserve"> in the </w:t>
      </w:r>
      <w:del w:id="164" w:author="Author">
        <w:r w:rsidRPr="00FC4CF3">
          <w:rPr>
            <w:rFonts w:ascii="Trebuchet MS" w:hAnsi="Trebuchet MS"/>
            <w:noProof/>
          </w:rPr>
          <w:delText>stubbornness</w:delText>
        </w:r>
      </w:del>
      <w:ins w:id="165" w:author="Author">
        <w:r w:rsidRPr="00FC4CF3">
          <w:rPr>
            <w:rFonts w:ascii="Trebuchet MS" w:hAnsi="Trebuchet MS"/>
            <w:noProof/>
          </w:rPr>
          <w:t>ways</w:t>
        </w:r>
      </w:ins>
      <w:r w:rsidRPr="00FC4CF3">
        <w:rPr>
          <w:rFonts w:ascii="Trebuchet MS" w:hAnsi="Trebuchet MS"/>
          <w:noProof/>
        </w:rPr>
        <w:t xml:space="preserve"> of my </w:t>
      </w:r>
      <w:ins w:id="166" w:author="Author">
        <w:r w:rsidRPr="00FC4CF3">
          <w:rPr>
            <w:rFonts w:ascii="Trebuchet MS" w:hAnsi="Trebuchet MS"/>
            <w:noProof/>
          </w:rPr>
          <w:t xml:space="preserve">own </w:t>
        </w:r>
      </w:ins>
      <w:r w:rsidRPr="00FC4CF3">
        <w:rPr>
          <w:rFonts w:ascii="Trebuchet MS" w:hAnsi="Trebuchet MS"/>
          <w:noProof/>
        </w:rPr>
        <w:t xml:space="preserve">heart,’ </w:t>
      </w:r>
      <w:del w:id="167" w:author="Author">
        <w:r w:rsidRPr="00FC4CF3">
          <w:rPr>
            <w:rFonts w:ascii="Trebuchet MS" w:hAnsi="Trebuchet MS"/>
            <w:noProof/>
          </w:rPr>
          <w:delText>with</w:delText>
        </w:r>
      </w:del>
      <w:ins w:id="168" w:author="Author">
        <w:r w:rsidRPr="00FC4CF3">
          <w:rPr>
            <w:rFonts w:ascii="Trebuchet MS" w:hAnsi="Trebuchet MS"/>
            <w:noProof/>
          </w:rPr>
          <w:t>to</w:t>
        </w:r>
      </w:ins>
      <w:r w:rsidRPr="00FC4CF3">
        <w:rPr>
          <w:rFonts w:ascii="Trebuchet MS" w:hAnsi="Trebuchet MS"/>
          <w:noProof/>
        </w:rPr>
        <w:t xml:space="preserve"> the </w:t>
      </w:r>
      <w:del w:id="169" w:author="Author">
        <w:r w:rsidRPr="00FC4CF3">
          <w:rPr>
            <w:rFonts w:ascii="Trebuchet MS" w:hAnsi="Trebuchet MS"/>
            <w:noProof/>
          </w:rPr>
          <w:delText>intention</w:delText>
        </w:r>
      </w:del>
      <w:ins w:id="170" w:author="Author">
        <w:r w:rsidRPr="00FC4CF3">
          <w:rPr>
            <w:rFonts w:ascii="Trebuchet MS" w:hAnsi="Trebuchet MS"/>
            <w:noProof/>
          </w:rPr>
          <w:t>ruin</w:t>
        </w:r>
      </w:ins>
      <w:r w:rsidRPr="00FC4CF3">
        <w:rPr>
          <w:rFonts w:ascii="Trebuchet MS" w:hAnsi="Trebuchet MS"/>
          <w:noProof/>
        </w:rPr>
        <w:t xml:space="preserve"> of </w:t>
      </w:r>
      <w:del w:id="171" w:author="Author">
        <w:r w:rsidRPr="00FC4CF3">
          <w:rPr>
            <w:rFonts w:ascii="Trebuchet MS" w:hAnsi="Trebuchet MS"/>
            <w:noProof/>
          </w:rPr>
          <w:delText>sweeping away the well-watered one along with the thirsty one</w:delText>
        </w:r>
      </w:del>
      <w:ins w:id="172" w:author="Author">
        <w:r w:rsidRPr="00FC4CF3">
          <w:rPr>
            <w:rFonts w:ascii="Trebuchet MS" w:hAnsi="Trebuchet MS"/>
            <w:noProof/>
          </w:rPr>
          <w:t>everything</w:t>
        </w:r>
        <w:r w:rsidRPr="00FC4CF3">
          <w:rPr>
            <w:rStyle w:val="FootnoteReference"/>
            <w:rFonts w:ascii="Trebuchet MS" w:hAnsi="Trebuchet MS"/>
            <w:noProof/>
          </w:rPr>
          <w:footnoteReference w:id="3"/>
        </w:r>
        <w:r w:rsidRPr="00FC4CF3">
          <w:rPr>
            <w:rFonts w:ascii="Trebuchet MS" w:hAnsi="Trebuchet MS"/>
            <w:noProof/>
          </w:rPr>
          <w:t xml:space="preserve"> in his path</w:t>
        </w:r>
      </w:ins>
      <w:r w:rsidRPr="00FC4CF3">
        <w:rPr>
          <w:rFonts w:ascii="Trebuchet MS" w:hAnsi="Trebuchet MS"/>
          <w:noProof/>
        </w:rPr>
        <w:t xml:space="preserve">, </w:t>
      </w:r>
      <w:r w:rsidRPr="00FC4CF3">
        <w:rPr>
          <w:rFonts w:ascii="Trebuchet MS" w:hAnsi="Trebuchet MS"/>
          <w:b/>
          <w:noProof/>
        </w:rPr>
        <w:t xml:space="preserve">29:20 </w:t>
      </w:r>
      <w:r w:rsidRPr="00FC4CF3">
        <w:rPr>
          <w:rFonts w:ascii="Trebuchet MS" w:hAnsi="Trebuchet MS"/>
          <w:noProof/>
        </w:rPr>
        <w:t xml:space="preserve">Jehovah will not </w:t>
      </w:r>
      <w:del w:id="175" w:author="Author">
        <w:r w:rsidRPr="00FC4CF3">
          <w:rPr>
            <w:rFonts w:ascii="Trebuchet MS" w:hAnsi="Trebuchet MS"/>
            <w:noProof/>
          </w:rPr>
          <w:delText>want</w:delText>
        </w:r>
      </w:del>
      <w:ins w:id="176" w:author="Author">
        <w:r w:rsidRPr="00FC4CF3">
          <w:rPr>
            <w:rFonts w:ascii="Trebuchet MS" w:hAnsi="Trebuchet MS"/>
            <w:noProof/>
          </w:rPr>
          <w:t>be willing</w:t>
        </w:r>
      </w:ins>
      <w:r w:rsidRPr="00FC4CF3">
        <w:rPr>
          <w:rFonts w:ascii="Trebuchet MS" w:hAnsi="Trebuchet MS"/>
          <w:noProof/>
        </w:rPr>
        <w:t xml:space="preserve"> to forgive him</w:t>
      </w:r>
      <w:del w:id="177" w:author="Author">
        <w:r w:rsidRPr="00FC4CF3">
          <w:rPr>
            <w:rFonts w:ascii="Trebuchet MS" w:hAnsi="Trebuchet MS"/>
            <w:noProof/>
          </w:rPr>
          <w:delText>, but then</w:delText>
        </w:r>
      </w:del>
      <w:ins w:id="178" w:author="Author">
        <w:r w:rsidRPr="00FC4CF3">
          <w:rPr>
            <w:rFonts w:ascii="Trebuchet MS" w:hAnsi="Trebuchet MS"/>
            <w:noProof/>
          </w:rPr>
          <w:t>. Instead,</w:t>
        </w:r>
      </w:ins>
      <w:r w:rsidRPr="00FC4CF3">
        <w:rPr>
          <w:rFonts w:ascii="Trebuchet MS" w:hAnsi="Trebuchet MS"/>
          <w:noProof/>
        </w:rPr>
        <w:t xml:space="preserve"> Jehovah’s </w:t>
      </w:r>
      <w:ins w:id="179" w:author="Author">
        <w:r w:rsidRPr="00FC4CF3">
          <w:rPr>
            <w:rFonts w:ascii="Trebuchet MS" w:hAnsi="Trebuchet MS"/>
            <w:noProof/>
          </w:rPr>
          <w:t xml:space="preserve">great </w:t>
        </w:r>
      </w:ins>
      <w:r w:rsidRPr="00FC4CF3">
        <w:rPr>
          <w:rFonts w:ascii="Trebuchet MS" w:hAnsi="Trebuchet MS"/>
          <w:noProof/>
        </w:rPr>
        <w:t xml:space="preserve">anger </w:t>
      </w:r>
      <w:del w:id="180" w:author="Author">
        <w:r w:rsidRPr="00FC4CF3">
          <w:rPr>
            <w:rFonts w:ascii="Trebuchet MS" w:hAnsi="Trebuchet MS"/>
            <w:noProof/>
          </w:rPr>
          <w:delText xml:space="preserve">and his ardor </w:delText>
        </w:r>
      </w:del>
      <w:r w:rsidRPr="00FC4CF3">
        <w:rPr>
          <w:rFonts w:ascii="Trebuchet MS" w:hAnsi="Trebuchet MS"/>
          <w:noProof/>
        </w:rPr>
        <w:t xml:space="preserve">will </w:t>
      </w:r>
      <w:del w:id="181" w:author="Author">
        <w:r w:rsidRPr="00FC4CF3">
          <w:rPr>
            <w:rFonts w:ascii="Trebuchet MS" w:hAnsi="Trebuchet MS"/>
            <w:noProof/>
          </w:rPr>
          <w:delText>smoke</w:delText>
        </w:r>
      </w:del>
      <w:ins w:id="182" w:author="Author">
        <w:r w:rsidRPr="00FC4CF3">
          <w:rPr>
            <w:rFonts w:ascii="Trebuchet MS" w:hAnsi="Trebuchet MS"/>
            <w:noProof/>
          </w:rPr>
          <w:t>blaze</w:t>
        </w:r>
      </w:ins>
      <w:r w:rsidRPr="00FC4CF3">
        <w:rPr>
          <w:rFonts w:ascii="Trebuchet MS" w:hAnsi="Trebuchet MS"/>
          <w:noProof/>
        </w:rPr>
        <w:t xml:space="preserve"> against that man, and </w:t>
      </w:r>
      <w:del w:id="183" w:author="Author">
        <w:r w:rsidRPr="00FC4CF3">
          <w:rPr>
            <w:rFonts w:ascii="Trebuchet MS" w:hAnsi="Trebuchet MS"/>
            <w:noProof/>
          </w:rPr>
          <w:delText xml:space="preserve">all </w:delText>
        </w:r>
      </w:del>
      <w:r w:rsidRPr="00FC4CF3">
        <w:rPr>
          <w:rFonts w:ascii="Trebuchet MS" w:hAnsi="Trebuchet MS"/>
          <w:noProof/>
        </w:rPr>
        <w:t xml:space="preserve">the </w:t>
      </w:r>
      <w:del w:id="184" w:author="Author">
        <w:r w:rsidRPr="00FC4CF3">
          <w:rPr>
            <w:rFonts w:ascii="Trebuchet MS" w:hAnsi="Trebuchet MS"/>
            <w:noProof/>
          </w:rPr>
          <w:delText>oath</w:delText>
        </w:r>
      </w:del>
      <w:ins w:id="185" w:author="Author">
        <w:r w:rsidRPr="00FC4CF3">
          <w:rPr>
            <w:rFonts w:ascii="Trebuchet MS" w:hAnsi="Trebuchet MS"/>
            <w:noProof/>
          </w:rPr>
          <w:t>entire curse</w:t>
        </w:r>
      </w:ins>
      <w:r w:rsidRPr="00FC4CF3">
        <w:rPr>
          <w:rFonts w:ascii="Trebuchet MS" w:hAnsi="Trebuchet MS"/>
          <w:noProof/>
        </w:rPr>
        <w:t xml:space="preserve"> written in this book will certainly </w:t>
      </w:r>
      <w:del w:id="186" w:author="Author">
        <w:r w:rsidRPr="00FC4CF3">
          <w:rPr>
            <w:rFonts w:ascii="Trebuchet MS" w:hAnsi="Trebuchet MS"/>
            <w:noProof/>
          </w:rPr>
          <w:delText>settle down on</w:delText>
        </w:r>
      </w:del>
      <w:ins w:id="187" w:author="Author">
        <w:r w:rsidRPr="00FC4CF3">
          <w:rPr>
            <w:rFonts w:ascii="Trebuchet MS" w:hAnsi="Trebuchet MS"/>
            <w:noProof/>
          </w:rPr>
          <w:t>come upon</w:t>
        </w:r>
      </w:ins>
      <w:r w:rsidRPr="00FC4CF3">
        <w:rPr>
          <w:rFonts w:ascii="Trebuchet MS" w:hAnsi="Trebuchet MS"/>
          <w:noProof/>
        </w:rPr>
        <w:t xml:space="preserve"> him, and Jehovah will indeed wipe out his name from under the heavens. </w:t>
      </w:r>
      <w:r w:rsidRPr="00FC4CF3">
        <w:rPr>
          <w:rFonts w:ascii="Trebuchet MS" w:hAnsi="Trebuchet MS"/>
          <w:b/>
          <w:noProof/>
        </w:rPr>
        <w:t xml:space="preserve">29:21 </w:t>
      </w:r>
      <w:del w:id="188" w:author="Author">
        <w:r w:rsidRPr="00FC4CF3">
          <w:rPr>
            <w:rFonts w:ascii="Trebuchet MS" w:hAnsi="Trebuchet MS"/>
            <w:noProof/>
          </w:rPr>
          <w:delText xml:space="preserve">So </w:delText>
        </w:r>
      </w:del>
      <w:r w:rsidRPr="00FC4CF3">
        <w:rPr>
          <w:rFonts w:ascii="Trebuchet MS" w:hAnsi="Trebuchet MS"/>
          <w:noProof/>
        </w:rPr>
        <w:t xml:space="preserve">Jehovah will </w:t>
      </w:r>
      <w:del w:id="189" w:author="Author">
        <w:r w:rsidRPr="00FC4CF3">
          <w:rPr>
            <w:rFonts w:ascii="Trebuchet MS" w:hAnsi="Trebuchet MS"/>
            <w:noProof/>
          </w:rPr>
          <w:delText>have to separate</w:delText>
        </w:r>
      </w:del>
      <w:ins w:id="190" w:author="Author">
        <w:r w:rsidRPr="00FC4CF3">
          <w:rPr>
            <w:rFonts w:ascii="Trebuchet MS" w:hAnsi="Trebuchet MS"/>
            <w:noProof/>
          </w:rPr>
          <w:t>then single</w:t>
        </w:r>
      </w:ins>
      <w:r w:rsidRPr="00FC4CF3">
        <w:rPr>
          <w:rFonts w:ascii="Trebuchet MS" w:hAnsi="Trebuchet MS"/>
          <w:noProof/>
        </w:rPr>
        <w:t xml:space="preserve"> him </w:t>
      </w:r>
      <w:del w:id="191" w:author="Author">
        <w:r w:rsidRPr="00FC4CF3">
          <w:rPr>
            <w:rFonts w:ascii="Trebuchet MS" w:hAnsi="Trebuchet MS"/>
            <w:noProof/>
          </w:rPr>
          <w:delText>for calamity</w:delText>
        </w:r>
      </w:del>
      <w:ins w:id="192" w:author="Author">
        <w:r w:rsidRPr="00FC4CF3">
          <w:rPr>
            <w:rFonts w:ascii="Trebuchet MS" w:hAnsi="Trebuchet MS"/>
            <w:noProof/>
          </w:rPr>
          <w:t>out</w:t>
        </w:r>
      </w:ins>
      <w:r w:rsidRPr="00FC4CF3">
        <w:rPr>
          <w:rFonts w:ascii="Trebuchet MS" w:hAnsi="Trebuchet MS"/>
          <w:noProof/>
        </w:rPr>
        <w:t xml:space="preserve"> from all the tribes of Israel </w:t>
      </w:r>
      <w:ins w:id="193" w:author="Author">
        <w:r w:rsidRPr="00FC4CF3">
          <w:rPr>
            <w:rFonts w:ascii="Trebuchet MS" w:hAnsi="Trebuchet MS"/>
            <w:noProof/>
          </w:rPr>
          <w:t xml:space="preserve">for calamity </w:t>
        </w:r>
      </w:ins>
      <w:r w:rsidRPr="00FC4CF3">
        <w:rPr>
          <w:rFonts w:ascii="Trebuchet MS" w:hAnsi="Trebuchet MS"/>
          <w:noProof/>
        </w:rPr>
        <w:t xml:space="preserve">in accord with </w:t>
      </w:r>
      <w:del w:id="194" w:author="Author">
        <w:r w:rsidRPr="00FC4CF3">
          <w:rPr>
            <w:rFonts w:ascii="Trebuchet MS" w:hAnsi="Trebuchet MS"/>
            <w:noProof/>
          </w:rPr>
          <w:delText xml:space="preserve">all </w:delText>
        </w:r>
      </w:del>
      <w:r w:rsidRPr="00FC4CF3">
        <w:rPr>
          <w:rFonts w:ascii="Trebuchet MS" w:hAnsi="Trebuchet MS"/>
          <w:noProof/>
        </w:rPr>
        <w:t xml:space="preserve">the </w:t>
      </w:r>
      <w:del w:id="195" w:author="Author">
        <w:r w:rsidRPr="00FC4CF3">
          <w:rPr>
            <w:rFonts w:ascii="Trebuchet MS" w:hAnsi="Trebuchet MS"/>
            <w:noProof/>
          </w:rPr>
          <w:delText>oath</w:delText>
        </w:r>
      </w:del>
      <w:ins w:id="196" w:author="Author">
        <w:r w:rsidRPr="00FC4CF3">
          <w:rPr>
            <w:rFonts w:ascii="Trebuchet MS" w:hAnsi="Trebuchet MS"/>
            <w:noProof/>
          </w:rPr>
          <w:t>entire curse</w:t>
        </w:r>
      </w:ins>
      <w:r w:rsidRPr="00FC4CF3">
        <w:rPr>
          <w:rFonts w:ascii="Trebuchet MS" w:hAnsi="Trebuchet MS"/>
          <w:noProof/>
        </w:rPr>
        <w:t xml:space="preserve"> of the covenant that is written in this book of the </w:t>
      </w:r>
      <w:del w:id="197" w:author="Author">
        <w:r w:rsidRPr="00FC4CF3">
          <w:rPr>
            <w:rFonts w:ascii="Trebuchet MS" w:hAnsi="Trebuchet MS"/>
            <w:noProof/>
          </w:rPr>
          <w:delText>law</w:delText>
        </w:r>
      </w:del>
      <w:ins w:id="198" w:author="Author">
        <w:r w:rsidRPr="00FC4CF3">
          <w:rPr>
            <w:rFonts w:ascii="Trebuchet MS" w:hAnsi="Trebuchet MS"/>
            <w:noProof/>
          </w:rPr>
          <w:t>Law</w:t>
        </w:r>
      </w:ins>
      <w:r w:rsidRPr="00FC4CF3">
        <w:rPr>
          <w:rFonts w:ascii="Trebuchet MS" w:hAnsi="Trebuchet MS"/>
          <w:noProof/>
        </w:rPr>
        <w:t>.</w:t>
      </w:r>
    </w:p>
    <w:p w:rsidR="00004646" w:rsidRPr="00FC4CF3" w:rsidRDefault="00004646" w:rsidP="00004646">
      <w:pPr>
        <w:rPr>
          <w:rFonts w:ascii="Trebuchet MS" w:hAnsi="Trebuchet MS"/>
          <w:noProof/>
        </w:rPr>
      </w:pPr>
      <w:r w:rsidRPr="00FC4CF3">
        <w:rPr>
          <w:rFonts w:ascii="Trebuchet MS" w:hAnsi="Trebuchet MS"/>
          <w:b/>
        </w:rPr>
        <w:t xml:space="preserve">29:22 </w:t>
      </w:r>
      <w:r w:rsidRPr="00FC4CF3">
        <w:rPr>
          <w:rFonts w:ascii="Trebuchet MS" w:hAnsi="Trebuchet MS"/>
          <w:noProof/>
        </w:rPr>
        <w:t>“</w:t>
      </w:r>
      <w:del w:id="199" w:author="Author">
        <w:r w:rsidRPr="00FC4CF3">
          <w:rPr>
            <w:rFonts w:ascii="Trebuchet MS" w:hAnsi="Trebuchet MS"/>
            <w:noProof/>
          </w:rPr>
          <w:delText>And</w:delText>
        </w:r>
      </w:del>
      <w:ins w:id="200" w:author="Author">
        <w:r w:rsidRPr="00FC4CF3">
          <w:rPr>
            <w:rFonts w:ascii="Trebuchet MS" w:hAnsi="Trebuchet MS"/>
            <w:noProof/>
          </w:rPr>
          <w:t>When</w:t>
        </w:r>
      </w:ins>
      <w:r w:rsidRPr="00FC4CF3">
        <w:rPr>
          <w:rFonts w:ascii="Trebuchet MS" w:hAnsi="Trebuchet MS"/>
          <w:noProof/>
        </w:rPr>
        <w:t xml:space="preserve"> the future generation</w:t>
      </w:r>
      <w:del w:id="201" w:author="Author">
        <w:r w:rsidRPr="00FC4CF3">
          <w:rPr>
            <w:rFonts w:ascii="Trebuchet MS" w:hAnsi="Trebuchet MS"/>
            <w:noProof/>
          </w:rPr>
          <w:delText xml:space="preserve">, </w:delText>
        </w:r>
        <w:r w:rsidRPr="00FC4CF3">
          <w:rPr>
            <w:rFonts w:ascii="Trebuchet MS" w:hAnsi="Trebuchet MS"/>
            <w:noProof/>
            <w:u w:val="dotted"/>
          </w:rPr>
          <w:delText>YOUR</w:delText>
        </w:r>
      </w:del>
      <w:ins w:id="202" w:author="Author">
        <w:r w:rsidRPr="00FC4CF3">
          <w:rPr>
            <w:rFonts w:ascii="Trebuchet MS" w:hAnsi="Trebuchet MS"/>
            <w:noProof/>
          </w:rPr>
          <w:t xml:space="preserve"> of your</w:t>
        </w:r>
      </w:ins>
      <w:r w:rsidRPr="00FC4CF3">
        <w:rPr>
          <w:rFonts w:ascii="Trebuchet MS" w:hAnsi="Trebuchet MS"/>
          <w:noProof/>
        </w:rPr>
        <w:t xml:space="preserve"> sons </w:t>
      </w:r>
      <w:del w:id="203" w:author="Author">
        <w:r w:rsidRPr="00FC4CF3">
          <w:rPr>
            <w:rFonts w:ascii="Trebuchet MS" w:hAnsi="Trebuchet MS"/>
            <w:noProof/>
          </w:rPr>
          <w:delText xml:space="preserve">who will rise up after </w:delText>
        </w:r>
        <w:r w:rsidRPr="00FC4CF3">
          <w:rPr>
            <w:rFonts w:ascii="Trebuchet MS" w:hAnsi="Trebuchet MS"/>
            <w:noProof/>
            <w:u w:val="dotted"/>
          </w:rPr>
          <w:delText>YOU</w:delText>
        </w:r>
        <w:r w:rsidRPr="00FC4CF3">
          <w:rPr>
            <w:rFonts w:ascii="Trebuchet MS" w:hAnsi="Trebuchet MS"/>
            <w:noProof/>
          </w:rPr>
          <w:delText xml:space="preserve">, will be bound to say, also </w:delText>
        </w:r>
      </w:del>
      <w:ins w:id="204" w:author="Author">
        <w:r w:rsidRPr="00FC4CF3">
          <w:rPr>
            <w:rFonts w:ascii="Trebuchet MS" w:hAnsi="Trebuchet MS"/>
            <w:noProof/>
          </w:rPr>
          <w:t xml:space="preserve">and </w:t>
        </w:r>
      </w:ins>
      <w:r w:rsidRPr="00FC4CF3">
        <w:rPr>
          <w:rFonts w:ascii="Trebuchet MS" w:hAnsi="Trebuchet MS"/>
          <w:noProof/>
        </w:rPr>
        <w:t xml:space="preserve">the foreigner </w:t>
      </w:r>
      <w:del w:id="205" w:author="Author">
        <w:r w:rsidRPr="00FC4CF3">
          <w:rPr>
            <w:rFonts w:ascii="Trebuchet MS" w:hAnsi="Trebuchet MS"/>
            <w:noProof/>
          </w:rPr>
          <w:delText xml:space="preserve">who will come </w:delText>
        </w:r>
      </w:del>
      <w:r w:rsidRPr="00FC4CF3">
        <w:rPr>
          <w:rFonts w:ascii="Trebuchet MS" w:hAnsi="Trebuchet MS"/>
          <w:noProof/>
        </w:rPr>
        <w:t>from a distant land</w:t>
      </w:r>
      <w:del w:id="206" w:author="Author">
        <w:r w:rsidRPr="00FC4CF3">
          <w:rPr>
            <w:rFonts w:ascii="Trebuchet MS" w:hAnsi="Trebuchet MS"/>
            <w:noProof/>
          </w:rPr>
          <w:delText>, even when they have seen</w:delText>
        </w:r>
      </w:del>
      <w:ins w:id="207" w:author="Author">
        <w:r w:rsidRPr="00FC4CF3">
          <w:rPr>
            <w:rFonts w:ascii="Trebuchet MS" w:hAnsi="Trebuchet MS"/>
            <w:noProof/>
          </w:rPr>
          <w:t xml:space="preserve"> see</w:t>
        </w:r>
      </w:ins>
      <w:r w:rsidRPr="00FC4CF3">
        <w:rPr>
          <w:rFonts w:ascii="Trebuchet MS" w:hAnsi="Trebuchet MS"/>
          <w:noProof/>
        </w:rPr>
        <w:t xml:space="preserve"> the plagues of </w:t>
      </w:r>
      <w:del w:id="208" w:author="Author">
        <w:r w:rsidRPr="00FC4CF3">
          <w:rPr>
            <w:rFonts w:ascii="Trebuchet MS" w:hAnsi="Trebuchet MS"/>
            <w:noProof/>
          </w:rPr>
          <w:delText>that</w:delText>
        </w:r>
      </w:del>
      <w:ins w:id="209" w:author="Author">
        <w:r w:rsidRPr="00FC4CF3">
          <w:rPr>
            <w:rFonts w:ascii="Trebuchet MS" w:hAnsi="Trebuchet MS"/>
            <w:noProof/>
          </w:rPr>
          <w:t>the</w:t>
        </w:r>
      </w:ins>
      <w:r w:rsidRPr="00FC4CF3">
        <w:rPr>
          <w:rFonts w:ascii="Trebuchet MS" w:hAnsi="Trebuchet MS"/>
          <w:noProof/>
        </w:rPr>
        <w:t xml:space="preserve"> land</w:t>
      </w:r>
      <w:del w:id="210" w:author="Author">
        <w:r w:rsidRPr="00FC4CF3">
          <w:rPr>
            <w:rFonts w:ascii="Trebuchet MS" w:hAnsi="Trebuchet MS"/>
            <w:noProof/>
          </w:rPr>
          <w:delText xml:space="preserve"> and its</w:delText>
        </w:r>
      </w:del>
      <w:ins w:id="211" w:author="Author">
        <w:r w:rsidRPr="00FC4CF3">
          <w:rPr>
            <w:rFonts w:ascii="Trebuchet MS" w:hAnsi="Trebuchet MS"/>
            <w:noProof/>
          </w:rPr>
          <w:t>, the</w:t>
        </w:r>
      </w:ins>
      <w:r w:rsidRPr="00FC4CF3">
        <w:rPr>
          <w:rFonts w:ascii="Trebuchet MS" w:hAnsi="Trebuchet MS"/>
          <w:noProof/>
        </w:rPr>
        <w:t xml:space="preserve"> maladies </w:t>
      </w:r>
      <w:del w:id="212" w:author="Author">
        <w:r w:rsidRPr="00FC4CF3">
          <w:rPr>
            <w:rFonts w:ascii="Trebuchet MS" w:hAnsi="Trebuchet MS"/>
            <w:noProof/>
          </w:rPr>
          <w:delText>with which</w:delText>
        </w:r>
      </w:del>
      <w:ins w:id="213" w:author="Author">
        <w:r w:rsidRPr="00FC4CF3">
          <w:rPr>
            <w:rFonts w:ascii="Trebuchet MS" w:hAnsi="Trebuchet MS"/>
            <w:noProof/>
          </w:rPr>
          <w:t>that</w:t>
        </w:r>
      </w:ins>
      <w:r w:rsidRPr="00FC4CF3">
        <w:rPr>
          <w:rFonts w:ascii="Trebuchet MS" w:hAnsi="Trebuchet MS"/>
          <w:noProof/>
        </w:rPr>
        <w:t xml:space="preserve"> Jehovah has </w:t>
      </w:r>
      <w:del w:id="214" w:author="Author">
        <w:r w:rsidRPr="00FC4CF3">
          <w:rPr>
            <w:rFonts w:ascii="Trebuchet MS" w:hAnsi="Trebuchet MS"/>
            <w:noProof/>
          </w:rPr>
          <w:delText>sickened</w:delText>
        </w:r>
      </w:del>
      <w:ins w:id="215" w:author="Author">
        <w:r w:rsidRPr="00FC4CF3">
          <w:rPr>
            <w:rFonts w:ascii="Trebuchet MS" w:hAnsi="Trebuchet MS"/>
            <w:noProof/>
          </w:rPr>
          <w:t>brought upon</w:t>
        </w:r>
      </w:ins>
      <w:r w:rsidRPr="00FC4CF3">
        <w:rPr>
          <w:rFonts w:ascii="Trebuchet MS" w:hAnsi="Trebuchet MS"/>
          <w:noProof/>
        </w:rPr>
        <w:t xml:space="preserve"> it</w:t>
      </w:r>
      <w:del w:id="216" w:author="Author">
        <w:r w:rsidRPr="00FC4CF3">
          <w:rPr>
            <w:rFonts w:ascii="Trebuchet MS" w:hAnsi="Trebuchet MS"/>
            <w:noProof/>
          </w:rPr>
          <w:delText>,</w:delText>
        </w:r>
      </w:del>
      <w:ins w:id="217" w:author="Author">
        <w:r w:rsidRPr="00FC4CF3">
          <w:rPr>
            <w:rFonts w:ascii="Trebuchet MS" w:hAnsi="Trebuchet MS"/>
            <w:noProof/>
          </w:rPr>
          <w:t>—</w:t>
        </w:r>
      </w:ins>
      <w:r w:rsidRPr="00FC4CF3">
        <w:rPr>
          <w:rFonts w:ascii="Trebuchet MS" w:hAnsi="Trebuchet MS"/>
          <w:noProof/>
        </w:rPr>
        <w:t xml:space="preserve"> </w:t>
      </w:r>
      <w:r w:rsidRPr="00FC4CF3">
        <w:rPr>
          <w:rFonts w:ascii="Trebuchet MS" w:hAnsi="Trebuchet MS"/>
          <w:b/>
          <w:noProof/>
        </w:rPr>
        <w:t xml:space="preserve">29:23 </w:t>
      </w:r>
      <w:del w:id="218" w:author="Author">
        <w:r w:rsidRPr="00FC4CF3">
          <w:rPr>
            <w:rFonts w:ascii="Trebuchet MS" w:hAnsi="Trebuchet MS"/>
            <w:noProof/>
          </w:rPr>
          <w:delText>sulphur</w:delText>
        </w:r>
      </w:del>
      <w:ins w:id="219" w:author="Author">
        <w:r w:rsidRPr="00FC4CF3">
          <w:rPr>
            <w:rFonts w:ascii="Trebuchet MS" w:hAnsi="Trebuchet MS"/>
            <w:noProof/>
          </w:rPr>
          <w:t>sulfur</w:t>
        </w:r>
      </w:ins>
      <w:r w:rsidRPr="00FC4CF3">
        <w:rPr>
          <w:rFonts w:ascii="Trebuchet MS" w:hAnsi="Trebuchet MS"/>
          <w:noProof/>
        </w:rPr>
        <w:t xml:space="preserve"> and salt and burning, so that its whole land will not be sown</w:t>
      </w:r>
      <w:del w:id="220" w:author="Author">
        <w:r w:rsidRPr="00FC4CF3">
          <w:rPr>
            <w:rFonts w:ascii="Trebuchet MS" w:hAnsi="Trebuchet MS"/>
            <w:noProof/>
          </w:rPr>
          <w:delText>, nor</w:delText>
        </w:r>
      </w:del>
      <w:ins w:id="221" w:author="Author">
        <w:r w:rsidRPr="00FC4CF3">
          <w:rPr>
            <w:rFonts w:ascii="Trebuchet MS" w:hAnsi="Trebuchet MS"/>
            <w:noProof/>
          </w:rPr>
          <w:t xml:space="preserve"> or</w:t>
        </w:r>
      </w:ins>
      <w:r w:rsidRPr="00FC4CF3">
        <w:rPr>
          <w:rFonts w:ascii="Trebuchet MS" w:hAnsi="Trebuchet MS"/>
          <w:noProof/>
        </w:rPr>
        <w:t xml:space="preserve"> sprout, nor will any vegetation spring up in it, like the overthrow of Sod′om and Go·mor′rah, Ad′mah and Ze·boi′im, which Jehovah overthrew in his anger and in his wrath</w:t>
      </w:r>
      <w:del w:id="222" w:author="Author">
        <w:r w:rsidRPr="00FC4CF3">
          <w:rPr>
            <w:rFonts w:ascii="Trebuchet MS" w:hAnsi="Trebuchet MS"/>
            <w:noProof/>
          </w:rPr>
          <w:delText>;</w:delText>
        </w:r>
      </w:del>
      <w:ins w:id="223" w:author="Author">
        <w:r w:rsidRPr="00FC4CF3">
          <w:rPr>
            <w:rFonts w:ascii="Trebuchet MS" w:hAnsi="Trebuchet MS"/>
            <w:noProof/>
          </w:rPr>
          <w:t>—</w:t>
        </w:r>
      </w:ins>
      <w:r w:rsidRPr="00FC4CF3">
        <w:rPr>
          <w:rFonts w:ascii="Trebuchet MS" w:hAnsi="Trebuchet MS"/>
          <w:noProof/>
        </w:rPr>
        <w:t xml:space="preserve"> </w:t>
      </w:r>
      <w:r w:rsidRPr="00FC4CF3">
        <w:rPr>
          <w:rFonts w:ascii="Trebuchet MS" w:hAnsi="Trebuchet MS"/>
          <w:b/>
          <w:noProof/>
        </w:rPr>
        <w:t xml:space="preserve">29:24 </w:t>
      </w:r>
      <w:del w:id="224" w:author="Author">
        <w:r w:rsidRPr="00FC4CF3">
          <w:rPr>
            <w:rFonts w:ascii="Trebuchet MS" w:hAnsi="Trebuchet MS"/>
            <w:noProof/>
          </w:rPr>
          <w:delText>yes,</w:delText>
        </w:r>
      </w:del>
      <w:ins w:id="225" w:author="Author">
        <w:r w:rsidRPr="00FC4CF3">
          <w:rPr>
            <w:rFonts w:ascii="Trebuchet MS" w:hAnsi="Trebuchet MS"/>
            <w:noProof/>
          </w:rPr>
          <w:t>they and</w:t>
        </w:r>
      </w:ins>
      <w:r w:rsidRPr="00FC4CF3">
        <w:rPr>
          <w:rFonts w:ascii="Trebuchet MS" w:hAnsi="Trebuchet MS"/>
          <w:noProof/>
        </w:rPr>
        <w:t xml:space="preserve"> all the nations will </w:t>
      </w:r>
      <w:del w:id="226" w:author="Author">
        <w:r w:rsidRPr="00FC4CF3">
          <w:rPr>
            <w:rFonts w:ascii="Trebuchet MS" w:hAnsi="Trebuchet MS"/>
            <w:noProof/>
          </w:rPr>
          <w:delText xml:space="preserve">be bound to </w:delText>
        </w:r>
      </w:del>
      <w:r w:rsidRPr="00FC4CF3">
        <w:rPr>
          <w:rFonts w:ascii="Trebuchet MS" w:hAnsi="Trebuchet MS"/>
          <w:noProof/>
        </w:rPr>
        <w:t xml:space="preserve">say, ‘Why did Jehovah do </w:t>
      </w:r>
      <w:del w:id="227" w:author="Author">
        <w:r w:rsidRPr="00FC4CF3">
          <w:rPr>
            <w:rFonts w:ascii="Trebuchet MS" w:hAnsi="Trebuchet MS"/>
            <w:noProof/>
          </w:rPr>
          <w:delText xml:space="preserve">like </w:delText>
        </w:r>
      </w:del>
      <w:r w:rsidRPr="00FC4CF3">
        <w:rPr>
          <w:rFonts w:ascii="Trebuchet MS" w:hAnsi="Trebuchet MS"/>
          <w:noProof/>
        </w:rPr>
        <w:t xml:space="preserve">this to this land? </w:t>
      </w:r>
      <w:del w:id="228" w:author="Author">
        <w:r w:rsidRPr="00FC4CF3">
          <w:rPr>
            <w:rFonts w:ascii="Trebuchet MS" w:hAnsi="Trebuchet MS"/>
            <w:noProof/>
          </w:rPr>
          <w:delText>Why the heat of</w:delText>
        </w:r>
      </w:del>
      <w:ins w:id="229" w:author="Author">
        <w:r w:rsidRPr="00FC4CF3">
          <w:rPr>
            <w:rFonts w:ascii="Trebuchet MS" w:hAnsi="Trebuchet MS"/>
            <w:noProof/>
          </w:rPr>
          <w:t>What caused</w:t>
        </w:r>
      </w:ins>
      <w:r w:rsidRPr="00FC4CF3">
        <w:rPr>
          <w:rFonts w:ascii="Trebuchet MS" w:hAnsi="Trebuchet MS"/>
          <w:noProof/>
        </w:rPr>
        <w:t xml:space="preserve"> this great</w:t>
      </w:r>
      <w:ins w:id="230" w:author="Author">
        <w:r w:rsidRPr="00FC4CF3">
          <w:rPr>
            <w:rFonts w:ascii="Trebuchet MS" w:hAnsi="Trebuchet MS"/>
            <w:noProof/>
          </w:rPr>
          <w:t>, burning</w:t>
        </w:r>
      </w:ins>
      <w:r w:rsidRPr="00FC4CF3">
        <w:rPr>
          <w:rFonts w:ascii="Trebuchet MS" w:hAnsi="Trebuchet MS"/>
          <w:noProof/>
        </w:rPr>
        <w:t xml:space="preserve"> anger?’ </w:t>
      </w:r>
      <w:r w:rsidRPr="00FC4CF3">
        <w:rPr>
          <w:rFonts w:ascii="Trebuchet MS" w:hAnsi="Trebuchet MS"/>
          <w:b/>
          <w:noProof/>
        </w:rPr>
        <w:t xml:space="preserve">29:25 </w:t>
      </w:r>
      <w:r w:rsidRPr="00FC4CF3">
        <w:rPr>
          <w:rFonts w:ascii="Trebuchet MS" w:hAnsi="Trebuchet MS"/>
          <w:noProof/>
        </w:rPr>
        <w:t xml:space="preserve">Then they will </w:t>
      </w:r>
      <w:del w:id="231" w:author="Author">
        <w:r w:rsidRPr="00FC4CF3">
          <w:rPr>
            <w:rFonts w:ascii="Trebuchet MS" w:hAnsi="Trebuchet MS"/>
            <w:noProof/>
          </w:rPr>
          <w:delText xml:space="preserve">have to </w:delText>
        </w:r>
      </w:del>
      <w:r w:rsidRPr="00FC4CF3">
        <w:rPr>
          <w:rFonts w:ascii="Trebuchet MS" w:hAnsi="Trebuchet MS"/>
          <w:noProof/>
        </w:rPr>
        <w:t>say, ‘It was because they abandoned the covenant of Jehovah</w:t>
      </w:r>
      <w:ins w:id="232" w:author="Author">
        <w:r w:rsidRPr="00FC4CF3">
          <w:rPr>
            <w:rFonts w:ascii="Trebuchet MS" w:hAnsi="Trebuchet MS"/>
            <w:noProof/>
          </w:rPr>
          <w:t>,</w:t>
        </w:r>
      </w:ins>
      <w:r w:rsidRPr="00FC4CF3">
        <w:rPr>
          <w:rFonts w:ascii="Trebuchet MS" w:hAnsi="Trebuchet MS"/>
          <w:noProof/>
        </w:rPr>
        <w:t xml:space="preserve"> the God of their forefathers, which he </w:t>
      </w:r>
      <w:del w:id="233" w:author="Author">
        <w:r w:rsidRPr="00FC4CF3">
          <w:rPr>
            <w:rFonts w:ascii="Trebuchet MS" w:hAnsi="Trebuchet MS"/>
            <w:noProof/>
          </w:rPr>
          <w:delText>concluded</w:delText>
        </w:r>
      </w:del>
      <w:ins w:id="234" w:author="Author">
        <w:r w:rsidRPr="00FC4CF3">
          <w:rPr>
            <w:rFonts w:ascii="Trebuchet MS" w:hAnsi="Trebuchet MS"/>
            <w:noProof/>
          </w:rPr>
          <w:t>made</w:t>
        </w:r>
      </w:ins>
      <w:r w:rsidRPr="00FC4CF3">
        <w:rPr>
          <w:rFonts w:ascii="Trebuchet MS" w:hAnsi="Trebuchet MS"/>
          <w:noProof/>
        </w:rPr>
        <w:t xml:space="preserve"> with them when he brought them out of the land of Egypt. </w:t>
      </w:r>
      <w:r w:rsidRPr="00FC4CF3">
        <w:rPr>
          <w:rFonts w:ascii="Trebuchet MS" w:hAnsi="Trebuchet MS"/>
          <w:b/>
          <w:noProof/>
        </w:rPr>
        <w:t xml:space="preserve">29:26 </w:t>
      </w:r>
      <w:del w:id="235" w:author="Author">
        <w:r w:rsidRPr="00FC4CF3">
          <w:rPr>
            <w:rFonts w:ascii="Trebuchet MS" w:hAnsi="Trebuchet MS"/>
            <w:noProof/>
          </w:rPr>
          <w:delText>And</w:delText>
        </w:r>
      </w:del>
      <w:ins w:id="236" w:author="Author">
        <w:r w:rsidRPr="00FC4CF3">
          <w:rPr>
            <w:rFonts w:ascii="Trebuchet MS" w:hAnsi="Trebuchet MS"/>
            <w:noProof/>
          </w:rPr>
          <w:t>But</w:t>
        </w:r>
      </w:ins>
      <w:r w:rsidRPr="00FC4CF3">
        <w:rPr>
          <w:rFonts w:ascii="Trebuchet MS" w:hAnsi="Trebuchet MS"/>
          <w:noProof/>
        </w:rPr>
        <w:t xml:space="preserve"> they </w:t>
      </w:r>
      <w:del w:id="237" w:author="Author">
        <w:r w:rsidRPr="00FC4CF3">
          <w:rPr>
            <w:rFonts w:ascii="Trebuchet MS" w:hAnsi="Trebuchet MS"/>
            <w:noProof/>
          </w:rPr>
          <w:delText>proceeded to go</w:delText>
        </w:r>
      </w:del>
      <w:ins w:id="238" w:author="Author">
        <w:r w:rsidRPr="00FC4CF3">
          <w:rPr>
            <w:rFonts w:ascii="Trebuchet MS" w:hAnsi="Trebuchet MS"/>
            <w:noProof/>
          </w:rPr>
          <w:t>went</w:t>
        </w:r>
      </w:ins>
      <w:r w:rsidRPr="00FC4CF3">
        <w:rPr>
          <w:rFonts w:ascii="Trebuchet MS" w:hAnsi="Trebuchet MS"/>
          <w:noProof/>
        </w:rPr>
        <w:t xml:space="preserve"> and </w:t>
      </w:r>
      <w:del w:id="239" w:author="Author">
        <w:r w:rsidRPr="00FC4CF3">
          <w:rPr>
            <w:rFonts w:ascii="Trebuchet MS" w:hAnsi="Trebuchet MS"/>
            <w:noProof/>
          </w:rPr>
          <w:delText>serve</w:delText>
        </w:r>
      </w:del>
      <w:ins w:id="240" w:author="Author">
        <w:r w:rsidRPr="00FC4CF3">
          <w:rPr>
            <w:rFonts w:ascii="Trebuchet MS" w:hAnsi="Trebuchet MS"/>
            <w:noProof/>
          </w:rPr>
          <w:t>served</w:t>
        </w:r>
      </w:ins>
      <w:r w:rsidRPr="00FC4CF3">
        <w:rPr>
          <w:rFonts w:ascii="Trebuchet MS" w:hAnsi="Trebuchet MS"/>
          <w:noProof/>
        </w:rPr>
        <w:t xml:space="preserve"> other gods and </w:t>
      </w:r>
      <w:del w:id="241" w:author="Author">
        <w:r w:rsidRPr="00FC4CF3">
          <w:rPr>
            <w:rFonts w:ascii="Trebuchet MS" w:hAnsi="Trebuchet MS"/>
            <w:noProof/>
          </w:rPr>
          <w:delText>to bow</w:delText>
        </w:r>
      </w:del>
      <w:ins w:id="242" w:author="Author">
        <w:r w:rsidRPr="00FC4CF3">
          <w:rPr>
            <w:rFonts w:ascii="Trebuchet MS" w:hAnsi="Trebuchet MS"/>
            <w:noProof/>
          </w:rPr>
          <w:t>bowed</w:t>
        </w:r>
      </w:ins>
      <w:r w:rsidRPr="00FC4CF3">
        <w:rPr>
          <w:rFonts w:ascii="Trebuchet MS" w:hAnsi="Trebuchet MS"/>
          <w:noProof/>
        </w:rPr>
        <w:t xml:space="preserve"> down to them, gods that they had not known and </w:t>
      </w:r>
      <w:ins w:id="243" w:author="Author">
        <w:r w:rsidRPr="00FC4CF3">
          <w:rPr>
            <w:rFonts w:ascii="Trebuchet MS" w:hAnsi="Trebuchet MS"/>
            <w:noProof/>
          </w:rPr>
          <w:t xml:space="preserve">that </w:t>
        </w:r>
      </w:ins>
      <w:r w:rsidRPr="00FC4CF3">
        <w:rPr>
          <w:rFonts w:ascii="Trebuchet MS" w:hAnsi="Trebuchet MS"/>
          <w:noProof/>
        </w:rPr>
        <w:t xml:space="preserve">he had not </w:t>
      </w:r>
      <w:del w:id="244" w:author="Author">
        <w:r w:rsidRPr="00FC4CF3">
          <w:rPr>
            <w:rFonts w:ascii="Trebuchet MS" w:hAnsi="Trebuchet MS"/>
            <w:noProof/>
          </w:rPr>
          <w:delText>apportioned to</w:delText>
        </w:r>
      </w:del>
      <w:ins w:id="245" w:author="Author">
        <w:r w:rsidRPr="00FC4CF3">
          <w:rPr>
            <w:rFonts w:ascii="Trebuchet MS" w:hAnsi="Trebuchet MS"/>
            <w:noProof/>
          </w:rPr>
          <w:t>permitted</w:t>
        </w:r>
      </w:ins>
      <w:r w:rsidRPr="00FC4CF3">
        <w:rPr>
          <w:rFonts w:ascii="Trebuchet MS" w:hAnsi="Trebuchet MS"/>
          <w:noProof/>
        </w:rPr>
        <w:t xml:space="preserve"> them</w:t>
      </w:r>
      <w:del w:id="246" w:author="Author">
        <w:r w:rsidRPr="00FC4CF3">
          <w:rPr>
            <w:rFonts w:ascii="Trebuchet MS" w:hAnsi="Trebuchet MS"/>
            <w:noProof/>
          </w:rPr>
          <w:delText>.</w:delText>
        </w:r>
      </w:del>
      <w:ins w:id="247" w:author="Author">
        <w:r w:rsidRPr="00FC4CF3">
          <w:rPr>
            <w:rFonts w:ascii="Trebuchet MS" w:hAnsi="Trebuchet MS"/>
            <w:noProof/>
          </w:rPr>
          <w:t xml:space="preserve"> to worship.</w:t>
        </w:r>
        <w:r w:rsidRPr="00FC4CF3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FC4CF3">
        <w:rPr>
          <w:rFonts w:ascii="Trebuchet MS" w:hAnsi="Trebuchet MS"/>
          <w:noProof/>
        </w:rPr>
        <w:t xml:space="preserve"> </w:t>
      </w:r>
      <w:r w:rsidRPr="00FC4CF3">
        <w:rPr>
          <w:rFonts w:ascii="Trebuchet MS" w:hAnsi="Trebuchet MS"/>
          <w:b/>
          <w:noProof/>
        </w:rPr>
        <w:t xml:space="preserve">29:27 </w:t>
      </w:r>
      <w:r w:rsidRPr="00FC4CF3">
        <w:rPr>
          <w:rFonts w:ascii="Trebuchet MS" w:hAnsi="Trebuchet MS"/>
          <w:noProof/>
        </w:rPr>
        <w:t xml:space="preserve">Then Jehovah’s </w:t>
      </w:r>
      <w:ins w:id="250" w:author="Author">
        <w:r w:rsidRPr="00FC4CF3">
          <w:rPr>
            <w:rFonts w:ascii="Trebuchet MS" w:hAnsi="Trebuchet MS"/>
            <w:noProof/>
          </w:rPr>
          <w:t xml:space="preserve">burning </w:t>
        </w:r>
      </w:ins>
      <w:r w:rsidRPr="00FC4CF3">
        <w:rPr>
          <w:rFonts w:ascii="Trebuchet MS" w:hAnsi="Trebuchet MS"/>
          <w:noProof/>
        </w:rPr>
        <w:t xml:space="preserve">anger </w:t>
      </w:r>
      <w:del w:id="251" w:author="Author">
        <w:r w:rsidRPr="00FC4CF3">
          <w:rPr>
            <w:rFonts w:ascii="Trebuchet MS" w:hAnsi="Trebuchet MS"/>
            <w:noProof/>
          </w:rPr>
          <w:delText>blazed</w:delText>
        </w:r>
      </w:del>
      <w:ins w:id="252" w:author="Author">
        <w:r w:rsidRPr="00FC4CF3">
          <w:rPr>
            <w:rFonts w:ascii="Trebuchet MS" w:hAnsi="Trebuchet MS"/>
            <w:noProof/>
          </w:rPr>
          <w:t>came</w:t>
        </w:r>
      </w:ins>
      <w:r w:rsidRPr="00FC4CF3">
        <w:rPr>
          <w:rFonts w:ascii="Trebuchet MS" w:hAnsi="Trebuchet MS"/>
          <w:noProof/>
        </w:rPr>
        <w:t xml:space="preserve"> against that land by bringing upon it the </w:t>
      </w:r>
      <w:del w:id="253" w:author="Author">
        <w:r w:rsidRPr="00FC4CF3">
          <w:rPr>
            <w:rFonts w:ascii="Trebuchet MS" w:hAnsi="Trebuchet MS"/>
            <w:noProof/>
          </w:rPr>
          <w:delText>whole malediction</w:delText>
        </w:r>
      </w:del>
      <w:ins w:id="254" w:author="Author">
        <w:r w:rsidRPr="00FC4CF3">
          <w:rPr>
            <w:rFonts w:ascii="Trebuchet MS" w:hAnsi="Trebuchet MS"/>
            <w:noProof/>
          </w:rPr>
          <w:t>entire curse</w:t>
        </w:r>
      </w:ins>
      <w:r w:rsidRPr="00FC4CF3">
        <w:rPr>
          <w:rFonts w:ascii="Trebuchet MS" w:hAnsi="Trebuchet MS"/>
          <w:noProof/>
        </w:rPr>
        <w:t xml:space="preserve"> written in this book. </w:t>
      </w:r>
      <w:r w:rsidRPr="00FC4CF3">
        <w:rPr>
          <w:rFonts w:ascii="Trebuchet MS" w:hAnsi="Trebuchet MS"/>
          <w:b/>
          <w:noProof/>
        </w:rPr>
        <w:t xml:space="preserve">29:28 </w:t>
      </w:r>
      <w:del w:id="255" w:author="Author">
        <w:r w:rsidRPr="00FC4CF3">
          <w:rPr>
            <w:rFonts w:ascii="Trebuchet MS" w:hAnsi="Trebuchet MS"/>
            <w:noProof/>
          </w:rPr>
          <w:delText>Hence</w:delText>
        </w:r>
      </w:del>
      <w:ins w:id="256" w:author="Author">
        <w:r w:rsidRPr="00FC4CF3">
          <w:rPr>
            <w:rFonts w:ascii="Trebuchet MS" w:hAnsi="Trebuchet MS"/>
            <w:noProof/>
          </w:rPr>
          <w:t>Therefore,</w:t>
        </w:r>
      </w:ins>
      <w:r w:rsidRPr="00FC4CF3">
        <w:rPr>
          <w:rFonts w:ascii="Trebuchet MS" w:hAnsi="Trebuchet MS"/>
          <w:noProof/>
        </w:rPr>
        <w:t xml:space="preserve"> Jehovah uprooted them from </w:t>
      </w:r>
      <w:del w:id="257" w:author="Author">
        <w:r w:rsidRPr="00FC4CF3">
          <w:rPr>
            <w:rFonts w:ascii="Trebuchet MS" w:hAnsi="Trebuchet MS"/>
            <w:noProof/>
          </w:rPr>
          <w:delText xml:space="preserve">off </w:delText>
        </w:r>
      </w:del>
      <w:r w:rsidRPr="00FC4CF3">
        <w:rPr>
          <w:rFonts w:ascii="Trebuchet MS" w:hAnsi="Trebuchet MS"/>
          <w:noProof/>
        </w:rPr>
        <w:t xml:space="preserve">their soil in </w:t>
      </w:r>
      <w:ins w:id="258" w:author="Author">
        <w:r w:rsidRPr="00FC4CF3">
          <w:rPr>
            <w:rFonts w:ascii="Trebuchet MS" w:hAnsi="Trebuchet MS"/>
            <w:noProof/>
          </w:rPr>
          <w:t xml:space="preserve">his </w:t>
        </w:r>
      </w:ins>
      <w:r w:rsidRPr="00FC4CF3">
        <w:rPr>
          <w:rFonts w:ascii="Trebuchet MS" w:hAnsi="Trebuchet MS"/>
          <w:noProof/>
        </w:rPr>
        <w:t xml:space="preserve">anger and </w:t>
      </w:r>
      <w:del w:id="259" w:author="Author">
        <w:r w:rsidRPr="00FC4CF3">
          <w:rPr>
            <w:rFonts w:ascii="Trebuchet MS" w:hAnsi="Trebuchet MS"/>
            <w:noProof/>
          </w:rPr>
          <w:delText>rage</w:delText>
        </w:r>
      </w:del>
      <w:ins w:id="260" w:author="Author">
        <w:r w:rsidRPr="00FC4CF3">
          <w:rPr>
            <w:rFonts w:ascii="Trebuchet MS" w:hAnsi="Trebuchet MS"/>
            <w:noProof/>
          </w:rPr>
          <w:t>fury</w:t>
        </w:r>
      </w:ins>
      <w:r w:rsidRPr="00FC4CF3">
        <w:rPr>
          <w:rFonts w:ascii="Trebuchet MS" w:hAnsi="Trebuchet MS"/>
          <w:noProof/>
        </w:rPr>
        <w:t xml:space="preserve"> and great indignation and </w:t>
      </w:r>
      <w:del w:id="261" w:author="Author">
        <w:r w:rsidRPr="00FC4CF3">
          <w:rPr>
            <w:rFonts w:ascii="Trebuchet MS" w:hAnsi="Trebuchet MS"/>
            <w:noProof/>
          </w:rPr>
          <w:delText>threw</w:delText>
        </w:r>
      </w:del>
      <w:ins w:id="262" w:author="Author">
        <w:r w:rsidRPr="00FC4CF3">
          <w:rPr>
            <w:rFonts w:ascii="Trebuchet MS" w:hAnsi="Trebuchet MS"/>
            <w:noProof/>
          </w:rPr>
          <w:t>deported</w:t>
        </w:r>
      </w:ins>
      <w:r w:rsidRPr="00FC4CF3">
        <w:rPr>
          <w:rFonts w:ascii="Trebuchet MS" w:hAnsi="Trebuchet MS"/>
          <w:noProof/>
        </w:rPr>
        <w:t xml:space="preserve"> them </w:t>
      </w:r>
      <w:del w:id="263" w:author="Author">
        <w:r w:rsidRPr="00FC4CF3">
          <w:rPr>
            <w:rFonts w:ascii="Trebuchet MS" w:hAnsi="Trebuchet MS"/>
            <w:noProof/>
          </w:rPr>
          <w:delText>into</w:delText>
        </w:r>
      </w:del>
      <w:ins w:id="264" w:author="Author">
        <w:r w:rsidRPr="00FC4CF3">
          <w:rPr>
            <w:rFonts w:ascii="Trebuchet MS" w:hAnsi="Trebuchet MS"/>
            <w:noProof/>
          </w:rPr>
          <w:t>to</w:t>
        </w:r>
      </w:ins>
      <w:r w:rsidRPr="00FC4CF3">
        <w:rPr>
          <w:rFonts w:ascii="Trebuchet MS" w:hAnsi="Trebuchet MS"/>
          <w:noProof/>
        </w:rPr>
        <w:t xml:space="preserve"> another land</w:t>
      </w:r>
      <w:del w:id="265" w:author="Author">
        <w:r w:rsidRPr="00FC4CF3">
          <w:rPr>
            <w:rFonts w:ascii="Trebuchet MS" w:hAnsi="Trebuchet MS"/>
            <w:noProof/>
          </w:rPr>
          <w:delText xml:space="preserve"> as at this day</w:delText>
        </w:r>
      </w:del>
      <w:ins w:id="266" w:author="Author">
        <w:r w:rsidRPr="00FC4CF3">
          <w:rPr>
            <w:rFonts w:ascii="Trebuchet MS" w:hAnsi="Trebuchet MS"/>
            <w:noProof/>
          </w:rPr>
          <w:t>, where they are today</w:t>
        </w:r>
      </w:ins>
      <w:r w:rsidRPr="00FC4CF3">
        <w:rPr>
          <w:rFonts w:ascii="Trebuchet MS" w:hAnsi="Trebuchet MS"/>
          <w:noProof/>
        </w:rPr>
        <w:t>.’</w:t>
      </w:r>
    </w:p>
    <w:p w:rsidR="00004646" w:rsidRPr="00FC4CF3" w:rsidRDefault="00004646" w:rsidP="00004646">
      <w:pPr>
        <w:rPr>
          <w:rFonts w:ascii="Trebuchet MS" w:hAnsi="Trebuchet MS"/>
          <w:noProof/>
        </w:rPr>
      </w:pPr>
      <w:r w:rsidRPr="00FC4CF3">
        <w:rPr>
          <w:rFonts w:ascii="Trebuchet MS" w:hAnsi="Trebuchet MS"/>
          <w:b/>
        </w:rPr>
        <w:t xml:space="preserve">29:29 </w:t>
      </w:r>
      <w:r w:rsidRPr="00FC4CF3">
        <w:rPr>
          <w:rFonts w:ascii="Trebuchet MS" w:hAnsi="Trebuchet MS"/>
          <w:noProof/>
        </w:rPr>
        <w:t xml:space="preserve">“The things concealed belong to Jehovah our God, but the things revealed belong to us and to our </w:t>
      </w:r>
      <w:del w:id="267" w:author="Author">
        <w:r w:rsidRPr="00FC4CF3">
          <w:rPr>
            <w:rFonts w:ascii="Trebuchet MS" w:hAnsi="Trebuchet MS"/>
            <w:noProof/>
          </w:rPr>
          <w:delText>sons to time indefinite,</w:delText>
        </w:r>
      </w:del>
      <w:ins w:id="268" w:author="Author">
        <w:r w:rsidRPr="00FC4CF3">
          <w:rPr>
            <w:rFonts w:ascii="Trebuchet MS" w:hAnsi="Trebuchet MS"/>
            <w:noProof/>
          </w:rPr>
          <w:t>descendants forever, so</w:t>
        </w:r>
      </w:ins>
      <w:r w:rsidRPr="00FC4CF3">
        <w:rPr>
          <w:rFonts w:ascii="Trebuchet MS" w:hAnsi="Trebuchet MS"/>
          <w:noProof/>
        </w:rPr>
        <w:t xml:space="preserve"> that we may carry out all the words of this </w:t>
      </w:r>
      <w:del w:id="269" w:author="Author">
        <w:r w:rsidRPr="00FC4CF3">
          <w:rPr>
            <w:rFonts w:ascii="Trebuchet MS" w:hAnsi="Trebuchet MS"/>
            <w:noProof/>
          </w:rPr>
          <w:delText>law</w:delText>
        </w:r>
      </w:del>
      <w:ins w:id="270" w:author="Author">
        <w:r w:rsidRPr="00FC4CF3">
          <w:rPr>
            <w:rFonts w:ascii="Trebuchet MS" w:hAnsi="Trebuchet MS"/>
            <w:noProof/>
          </w:rPr>
          <w:t>Law</w:t>
        </w:r>
      </w:ins>
      <w:r w:rsidRPr="00FC4CF3">
        <w:rPr>
          <w:rFonts w:ascii="Trebuchet MS" w:hAnsi="Trebuchet MS"/>
          <w:noProof/>
        </w:rPr>
        <w:t>.</w:t>
      </w:r>
    </w:p>
    <w:p w:rsidR="00004646" w:rsidRPr="00FC4CF3" w:rsidRDefault="00004646" w:rsidP="00004646">
      <w:pPr>
        <w:rPr>
          <w:rFonts w:ascii="Trebuchet MS" w:hAnsi="Trebuchet MS"/>
          <w:b/>
        </w:rPr>
      </w:pPr>
    </w:p>
    <w:p w:rsidR="00762BCB" w:rsidRPr="00004646" w:rsidRDefault="00762BCB" w:rsidP="00004646"/>
    <w:sectPr w:rsidR="00762BCB" w:rsidRPr="00004646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0573" w:rsidRDefault="00CE0573">
      <w:r>
        <w:separator/>
      </w:r>
    </w:p>
  </w:endnote>
  <w:endnote w:type="continuationSeparator" w:id="0">
    <w:p w:rsidR="00CE0573" w:rsidRDefault="00CE0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0573" w:rsidRDefault="00CE0573">
      <w:r>
        <w:separator/>
      </w:r>
    </w:p>
  </w:footnote>
  <w:footnote w:type="continuationSeparator" w:id="0">
    <w:p w:rsidR="00CE0573" w:rsidRDefault="00CE0573">
      <w:r>
        <w:continuationSeparator/>
      </w:r>
    </w:p>
  </w:footnote>
  <w:footnote w:id="1">
    <w:p w:rsidR="00004646" w:rsidRPr="00FC4CF3" w:rsidRDefault="00004646" w:rsidP="00FC4CF3">
      <w:pPr>
        <w:pStyle w:val="FootnoteText"/>
        <w:spacing w:after="96"/>
        <w:ind w:firstLine="288"/>
        <w:rPr>
          <w:ins w:id="24" w:author="Author"/>
        </w:rPr>
      </w:pPr>
      <w:ins w:id="25" w:author="Author">
        <w:r w:rsidRPr="00FC4CF3">
          <w:rPr>
            <w:rStyle w:val="FootnoteReference"/>
          </w:rPr>
          <w:footnoteRef/>
        </w:r>
        <w:r w:rsidRPr="00FC4CF3">
          <w:t xml:space="preserve"> </w:t>
        </w:r>
        <w:r w:rsidRPr="00FC4CF3">
          <w:rPr>
            <w:b/>
          </w:rPr>
          <w:t xml:space="preserve">29:3 </w:t>
        </w:r>
        <w:r w:rsidRPr="00FC4CF3">
          <w:t>Or “trials.”</w:t>
        </w:r>
      </w:ins>
    </w:p>
  </w:footnote>
  <w:footnote w:id="2">
    <w:p w:rsidR="00004646" w:rsidRPr="00FC4CF3" w:rsidRDefault="00004646" w:rsidP="00FC4CF3">
      <w:pPr>
        <w:pStyle w:val="FootnoteText"/>
        <w:spacing w:after="96"/>
        <w:ind w:firstLine="288"/>
        <w:rPr>
          <w:ins w:id="130" w:author="Author"/>
        </w:rPr>
      </w:pPr>
      <w:ins w:id="131" w:author="Author">
        <w:r w:rsidRPr="00FC4CF3">
          <w:rPr>
            <w:rStyle w:val="FootnoteReference"/>
          </w:rPr>
          <w:footnoteRef/>
        </w:r>
        <w:r w:rsidRPr="00FC4CF3">
          <w:t xml:space="preserve"> </w:t>
        </w:r>
        <w:r w:rsidRPr="00FC4CF3">
          <w:rPr>
            <w:b/>
          </w:rPr>
          <w:t xml:space="preserve">29:17 </w:t>
        </w:r>
        <w:r w:rsidRPr="00FC4CF3">
          <w:t>The Hebrew term may be related to a word for “dung” and is used as an expression of contempt.</w:t>
        </w:r>
      </w:ins>
    </w:p>
  </w:footnote>
  <w:footnote w:id="3">
    <w:p w:rsidR="00004646" w:rsidRPr="00FC4CF3" w:rsidRDefault="00004646" w:rsidP="00FC4CF3">
      <w:pPr>
        <w:pStyle w:val="FootnoteText"/>
        <w:spacing w:after="96"/>
        <w:ind w:firstLine="288"/>
        <w:rPr>
          <w:ins w:id="173" w:author="Author"/>
        </w:rPr>
      </w:pPr>
      <w:ins w:id="174" w:author="Author">
        <w:r w:rsidRPr="00FC4CF3">
          <w:rPr>
            <w:rStyle w:val="FootnoteReference"/>
          </w:rPr>
          <w:footnoteRef/>
        </w:r>
        <w:r w:rsidRPr="00FC4CF3">
          <w:t xml:space="preserve"> </w:t>
        </w:r>
        <w:r w:rsidRPr="00FC4CF3">
          <w:rPr>
            <w:b/>
          </w:rPr>
          <w:t xml:space="preserve">29:19 </w:t>
        </w:r>
        <w:r w:rsidRPr="00FC4CF3">
          <w:t>Lit., “the well-watered one along with the dry one.”</w:t>
        </w:r>
      </w:ins>
    </w:p>
  </w:footnote>
  <w:footnote w:id="4">
    <w:p w:rsidR="00004646" w:rsidRPr="00FC4CF3" w:rsidRDefault="00004646" w:rsidP="00FC4CF3">
      <w:pPr>
        <w:pStyle w:val="FootnoteText"/>
        <w:spacing w:after="96"/>
        <w:ind w:firstLine="288"/>
        <w:rPr>
          <w:ins w:id="248" w:author="Author"/>
        </w:rPr>
      </w:pPr>
      <w:ins w:id="249" w:author="Author">
        <w:r w:rsidRPr="00FC4CF3">
          <w:rPr>
            <w:rStyle w:val="FootnoteReference"/>
          </w:rPr>
          <w:footnoteRef/>
        </w:r>
        <w:r w:rsidRPr="00FC4CF3">
          <w:t xml:space="preserve"> </w:t>
        </w:r>
        <w:r w:rsidRPr="00FC4CF3">
          <w:rPr>
            <w:b/>
          </w:rPr>
          <w:t xml:space="preserve">29:26 </w:t>
        </w:r>
        <w:r w:rsidRPr="00FC4CF3">
          <w:t>Lit., “not apportioned to them.”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27354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27354">
        <w:t>Deuteronomy Chapter 29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27354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27354">
      <w:rPr>
        <w:noProof/>
        <w:snapToGrid w:val="0"/>
      </w:rPr>
      <w:t>Deuteronomy 29.Revised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27354">
        <w:t>Deuteronomy Chapter 29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27354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27354">
      <w:rPr>
        <w:noProof/>
        <w:snapToGrid w:val="0"/>
      </w:rPr>
      <w:t>Deuteronomy 29.Revised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12735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12735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12735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12735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573"/>
    <w:rsid w:val="00004646"/>
    <w:rsid w:val="00127354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CE0573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82475e35a7f842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004646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04646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00464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004646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04646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00464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82475e35a7f842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1090</ap:Words>
  <ap:Characters>4688</ap:Characters>
  <ap:Application>Microsoft Office Word</ap:Application>
  <ap:DocSecurity>0</ap:DocSecurity>
  <ap:Lines>78</ap:Lines>
  <ap:Paragraphs>11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5767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29</dc:title>
  <dc:subject/>
  <dc:creator>Ruth Farrugia</dc:creator>
  <cp:keywords/>
  <dc:description/>
  <cp:lastModifiedBy>Ruth Farrugia</cp:lastModifiedBy>
  <cp:revision>3</cp:revision>
  <dcterms:created xsi:type="dcterms:W3CDTF">2020-09-04T12:44:00Z</dcterms:created>
  <dcterms:modified xsi:type="dcterms:W3CDTF">2020-09-04T12:44:00Z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29.docx</vt:lpwstr>
  </property>
  <property fmtid="{D5CDD505-2E9C-101B-9397-08002B2CF9AE}" pid="9" name="_TranslationDocumentId">
    <vt:i4>19512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5029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