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398" w:rsidRPr="001F7FFE" w:rsidRDefault="00776398" w:rsidP="00776398">
      <w:pPr>
        <w:rPr>
          <w:rFonts w:ascii="Trebuchet MS" w:hAnsi="Trebuchet MS"/>
          <w:noProof/>
          <w:sz w:val="24"/>
        </w:rPr>
      </w:pPr>
      <w:bookmarkStart w:id="0" w:name="_GoBack"/>
      <w:bookmarkEnd w:id="0"/>
      <w:r w:rsidRPr="001F7FFE">
        <w:rPr>
          <w:rFonts w:ascii="Trebuchet MS" w:hAnsi="Trebuchet MS"/>
          <w:b/>
          <w:sz w:val="24"/>
        </w:rPr>
        <w:t xml:space="preserve">28:1 </w:t>
      </w:r>
      <w:r w:rsidRPr="001F7FFE">
        <w:rPr>
          <w:rFonts w:ascii="Trebuchet MS" w:hAnsi="Trebuchet MS"/>
          <w:noProof/>
          <w:sz w:val="24"/>
        </w:rPr>
        <w:t>“And</w:t>
      </w:r>
      <w:del w:id="1" w:author="Author">
        <w:r w:rsidRPr="001F7FFE">
          <w:rPr>
            <w:rFonts w:ascii="Trebuchet MS" w:hAnsi="Trebuchet MS"/>
            <w:noProof/>
            <w:sz w:val="24"/>
          </w:rPr>
          <w:delText xml:space="preserve"> it must occur that</w:delText>
        </w:r>
      </w:del>
      <w:r w:rsidRPr="001F7FFE">
        <w:rPr>
          <w:rFonts w:ascii="Trebuchet MS" w:hAnsi="Trebuchet MS"/>
          <w:noProof/>
          <w:sz w:val="24"/>
        </w:rPr>
        <w:t xml:space="preserve"> if you will without fail listen to the voice of Jehovah your God by being careful to do all his commandments that I am commanding you today, Jehovah your God </w:t>
      </w:r>
      <w:del w:id="2" w:author="Author">
        <w:r w:rsidRPr="001F7FFE">
          <w:rPr>
            <w:rFonts w:ascii="Trebuchet MS" w:hAnsi="Trebuchet MS"/>
            <w:noProof/>
            <w:sz w:val="24"/>
          </w:rPr>
          <w:delText xml:space="preserve">also </w:delText>
        </w:r>
      </w:del>
      <w:r w:rsidRPr="001F7FFE">
        <w:rPr>
          <w:rFonts w:ascii="Trebuchet MS" w:hAnsi="Trebuchet MS"/>
          <w:noProof/>
          <w:sz w:val="24"/>
        </w:rPr>
        <w:t xml:space="preserve">will certainly put you high above all other nations of the earth. </w:t>
      </w:r>
      <w:r w:rsidRPr="001F7FFE">
        <w:rPr>
          <w:rFonts w:ascii="Trebuchet MS" w:hAnsi="Trebuchet MS"/>
          <w:b/>
          <w:noProof/>
          <w:sz w:val="24"/>
        </w:rPr>
        <w:t xml:space="preserve">28:2 </w:t>
      </w:r>
      <w:del w:id="3" w:author="Author">
        <w:r w:rsidRPr="001F7FFE">
          <w:rPr>
            <w:rFonts w:ascii="Trebuchet MS" w:hAnsi="Trebuchet MS"/>
            <w:noProof/>
            <w:sz w:val="24"/>
          </w:rPr>
          <w:delText>And all</w:delText>
        </w:r>
      </w:del>
      <w:ins w:id="4" w:author="Author">
        <w:r w:rsidRPr="001F7FFE">
          <w:rPr>
            <w:rFonts w:ascii="Trebuchet MS" w:hAnsi="Trebuchet MS"/>
            <w:noProof/>
            <w:sz w:val="24"/>
          </w:rPr>
          <w:t>All</w:t>
        </w:r>
      </w:ins>
      <w:r w:rsidRPr="001F7FFE">
        <w:rPr>
          <w:rFonts w:ascii="Trebuchet MS" w:hAnsi="Trebuchet MS"/>
          <w:noProof/>
          <w:sz w:val="24"/>
        </w:rPr>
        <w:t xml:space="preserve"> these blessings </w:t>
      </w:r>
      <w:del w:id="5" w:author="Author">
        <w:r w:rsidRPr="001F7FFE">
          <w:rPr>
            <w:rFonts w:ascii="Trebuchet MS" w:hAnsi="Trebuchet MS"/>
            <w:noProof/>
            <w:sz w:val="24"/>
          </w:rPr>
          <w:delText>must</w:delText>
        </w:r>
      </w:del>
      <w:ins w:id="6" w:author="Author">
        <w:r w:rsidRPr="001F7FFE">
          <w:rPr>
            <w:rFonts w:ascii="Trebuchet MS" w:hAnsi="Trebuchet MS"/>
            <w:noProof/>
            <w:sz w:val="24"/>
          </w:rPr>
          <w:t>will</w:t>
        </w:r>
      </w:ins>
      <w:r w:rsidRPr="001F7FFE">
        <w:rPr>
          <w:rFonts w:ascii="Trebuchet MS" w:hAnsi="Trebuchet MS"/>
          <w:noProof/>
          <w:sz w:val="24"/>
        </w:rPr>
        <w:t xml:space="preserve"> come upon you and overtake you, because you keep listening to the voice of Jehovah your God:</w:t>
      </w:r>
    </w:p>
    <w:p w:rsidR="00776398" w:rsidRPr="001F7FFE" w:rsidRDefault="00776398" w:rsidP="00776398">
      <w:pPr>
        <w:rPr>
          <w:rFonts w:ascii="Trebuchet MS" w:hAnsi="Trebuchet MS"/>
          <w:noProof/>
          <w:sz w:val="24"/>
        </w:rPr>
      </w:pPr>
      <w:r w:rsidRPr="001F7FFE">
        <w:rPr>
          <w:rFonts w:ascii="Trebuchet MS" w:hAnsi="Trebuchet MS"/>
          <w:b/>
          <w:sz w:val="24"/>
        </w:rPr>
        <w:t xml:space="preserve">28:3 </w:t>
      </w:r>
      <w:r w:rsidRPr="001F7FFE">
        <w:rPr>
          <w:rFonts w:ascii="Trebuchet MS" w:hAnsi="Trebuchet MS"/>
          <w:noProof/>
          <w:sz w:val="24"/>
        </w:rPr>
        <w:t xml:space="preserve">“Blessed </w:t>
      </w:r>
      <w:ins w:id="7" w:author="Author">
        <w:r w:rsidRPr="001F7FFE">
          <w:rPr>
            <w:rFonts w:ascii="Trebuchet MS" w:hAnsi="Trebuchet MS"/>
            <w:noProof/>
            <w:sz w:val="24"/>
          </w:rPr>
          <w:t xml:space="preserve">you </w:t>
        </w:r>
      </w:ins>
      <w:r w:rsidRPr="001F7FFE">
        <w:rPr>
          <w:rFonts w:ascii="Trebuchet MS" w:hAnsi="Trebuchet MS"/>
          <w:noProof/>
          <w:sz w:val="24"/>
        </w:rPr>
        <w:t xml:space="preserve">will </w:t>
      </w:r>
      <w:del w:id="8" w:author="Author">
        <w:r w:rsidRPr="001F7FFE">
          <w:rPr>
            <w:rFonts w:ascii="Trebuchet MS" w:hAnsi="Trebuchet MS"/>
            <w:noProof/>
            <w:sz w:val="24"/>
          </w:rPr>
          <w:delText xml:space="preserve">you </w:delText>
        </w:r>
      </w:del>
      <w:r w:rsidRPr="001F7FFE">
        <w:rPr>
          <w:rFonts w:ascii="Trebuchet MS" w:hAnsi="Trebuchet MS"/>
          <w:noProof/>
          <w:sz w:val="24"/>
        </w:rPr>
        <w:t xml:space="preserve">be in the city, and blessed </w:t>
      </w:r>
      <w:ins w:id="9" w:author="Author">
        <w:r w:rsidRPr="001F7FFE">
          <w:rPr>
            <w:rFonts w:ascii="Trebuchet MS" w:hAnsi="Trebuchet MS"/>
            <w:noProof/>
            <w:sz w:val="24"/>
          </w:rPr>
          <w:t xml:space="preserve">you </w:t>
        </w:r>
      </w:ins>
      <w:r w:rsidRPr="001F7FFE">
        <w:rPr>
          <w:rFonts w:ascii="Trebuchet MS" w:hAnsi="Trebuchet MS"/>
          <w:noProof/>
          <w:sz w:val="24"/>
        </w:rPr>
        <w:t xml:space="preserve">will </w:t>
      </w:r>
      <w:del w:id="10" w:author="Author">
        <w:r w:rsidRPr="001F7FFE">
          <w:rPr>
            <w:rFonts w:ascii="Trebuchet MS" w:hAnsi="Trebuchet MS"/>
            <w:noProof/>
            <w:sz w:val="24"/>
          </w:rPr>
          <w:delText xml:space="preserve">you </w:delText>
        </w:r>
      </w:del>
      <w:r w:rsidRPr="001F7FFE">
        <w:rPr>
          <w:rFonts w:ascii="Trebuchet MS" w:hAnsi="Trebuchet MS"/>
          <w:noProof/>
          <w:sz w:val="24"/>
        </w:rPr>
        <w:t>be in the field.</w:t>
      </w:r>
    </w:p>
    <w:p w:rsidR="00776398" w:rsidRPr="001F7FFE" w:rsidRDefault="00776398" w:rsidP="00776398">
      <w:pPr>
        <w:rPr>
          <w:rFonts w:ascii="Trebuchet MS" w:hAnsi="Trebuchet MS"/>
          <w:noProof/>
          <w:sz w:val="24"/>
        </w:rPr>
      </w:pPr>
      <w:r w:rsidRPr="001F7FFE">
        <w:rPr>
          <w:rFonts w:ascii="Trebuchet MS" w:hAnsi="Trebuchet MS"/>
          <w:b/>
          <w:sz w:val="24"/>
        </w:rPr>
        <w:t xml:space="preserve">28:4 </w:t>
      </w:r>
      <w:r w:rsidRPr="001F7FFE">
        <w:rPr>
          <w:rFonts w:ascii="Trebuchet MS" w:hAnsi="Trebuchet MS"/>
          <w:noProof/>
          <w:sz w:val="24"/>
        </w:rPr>
        <w:t xml:space="preserve">“Blessed will be </w:t>
      </w:r>
      <w:del w:id="11" w:author="Author">
        <w:r w:rsidRPr="001F7FFE">
          <w:rPr>
            <w:rFonts w:ascii="Trebuchet MS" w:hAnsi="Trebuchet MS"/>
            <w:noProof/>
            <w:sz w:val="24"/>
          </w:rPr>
          <w:delText xml:space="preserve">the fruit of </w:delText>
        </w:r>
      </w:del>
      <w:r w:rsidRPr="001F7FFE">
        <w:rPr>
          <w:rFonts w:ascii="Trebuchet MS" w:hAnsi="Trebuchet MS"/>
          <w:noProof/>
          <w:sz w:val="24"/>
        </w:rPr>
        <w:t xml:space="preserve">your </w:t>
      </w:r>
      <w:del w:id="12" w:author="Author">
        <w:r w:rsidRPr="001F7FFE">
          <w:rPr>
            <w:rFonts w:ascii="Trebuchet MS" w:hAnsi="Trebuchet MS"/>
            <w:noProof/>
            <w:sz w:val="24"/>
          </w:rPr>
          <w:delText>belly</w:delText>
        </w:r>
      </w:del>
      <w:ins w:id="13" w:author="Author">
        <w:r w:rsidRPr="001F7FFE">
          <w:rPr>
            <w:rFonts w:ascii="Trebuchet MS" w:hAnsi="Trebuchet MS"/>
            <w:noProof/>
            <w:sz w:val="24"/>
          </w:rPr>
          <w:t>children</w:t>
        </w:r>
        <w:r w:rsidRPr="001F7FFE">
          <w:rPr>
            <w:rStyle w:val="FootnoteReference"/>
            <w:rFonts w:ascii="Trebuchet MS" w:hAnsi="Trebuchet MS"/>
            <w:noProof/>
          </w:rPr>
          <w:footnoteReference w:id="1"/>
        </w:r>
      </w:ins>
      <w:r w:rsidRPr="001F7FFE">
        <w:rPr>
          <w:rFonts w:ascii="Trebuchet MS" w:hAnsi="Trebuchet MS"/>
          <w:noProof/>
          <w:sz w:val="24"/>
        </w:rPr>
        <w:t xml:space="preserve"> and the fruit of your ground and the </w:t>
      </w:r>
      <w:del w:id="16" w:author="Author">
        <w:r w:rsidRPr="001F7FFE">
          <w:rPr>
            <w:rFonts w:ascii="Trebuchet MS" w:hAnsi="Trebuchet MS"/>
            <w:noProof/>
            <w:sz w:val="24"/>
          </w:rPr>
          <w:delText>fruit</w:delText>
        </w:r>
      </w:del>
      <w:ins w:id="17" w:author="Author">
        <w:r w:rsidRPr="001F7FFE">
          <w:rPr>
            <w:rFonts w:ascii="Trebuchet MS" w:hAnsi="Trebuchet MS"/>
            <w:noProof/>
            <w:sz w:val="24"/>
          </w:rPr>
          <w:t>offspring</w:t>
        </w:r>
      </w:ins>
      <w:r w:rsidRPr="001F7FFE">
        <w:rPr>
          <w:rFonts w:ascii="Trebuchet MS" w:hAnsi="Trebuchet MS"/>
          <w:noProof/>
          <w:sz w:val="24"/>
        </w:rPr>
        <w:t xml:space="preserve"> of your </w:t>
      </w:r>
      <w:del w:id="18" w:author="Author">
        <w:r w:rsidRPr="001F7FFE">
          <w:rPr>
            <w:rFonts w:ascii="Trebuchet MS" w:hAnsi="Trebuchet MS"/>
            <w:noProof/>
            <w:sz w:val="24"/>
          </w:rPr>
          <w:delText xml:space="preserve">domestic beast, the </w:delText>
        </w:r>
      </w:del>
      <w:ins w:id="19" w:author="Author">
        <w:r w:rsidRPr="001F7FFE">
          <w:rPr>
            <w:rFonts w:ascii="Trebuchet MS" w:hAnsi="Trebuchet MS"/>
            <w:noProof/>
            <w:sz w:val="24"/>
          </w:rPr>
          <w:t xml:space="preserve">livestock, your </w:t>
        </w:r>
      </w:ins>
      <w:r w:rsidRPr="001F7FFE">
        <w:rPr>
          <w:rFonts w:ascii="Trebuchet MS" w:hAnsi="Trebuchet MS"/>
          <w:noProof/>
          <w:sz w:val="24"/>
        </w:rPr>
        <w:t xml:space="preserve">young </w:t>
      </w:r>
      <w:del w:id="20" w:author="Author">
        <w:r w:rsidRPr="001F7FFE">
          <w:rPr>
            <w:rFonts w:ascii="Trebuchet MS" w:hAnsi="Trebuchet MS"/>
            <w:noProof/>
            <w:sz w:val="24"/>
          </w:rPr>
          <w:delText xml:space="preserve">of your </w:delText>
        </w:r>
      </w:del>
      <w:r w:rsidRPr="001F7FFE">
        <w:rPr>
          <w:rFonts w:ascii="Trebuchet MS" w:hAnsi="Trebuchet MS"/>
          <w:noProof/>
          <w:sz w:val="24"/>
        </w:rPr>
        <w:t xml:space="preserve">cattle and </w:t>
      </w:r>
      <w:del w:id="21" w:author="Author">
        <w:r w:rsidRPr="001F7FFE">
          <w:rPr>
            <w:rFonts w:ascii="Trebuchet MS" w:hAnsi="Trebuchet MS"/>
            <w:noProof/>
            <w:sz w:val="24"/>
          </w:rPr>
          <w:delText>the progeny of your flock</w:delText>
        </w:r>
      </w:del>
      <w:ins w:id="22" w:author="Author">
        <w:r w:rsidRPr="001F7FFE">
          <w:rPr>
            <w:rFonts w:ascii="Trebuchet MS" w:hAnsi="Trebuchet MS"/>
            <w:noProof/>
            <w:sz w:val="24"/>
          </w:rPr>
          <w:t>sheep</w:t>
        </w:r>
      </w:ins>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28:5 </w:t>
      </w:r>
      <w:r w:rsidRPr="001F7FFE">
        <w:rPr>
          <w:rFonts w:ascii="Trebuchet MS" w:hAnsi="Trebuchet MS"/>
          <w:noProof/>
          <w:sz w:val="24"/>
        </w:rPr>
        <w:t xml:space="preserve">“Blessed will be your basket and your kneading </w:t>
      </w:r>
      <w:del w:id="23" w:author="Author">
        <w:r w:rsidRPr="001F7FFE">
          <w:rPr>
            <w:rFonts w:ascii="Trebuchet MS" w:hAnsi="Trebuchet MS"/>
            <w:noProof/>
            <w:sz w:val="24"/>
          </w:rPr>
          <w:delText>trough</w:delText>
        </w:r>
      </w:del>
      <w:ins w:id="24" w:author="Author">
        <w:r w:rsidRPr="001F7FFE">
          <w:rPr>
            <w:rFonts w:ascii="Trebuchet MS" w:hAnsi="Trebuchet MS"/>
            <w:noProof/>
            <w:sz w:val="24"/>
          </w:rPr>
          <w:t>bowl</w:t>
        </w:r>
      </w:ins>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28:6 </w:t>
      </w:r>
      <w:r w:rsidRPr="001F7FFE">
        <w:rPr>
          <w:rFonts w:ascii="Trebuchet MS" w:hAnsi="Trebuchet MS"/>
          <w:noProof/>
          <w:sz w:val="24"/>
        </w:rPr>
        <w:t xml:space="preserve">“Blessed </w:t>
      </w:r>
      <w:ins w:id="25" w:author="Author">
        <w:r w:rsidRPr="001F7FFE">
          <w:rPr>
            <w:rFonts w:ascii="Trebuchet MS" w:hAnsi="Trebuchet MS"/>
            <w:noProof/>
            <w:sz w:val="24"/>
          </w:rPr>
          <w:t xml:space="preserve">you </w:t>
        </w:r>
      </w:ins>
      <w:r w:rsidRPr="001F7FFE">
        <w:rPr>
          <w:rFonts w:ascii="Trebuchet MS" w:hAnsi="Trebuchet MS"/>
          <w:noProof/>
          <w:sz w:val="24"/>
        </w:rPr>
        <w:t xml:space="preserve">will </w:t>
      </w:r>
      <w:del w:id="26" w:author="Author">
        <w:r w:rsidRPr="001F7FFE">
          <w:rPr>
            <w:rFonts w:ascii="Trebuchet MS" w:hAnsi="Trebuchet MS"/>
            <w:noProof/>
            <w:sz w:val="24"/>
          </w:rPr>
          <w:delText xml:space="preserve">you </w:delText>
        </w:r>
      </w:del>
      <w:r w:rsidRPr="001F7FFE">
        <w:rPr>
          <w:rFonts w:ascii="Trebuchet MS" w:hAnsi="Trebuchet MS"/>
          <w:noProof/>
          <w:sz w:val="24"/>
        </w:rPr>
        <w:t xml:space="preserve">be when you come in, and blessed </w:t>
      </w:r>
      <w:ins w:id="27" w:author="Author">
        <w:r w:rsidRPr="001F7FFE">
          <w:rPr>
            <w:rFonts w:ascii="Trebuchet MS" w:hAnsi="Trebuchet MS"/>
            <w:noProof/>
            <w:sz w:val="24"/>
          </w:rPr>
          <w:t xml:space="preserve">you </w:t>
        </w:r>
      </w:ins>
      <w:r w:rsidRPr="001F7FFE">
        <w:rPr>
          <w:rFonts w:ascii="Trebuchet MS" w:hAnsi="Trebuchet MS"/>
          <w:noProof/>
          <w:sz w:val="24"/>
        </w:rPr>
        <w:t xml:space="preserve">will </w:t>
      </w:r>
      <w:del w:id="28" w:author="Author">
        <w:r w:rsidRPr="001F7FFE">
          <w:rPr>
            <w:rFonts w:ascii="Trebuchet MS" w:hAnsi="Trebuchet MS"/>
            <w:noProof/>
            <w:sz w:val="24"/>
          </w:rPr>
          <w:delText xml:space="preserve">you </w:delText>
        </w:r>
      </w:del>
      <w:r w:rsidRPr="001F7FFE">
        <w:rPr>
          <w:rFonts w:ascii="Trebuchet MS" w:hAnsi="Trebuchet MS"/>
          <w:noProof/>
          <w:sz w:val="24"/>
        </w:rPr>
        <w:t>be when you go out.</w:t>
      </w:r>
    </w:p>
    <w:p w:rsidR="00776398" w:rsidRPr="001F7FFE" w:rsidRDefault="00776398" w:rsidP="00776398">
      <w:pPr>
        <w:rPr>
          <w:rFonts w:ascii="Trebuchet MS" w:hAnsi="Trebuchet MS"/>
          <w:noProof/>
          <w:sz w:val="24"/>
        </w:rPr>
      </w:pPr>
      <w:r w:rsidRPr="001F7FFE">
        <w:rPr>
          <w:rFonts w:ascii="Trebuchet MS" w:hAnsi="Trebuchet MS"/>
          <w:b/>
          <w:sz w:val="24"/>
        </w:rPr>
        <w:t xml:space="preserve">28:7 </w:t>
      </w:r>
      <w:r w:rsidRPr="001F7FFE">
        <w:rPr>
          <w:rFonts w:ascii="Trebuchet MS" w:hAnsi="Trebuchet MS"/>
          <w:noProof/>
          <w:sz w:val="24"/>
        </w:rPr>
        <w:t xml:space="preserve">“Jehovah will cause your enemies who rise up against you to be defeated before you. </w:t>
      </w:r>
      <w:del w:id="29" w:author="Author">
        <w:r w:rsidRPr="001F7FFE">
          <w:rPr>
            <w:rFonts w:ascii="Trebuchet MS" w:hAnsi="Trebuchet MS"/>
            <w:noProof/>
            <w:sz w:val="24"/>
          </w:rPr>
          <w:delText>By one way they</w:delText>
        </w:r>
      </w:del>
      <w:ins w:id="30" w:author="Author">
        <w:r w:rsidRPr="001F7FFE">
          <w:rPr>
            <w:rFonts w:ascii="Trebuchet MS" w:hAnsi="Trebuchet MS"/>
            <w:noProof/>
            <w:sz w:val="24"/>
          </w:rPr>
          <w:t>They</w:t>
        </w:r>
      </w:ins>
      <w:r w:rsidRPr="001F7FFE">
        <w:rPr>
          <w:rFonts w:ascii="Trebuchet MS" w:hAnsi="Trebuchet MS"/>
          <w:noProof/>
          <w:sz w:val="24"/>
        </w:rPr>
        <w:t xml:space="preserve"> will </w:t>
      </w:r>
      <w:del w:id="31" w:author="Author">
        <w:r w:rsidRPr="001F7FFE">
          <w:rPr>
            <w:rFonts w:ascii="Trebuchet MS" w:hAnsi="Trebuchet MS"/>
            <w:noProof/>
            <w:sz w:val="24"/>
          </w:rPr>
          <w:delText>come out against</w:delText>
        </w:r>
      </w:del>
      <w:ins w:id="32" w:author="Author">
        <w:r w:rsidRPr="001F7FFE">
          <w:rPr>
            <w:rFonts w:ascii="Trebuchet MS" w:hAnsi="Trebuchet MS"/>
            <w:noProof/>
            <w:sz w:val="24"/>
          </w:rPr>
          <w:t>attack</w:t>
        </w:r>
      </w:ins>
      <w:r w:rsidRPr="001F7FFE">
        <w:rPr>
          <w:rFonts w:ascii="Trebuchet MS" w:hAnsi="Trebuchet MS"/>
          <w:noProof/>
          <w:sz w:val="24"/>
        </w:rPr>
        <w:t xml:space="preserve"> you</w:t>
      </w:r>
      <w:ins w:id="33" w:author="Author">
        <w:r w:rsidRPr="001F7FFE">
          <w:rPr>
            <w:rFonts w:ascii="Trebuchet MS" w:hAnsi="Trebuchet MS"/>
            <w:noProof/>
            <w:sz w:val="24"/>
          </w:rPr>
          <w:t xml:space="preserve"> from one direction</w:t>
        </w:r>
      </w:ins>
      <w:r w:rsidRPr="001F7FFE">
        <w:rPr>
          <w:rFonts w:ascii="Trebuchet MS" w:hAnsi="Trebuchet MS"/>
          <w:noProof/>
          <w:sz w:val="24"/>
        </w:rPr>
        <w:t xml:space="preserve">, but </w:t>
      </w:r>
      <w:del w:id="34" w:author="Author">
        <w:r w:rsidRPr="001F7FFE">
          <w:rPr>
            <w:rFonts w:ascii="Trebuchet MS" w:hAnsi="Trebuchet MS"/>
            <w:noProof/>
            <w:sz w:val="24"/>
          </w:rPr>
          <w:delText xml:space="preserve">by seven ways </w:delText>
        </w:r>
      </w:del>
      <w:r w:rsidRPr="001F7FFE">
        <w:rPr>
          <w:rFonts w:ascii="Trebuchet MS" w:hAnsi="Trebuchet MS"/>
          <w:noProof/>
          <w:sz w:val="24"/>
        </w:rPr>
        <w:t xml:space="preserve">they will flee </w:t>
      </w:r>
      <w:del w:id="35" w:author="Author">
        <w:r w:rsidRPr="001F7FFE">
          <w:rPr>
            <w:rFonts w:ascii="Trebuchet MS" w:hAnsi="Trebuchet MS"/>
            <w:noProof/>
            <w:sz w:val="24"/>
          </w:rPr>
          <w:delText>before</w:delText>
        </w:r>
      </w:del>
      <w:ins w:id="36" w:author="Author">
        <w:r w:rsidRPr="001F7FFE">
          <w:rPr>
            <w:rFonts w:ascii="Trebuchet MS" w:hAnsi="Trebuchet MS"/>
            <w:noProof/>
            <w:sz w:val="24"/>
          </w:rPr>
          <w:t>from</w:t>
        </w:r>
      </w:ins>
      <w:r w:rsidRPr="001F7FFE">
        <w:rPr>
          <w:rFonts w:ascii="Trebuchet MS" w:hAnsi="Trebuchet MS"/>
          <w:noProof/>
          <w:sz w:val="24"/>
        </w:rPr>
        <w:t xml:space="preserve"> you</w:t>
      </w:r>
      <w:ins w:id="37" w:author="Author">
        <w:r w:rsidRPr="001F7FFE">
          <w:rPr>
            <w:rFonts w:ascii="Trebuchet MS" w:hAnsi="Trebuchet MS"/>
            <w:noProof/>
            <w:sz w:val="24"/>
          </w:rPr>
          <w:t xml:space="preserve"> in seven different directions</w:t>
        </w:r>
      </w:ins>
      <w:r w:rsidRPr="001F7FFE">
        <w:rPr>
          <w:rFonts w:ascii="Trebuchet MS" w:hAnsi="Trebuchet MS"/>
          <w:noProof/>
          <w:sz w:val="24"/>
        </w:rPr>
        <w:t xml:space="preserve">. </w:t>
      </w:r>
      <w:r w:rsidRPr="001F7FFE">
        <w:rPr>
          <w:rFonts w:ascii="Trebuchet MS" w:hAnsi="Trebuchet MS"/>
          <w:b/>
          <w:noProof/>
          <w:sz w:val="24"/>
        </w:rPr>
        <w:t xml:space="preserve">28:8 </w:t>
      </w:r>
      <w:r w:rsidRPr="001F7FFE">
        <w:rPr>
          <w:rFonts w:ascii="Trebuchet MS" w:hAnsi="Trebuchet MS"/>
          <w:noProof/>
          <w:sz w:val="24"/>
        </w:rPr>
        <w:t xml:space="preserve">Jehovah will decree for you </w:t>
      </w:r>
      <w:del w:id="38" w:author="Author">
        <w:r w:rsidRPr="001F7FFE">
          <w:rPr>
            <w:rFonts w:ascii="Trebuchet MS" w:hAnsi="Trebuchet MS"/>
            <w:noProof/>
            <w:sz w:val="24"/>
          </w:rPr>
          <w:delText>the</w:delText>
        </w:r>
      </w:del>
      <w:ins w:id="39" w:author="Author">
        <w:r w:rsidRPr="001F7FFE">
          <w:rPr>
            <w:rFonts w:ascii="Trebuchet MS" w:hAnsi="Trebuchet MS"/>
            <w:noProof/>
            <w:sz w:val="24"/>
          </w:rPr>
          <w:t>a</w:t>
        </w:r>
      </w:ins>
      <w:r w:rsidRPr="001F7FFE">
        <w:rPr>
          <w:rFonts w:ascii="Trebuchet MS" w:hAnsi="Trebuchet MS"/>
          <w:noProof/>
          <w:sz w:val="24"/>
        </w:rPr>
        <w:t xml:space="preserve"> blessing on your </w:t>
      </w:r>
      <w:del w:id="40" w:author="Author">
        <w:r w:rsidRPr="001F7FFE">
          <w:rPr>
            <w:rFonts w:ascii="Trebuchet MS" w:hAnsi="Trebuchet MS"/>
            <w:noProof/>
            <w:sz w:val="24"/>
          </w:rPr>
          <w:delText>stores of supply</w:delText>
        </w:r>
      </w:del>
      <w:ins w:id="41" w:author="Author">
        <w:r w:rsidRPr="001F7FFE">
          <w:rPr>
            <w:rFonts w:ascii="Trebuchet MS" w:hAnsi="Trebuchet MS"/>
            <w:noProof/>
            <w:sz w:val="24"/>
          </w:rPr>
          <w:t>storehouses</w:t>
        </w:r>
      </w:ins>
      <w:r w:rsidRPr="001F7FFE">
        <w:rPr>
          <w:rFonts w:ascii="Trebuchet MS" w:hAnsi="Trebuchet MS"/>
          <w:noProof/>
          <w:sz w:val="24"/>
        </w:rPr>
        <w:t xml:space="preserve"> and every undertaking of yours, and he will certainly bless you in the land that Jehovah your God is giving you. </w:t>
      </w:r>
      <w:r w:rsidRPr="001F7FFE">
        <w:rPr>
          <w:rFonts w:ascii="Trebuchet MS" w:hAnsi="Trebuchet MS"/>
          <w:b/>
          <w:noProof/>
          <w:sz w:val="24"/>
        </w:rPr>
        <w:t xml:space="preserve">28:9 </w:t>
      </w:r>
      <w:r w:rsidRPr="001F7FFE">
        <w:rPr>
          <w:rFonts w:ascii="Trebuchet MS" w:hAnsi="Trebuchet MS"/>
          <w:noProof/>
          <w:sz w:val="24"/>
        </w:rPr>
        <w:t>Jehovah will establish you as a holy people to himself, just as he swore to you, because you continue to keep the commandments of Jehovah your God</w:t>
      </w:r>
      <w:del w:id="42" w:author="Author">
        <w:r w:rsidRPr="001F7FFE">
          <w:rPr>
            <w:rFonts w:ascii="Trebuchet MS" w:hAnsi="Trebuchet MS"/>
            <w:noProof/>
            <w:sz w:val="24"/>
          </w:rPr>
          <w:delText>,</w:delText>
        </w:r>
      </w:del>
      <w:r w:rsidRPr="001F7FFE">
        <w:rPr>
          <w:rFonts w:ascii="Trebuchet MS" w:hAnsi="Trebuchet MS"/>
          <w:noProof/>
          <w:sz w:val="24"/>
        </w:rPr>
        <w:t xml:space="preserve"> and </w:t>
      </w:r>
      <w:del w:id="43" w:author="Author">
        <w:r w:rsidRPr="001F7FFE">
          <w:rPr>
            <w:rFonts w:ascii="Trebuchet MS" w:hAnsi="Trebuchet MS"/>
            <w:noProof/>
            <w:sz w:val="24"/>
          </w:rPr>
          <w:delText>you have walked</w:delText>
        </w:r>
      </w:del>
      <w:ins w:id="44" w:author="Author">
        <w:r w:rsidRPr="001F7FFE">
          <w:rPr>
            <w:rFonts w:ascii="Trebuchet MS" w:hAnsi="Trebuchet MS"/>
            <w:noProof/>
            <w:sz w:val="24"/>
          </w:rPr>
          <w:t>walk</w:t>
        </w:r>
      </w:ins>
      <w:r w:rsidRPr="001F7FFE">
        <w:rPr>
          <w:rFonts w:ascii="Trebuchet MS" w:hAnsi="Trebuchet MS"/>
          <w:noProof/>
          <w:sz w:val="24"/>
        </w:rPr>
        <w:t xml:space="preserve"> in his ways. </w:t>
      </w:r>
      <w:r w:rsidRPr="001F7FFE">
        <w:rPr>
          <w:rFonts w:ascii="Trebuchet MS" w:hAnsi="Trebuchet MS"/>
          <w:b/>
          <w:noProof/>
          <w:sz w:val="24"/>
        </w:rPr>
        <w:t xml:space="preserve">28:10 </w:t>
      </w:r>
      <w:del w:id="45" w:author="Author">
        <w:r w:rsidRPr="001F7FFE">
          <w:rPr>
            <w:rFonts w:ascii="Trebuchet MS" w:hAnsi="Trebuchet MS"/>
            <w:noProof/>
            <w:sz w:val="24"/>
          </w:rPr>
          <w:delText>And all</w:delText>
        </w:r>
      </w:del>
      <w:ins w:id="46" w:author="Author">
        <w:r w:rsidRPr="001F7FFE">
          <w:rPr>
            <w:rFonts w:ascii="Trebuchet MS" w:hAnsi="Trebuchet MS"/>
            <w:noProof/>
            <w:sz w:val="24"/>
          </w:rPr>
          <w:t>All</w:t>
        </w:r>
      </w:ins>
      <w:r w:rsidRPr="001F7FFE">
        <w:rPr>
          <w:rFonts w:ascii="Trebuchet MS" w:hAnsi="Trebuchet MS"/>
          <w:noProof/>
          <w:sz w:val="24"/>
        </w:rPr>
        <w:t xml:space="preserve"> the peoples of the earth will have to see that Jehovah’s name has been called upon you, and they will </w:t>
      </w:r>
      <w:del w:id="47" w:author="Author">
        <w:r w:rsidRPr="001F7FFE">
          <w:rPr>
            <w:rFonts w:ascii="Trebuchet MS" w:hAnsi="Trebuchet MS"/>
            <w:noProof/>
            <w:sz w:val="24"/>
          </w:rPr>
          <w:delText xml:space="preserve">indeed </w:delText>
        </w:r>
      </w:del>
      <w:r w:rsidRPr="001F7FFE">
        <w:rPr>
          <w:rFonts w:ascii="Trebuchet MS" w:hAnsi="Trebuchet MS"/>
          <w:noProof/>
          <w:sz w:val="24"/>
        </w:rPr>
        <w:t>be afraid of you.</w:t>
      </w:r>
    </w:p>
    <w:p w:rsidR="00776398" w:rsidRPr="001F7FFE" w:rsidRDefault="00776398" w:rsidP="00776398">
      <w:pPr>
        <w:rPr>
          <w:rFonts w:ascii="Trebuchet MS" w:hAnsi="Trebuchet MS"/>
          <w:noProof/>
          <w:sz w:val="24"/>
        </w:rPr>
      </w:pPr>
      <w:r w:rsidRPr="001F7FFE">
        <w:rPr>
          <w:rFonts w:ascii="Trebuchet MS" w:hAnsi="Trebuchet MS"/>
          <w:b/>
          <w:sz w:val="24"/>
        </w:rPr>
        <w:t xml:space="preserve">28:11 </w:t>
      </w:r>
      <w:r w:rsidRPr="001F7FFE">
        <w:rPr>
          <w:rFonts w:ascii="Trebuchet MS" w:hAnsi="Trebuchet MS"/>
          <w:noProof/>
          <w:sz w:val="24"/>
        </w:rPr>
        <w:t xml:space="preserve">“Jehovah will </w:t>
      </w:r>
      <w:del w:id="48" w:author="Author">
        <w:r w:rsidRPr="001F7FFE">
          <w:rPr>
            <w:rFonts w:ascii="Trebuchet MS" w:hAnsi="Trebuchet MS"/>
            <w:noProof/>
            <w:sz w:val="24"/>
          </w:rPr>
          <w:delText xml:space="preserve">also </w:delText>
        </w:r>
      </w:del>
      <w:r w:rsidRPr="001F7FFE">
        <w:rPr>
          <w:rFonts w:ascii="Trebuchet MS" w:hAnsi="Trebuchet MS"/>
          <w:noProof/>
          <w:sz w:val="24"/>
        </w:rPr>
        <w:t xml:space="preserve">make you overflow </w:t>
      </w:r>
      <w:del w:id="49" w:author="Author">
        <w:r w:rsidRPr="001F7FFE">
          <w:rPr>
            <w:rFonts w:ascii="Trebuchet MS" w:hAnsi="Trebuchet MS"/>
            <w:noProof/>
            <w:sz w:val="24"/>
          </w:rPr>
          <w:delText xml:space="preserve">indeed </w:delText>
        </w:r>
      </w:del>
      <w:r w:rsidRPr="001F7FFE">
        <w:rPr>
          <w:rFonts w:ascii="Trebuchet MS" w:hAnsi="Trebuchet MS"/>
          <w:noProof/>
          <w:sz w:val="24"/>
        </w:rPr>
        <w:t xml:space="preserve">with </w:t>
      </w:r>
      <w:del w:id="50" w:author="Author">
        <w:r w:rsidRPr="001F7FFE">
          <w:rPr>
            <w:rFonts w:ascii="Trebuchet MS" w:hAnsi="Trebuchet MS"/>
            <w:noProof/>
            <w:sz w:val="24"/>
          </w:rPr>
          <w:delText>prosperity in the fruit of your belly</w:delText>
        </w:r>
      </w:del>
      <w:ins w:id="51" w:author="Author">
        <w:r w:rsidRPr="001F7FFE">
          <w:rPr>
            <w:rFonts w:ascii="Trebuchet MS" w:hAnsi="Trebuchet MS"/>
            <w:noProof/>
            <w:sz w:val="24"/>
          </w:rPr>
          <w:t>many children</w:t>
        </w:r>
      </w:ins>
      <w:r w:rsidRPr="001F7FFE">
        <w:rPr>
          <w:rFonts w:ascii="Trebuchet MS" w:hAnsi="Trebuchet MS"/>
          <w:noProof/>
          <w:sz w:val="24"/>
        </w:rPr>
        <w:t xml:space="preserve"> and </w:t>
      </w:r>
      <w:del w:id="52" w:author="Author">
        <w:r w:rsidRPr="001F7FFE">
          <w:rPr>
            <w:rFonts w:ascii="Trebuchet MS" w:hAnsi="Trebuchet MS"/>
            <w:noProof/>
            <w:sz w:val="24"/>
          </w:rPr>
          <w:delText>the fruit of your domestic animals</w:delText>
        </w:r>
      </w:del>
      <w:ins w:id="53" w:author="Author">
        <w:r w:rsidRPr="001F7FFE">
          <w:rPr>
            <w:rFonts w:ascii="Trebuchet MS" w:hAnsi="Trebuchet MS"/>
            <w:noProof/>
            <w:sz w:val="24"/>
          </w:rPr>
          <w:t>much livestock</w:t>
        </w:r>
      </w:ins>
      <w:r w:rsidRPr="001F7FFE">
        <w:rPr>
          <w:rFonts w:ascii="Trebuchet MS" w:hAnsi="Trebuchet MS"/>
          <w:noProof/>
          <w:sz w:val="24"/>
        </w:rPr>
        <w:t xml:space="preserve"> and </w:t>
      </w:r>
      <w:del w:id="54" w:author="Author">
        <w:r w:rsidRPr="001F7FFE">
          <w:rPr>
            <w:rFonts w:ascii="Trebuchet MS" w:hAnsi="Trebuchet MS"/>
            <w:noProof/>
            <w:sz w:val="24"/>
          </w:rPr>
          <w:delText>the fruitage of your</w:delText>
        </w:r>
      </w:del>
      <w:ins w:id="55" w:author="Author">
        <w:r w:rsidRPr="001F7FFE">
          <w:rPr>
            <w:rFonts w:ascii="Trebuchet MS" w:hAnsi="Trebuchet MS"/>
            <w:noProof/>
            <w:sz w:val="24"/>
          </w:rPr>
          <w:t>fruitful</w:t>
        </w:r>
      </w:ins>
      <w:r w:rsidRPr="001F7FFE">
        <w:rPr>
          <w:rFonts w:ascii="Trebuchet MS" w:hAnsi="Trebuchet MS"/>
          <w:noProof/>
          <w:sz w:val="24"/>
        </w:rPr>
        <w:t xml:space="preserve"> ground</w:t>
      </w:r>
      <w:del w:id="56" w:author="Author">
        <w:r w:rsidRPr="001F7FFE">
          <w:rPr>
            <w:rFonts w:ascii="Trebuchet MS" w:hAnsi="Trebuchet MS"/>
            <w:noProof/>
            <w:sz w:val="24"/>
          </w:rPr>
          <w:delText>, on</w:delText>
        </w:r>
      </w:del>
      <w:ins w:id="57" w:author="Author">
        <w:r w:rsidRPr="001F7FFE">
          <w:rPr>
            <w:rFonts w:ascii="Trebuchet MS" w:hAnsi="Trebuchet MS"/>
            <w:noProof/>
            <w:sz w:val="24"/>
          </w:rPr>
          <w:t xml:space="preserve"> in</w:t>
        </w:r>
      </w:ins>
      <w:r w:rsidRPr="001F7FFE">
        <w:rPr>
          <w:rFonts w:ascii="Trebuchet MS" w:hAnsi="Trebuchet MS"/>
          <w:noProof/>
          <w:sz w:val="24"/>
        </w:rPr>
        <w:t xml:space="preserve"> the </w:t>
      </w:r>
      <w:del w:id="58" w:author="Author">
        <w:r w:rsidRPr="001F7FFE">
          <w:rPr>
            <w:rFonts w:ascii="Trebuchet MS" w:hAnsi="Trebuchet MS"/>
            <w:noProof/>
            <w:sz w:val="24"/>
          </w:rPr>
          <w:delText>ground</w:delText>
        </w:r>
      </w:del>
      <w:ins w:id="59" w:author="Author">
        <w:r w:rsidRPr="001F7FFE">
          <w:rPr>
            <w:rFonts w:ascii="Trebuchet MS" w:hAnsi="Trebuchet MS"/>
            <w:noProof/>
            <w:sz w:val="24"/>
          </w:rPr>
          <w:t>land</w:t>
        </w:r>
      </w:ins>
      <w:r w:rsidRPr="001F7FFE">
        <w:rPr>
          <w:rFonts w:ascii="Trebuchet MS" w:hAnsi="Trebuchet MS"/>
          <w:noProof/>
          <w:sz w:val="24"/>
        </w:rPr>
        <w:t xml:space="preserve"> that Jehovah swore to your forefathers to give you. </w:t>
      </w:r>
      <w:r w:rsidRPr="001F7FFE">
        <w:rPr>
          <w:rFonts w:ascii="Trebuchet MS" w:hAnsi="Trebuchet MS"/>
          <w:b/>
          <w:noProof/>
          <w:sz w:val="24"/>
        </w:rPr>
        <w:t xml:space="preserve">28:12 </w:t>
      </w:r>
      <w:r w:rsidRPr="001F7FFE">
        <w:rPr>
          <w:rFonts w:ascii="Trebuchet MS" w:hAnsi="Trebuchet MS"/>
          <w:noProof/>
          <w:sz w:val="24"/>
        </w:rPr>
        <w:t xml:space="preserve">Jehovah will open up to you his good storehouse, the heavens, to give </w:t>
      </w:r>
      <w:del w:id="60" w:author="Author">
        <w:r w:rsidRPr="001F7FFE">
          <w:rPr>
            <w:rFonts w:ascii="Trebuchet MS" w:hAnsi="Trebuchet MS"/>
            <w:noProof/>
            <w:sz w:val="24"/>
          </w:rPr>
          <w:delText xml:space="preserve">the rain on </w:delText>
        </w:r>
      </w:del>
      <w:r w:rsidRPr="001F7FFE">
        <w:rPr>
          <w:rFonts w:ascii="Trebuchet MS" w:hAnsi="Trebuchet MS"/>
          <w:noProof/>
          <w:sz w:val="24"/>
        </w:rPr>
        <w:t xml:space="preserve">your land </w:t>
      </w:r>
      <w:ins w:id="61" w:author="Author">
        <w:r w:rsidRPr="001F7FFE">
          <w:rPr>
            <w:rFonts w:ascii="Trebuchet MS" w:hAnsi="Trebuchet MS"/>
            <w:noProof/>
            <w:sz w:val="24"/>
          </w:rPr>
          <w:t xml:space="preserve">rain </w:t>
        </w:r>
      </w:ins>
      <w:r w:rsidRPr="001F7FFE">
        <w:rPr>
          <w:rFonts w:ascii="Trebuchet MS" w:hAnsi="Trebuchet MS"/>
          <w:noProof/>
          <w:sz w:val="24"/>
        </w:rPr>
        <w:t xml:space="preserve">in its season and to </w:t>
      </w:r>
      <w:r w:rsidRPr="001F7FFE">
        <w:rPr>
          <w:rFonts w:ascii="Trebuchet MS" w:hAnsi="Trebuchet MS"/>
          <w:noProof/>
          <w:sz w:val="24"/>
        </w:rPr>
        <w:lastRenderedPageBreak/>
        <w:t xml:space="preserve">bless </w:t>
      </w:r>
      <w:del w:id="62" w:author="Author">
        <w:r w:rsidRPr="001F7FFE">
          <w:rPr>
            <w:rFonts w:ascii="Trebuchet MS" w:hAnsi="Trebuchet MS"/>
            <w:noProof/>
            <w:sz w:val="24"/>
          </w:rPr>
          <w:delText>every deed of your hand; and</w:delText>
        </w:r>
      </w:del>
      <w:ins w:id="63" w:author="Author">
        <w:r w:rsidRPr="001F7FFE">
          <w:rPr>
            <w:rFonts w:ascii="Trebuchet MS" w:hAnsi="Trebuchet MS"/>
            <w:noProof/>
            <w:sz w:val="24"/>
          </w:rPr>
          <w:t>all that</w:t>
        </w:r>
      </w:ins>
      <w:r w:rsidRPr="001F7FFE">
        <w:rPr>
          <w:rFonts w:ascii="Trebuchet MS" w:hAnsi="Trebuchet MS"/>
          <w:noProof/>
          <w:sz w:val="24"/>
        </w:rPr>
        <w:t xml:space="preserve"> you </w:t>
      </w:r>
      <w:ins w:id="64" w:author="Author">
        <w:r w:rsidRPr="001F7FFE">
          <w:rPr>
            <w:rFonts w:ascii="Trebuchet MS" w:hAnsi="Trebuchet MS"/>
            <w:noProof/>
            <w:sz w:val="24"/>
          </w:rPr>
          <w:t xml:space="preserve">do. You </w:t>
        </w:r>
      </w:ins>
      <w:r w:rsidRPr="001F7FFE">
        <w:rPr>
          <w:rFonts w:ascii="Trebuchet MS" w:hAnsi="Trebuchet MS"/>
          <w:noProof/>
          <w:sz w:val="24"/>
        </w:rPr>
        <w:t xml:space="preserve">will </w:t>
      </w:r>
      <w:del w:id="65" w:author="Author">
        <w:r w:rsidRPr="001F7FFE">
          <w:rPr>
            <w:rFonts w:ascii="Trebuchet MS" w:hAnsi="Trebuchet MS"/>
            <w:noProof/>
            <w:sz w:val="24"/>
          </w:rPr>
          <w:delText xml:space="preserve">certainly </w:delText>
        </w:r>
      </w:del>
      <w:r w:rsidRPr="001F7FFE">
        <w:rPr>
          <w:rFonts w:ascii="Trebuchet MS" w:hAnsi="Trebuchet MS"/>
          <w:noProof/>
          <w:sz w:val="24"/>
        </w:rPr>
        <w:t xml:space="preserve">lend to many nations, while you yourself will not </w:t>
      </w:r>
      <w:ins w:id="66" w:author="Author">
        <w:r w:rsidRPr="001F7FFE">
          <w:rPr>
            <w:rFonts w:ascii="Trebuchet MS" w:hAnsi="Trebuchet MS"/>
            <w:noProof/>
            <w:sz w:val="24"/>
          </w:rPr>
          <w:t xml:space="preserve">need to </w:t>
        </w:r>
      </w:ins>
      <w:r w:rsidRPr="001F7FFE">
        <w:rPr>
          <w:rFonts w:ascii="Trebuchet MS" w:hAnsi="Trebuchet MS"/>
          <w:noProof/>
          <w:sz w:val="24"/>
        </w:rPr>
        <w:t xml:space="preserve">borrow. </w:t>
      </w:r>
      <w:r w:rsidRPr="001F7FFE">
        <w:rPr>
          <w:rFonts w:ascii="Trebuchet MS" w:hAnsi="Trebuchet MS"/>
          <w:b/>
          <w:noProof/>
          <w:sz w:val="24"/>
        </w:rPr>
        <w:t xml:space="preserve">28:13 </w:t>
      </w:r>
      <w:del w:id="67" w:author="Author">
        <w:r w:rsidRPr="001F7FFE">
          <w:rPr>
            <w:rFonts w:ascii="Trebuchet MS" w:hAnsi="Trebuchet MS"/>
            <w:noProof/>
            <w:sz w:val="24"/>
          </w:rPr>
          <w:delText xml:space="preserve">And </w:delText>
        </w:r>
      </w:del>
      <w:r w:rsidRPr="001F7FFE">
        <w:rPr>
          <w:rFonts w:ascii="Trebuchet MS" w:hAnsi="Trebuchet MS"/>
          <w:noProof/>
          <w:sz w:val="24"/>
        </w:rPr>
        <w:t xml:space="preserve">Jehovah will </w:t>
      </w:r>
      <w:del w:id="68" w:author="Author">
        <w:r w:rsidRPr="001F7FFE">
          <w:rPr>
            <w:rFonts w:ascii="Trebuchet MS" w:hAnsi="Trebuchet MS"/>
            <w:noProof/>
            <w:sz w:val="24"/>
          </w:rPr>
          <w:delText>indeed put</w:delText>
        </w:r>
      </w:del>
      <w:ins w:id="69" w:author="Author">
        <w:r w:rsidRPr="001F7FFE">
          <w:rPr>
            <w:rFonts w:ascii="Trebuchet MS" w:hAnsi="Trebuchet MS"/>
            <w:noProof/>
            <w:sz w:val="24"/>
          </w:rPr>
          <w:t>make</w:t>
        </w:r>
      </w:ins>
      <w:r w:rsidRPr="001F7FFE">
        <w:rPr>
          <w:rFonts w:ascii="Trebuchet MS" w:hAnsi="Trebuchet MS"/>
          <w:noProof/>
          <w:sz w:val="24"/>
        </w:rPr>
        <w:t xml:space="preserve"> you </w:t>
      </w:r>
      <w:del w:id="70" w:author="Author">
        <w:r w:rsidRPr="001F7FFE">
          <w:rPr>
            <w:rFonts w:ascii="Trebuchet MS" w:hAnsi="Trebuchet MS"/>
            <w:noProof/>
            <w:sz w:val="24"/>
          </w:rPr>
          <w:delText xml:space="preserve">at </w:delText>
        </w:r>
      </w:del>
      <w:r w:rsidRPr="001F7FFE">
        <w:rPr>
          <w:rFonts w:ascii="Trebuchet MS" w:hAnsi="Trebuchet MS"/>
          <w:noProof/>
          <w:sz w:val="24"/>
        </w:rPr>
        <w:t>the head</w:t>
      </w:r>
      <w:ins w:id="71" w:author="Author">
        <w:r w:rsidRPr="001F7FFE">
          <w:rPr>
            <w:rFonts w:ascii="Trebuchet MS" w:hAnsi="Trebuchet MS"/>
            <w:noProof/>
            <w:sz w:val="24"/>
          </w:rPr>
          <w:t>,</w:t>
        </w:r>
      </w:ins>
      <w:r w:rsidRPr="001F7FFE">
        <w:rPr>
          <w:rFonts w:ascii="Trebuchet MS" w:hAnsi="Trebuchet MS"/>
          <w:noProof/>
          <w:sz w:val="24"/>
        </w:rPr>
        <w:t xml:space="preserve"> and not </w:t>
      </w:r>
      <w:del w:id="72" w:author="Author">
        <w:r w:rsidRPr="001F7FFE">
          <w:rPr>
            <w:rFonts w:ascii="Trebuchet MS" w:hAnsi="Trebuchet MS"/>
            <w:noProof/>
            <w:sz w:val="24"/>
          </w:rPr>
          <w:delText xml:space="preserve">at </w:delText>
        </w:r>
      </w:del>
      <w:r w:rsidRPr="001F7FFE">
        <w:rPr>
          <w:rFonts w:ascii="Trebuchet MS" w:hAnsi="Trebuchet MS"/>
          <w:noProof/>
          <w:sz w:val="24"/>
        </w:rPr>
        <w:t xml:space="preserve">the tail; and you </w:t>
      </w:r>
      <w:del w:id="73" w:author="Author">
        <w:r w:rsidRPr="001F7FFE">
          <w:rPr>
            <w:rFonts w:ascii="Trebuchet MS" w:hAnsi="Trebuchet MS"/>
            <w:noProof/>
            <w:sz w:val="24"/>
          </w:rPr>
          <w:delText>must come to</w:delText>
        </w:r>
      </w:del>
      <w:ins w:id="74" w:author="Author">
        <w:r w:rsidRPr="001F7FFE">
          <w:rPr>
            <w:rFonts w:ascii="Trebuchet MS" w:hAnsi="Trebuchet MS"/>
            <w:noProof/>
            <w:sz w:val="24"/>
          </w:rPr>
          <w:t>will</w:t>
        </w:r>
      </w:ins>
      <w:r w:rsidRPr="001F7FFE">
        <w:rPr>
          <w:rFonts w:ascii="Trebuchet MS" w:hAnsi="Trebuchet MS"/>
          <w:noProof/>
          <w:sz w:val="24"/>
        </w:rPr>
        <w:t xml:space="preserve"> be </w:t>
      </w:r>
      <w:del w:id="75" w:author="Author">
        <w:r w:rsidRPr="001F7FFE">
          <w:rPr>
            <w:rFonts w:ascii="Trebuchet MS" w:hAnsi="Trebuchet MS"/>
            <w:noProof/>
            <w:sz w:val="24"/>
          </w:rPr>
          <w:delText xml:space="preserve">only </w:delText>
        </w:r>
      </w:del>
      <w:r w:rsidRPr="001F7FFE">
        <w:rPr>
          <w:rFonts w:ascii="Trebuchet MS" w:hAnsi="Trebuchet MS"/>
          <w:noProof/>
          <w:sz w:val="24"/>
        </w:rPr>
        <w:t xml:space="preserve">on top, and </w:t>
      </w:r>
      <w:del w:id="76" w:author="Author">
        <w:r w:rsidRPr="001F7FFE">
          <w:rPr>
            <w:rFonts w:ascii="Trebuchet MS" w:hAnsi="Trebuchet MS"/>
            <w:noProof/>
            <w:sz w:val="24"/>
          </w:rPr>
          <w:delText xml:space="preserve">you will </w:delText>
        </w:r>
      </w:del>
      <w:r w:rsidRPr="001F7FFE">
        <w:rPr>
          <w:rFonts w:ascii="Trebuchet MS" w:hAnsi="Trebuchet MS"/>
          <w:noProof/>
          <w:sz w:val="24"/>
        </w:rPr>
        <w:t xml:space="preserve">not </w:t>
      </w:r>
      <w:del w:id="77" w:author="Author">
        <w:r w:rsidRPr="001F7FFE">
          <w:rPr>
            <w:rFonts w:ascii="Trebuchet MS" w:hAnsi="Trebuchet MS"/>
            <w:noProof/>
            <w:sz w:val="24"/>
          </w:rPr>
          <w:delText xml:space="preserve">come to be </w:delText>
        </w:r>
      </w:del>
      <w:r w:rsidRPr="001F7FFE">
        <w:rPr>
          <w:rFonts w:ascii="Trebuchet MS" w:hAnsi="Trebuchet MS"/>
          <w:noProof/>
          <w:sz w:val="24"/>
        </w:rPr>
        <w:t xml:space="preserve">on the bottom, </w:t>
      </w:r>
      <w:del w:id="78" w:author="Author">
        <w:r w:rsidRPr="001F7FFE">
          <w:rPr>
            <w:rFonts w:ascii="Trebuchet MS" w:hAnsi="Trebuchet MS"/>
            <w:noProof/>
            <w:sz w:val="24"/>
          </w:rPr>
          <w:delText>because</w:delText>
        </w:r>
      </w:del>
      <w:ins w:id="79" w:author="Author">
        <w:r w:rsidRPr="001F7FFE">
          <w:rPr>
            <w:rFonts w:ascii="Trebuchet MS" w:hAnsi="Trebuchet MS"/>
            <w:noProof/>
            <w:sz w:val="24"/>
          </w:rPr>
          <w:t>if</w:t>
        </w:r>
      </w:ins>
      <w:r w:rsidRPr="001F7FFE">
        <w:rPr>
          <w:rFonts w:ascii="Trebuchet MS" w:hAnsi="Trebuchet MS"/>
          <w:noProof/>
          <w:sz w:val="24"/>
        </w:rPr>
        <w:t xml:space="preserve"> you keep obeying the commandments of Jehovah your God</w:t>
      </w:r>
      <w:del w:id="80" w:author="Author">
        <w:r w:rsidRPr="001F7FFE">
          <w:rPr>
            <w:rFonts w:ascii="Trebuchet MS" w:hAnsi="Trebuchet MS"/>
            <w:noProof/>
            <w:sz w:val="24"/>
          </w:rPr>
          <w:delText>, which</w:delText>
        </w:r>
      </w:del>
      <w:ins w:id="81" w:author="Author">
        <w:r w:rsidRPr="001F7FFE">
          <w:rPr>
            <w:rFonts w:ascii="Trebuchet MS" w:hAnsi="Trebuchet MS"/>
            <w:noProof/>
            <w:sz w:val="24"/>
          </w:rPr>
          <w:t xml:space="preserve"> that</w:t>
        </w:r>
      </w:ins>
      <w:r w:rsidRPr="001F7FFE">
        <w:rPr>
          <w:rFonts w:ascii="Trebuchet MS" w:hAnsi="Trebuchet MS"/>
          <w:noProof/>
          <w:sz w:val="24"/>
        </w:rPr>
        <w:t xml:space="preserve"> I am commanding you today to observe and to do. </w:t>
      </w:r>
      <w:r w:rsidRPr="001F7FFE">
        <w:rPr>
          <w:rFonts w:ascii="Trebuchet MS" w:hAnsi="Trebuchet MS"/>
          <w:b/>
          <w:noProof/>
          <w:sz w:val="24"/>
        </w:rPr>
        <w:t xml:space="preserve">28:14 </w:t>
      </w:r>
      <w:del w:id="82" w:author="Author">
        <w:r w:rsidRPr="001F7FFE">
          <w:rPr>
            <w:rFonts w:ascii="Trebuchet MS" w:hAnsi="Trebuchet MS"/>
            <w:noProof/>
            <w:sz w:val="24"/>
          </w:rPr>
          <w:delText>And you</w:delText>
        </w:r>
      </w:del>
      <w:ins w:id="83" w:author="Author">
        <w:r w:rsidRPr="001F7FFE">
          <w:rPr>
            <w:rFonts w:ascii="Trebuchet MS" w:hAnsi="Trebuchet MS"/>
            <w:noProof/>
            <w:sz w:val="24"/>
          </w:rPr>
          <w:t>You</w:t>
        </w:r>
      </w:ins>
      <w:r w:rsidRPr="001F7FFE">
        <w:rPr>
          <w:rFonts w:ascii="Trebuchet MS" w:hAnsi="Trebuchet MS"/>
          <w:noProof/>
          <w:sz w:val="24"/>
        </w:rPr>
        <w:t xml:space="preserve"> must not </w:t>
      </w:r>
      <w:del w:id="84" w:author="Author">
        <w:r w:rsidRPr="001F7FFE">
          <w:rPr>
            <w:rFonts w:ascii="Trebuchet MS" w:hAnsi="Trebuchet MS"/>
            <w:noProof/>
            <w:sz w:val="24"/>
          </w:rPr>
          <w:delText>turn aside</w:delText>
        </w:r>
      </w:del>
      <w:ins w:id="85" w:author="Author">
        <w:r w:rsidRPr="001F7FFE">
          <w:rPr>
            <w:rFonts w:ascii="Trebuchet MS" w:hAnsi="Trebuchet MS"/>
            <w:noProof/>
            <w:sz w:val="24"/>
          </w:rPr>
          <w:t>deviate</w:t>
        </w:r>
      </w:ins>
      <w:r w:rsidRPr="001F7FFE">
        <w:rPr>
          <w:rFonts w:ascii="Trebuchet MS" w:hAnsi="Trebuchet MS"/>
          <w:noProof/>
          <w:sz w:val="24"/>
        </w:rPr>
        <w:t xml:space="preserve"> from all the words that I am commanding </w:t>
      </w:r>
      <w:del w:id="86" w:author="Author">
        <w:r w:rsidRPr="001F7FFE">
          <w:rPr>
            <w:rFonts w:ascii="Trebuchet MS" w:hAnsi="Trebuchet MS"/>
            <w:noProof/>
            <w:sz w:val="24"/>
            <w:u w:val="dotted"/>
          </w:rPr>
          <w:delText>YOU</w:delText>
        </w:r>
      </w:del>
      <w:ins w:id="87" w:author="Author">
        <w:r w:rsidRPr="001F7FFE">
          <w:rPr>
            <w:rFonts w:ascii="Trebuchet MS" w:hAnsi="Trebuchet MS"/>
            <w:noProof/>
            <w:sz w:val="24"/>
          </w:rPr>
          <w:t>you</w:t>
        </w:r>
      </w:ins>
      <w:r w:rsidRPr="001F7FFE">
        <w:rPr>
          <w:rFonts w:ascii="Trebuchet MS" w:hAnsi="Trebuchet MS"/>
          <w:noProof/>
          <w:sz w:val="24"/>
        </w:rPr>
        <w:t xml:space="preserve"> today, to the right or to the left, to walk after other gods to serve them.</w:t>
      </w:r>
    </w:p>
    <w:p w:rsidR="00776398" w:rsidRPr="001F7FFE" w:rsidRDefault="00776398" w:rsidP="00776398">
      <w:pPr>
        <w:rPr>
          <w:rFonts w:ascii="Trebuchet MS" w:hAnsi="Trebuchet MS"/>
          <w:noProof/>
          <w:sz w:val="24"/>
        </w:rPr>
      </w:pPr>
      <w:r w:rsidRPr="001F7FFE">
        <w:rPr>
          <w:rFonts w:ascii="Trebuchet MS" w:hAnsi="Trebuchet MS"/>
          <w:b/>
          <w:sz w:val="24"/>
        </w:rPr>
        <w:t xml:space="preserve">28:15 </w:t>
      </w:r>
      <w:del w:id="88" w:author="Author">
        <w:r w:rsidRPr="001F7FFE">
          <w:rPr>
            <w:rFonts w:ascii="Trebuchet MS" w:hAnsi="Trebuchet MS"/>
            <w:noProof/>
            <w:sz w:val="24"/>
          </w:rPr>
          <w:delText>“And it must occur that</w:delText>
        </w:r>
      </w:del>
      <w:ins w:id="89" w:author="Author">
        <w:r w:rsidRPr="001F7FFE">
          <w:rPr>
            <w:rFonts w:ascii="Trebuchet MS" w:hAnsi="Trebuchet MS"/>
            <w:noProof/>
            <w:sz w:val="24"/>
          </w:rPr>
          <w:t>“But</w:t>
        </w:r>
      </w:ins>
      <w:r w:rsidRPr="001F7FFE">
        <w:rPr>
          <w:rFonts w:ascii="Trebuchet MS" w:hAnsi="Trebuchet MS"/>
          <w:noProof/>
          <w:sz w:val="24"/>
        </w:rPr>
        <w:t xml:space="preserve"> if you will not listen to the voice of Jehovah your God by taking care to do all his commandments and his statutes that I am commanding you today, all these </w:t>
      </w:r>
      <w:del w:id="90" w:author="Author">
        <w:r w:rsidRPr="001F7FFE">
          <w:rPr>
            <w:rFonts w:ascii="Trebuchet MS" w:hAnsi="Trebuchet MS"/>
            <w:noProof/>
            <w:sz w:val="24"/>
          </w:rPr>
          <w:delText>maledictions must also</w:delText>
        </w:r>
      </w:del>
      <w:ins w:id="91" w:author="Author">
        <w:r w:rsidRPr="001F7FFE">
          <w:rPr>
            <w:rFonts w:ascii="Trebuchet MS" w:hAnsi="Trebuchet MS"/>
            <w:noProof/>
            <w:sz w:val="24"/>
          </w:rPr>
          <w:t>curses will</w:t>
        </w:r>
      </w:ins>
      <w:r w:rsidRPr="001F7FFE">
        <w:rPr>
          <w:rFonts w:ascii="Trebuchet MS" w:hAnsi="Trebuchet MS"/>
          <w:noProof/>
          <w:sz w:val="24"/>
        </w:rPr>
        <w:t xml:space="preserve"> come upon you and overtake you:</w:t>
      </w:r>
    </w:p>
    <w:p w:rsidR="00776398" w:rsidRPr="001F7FFE" w:rsidRDefault="00776398" w:rsidP="00776398">
      <w:pPr>
        <w:rPr>
          <w:rFonts w:ascii="Trebuchet MS" w:hAnsi="Trebuchet MS"/>
          <w:noProof/>
          <w:sz w:val="24"/>
        </w:rPr>
      </w:pPr>
      <w:r w:rsidRPr="001F7FFE">
        <w:rPr>
          <w:rFonts w:ascii="Trebuchet MS" w:hAnsi="Trebuchet MS"/>
          <w:b/>
          <w:sz w:val="24"/>
        </w:rPr>
        <w:t xml:space="preserve">28:16 </w:t>
      </w:r>
      <w:r w:rsidRPr="001F7FFE">
        <w:rPr>
          <w:rFonts w:ascii="Trebuchet MS" w:hAnsi="Trebuchet MS"/>
          <w:noProof/>
          <w:sz w:val="24"/>
        </w:rPr>
        <w:t xml:space="preserve">“Cursed </w:t>
      </w:r>
      <w:ins w:id="92" w:author="Author">
        <w:r w:rsidRPr="001F7FFE">
          <w:rPr>
            <w:rFonts w:ascii="Trebuchet MS" w:hAnsi="Trebuchet MS"/>
            <w:noProof/>
            <w:sz w:val="24"/>
          </w:rPr>
          <w:t xml:space="preserve">you </w:t>
        </w:r>
      </w:ins>
      <w:r w:rsidRPr="001F7FFE">
        <w:rPr>
          <w:rFonts w:ascii="Trebuchet MS" w:hAnsi="Trebuchet MS"/>
          <w:noProof/>
          <w:sz w:val="24"/>
        </w:rPr>
        <w:t xml:space="preserve">will </w:t>
      </w:r>
      <w:del w:id="93" w:author="Author">
        <w:r w:rsidRPr="001F7FFE">
          <w:rPr>
            <w:rFonts w:ascii="Trebuchet MS" w:hAnsi="Trebuchet MS"/>
            <w:noProof/>
            <w:sz w:val="24"/>
          </w:rPr>
          <w:delText xml:space="preserve">you </w:delText>
        </w:r>
      </w:del>
      <w:r w:rsidRPr="001F7FFE">
        <w:rPr>
          <w:rFonts w:ascii="Trebuchet MS" w:hAnsi="Trebuchet MS"/>
          <w:noProof/>
          <w:sz w:val="24"/>
        </w:rPr>
        <w:t xml:space="preserve">be in the city, and cursed </w:t>
      </w:r>
      <w:ins w:id="94" w:author="Author">
        <w:r w:rsidRPr="001F7FFE">
          <w:rPr>
            <w:rFonts w:ascii="Trebuchet MS" w:hAnsi="Trebuchet MS"/>
            <w:noProof/>
            <w:sz w:val="24"/>
          </w:rPr>
          <w:t xml:space="preserve">you </w:t>
        </w:r>
      </w:ins>
      <w:r w:rsidRPr="001F7FFE">
        <w:rPr>
          <w:rFonts w:ascii="Trebuchet MS" w:hAnsi="Trebuchet MS"/>
          <w:noProof/>
          <w:sz w:val="24"/>
        </w:rPr>
        <w:t xml:space="preserve">will </w:t>
      </w:r>
      <w:del w:id="95" w:author="Author">
        <w:r w:rsidRPr="001F7FFE">
          <w:rPr>
            <w:rFonts w:ascii="Trebuchet MS" w:hAnsi="Trebuchet MS"/>
            <w:noProof/>
            <w:sz w:val="24"/>
          </w:rPr>
          <w:delText xml:space="preserve">you </w:delText>
        </w:r>
      </w:del>
      <w:r w:rsidRPr="001F7FFE">
        <w:rPr>
          <w:rFonts w:ascii="Trebuchet MS" w:hAnsi="Trebuchet MS"/>
          <w:noProof/>
          <w:sz w:val="24"/>
        </w:rPr>
        <w:t>be in the field.</w:t>
      </w:r>
    </w:p>
    <w:p w:rsidR="00776398" w:rsidRPr="001F7FFE" w:rsidRDefault="00776398" w:rsidP="00776398">
      <w:pPr>
        <w:rPr>
          <w:rFonts w:ascii="Trebuchet MS" w:hAnsi="Trebuchet MS"/>
          <w:noProof/>
          <w:sz w:val="24"/>
        </w:rPr>
      </w:pPr>
      <w:r w:rsidRPr="001F7FFE">
        <w:rPr>
          <w:rFonts w:ascii="Trebuchet MS" w:hAnsi="Trebuchet MS"/>
          <w:b/>
          <w:sz w:val="24"/>
        </w:rPr>
        <w:t xml:space="preserve">28:17 </w:t>
      </w:r>
      <w:r w:rsidRPr="001F7FFE">
        <w:rPr>
          <w:rFonts w:ascii="Trebuchet MS" w:hAnsi="Trebuchet MS"/>
          <w:noProof/>
          <w:sz w:val="24"/>
        </w:rPr>
        <w:t xml:space="preserve">“Cursed will be your basket and your kneading </w:t>
      </w:r>
      <w:del w:id="96" w:author="Author">
        <w:r w:rsidRPr="001F7FFE">
          <w:rPr>
            <w:rFonts w:ascii="Trebuchet MS" w:hAnsi="Trebuchet MS"/>
            <w:noProof/>
            <w:sz w:val="24"/>
          </w:rPr>
          <w:delText>trough</w:delText>
        </w:r>
      </w:del>
      <w:ins w:id="97" w:author="Author">
        <w:r w:rsidRPr="001F7FFE">
          <w:rPr>
            <w:rFonts w:ascii="Trebuchet MS" w:hAnsi="Trebuchet MS"/>
            <w:noProof/>
            <w:sz w:val="24"/>
          </w:rPr>
          <w:t>bowl</w:t>
        </w:r>
      </w:ins>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28:18 </w:t>
      </w:r>
      <w:r w:rsidRPr="001F7FFE">
        <w:rPr>
          <w:rFonts w:ascii="Trebuchet MS" w:hAnsi="Trebuchet MS"/>
          <w:noProof/>
          <w:sz w:val="24"/>
        </w:rPr>
        <w:t xml:space="preserve">“Cursed will be </w:t>
      </w:r>
      <w:ins w:id="98" w:author="Author">
        <w:r w:rsidRPr="001F7FFE">
          <w:rPr>
            <w:rFonts w:ascii="Trebuchet MS" w:hAnsi="Trebuchet MS"/>
            <w:noProof/>
            <w:sz w:val="24"/>
          </w:rPr>
          <w:t>your children</w:t>
        </w:r>
        <w:r w:rsidRPr="001F7FFE">
          <w:rPr>
            <w:rStyle w:val="FootnoteReference"/>
            <w:rFonts w:ascii="Trebuchet MS" w:hAnsi="Trebuchet MS"/>
            <w:noProof/>
          </w:rPr>
          <w:footnoteReference w:id="2"/>
        </w:r>
        <w:r w:rsidRPr="001F7FFE">
          <w:rPr>
            <w:rFonts w:ascii="Trebuchet MS" w:hAnsi="Trebuchet MS"/>
            <w:noProof/>
            <w:sz w:val="24"/>
          </w:rPr>
          <w:t xml:space="preserve"> and </w:t>
        </w:r>
      </w:ins>
      <w:r w:rsidRPr="001F7FFE">
        <w:rPr>
          <w:rFonts w:ascii="Trebuchet MS" w:hAnsi="Trebuchet MS"/>
          <w:noProof/>
          <w:sz w:val="24"/>
        </w:rPr>
        <w:t xml:space="preserve">the fruit of your </w:t>
      </w:r>
      <w:del w:id="101" w:author="Author">
        <w:r w:rsidRPr="001F7FFE">
          <w:rPr>
            <w:rFonts w:ascii="Trebuchet MS" w:hAnsi="Trebuchet MS"/>
            <w:noProof/>
            <w:sz w:val="24"/>
          </w:rPr>
          <w:delText xml:space="preserve">belly and the fruitage of your </w:delText>
        </w:r>
      </w:del>
      <w:r w:rsidRPr="001F7FFE">
        <w:rPr>
          <w:rFonts w:ascii="Trebuchet MS" w:hAnsi="Trebuchet MS"/>
          <w:noProof/>
          <w:sz w:val="24"/>
        </w:rPr>
        <w:t>ground</w:t>
      </w:r>
      <w:del w:id="102" w:author="Author">
        <w:r w:rsidRPr="001F7FFE">
          <w:rPr>
            <w:rFonts w:ascii="Trebuchet MS" w:hAnsi="Trebuchet MS"/>
            <w:noProof/>
            <w:sz w:val="24"/>
          </w:rPr>
          <w:delText>, the</w:delText>
        </w:r>
      </w:del>
      <w:ins w:id="103" w:author="Author">
        <w:r w:rsidRPr="001F7FFE">
          <w:rPr>
            <w:rFonts w:ascii="Trebuchet MS" w:hAnsi="Trebuchet MS"/>
            <w:noProof/>
            <w:sz w:val="24"/>
          </w:rPr>
          <w:t xml:space="preserve"> and your</w:t>
        </w:r>
      </w:ins>
      <w:r w:rsidRPr="001F7FFE">
        <w:rPr>
          <w:rFonts w:ascii="Trebuchet MS" w:hAnsi="Trebuchet MS"/>
          <w:noProof/>
          <w:sz w:val="24"/>
        </w:rPr>
        <w:t xml:space="preserve"> young </w:t>
      </w:r>
      <w:del w:id="104" w:author="Author">
        <w:r w:rsidRPr="001F7FFE">
          <w:rPr>
            <w:rFonts w:ascii="Trebuchet MS" w:hAnsi="Trebuchet MS"/>
            <w:noProof/>
            <w:sz w:val="24"/>
          </w:rPr>
          <w:delText xml:space="preserve">of your </w:delText>
        </w:r>
      </w:del>
      <w:r w:rsidRPr="001F7FFE">
        <w:rPr>
          <w:rFonts w:ascii="Trebuchet MS" w:hAnsi="Trebuchet MS"/>
          <w:noProof/>
          <w:sz w:val="24"/>
        </w:rPr>
        <w:t xml:space="preserve">cattle and </w:t>
      </w:r>
      <w:del w:id="105" w:author="Author">
        <w:r w:rsidRPr="001F7FFE">
          <w:rPr>
            <w:rFonts w:ascii="Trebuchet MS" w:hAnsi="Trebuchet MS"/>
            <w:noProof/>
            <w:sz w:val="24"/>
          </w:rPr>
          <w:delText>the progeny of your flock</w:delText>
        </w:r>
      </w:del>
      <w:ins w:id="106" w:author="Author">
        <w:r w:rsidRPr="001F7FFE">
          <w:rPr>
            <w:rFonts w:ascii="Trebuchet MS" w:hAnsi="Trebuchet MS"/>
            <w:noProof/>
            <w:sz w:val="24"/>
          </w:rPr>
          <w:t>sheep</w:t>
        </w:r>
      </w:ins>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28:19 </w:t>
      </w:r>
      <w:r w:rsidRPr="001F7FFE">
        <w:rPr>
          <w:rFonts w:ascii="Trebuchet MS" w:hAnsi="Trebuchet MS"/>
          <w:noProof/>
          <w:sz w:val="24"/>
        </w:rPr>
        <w:t xml:space="preserve">“Cursed </w:t>
      </w:r>
      <w:ins w:id="107" w:author="Author">
        <w:r w:rsidRPr="001F7FFE">
          <w:rPr>
            <w:rFonts w:ascii="Trebuchet MS" w:hAnsi="Trebuchet MS"/>
            <w:noProof/>
            <w:sz w:val="24"/>
          </w:rPr>
          <w:t xml:space="preserve">you </w:t>
        </w:r>
      </w:ins>
      <w:r w:rsidRPr="001F7FFE">
        <w:rPr>
          <w:rFonts w:ascii="Trebuchet MS" w:hAnsi="Trebuchet MS"/>
          <w:noProof/>
          <w:sz w:val="24"/>
        </w:rPr>
        <w:t xml:space="preserve">will </w:t>
      </w:r>
      <w:del w:id="108" w:author="Author">
        <w:r w:rsidRPr="001F7FFE">
          <w:rPr>
            <w:rFonts w:ascii="Trebuchet MS" w:hAnsi="Trebuchet MS"/>
            <w:noProof/>
            <w:sz w:val="24"/>
          </w:rPr>
          <w:delText xml:space="preserve">you </w:delText>
        </w:r>
      </w:del>
      <w:r w:rsidRPr="001F7FFE">
        <w:rPr>
          <w:rFonts w:ascii="Trebuchet MS" w:hAnsi="Trebuchet MS"/>
          <w:noProof/>
          <w:sz w:val="24"/>
        </w:rPr>
        <w:t xml:space="preserve">be when you come in, and cursed </w:t>
      </w:r>
      <w:ins w:id="109" w:author="Author">
        <w:r w:rsidRPr="001F7FFE">
          <w:rPr>
            <w:rFonts w:ascii="Trebuchet MS" w:hAnsi="Trebuchet MS"/>
            <w:noProof/>
            <w:sz w:val="24"/>
          </w:rPr>
          <w:t xml:space="preserve">you </w:t>
        </w:r>
      </w:ins>
      <w:r w:rsidRPr="001F7FFE">
        <w:rPr>
          <w:rFonts w:ascii="Trebuchet MS" w:hAnsi="Trebuchet MS"/>
          <w:noProof/>
          <w:sz w:val="24"/>
        </w:rPr>
        <w:t xml:space="preserve">will </w:t>
      </w:r>
      <w:del w:id="110" w:author="Author">
        <w:r w:rsidRPr="001F7FFE">
          <w:rPr>
            <w:rFonts w:ascii="Trebuchet MS" w:hAnsi="Trebuchet MS"/>
            <w:noProof/>
            <w:sz w:val="24"/>
          </w:rPr>
          <w:delText xml:space="preserve">you </w:delText>
        </w:r>
      </w:del>
      <w:r w:rsidRPr="001F7FFE">
        <w:rPr>
          <w:rFonts w:ascii="Trebuchet MS" w:hAnsi="Trebuchet MS"/>
          <w:noProof/>
          <w:sz w:val="24"/>
        </w:rPr>
        <w:t>be when you go out.</w:t>
      </w:r>
    </w:p>
    <w:p w:rsidR="00776398" w:rsidRPr="001F7FFE" w:rsidRDefault="00776398" w:rsidP="00776398">
      <w:pPr>
        <w:rPr>
          <w:rFonts w:ascii="Trebuchet MS" w:hAnsi="Trebuchet MS"/>
          <w:noProof/>
          <w:sz w:val="24"/>
        </w:rPr>
      </w:pPr>
      <w:r w:rsidRPr="001F7FFE">
        <w:rPr>
          <w:rFonts w:ascii="Trebuchet MS" w:hAnsi="Trebuchet MS"/>
          <w:b/>
          <w:sz w:val="24"/>
        </w:rPr>
        <w:t xml:space="preserve">28:20 </w:t>
      </w:r>
      <w:r w:rsidRPr="001F7FFE">
        <w:rPr>
          <w:rFonts w:ascii="Trebuchet MS" w:hAnsi="Trebuchet MS"/>
          <w:noProof/>
          <w:sz w:val="24"/>
        </w:rPr>
        <w:t xml:space="preserve">“Jehovah will send upon you the curse, confusion and </w:t>
      </w:r>
      <w:del w:id="111" w:author="Author">
        <w:r w:rsidRPr="001F7FFE">
          <w:rPr>
            <w:rFonts w:ascii="Trebuchet MS" w:hAnsi="Trebuchet MS"/>
            <w:noProof/>
            <w:sz w:val="24"/>
          </w:rPr>
          <w:delText>rebuke</w:delText>
        </w:r>
      </w:del>
      <w:ins w:id="112" w:author="Author">
        <w:r w:rsidRPr="001F7FFE">
          <w:rPr>
            <w:rFonts w:ascii="Trebuchet MS" w:hAnsi="Trebuchet MS"/>
            <w:noProof/>
            <w:sz w:val="24"/>
          </w:rPr>
          <w:t>punishment</w:t>
        </w:r>
      </w:ins>
      <w:r w:rsidRPr="001F7FFE">
        <w:rPr>
          <w:rFonts w:ascii="Trebuchet MS" w:hAnsi="Trebuchet MS"/>
          <w:noProof/>
          <w:sz w:val="24"/>
        </w:rPr>
        <w:t xml:space="preserve"> in every undertaking of yours </w:t>
      </w:r>
      <w:del w:id="113" w:author="Author">
        <w:r w:rsidRPr="001F7FFE">
          <w:rPr>
            <w:rFonts w:ascii="Trebuchet MS" w:hAnsi="Trebuchet MS"/>
            <w:noProof/>
            <w:sz w:val="24"/>
          </w:rPr>
          <w:delText xml:space="preserve">that you try to carry out, </w:delText>
        </w:r>
      </w:del>
      <w:r w:rsidRPr="001F7FFE">
        <w:rPr>
          <w:rFonts w:ascii="Trebuchet MS" w:hAnsi="Trebuchet MS"/>
          <w:noProof/>
          <w:sz w:val="24"/>
        </w:rPr>
        <w:t xml:space="preserve">until you have been annihilated and have </w:t>
      </w:r>
      <w:ins w:id="114" w:author="Author">
        <w:r w:rsidRPr="001F7FFE">
          <w:rPr>
            <w:rFonts w:ascii="Trebuchet MS" w:hAnsi="Trebuchet MS"/>
            <w:noProof/>
            <w:sz w:val="24"/>
          </w:rPr>
          <w:t xml:space="preserve">quickly </w:t>
        </w:r>
      </w:ins>
      <w:r w:rsidRPr="001F7FFE">
        <w:rPr>
          <w:rFonts w:ascii="Trebuchet MS" w:hAnsi="Trebuchet MS"/>
          <w:noProof/>
          <w:sz w:val="24"/>
        </w:rPr>
        <w:t>perished</w:t>
      </w:r>
      <w:del w:id="115" w:author="Author">
        <w:r w:rsidRPr="001F7FFE">
          <w:rPr>
            <w:rFonts w:ascii="Trebuchet MS" w:hAnsi="Trebuchet MS"/>
            <w:noProof/>
            <w:sz w:val="24"/>
          </w:rPr>
          <w:delText xml:space="preserve"> in a hurry</w:delText>
        </w:r>
      </w:del>
      <w:r w:rsidRPr="001F7FFE">
        <w:rPr>
          <w:rFonts w:ascii="Trebuchet MS" w:hAnsi="Trebuchet MS"/>
          <w:noProof/>
          <w:sz w:val="24"/>
        </w:rPr>
        <w:t xml:space="preserve">, because of </w:t>
      </w:r>
      <w:del w:id="116" w:author="Author">
        <w:r w:rsidRPr="001F7FFE">
          <w:rPr>
            <w:rFonts w:ascii="Trebuchet MS" w:hAnsi="Trebuchet MS"/>
            <w:noProof/>
            <w:sz w:val="24"/>
          </w:rPr>
          <w:delText xml:space="preserve">the badness of </w:delText>
        </w:r>
      </w:del>
      <w:r w:rsidRPr="001F7FFE">
        <w:rPr>
          <w:rFonts w:ascii="Trebuchet MS" w:hAnsi="Trebuchet MS"/>
          <w:noProof/>
          <w:sz w:val="24"/>
        </w:rPr>
        <w:t xml:space="preserve">your </w:t>
      </w:r>
      <w:ins w:id="117" w:author="Author">
        <w:r w:rsidRPr="001F7FFE">
          <w:rPr>
            <w:rFonts w:ascii="Trebuchet MS" w:hAnsi="Trebuchet MS"/>
            <w:noProof/>
            <w:sz w:val="24"/>
          </w:rPr>
          <w:t xml:space="preserve">bad </w:t>
        </w:r>
      </w:ins>
      <w:r w:rsidRPr="001F7FFE">
        <w:rPr>
          <w:rFonts w:ascii="Trebuchet MS" w:hAnsi="Trebuchet MS"/>
          <w:noProof/>
          <w:sz w:val="24"/>
        </w:rPr>
        <w:t xml:space="preserve">practices </w:t>
      </w:r>
      <w:del w:id="118" w:author="Author">
        <w:r w:rsidRPr="001F7FFE">
          <w:rPr>
            <w:rFonts w:ascii="Trebuchet MS" w:hAnsi="Trebuchet MS"/>
            <w:noProof/>
            <w:sz w:val="24"/>
          </w:rPr>
          <w:delText>in that you have forsaken</w:delText>
        </w:r>
      </w:del>
      <w:ins w:id="119" w:author="Author">
        <w:r w:rsidRPr="001F7FFE">
          <w:rPr>
            <w:rFonts w:ascii="Trebuchet MS" w:hAnsi="Trebuchet MS"/>
            <w:noProof/>
            <w:sz w:val="24"/>
          </w:rPr>
          <w:t>and your forsaking</w:t>
        </w:r>
      </w:ins>
      <w:r w:rsidRPr="001F7FFE">
        <w:rPr>
          <w:rFonts w:ascii="Trebuchet MS" w:hAnsi="Trebuchet MS"/>
          <w:noProof/>
          <w:sz w:val="24"/>
        </w:rPr>
        <w:t xml:space="preserve"> me. </w:t>
      </w:r>
      <w:r w:rsidRPr="001F7FFE">
        <w:rPr>
          <w:rFonts w:ascii="Trebuchet MS" w:hAnsi="Trebuchet MS"/>
          <w:b/>
          <w:noProof/>
          <w:sz w:val="24"/>
        </w:rPr>
        <w:t xml:space="preserve">28:21 </w:t>
      </w:r>
      <w:r w:rsidRPr="001F7FFE">
        <w:rPr>
          <w:rFonts w:ascii="Trebuchet MS" w:hAnsi="Trebuchet MS"/>
          <w:noProof/>
          <w:sz w:val="24"/>
        </w:rPr>
        <w:t xml:space="preserve">Jehovah will cause the </w:t>
      </w:r>
      <w:del w:id="120" w:author="Author">
        <w:r w:rsidRPr="001F7FFE">
          <w:rPr>
            <w:rFonts w:ascii="Trebuchet MS" w:hAnsi="Trebuchet MS"/>
            <w:noProof/>
            <w:sz w:val="24"/>
          </w:rPr>
          <w:delText>pestilence</w:delText>
        </w:r>
      </w:del>
      <w:ins w:id="121" w:author="Author">
        <w:r w:rsidRPr="001F7FFE">
          <w:rPr>
            <w:rFonts w:ascii="Trebuchet MS" w:hAnsi="Trebuchet MS"/>
            <w:noProof/>
            <w:sz w:val="24"/>
          </w:rPr>
          <w:t>disease</w:t>
        </w:r>
      </w:ins>
      <w:r w:rsidRPr="001F7FFE">
        <w:rPr>
          <w:rFonts w:ascii="Trebuchet MS" w:hAnsi="Trebuchet MS"/>
          <w:noProof/>
          <w:sz w:val="24"/>
        </w:rPr>
        <w:t xml:space="preserve"> to cling to you until he has exterminated you from </w:t>
      </w:r>
      <w:del w:id="122" w:author="Author">
        <w:r w:rsidRPr="001F7FFE">
          <w:rPr>
            <w:rFonts w:ascii="Trebuchet MS" w:hAnsi="Trebuchet MS"/>
            <w:noProof/>
            <w:sz w:val="24"/>
          </w:rPr>
          <w:delText xml:space="preserve">off </w:delText>
        </w:r>
      </w:del>
      <w:r w:rsidRPr="001F7FFE">
        <w:rPr>
          <w:rFonts w:ascii="Trebuchet MS" w:hAnsi="Trebuchet MS"/>
          <w:noProof/>
          <w:sz w:val="24"/>
        </w:rPr>
        <w:t xml:space="preserve">the </w:t>
      </w:r>
      <w:del w:id="123" w:author="Author">
        <w:r w:rsidRPr="001F7FFE">
          <w:rPr>
            <w:rFonts w:ascii="Trebuchet MS" w:hAnsi="Trebuchet MS"/>
            <w:noProof/>
            <w:sz w:val="24"/>
          </w:rPr>
          <w:delText>ground to which</w:delText>
        </w:r>
      </w:del>
      <w:ins w:id="124" w:author="Author">
        <w:r w:rsidRPr="001F7FFE">
          <w:rPr>
            <w:rFonts w:ascii="Trebuchet MS" w:hAnsi="Trebuchet MS"/>
            <w:noProof/>
            <w:sz w:val="24"/>
          </w:rPr>
          <w:t>land</w:t>
        </w:r>
      </w:ins>
      <w:r w:rsidRPr="001F7FFE">
        <w:rPr>
          <w:rFonts w:ascii="Trebuchet MS" w:hAnsi="Trebuchet MS"/>
          <w:noProof/>
          <w:sz w:val="24"/>
        </w:rPr>
        <w:t xml:space="preserve"> you are going to take possession of</w:t>
      </w:r>
      <w:del w:id="125" w:author="Author">
        <w:r w:rsidRPr="001F7FFE">
          <w:rPr>
            <w:rFonts w:ascii="Trebuchet MS" w:hAnsi="Trebuchet MS"/>
            <w:noProof/>
            <w:sz w:val="24"/>
          </w:rPr>
          <w:delText xml:space="preserve"> it</w:delText>
        </w:r>
      </w:del>
      <w:r w:rsidRPr="001F7FFE">
        <w:rPr>
          <w:rFonts w:ascii="Trebuchet MS" w:hAnsi="Trebuchet MS"/>
          <w:noProof/>
          <w:sz w:val="24"/>
        </w:rPr>
        <w:t xml:space="preserve">. </w:t>
      </w:r>
      <w:r w:rsidRPr="001F7FFE">
        <w:rPr>
          <w:rFonts w:ascii="Trebuchet MS" w:hAnsi="Trebuchet MS"/>
          <w:b/>
          <w:noProof/>
          <w:sz w:val="24"/>
        </w:rPr>
        <w:t xml:space="preserve">28:22 </w:t>
      </w:r>
      <w:r w:rsidRPr="001F7FFE">
        <w:rPr>
          <w:rFonts w:ascii="Trebuchet MS" w:hAnsi="Trebuchet MS"/>
          <w:noProof/>
          <w:sz w:val="24"/>
        </w:rPr>
        <w:t>Jehovah will strike you with tuberculosis</w:t>
      </w:r>
      <w:del w:id="126" w:author="Author">
        <w:r w:rsidRPr="001F7FFE">
          <w:rPr>
            <w:rFonts w:ascii="Trebuchet MS" w:hAnsi="Trebuchet MS"/>
            <w:noProof/>
            <w:sz w:val="24"/>
          </w:rPr>
          <w:delText xml:space="preserve"> and</w:delText>
        </w:r>
      </w:del>
      <w:ins w:id="127" w:author="Author">
        <w:r w:rsidRPr="001F7FFE">
          <w:rPr>
            <w:rFonts w:ascii="Trebuchet MS" w:hAnsi="Trebuchet MS"/>
            <w:noProof/>
            <w:sz w:val="24"/>
          </w:rPr>
          <w:t>,</w:t>
        </w:r>
      </w:ins>
      <w:r w:rsidRPr="001F7FFE">
        <w:rPr>
          <w:rFonts w:ascii="Trebuchet MS" w:hAnsi="Trebuchet MS"/>
          <w:noProof/>
          <w:sz w:val="24"/>
        </w:rPr>
        <w:t xml:space="preserve"> burning fever</w:t>
      </w:r>
      <w:del w:id="128" w:author="Author">
        <w:r w:rsidRPr="001F7FFE">
          <w:rPr>
            <w:rFonts w:ascii="Trebuchet MS" w:hAnsi="Trebuchet MS"/>
            <w:noProof/>
            <w:sz w:val="24"/>
          </w:rPr>
          <w:delText xml:space="preserve"> and</w:delText>
        </w:r>
      </w:del>
      <w:ins w:id="129" w:author="Author">
        <w:r w:rsidRPr="001F7FFE">
          <w:rPr>
            <w:rFonts w:ascii="Trebuchet MS" w:hAnsi="Trebuchet MS"/>
            <w:noProof/>
            <w:sz w:val="24"/>
          </w:rPr>
          <w:t>,</w:t>
        </w:r>
      </w:ins>
      <w:r w:rsidRPr="001F7FFE">
        <w:rPr>
          <w:rFonts w:ascii="Trebuchet MS" w:hAnsi="Trebuchet MS"/>
          <w:noProof/>
          <w:sz w:val="24"/>
        </w:rPr>
        <w:t xml:space="preserve"> inflammation</w:t>
      </w:r>
      <w:del w:id="130" w:author="Author">
        <w:r w:rsidRPr="001F7FFE">
          <w:rPr>
            <w:rFonts w:ascii="Trebuchet MS" w:hAnsi="Trebuchet MS"/>
            <w:noProof/>
            <w:sz w:val="24"/>
          </w:rPr>
          <w:delText xml:space="preserve"> and</w:delText>
        </w:r>
      </w:del>
      <w:ins w:id="131" w:author="Author">
        <w:r w:rsidRPr="001F7FFE">
          <w:rPr>
            <w:rFonts w:ascii="Trebuchet MS" w:hAnsi="Trebuchet MS"/>
            <w:noProof/>
            <w:sz w:val="24"/>
          </w:rPr>
          <w:t>,</w:t>
        </w:r>
      </w:ins>
      <w:r w:rsidRPr="001F7FFE">
        <w:rPr>
          <w:rFonts w:ascii="Trebuchet MS" w:hAnsi="Trebuchet MS"/>
          <w:noProof/>
          <w:sz w:val="24"/>
        </w:rPr>
        <w:t xml:space="preserve"> feverish heat</w:t>
      </w:r>
      <w:del w:id="132" w:author="Author">
        <w:r w:rsidRPr="001F7FFE">
          <w:rPr>
            <w:rFonts w:ascii="Trebuchet MS" w:hAnsi="Trebuchet MS"/>
            <w:noProof/>
            <w:sz w:val="24"/>
          </w:rPr>
          <w:delText xml:space="preserve"> and</w:delText>
        </w:r>
      </w:del>
      <w:ins w:id="133" w:author="Author">
        <w:r w:rsidRPr="001F7FFE">
          <w:rPr>
            <w:rFonts w:ascii="Trebuchet MS" w:hAnsi="Trebuchet MS"/>
            <w:noProof/>
            <w:sz w:val="24"/>
          </w:rPr>
          <w:t>,</w:t>
        </w:r>
      </w:ins>
      <w:r w:rsidRPr="001F7FFE">
        <w:rPr>
          <w:rFonts w:ascii="Trebuchet MS" w:hAnsi="Trebuchet MS"/>
          <w:noProof/>
          <w:sz w:val="24"/>
        </w:rPr>
        <w:t xml:space="preserve"> the sword</w:t>
      </w:r>
      <w:del w:id="134" w:author="Author">
        <w:r w:rsidRPr="001F7FFE">
          <w:rPr>
            <w:rFonts w:ascii="Trebuchet MS" w:hAnsi="Trebuchet MS"/>
            <w:noProof/>
            <w:sz w:val="24"/>
          </w:rPr>
          <w:delText xml:space="preserve"> and</w:delText>
        </w:r>
      </w:del>
      <w:ins w:id="135" w:author="Author">
        <w:r w:rsidRPr="001F7FFE">
          <w:rPr>
            <w:rFonts w:ascii="Trebuchet MS" w:hAnsi="Trebuchet MS"/>
            <w:noProof/>
            <w:sz w:val="24"/>
          </w:rPr>
          <w:t>,</w:t>
        </w:r>
      </w:ins>
      <w:r w:rsidRPr="001F7FFE">
        <w:rPr>
          <w:rFonts w:ascii="Trebuchet MS" w:hAnsi="Trebuchet MS"/>
          <w:noProof/>
          <w:sz w:val="24"/>
        </w:rPr>
        <w:t xml:space="preserve"> scorching </w:t>
      </w:r>
      <w:ins w:id="136" w:author="Author">
        <w:r w:rsidRPr="001F7FFE">
          <w:rPr>
            <w:rFonts w:ascii="Trebuchet MS" w:hAnsi="Trebuchet MS"/>
            <w:noProof/>
            <w:sz w:val="24"/>
          </w:rPr>
          <w:t xml:space="preserve">blight, </w:t>
        </w:r>
      </w:ins>
      <w:r w:rsidRPr="001F7FFE">
        <w:rPr>
          <w:rFonts w:ascii="Trebuchet MS" w:hAnsi="Trebuchet MS"/>
          <w:noProof/>
          <w:sz w:val="24"/>
        </w:rPr>
        <w:t>and mildew</w:t>
      </w:r>
      <w:del w:id="137" w:author="Author">
        <w:r w:rsidRPr="001F7FFE">
          <w:rPr>
            <w:rFonts w:ascii="Trebuchet MS" w:hAnsi="Trebuchet MS"/>
            <w:noProof/>
            <w:sz w:val="24"/>
          </w:rPr>
          <w:delText>,</w:delText>
        </w:r>
      </w:del>
      <w:ins w:id="138" w:author="Author">
        <w:r w:rsidRPr="001F7FFE">
          <w:rPr>
            <w:rFonts w:ascii="Trebuchet MS" w:hAnsi="Trebuchet MS"/>
            <w:noProof/>
            <w:sz w:val="24"/>
          </w:rPr>
          <w:t>;</w:t>
        </w:r>
      </w:ins>
      <w:r w:rsidRPr="001F7FFE">
        <w:rPr>
          <w:rFonts w:ascii="Trebuchet MS" w:hAnsi="Trebuchet MS"/>
          <w:noProof/>
          <w:sz w:val="24"/>
        </w:rPr>
        <w:t xml:space="preserve"> and they will </w:t>
      </w:r>
      <w:del w:id="139" w:author="Author">
        <w:r w:rsidRPr="001F7FFE">
          <w:rPr>
            <w:rFonts w:ascii="Trebuchet MS" w:hAnsi="Trebuchet MS"/>
            <w:noProof/>
            <w:sz w:val="24"/>
          </w:rPr>
          <w:delText xml:space="preserve">certainly </w:delText>
        </w:r>
      </w:del>
      <w:r w:rsidRPr="001F7FFE">
        <w:rPr>
          <w:rFonts w:ascii="Trebuchet MS" w:hAnsi="Trebuchet MS"/>
          <w:noProof/>
          <w:sz w:val="24"/>
        </w:rPr>
        <w:t xml:space="preserve">pursue you until you have perished. </w:t>
      </w:r>
      <w:r w:rsidRPr="001F7FFE">
        <w:rPr>
          <w:rFonts w:ascii="Trebuchet MS" w:hAnsi="Trebuchet MS"/>
          <w:b/>
          <w:noProof/>
          <w:sz w:val="24"/>
        </w:rPr>
        <w:t xml:space="preserve">28:23 </w:t>
      </w:r>
      <w:del w:id="140" w:author="Author">
        <w:r w:rsidRPr="001F7FFE">
          <w:rPr>
            <w:rFonts w:ascii="Trebuchet MS" w:hAnsi="Trebuchet MS"/>
            <w:noProof/>
            <w:sz w:val="24"/>
          </w:rPr>
          <w:delText>Your</w:delText>
        </w:r>
      </w:del>
      <w:ins w:id="141" w:author="Author">
        <w:r w:rsidRPr="001F7FFE">
          <w:rPr>
            <w:rFonts w:ascii="Trebuchet MS" w:hAnsi="Trebuchet MS"/>
            <w:noProof/>
            <w:sz w:val="24"/>
          </w:rPr>
          <w:t>The</w:t>
        </w:r>
      </w:ins>
      <w:r w:rsidRPr="001F7FFE">
        <w:rPr>
          <w:rFonts w:ascii="Trebuchet MS" w:hAnsi="Trebuchet MS"/>
          <w:noProof/>
          <w:sz w:val="24"/>
        </w:rPr>
        <w:t xml:space="preserve"> skies </w:t>
      </w:r>
      <w:del w:id="142" w:author="Author">
        <w:r w:rsidRPr="001F7FFE">
          <w:rPr>
            <w:rFonts w:ascii="Trebuchet MS" w:hAnsi="Trebuchet MS"/>
            <w:noProof/>
            <w:sz w:val="24"/>
          </w:rPr>
          <w:delText xml:space="preserve">that are </w:delText>
        </w:r>
      </w:del>
      <w:r w:rsidRPr="001F7FFE">
        <w:rPr>
          <w:rFonts w:ascii="Trebuchet MS" w:hAnsi="Trebuchet MS"/>
          <w:noProof/>
          <w:sz w:val="24"/>
        </w:rPr>
        <w:t xml:space="preserve">over your head </w:t>
      </w:r>
      <w:del w:id="143" w:author="Author">
        <w:r w:rsidRPr="001F7FFE">
          <w:rPr>
            <w:rFonts w:ascii="Trebuchet MS" w:hAnsi="Trebuchet MS"/>
            <w:noProof/>
            <w:sz w:val="24"/>
          </w:rPr>
          <w:delText>must also become</w:delText>
        </w:r>
      </w:del>
      <w:ins w:id="144" w:author="Author">
        <w:r w:rsidRPr="001F7FFE">
          <w:rPr>
            <w:rFonts w:ascii="Trebuchet MS" w:hAnsi="Trebuchet MS"/>
            <w:noProof/>
            <w:sz w:val="24"/>
          </w:rPr>
          <w:t>will be</w:t>
        </w:r>
      </w:ins>
      <w:r w:rsidRPr="001F7FFE">
        <w:rPr>
          <w:rFonts w:ascii="Trebuchet MS" w:hAnsi="Trebuchet MS"/>
          <w:noProof/>
          <w:sz w:val="24"/>
        </w:rPr>
        <w:t xml:space="preserve"> copper, and the earth </w:t>
      </w:r>
      <w:del w:id="145" w:author="Author">
        <w:r w:rsidRPr="001F7FFE">
          <w:rPr>
            <w:rFonts w:ascii="Trebuchet MS" w:hAnsi="Trebuchet MS"/>
            <w:noProof/>
            <w:sz w:val="24"/>
          </w:rPr>
          <w:delText xml:space="preserve">that is </w:delText>
        </w:r>
      </w:del>
      <w:r w:rsidRPr="001F7FFE">
        <w:rPr>
          <w:rFonts w:ascii="Trebuchet MS" w:hAnsi="Trebuchet MS"/>
          <w:noProof/>
          <w:sz w:val="24"/>
        </w:rPr>
        <w:t>beneath you</w:t>
      </w:r>
      <w:ins w:id="146" w:author="Author">
        <w:r w:rsidRPr="001F7FFE">
          <w:rPr>
            <w:rFonts w:ascii="Trebuchet MS" w:hAnsi="Trebuchet MS"/>
            <w:noProof/>
            <w:sz w:val="24"/>
          </w:rPr>
          <w:t>,</w:t>
        </w:r>
      </w:ins>
      <w:r w:rsidRPr="001F7FFE">
        <w:rPr>
          <w:rFonts w:ascii="Trebuchet MS" w:hAnsi="Trebuchet MS"/>
          <w:noProof/>
          <w:sz w:val="24"/>
        </w:rPr>
        <w:t xml:space="preserve"> iron. </w:t>
      </w:r>
      <w:r w:rsidRPr="001F7FFE">
        <w:rPr>
          <w:rFonts w:ascii="Trebuchet MS" w:hAnsi="Trebuchet MS"/>
          <w:b/>
          <w:noProof/>
          <w:sz w:val="24"/>
        </w:rPr>
        <w:t xml:space="preserve">28:24 </w:t>
      </w:r>
      <w:r w:rsidRPr="001F7FFE">
        <w:rPr>
          <w:rFonts w:ascii="Trebuchet MS" w:hAnsi="Trebuchet MS"/>
          <w:noProof/>
          <w:sz w:val="24"/>
        </w:rPr>
        <w:t xml:space="preserve">Jehovah will </w:t>
      </w:r>
      <w:del w:id="147" w:author="Author">
        <w:r w:rsidRPr="001F7FFE">
          <w:rPr>
            <w:rFonts w:ascii="Trebuchet MS" w:hAnsi="Trebuchet MS"/>
            <w:noProof/>
            <w:sz w:val="24"/>
          </w:rPr>
          <w:delText>give powder and dust as</w:delText>
        </w:r>
      </w:del>
      <w:ins w:id="148" w:author="Author">
        <w:r w:rsidRPr="001F7FFE">
          <w:rPr>
            <w:rFonts w:ascii="Trebuchet MS" w:hAnsi="Trebuchet MS"/>
            <w:noProof/>
            <w:sz w:val="24"/>
          </w:rPr>
          <w:t>make</w:t>
        </w:r>
      </w:ins>
      <w:r w:rsidRPr="001F7FFE">
        <w:rPr>
          <w:rFonts w:ascii="Trebuchet MS" w:hAnsi="Trebuchet MS"/>
          <w:noProof/>
          <w:sz w:val="24"/>
        </w:rPr>
        <w:t xml:space="preserve"> the rain of your land</w:t>
      </w:r>
      <w:del w:id="149" w:author="Author">
        <w:r w:rsidRPr="001F7FFE">
          <w:rPr>
            <w:rFonts w:ascii="Trebuchet MS" w:hAnsi="Trebuchet MS"/>
            <w:noProof/>
            <w:sz w:val="24"/>
          </w:rPr>
          <w:delText xml:space="preserve">. From the </w:delText>
        </w:r>
        <w:r w:rsidRPr="001F7FFE">
          <w:rPr>
            <w:rFonts w:ascii="Trebuchet MS" w:hAnsi="Trebuchet MS"/>
            <w:noProof/>
            <w:sz w:val="24"/>
          </w:rPr>
          <w:lastRenderedPageBreak/>
          <w:delText>heavens it</w:delText>
        </w:r>
      </w:del>
      <w:ins w:id="150" w:author="Author">
        <w:r w:rsidRPr="001F7FFE">
          <w:rPr>
            <w:rFonts w:ascii="Trebuchet MS" w:hAnsi="Trebuchet MS"/>
            <w:noProof/>
            <w:sz w:val="24"/>
          </w:rPr>
          <w:t xml:space="preserve"> powder and dust that</w:t>
        </w:r>
      </w:ins>
      <w:r w:rsidRPr="001F7FFE">
        <w:rPr>
          <w:rFonts w:ascii="Trebuchet MS" w:hAnsi="Trebuchet MS"/>
          <w:noProof/>
          <w:sz w:val="24"/>
        </w:rPr>
        <w:t xml:space="preserve"> will come down </w:t>
      </w:r>
      <w:del w:id="151" w:author="Author">
        <w:r w:rsidRPr="001F7FFE">
          <w:rPr>
            <w:rFonts w:ascii="Trebuchet MS" w:hAnsi="Trebuchet MS"/>
            <w:noProof/>
            <w:sz w:val="24"/>
          </w:rPr>
          <w:delText>upon</w:delText>
        </w:r>
      </w:del>
      <w:ins w:id="152" w:author="Author">
        <w:r w:rsidRPr="001F7FFE">
          <w:rPr>
            <w:rFonts w:ascii="Trebuchet MS" w:hAnsi="Trebuchet MS"/>
            <w:noProof/>
            <w:sz w:val="24"/>
          </w:rPr>
          <w:t>on</w:t>
        </w:r>
      </w:ins>
      <w:r w:rsidRPr="001F7FFE">
        <w:rPr>
          <w:rFonts w:ascii="Trebuchet MS" w:hAnsi="Trebuchet MS"/>
          <w:noProof/>
          <w:sz w:val="24"/>
        </w:rPr>
        <w:t xml:space="preserve"> you </w:t>
      </w:r>
      <w:ins w:id="153" w:author="Author">
        <w:r w:rsidRPr="001F7FFE">
          <w:rPr>
            <w:rFonts w:ascii="Trebuchet MS" w:hAnsi="Trebuchet MS"/>
            <w:noProof/>
            <w:sz w:val="24"/>
          </w:rPr>
          <w:t xml:space="preserve">from the heavens </w:t>
        </w:r>
      </w:ins>
      <w:r w:rsidRPr="001F7FFE">
        <w:rPr>
          <w:rFonts w:ascii="Trebuchet MS" w:hAnsi="Trebuchet MS"/>
          <w:noProof/>
          <w:sz w:val="24"/>
        </w:rPr>
        <w:t xml:space="preserve">until you have been annihilated. </w:t>
      </w:r>
      <w:r w:rsidRPr="001F7FFE">
        <w:rPr>
          <w:rFonts w:ascii="Trebuchet MS" w:hAnsi="Trebuchet MS"/>
          <w:b/>
          <w:noProof/>
          <w:sz w:val="24"/>
        </w:rPr>
        <w:t xml:space="preserve">28:25 </w:t>
      </w:r>
      <w:r w:rsidRPr="001F7FFE">
        <w:rPr>
          <w:rFonts w:ascii="Trebuchet MS" w:hAnsi="Trebuchet MS"/>
          <w:noProof/>
          <w:sz w:val="24"/>
        </w:rPr>
        <w:t xml:space="preserve">Jehovah will cause you to be defeated before your enemies. </w:t>
      </w:r>
      <w:del w:id="154" w:author="Author">
        <w:r w:rsidRPr="001F7FFE">
          <w:rPr>
            <w:rFonts w:ascii="Trebuchet MS" w:hAnsi="Trebuchet MS"/>
            <w:noProof/>
            <w:sz w:val="24"/>
          </w:rPr>
          <w:delText>By one way you</w:delText>
        </w:r>
      </w:del>
      <w:ins w:id="155" w:author="Author">
        <w:r w:rsidRPr="001F7FFE">
          <w:rPr>
            <w:rFonts w:ascii="Trebuchet MS" w:hAnsi="Trebuchet MS"/>
            <w:noProof/>
            <w:sz w:val="24"/>
          </w:rPr>
          <w:t>You</w:t>
        </w:r>
      </w:ins>
      <w:r w:rsidRPr="001F7FFE">
        <w:rPr>
          <w:rFonts w:ascii="Trebuchet MS" w:hAnsi="Trebuchet MS"/>
          <w:noProof/>
          <w:sz w:val="24"/>
        </w:rPr>
        <w:t xml:space="preserve"> will </w:t>
      </w:r>
      <w:del w:id="156" w:author="Author">
        <w:r w:rsidRPr="001F7FFE">
          <w:rPr>
            <w:rFonts w:ascii="Trebuchet MS" w:hAnsi="Trebuchet MS"/>
            <w:noProof/>
            <w:sz w:val="24"/>
          </w:rPr>
          <w:delText>go out against</w:delText>
        </w:r>
      </w:del>
      <w:ins w:id="157" w:author="Author">
        <w:r w:rsidRPr="001F7FFE">
          <w:rPr>
            <w:rFonts w:ascii="Trebuchet MS" w:hAnsi="Trebuchet MS"/>
            <w:noProof/>
            <w:sz w:val="24"/>
          </w:rPr>
          <w:t>attack</w:t>
        </w:r>
      </w:ins>
      <w:r w:rsidRPr="001F7FFE">
        <w:rPr>
          <w:rFonts w:ascii="Trebuchet MS" w:hAnsi="Trebuchet MS"/>
          <w:noProof/>
          <w:sz w:val="24"/>
        </w:rPr>
        <w:t xml:space="preserve"> them</w:t>
      </w:r>
      <w:ins w:id="158" w:author="Author">
        <w:r w:rsidRPr="001F7FFE">
          <w:rPr>
            <w:rFonts w:ascii="Trebuchet MS" w:hAnsi="Trebuchet MS"/>
            <w:noProof/>
            <w:sz w:val="24"/>
          </w:rPr>
          <w:t xml:space="preserve"> from one direction</w:t>
        </w:r>
      </w:ins>
      <w:r w:rsidRPr="001F7FFE">
        <w:rPr>
          <w:rFonts w:ascii="Trebuchet MS" w:hAnsi="Trebuchet MS"/>
          <w:noProof/>
          <w:sz w:val="24"/>
        </w:rPr>
        <w:t xml:space="preserve">, but </w:t>
      </w:r>
      <w:del w:id="159" w:author="Author">
        <w:r w:rsidRPr="001F7FFE">
          <w:rPr>
            <w:rFonts w:ascii="Trebuchet MS" w:hAnsi="Trebuchet MS"/>
            <w:noProof/>
            <w:sz w:val="24"/>
          </w:rPr>
          <w:delText xml:space="preserve">by seven ways </w:delText>
        </w:r>
      </w:del>
      <w:r w:rsidRPr="001F7FFE">
        <w:rPr>
          <w:rFonts w:ascii="Trebuchet MS" w:hAnsi="Trebuchet MS"/>
          <w:noProof/>
          <w:sz w:val="24"/>
        </w:rPr>
        <w:t xml:space="preserve">you will flee </w:t>
      </w:r>
      <w:del w:id="160" w:author="Author">
        <w:r w:rsidRPr="001F7FFE">
          <w:rPr>
            <w:rFonts w:ascii="Trebuchet MS" w:hAnsi="Trebuchet MS"/>
            <w:noProof/>
            <w:sz w:val="24"/>
          </w:rPr>
          <w:delText>before</w:delText>
        </w:r>
      </w:del>
      <w:ins w:id="161" w:author="Author">
        <w:r w:rsidRPr="001F7FFE">
          <w:rPr>
            <w:rFonts w:ascii="Trebuchet MS" w:hAnsi="Trebuchet MS"/>
            <w:noProof/>
            <w:sz w:val="24"/>
          </w:rPr>
          <w:t>from</w:t>
        </w:r>
      </w:ins>
      <w:r w:rsidRPr="001F7FFE">
        <w:rPr>
          <w:rFonts w:ascii="Trebuchet MS" w:hAnsi="Trebuchet MS"/>
          <w:noProof/>
          <w:sz w:val="24"/>
        </w:rPr>
        <w:t xml:space="preserve"> them</w:t>
      </w:r>
      <w:ins w:id="162" w:author="Author">
        <w:r w:rsidRPr="001F7FFE">
          <w:rPr>
            <w:rFonts w:ascii="Trebuchet MS" w:hAnsi="Trebuchet MS"/>
            <w:noProof/>
            <w:sz w:val="24"/>
          </w:rPr>
          <w:t xml:space="preserve"> in seven different directions</w:t>
        </w:r>
      </w:ins>
      <w:r w:rsidRPr="001F7FFE">
        <w:rPr>
          <w:rFonts w:ascii="Trebuchet MS" w:hAnsi="Trebuchet MS"/>
          <w:noProof/>
          <w:sz w:val="24"/>
        </w:rPr>
        <w:t xml:space="preserve">; and you </w:t>
      </w:r>
      <w:del w:id="163" w:author="Author">
        <w:r w:rsidRPr="001F7FFE">
          <w:rPr>
            <w:rFonts w:ascii="Trebuchet MS" w:hAnsi="Trebuchet MS"/>
            <w:noProof/>
            <w:sz w:val="24"/>
          </w:rPr>
          <w:delText>must</w:delText>
        </w:r>
      </w:del>
      <w:ins w:id="164" w:author="Author">
        <w:r w:rsidRPr="001F7FFE">
          <w:rPr>
            <w:rFonts w:ascii="Trebuchet MS" w:hAnsi="Trebuchet MS"/>
            <w:noProof/>
            <w:sz w:val="24"/>
          </w:rPr>
          <w:t>will</w:t>
        </w:r>
      </w:ins>
      <w:r w:rsidRPr="001F7FFE">
        <w:rPr>
          <w:rFonts w:ascii="Trebuchet MS" w:hAnsi="Trebuchet MS"/>
          <w:noProof/>
          <w:sz w:val="24"/>
        </w:rPr>
        <w:t xml:space="preserve"> become </w:t>
      </w:r>
      <w:del w:id="165" w:author="Author">
        <w:r w:rsidRPr="001F7FFE">
          <w:rPr>
            <w:rFonts w:ascii="Trebuchet MS" w:hAnsi="Trebuchet MS"/>
            <w:noProof/>
            <w:sz w:val="24"/>
          </w:rPr>
          <w:delText>a frightful</w:delText>
        </w:r>
      </w:del>
      <w:ins w:id="166" w:author="Author">
        <w:r w:rsidRPr="001F7FFE">
          <w:rPr>
            <w:rFonts w:ascii="Trebuchet MS" w:hAnsi="Trebuchet MS"/>
            <w:noProof/>
            <w:sz w:val="24"/>
          </w:rPr>
          <w:t>an</w:t>
        </w:r>
      </w:ins>
      <w:r w:rsidRPr="001F7FFE">
        <w:rPr>
          <w:rFonts w:ascii="Trebuchet MS" w:hAnsi="Trebuchet MS"/>
          <w:noProof/>
          <w:sz w:val="24"/>
        </w:rPr>
        <w:t xml:space="preserve"> object </w:t>
      </w:r>
      <w:ins w:id="167" w:author="Author">
        <w:r w:rsidRPr="001F7FFE">
          <w:rPr>
            <w:rFonts w:ascii="Trebuchet MS" w:hAnsi="Trebuchet MS"/>
            <w:noProof/>
            <w:sz w:val="24"/>
          </w:rPr>
          <w:t xml:space="preserve">of horror </w:t>
        </w:r>
      </w:ins>
      <w:r w:rsidRPr="001F7FFE">
        <w:rPr>
          <w:rFonts w:ascii="Trebuchet MS" w:hAnsi="Trebuchet MS"/>
          <w:noProof/>
          <w:sz w:val="24"/>
        </w:rPr>
        <w:t xml:space="preserve">to all the earth’s kingdoms. </w:t>
      </w:r>
      <w:r w:rsidRPr="001F7FFE">
        <w:rPr>
          <w:rFonts w:ascii="Trebuchet MS" w:hAnsi="Trebuchet MS"/>
          <w:b/>
          <w:noProof/>
          <w:sz w:val="24"/>
        </w:rPr>
        <w:t xml:space="preserve">28:26 </w:t>
      </w:r>
      <w:r w:rsidRPr="001F7FFE">
        <w:rPr>
          <w:rFonts w:ascii="Trebuchet MS" w:hAnsi="Trebuchet MS"/>
          <w:noProof/>
          <w:sz w:val="24"/>
        </w:rPr>
        <w:t xml:space="preserve">And your </w:t>
      </w:r>
      <w:del w:id="168" w:author="Author">
        <w:r w:rsidRPr="001F7FFE">
          <w:rPr>
            <w:rFonts w:ascii="Trebuchet MS" w:hAnsi="Trebuchet MS"/>
            <w:noProof/>
            <w:sz w:val="24"/>
          </w:rPr>
          <w:delText>dead body must</w:delText>
        </w:r>
      </w:del>
      <w:ins w:id="169" w:author="Author">
        <w:r w:rsidRPr="001F7FFE">
          <w:rPr>
            <w:rFonts w:ascii="Trebuchet MS" w:hAnsi="Trebuchet MS"/>
            <w:noProof/>
            <w:sz w:val="24"/>
          </w:rPr>
          <w:t>carcasses will</w:t>
        </w:r>
      </w:ins>
      <w:r w:rsidRPr="001F7FFE">
        <w:rPr>
          <w:rFonts w:ascii="Trebuchet MS" w:hAnsi="Trebuchet MS"/>
          <w:noProof/>
          <w:sz w:val="24"/>
        </w:rPr>
        <w:t xml:space="preserve"> become food for every </w:t>
      </w:r>
      <w:del w:id="170" w:author="Author">
        <w:r w:rsidRPr="001F7FFE">
          <w:rPr>
            <w:rFonts w:ascii="Trebuchet MS" w:hAnsi="Trebuchet MS"/>
            <w:noProof/>
            <w:sz w:val="24"/>
          </w:rPr>
          <w:delText>flying creature</w:delText>
        </w:r>
      </w:del>
      <w:ins w:id="171" w:author="Author">
        <w:r w:rsidRPr="001F7FFE">
          <w:rPr>
            <w:rFonts w:ascii="Trebuchet MS" w:hAnsi="Trebuchet MS"/>
            <w:noProof/>
            <w:sz w:val="24"/>
          </w:rPr>
          <w:t>bird</w:t>
        </w:r>
      </w:ins>
      <w:r w:rsidRPr="001F7FFE">
        <w:rPr>
          <w:rFonts w:ascii="Trebuchet MS" w:hAnsi="Trebuchet MS"/>
          <w:noProof/>
          <w:sz w:val="24"/>
        </w:rPr>
        <w:t xml:space="preserve"> of the </w:t>
      </w:r>
      <w:del w:id="172" w:author="Author">
        <w:r w:rsidRPr="001F7FFE">
          <w:rPr>
            <w:rFonts w:ascii="Trebuchet MS" w:hAnsi="Trebuchet MS"/>
            <w:noProof/>
            <w:sz w:val="24"/>
          </w:rPr>
          <w:delText>heavens</w:delText>
        </w:r>
      </w:del>
      <w:ins w:id="173" w:author="Author">
        <w:r w:rsidRPr="001F7FFE">
          <w:rPr>
            <w:rFonts w:ascii="Trebuchet MS" w:hAnsi="Trebuchet MS"/>
            <w:noProof/>
            <w:sz w:val="24"/>
          </w:rPr>
          <w:t>sky</w:t>
        </w:r>
      </w:ins>
      <w:r w:rsidRPr="001F7FFE">
        <w:rPr>
          <w:rFonts w:ascii="Trebuchet MS" w:hAnsi="Trebuchet MS"/>
          <w:noProof/>
          <w:sz w:val="24"/>
        </w:rPr>
        <w:t xml:space="preserve"> and </w:t>
      </w:r>
      <w:del w:id="174" w:author="Author">
        <w:r w:rsidRPr="001F7FFE">
          <w:rPr>
            <w:rFonts w:ascii="Trebuchet MS" w:hAnsi="Trebuchet MS"/>
            <w:noProof/>
            <w:sz w:val="24"/>
          </w:rPr>
          <w:delText>to the beast</w:delText>
        </w:r>
      </w:del>
      <w:ins w:id="175" w:author="Author">
        <w:r w:rsidRPr="001F7FFE">
          <w:rPr>
            <w:rFonts w:ascii="Trebuchet MS" w:hAnsi="Trebuchet MS"/>
            <w:noProof/>
            <w:sz w:val="24"/>
          </w:rPr>
          <w:t>animal</w:t>
        </w:r>
      </w:ins>
      <w:r w:rsidRPr="001F7FFE">
        <w:rPr>
          <w:rFonts w:ascii="Trebuchet MS" w:hAnsi="Trebuchet MS"/>
          <w:noProof/>
          <w:sz w:val="24"/>
        </w:rPr>
        <w:t xml:space="preserve"> of the </w:t>
      </w:r>
      <w:del w:id="176" w:author="Author">
        <w:r w:rsidRPr="001F7FFE">
          <w:rPr>
            <w:rFonts w:ascii="Trebuchet MS" w:hAnsi="Trebuchet MS"/>
            <w:noProof/>
            <w:sz w:val="24"/>
          </w:rPr>
          <w:delText>field</w:delText>
        </w:r>
      </w:del>
      <w:ins w:id="177" w:author="Author">
        <w:r w:rsidRPr="001F7FFE">
          <w:rPr>
            <w:rFonts w:ascii="Trebuchet MS" w:hAnsi="Trebuchet MS"/>
            <w:noProof/>
            <w:sz w:val="24"/>
          </w:rPr>
          <w:t>ground</w:t>
        </w:r>
      </w:ins>
      <w:r w:rsidRPr="001F7FFE">
        <w:rPr>
          <w:rFonts w:ascii="Trebuchet MS" w:hAnsi="Trebuchet MS"/>
          <w:noProof/>
          <w:sz w:val="24"/>
        </w:rPr>
        <w:t xml:space="preserve">, with no one to </w:t>
      </w:r>
      <w:del w:id="178" w:author="Author">
        <w:r w:rsidRPr="001F7FFE">
          <w:rPr>
            <w:rFonts w:ascii="Trebuchet MS" w:hAnsi="Trebuchet MS"/>
            <w:noProof/>
            <w:sz w:val="24"/>
          </w:rPr>
          <w:delText>make</w:delText>
        </w:r>
      </w:del>
      <w:ins w:id="179" w:author="Author">
        <w:r w:rsidRPr="001F7FFE">
          <w:rPr>
            <w:rFonts w:ascii="Trebuchet MS" w:hAnsi="Trebuchet MS"/>
            <w:noProof/>
            <w:sz w:val="24"/>
          </w:rPr>
          <w:t>frighten</w:t>
        </w:r>
      </w:ins>
      <w:r w:rsidRPr="001F7FFE">
        <w:rPr>
          <w:rFonts w:ascii="Trebuchet MS" w:hAnsi="Trebuchet MS"/>
          <w:noProof/>
          <w:sz w:val="24"/>
        </w:rPr>
        <w:t xml:space="preserve"> them </w:t>
      </w:r>
      <w:del w:id="180" w:author="Author">
        <w:r w:rsidRPr="001F7FFE">
          <w:rPr>
            <w:rFonts w:ascii="Trebuchet MS" w:hAnsi="Trebuchet MS"/>
            <w:noProof/>
            <w:sz w:val="24"/>
          </w:rPr>
          <w:delText>tremble</w:delText>
        </w:r>
      </w:del>
      <w:ins w:id="181" w:author="Author">
        <w:r w:rsidRPr="001F7FFE">
          <w:rPr>
            <w:rFonts w:ascii="Trebuchet MS" w:hAnsi="Trebuchet MS"/>
            <w:noProof/>
            <w:sz w:val="24"/>
          </w:rPr>
          <w:t>away</w:t>
        </w:r>
      </w:ins>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28:27 </w:t>
      </w:r>
      <w:r w:rsidRPr="001F7FFE">
        <w:rPr>
          <w:rFonts w:ascii="Trebuchet MS" w:hAnsi="Trebuchet MS"/>
          <w:noProof/>
          <w:sz w:val="24"/>
        </w:rPr>
        <w:t xml:space="preserve">“Jehovah will strike you with the </w:t>
      </w:r>
      <w:del w:id="182" w:author="Author">
        <w:r w:rsidRPr="001F7FFE">
          <w:rPr>
            <w:rFonts w:ascii="Trebuchet MS" w:hAnsi="Trebuchet MS"/>
            <w:noProof/>
            <w:sz w:val="24"/>
          </w:rPr>
          <w:delText>boil</w:delText>
        </w:r>
      </w:del>
      <w:ins w:id="183" w:author="Author">
        <w:r w:rsidRPr="001F7FFE">
          <w:rPr>
            <w:rFonts w:ascii="Trebuchet MS" w:hAnsi="Trebuchet MS"/>
            <w:noProof/>
            <w:sz w:val="24"/>
          </w:rPr>
          <w:t>boils</w:t>
        </w:r>
      </w:ins>
      <w:r w:rsidRPr="001F7FFE">
        <w:rPr>
          <w:rFonts w:ascii="Trebuchet MS" w:hAnsi="Trebuchet MS"/>
          <w:noProof/>
          <w:sz w:val="24"/>
        </w:rPr>
        <w:t xml:space="preserve"> of Egypt</w:t>
      </w:r>
      <w:del w:id="184" w:author="Author">
        <w:r w:rsidRPr="001F7FFE">
          <w:rPr>
            <w:rFonts w:ascii="Trebuchet MS" w:hAnsi="Trebuchet MS"/>
            <w:noProof/>
            <w:sz w:val="24"/>
          </w:rPr>
          <w:delText xml:space="preserve"> and</w:delText>
        </w:r>
      </w:del>
      <w:ins w:id="185" w:author="Author">
        <w:r w:rsidRPr="001F7FFE">
          <w:rPr>
            <w:rFonts w:ascii="Trebuchet MS" w:hAnsi="Trebuchet MS"/>
            <w:noProof/>
            <w:sz w:val="24"/>
          </w:rPr>
          <w:t>,</w:t>
        </w:r>
      </w:ins>
      <w:r w:rsidRPr="001F7FFE">
        <w:rPr>
          <w:rFonts w:ascii="Trebuchet MS" w:hAnsi="Trebuchet MS"/>
          <w:noProof/>
          <w:sz w:val="24"/>
        </w:rPr>
        <w:t xml:space="preserve"> piles</w:t>
      </w:r>
      <w:del w:id="186" w:author="Author">
        <w:r w:rsidRPr="001F7FFE">
          <w:rPr>
            <w:rFonts w:ascii="Trebuchet MS" w:hAnsi="Trebuchet MS"/>
            <w:noProof/>
            <w:sz w:val="24"/>
          </w:rPr>
          <w:delText xml:space="preserve"> and</w:delText>
        </w:r>
      </w:del>
      <w:ins w:id="187" w:author="Author">
        <w:r w:rsidRPr="001F7FFE">
          <w:rPr>
            <w:rFonts w:ascii="Trebuchet MS" w:hAnsi="Trebuchet MS"/>
            <w:noProof/>
            <w:sz w:val="24"/>
          </w:rPr>
          <w:t>,</w:t>
        </w:r>
      </w:ins>
      <w:r w:rsidRPr="001F7FFE">
        <w:rPr>
          <w:rFonts w:ascii="Trebuchet MS" w:hAnsi="Trebuchet MS"/>
          <w:noProof/>
          <w:sz w:val="24"/>
        </w:rPr>
        <w:t xml:space="preserve"> eczema</w:t>
      </w:r>
      <w:ins w:id="188" w:author="Author">
        <w:r w:rsidRPr="001F7FFE">
          <w:rPr>
            <w:rFonts w:ascii="Trebuchet MS" w:hAnsi="Trebuchet MS"/>
            <w:noProof/>
            <w:sz w:val="24"/>
          </w:rPr>
          <w:t>,</w:t>
        </w:r>
      </w:ins>
      <w:r w:rsidRPr="001F7FFE">
        <w:rPr>
          <w:rFonts w:ascii="Trebuchet MS" w:hAnsi="Trebuchet MS"/>
          <w:noProof/>
          <w:sz w:val="24"/>
        </w:rPr>
        <w:t xml:space="preserve"> and skin </w:t>
      </w:r>
      <w:del w:id="189" w:author="Author">
        <w:r w:rsidRPr="001F7FFE">
          <w:rPr>
            <w:rFonts w:ascii="Trebuchet MS" w:hAnsi="Trebuchet MS"/>
            <w:noProof/>
            <w:sz w:val="24"/>
          </w:rPr>
          <w:delText>eruption</w:delText>
        </w:r>
      </w:del>
      <w:ins w:id="190" w:author="Author">
        <w:r w:rsidRPr="001F7FFE">
          <w:rPr>
            <w:rFonts w:ascii="Trebuchet MS" w:hAnsi="Trebuchet MS"/>
            <w:noProof/>
            <w:sz w:val="24"/>
          </w:rPr>
          <w:t>lesions</w:t>
        </w:r>
      </w:ins>
      <w:r w:rsidRPr="001F7FFE">
        <w:rPr>
          <w:rFonts w:ascii="Trebuchet MS" w:hAnsi="Trebuchet MS"/>
          <w:noProof/>
          <w:sz w:val="24"/>
        </w:rPr>
        <w:t xml:space="preserve">, from which you </w:t>
      </w:r>
      <w:del w:id="191" w:author="Author">
        <w:r w:rsidRPr="001F7FFE">
          <w:rPr>
            <w:rFonts w:ascii="Trebuchet MS" w:hAnsi="Trebuchet MS"/>
            <w:noProof/>
            <w:sz w:val="24"/>
          </w:rPr>
          <w:delText>will not be able to</w:delText>
        </w:r>
      </w:del>
      <w:ins w:id="192" w:author="Author">
        <w:r w:rsidRPr="001F7FFE">
          <w:rPr>
            <w:rFonts w:ascii="Trebuchet MS" w:hAnsi="Trebuchet MS"/>
            <w:noProof/>
            <w:sz w:val="24"/>
          </w:rPr>
          <w:t>cannot</w:t>
        </w:r>
      </w:ins>
      <w:r w:rsidRPr="001F7FFE">
        <w:rPr>
          <w:rFonts w:ascii="Trebuchet MS" w:hAnsi="Trebuchet MS"/>
          <w:noProof/>
          <w:sz w:val="24"/>
        </w:rPr>
        <w:t xml:space="preserve"> be healed. </w:t>
      </w:r>
      <w:r w:rsidRPr="001F7FFE">
        <w:rPr>
          <w:rFonts w:ascii="Trebuchet MS" w:hAnsi="Trebuchet MS"/>
          <w:b/>
          <w:noProof/>
          <w:sz w:val="24"/>
        </w:rPr>
        <w:t xml:space="preserve">28:28 </w:t>
      </w:r>
      <w:r w:rsidRPr="001F7FFE">
        <w:rPr>
          <w:rFonts w:ascii="Trebuchet MS" w:hAnsi="Trebuchet MS"/>
          <w:noProof/>
          <w:sz w:val="24"/>
        </w:rPr>
        <w:t xml:space="preserve">Jehovah will strike you with madness and </w:t>
      </w:r>
      <w:del w:id="193" w:author="Author">
        <w:r w:rsidRPr="001F7FFE">
          <w:rPr>
            <w:rFonts w:ascii="Trebuchet MS" w:hAnsi="Trebuchet MS"/>
            <w:noProof/>
            <w:sz w:val="24"/>
          </w:rPr>
          <w:delText>loss of sight</w:delText>
        </w:r>
      </w:del>
      <w:ins w:id="194" w:author="Author">
        <w:r w:rsidRPr="001F7FFE">
          <w:rPr>
            <w:rFonts w:ascii="Trebuchet MS" w:hAnsi="Trebuchet MS"/>
            <w:noProof/>
            <w:sz w:val="24"/>
          </w:rPr>
          <w:t>blindness</w:t>
        </w:r>
      </w:ins>
      <w:r w:rsidRPr="001F7FFE">
        <w:rPr>
          <w:rFonts w:ascii="Trebuchet MS" w:hAnsi="Trebuchet MS"/>
          <w:noProof/>
          <w:sz w:val="24"/>
        </w:rPr>
        <w:t xml:space="preserve"> and </w:t>
      </w:r>
      <w:del w:id="195" w:author="Author">
        <w:r w:rsidRPr="001F7FFE">
          <w:rPr>
            <w:rFonts w:ascii="Trebuchet MS" w:hAnsi="Trebuchet MS"/>
            <w:noProof/>
            <w:sz w:val="24"/>
          </w:rPr>
          <w:delText>bewilderment of heart.</w:delText>
        </w:r>
      </w:del>
      <w:ins w:id="196" w:author="Author">
        <w:r w:rsidRPr="001F7FFE">
          <w:rPr>
            <w:rFonts w:ascii="Trebuchet MS" w:hAnsi="Trebuchet MS"/>
            <w:noProof/>
            <w:sz w:val="24"/>
          </w:rPr>
          <w:t>confusion.</w:t>
        </w:r>
        <w:r w:rsidRPr="001F7FFE">
          <w:rPr>
            <w:rStyle w:val="FootnoteReference"/>
            <w:rFonts w:ascii="Trebuchet MS" w:hAnsi="Trebuchet MS"/>
            <w:noProof/>
          </w:rPr>
          <w:footnoteReference w:id="3"/>
        </w:r>
      </w:ins>
      <w:r w:rsidRPr="001F7FFE">
        <w:rPr>
          <w:rFonts w:ascii="Trebuchet MS" w:hAnsi="Trebuchet MS"/>
          <w:noProof/>
          <w:sz w:val="24"/>
        </w:rPr>
        <w:t xml:space="preserve"> </w:t>
      </w:r>
      <w:r w:rsidRPr="001F7FFE">
        <w:rPr>
          <w:rFonts w:ascii="Trebuchet MS" w:hAnsi="Trebuchet MS"/>
          <w:b/>
          <w:noProof/>
          <w:sz w:val="24"/>
        </w:rPr>
        <w:t xml:space="preserve">28:29 </w:t>
      </w:r>
      <w:del w:id="199" w:author="Author">
        <w:r w:rsidRPr="001F7FFE">
          <w:rPr>
            <w:rFonts w:ascii="Trebuchet MS" w:hAnsi="Trebuchet MS"/>
            <w:noProof/>
            <w:sz w:val="24"/>
          </w:rPr>
          <w:delText>And you</w:delText>
        </w:r>
      </w:del>
      <w:ins w:id="200" w:author="Author">
        <w:r w:rsidRPr="001F7FFE">
          <w:rPr>
            <w:rFonts w:ascii="Trebuchet MS" w:hAnsi="Trebuchet MS"/>
            <w:noProof/>
            <w:sz w:val="24"/>
          </w:rPr>
          <w:t>You</w:t>
        </w:r>
      </w:ins>
      <w:r w:rsidRPr="001F7FFE">
        <w:rPr>
          <w:rFonts w:ascii="Trebuchet MS" w:hAnsi="Trebuchet MS"/>
          <w:noProof/>
          <w:sz w:val="24"/>
        </w:rPr>
        <w:t xml:space="preserve"> will </w:t>
      </w:r>
      <w:del w:id="201" w:author="Author">
        <w:r w:rsidRPr="001F7FFE">
          <w:rPr>
            <w:rFonts w:ascii="Trebuchet MS" w:hAnsi="Trebuchet MS"/>
            <w:noProof/>
            <w:sz w:val="24"/>
          </w:rPr>
          <w:delText>indeed become one who gropes</w:delText>
        </w:r>
      </w:del>
      <w:ins w:id="202" w:author="Author">
        <w:r w:rsidRPr="001F7FFE">
          <w:rPr>
            <w:rFonts w:ascii="Trebuchet MS" w:hAnsi="Trebuchet MS"/>
            <w:noProof/>
            <w:sz w:val="24"/>
          </w:rPr>
          <w:t>grope</w:t>
        </w:r>
      </w:ins>
      <w:r w:rsidRPr="001F7FFE">
        <w:rPr>
          <w:rFonts w:ascii="Trebuchet MS" w:hAnsi="Trebuchet MS"/>
          <w:noProof/>
          <w:sz w:val="24"/>
        </w:rPr>
        <w:t xml:space="preserve"> about at midday, just as a blind man gropes about in </w:t>
      </w:r>
      <w:del w:id="203" w:author="Author">
        <w:r w:rsidRPr="001F7FFE">
          <w:rPr>
            <w:rFonts w:ascii="Trebuchet MS" w:hAnsi="Trebuchet MS"/>
            <w:noProof/>
            <w:sz w:val="24"/>
          </w:rPr>
          <w:delText>the gloom</w:delText>
        </w:r>
      </w:del>
      <w:ins w:id="204" w:author="Author">
        <w:r w:rsidRPr="001F7FFE">
          <w:rPr>
            <w:rFonts w:ascii="Trebuchet MS" w:hAnsi="Trebuchet MS"/>
            <w:noProof/>
            <w:sz w:val="24"/>
          </w:rPr>
          <w:t>darkness</w:t>
        </w:r>
      </w:ins>
      <w:r w:rsidRPr="001F7FFE">
        <w:rPr>
          <w:rFonts w:ascii="Trebuchet MS" w:hAnsi="Trebuchet MS"/>
          <w:noProof/>
          <w:sz w:val="24"/>
        </w:rPr>
        <w:t xml:space="preserve">, and you will not </w:t>
      </w:r>
      <w:del w:id="205" w:author="Author">
        <w:r w:rsidRPr="001F7FFE">
          <w:rPr>
            <w:rFonts w:ascii="Trebuchet MS" w:hAnsi="Trebuchet MS"/>
            <w:noProof/>
            <w:sz w:val="24"/>
          </w:rPr>
          <w:delText>make your ways successful</w:delText>
        </w:r>
      </w:del>
      <w:ins w:id="206" w:author="Author">
        <w:r w:rsidRPr="001F7FFE">
          <w:rPr>
            <w:rFonts w:ascii="Trebuchet MS" w:hAnsi="Trebuchet MS"/>
            <w:noProof/>
            <w:sz w:val="24"/>
          </w:rPr>
          <w:t>succeed in anything you do</w:t>
        </w:r>
      </w:ins>
      <w:r w:rsidRPr="001F7FFE">
        <w:rPr>
          <w:rFonts w:ascii="Trebuchet MS" w:hAnsi="Trebuchet MS"/>
          <w:noProof/>
          <w:sz w:val="24"/>
        </w:rPr>
        <w:t xml:space="preserve">; and you </w:t>
      </w:r>
      <w:del w:id="207" w:author="Author">
        <w:r w:rsidRPr="001F7FFE">
          <w:rPr>
            <w:rFonts w:ascii="Trebuchet MS" w:hAnsi="Trebuchet MS"/>
            <w:noProof/>
            <w:sz w:val="24"/>
          </w:rPr>
          <w:delText>must become only one who is always</w:delText>
        </w:r>
      </w:del>
      <w:ins w:id="208" w:author="Author">
        <w:r w:rsidRPr="001F7FFE">
          <w:rPr>
            <w:rFonts w:ascii="Trebuchet MS" w:hAnsi="Trebuchet MS"/>
            <w:noProof/>
            <w:sz w:val="24"/>
          </w:rPr>
          <w:t>will be constantly</w:t>
        </w:r>
      </w:ins>
      <w:r w:rsidRPr="001F7FFE">
        <w:rPr>
          <w:rFonts w:ascii="Trebuchet MS" w:hAnsi="Trebuchet MS"/>
          <w:noProof/>
          <w:sz w:val="24"/>
        </w:rPr>
        <w:t xml:space="preserve"> defrauded and robbed, with no one to save you. </w:t>
      </w:r>
      <w:r w:rsidRPr="001F7FFE">
        <w:rPr>
          <w:rFonts w:ascii="Trebuchet MS" w:hAnsi="Trebuchet MS"/>
          <w:b/>
          <w:noProof/>
          <w:sz w:val="24"/>
        </w:rPr>
        <w:t xml:space="preserve">28:30 </w:t>
      </w:r>
      <w:r w:rsidRPr="001F7FFE">
        <w:rPr>
          <w:rFonts w:ascii="Trebuchet MS" w:hAnsi="Trebuchet MS"/>
          <w:noProof/>
          <w:sz w:val="24"/>
        </w:rPr>
        <w:t xml:space="preserve">You will become engaged to a woman, but another man will rape her. You will build a house, but you will not </w:t>
      </w:r>
      <w:del w:id="209" w:author="Author">
        <w:r w:rsidRPr="001F7FFE">
          <w:rPr>
            <w:rFonts w:ascii="Trebuchet MS" w:hAnsi="Trebuchet MS"/>
            <w:noProof/>
            <w:sz w:val="24"/>
          </w:rPr>
          <w:delText>dwell</w:delText>
        </w:r>
      </w:del>
      <w:ins w:id="210" w:author="Author">
        <w:r w:rsidRPr="001F7FFE">
          <w:rPr>
            <w:rFonts w:ascii="Trebuchet MS" w:hAnsi="Trebuchet MS"/>
            <w:noProof/>
            <w:sz w:val="24"/>
          </w:rPr>
          <w:t>live</w:t>
        </w:r>
      </w:ins>
      <w:r w:rsidRPr="001F7FFE">
        <w:rPr>
          <w:rFonts w:ascii="Trebuchet MS" w:hAnsi="Trebuchet MS"/>
          <w:noProof/>
          <w:sz w:val="24"/>
        </w:rPr>
        <w:t xml:space="preserve"> in it. You will plant a vineyard, but you will not begin to use it. </w:t>
      </w:r>
      <w:r w:rsidRPr="001F7FFE">
        <w:rPr>
          <w:rFonts w:ascii="Trebuchet MS" w:hAnsi="Trebuchet MS"/>
          <w:b/>
          <w:noProof/>
          <w:sz w:val="24"/>
        </w:rPr>
        <w:t xml:space="preserve">28:31 </w:t>
      </w:r>
      <w:r w:rsidRPr="001F7FFE">
        <w:rPr>
          <w:rFonts w:ascii="Trebuchet MS" w:hAnsi="Trebuchet MS"/>
          <w:noProof/>
          <w:sz w:val="24"/>
        </w:rPr>
        <w:t xml:space="preserve">Your bull </w:t>
      </w:r>
      <w:ins w:id="211" w:author="Author">
        <w:r w:rsidRPr="001F7FFE">
          <w:rPr>
            <w:rFonts w:ascii="Trebuchet MS" w:hAnsi="Trebuchet MS"/>
            <w:noProof/>
            <w:sz w:val="24"/>
          </w:rPr>
          <w:t xml:space="preserve">will be </w:t>
        </w:r>
      </w:ins>
      <w:r w:rsidRPr="001F7FFE">
        <w:rPr>
          <w:rFonts w:ascii="Trebuchet MS" w:hAnsi="Trebuchet MS"/>
          <w:noProof/>
          <w:sz w:val="24"/>
        </w:rPr>
        <w:t xml:space="preserve">slaughtered </w:t>
      </w:r>
      <w:del w:id="212" w:author="Author">
        <w:r w:rsidRPr="001F7FFE">
          <w:rPr>
            <w:rFonts w:ascii="Trebuchet MS" w:hAnsi="Trebuchet MS"/>
            <w:noProof/>
            <w:sz w:val="24"/>
          </w:rPr>
          <w:delText xml:space="preserve">there </w:delText>
        </w:r>
      </w:del>
      <w:r w:rsidRPr="001F7FFE">
        <w:rPr>
          <w:rFonts w:ascii="Trebuchet MS" w:hAnsi="Trebuchet MS"/>
          <w:noProof/>
          <w:sz w:val="24"/>
        </w:rPr>
        <w:t>before your eyes</w:t>
      </w:r>
      <w:del w:id="213" w:author="Author">
        <w:r w:rsidRPr="001F7FFE">
          <w:rPr>
            <w:rFonts w:ascii="Trebuchet MS" w:hAnsi="Trebuchet MS"/>
            <w:noProof/>
            <w:sz w:val="24"/>
          </w:rPr>
          <w:delText>—</w:delText>
        </w:r>
      </w:del>
      <w:ins w:id="214" w:author="Author">
        <w:r w:rsidRPr="001F7FFE">
          <w:rPr>
            <w:rFonts w:ascii="Trebuchet MS" w:hAnsi="Trebuchet MS"/>
            <w:noProof/>
            <w:sz w:val="24"/>
          </w:rPr>
          <w:t xml:space="preserve">, </w:t>
        </w:r>
      </w:ins>
      <w:r w:rsidRPr="001F7FFE">
        <w:rPr>
          <w:rFonts w:ascii="Trebuchet MS" w:hAnsi="Trebuchet MS"/>
          <w:noProof/>
          <w:sz w:val="24"/>
        </w:rPr>
        <w:t xml:space="preserve">but you will not eat any of it. Your </w:t>
      </w:r>
      <w:del w:id="215" w:author="Author">
        <w:r w:rsidRPr="001F7FFE">
          <w:rPr>
            <w:rFonts w:ascii="Trebuchet MS" w:hAnsi="Trebuchet MS"/>
            <w:noProof/>
            <w:sz w:val="24"/>
          </w:rPr>
          <w:delText>ass taken</w:delText>
        </w:r>
      </w:del>
      <w:ins w:id="216" w:author="Author">
        <w:r w:rsidRPr="001F7FFE">
          <w:rPr>
            <w:rFonts w:ascii="Trebuchet MS" w:hAnsi="Trebuchet MS"/>
            <w:noProof/>
            <w:sz w:val="24"/>
          </w:rPr>
          <w:t>donkey will be stolen right</w:t>
        </w:r>
      </w:ins>
      <w:r w:rsidRPr="001F7FFE">
        <w:rPr>
          <w:rFonts w:ascii="Trebuchet MS" w:hAnsi="Trebuchet MS"/>
          <w:noProof/>
          <w:sz w:val="24"/>
        </w:rPr>
        <w:t xml:space="preserve"> in </w:t>
      </w:r>
      <w:del w:id="217" w:author="Author">
        <w:r w:rsidRPr="001F7FFE">
          <w:rPr>
            <w:rFonts w:ascii="Trebuchet MS" w:hAnsi="Trebuchet MS"/>
            <w:noProof/>
            <w:sz w:val="24"/>
          </w:rPr>
          <w:delText>robbery from before your face—</w:delText>
        </w:r>
      </w:del>
      <w:ins w:id="218" w:author="Author">
        <w:r w:rsidRPr="001F7FFE">
          <w:rPr>
            <w:rFonts w:ascii="Trebuchet MS" w:hAnsi="Trebuchet MS"/>
            <w:noProof/>
            <w:sz w:val="24"/>
          </w:rPr>
          <w:t xml:space="preserve">front of you, </w:t>
        </w:r>
      </w:ins>
      <w:r w:rsidRPr="001F7FFE">
        <w:rPr>
          <w:rFonts w:ascii="Trebuchet MS" w:hAnsi="Trebuchet MS"/>
          <w:noProof/>
          <w:sz w:val="24"/>
        </w:rPr>
        <w:t xml:space="preserve">but it will not return to you. Your sheep </w:t>
      </w:r>
      <w:ins w:id="219" w:author="Author">
        <w:r w:rsidRPr="001F7FFE">
          <w:rPr>
            <w:rFonts w:ascii="Trebuchet MS" w:hAnsi="Trebuchet MS"/>
            <w:noProof/>
            <w:sz w:val="24"/>
          </w:rPr>
          <w:t xml:space="preserve">will be </w:t>
        </w:r>
      </w:ins>
      <w:r w:rsidRPr="001F7FFE">
        <w:rPr>
          <w:rFonts w:ascii="Trebuchet MS" w:hAnsi="Trebuchet MS"/>
          <w:noProof/>
          <w:sz w:val="24"/>
        </w:rPr>
        <w:t>given to your enemies</w:t>
      </w:r>
      <w:del w:id="220" w:author="Author">
        <w:r w:rsidRPr="001F7FFE">
          <w:rPr>
            <w:rFonts w:ascii="Trebuchet MS" w:hAnsi="Trebuchet MS"/>
            <w:noProof/>
            <w:sz w:val="24"/>
          </w:rPr>
          <w:delText>—</w:delText>
        </w:r>
      </w:del>
      <w:ins w:id="221" w:author="Author">
        <w:r w:rsidRPr="001F7FFE">
          <w:rPr>
            <w:rFonts w:ascii="Trebuchet MS" w:hAnsi="Trebuchet MS"/>
            <w:noProof/>
            <w:sz w:val="24"/>
          </w:rPr>
          <w:t xml:space="preserve">, </w:t>
        </w:r>
      </w:ins>
      <w:r w:rsidRPr="001F7FFE">
        <w:rPr>
          <w:rFonts w:ascii="Trebuchet MS" w:hAnsi="Trebuchet MS"/>
          <w:noProof/>
          <w:sz w:val="24"/>
        </w:rPr>
        <w:t xml:space="preserve">but you will have no savior. </w:t>
      </w:r>
      <w:r w:rsidRPr="001F7FFE">
        <w:rPr>
          <w:rFonts w:ascii="Trebuchet MS" w:hAnsi="Trebuchet MS"/>
          <w:b/>
          <w:noProof/>
          <w:sz w:val="24"/>
        </w:rPr>
        <w:t xml:space="preserve">28:32 </w:t>
      </w:r>
      <w:r w:rsidRPr="001F7FFE">
        <w:rPr>
          <w:rFonts w:ascii="Trebuchet MS" w:hAnsi="Trebuchet MS"/>
          <w:noProof/>
          <w:sz w:val="24"/>
        </w:rPr>
        <w:t xml:space="preserve">Your sons and your daughters </w:t>
      </w:r>
      <w:ins w:id="222" w:author="Author">
        <w:r w:rsidRPr="001F7FFE">
          <w:rPr>
            <w:rFonts w:ascii="Trebuchet MS" w:hAnsi="Trebuchet MS"/>
            <w:noProof/>
            <w:sz w:val="24"/>
          </w:rPr>
          <w:t xml:space="preserve">will be </w:t>
        </w:r>
      </w:ins>
      <w:r w:rsidRPr="001F7FFE">
        <w:rPr>
          <w:rFonts w:ascii="Trebuchet MS" w:hAnsi="Trebuchet MS"/>
          <w:noProof/>
          <w:sz w:val="24"/>
        </w:rPr>
        <w:t xml:space="preserve">given to another people </w:t>
      </w:r>
      <w:ins w:id="223" w:author="Author">
        <w:r w:rsidRPr="001F7FFE">
          <w:rPr>
            <w:rFonts w:ascii="Trebuchet MS" w:hAnsi="Trebuchet MS"/>
            <w:noProof/>
            <w:sz w:val="24"/>
          </w:rPr>
          <w:t xml:space="preserve">while you look on, </w:t>
        </w:r>
      </w:ins>
      <w:r w:rsidRPr="001F7FFE">
        <w:rPr>
          <w:rFonts w:ascii="Trebuchet MS" w:hAnsi="Trebuchet MS"/>
          <w:noProof/>
          <w:sz w:val="24"/>
        </w:rPr>
        <w:t xml:space="preserve">and </w:t>
      </w:r>
      <w:del w:id="224" w:author="Author">
        <w:r w:rsidRPr="001F7FFE">
          <w:rPr>
            <w:rFonts w:ascii="Trebuchet MS" w:hAnsi="Trebuchet MS"/>
            <w:noProof/>
            <w:sz w:val="24"/>
          </w:rPr>
          <w:delText>your eyes looking on and yearning</w:delText>
        </w:r>
      </w:del>
      <w:ins w:id="225" w:author="Author">
        <w:r w:rsidRPr="001F7FFE">
          <w:rPr>
            <w:rFonts w:ascii="Trebuchet MS" w:hAnsi="Trebuchet MS"/>
            <w:noProof/>
            <w:sz w:val="24"/>
          </w:rPr>
          <w:t>you will always long</w:t>
        </w:r>
      </w:ins>
      <w:r w:rsidRPr="001F7FFE">
        <w:rPr>
          <w:rFonts w:ascii="Trebuchet MS" w:hAnsi="Trebuchet MS"/>
          <w:noProof/>
          <w:sz w:val="24"/>
        </w:rPr>
        <w:t xml:space="preserve"> for them</w:t>
      </w:r>
      <w:del w:id="226" w:author="Author">
        <w:r w:rsidRPr="001F7FFE">
          <w:rPr>
            <w:rFonts w:ascii="Trebuchet MS" w:hAnsi="Trebuchet MS"/>
            <w:noProof/>
            <w:sz w:val="24"/>
          </w:rPr>
          <w:delText xml:space="preserve"> always—</w:delText>
        </w:r>
      </w:del>
      <w:ins w:id="227" w:author="Author">
        <w:r w:rsidRPr="001F7FFE">
          <w:rPr>
            <w:rFonts w:ascii="Trebuchet MS" w:hAnsi="Trebuchet MS"/>
            <w:noProof/>
            <w:sz w:val="24"/>
          </w:rPr>
          <w:t xml:space="preserve">, </w:t>
        </w:r>
      </w:ins>
      <w:r w:rsidRPr="001F7FFE">
        <w:rPr>
          <w:rFonts w:ascii="Trebuchet MS" w:hAnsi="Trebuchet MS"/>
          <w:noProof/>
          <w:sz w:val="24"/>
        </w:rPr>
        <w:t xml:space="preserve">but your hands will be </w:t>
      </w:r>
      <w:del w:id="228" w:author="Author">
        <w:r w:rsidRPr="001F7FFE">
          <w:rPr>
            <w:rFonts w:ascii="Trebuchet MS" w:hAnsi="Trebuchet MS"/>
            <w:noProof/>
            <w:sz w:val="24"/>
          </w:rPr>
          <w:delText>without power</w:delText>
        </w:r>
      </w:del>
      <w:ins w:id="229" w:author="Author">
        <w:r w:rsidRPr="001F7FFE">
          <w:rPr>
            <w:rFonts w:ascii="Trebuchet MS" w:hAnsi="Trebuchet MS"/>
            <w:noProof/>
            <w:sz w:val="24"/>
          </w:rPr>
          <w:t>powerless</w:t>
        </w:r>
      </w:ins>
      <w:r w:rsidRPr="001F7FFE">
        <w:rPr>
          <w:rFonts w:ascii="Trebuchet MS" w:hAnsi="Trebuchet MS"/>
          <w:noProof/>
          <w:sz w:val="24"/>
        </w:rPr>
        <w:t xml:space="preserve">. </w:t>
      </w:r>
      <w:r w:rsidRPr="001F7FFE">
        <w:rPr>
          <w:rFonts w:ascii="Trebuchet MS" w:hAnsi="Trebuchet MS"/>
          <w:b/>
          <w:noProof/>
          <w:sz w:val="24"/>
        </w:rPr>
        <w:t xml:space="preserve">28:33 </w:t>
      </w:r>
      <w:r w:rsidRPr="001F7FFE">
        <w:rPr>
          <w:rFonts w:ascii="Trebuchet MS" w:hAnsi="Trebuchet MS"/>
          <w:noProof/>
          <w:sz w:val="24"/>
        </w:rPr>
        <w:t xml:space="preserve">The fruitage of your ground and all </w:t>
      </w:r>
      <w:del w:id="230" w:author="Author">
        <w:r w:rsidRPr="001F7FFE">
          <w:rPr>
            <w:rFonts w:ascii="Trebuchet MS" w:hAnsi="Trebuchet MS"/>
            <w:noProof/>
            <w:sz w:val="24"/>
          </w:rPr>
          <w:delText>your production</w:delText>
        </w:r>
      </w:del>
      <w:ins w:id="231" w:author="Author">
        <w:r w:rsidRPr="001F7FFE">
          <w:rPr>
            <w:rFonts w:ascii="Trebuchet MS" w:hAnsi="Trebuchet MS"/>
            <w:noProof/>
            <w:sz w:val="24"/>
          </w:rPr>
          <w:t>that you produce will be eaten by</w:t>
        </w:r>
      </w:ins>
      <w:r w:rsidRPr="001F7FFE">
        <w:rPr>
          <w:rFonts w:ascii="Trebuchet MS" w:hAnsi="Trebuchet MS"/>
          <w:noProof/>
          <w:sz w:val="24"/>
        </w:rPr>
        <w:t xml:space="preserve"> a people </w:t>
      </w:r>
      <w:del w:id="232" w:author="Author">
        <w:r w:rsidRPr="001F7FFE">
          <w:rPr>
            <w:rFonts w:ascii="Trebuchet MS" w:hAnsi="Trebuchet MS"/>
            <w:noProof/>
            <w:sz w:val="24"/>
          </w:rPr>
          <w:delText xml:space="preserve">will eat </w:delText>
        </w:r>
      </w:del>
      <w:r w:rsidRPr="001F7FFE">
        <w:rPr>
          <w:rFonts w:ascii="Trebuchet MS" w:hAnsi="Trebuchet MS"/>
          <w:noProof/>
          <w:sz w:val="24"/>
        </w:rPr>
        <w:t>whom you have not known</w:t>
      </w:r>
      <w:del w:id="233" w:author="Author">
        <w:r w:rsidRPr="001F7FFE">
          <w:rPr>
            <w:rFonts w:ascii="Trebuchet MS" w:hAnsi="Trebuchet MS"/>
            <w:noProof/>
            <w:sz w:val="24"/>
          </w:rPr>
          <w:delText>;</w:delText>
        </w:r>
      </w:del>
      <w:ins w:id="234" w:author="Author">
        <w:r w:rsidRPr="001F7FFE">
          <w:rPr>
            <w:rFonts w:ascii="Trebuchet MS" w:hAnsi="Trebuchet MS"/>
            <w:noProof/>
            <w:sz w:val="24"/>
          </w:rPr>
          <w:t>,</w:t>
        </w:r>
      </w:ins>
      <w:r w:rsidRPr="001F7FFE">
        <w:rPr>
          <w:rFonts w:ascii="Trebuchet MS" w:hAnsi="Trebuchet MS"/>
          <w:noProof/>
          <w:sz w:val="24"/>
        </w:rPr>
        <w:t xml:space="preserve"> and you </w:t>
      </w:r>
      <w:del w:id="235" w:author="Author">
        <w:r w:rsidRPr="001F7FFE">
          <w:rPr>
            <w:rFonts w:ascii="Trebuchet MS" w:hAnsi="Trebuchet MS"/>
            <w:noProof/>
            <w:sz w:val="24"/>
          </w:rPr>
          <w:delText>must become one who is only</w:delText>
        </w:r>
      </w:del>
      <w:ins w:id="236" w:author="Author">
        <w:r w:rsidRPr="001F7FFE">
          <w:rPr>
            <w:rFonts w:ascii="Trebuchet MS" w:hAnsi="Trebuchet MS"/>
            <w:noProof/>
            <w:sz w:val="24"/>
          </w:rPr>
          <w:t>will always be</w:t>
        </w:r>
      </w:ins>
      <w:r w:rsidRPr="001F7FFE">
        <w:rPr>
          <w:rFonts w:ascii="Trebuchet MS" w:hAnsi="Trebuchet MS"/>
          <w:noProof/>
          <w:sz w:val="24"/>
        </w:rPr>
        <w:t xml:space="preserve"> defrauded and crushed</w:t>
      </w:r>
      <w:del w:id="237" w:author="Author">
        <w:r w:rsidRPr="001F7FFE">
          <w:rPr>
            <w:rFonts w:ascii="Trebuchet MS" w:hAnsi="Trebuchet MS"/>
            <w:noProof/>
            <w:sz w:val="24"/>
          </w:rPr>
          <w:delText xml:space="preserve"> always</w:delText>
        </w:r>
      </w:del>
      <w:r w:rsidRPr="001F7FFE">
        <w:rPr>
          <w:rFonts w:ascii="Trebuchet MS" w:hAnsi="Trebuchet MS"/>
          <w:noProof/>
          <w:sz w:val="24"/>
        </w:rPr>
        <w:t xml:space="preserve">. </w:t>
      </w:r>
      <w:r w:rsidRPr="001F7FFE">
        <w:rPr>
          <w:rFonts w:ascii="Trebuchet MS" w:hAnsi="Trebuchet MS"/>
          <w:b/>
          <w:noProof/>
          <w:sz w:val="24"/>
        </w:rPr>
        <w:t xml:space="preserve">28:34 </w:t>
      </w:r>
      <w:del w:id="238" w:author="Author">
        <w:r w:rsidRPr="001F7FFE">
          <w:rPr>
            <w:rFonts w:ascii="Trebuchet MS" w:hAnsi="Trebuchet MS"/>
            <w:noProof/>
            <w:sz w:val="24"/>
          </w:rPr>
          <w:delText>And you</w:delText>
        </w:r>
      </w:del>
      <w:ins w:id="239" w:author="Author">
        <w:r w:rsidRPr="001F7FFE">
          <w:rPr>
            <w:rFonts w:ascii="Trebuchet MS" w:hAnsi="Trebuchet MS"/>
            <w:noProof/>
            <w:sz w:val="24"/>
          </w:rPr>
          <w:t>You</w:t>
        </w:r>
      </w:ins>
      <w:r w:rsidRPr="001F7FFE">
        <w:rPr>
          <w:rFonts w:ascii="Trebuchet MS" w:hAnsi="Trebuchet MS"/>
          <w:noProof/>
          <w:sz w:val="24"/>
        </w:rPr>
        <w:t xml:space="preserve"> will </w:t>
      </w:r>
      <w:del w:id="240" w:author="Author">
        <w:r w:rsidRPr="001F7FFE">
          <w:rPr>
            <w:rFonts w:ascii="Trebuchet MS" w:hAnsi="Trebuchet MS"/>
            <w:noProof/>
            <w:sz w:val="24"/>
          </w:rPr>
          <w:delText>certainly become maddened at the sight of</w:delText>
        </w:r>
      </w:del>
      <w:ins w:id="241" w:author="Author">
        <w:r w:rsidRPr="001F7FFE">
          <w:rPr>
            <w:rFonts w:ascii="Trebuchet MS" w:hAnsi="Trebuchet MS"/>
            <w:noProof/>
            <w:sz w:val="24"/>
          </w:rPr>
          <w:t>be driven mad by what</w:t>
        </w:r>
      </w:ins>
      <w:r w:rsidRPr="001F7FFE">
        <w:rPr>
          <w:rFonts w:ascii="Trebuchet MS" w:hAnsi="Trebuchet MS"/>
          <w:noProof/>
          <w:sz w:val="24"/>
        </w:rPr>
        <w:t xml:space="preserve"> your eyes </w:t>
      </w:r>
      <w:del w:id="242" w:author="Author">
        <w:r w:rsidRPr="001F7FFE">
          <w:rPr>
            <w:rFonts w:ascii="Trebuchet MS" w:hAnsi="Trebuchet MS"/>
            <w:noProof/>
            <w:sz w:val="24"/>
          </w:rPr>
          <w:delText xml:space="preserve">that you will </w:delText>
        </w:r>
      </w:del>
      <w:r w:rsidRPr="001F7FFE">
        <w:rPr>
          <w:rFonts w:ascii="Trebuchet MS" w:hAnsi="Trebuchet MS"/>
          <w:noProof/>
          <w:sz w:val="24"/>
        </w:rPr>
        <w:t>see.</w:t>
      </w:r>
    </w:p>
    <w:p w:rsidR="00776398" w:rsidRPr="001F7FFE" w:rsidRDefault="00776398" w:rsidP="00776398">
      <w:pPr>
        <w:rPr>
          <w:rFonts w:ascii="Trebuchet MS" w:hAnsi="Trebuchet MS"/>
          <w:noProof/>
          <w:sz w:val="24"/>
        </w:rPr>
      </w:pPr>
      <w:r w:rsidRPr="001F7FFE">
        <w:rPr>
          <w:rFonts w:ascii="Trebuchet MS" w:hAnsi="Trebuchet MS"/>
          <w:b/>
          <w:sz w:val="24"/>
        </w:rPr>
        <w:t xml:space="preserve">28:35 </w:t>
      </w:r>
      <w:r w:rsidRPr="001F7FFE">
        <w:rPr>
          <w:rFonts w:ascii="Trebuchet MS" w:hAnsi="Trebuchet MS"/>
          <w:noProof/>
          <w:sz w:val="24"/>
        </w:rPr>
        <w:t xml:space="preserve">“Jehovah will strike you with </w:t>
      </w:r>
      <w:del w:id="243" w:author="Author">
        <w:r w:rsidRPr="001F7FFE">
          <w:rPr>
            <w:rFonts w:ascii="Trebuchet MS" w:hAnsi="Trebuchet MS"/>
            <w:noProof/>
            <w:sz w:val="24"/>
          </w:rPr>
          <w:delText xml:space="preserve">a malignant boil upon both </w:delText>
        </w:r>
      </w:del>
      <w:ins w:id="244" w:author="Author">
        <w:r w:rsidRPr="001F7FFE">
          <w:rPr>
            <w:rFonts w:ascii="Trebuchet MS" w:hAnsi="Trebuchet MS"/>
            <w:noProof/>
            <w:sz w:val="24"/>
          </w:rPr>
          <w:t xml:space="preserve">painful and incurable boils on your </w:t>
        </w:r>
      </w:ins>
      <w:r w:rsidRPr="001F7FFE">
        <w:rPr>
          <w:rFonts w:ascii="Trebuchet MS" w:hAnsi="Trebuchet MS"/>
          <w:noProof/>
          <w:sz w:val="24"/>
        </w:rPr>
        <w:t xml:space="preserve">knees and </w:t>
      </w:r>
      <w:del w:id="245" w:author="Author">
        <w:r w:rsidRPr="001F7FFE">
          <w:rPr>
            <w:rFonts w:ascii="Trebuchet MS" w:hAnsi="Trebuchet MS"/>
            <w:noProof/>
            <w:sz w:val="24"/>
          </w:rPr>
          <w:delText xml:space="preserve">both </w:delText>
        </w:r>
      </w:del>
      <w:r w:rsidRPr="001F7FFE">
        <w:rPr>
          <w:rFonts w:ascii="Trebuchet MS" w:hAnsi="Trebuchet MS"/>
          <w:noProof/>
          <w:sz w:val="24"/>
        </w:rPr>
        <w:t xml:space="preserve">legs, from </w:t>
      </w:r>
      <w:del w:id="246" w:author="Author">
        <w:r w:rsidRPr="001F7FFE">
          <w:rPr>
            <w:rFonts w:ascii="Trebuchet MS" w:hAnsi="Trebuchet MS"/>
            <w:noProof/>
            <w:sz w:val="24"/>
          </w:rPr>
          <w:delText xml:space="preserve">which you will not be able to be healed, from </w:delText>
        </w:r>
      </w:del>
      <w:r w:rsidRPr="001F7FFE">
        <w:rPr>
          <w:rFonts w:ascii="Trebuchet MS" w:hAnsi="Trebuchet MS"/>
          <w:noProof/>
          <w:sz w:val="24"/>
        </w:rPr>
        <w:t xml:space="preserve">the sole of your foot to the crown of your head. </w:t>
      </w:r>
      <w:r w:rsidRPr="001F7FFE">
        <w:rPr>
          <w:rFonts w:ascii="Trebuchet MS" w:hAnsi="Trebuchet MS"/>
          <w:b/>
          <w:noProof/>
          <w:sz w:val="24"/>
        </w:rPr>
        <w:t xml:space="preserve">28:36 </w:t>
      </w:r>
      <w:r w:rsidRPr="001F7FFE">
        <w:rPr>
          <w:rFonts w:ascii="Trebuchet MS" w:hAnsi="Trebuchet MS"/>
          <w:noProof/>
          <w:sz w:val="24"/>
        </w:rPr>
        <w:t xml:space="preserve">Jehovah will </w:t>
      </w:r>
      <w:del w:id="247" w:author="Author">
        <w:r w:rsidRPr="001F7FFE">
          <w:rPr>
            <w:rFonts w:ascii="Trebuchet MS" w:hAnsi="Trebuchet MS"/>
            <w:noProof/>
            <w:sz w:val="24"/>
          </w:rPr>
          <w:delText>march</w:delText>
        </w:r>
      </w:del>
      <w:ins w:id="248" w:author="Author">
        <w:r w:rsidRPr="001F7FFE">
          <w:rPr>
            <w:rFonts w:ascii="Trebuchet MS" w:hAnsi="Trebuchet MS"/>
            <w:noProof/>
            <w:sz w:val="24"/>
          </w:rPr>
          <w:t>drive</w:t>
        </w:r>
      </w:ins>
      <w:r w:rsidRPr="001F7FFE">
        <w:rPr>
          <w:rFonts w:ascii="Trebuchet MS" w:hAnsi="Trebuchet MS"/>
          <w:noProof/>
          <w:sz w:val="24"/>
        </w:rPr>
        <w:t xml:space="preserve"> you and </w:t>
      </w:r>
      <w:del w:id="249" w:author="Author">
        <w:r w:rsidRPr="001F7FFE">
          <w:rPr>
            <w:rFonts w:ascii="Trebuchet MS" w:hAnsi="Trebuchet MS"/>
            <w:noProof/>
            <w:sz w:val="24"/>
          </w:rPr>
          <w:delText>your</w:delText>
        </w:r>
      </w:del>
      <w:ins w:id="250" w:author="Author">
        <w:r w:rsidRPr="001F7FFE">
          <w:rPr>
            <w:rFonts w:ascii="Trebuchet MS" w:hAnsi="Trebuchet MS"/>
            <w:noProof/>
            <w:sz w:val="24"/>
          </w:rPr>
          <w:t>the</w:t>
        </w:r>
      </w:ins>
      <w:r w:rsidRPr="001F7FFE">
        <w:rPr>
          <w:rFonts w:ascii="Trebuchet MS" w:hAnsi="Trebuchet MS"/>
          <w:noProof/>
          <w:sz w:val="24"/>
        </w:rPr>
        <w:t xml:space="preserve"> king whom you </w:t>
      </w:r>
      <w:del w:id="251" w:author="Author">
        <w:r w:rsidRPr="001F7FFE">
          <w:rPr>
            <w:rFonts w:ascii="Trebuchet MS" w:hAnsi="Trebuchet MS"/>
            <w:noProof/>
            <w:sz w:val="24"/>
          </w:rPr>
          <w:delText xml:space="preserve">will </w:delText>
        </w:r>
      </w:del>
      <w:r w:rsidRPr="001F7FFE">
        <w:rPr>
          <w:rFonts w:ascii="Trebuchet MS" w:hAnsi="Trebuchet MS"/>
          <w:noProof/>
          <w:sz w:val="24"/>
        </w:rPr>
        <w:t xml:space="preserve">set up over </w:t>
      </w:r>
      <w:del w:id="252" w:author="Author">
        <w:r w:rsidRPr="001F7FFE">
          <w:rPr>
            <w:rFonts w:ascii="Trebuchet MS" w:hAnsi="Trebuchet MS"/>
            <w:noProof/>
            <w:sz w:val="24"/>
          </w:rPr>
          <w:delText>you</w:delText>
        </w:r>
      </w:del>
      <w:ins w:id="253" w:author="Author">
        <w:r w:rsidRPr="001F7FFE">
          <w:rPr>
            <w:rFonts w:ascii="Trebuchet MS" w:hAnsi="Trebuchet MS"/>
            <w:noProof/>
            <w:sz w:val="24"/>
          </w:rPr>
          <w:t>yourself</w:t>
        </w:r>
      </w:ins>
      <w:r w:rsidRPr="001F7FFE">
        <w:rPr>
          <w:rFonts w:ascii="Trebuchet MS" w:hAnsi="Trebuchet MS"/>
          <w:noProof/>
          <w:sz w:val="24"/>
        </w:rPr>
        <w:t xml:space="preserve"> to a nation </w:t>
      </w:r>
      <w:del w:id="254" w:author="Author">
        <w:r w:rsidRPr="001F7FFE">
          <w:rPr>
            <w:rFonts w:ascii="Trebuchet MS" w:hAnsi="Trebuchet MS"/>
            <w:noProof/>
            <w:sz w:val="24"/>
          </w:rPr>
          <w:delText>whom</w:delText>
        </w:r>
      </w:del>
      <w:ins w:id="255" w:author="Author">
        <w:r w:rsidRPr="001F7FFE">
          <w:rPr>
            <w:rFonts w:ascii="Trebuchet MS" w:hAnsi="Trebuchet MS"/>
            <w:noProof/>
            <w:sz w:val="24"/>
          </w:rPr>
          <w:t>that</w:t>
        </w:r>
      </w:ins>
      <w:r w:rsidRPr="001F7FFE">
        <w:rPr>
          <w:rFonts w:ascii="Trebuchet MS" w:hAnsi="Trebuchet MS"/>
          <w:noProof/>
          <w:sz w:val="24"/>
        </w:rPr>
        <w:t xml:space="preserve"> you</w:t>
      </w:r>
      <w:ins w:id="256" w:author="Author">
        <w:r w:rsidRPr="001F7FFE">
          <w:rPr>
            <w:rFonts w:ascii="Trebuchet MS" w:hAnsi="Trebuchet MS"/>
            <w:noProof/>
            <w:sz w:val="24"/>
          </w:rPr>
          <w:t xml:space="preserve"> and your forefathers</w:t>
        </w:r>
      </w:ins>
      <w:r w:rsidRPr="001F7FFE">
        <w:rPr>
          <w:rFonts w:ascii="Trebuchet MS" w:hAnsi="Trebuchet MS"/>
          <w:noProof/>
          <w:sz w:val="24"/>
        </w:rPr>
        <w:t xml:space="preserve"> have not known, </w:t>
      </w:r>
      <w:del w:id="257" w:author="Author">
        <w:r w:rsidRPr="001F7FFE">
          <w:rPr>
            <w:rFonts w:ascii="Trebuchet MS" w:hAnsi="Trebuchet MS"/>
            <w:noProof/>
            <w:sz w:val="24"/>
          </w:rPr>
          <w:delText xml:space="preserve">neither you nor your forefathers; </w:delText>
        </w:r>
      </w:del>
      <w:r w:rsidRPr="001F7FFE">
        <w:rPr>
          <w:rFonts w:ascii="Trebuchet MS" w:hAnsi="Trebuchet MS"/>
          <w:noProof/>
          <w:sz w:val="24"/>
        </w:rPr>
        <w:t xml:space="preserve">and there you will </w:t>
      </w:r>
      <w:del w:id="258" w:author="Author">
        <w:r w:rsidRPr="001F7FFE">
          <w:rPr>
            <w:rFonts w:ascii="Trebuchet MS" w:hAnsi="Trebuchet MS"/>
            <w:noProof/>
            <w:sz w:val="24"/>
          </w:rPr>
          <w:delText xml:space="preserve">have to </w:delText>
        </w:r>
      </w:del>
      <w:r w:rsidRPr="001F7FFE">
        <w:rPr>
          <w:rFonts w:ascii="Trebuchet MS" w:hAnsi="Trebuchet MS"/>
          <w:noProof/>
          <w:sz w:val="24"/>
        </w:rPr>
        <w:t xml:space="preserve">serve other gods, </w:t>
      </w:r>
      <w:ins w:id="259" w:author="Author">
        <w:r w:rsidRPr="001F7FFE">
          <w:rPr>
            <w:rFonts w:ascii="Trebuchet MS" w:hAnsi="Trebuchet MS"/>
            <w:noProof/>
            <w:sz w:val="24"/>
          </w:rPr>
          <w:t xml:space="preserve">gods </w:t>
        </w:r>
      </w:ins>
      <w:r w:rsidRPr="001F7FFE">
        <w:rPr>
          <w:rFonts w:ascii="Trebuchet MS" w:hAnsi="Trebuchet MS"/>
          <w:noProof/>
          <w:sz w:val="24"/>
        </w:rPr>
        <w:t xml:space="preserve">of wood and of stone. </w:t>
      </w:r>
      <w:r w:rsidRPr="001F7FFE">
        <w:rPr>
          <w:rFonts w:ascii="Trebuchet MS" w:hAnsi="Trebuchet MS"/>
          <w:b/>
          <w:noProof/>
          <w:sz w:val="24"/>
        </w:rPr>
        <w:t xml:space="preserve">28:37 </w:t>
      </w:r>
      <w:r w:rsidRPr="001F7FFE">
        <w:rPr>
          <w:rFonts w:ascii="Trebuchet MS" w:hAnsi="Trebuchet MS"/>
          <w:noProof/>
          <w:sz w:val="24"/>
        </w:rPr>
        <w:t xml:space="preserve">And you </w:t>
      </w:r>
      <w:del w:id="260" w:author="Author">
        <w:r w:rsidRPr="001F7FFE">
          <w:rPr>
            <w:rFonts w:ascii="Trebuchet MS" w:hAnsi="Trebuchet MS"/>
            <w:noProof/>
            <w:sz w:val="24"/>
          </w:rPr>
          <w:delText>must</w:delText>
        </w:r>
      </w:del>
      <w:ins w:id="261" w:author="Author">
        <w:r w:rsidRPr="001F7FFE">
          <w:rPr>
            <w:rFonts w:ascii="Trebuchet MS" w:hAnsi="Trebuchet MS"/>
            <w:noProof/>
            <w:sz w:val="24"/>
          </w:rPr>
          <w:t>will</w:t>
        </w:r>
      </w:ins>
      <w:r w:rsidRPr="001F7FFE">
        <w:rPr>
          <w:rFonts w:ascii="Trebuchet MS" w:hAnsi="Trebuchet MS"/>
          <w:noProof/>
          <w:sz w:val="24"/>
        </w:rPr>
        <w:t xml:space="preserve"> become an object of </w:t>
      </w:r>
      <w:del w:id="262" w:author="Author">
        <w:r w:rsidRPr="001F7FFE">
          <w:rPr>
            <w:rFonts w:ascii="Trebuchet MS" w:hAnsi="Trebuchet MS"/>
            <w:noProof/>
            <w:sz w:val="24"/>
          </w:rPr>
          <w:delText>astonishment, a proverbial saying</w:delText>
        </w:r>
      </w:del>
      <w:ins w:id="263" w:author="Author">
        <w:r w:rsidRPr="001F7FFE">
          <w:rPr>
            <w:rFonts w:ascii="Trebuchet MS" w:hAnsi="Trebuchet MS"/>
            <w:noProof/>
            <w:sz w:val="24"/>
          </w:rPr>
          <w:t>horror</w:t>
        </w:r>
      </w:ins>
      <w:r w:rsidRPr="001F7FFE">
        <w:rPr>
          <w:rFonts w:ascii="Trebuchet MS" w:hAnsi="Trebuchet MS"/>
          <w:noProof/>
          <w:sz w:val="24"/>
        </w:rPr>
        <w:t xml:space="preserve"> and </w:t>
      </w:r>
      <w:del w:id="264" w:author="Author">
        <w:r w:rsidRPr="001F7FFE">
          <w:rPr>
            <w:rFonts w:ascii="Trebuchet MS" w:hAnsi="Trebuchet MS"/>
            <w:noProof/>
            <w:sz w:val="24"/>
          </w:rPr>
          <w:delText>a taunt</w:delText>
        </w:r>
      </w:del>
      <w:ins w:id="265" w:author="Author">
        <w:r w:rsidRPr="001F7FFE">
          <w:rPr>
            <w:rFonts w:ascii="Trebuchet MS" w:hAnsi="Trebuchet MS"/>
            <w:noProof/>
            <w:sz w:val="24"/>
          </w:rPr>
          <w:t>of scorn,</w:t>
        </w:r>
        <w:r w:rsidRPr="001F7FFE">
          <w:rPr>
            <w:rStyle w:val="FootnoteReference"/>
            <w:rFonts w:ascii="Trebuchet MS" w:hAnsi="Trebuchet MS"/>
            <w:noProof/>
          </w:rPr>
          <w:footnoteReference w:id="4"/>
        </w:r>
        <w:r w:rsidRPr="001F7FFE">
          <w:rPr>
            <w:rFonts w:ascii="Trebuchet MS" w:hAnsi="Trebuchet MS"/>
            <w:noProof/>
            <w:sz w:val="24"/>
          </w:rPr>
          <w:t xml:space="preserve"> and a cause for ridicule</w:t>
        </w:r>
      </w:ins>
      <w:r w:rsidRPr="001F7FFE">
        <w:rPr>
          <w:rFonts w:ascii="Trebuchet MS" w:hAnsi="Trebuchet MS"/>
          <w:noProof/>
          <w:sz w:val="24"/>
        </w:rPr>
        <w:t xml:space="preserve"> among all the peoples to whom Jehovah </w:t>
      </w:r>
      <w:del w:id="268" w:author="Author">
        <w:r w:rsidRPr="001F7FFE">
          <w:rPr>
            <w:rFonts w:ascii="Trebuchet MS" w:hAnsi="Trebuchet MS"/>
            <w:noProof/>
            <w:sz w:val="24"/>
          </w:rPr>
          <w:delText>will lead</w:delText>
        </w:r>
      </w:del>
      <w:ins w:id="269" w:author="Author">
        <w:r w:rsidRPr="001F7FFE">
          <w:rPr>
            <w:rFonts w:ascii="Trebuchet MS" w:hAnsi="Trebuchet MS"/>
            <w:noProof/>
            <w:sz w:val="24"/>
          </w:rPr>
          <w:t>drives</w:t>
        </w:r>
      </w:ins>
      <w:r w:rsidRPr="001F7FFE">
        <w:rPr>
          <w:rFonts w:ascii="Trebuchet MS" w:hAnsi="Trebuchet MS"/>
          <w:noProof/>
          <w:sz w:val="24"/>
        </w:rPr>
        <w:t xml:space="preserve"> you</w:t>
      </w:r>
      <w:del w:id="270" w:author="Author">
        <w:r w:rsidRPr="001F7FFE">
          <w:rPr>
            <w:rFonts w:ascii="Trebuchet MS" w:hAnsi="Trebuchet MS"/>
            <w:noProof/>
            <w:sz w:val="24"/>
          </w:rPr>
          <w:delText xml:space="preserve"> away</w:delText>
        </w:r>
      </w:del>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28:38 </w:t>
      </w:r>
      <w:r w:rsidRPr="001F7FFE">
        <w:rPr>
          <w:rFonts w:ascii="Trebuchet MS" w:hAnsi="Trebuchet MS"/>
          <w:noProof/>
          <w:sz w:val="24"/>
        </w:rPr>
        <w:t>“</w:t>
      </w:r>
      <w:del w:id="271" w:author="Author">
        <w:r w:rsidRPr="001F7FFE">
          <w:rPr>
            <w:rFonts w:ascii="Trebuchet MS" w:hAnsi="Trebuchet MS"/>
            <w:noProof/>
            <w:sz w:val="24"/>
          </w:rPr>
          <w:delText>A lot of</w:delText>
        </w:r>
      </w:del>
      <w:ins w:id="272" w:author="Author">
        <w:r w:rsidRPr="001F7FFE">
          <w:rPr>
            <w:rFonts w:ascii="Trebuchet MS" w:hAnsi="Trebuchet MS"/>
            <w:noProof/>
            <w:sz w:val="24"/>
          </w:rPr>
          <w:t>You will take much</w:t>
        </w:r>
      </w:ins>
      <w:r w:rsidRPr="001F7FFE">
        <w:rPr>
          <w:rFonts w:ascii="Trebuchet MS" w:hAnsi="Trebuchet MS"/>
          <w:noProof/>
          <w:sz w:val="24"/>
        </w:rPr>
        <w:t xml:space="preserve"> seed </w:t>
      </w:r>
      <w:del w:id="273" w:author="Author">
        <w:r w:rsidRPr="001F7FFE">
          <w:rPr>
            <w:rFonts w:ascii="Trebuchet MS" w:hAnsi="Trebuchet MS"/>
            <w:noProof/>
            <w:sz w:val="24"/>
          </w:rPr>
          <w:delText xml:space="preserve">you will take </w:delText>
        </w:r>
      </w:del>
      <w:r w:rsidRPr="001F7FFE">
        <w:rPr>
          <w:rFonts w:ascii="Trebuchet MS" w:hAnsi="Trebuchet MS"/>
          <w:noProof/>
          <w:sz w:val="24"/>
        </w:rPr>
        <w:t xml:space="preserve">out </w:t>
      </w:r>
      <w:del w:id="274" w:author="Author">
        <w:r w:rsidRPr="001F7FFE">
          <w:rPr>
            <w:rFonts w:ascii="Trebuchet MS" w:hAnsi="Trebuchet MS"/>
            <w:noProof/>
            <w:sz w:val="24"/>
          </w:rPr>
          <w:delText>to</w:delText>
        </w:r>
      </w:del>
      <w:ins w:id="275" w:author="Author">
        <w:r w:rsidRPr="001F7FFE">
          <w:rPr>
            <w:rFonts w:ascii="Trebuchet MS" w:hAnsi="Trebuchet MS"/>
            <w:noProof/>
            <w:sz w:val="24"/>
          </w:rPr>
          <w:t>into</w:t>
        </w:r>
      </w:ins>
      <w:r w:rsidRPr="001F7FFE">
        <w:rPr>
          <w:rFonts w:ascii="Trebuchet MS" w:hAnsi="Trebuchet MS"/>
          <w:noProof/>
          <w:sz w:val="24"/>
        </w:rPr>
        <w:t xml:space="preserve"> the field, but </w:t>
      </w:r>
      <w:ins w:id="276" w:author="Author">
        <w:r w:rsidRPr="001F7FFE">
          <w:rPr>
            <w:rFonts w:ascii="Trebuchet MS" w:hAnsi="Trebuchet MS"/>
            <w:noProof/>
            <w:sz w:val="24"/>
          </w:rPr>
          <w:t xml:space="preserve">you will gather </w:t>
        </w:r>
      </w:ins>
      <w:r w:rsidRPr="001F7FFE">
        <w:rPr>
          <w:rFonts w:ascii="Trebuchet MS" w:hAnsi="Trebuchet MS"/>
          <w:noProof/>
          <w:sz w:val="24"/>
        </w:rPr>
        <w:t>little</w:t>
      </w:r>
      <w:del w:id="277" w:author="Author">
        <w:r w:rsidRPr="001F7FFE">
          <w:rPr>
            <w:rFonts w:ascii="Trebuchet MS" w:hAnsi="Trebuchet MS"/>
            <w:noProof/>
            <w:sz w:val="24"/>
          </w:rPr>
          <w:delText xml:space="preserve"> will you gather</w:delText>
        </w:r>
      </w:del>
      <w:r w:rsidRPr="001F7FFE">
        <w:rPr>
          <w:rFonts w:ascii="Trebuchet MS" w:hAnsi="Trebuchet MS"/>
          <w:noProof/>
          <w:sz w:val="24"/>
        </w:rPr>
        <w:t xml:space="preserve">, because the locust will devour it. </w:t>
      </w:r>
      <w:r w:rsidRPr="001F7FFE">
        <w:rPr>
          <w:rFonts w:ascii="Trebuchet MS" w:hAnsi="Trebuchet MS"/>
          <w:b/>
          <w:noProof/>
          <w:sz w:val="24"/>
        </w:rPr>
        <w:t xml:space="preserve">28:39 </w:t>
      </w:r>
      <w:r w:rsidRPr="001F7FFE">
        <w:rPr>
          <w:rFonts w:ascii="Trebuchet MS" w:hAnsi="Trebuchet MS"/>
          <w:noProof/>
          <w:sz w:val="24"/>
        </w:rPr>
        <w:t xml:space="preserve">Vineyards you will plant and </w:t>
      </w:r>
      <w:del w:id="278" w:author="Author">
        <w:r w:rsidRPr="001F7FFE">
          <w:rPr>
            <w:rFonts w:ascii="Trebuchet MS" w:hAnsi="Trebuchet MS"/>
            <w:noProof/>
            <w:sz w:val="24"/>
          </w:rPr>
          <w:delText xml:space="preserve">certainly </w:delText>
        </w:r>
      </w:del>
      <w:r w:rsidRPr="001F7FFE">
        <w:rPr>
          <w:rFonts w:ascii="Trebuchet MS" w:hAnsi="Trebuchet MS"/>
          <w:noProof/>
          <w:sz w:val="24"/>
        </w:rPr>
        <w:t>cultivate, but you will drink no wine and gather nothing</w:t>
      </w:r>
      <w:del w:id="279" w:author="Author">
        <w:r w:rsidRPr="001F7FFE">
          <w:rPr>
            <w:rFonts w:ascii="Trebuchet MS" w:hAnsi="Trebuchet MS"/>
            <w:noProof/>
            <w:sz w:val="24"/>
          </w:rPr>
          <w:delText xml:space="preserve"> in</w:delText>
        </w:r>
      </w:del>
      <w:r w:rsidRPr="001F7FFE">
        <w:rPr>
          <w:rFonts w:ascii="Trebuchet MS" w:hAnsi="Trebuchet MS"/>
          <w:noProof/>
          <w:sz w:val="24"/>
        </w:rPr>
        <w:t xml:space="preserve">, because the worm will </w:t>
      </w:r>
      <w:del w:id="280" w:author="Author">
        <w:r w:rsidRPr="001F7FFE">
          <w:rPr>
            <w:rFonts w:ascii="Trebuchet MS" w:hAnsi="Trebuchet MS"/>
            <w:noProof/>
            <w:sz w:val="24"/>
          </w:rPr>
          <w:delText>eat</w:delText>
        </w:r>
      </w:del>
      <w:ins w:id="281" w:author="Author">
        <w:r w:rsidRPr="001F7FFE">
          <w:rPr>
            <w:rFonts w:ascii="Trebuchet MS" w:hAnsi="Trebuchet MS"/>
            <w:noProof/>
            <w:sz w:val="24"/>
          </w:rPr>
          <w:t>consume</w:t>
        </w:r>
      </w:ins>
      <w:r w:rsidRPr="001F7FFE">
        <w:rPr>
          <w:rFonts w:ascii="Trebuchet MS" w:hAnsi="Trebuchet MS"/>
          <w:noProof/>
          <w:sz w:val="24"/>
        </w:rPr>
        <w:t xml:space="preserve"> it</w:t>
      </w:r>
      <w:del w:id="282" w:author="Author">
        <w:r w:rsidRPr="001F7FFE">
          <w:rPr>
            <w:rFonts w:ascii="Trebuchet MS" w:hAnsi="Trebuchet MS"/>
            <w:noProof/>
            <w:sz w:val="24"/>
          </w:rPr>
          <w:delText xml:space="preserve"> up</w:delText>
        </w:r>
      </w:del>
      <w:r w:rsidRPr="001F7FFE">
        <w:rPr>
          <w:rFonts w:ascii="Trebuchet MS" w:hAnsi="Trebuchet MS"/>
          <w:noProof/>
          <w:sz w:val="24"/>
        </w:rPr>
        <w:t xml:space="preserve">. </w:t>
      </w:r>
      <w:r w:rsidRPr="001F7FFE">
        <w:rPr>
          <w:rFonts w:ascii="Trebuchet MS" w:hAnsi="Trebuchet MS"/>
          <w:b/>
          <w:noProof/>
          <w:sz w:val="24"/>
        </w:rPr>
        <w:t xml:space="preserve">28:40 </w:t>
      </w:r>
      <w:r w:rsidRPr="001F7FFE">
        <w:rPr>
          <w:rFonts w:ascii="Trebuchet MS" w:hAnsi="Trebuchet MS"/>
          <w:noProof/>
          <w:sz w:val="24"/>
        </w:rPr>
        <w:t xml:space="preserve">You will </w:t>
      </w:r>
      <w:del w:id="283" w:author="Author">
        <w:r w:rsidRPr="001F7FFE">
          <w:rPr>
            <w:rFonts w:ascii="Trebuchet MS" w:hAnsi="Trebuchet MS"/>
            <w:noProof/>
            <w:sz w:val="24"/>
          </w:rPr>
          <w:delText xml:space="preserve">come to </w:delText>
        </w:r>
      </w:del>
      <w:r w:rsidRPr="001F7FFE">
        <w:rPr>
          <w:rFonts w:ascii="Trebuchet MS" w:hAnsi="Trebuchet MS"/>
          <w:noProof/>
          <w:sz w:val="24"/>
        </w:rPr>
        <w:t xml:space="preserve">have olive trees in all your territory, but you will rub </w:t>
      </w:r>
      <w:ins w:id="284" w:author="Author">
        <w:r w:rsidRPr="001F7FFE">
          <w:rPr>
            <w:rFonts w:ascii="Trebuchet MS" w:hAnsi="Trebuchet MS"/>
            <w:noProof/>
            <w:sz w:val="24"/>
          </w:rPr>
          <w:t xml:space="preserve">no oil on </w:t>
        </w:r>
      </w:ins>
      <w:r w:rsidRPr="001F7FFE">
        <w:rPr>
          <w:rFonts w:ascii="Trebuchet MS" w:hAnsi="Trebuchet MS"/>
          <w:noProof/>
          <w:sz w:val="24"/>
        </w:rPr>
        <w:t>yourself</w:t>
      </w:r>
      <w:del w:id="285" w:author="Author">
        <w:r w:rsidRPr="001F7FFE">
          <w:rPr>
            <w:rFonts w:ascii="Trebuchet MS" w:hAnsi="Trebuchet MS"/>
            <w:noProof/>
            <w:sz w:val="24"/>
          </w:rPr>
          <w:delText xml:space="preserve"> with no oil</w:delText>
        </w:r>
      </w:del>
      <w:r w:rsidRPr="001F7FFE">
        <w:rPr>
          <w:rFonts w:ascii="Trebuchet MS" w:hAnsi="Trebuchet MS"/>
          <w:noProof/>
          <w:sz w:val="24"/>
        </w:rPr>
        <w:t xml:space="preserve">, because your olives will drop off. </w:t>
      </w:r>
      <w:r w:rsidRPr="001F7FFE">
        <w:rPr>
          <w:rFonts w:ascii="Trebuchet MS" w:hAnsi="Trebuchet MS"/>
          <w:b/>
          <w:noProof/>
          <w:sz w:val="24"/>
        </w:rPr>
        <w:t xml:space="preserve">28:41 </w:t>
      </w:r>
      <w:r w:rsidRPr="001F7FFE">
        <w:rPr>
          <w:rFonts w:ascii="Trebuchet MS" w:hAnsi="Trebuchet MS"/>
          <w:noProof/>
          <w:sz w:val="24"/>
        </w:rPr>
        <w:t xml:space="preserve">Sons and daughters you will </w:t>
      </w:r>
      <w:del w:id="286" w:author="Author">
        <w:r w:rsidRPr="001F7FFE">
          <w:rPr>
            <w:rFonts w:ascii="Trebuchet MS" w:hAnsi="Trebuchet MS"/>
            <w:noProof/>
            <w:sz w:val="24"/>
          </w:rPr>
          <w:delText>bring forth</w:delText>
        </w:r>
      </w:del>
      <w:ins w:id="287" w:author="Author">
        <w:r w:rsidRPr="001F7FFE">
          <w:rPr>
            <w:rFonts w:ascii="Trebuchet MS" w:hAnsi="Trebuchet MS"/>
            <w:noProof/>
            <w:sz w:val="24"/>
          </w:rPr>
          <w:t>bear</w:t>
        </w:r>
      </w:ins>
      <w:r w:rsidRPr="001F7FFE">
        <w:rPr>
          <w:rFonts w:ascii="Trebuchet MS" w:hAnsi="Trebuchet MS"/>
          <w:noProof/>
          <w:sz w:val="24"/>
        </w:rPr>
        <w:t xml:space="preserve">, but they will not </w:t>
      </w:r>
      <w:del w:id="288" w:author="Author">
        <w:r w:rsidRPr="001F7FFE">
          <w:rPr>
            <w:rFonts w:ascii="Trebuchet MS" w:hAnsi="Trebuchet MS"/>
            <w:noProof/>
            <w:sz w:val="24"/>
          </w:rPr>
          <w:delText>continue</w:delText>
        </w:r>
      </w:del>
      <w:ins w:id="289" w:author="Author">
        <w:r w:rsidRPr="001F7FFE">
          <w:rPr>
            <w:rFonts w:ascii="Trebuchet MS" w:hAnsi="Trebuchet MS"/>
            <w:noProof/>
            <w:sz w:val="24"/>
          </w:rPr>
          <w:t>remain</w:t>
        </w:r>
      </w:ins>
      <w:r w:rsidRPr="001F7FFE">
        <w:rPr>
          <w:rFonts w:ascii="Trebuchet MS" w:hAnsi="Trebuchet MS"/>
          <w:noProof/>
          <w:sz w:val="24"/>
        </w:rPr>
        <w:t xml:space="preserve"> yours, because they will go off into captivity. </w:t>
      </w:r>
      <w:r w:rsidRPr="001F7FFE">
        <w:rPr>
          <w:rFonts w:ascii="Trebuchet MS" w:hAnsi="Trebuchet MS"/>
          <w:b/>
          <w:noProof/>
          <w:sz w:val="24"/>
        </w:rPr>
        <w:t xml:space="preserve">28:42 </w:t>
      </w:r>
      <w:del w:id="290" w:author="Author">
        <w:r w:rsidRPr="001F7FFE">
          <w:rPr>
            <w:rFonts w:ascii="Trebuchet MS" w:hAnsi="Trebuchet MS"/>
            <w:noProof/>
            <w:sz w:val="24"/>
          </w:rPr>
          <w:delText>All</w:delText>
        </w:r>
      </w:del>
      <w:ins w:id="291" w:author="Author">
        <w:r w:rsidRPr="001F7FFE">
          <w:rPr>
            <w:rFonts w:ascii="Trebuchet MS" w:hAnsi="Trebuchet MS"/>
            <w:noProof/>
            <w:sz w:val="24"/>
          </w:rPr>
          <w:t>Swarms of insects</w:t>
        </w:r>
        <w:r w:rsidRPr="001F7FFE">
          <w:rPr>
            <w:rStyle w:val="FootnoteReference"/>
            <w:rFonts w:ascii="Trebuchet MS" w:hAnsi="Trebuchet MS"/>
            <w:noProof/>
          </w:rPr>
          <w:footnoteReference w:id="5"/>
        </w:r>
        <w:r w:rsidRPr="001F7FFE">
          <w:rPr>
            <w:rFonts w:ascii="Trebuchet MS" w:hAnsi="Trebuchet MS"/>
            <w:noProof/>
            <w:sz w:val="24"/>
          </w:rPr>
          <w:t xml:space="preserve"> will overwhelm all</w:t>
        </w:r>
      </w:ins>
      <w:r w:rsidRPr="001F7FFE">
        <w:rPr>
          <w:rFonts w:ascii="Trebuchet MS" w:hAnsi="Trebuchet MS"/>
          <w:noProof/>
          <w:sz w:val="24"/>
        </w:rPr>
        <w:t xml:space="preserve"> your trees and the fruitage of your ground</w:t>
      </w:r>
      <w:del w:id="294" w:author="Author">
        <w:r w:rsidRPr="001F7FFE">
          <w:rPr>
            <w:rFonts w:ascii="Trebuchet MS" w:hAnsi="Trebuchet MS"/>
            <w:noProof/>
            <w:sz w:val="24"/>
          </w:rPr>
          <w:delText xml:space="preserve"> whirring insects will take in possession</w:delText>
        </w:r>
      </w:del>
      <w:r w:rsidRPr="001F7FFE">
        <w:rPr>
          <w:rFonts w:ascii="Trebuchet MS" w:hAnsi="Trebuchet MS"/>
          <w:noProof/>
          <w:sz w:val="24"/>
        </w:rPr>
        <w:t xml:space="preserve">. </w:t>
      </w:r>
      <w:r w:rsidRPr="001F7FFE">
        <w:rPr>
          <w:rFonts w:ascii="Trebuchet MS" w:hAnsi="Trebuchet MS"/>
          <w:b/>
          <w:noProof/>
          <w:sz w:val="24"/>
        </w:rPr>
        <w:t xml:space="preserve">28:43 </w:t>
      </w:r>
      <w:r w:rsidRPr="001F7FFE">
        <w:rPr>
          <w:rFonts w:ascii="Trebuchet MS" w:hAnsi="Trebuchet MS"/>
          <w:noProof/>
          <w:sz w:val="24"/>
        </w:rPr>
        <w:t xml:space="preserve">The </w:t>
      </w:r>
      <w:del w:id="295" w:author="Author">
        <w:r w:rsidRPr="001F7FFE">
          <w:rPr>
            <w:rFonts w:ascii="Trebuchet MS" w:hAnsi="Trebuchet MS"/>
            <w:noProof/>
            <w:sz w:val="24"/>
          </w:rPr>
          <w:delText>alien</w:delText>
        </w:r>
      </w:del>
      <w:ins w:id="296" w:author="Author">
        <w:r w:rsidRPr="001F7FFE">
          <w:rPr>
            <w:rFonts w:ascii="Trebuchet MS" w:hAnsi="Trebuchet MS"/>
            <w:noProof/>
            <w:sz w:val="24"/>
          </w:rPr>
          <w:t>foreign</w:t>
        </w:r>
      </w:ins>
      <w:r w:rsidRPr="001F7FFE">
        <w:rPr>
          <w:rFonts w:ascii="Trebuchet MS" w:hAnsi="Trebuchet MS"/>
          <w:noProof/>
          <w:sz w:val="24"/>
        </w:rPr>
        <w:t xml:space="preserve"> resident who is in your midst will keep ascending higher and higher </w:t>
      </w:r>
      <w:del w:id="297" w:author="Author">
        <w:r w:rsidRPr="001F7FFE">
          <w:rPr>
            <w:rFonts w:ascii="Trebuchet MS" w:hAnsi="Trebuchet MS"/>
            <w:noProof/>
            <w:sz w:val="24"/>
          </w:rPr>
          <w:delText>above</w:delText>
        </w:r>
      </w:del>
      <w:ins w:id="298" w:author="Author">
        <w:r w:rsidRPr="001F7FFE">
          <w:rPr>
            <w:rFonts w:ascii="Trebuchet MS" w:hAnsi="Trebuchet MS"/>
            <w:noProof/>
            <w:sz w:val="24"/>
          </w:rPr>
          <w:t>over</w:t>
        </w:r>
      </w:ins>
      <w:r w:rsidRPr="001F7FFE">
        <w:rPr>
          <w:rFonts w:ascii="Trebuchet MS" w:hAnsi="Trebuchet MS"/>
          <w:noProof/>
          <w:sz w:val="24"/>
        </w:rPr>
        <w:t xml:space="preserve"> you, while you</w:t>
      </w:r>
      <w:del w:id="299" w:author="Author">
        <w:r w:rsidRPr="001F7FFE">
          <w:rPr>
            <w:rFonts w:ascii="Trebuchet MS" w:hAnsi="Trebuchet MS"/>
            <w:noProof/>
            <w:sz w:val="24"/>
          </w:rPr>
          <w:delText>—you</w:delText>
        </w:r>
      </w:del>
      <w:ins w:id="300" w:author="Author">
        <w:r w:rsidRPr="001F7FFE">
          <w:rPr>
            <w:rFonts w:ascii="Trebuchet MS" w:hAnsi="Trebuchet MS"/>
            <w:noProof/>
            <w:sz w:val="24"/>
          </w:rPr>
          <w:t xml:space="preserve"> yourself</w:t>
        </w:r>
      </w:ins>
      <w:r w:rsidRPr="001F7FFE">
        <w:rPr>
          <w:rFonts w:ascii="Trebuchet MS" w:hAnsi="Trebuchet MS"/>
          <w:noProof/>
          <w:sz w:val="24"/>
        </w:rPr>
        <w:t xml:space="preserve"> will keep descending lower and lower. </w:t>
      </w:r>
      <w:r w:rsidRPr="001F7FFE">
        <w:rPr>
          <w:rFonts w:ascii="Trebuchet MS" w:hAnsi="Trebuchet MS"/>
          <w:b/>
          <w:noProof/>
          <w:sz w:val="24"/>
        </w:rPr>
        <w:t xml:space="preserve">28:44 </w:t>
      </w:r>
      <w:r w:rsidRPr="001F7FFE">
        <w:rPr>
          <w:rFonts w:ascii="Trebuchet MS" w:hAnsi="Trebuchet MS"/>
          <w:noProof/>
          <w:sz w:val="24"/>
        </w:rPr>
        <w:t xml:space="preserve">He will </w:t>
      </w:r>
      <w:del w:id="301" w:author="Author">
        <w:r w:rsidRPr="001F7FFE">
          <w:rPr>
            <w:rFonts w:ascii="Trebuchet MS" w:hAnsi="Trebuchet MS"/>
            <w:noProof/>
            <w:sz w:val="24"/>
          </w:rPr>
          <w:delText xml:space="preserve">be the one to </w:delText>
        </w:r>
      </w:del>
      <w:r w:rsidRPr="001F7FFE">
        <w:rPr>
          <w:rFonts w:ascii="Trebuchet MS" w:hAnsi="Trebuchet MS"/>
          <w:noProof/>
          <w:sz w:val="24"/>
        </w:rPr>
        <w:t xml:space="preserve">lend to you, </w:t>
      </w:r>
      <w:del w:id="302" w:author="Author">
        <w:r w:rsidRPr="001F7FFE">
          <w:rPr>
            <w:rFonts w:ascii="Trebuchet MS" w:hAnsi="Trebuchet MS"/>
            <w:noProof/>
            <w:sz w:val="24"/>
          </w:rPr>
          <w:delText>while</w:delText>
        </w:r>
      </w:del>
      <w:ins w:id="303" w:author="Author">
        <w:r w:rsidRPr="001F7FFE">
          <w:rPr>
            <w:rFonts w:ascii="Trebuchet MS" w:hAnsi="Trebuchet MS"/>
            <w:noProof/>
            <w:sz w:val="24"/>
          </w:rPr>
          <w:t>but</w:t>
        </w:r>
      </w:ins>
      <w:r w:rsidRPr="001F7FFE">
        <w:rPr>
          <w:rFonts w:ascii="Trebuchet MS" w:hAnsi="Trebuchet MS"/>
          <w:noProof/>
          <w:sz w:val="24"/>
        </w:rPr>
        <w:t xml:space="preserve"> you</w:t>
      </w:r>
      <w:del w:id="304" w:author="Author">
        <w:r w:rsidRPr="001F7FFE">
          <w:rPr>
            <w:rFonts w:ascii="Trebuchet MS" w:hAnsi="Trebuchet MS"/>
            <w:noProof/>
            <w:sz w:val="24"/>
          </w:rPr>
          <w:delText>—you</w:delText>
        </w:r>
      </w:del>
      <w:r w:rsidRPr="001F7FFE">
        <w:rPr>
          <w:rFonts w:ascii="Trebuchet MS" w:hAnsi="Trebuchet MS"/>
          <w:noProof/>
          <w:sz w:val="24"/>
        </w:rPr>
        <w:t xml:space="preserve"> will not lend to him. He will become the head, while you</w:t>
      </w:r>
      <w:del w:id="305" w:author="Author">
        <w:r w:rsidRPr="001F7FFE">
          <w:rPr>
            <w:rFonts w:ascii="Trebuchet MS" w:hAnsi="Trebuchet MS"/>
            <w:noProof/>
            <w:sz w:val="24"/>
          </w:rPr>
          <w:delText>—you</w:delText>
        </w:r>
      </w:del>
      <w:ins w:id="306" w:author="Author">
        <w:r w:rsidRPr="001F7FFE">
          <w:rPr>
            <w:rFonts w:ascii="Trebuchet MS" w:hAnsi="Trebuchet MS"/>
            <w:noProof/>
            <w:sz w:val="24"/>
          </w:rPr>
          <w:t xml:space="preserve"> yourself</w:t>
        </w:r>
      </w:ins>
      <w:r w:rsidRPr="001F7FFE">
        <w:rPr>
          <w:rFonts w:ascii="Trebuchet MS" w:hAnsi="Trebuchet MS"/>
          <w:noProof/>
          <w:sz w:val="24"/>
        </w:rPr>
        <w:t xml:space="preserve"> will become the tail.</w:t>
      </w:r>
    </w:p>
    <w:p w:rsidR="00776398" w:rsidRPr="001F7FFE" w:rsidRDefault="00776398" w:rsidP="00776398">
      <w:pPr>
        <w:rPr>
          <w:rFonts w:ascii="Trebuchet MS" w:hAnsi="Trebuchet MS"/>
          <w:noProof/>
          <w:sz w:val="24"/>
        </w:rPr>
      </w:pPr>
      <w:r w:rsidRPr="001F7FFE">
        <w:rPr>
          <w:rFonts w:ascii="Trebuchet MS" w:hAnsi="Trebuchet MS"/>
          <w:b/>
          <w:sz w:val="24"/>
        </w:rPr>
        <w:t xml:space="preserve">28:45 </w:t>
      </w:r>
      <w:r w:rsidRPr="001F7FFE">
        <w:rPr>
          <w:rFonts w:ascii="Trebuchet MS" w:hAnsi="Trebuchet MS"/>
          <w:noProof/>
          <w:sz w:val="24"/>
        </w:rPr>
        <w:t>“</w:t>
      </w:r>
      <w:del w:id="307" w:author="Author">
        <w:r w:rsidRPr="001F7FFE">
          <w:rPr>
            <w:rFonts w:ascii="Trebuchet MS" w:hAnsi="Trebuchet MS"/>
            <w:noProof/>
            <w:sz w:val="24"/>
          </w:rPr>
          <w:delText>And all</w:delText>
        </w:r>
      </w:del>
      <w:ins w:id="308" w:author="Author">
        <w:r w:rsidRPr="001F7FFE">
          <w:rPr>
            <w:rFonts w:ascii="Trebuchet MS" w:hAnsi="Trebuchet MS"/>
            <w:noProof/>
            <w:sz w:val="24"/>
          </w:rPr>
          <w:t>All</w:t>
        </w:r>
      </w:ins>
      <w:r w:rsidRPr="001F7FFE">
        <w:rPr>
          <w:rFonts w:ascii="Trebuchet MS" w:hAnsi="Trebuchet MS"/>
          <w:noProof/>
          <w:sz w:val="24"/>
        </w:rPr>
        <w:t xml:space="preserve"> these </w:t>
      </w:r>
      <w:del w:id="309" w:author="Author">
        <w:r w:rsidRPr="001F7FFE">
          <w:rPr>
            <w:rFonts w:ascii="Trebuchet MS" w:hAnsi="Trebuchet MS"/>
            <w:noProof/>
            <w:sz w:val="24"/>
          </w:rPr>
          <w:delText>maledictions</w:delText>
        </w:r>
      </w:del>
      <w:ins w:id="310" w:author="Author">
        <w:r w:rsidRPr="001F7FFE">
          <w:rPr>
            <w:rFonts w:ascii="Trebuchet MS" w:hAnsi="Trebuchet MS"/>
            <w:noProof/>
            <w:sz w:val="24"/>
          </w:rPr>
          <w:t>curses</w:t>
        </w:r>
      </w:ins>
      <w:r w:rsidRPr="001F7FFE">
        <w:rPr>
          <w:rFonts w:ascii="Trebuchet MS" w:hAnsi="Trebuchet MS"/>
          <w:noProof/>
          <w:sz w:val="24"/>
        </w:rPr>
        <w:t xml:space="preserve"> will certainly come upon you and pursue you and overtake you until you have been annihilated, because you did not listen to the voice of Jehovah your God by keeping his commandments and his statutes that he commanded you. </w:t>
      </w:r>
      <w:r w:rsidRPr="001F7FFE">
        <w:rPr>
          <w:rFonts w:ascii="Trebuchet MS" w:hAnsi="Trebuchet MS"/>
          <w:b/>
          <w:noProof/>
          <w:sz w:val="24"/>
        </w:rPr>
        <w:t xml:space="preserve">28:46 </w:t>
      </w:r>
      <w:r w:rsidRPr="001F7FFE">
        <w:rPr>
          <w:rFonts w:ascii="Trebuchet MS" w:hAnsi="Trebuchet MS"/>
          <w:noProof/>
          <w:sz w:val="24"/>
        </w:rPr>
        <w:t xml:space="preserve">And they </w:t>
      </w:r>
      <w:del w:id="311" w:author="Author">
        <w:r w:rsidRPr="001F7FFE">
          <w:rPr>
            <w:rFonts w:ascii="Trebuchet MS" w:hAnsi="Trebuchet MS"/>
            <w:noProof/>
            <w:sz w:val="24"/>
          </w:rPr>
          <w:delText>must</w:delText>
        </w:r>
      </w:del>
      <w:ins w:id="312" w:author="Author">
        <w:r w:rsidRPr="001F7FFE">
          <w:rPr>
            <w:rFonts w:ascii="Trebuchet MS" w:hAnsi="Trebuchet MS"/>
            <w:noProof/>
            <w:sz w:val="24"/>
          </w:rPr>
          <w:t>will</w:t>
        </w:r>
      </w:ins>
      <w:r w:rsidRPr="001F7FFE">
        <w:rPr>
          <w:rFonts w:ascii="Trebuchet MS" w:hAnsi="Trebuchet MS"/>
          <w:noProof/>
          <w:sz w:val="24"/>
        </w:rPr>
        <w:t xml:space="preserve"> continue on you and your offspring as a </w:t>
      </w:r>
      <w:ins w:id="313" w:author="Author">
        <w:r w:rsidRPr="001F7FFE">
          <w:rPr>
            <w:rFonts w:ascii="Trebuchet MS" w:hAnsi="Trebuchet MS"/>
            <w:noProof/>
            <w:sz w:val="24"/>
          </w:rPr>
          <w:t xml:space="preserve">permanent </w:t>
        </w:r>
      </w:ins>
      <w:r w:rsidRPr="001F7FFE">
        <w:rPr>
          <w:rFonts w:ascii="Trebuchet MS" w:hAnsi="Trebuchet MS"/>
          <w:noProof/>
          <w:sz w:val="24"/>
        </w:rPr>
        <w:t xml:space="preserve">sign and </w:t>
      </w:r>
      <w:del w:id="314" w:author="Author">
        <w:r w:rsidRPr="001F7FFE">
          <w:rPr>
            <w:rFonts w:ascii="Trebuchet MS" w:hAnsi="Trebuchet MS"/>
            <w:noProof/>
            <w:sz w:val="24"/>
          </w:rPr>
          <w:delText xml:space="preserve">a </w:delText>
        </w:r>
      </w:del>
      <w:r w:rsidRPr="001F7FFE">
        <w:rPr>
          <w:rFonts w:ascii="Trebuchet MS" w:hAnsi="Trebuchet MS"/>
          <w:noProof/>
          <w:sz w:val="24"/>
        </w:rPr>
        <w:t>portent</w:t>
      </w:r>
      <w:del w:id="315" w:author="Author">
        <w:r w:rsidRPr="001F7FFE">
          <w:rPr>
            <w:rFonts w:ascii="Trebuchet MS" w:hAnsi="Trebuchet MS"/>
            <w:noProof/>
            <w:sz w:val="24"/>
          </w:rPr>
          <w:delText xml:space="preserve"> to time indefinite</w:delText>
        </w:r>
      </w:del>
      <w:r w:rsidRPr="001F7FFE">
        <w:rPr>
          <w:rFonts w:ascii="Trebuchet MS" w:hAnsi="Trebuchet MS"/>
          <w:noProof/>
          <w:sz w:val="24"/>
        </w:rPr>
        <w:t xml:space="preserve">, </w:t>
      </w:r>
      <w:r w:rsidRPr="001F7FFE">
        <w:rPr>
          <w:rFonts w:ascii="Trebuchet MS" w:hAnsi="Trebuchet MS"/>
          <w:b/>
          <w:noProof/>
          <w:sz w:val="24"/>
        </w:rPr>
        <w:t xml:space="preserve">28:47 </w:t>
      </w:r>
      <w:del w:id="316" w:author="Author">
        <w:r w:rsidRPr="001F7FFE">
          <w:rPr>
            <w:rFonts w:ascii="Trebuchet MS" w:hAnsi="Trebuchet MS"/>
            <w:noProof/>
            <w:sz w:val="24"/>
          </w:rPr>
          <w:delText>due to the fact that</w:delText>
        </w:r>
      </w:del>
      <w:ins w:id="317" w:author="Author">
        <w:r w:rsidRPr="001F7FFE">
          <w:rPr>
            <w:rFonts w:ascii="Trebuchet MS" w:hAnsi="Trebuchet MS"/>
            <w:noProof/>
            <w:sz w:val="24"/>
          </w:rPr>
          <w:t>because</w:t>
        </w:r>
      </w:ins>
      <w:r w:rsidRPr="001F7FFE">
        <w:rPr>
          <w:rFonts w:ascii="Trebuchet MS" w:hAnsi="Trebuchet MS"/>
          <w:noProof/>
          <w:sz w:val="24"/>
        </w:rPr>
        <w:t xml:space="preserve"> you did not serve Jehovah your God with rejoicing and joy of heart </w:t>
      </w:r>
      <w:del w:id="318" w:author="Author">
        <w:r w:rsidRPr="001F7FFE">
          <w:rPr>
            <w:rFonts w:ascii="Trebuchet MS" w:hAnsi="Trebuchet MS"/>
            <w:noProof/>
            <w:sz w:val="24"/>
          </w:rPr>
          <w:delText>for the</w:delText>
        </w:r>
      </w:del>
      <w:ins w:id="319" w:author="Author">
        <w:r w:rsidRPr="001F7FFE">
          <w:rPr>
            <w:rFonts w:ascii="Trebuchet MS" w:hAnsi="Trebuchet MS"/>
            <w:noProof/>
            <w:sz w:val="24"/>
          </w:rPr>
          <w:t>when you had such an</w:t>
        </w:r>
      </w:ins>
      <w:r w:rsidRPr="001F7FFE">
        <w:rPr>
          <w:rFonts w:ascii="Trebuchet MS" w:hAnsi="Trebuchet MS"/>
          <w:noProof/>
          <w:sz w:val="24"/>
        </w:rPr>
        <w:t xml:space="preserve"> abundance of everything. </w:t>
      </w:r>
      <w:r w:rsidRPr="001F7FFE">
        <w:rPr>
          <w:rFonts w:ascii="Trebuchet MS" w:hAnsi="Trebuchet MS"/>
          <w:b/>
          <w:noProof/>
          <w:sz w:val="24"/>
        </w:rPr>
        <w:t xml:space="preserve">28:48 </w:t>
      </w:r>
      <w:del w:id="320" w:author="Author">
        <w:r w:rsidRPr="001F7FFE">
          <w:rPr>
            <w:rFonts w:ascii="Trebuchet MS" w:hAnsi="Trebuchet MS"/>
            <w:noProof/>
            <w:sz w:val="24"/>
          </w:rPr>
          <w:delText xml:space="preserve">And you will have to serve your enemies whom </w:delText>
        </w:r>
      </w:del>
      <w:r w:rsidRPr="001F7FFE">
        <w:rPr>
          <w:rFonts w:ascii="Trebuchet MS" w:hAnsi="Trebuchet MS"/>
          <w:noProof/>
          <w:sz w:val="24"/>
        </w:rPr>
        <w:t xml:space="preserve">Jehovah will send </w:t>
      </w:r>
      <w:ins w:id="321" w:author="Author">
        <w:r w:rsidRPr="001F7FFE">
          <w:rPr>
            <w:rFonts w:ascii="Trebuchet MS" w:hAnsi="Trebuchet MS"/>
            <w:noProof/>
            <w:sz w:val="24"/>
          </w:rPr>
          <w:t xml:space="preserve">your enemies </w:t>
        </w:r>
      </w:ins>
      <w:r w:rsidRPr="001F7FFE">
        <w:rPr>
          <w:rFonts w:ascii="Trebuchet MS" w:hAnsi="Trebuchet MS"/>
          <w:noProof/>
          <w:sz w:val="24"/>
        </w:rPr>
        <w:t>against you</w:t>
      </w:r>
      <w:del w:id="322" w:author="Author">
        <w:r w:rsidRPr="001F7FFE">
          <w:rPr>
            <w:rFonts w:ascii="Trebuchet MS" w:hAnsi="Trebuchet MS"/>
            <w:noProof/>
            <w:sz w:val="24"/>
          </w:rPr>
          <w:delText xml:space="preserve"> with hunger</w:delText>
        </w:r>
      </w:del>
      <w:ins w:id="323" w:author="Author">
        <w:r w:rsidRPr="001F7FFE">
          <w:rPr>
            <w:rFonts w:ascii="Trebuchet MS" w:hAnsi="Trebuchet MS"/>
            <w:noProof/>
            <w:sz w:val="24"/>
          </w:rPr>
          <w:t>,</w:t>
        </w:r>
      </w:ins>
      <w:r w:rsidRPr="001F7FFE">
        <w:rPr>
          <w:rFonts w:ascii="Trebuchet MS" w:hAnsi="Trebuchet MS"/>
          <w:noProof/>
          <w:sz w:val="24"/>
        </w:rPr>
        <w:t xml:space="preserve"> and </w:t>
      </w:r>
      <w:del w:id="324" w:author="Author">
        <w:r w:rsidRPr="001F7FFE">
          <w:rPr>
            <w:rFonts w:ascii="Trebuchet MS" w:hAnsi="Trebuchet MS"/>
            <w:noProof/>
            <w:sz w:val="24"/>
          </w:rPr>
          <w:delText>thirst</w:delText>
        </w:r>
      </w:del>
      <w:ins w:id="325" w:author="Author">
        <w:r w:rsidRPr="001F7FFE">
          <w:rPr>
            <w:rFonts w:ascii="Trebuchet MS" w:hAnsi="Trebuchet MS"/>
            <w:noProof/>
            <w:sz w:val="24"/>
          </w:rPr>
          <w:t>you will serve them while you are hungry</w:t>
        </w:r>
      </w:ins>
      <w:r w:rsidRPr="001F7FFE">
        <w:rPr>
          <w:rFonts w:ascii="Trebuchet MS" w:hAnsi="Trebuchet MS"/>
          <w:noProof/>
          <w:sz w:val="24"/>
        </w:rPr>
        <w:t xml:space="preserve"> and </w:t>
      </w:r>
      <w:del w:id="326" w:author="Author">
        <w:r w:rsidRPr="001F7FFE">
          <w:rPr>
            <w:rFonts w:ascii="Trebuchet MS" w:hAnsi="Trebuchet MS"/>
            <w:noProof/>
            <w:sz w:val="24"/>
          </w:rPr>
          <w:delText>nakedness</w:delText>
        </w:r>
      </w:del>
      <w:ins w:id="327" w:author="Author">
        <w:r w:rsidRPr="001F7FFE">
          <w:rPr>
            <w:rFonts w:ascii="Trebuchet MS" w:hAnsi="Trebuchet MS"/>
            <w:noProof/>
            <w:sz w:val="24"/>
          </w:rPr>
          <w:t>thirsty</w:t>
        </w:r>
      </w:ins>
      <w:r w:rsidRPr="001F7FFE">
        <w:rPr>
          <w:rFonts w:ascii="Trebuchet MS" w:hAnsi="Trebuchet MS"/>
          <w:noProof/>
          <w:sz w:val="24"/>
        </w:rPr>
        <w:t xml:space="preserve"> and </w:t>
      </w:r>
      <w:del w:id="328" w:author="Author">
        <w:r w:rsidRPr="001F7FFE">
          <w:rPr>
            <w:rFonts w:ascii="Trebuchet MS" w:hAnsi="Trebuchet MS"/>
            <w:noProof/>
            <w:sz w:val="24"/>
          </w:rPr>
          <w:delText>the want of</w:delText>
        </w:r>
      </w:del>
      <w:ins w:id="329" w:author="Author">
        <w:r w:rsidRPr="001F7FFE">
          <w:rPr>
            <w:rFonts w:ascii="Trebuchet MS" w:hAnsi="Trebuchet MS"/>
            <w:noProof/>
            <w:sz w:val="24"/>
          </w:rPr>
          <w:t>poorly clothed and lacking</w:t>
        </w:r>
      </w:ins>
      <w:r w:rsidRPr="001F7FFE">
        <w:rPr>
          <w:rFonts w:ascii="Trebuchet MS" w:hAnsi="Trebuchet MS"/>
          <w:noProof/>
          <w:sz w:val="24"/>
        </w:rPr>
        <w:t xml:space="preserve"> everything</w:t>
      </w:r>
      <w:del w:id="330" w:author="Author">
        <w:r w:rsidRPr="001F7FFE">
          <w:rPr>
            <w:rFonts w:ascii="Trebuchet MS" w:hAnsi="Trebuchet MS"/>
            <w:noProof/>
            <w:sz w:val="24"/>
          </w:rPr>
          <w:delText>; and he</w:delText>
        </w:r>
      </w:del>
      <w:ins w:id="331" w:author="Author">
        <w:r w:rsidRPr="001F7FFE">
          <w:rPr>
            <w:rFonts w:ascii="Trebuchet MS" w:hAnsi="Trebuchet MS"/>
            <w:noProof/>
            <w:sz w:val="24"/>
          </w:rPr>
          <w:t>. He</w:t>
        </w:r>
      </w:ins>
      <w:r w:rsidRPr="001F7FFE">
        <w:rPr>
          <w:rFonts w:ascii="Trebuchet MS" w:hAnsi="Trebuchet MS"/>
          <w:noProof/>
          <w:sz w:val="24"/>
        </w:rPr>
        <w:t xml:space="preserve"> will </w:t>
      </w:r>
      <w:del w:id="332" w:author="Author">
        <w:r w:rsidRPr="001F7FFE">
          <w:rPr>
            <w:rFonts w:ascii="Trebuchet MS" w:hAnsi="Trebuchet MS"/>
            <w:noProof/>
            <w:sz w:val="24"/>
          </w:rPr>
          <w:delText xml:space="preserve">certainly </w:delText>
        </w:r>
      </w:del>
      <w:r w:rsidRPr="001F7FFE">
        <w:rPr>
          <w:rFonts w:ascii="Trebuchet MS" w:hAnsi="Trebuchet MS"/>
          <w:noProof/>
          <w:sz w:val="24"/>
        </w:rPr>
        <w:t xml:space="preserve">put an iron yoke </w:t>
      </w:r>
      <w:del w:id="333" w:author="Author">
        <w:r w:rsidRPr="001F7FFE">
          <w:rPr>
            <w:rFonts w:ascii="Trebuchet MS" w:hAnsi="Trebuchet MS"/>
            <w:noProof/>
            <w:sz w:val="24"/>
          </w:rPr>
          <w:delText>upon</w:delText>
        </w:r>
      </w:del>
      <w:ins w:id="334" w:author="Author">
        <w:r w:rsidRPr="001F7FFE">
          <w:rPr>
            <w:rFonts w:ascii="Trebuchet MS" w:hAnsi="Trebuchet MS"/>
            <w:noProof/>
            <w:sz w:val="24"/>
          </w:rPr>
          <w:t>on</w:t>
        </w:r>
      </w:ins>
      <w:r w:rsidRPr="001F7FFE">
        <w:rPr>
          <w:rFonts w:ascii="Trebuchet MS" w:hAnsi="Trebuchet MS"/>
          <w:noProof/>
          <w:sz w:val="24"/>
        </w:rPr>
        <w:t xml:space="preserve"> your neck until he has annihilated you.</w:t>
      </w:r>
    </w:p>
    <w:p w:rsidR="00776398" w:rsidRPr="001F7FFE" w:rsidRDefault="00776398" w:rsidP="00776398">
      <w:pPr>
        <w:rPr>
          <w:rFonts w:ascii="Trebuchet MS" w:hAnsi="Trebuchet MS"/>
          <w:noProof/>
          <w:sz w:val="24"/>
        </w:rPr>
      </w:pPr>
      <w:r w:rsidRPr="001F7FFE">
        <w:rPr>
          <w:rFonts w:ascii="Trebuchet MS" w:hAnsi="Trebuchet MS"/>
          <w:b/>
          <w:sz w:val="24"/>
        </w:rPr>
        <w:t xml:space="preserve">28:49 </w:t>
      </w:r>
      <w:r w:rsidRPr="001F7FFE">
        <w:rPr>
          <w:rFonts w:ascii="Trebuchet MS" w:hAnsi="Trebuchet MS"/>
          <w:noProof/>
          <w:sz w:val="24"/>
        </w:rPr>
        <w:t xml:space="preserve">“Jehovah will raise up against you a </w:t>
      </w:r>
      <w:ins w:id="335" w:author="Author">
        <w:r w:rsidRPr="001F7FFE">
          <w:rPr>
            <w:rFonts w:ascii="Trebuchet MS" w:hAnsi="Trebuchet MS"/>
            <w:noProof/>
            <w:sz w:val="24"/>
          </w:rPr>
          <w:t xml:space="preserve">distant </w:t>
        </w:r>
      </w:ins>
      <w:r w:rsidRPr="001F7FFE">
        <w:rPr>
          <w:rFonts w:ascii="Trebuchet MS" w:hAnsi="Trebuchet MS"/>
          <w:noProof/>
          <w:sz w:val="24"/>
        </w:rPr>
        <w:t>nation</w:t>
      </w:r>
      <w:del w:id="336" w:author="Author">
        <w:r w:rsidRPr="001F7FFE">
          <w:rPr>
            <w:rFonts w:ascii="Trebuchet MS" w:hAnsi="Trebuchet MS"/>
            <w:noProof/>
            <w:sz w:val="24"/>
          </w:rPr>
          <w:delText xml:space="preserve"> far away</w:delText>
        </w:r>
      </w:del>
      <w:r w:rsidRPr="001F7FFE">
        <w:rPr>
          <w:rFonts w:ascii="Trebuchet MS" w:hAnsi="Trebuchet MS"/>
          <w:noProof/>
          <w:sz w:val="24"/>
        </w:rPr>
        <w:t>, from the end of the earth</w:t>
      </w:r>
      <w:del w:id="337" w:author="Author">
        <w:r w:rsidRPr="001F7FFE">
          <w:rPr>
            <w:rFonts w:ascii="Trebuchet MS" w:hAnsi="Trebuchet MS"/>
            <w:noProof/>
            <w:sz w:val="24"/>
          </w:rPr>
          <w:delText>, just as</w:delText>
        </w:r>
      </w:del>
      <w:ins w:id="338" w:author="Author">
        <w:r w:rsidRPr="001F7FFE">
          <w:rPr>
            <w:rFonts w:ascii="Trebuchet MS" w:hAnsi="Trebuchet MS"/>
            <w:noProof/>
            <w:sz w:val="24"/>
          </w:rPr>
          <w:t>; it will pounce like</w:t>
        </w:r>
      </w:ins>
      <w:r w:rsidRPr="001F7FFE">
        <w:rPr>
          <w:rFonts w:ascii="Trebuchet MS" w:hAnsi="Trebuchet MS"/>
          <w:noProof/>
          <w:sz w:val="24"/>
        </w:rPr>
        <w:t xml:space="preserve"> an eagle</w:t>
      </w:r>
      <w:del w:id="339" w:author="Author">
        <w:r w:rsidRPr="001F7FFE">
          <w:rPr>
            <w:rFonts w:ascii="Trebuchet MS" w:hAnsi="Trebuchet MS"/>
            <w:noProof/>
            <w:sz w:val="24"/>
          </w:rPr>
          <w:delText xml:space="preserve"> pounces</w:delText>
        </w:r>
      </w:del>
      <w:r w:rsidRPr="001F7FFE">
        <w:rPr>
          <w:rFonts w:ascii="Trebuchet MS" w:hAnsi="Trebuchet MS"/>
          <w:noProof/>
          <w:sz w:val="24"/>
        </w:rPr>
        <w:t xml:space="preserve">, a nation whose </w:t>
      </w:r>
      <w:del w:id="340" w:author="Author">
        <w:r w:rsidRPr="001F7FFE">
          <w:rPr>
            <w:rFonts w:ascii="Trebuchet MS" w:hAnsi="Trebuchet MS"/>
            <w:noProof/>
            <w:sz w:val="24"/>
          </w:rPr>
          <w:delText>tongue</w:delText>
        </w:r>
      </w:del>
      <w:ins w:id="341" w:author="Author">
        <w:r w:rsidRPr="001F7FFE">
          <w:rPr>
            <w:rFonts w:ascii="Trebuchet MS" w:hAnsi="Trebuchet MS"/>
            <w:noProof/>
            <w:sz w:val="24"/>
          </w:rPr>
          <w:t>language</w:t>
        </w:r>
      </w:ins>
      <w:r w:rsidRPr="001F7FFE">
        <w:rPr>
          <w:rFonts w:ascii="Trebuchet MS" w:hAnsi="Trebuchet MS"/>
          <w:noProof/>
          <w:sz w:val="24"/>
        </w:rPr>
        <w:t xml:space="preserve"> you will not understand, </w:t>
      </w:r>
      <w:r w:rsidRPr="001F7FFE">
        <w:rPr>
          <w:rFonts w:ascii="Trebuchet MS" w:hAnsi="Trebuchet MS"/>
          <w:b/>
          <w:noProof/>
          <w:sz w:val="24"/>
        </w:rPr>
        <w:t xml:space="preserve">28:50 </w:t>
      </w:r>
      <w:r w:rsidRPr="001F7FFE">
        <w:rPr>
          <w:rFonts w:ascii="Trebuchet MS" w:hAnsi="Trebuchet MS"/>
          <w:noProof/>
          <w:sz w:val="24"/>
        </w:rPr>
        <w:t xml:space="preserve">a nation fierce in </w:t>
      </w:r>
      <w:del w:id="342" w:author="Author">
        <w:r w:rsidRPr="001F7FFE">
          <w:rPr>
            <w:rFonts w:ascii="Trebuchet MS" w:hAnsi="Trebuchet MS"/>
            <w:noProof/>
            <w:sz w:val="24"/>
          </w:rPr>
          <w:delText>countenance, who</w:delText>
        </w:r>
      </w:del>
      <w:ins w:id="343" w:author="Author">
        <w:r w:rsidRPr="001F7FFE">
          <w:rPr>
            <w:rFonts w:ascii="Trebuchet MS" w:hAnsi="Trebuchet MS"/>
            <w:noProof/>
            <w:sz w:val="24"/>
          </w:rPr>
          <w:t>appearance that</w:t>
        </w:r>
      </w:ins>
      <w:r w:rsidRPr="001F7FFE">
        <w:rPr>
          <w:rFonts w:ascii="Trebuchet MS" w:hAnsi="Trebuchet MS"/>
          <w:noProof/>
          <w:sz w:val="24"/>
        </w:rPr>
        <w:t xml:space="preserve"> will </w:t>
      </w:r>
      <w:del w:id="344" w:author="Author">
        <w:r w:rsidRPr="001F7FFE">
          <w:rPr>
            <w:rFonts w:ascii="Trebuchet MS" w:hAnsi="Trebuchet MS"/>
            <w:noProof/>
            <w:sz w:val="24"/>
          </w:rPr>
          <w:delText>not be partial</w:delText>
        </w:r>
      </w:del>
      <w:ins w:id="345" w:author="Author">
        <w:r w:rsidRPr="001F7FFE">
          <w:rPr>
            <w:rFonts w:ascii="Trebuchet MS" w:hAnsi="Trebuchet MS"/>
            <w:noProof/>
            <w:sz w:val="24"/>
          </w:rPr>
          <w:t>show no regard</w:t>
        </w:r>
      </w:ins>
      <w:r w:rsidRPr="001F7FFE">
        <w:rPr>
          <w:rFonts w:ascii="Trebuchet MS" w:hAnsi="Trebuchet MS"/>
          <w:noProof/>
          <w:sz w:val="24"/>
        </w:rPr>
        <w:t xml:space="preserve"> to </w:t>
      </w:r>
      <w:del w:id="346" w:author="Author">
        <w:r w:rsidRPr="001F7FFE">
          <w:rPr>
            <w:rFonts w:ascii="Trebuchet MS" w:hAnsi="Trebuchet MS"/>
            <w:noProof/>
            <w:sz w:val="24"/>
          </w:rPr>
          <w:delText>an</w:delText>
        </w:r>
      </w:del>
      <w:ins w:id="347" w:author="Author">
        <w:r w:rsidRPr="001F7FFE">
          <w:rPr>
            <w:rFonts w:ascii="Trebuchet MS" w:hAnsi="Trebuchet MS"/>
            <w:noProof/>
            <w:sz w:val="24"/>
          </w:rPr>
          <w:t>the</w:t>
        </w:r>
      </w:ins>
      <w:r w:rsidRPr="001F7FFE">
        <w:rPr>
          <w:rFonts w:ascii="Trebuchet MS" w:hAnsi="Trebuchet MS"/>
          <w:noProof/>
          <w:sz w:val="24"/>
        </w:rPr>
        <w:t xml:space="preserve"> old </w:t>
      </w:r>
      <w:del w:id="348" w:author="Author">
        <w:r w:rsidRPr="001F7FFE">
          <w:rPr>
            <w:rFonts w:ascii="Trebuchet MS" w:hAnsi="Trebuchet MS"/>
            <w:noProof/>
            <w:sz w:val="24"/>
          </w:rPr>
          <w:delText xml:space="preserve">man </w:delText>
        </w:r>
      </w:del>
      <w:r w:rsidRPr="001F7FFE">
        <w:rPr>
          <w:rFonts w:ascii="Trebuchet MS" w:hAnsi="Trebuchet MS"/>
          <w:noProof/>
          <w:sz w:val="24"/>
        </w:rPr>
        <w:t xml:space="preserve">or </w:t>
      </w:r>
      <w:del w:id="349" w:author="Author">
        <w:r w:rsidRPr="001F7FFE">
          <w:rPr>
            <w:rFonts w:ascii="Trebuchet MS" w:hAnsi="Trebuchet MS"/>
            <w:noProof/>
            <w:sz w:val="24"/>
          </w:rPr>
          <w:delText xml:space="preserve">show </w:delText>
        </w:r>
      </w:del>
      <w:r w:rsidRPr="001F7FFE">
        <w:rPr>
          <w:rFonts w:ascii="Trebuchet MS" w:hAnsi="Trebuchet MS"/>
          <w:noProof/>
          <w:sz w:val="24"/>
        </w:rPr>
        <w:t xml:space="preserve">favor to </w:t>
      </w:r>
      <w:del w:id="350" w:author="Author">
        <w:r w:rsidRPr="001F7FFE">
          <w:rPr>
            <w:rFonts w:ascii="Trebuchet MS" w:hAnsi="Trebuchet MS"/>
            <w:noProof/>
            <w:sz w:val="24"/>
          </w:rPr>
          <w:delText>a</w:delText>
        </w:r>
      </w:del>
      <w:ins w:id="351" w:author="Author">
        <w:r w:rsidRPr="001F7FFE">
          <w:rPr>
            <w:rFonts w:ascii="Trebuchet MS" w:hAnsi="Trebuchet MS"/>
            <w:noProof/>
            <w:sz w:val="24"/>
          </w:rPr>
          <w:t>the</w:t>
        </w:r>
      </w:ins>
      <w:r w:rsidRPr="001F7FFE">
        <w:rPr>
          <w:rFonts w:ascii="Trebuchet MS" w:hAnsi="Trebuchet MS"/>
          <w:noProof/>
          <w:sz w:val="24"/>
        </w:rPr>
        <w:t xml:space="preserve"> young</w:t>
      </w:r>
      <w:del w:id="352" w:author="Author">
        <w:r w:rsidRPr="001F7FFE">
          <w:rPr>
            <w:rFonts w:ascii="Trebuchet MS" w:hAnsi="Trebuchet MS"/>
            <w:noProof/>
            <w:sz w:val="24"/>
          </w:rPr>
          <w:delText xml:space="preserve"> man</w:delText>
        </w:r>
      </w:del>
      <w:r w:rsidRPr="001F7FFE">
        <w:rPr>
          <w:rFonts w:ascii="Trebuchet MS" w:hAnsi="Trebuchet MS"/>
          <w:noProof/>
          <w:sz w:val="24"/>
        </w:rPr>
        <w:t xml:space="preserve">. </w:t>
      </w:r>
      <w:r w:rsidRPr="001F7FFE">
        <w:rPr>
          <w:rFonts w:ascii="Trebuchet MS" w:hAnsi="Trebuchet MS"/>
          <w:b/>
          <w:noProof/>
          <w:sz w:val="24"/>
        </w:rPr>
        <w:t xml:space="preserve">28:51 </w:t>
      </w:r>
      <w:del w:id="353" w:author="Author">
        <w:r w:rsidRPr="001F7FFE">
          <w:rPr>
            <w:rFonts w:ascii="Trebuchet MS" w:hAnsi="Trebuchet MS"/>
            <w:noProof/>
            <w:sz w:val="24"/>
          </w:rPr>
          <w:delText>And they</w:delText>
        </w:r>
      </w:del>
      <w:ins w:id="354" w:author="Author">
        <w:r w:rsidRPr="001F7FFE">
          <w:rPr>
            <w:rFonts w:ascii="Trebuchet MS" w:hAnsi="Trebuchet MS"/>
            <w:noProof/>
            <w:sz w:val="24"/>
          </w:rPr>
          <w:t>They</w:t>
        </w:r>
      </w:ins>
      <w:r w:rsidRPr="001F7FFE">
        <w:rPr>
          <w:rFonts w:ascii="Trebuchet MS" w:hAnsi="Trebuchet MS"/>
          <w:noProof/>
          <w:sz w:val="24"/>
        </w:rPr>
        <w:t xml:space="preserve"> will </w:t>
      </w:r>
      <w:del w:id="355" w:author="Author">
        <w:r w:rsidRPr="001F7FFE">
          <w:rPr>
            <w:rFonts w:ascii="Trebuchet MS" w:hAnsi="Trebuchet MS"/>
            <w:noProof/>
            <w:sz w:val="24"/>
          </w:rPr>
          <w:delText xml:space="preserve">certainly </w:delText>
        </w:r>
      </w:del>
      <w:r w:rsidRPr="001F7FFE">
        <w:rPr>
          <w:rFonts w:ascii="Trebuchet MS" w:hAnsi="Trebuchet MS"/>
          <w:noProof/>
          <w:sz w:val="24"/>
        </w:rPr>
        <w:t xml:space="preserve">eat the </w:t>
      </w:r>
      <w:del w:id="356" w:author="Author">
        <w:r w:rsidRPr="001F7FFE">
          <w:rPr>
            <w:rFonts w:ascii="Trebuchet MS" w:hAnsi="Trebuchet MS"/>
            <w:noProof/>
            <w:sz w:val="24"/>
          </w:rPr>
          <w:delText>fruit</w:delText>
        </w:r>
      </w:del>
      <w:ins w:id="357" w:author="Author">
        <w:r w:rsidRPr="001F7FFE">
          <w:rPr>
            <w:rFonts w:ascii="Trebuchet MS" w:hAnsi="Trebuchet MS"/>
            <w:noProof/>
            <w:sz w:val="24"/>
          </w:rPr>
          <w:t>offspring</w:t>
        </w:r>
      </w:ins>
      <w:r w:rsidRPr="001F7FFE">
        <w:rPr>
          <w:rFonts w:ascii="Trebuchet MS" w:hAnsi="Trebuchet MS"/>
          <w:noProof/>
          <w:sz w:val="24"/>
        </w:rPr>
        <w:t xml:space="preserve"> of your </w:t>
      </w:r>
      <w:del w:id="358" w:author="Author">
        <w:r w:rsidRPr="001F7FFE">
          <w:rPr>
            <w:rFonts w:ascii="Trebuchet MS" w:hAnsi="Trebuchet MS"/>
            <w:noProof/>
            <w:sz w:val="24"/>
          </w:rPr>
          <w:delText>domestic animals</w:delText>
        </w:r>
      </w:del>
      <w:ins w:id="359" w:author="Author">
        <w:r w:rsidRPr="001F7FFE">
          <w:rPr>
            <w:rFonts w:ascii="Trebuchet MS" w:hAnsi="Trebuchet MS"/>
            <w:noProof/>
            <w:sz w:val="24"/>
          </w:rPr>
          <w:t>livestock</w:t>
        </w:r>
      </w:ins>
      <w:r w:rsidRPr="001F7FFE">
        <w:rPr>
          <w:rFonts w:ascii="Trebuchet MS" w:hAnsi="Trebuchet MS"/>
          <w:noProof/>
          <w:sz w:val="24"/>
        </w:rPr>
        <w:t xml:space="preserve"> and the fruitage of your ground until you have been annihilated</w:t>
      </w:r>
      <w:del w:id="360" w:author="Author">
        <w:r w:rsidRPr="001F7FFE">
          <w:rPr>
            <w:rFonts w:ascii="Trebuchet MS" w:hAnsi="Trebuchet MS"/>
            <w:noProof/>
            <w:sz w:val="24"/>
          </w:rPr>
          <w:delText>, and they</w:delText>
        </w:r>
      </w:del>
      <w:ins w:id="361" w:author="Author">
        <w:r w:rsidRPr="001F7FFE">
          <w:rPr>
            <w:rFonts w:ascii="Trebuchet MS" w:hAnsi="Trebuchet MS"/>
            <w:noProof/>
            <w:sz w:val="24"/>
          </w:rPr>
          <w:t>. They</w:t>
        </w:r>
      </w:ins>
      <w:r w:rsidRPr="001F7FFE">
        <w:rPr>
          <w:rFonts w:ascii="Trebuchet MS" w:hAnsi="Trebuchet MS"/>
          <w:noProof/>
          <w:sz w:val="24"/>
        </w:rPr>
        <w:t xml:space="preserve"> will </w:t>
      </w:r>
      <w:del w:id="362" w:author="Author">
        <w:r w:rsidRPr="001F7FFE">
          <w:rPr>
            <w:rFonts w:ascii="Trebuchet MS" w:hAnsi="Trebuchet MS"/>
            <w:noProof/>
            <w:sz w:val="24"/>
          </w:rPr>
          <w:delText>let no</w:delText>
        </w:r>
      </w:del>
      <w:ins w:id="363" w:author="Author">
        <w:r w:rsidRPr="001F7FFE">
          <w:rPr>
            <w:rFonts w:ascii="Trebuchet MS" w:hAnsi="Trebuchet MS"/>
            <w:noProof/>
            <w:sz w:val="24"/>
          </w:rPr>
          <w:t>not leave any</w:t>
        </w:r>
      </w:ins>
      <w:r w:rsidRPr="001F7FFE">
        <w:rPr>
          <w:rFonts w:ascii="Trebuchet MS" w:hAnsi="Trebuchet MS"/>
          <w:noProof/>
          <w:sz w:val="24"/>
        </w:rPr>
        <w:t xml:space="preserve"> grain, new wine or oil, </w:t>
      </w:r>
      <w:del w:id="364" w:author="Author">
        <w:r w:rsidRPr="001F7FFE">
          <w:rPr>
            <w:rFonts w:ascii="Trebuchet MS" w:hAnsi="Trebuchet MS"/>
            <w:noProof/>
            <w:sz w:val="24"/>
          </w:rPr>
          <w:delText xml:space="preserve">no </w:delText>
        </w:r>
      </w:del>
      <w:r w:rsidRPr="001F7FFE">
        <w:rPr>
          <w:rFonts w:ascii="Trebuchet MS" w:hAnsi="Trebuchet MS"/>
          <w:noProof/>
          <w:sz w:val="24"/>
        </w:rPr>
        <w:t xml:space="preserve">young </w:t>
      </w:r>
      <w:del w:id="365" w:author="Author">
        <w:r w:rsidRPr="001F7FFE">
          <w:rPr>
            <w:rFonts w:ascii="Trebuchet MS" w:hAnsi="Trebuchet MS"/>
            <w:noProof/>
            <w:sz w:val="24"/>
          </w:rPr>
          <w:delText xml:space="preserve">of your </w:delText>
        </w:r>
      </w:del>
      <w:r w:rsidRPr="001F7FFE">
        <w:rPr>
          <w:rFonts w:ascii="Trebuchet MS" w:hAnsi="Trebuchet MS"/>
          <w:noProof/>
          <w:sz w:val="24"/>
        </w:rPr>
        <w:t xml:space="preserve">cattle or </w:t>
      </w:r>
      <w:del w:id="366" w:author="Author">
        <w:r w:rsidRPr="001F7FFE">
          <w:rPr>
            <w:rFonts w:ascii="Trebuchet MS" w:hAnsi="Trebuchet MS"/>
            <w:noProof/>
            <w:sz w:val="24"/>
          </w:rPr>
          <w:delText>progeny of your flock, remain</w:delText>
        </w:r>
      </w:del>
      <w:ins w:id="367" w:author="Author">
        <w:r w:rsidRPr="001F7FFE">
          <w:rPr>
            <w:rFonts w:ascii="Trebuchet MS" w:hAnsi="Trebuchet MS"/>
            <w:noProof/>
            <w:sz w:val="24"/>
          </w:rPr>
          <w:t>sheep</w:t>
        </w:r>
      </w:ins>
      <w:r w:rsidRPr="001F7FFE">
        <w:rPr>
          <w:rFonts w:ascii="Trebuchet MS" w:hAnsi="Trebuchet MS"/>
          <w:noProof/>
          <w:sz w:val="24"/>
        </w:rPr>
        <w:t xml:space="preserve"> for you until they have destroyed you. </w:t>
      </w:r>
      <w:r w:rsidRPr="001F7FFE">
        <w:rPr>
          <w:rFonts w:ascii="Trebuchet MS" w:hAnsi="Trebuchet MS"/>
          <w:b/>
          <w:noProof/>
          <w:sz w:val="24"/>
        </w:rPr>
        <w:t xml:space="preserve">28:52 </w:t>
      </w:r>
      <w:del w:id="368" w:author="Author">
        <w:r w:rsidRPr="001F7FFE">
          <w:rPr>
            <w:rFonts w:ascii="Trebuchet MS" w:hAnsi="Trebuchet MS"/>
            <w:noProof/>
            <w:sz w:val="24"/>
          </w:rPr>
          <w:delText>And they</w:delText>
        </w:r>
      </w:del>
      <w:ins w:id="369" w:author="Author">
        <w:r w:rsidRPr="001F7FFE">
          <w:rPr>
            <w:rFonts w:ascii="Trebuchet MS" w:hAnsi="Trebuchet MS"/>
            <w:noProof/>
            <w:sz w:val="24"/>
          </w:rPr>
          <w:t>They</w:t>
        </w:r>
      </w:ins>
      <w:r w:rsidRPr="001F7FFE">
        <w:rPr>
          <w:rFonts w:ascii="Trebuchet MS" w:hAnsi="Trebuchet MS"/>
          <w:noProof/>
          <w:sz w:val="24"/>
        </w:rPr>
        <w:t xml:space="preserve"> will </w:t>
      </w:r>
      <w:del w:id="370" w:author="Author">
        <w:r w:rsidRPr="001F7FFE">
          <w:rPr>
            <w:rFonts w:ascii="Trebuchet MS" w:hAnsi="Trebuchet MS"/>
            <w:noProof/>
            <w:sz w:val="24"/>
          </w:rPr>
          <w:delText xml:space="preserve">indeed </w:delText>
        </w:r>
      </w:del>
      <w:r w:rsidRPr="001F7FFE">
        <w:rPr>
          <w:rFonts w:ascii="Trebuchet MS" w:hAnsi="Trebuchet MS"/>
          <w:noProof/>
          <w:sz w:val="24"/>
        </w:rPr>
        <w:t>besiege you</w:t>
      </w:r>
      <w:del w:id="371" w:author="Author">
        <w:r w:rsidRPr="001F7FFE">
          <w:rPr>
            <w:rFonts w:ascii="Trebuchet MS" w:hAnsi="Trebuchet MS"/>
            <w:noProof/>
            <w:sz w:val="24"/>
          </w:rPr>
          <w:delText xml:space="preserve"> within</w:delText>
        </w:r>
      </w:del>
      <w:ins w:id="372" w:author="Author">
        <w:r w:rsidRPr="001F7FFE">
          <w:rPr>
            <w:rFonts w:ascii="Trebuchet MS" w:hAnsi="Trebuchet MS"/>
            <w:noProof/>
            <w:sz w:val="24"/>
          </w:rPr>
          <w:t>, shutting you up inside</w:t>
        </w:r>
      </w:ins>
      <w:r w:rsidRPr="001F7FFE">
        <w:rPr>
          <w:rFonts w:ascii="Trebuchet MS" w:hAnsi="Trebuchet MS"/>
          <w:noProof/>
          <w:sz w:val="24"/>
        </w:rPr>
        <w:t xml:space="preserve"> all your </w:t>
      </w:r>
      <w:del w:id="373" w:author="Author">
        <w:r w:rsidRPr="001F7FFE">
          <w:rPr>
            <w:rFonts w:ascii="Trebuchet MS" w:hAnsi="Trebuchet MS"/>
            <w:noProof/>
            <w:sz w:val="24"/>
          </w:rPr>
          <w:delText>gates</w:delText>
        </w:r>
      </w:del>
      <w:ins w:id="374" w:author="Author">
        <w:r w:rsidRPr="001F7FFE">
          <w:rPr>
            <w:rFonts w:ascii="Trebuchet MS" w:hAnsi="Trebuchet MS"/>
            <w:noProof/>
            <w:sz w:val="24"/>
          </w:rPr>
          <w:t>cities</w:t>
        </w:r>
        <w:r w:rsidRPr="001F7FFE">
          <w:rPr>
            <w:rStyle w:val="FootnoteReference"/>
            <w:rFonts w:ascii="Trebuchet MS" w:hAnsi="Trebuchet MS"/>
            <w:noProof/>
          </w:rPr>
          <w:footnoteReference w:id="6"/>
        </w:r>
        <w:r w:rsidRPr="001F7FFE">
          <w:rPr>
            <w:rFonts w:ascii="Trebuchet MS" w:hAnsi="Trebuchet MS"/>
            <w:noProof/>
            <w:sz w:val="24"/>
          </w:rPr>
          <w:t xml:space="preserve"> throughout your land</w:t>
        </w:r>
      </w:ins>
      <w:r w:rsidRPr="001F7FFE">
        <w:rPr>
          <w:rFonts w:ascii="Trebuchet MS" w:hAnsi="Trebuchet MS"/>
          <w:noProof/>
          <w:sz w:val="24"/>
        </w:rPr>
        <w:t xml:space="preserve"> until your high and fortified walls </w:t>
      </w:r>
      <w:del w:id="377" w:author="Author">
        <w:r w:rsidRPr="001F7FFE">
          <w:rPr>
            <w:rFonts w:ascii="Trebuchet MS" w:hAnsi="Trebuchet MS"/>
            <w:noProof/>
            <w:sz w:val="24"/>
          </w:rPr>
          <w:delText>in which</w:delText>
        </w:r>
      </w:del>
      <w:ins w:id="378" w:author="Author">
        <w:r w:rsidRPr="001F7FFE">
          <w:rPr>
            <w:rFonts w:ascii="Trebuchet MS" w:hAnsi="Trebuchet MS"/>
            <w:noProof/>
            <w:sz w:val="24"/>
          </w:rPr>
          <w:t>that</w:t>
        </w:r>
      </w:ins>
      <w:r w:rsidRPr="001F7FFE">
        <w:rPr>
          <w:rFonts w:ascii="Trebuchet MS" w:hAnsi="Trebuchet MS"/>
          <w:noProof/>
          <w:sz w:val="24"/>
        </w:rPr>
        <w:t xml:space="preserve"> you are trusting </w:t>
      </w:r>
      <w:ins w:id="379" w:author="Author">
        <w:r w:rsidRPr="001F7FFE">
          <w:rPr>
            <w:rFonts w:ascii="Trebuchet MS" w:hAnsi="Trebuchet MS"/>
            <w:noProof/>
            <w:sz w:val="24"/>
          </w:rPr>
          <w:t xml:space="preserve">in </w:t>
        </w:r>
      </w:ins>
      <w:r w:rsidRPr="001F7FFE">
        <w:rPr>
          <w:rFonts w:ascii="Trebuchet MS" w:hAnsi="Trebuchet MS"/>
          <w:noProof/>
          <w:sz w:val="24"/>
        </w:rPr>
        <w:t xml:space="preserve">fall </w:t>
      </w:r>
      <w:del w:id="380" w:author="Author">
        <w:r w:rsidRPr="001F7FFE">
          <w:rPr>
            <w:rFonts w:ascii="Trebuchet MS" w:hAnsi="Trebuchet MS"/>
            <w:noProof/>
            <w:sz w:val="24"/>
          </w:rPr>
          <w:delText>in all your land, yes</w:delText>
        </w:r>
      </w:del>
      <w:ins w:id="381" w:author="Author">
        <w:r w:rsidRPr="001F7FFE">
          <w:rPr>
            <w:rFonts w:ascii="Trebuchet MS" w:hAnsi="Trebuchet MS"/>
            <w:noProof/>
            <w:sz w:val="24"/>
          </w:rPr>
          <w:t>down. Yes</w:t>
        </w:r>
      </w:ins>
      <w:r w:rsidRPr="001F7FFE">
        <w:rPr>
          <w:rFonts w:ascii="Trebuchet MS" w:hAnsi="Trebuchet MS"/>
          <w:noProof/>
          <w:sz w:val="24"/>
        </w:rPr>
        <w:t xml:space="preserve">, they will certainly besiege you within all your </w:t>
      </w:r>
      <w:del w:id="382" w:author="Author">
        <w:r w:rsidRPr="001F7FFE">
          <w:rPr>
            <w:rFonts w:ascii="Trebuchet MS" w:hAnsi="Trebuchet MS"/>
            <w:noProof/>
            <w:sz w:val="24"/>
          </w:rPr>
          <w:delText>gates in all</w:delText>
        </w:r>
      </w:del>
      <w:ins w:id="383" w:author="Author">
        <w:r w:rsidRPr="001F7FFE">
          <w:rPr>
            <w:rFonts w:ascii="Trebuchet MS" w:hAnsi="Trebuchet MS"/>
            <w:noProof/>
            <w:sz w:val="24"/>
          </w:rPr>
          <w:t>cities throughout</w:t>
        </w:r>
      </w:ins>
      <w:r w:rsidRPr="001F7FFE">
        <w:rPr>
          <w:rFonts w:ascii="Trebuchet MS" w:hAnsi="Trebuchet MS"/>
          <w:noProof/>
          <w:sz w:val="24"/>
        </w:rPr>
        <w:t xml:space="preserve"> your land</w:t>
      </w:r>
      <w:del w:id="384" w:author="Author">
        <w:r w:rsidRPr="001F7FFE">
          <w:rPr>
            <w:rFonts w:ascii="Trebuchet MS" w:hAnsi="Trebuchet MS"/>
            <w:noProof/>
            <w:sz w:val="24"/>
          </w:rPr>
          <w:delText>, which</w:delText>
        </w:r>
      </w:del>
      <w:ins w:id="385" w:author="Author">
        <w:r w:rsidRPr="001F7FFE">
          <w:rPr>
            <w:rFonts w:ascii="Trebuchet MS" w:hAnsi="Trebuchet MS"/>
            <w:noProof/>
            <w:sz w:val="24"/>
          </w:rPr>
          <w:t xml:space="preserve"> that</w:t>
        </w:r>
      </w:ins>
      <w:r w:rsidRPr="001F7FFE">
        <w:rPr>
          <w:rFonts w:ascii="Trebuchet MS" w:hAnsi="Trebuchet MS"/>
          <w:noProof/>
          <w:sz w:val="24"/>
        </w:rPr>
        <w:t xml:space="preserve"> Jehovah your God has given you. </w:t>
      </w:r>
      <w:r w:rsidRPr="001F7FFE">
        <w:rPr>
          <w:rFonts w:ascii="Trebuchet MS" w:hAnsi="Trebuchet MS"/>
          <w:b/>
          <w:noProof/>
          <w:sz w:val="24"/>
        </w:rPr>
        <w:t xml:space="preserve">28:53 </w:t>
      </w:r>
      <w:r w:rsidRPr="001F7FFE">
        <w:rPr>
          <w:rFonts w:ascii="Trebuchet MS" w:hAnsi="Trebuchet MS"/>
          <w:noProof/>
          <w:sz w:val="24"/>
        </w:rPr>
        <w:t xml:space="preserve">Then you will have to eat </w:t>
      </w:r>
      <w:del w:id="386" w:author="Author">
        <w:r w:rsidRPr="001F7FFE">
          <w:rPr>
            <w:rFonts w:ascii="Trebuchet MS" w:hAnsi="Trebuchet MS"/>
            <w:noProof/>
            <w:sz w:val="24"/>
          </w:rPr>
          <w:delText xml:space="preserve">the fruit of </w:delText>
        </w:r>
      </w:del>
      <w:r w:rsidRPr="001F7FFE">
        <w:rPr>
          <w:rFonts w:ascii="Trebuchet MS" w:hAnsi="Trebuchet MS"/>
          <w:noProof/>
          <w:sz w:val="24"/>
        </w:rPr>
        <w:t xml:space="preserve">your </w:t>
      </w:r>
      <w:del w:id="387" w:author="Author">
        <w:r w:rsidRPr="001F7FFE">
          <w:rPr>
            <w:rFonts w:ascii="Trebuchet MS" w:hAnsi="Trebuchet MS"/>
            <w:noProof/>
            <w:sz w:val="24"/>
          </w:rPr>
          <w:delText>belly,</w:delText>
        </w:r>
      </w:del>
      <w:ins w:id="388" w:author="Author">
        <w:r w:rsidRPr="001F7FFE">
          <w:rPr>
            <w:rFonts w:ascii="Trebuchet MS" w:hAnsi="Trebuchet MS"/>
            <w:noProof/>
            <w:sz w:val="24"/>
          </w:rPr>
          <w:t>own children,</w:t>
        </w:r>
        <w:r w:rsidRPr="001F7FFE">
          <w:rPr>
            <w:rStyle w:val="FootnoteReference"/>
            <w:rFonts w:ascii="Trebuchet MS" w:hAnsi="Trebuchet MS"/>
            <w:noProof/>
          </w:rPr>
          <w:footnoteReference w:id="7"/>
        </w:r>
      </w:ins>
      <w:r w:rsidRPr="001F7FFE">
        <w:rPr>
          <w:rFonts w:ascii="Trebuchet MS" w:hAnsi="Trebuchet MS"/>
          <w:noProof/>
          <w:sz w:val="24"/>
        </w:rPr>
        <w:t xml:space="preserve"> the flesh of your sons and your daughters</w:t>
      </w:r>
      <w:del w:id="391" w:author="Author">
        <w:r w:rsidRPr="001F7FFE">
          <w:rPr>
            <w:rFonts w:ascii="Trebuchet MS" w:hAnsi="Trebuchet MS"/>
            <w:noProof/>
            <w:sz w:val="24"/>
          </w:rPr>
          <w:delText>,</w:delText>
        </w:r>
      </w:del>
      <w:r w:rsidRPr="001F7FFE">
        <w:rPr>
          <w:rFonts w:ascii="Trebuchet MS" w:hAnsi="Trebuchet MS"/>
          <w:noProof/>
          <w:sz w:val="24"/>
        </w:rPr>
        <w:t xml:space="preserve"> whom Jehovah your God has given you, because of the </w:t>
      </w:r>
      <w:del w:id="392" w:author="Author">
        <w:r w:rsidRPr="001F7FFE">
          <w:rPr>
            <w:rFonts w:ascii="Trebuchet MS" w:hAnsi="Trebuchet MS"/>
            <w:noProof/>
            <w:sz w:val="24"/>
          </w:rPr>
          <w:delText>tightness</w:delText>
        </w:r>
      </w:del>
      <w:ins w:id="393" w:author="Author">
        <w:r w:rsidRPr="001F7FFE">
          <w:rPr>
            <w:rFonts w:ascii="Trebuchet MS" w:hAnsi="Trebuchet MS"/>
            <w:noProof/>
            <w:sz w:val="24"/>
          </w:rPr>
          <w:t>severity of the siege</w:t>
        </w:r>
      </w:ins>
      <w:r w:rsidRPr="001F7FFE">
        <w:rPr>
          <w:rFonts w:ascii="Trebuchet MS" w:hAnsi="Trebuchet MS"/>
          <w:noProof/>
          <w:sz w:val="24"/>
        </w:rPr>
        <w:t xml:space="preserve"> and </w:t>
      </w:r>
      <w:del w:id="394" w:author="Author">
        <w:r w:rsidRPr="001F7FFE">
          <w:rPr>
            <w:rFonts w:ascii="Trebuchet MS" w:hAnsi="Trebuchet MS"/>
            <w:noProof/>
            <w:sz w:val="24"/>
          </w:rPr>
          <w:delText>stress with which</w:delText>
        </w:r>
      </w:del>
      <w:ins w:id="395" w:author="Author">
        <w:r w:rsidRPr="001F7FFE">
          <w:rPr>
            <w:rFonts w:ascii="Trebuchet MS" w:hAnsi="Trebuchet MS"/>
            <w:noProof/>
            <w:sz w:val="24"/>
          </w:rPr>
          <w:t>the distress</w:t>
        </w:r>
      </w:ins>
      <w:r w:rsidRPr="001F7FFE">
        <w:rPr>
          <w:rFonts w:ascii="Trebuchet MS" w:hAnsi="Trebuchet MS"/>
          <w:noProof/>
          <w:sz w:val="24"/>
        </w:rPr>
        <w:t xml:space="preserve"> your enemy </w:t>
      </w:r>
      <w:del w:id="396" w:author="Author">
        <w:r w:rsidRPr="001F7FFE">
          <w:rPr>
            <w:rFonts w:ascii="Trebuchet MS" w:hAnsi="Trebuchet MS"/>
            <w:noProof/>
            <w:sz w:val="24"/>
          </w:rPr>
          <w:delText>will hem</w:delText>
        </w:r>
      </w:del>
      <w:ins w:id="397" w:author="Author">
        <w:r w:rsidRPr="001F7FFE">
          <w:rPr>
            <w:rFonts w:ascii="Trebuchet MS" w:hAnsi="Trebuchet MS"/>
            <w:noProof/>
            <w:sz w:val="24"/>
          </w:rPr>
          <w:t>inflicts on</w:t>
        </w:r>
      </w:ins>
      <w:r w:rsidRPr="001F7FFE">
        <w:rPr>
          <w:rFonts w:ascii="Trebuchet MS" w:hAnsi="Trebuchet MS"/>
          <w:noProof/>
          <w:sz w:val="24"/>
        </w:rPr>
        <w:t xml:space="preserve"> you</w:t>
      </w:r>
      <w:del w:id="398" w:author="Author">
        <w:r w:rsidRPr="001F7FFE">
          <w:rPr>
            <w:rFonts w:ascii="Trebuchet MS" w:hAnsi="Trebuchet MS"/>
            <w:noProof/>
            <w:sz w:val="24"/>
          </w:rPr>
          <w:delText xml:space="preserve"> in</w:delText>
        </w:r>
      </w:del>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28:54 </w:t>
      </w:r>
      <w:r w:rsidRPr="001F7FFE">
        <w:rPr>
          <w:rFonts w:ascii="Trebuchet MS" w:hAnsi="Trebuchet MS"/>
          <w:noProof/>
          <w:sz w:val="24"/>
        </w:rPr>
        <w:t>“</w:t>
      </w:r>
      <w:del w:id="399" w:author="Author">
        <w:r w:rsidRPr="001F7FFE">
          <w:rPr>
            <w:rFonts w:ascii="Trebuchet MS" w:hAnsi="Trebuchet MS"/>
            <w:noProof/>
            <w:sz w:val="24"/>
          </w:rPr>
          <w:delText>As for</w:delText>
        </w:r>
      </w:del>
      <w:ins w:id="400" w:author="Author">
        <w:r w:rsidRPr="001F7FFE">
          <w:rPr>
            <w:rFonts w:ascii="Trebuchet MS" w:hAnsi="Trebuchet MS"/>
            <w:noProof/>
            <w:sz w:val="24"/>
          </w:rPr>
          <w:t>Even</w:t>
        </w:r>
      </w:ins>
      <w:r w:rsidRPr="001F7FFE">
        <w:rPr>
          <w:rFonts w:ascii="Trebuchet MS" w:hAnsi="Trebuchet MS"/>
          <w:noProof/>
          <w:sz w:val="24"/>
        </w:rPr>
        <w:t xml:space="preserve"> the </w:t>
      </w:r>
      <w:del w:id="401" w:author="Author">
        <w:r w:rsidRPr="001F7FFE">
          <w:rPr>
            <w:rFonts w:ascii="Trebuchet MS" w:hAnsi="Trebuchet MS"/>
            <w:noProof/>
            <w:sz w:val="24"/>
          </w:rPr>
          <w:delText>very</w:delText>
        </w:r>
      </w:del>
      <w:ins w:id="402" w:author="Author">
        <w:r w:rsidRPr="001F7FFE">
          <w:rPr>
            <w:rFonts w:ascii="Trebuchet MS" w:hAnsi="Trebuchet MS"/>
            <w:noProof/>
            <w:sz w:val="24"/>
          </w:rPr>
          <w:t>most</w:t>
        </w:r>
      </w:ins>
      <w:r w:rsidRPr="001F7FFE">
        <w:rPr>
          <w:rFonts w:ascii="Trebuchet MS" w:hAnsi="Trebuchet MS"/>
          <w:noProof/>
          <w:sz w:val="24"/>
        </w:rPr>
        <w:t xml:space="preserve"> delicate and </w:t>
      </w:r>
      <w:del w:id="403" w:author="Author">
        <w:r w:rsidRPr="001F7FFE">
          <w:rPr>
            <w:rFonts w:ascii="Trebuchet MS" w:hAnsi="Trebuchet MS"/>
            <w:noProof/>
            <w:sz w:val="24"/>
          </w:rPr>
          <w:delText>dainty</w:delText>
        </w:r>
      </w:del>
      <w:ins w:id="404" w:author="Author">
        <w:r w:rsidRPr="001F7FFE">
          <w:rPr>
            <w:rFonts w:ascii="Trebuchet MS" w:hAnsi="Trebuchet MS"/>
            <w:noProof/>
            <w:sz w:val="24"/>
          </w:rPr>
          <w:t>sensitive</w:t>
        </w:r>
      </w:ins>
      <w:r w:rsidRPr="001F7FFE">
        <w:rPr>
          <w:rFonts w:ascii="Trebuchet MS" w:hAnsi="Trebuchet MS"/>
          <w:noProof/>
          <w:sz w:val="24"/>
        </w:rPr>
        <w:t xml:space="preserve"> man among you</w:t>
      </w:r>
      <w:del w:id="405" w:author="Author">
        <w:r w:rsidRPr="001F7FFE">
          <w:rPr>
            <w:rFonts w:ascii="Trebuchet MS" w:hAnsi="Trebuchet MS"/>
            <w:noProof/>
            <w:sz w:val="24"/>
          </w:rPr>
          <w:delText>, his eye</w:delText>
        </w:r>
      </w:del>
      <w:r w:rsidRPr="001F7FFE">
        <w:rPr>
          <w:rFonts w:ascii="Trebuchet MS" w:hAnsi="Trebuchet MS"/>
          <w:noProof/>
          <w:sz w:val="24"/>
        </w:rPr>
        <w:t xml:space="preserve"> will </w:t>
      </w:r>
      <w:del w:id="406" w:author="Author">
        <w:r w:rsidRPr="001F7FFE">
          <w:rPr>
            <w:rFonts w:ascii="Trebuchet MS" w:hAnsi="Trebuchet MS"/>
            <w:noProof/>
            <w:sz w:val="24"/>
          </w:rPr>
          <w:delText>be evil-inclined toward</w:delText>
        </w:r>
      </w:del>
      <w:ins w:id="407" w:author="Author">
        <w:r w:rsidRPr="001F7FFE">
          <w:rPr>
            <w:rFonts w:ascii="Trebuchet MS" w:hAnsi="Trebuchet MS"/>
            <w:noProof/>
            <w:sz w:val="24"/>
          </w:rPr>
          <w:t>have no pity on</w:t>
        </w:r>
      </w:ins>
      <w:r w:rsidRPr="001F7FFE">
        <w:rPr>
          <w:rFonts w:ascii="Trebuchet MS" w:hAnsi="Trebuchet MS"/>
          <w:noProof/>
          <w:sz w:val="24"/>
        </w:rPr>
        <w:t xml:space="preserve"> his brother </w:t>
      </w:r>
      <w:del w:id="408" w:author="Author">
        <w:r w:rsidRPr="001F7FFE">
          <w:rPr>
            <w:rFonts w:ascii="Trebuchet MS" w:hAnsi="Trebuchet MS"/>
            <w:noProof/>
            <w:sz w:val="24"/>
          </w:rPr>
          <w:delText>and</w:delText>
        </w:r>
      </w:del>
      <w:ins w:id="409" w:author="Author">
        <w:r w:rsidRPr="001F7FFE">
          <w:rPr>
            <w:rFonts w:ascii="Trebuchet MS" w:hAnsi="Trebuchet MS"/>
            <w:noProof/>
            <w:sz w:val="24"/>
          </w:rPr>
          <w:t>or</w:t>
        </w:r>
      </w:ins>
      <w:r w:rsidRPr="001F7FFE">
        <w:rPr>
          <w:rFonts w:ascii="Trebuchet MS" w:hAnsi="Trebuchet MS"/>
          <w:noProof/>
          <w:sz w:val="24"/>
        </w:rPr>
        <w:t xml:space="preserve"> his cherished wife </w:t>
      </w:r>
      <w:del w:id="410" w:author="Author">
        <w:r w:rsidRPr="001F7FFE">
          <w:rPr>
            <w:rFonts w:ascii="Trebuchet MS" w:hAnsi="Trebuchet MS"/>
            <w:noProof/>
            <w:sz w:val="24"/>
          </w:rPr>
          <w:delText>and the remainder of</w:delText>
        </w:r>
      </w:del>
      <w:ins w:id="411" w:author="Author">
        <w:r w:rsidRPr="001F7FFE">
          <w:rPr>
            <w:rFonts w:ascii="Trebuchet MS" w:hAnsi="Trebuchet MS"/>
            <w:noProof/>
            <w:sz w:val="24"/>
          </w:rPr>
          <w:t>or</w:t>
        </w:r>
      </w:ins>
      <w:r w:rsidRPr="001F7FFE">
        <w:rPr>
          <w:rFonts w:ascii="Trebuchet MS" w:hAnsi="Trebuchet MS"/>
          <w:noProof/>
          <w:sz w:val="24"/>
        </w:rPr>
        <w:t xml:space="preserve"> his sons </w:t>
      </w:r>
      <w:del w:id="412" w:author="Author">
        <w:r w:rsidRPr="001F7FFE">
          <w:rPr>
            <w:rFonts w:ascii="Trebuchet MS" w:hAnsi="Trebuchet MS"/>
            <w:noProof/>
            <w:sz w:val="24"/>
          </w:rPr>
          <w:delText>whom he has remaining</w:delText>
        </w:r>
      </w:del>
      <w:ins w:id="413" w:author="Author">
        <w:r w:rsidRPr="001F7FFE">
          <w:rPr>
            <w:rFonts w:ascii="Trebuchet MS" w:hAnsi="Trebuchet MS"/>
            <w:noProof/>
            <w:sz w:val="24"/>
          </w:rPr>
          <w:t>who remain</w:t>
        </w:r>
      </w:ins>
      <w:r w:rsidRPr="001F7FFE">
        <w:rPr>
          <w:rFonts w:ascii="Trebuchet MS" w:hAnsi="Trebuchet MS"/>
          <w:noProof/>
          <w:sz w:val="24"/>
        </w:rPr>
        <w:t xml:space="preserve">, </w:t>
      </w:r>
      <w:r w:rsidRPr="001F7FFE">
        <w:rPr>
          <w:rFonts w:ascii="Trebuchet MS" w:hAnsi="Trebuchet MS"/>
          <w:b/>
          <w:noProof/>
          <w:sz w:val="24"/>
        </w:rPr>
        <w:t xml:space="preserve">28:55 </w:t>
      </w:r>
      <w:del w:id="414" w:author="Author">
        <w:r w:rsidRPr="001F7FFE">
          <w:rPr>
            <w:rFonts w:ascii="Trebuchet MS" w:hAnsi="Trebuchet MS"/>
            <w:noProof/>
            <w:sz w:val="24"/>
          </w:rPr>
          <w:delText>so as</w:delText>
        </w:r>
      </w:del>
      <w:ins w:id="415" w:author="Author">
        <w:r w:rsidRPr="001F7FFE">
          <w:rPr>
            <w:rFonts w:ascii="Trebuchet MS" w:hAnsi="Trebuchet MS"/>
            <w:noProof/>
            <w:sz w:val="24"/>
          </w:rPr>
          <w:t>and he will</w:t>
        </w:r>
      </w:ins>
      <w:r w:rsidRPr="001F7FFE">
        <w:rPr>
          <w:rFonts w:ascii="Trebuchet MS" w:hAnsi="Trebuchet MS"/>
          <w:noProof/>
          <w:sz w:val="24"/>
        </w:rPr>
        <w:t xml:space="preserve"> not </w:t>
      </w:r>
      <w:del w:id="416" w:author="Author">
        <w:r w:rsidRPr="001F7FFE">
          <w:rPr>
            <w:rFonts w:ascii="Trebuchet MS" w:hAnsi="Trebuchet MS"/>
            <w:noProof/>
            <w:sz w:val="24"/>
          </w:rPr>
          <w:delText>to give one of</w:delText>
        </w:r>
      </w:del>
      <w:ins w:id="417" w:author="Author">
        <w:r w:rsidRPr="001F7FFE">
          <w:rPr>
            <w:rFonts w:ascii="Trebuchet MS" w:hAnsi="Trebuchet MS"/>
            <w:noProof/>
            <w:sz w:val="24"/>
          </w:rPr>
          <w:t>share with</w:t>
        </w:r>
      </w:ins>
      <w:r w:rsidRPr="001F7FFE">
        <w:rPr>
          <w:rFonts w:ascii="Trebuchet MS" w:hAnsi="Trebuchet MS"/>
          <w:noProof/>
          <w:sz w:val="24"/>
        </w:rPr>
        <w:t xml:space="preserve"> them any of the flesh of his sons that he will eat, because he has nothing </w:t>
      </w:r>
      <w:del w:id="418" w:author="Author">
        <w:r w:rsidRPr="001F7FFE">
          <w:rPr>
            <w:rFonts w:ascii="Trebuchet MS" w:hAnsi="Trebuchet MS"/>
            <w:noProof/>
            <w:sz w:val="24"/>
          </w:rPr>
          <w:delText>at all remaining to him because</w:delText>
        </w:r>
      </w:del>
      <w:ins w:id="419" w:author="Author">
        <w:r w:rsidRPr="001F7FFE">
          <w:rPr>
            <w:rFonts w:ascii="Trebuchet MS" w:hAnsi="Trebuchet MS"/>
            <w:noProof/>
            <w:sz w:val="24"/>
          </w:rPr>
          <w:t>else on account of the severity</w:t>
        </w:r>
      </w:ins>
      <w:r w:rsidRPr="001F7FFE">
        <w:rPr>
          <w:rFonts w:ascii="Trebuchet MS" w:hAnsi="Trebuchet MS"/>
          <w:noProof/>
          <w:sz w:val="24"/>
        </w:rPr>
        <w:t xml:space="preserve"> of the </w:t>
      </w:r>
      <w:del w:id="420" w:author="Author">
        <w:r w:rsidRPr="001F7FFE">
          <w:rPr>
            <w:rFonts w:ascii="Trebuchet MS" w:hAnsi="Trebuchet MS"/>
            <w:noProof/>
            <w:sz w:val="24"/>
          </w:rPr>
          <w:delText>tightness</w:delText>
        </w:r>
      </w:del>
      <w:ins w:id="421" w:author="Author">
        <w:r w:rsidRPr="001F7FFE">
          <w:rPr>
            <w:rFonts w:ascii="Trebuchet MS" w:hAnsi="Trebuchet MS"/>
            <w:noProof/>
            <w:sz w:val="24"/>
          </w:rPr>
          <w:t>siege</w:t>
        </w:r>
      </w:ins>
      <w:r w:rsidRPr="001F7FFE">
        <w:rPr>
          <w:rFonts w:ascii="Trebuchet MS" w:hAnsi="Trebuchet MS"/>
          <w:noProof/>
          <w:sz w:val="24"/>
        </w:rPr>
        <w:t xml:space="preserve"> and </w:t>
      </w:r>
      <w:del w:id="422" w:author="Author">
        <w:r w:rsidRPr="001F7FFE">
          <w:rPr>
            <w:rFonts w:ascii="Trebuchet MS" w:hAnsi="Trebuchet MS"/>
            <w:noProof/>
            <w:sz w:val="24"/>
          </w:rPr>
          <w:delText>stress with which</w:delText>
        </w:r>
      </w:del>
      <w:ins w:id="423" w:author="Author">
        <w:r w:rsidRPr="001F7FFE">
          <w:rPr>
            <w:rFonts w:ascii="Trebuchet MS" w:hAnsi="Trebuchet MS"/>
            <w:noProof/>
            <w:sz w:val="24"/>
          </w:rPr>
          <w:t>the distress</w:t>
        </w:r>
      </w:ins>
      <w:r w:rsidRPr="001F7FFE">
        <w:rPr>
          <w:rFonts w:ascii="Trebuchet MS" w:hAnsi="Trebuchet MS"/>
          <w:noProof/>
          <w:sz w:val="24"/>
        </w:rPr>
        <w:t xml:space="preserve"> your enemy </w:t>
      </w:r>
      <w:del w:id="424" w:author="Author">
        <w:r w:rsidRPr="001F7FFE">
          <w:rPr>
            <w:rFonts w:ascii="Trebuchet MS" w:hAnsi="Trebuchet MS"/>
            <w:noProof/>
            <w:sz w:val="24"/>
          </w:rPr>
          <w:delText>will hem you in within all</w:delText>
        </w:r>
      </w:del>
      <w:ins w:id="425" w:author="Author">
        <w:r w:rsidRPr="001F7FFE">
          <w:rPr>
            <w:rFonts w:ascii="Trebuchet MS" w:hAnsi="Trebuchet MS"/>
            <w:noProof/>
            <w:sz w:val="24"/>
          </w:rPr>
          <w:t>inflicts on</w:t>
        </w:r>
      </w:ins>
      <w:r w:rsidRPr="001F7FFE">
        <w:rPr>
          <w:rFonts w:ascii="Trebuchet MS" w:hAnsi="Trebuchet MS"/>
          <w:noProof/>
          <w:sz w:val="24"/>
        </w:rPr>
        <w:t xml:space="preserve"> your </w:t>
      </w:r>
      <w:del w:id="426" w:author="Author">
        <w:r w:rsidRPr="001F7FFE">
          <w:rPr>
            <w:rFonts w:ascii="Trebuchet MS" w:hAnsi="Trebuchet MS"/>
            <w:noProof/>
            <w:sz w:val="24"/>
          </w:rPr>
          <w:delText>gates</w:delText>
        </w:r>
      </w:del>
      <w:ins w:id="427" w:author="Author">
        <w:r w:rsidRPr="001F7FFE">
          <w:rPr>
            <w:rFonts w:ascii="Trebuchet MS" w:hAnsi="Trebuchet MS"/>
            <w:noProof/>
            <w:sz w:val="24"/>
          </w:rPr>
          <w:t>cities</w:t>
        </w:r>
      </w:ins>
      <w:r w:rsidRPr="001F7FFE">
        <w:rPr>
          <w:rFonts w:ascii="Trebuchet MS" w:hAnsi="Trebuchet MS"/>
          <w:noProof/>
          <w:sz w:val="24"/>
        </w:rPr>
        <w:t xml:space="preserve">. </w:t>
      </w:r>
      <w:r w:rsidRPr="001F7FFE">
        <w:rPr>
          <w:rFonts w:ascii="Trebuchet MS" w:hAnsi="Trebuchet MS"/>
          <w:b/>
          <w:noProof/>
          <w:sz w:val="24"/>
        </w:rPr>
        <w:t xml:space="preserve">28:56 </w:t>
      </w:r>
      <w:del w:id="428" w:author="Author">
        <w:r w:rsidRPr="001F7FFE">
          <w:rPr>
            <w:rFonts w:ascii="Trebuchet MS" w:hAnsi="Trebuchet MS"/>
            <w:noProof/>
            <w:sz w:val="24"/>
          </w:rPr>
          <w:delText>As for</w:delText>
        </w:r>
      </w:del>
      <w:ins w:id="429" w:author="Author">
        <w:r w:rsidRPr="001F7FFE">
          <w:rPr>
            <w:rFonts w:ascii="Trebuchet MS" w:hAnsi="Trebuchet MS"/>
            <w:noProof/>
            <w:sz w:val="24"/>
          </w:rPr>
          <w:t>And</w:t>
        </w:r>
      </w:ins>
      <w:r w:rsidRPr="001F7FFE">
        <w:rPr>
          <w:rFonts w:ascii="Trebuchet MS" w:hAnsi="Trebuchet MS"/>
          <w:noProof/>
          <w:sz w:val="24"/>
        </w:rPr>
        <w:t xml:space="preserve"> the delicate and </w:t>
      </w:r>
      <w:del w:id="430" w:author="Author">
        <w:r w:rsidRPr="001F7FFE">
          <w:rPr>
            <w:rFonts w:ascii="Trebuchet MS" w:hAnsi="Trebuchet MS"/>
            <w:noProof/>
            <w:sz w:val="24"/>
          </w:rPr>
          <w:delText>dainty</w:delText>
        </w:r>
      </w:del>
      <w:ins w:id="431" w:author="Author">
        <w:r w:rsidRPr="001F7FFE">
          <w:rPr>
            <w:rFonts w:ascii="Trebuchet MS" w:hAnsi="Trebuchet MS"/>
            <w:noProof/>
            <w:sz w:val="24"/>
          </w:rPr>
          <w:t>sensitive</w:t>
        </w:r>
      </w:ins>
      <w:r w:rsidRPr="001F7FFE">
        <w:rPr>
          <w:rFonts w:ascii="Trebuchet MS" w:hAnsi="Trebuchet MS"/>
          <w:noProof/>
          <w:sz w:val="24"/>
        </w:rPr>
        <w:t xml:space="preserve"> woman among you who </w:t>
      </w:r>
      <w:del w:id="432" w:author="Author">
        <w:r w:rsidRPr="001F7FFE">
          <w:rPr>
            <w:rFonts w:ascii="Trebuchet MS" w:hAnsi="Trebuchet MS"/>
            <w:noProof/>
            <w:sz w:val="24"/>
          </w:rPr>
          <w:delText>never attempted to set</w:delText>
        </w:r>
      </w:del>
      <w:ins w:id="433" w:author="Author">
        <w:r w:rsidRPr="001F7FFE">
          <w:rPr>
            <w:rFonts w:ascii="Trebuchet MS" w:hAnsi="Trebuchet MS"/>
            <w:noProof/>
            <w:sz w:val="24"/>
          </w:rPr>
          <w:t>would not even think of putting</w:t>
        </w:r>
      </w:ins>
      <w:r w:rsidRPr="001F7FFE">
        <w:rPr>
          <w:rFonts w:ascii="Trebuchet MS" w:hAnsi="Trebuchet MS"/>
          <w:noProof/>
          <w:sz w:val="24"/>
        </w:rPr>
        <w:t xml:space="preserve"> the sole of her foot </w:t>
      </w:r>
      <w:del w:id="434" w:author="Author">
        <w:r w:rsidRPr="001F7FFE">
          <w:rPr>
            <w:rFonts w:ascii="Trebuchet MS" w:hAnsi="Trebuchet MS"/>
            <w:noProof/>
            <w:sz w:val="24"/>
          </w:rPr>
          <w:delText>upon</w:delText>
        </w:r>
      </w:del>
      <w:ins w:id="435" w:author="Author">
        <w:r w:rsidRPr="001F7FFE">
          <w:rPr>
            <w:rFonts w:ascii="Trebuchet MS" w:hAnsi="Trebuchet MS"/>
            <w:noProof/>
            <w:sz w:val="24"/>
          </w:rPr>
          <w:t>on</w:t>
        </w:r>
      </w:ins>
      <w:r w:rsidRPr="001F7FFE">
        <w:rPr>
          <w:rFonts w:ascii="Trebuchet MS" w:hAnsi="Trebuchet MS"/>
          <w:noProof/>
          <w:sz w:val="24"/>
        </w:rPr>
        <w:t xml:space="preserve"> the </w:t>
      </w:r>
      <w:del w:id="436" w:author="Author">
        <w:r w:rsidRPr="001F7FFE">
          <w:rPr>
            <w:rFonts w:ascii="Trebuchet MS" w:hAnsi="Trebuchet MS"/>
            <w:noProof/>
            <w:sz w:val="24"/>
          </w:rPr>
          <w:delText>earth for being of dainty habit and for delicateness, her eye</w:delText>
        </w:r>
      </w:del>
      <w:ins w:id="437" w:author="Author">
        <w:r w:rsidRPr="001F7FFE">
          <w:rPr>
            <w:rFonts w:ascii="Trebuchet MS" w:hAnsi="Trebuchet MS"/>
            <w:noProof/>
            <w:sz w:val="24"/>
          </w:rPr>
          <w:t>ground because she is so delicate</w:t>
        </w:r>
      </w:ins>
      <w:r w:rsidRPr="001F7FFE">
        <w:rPr>
          <w:rFonts w:ascii="Trebuchet MS" w:hAnsi="Trebuchet MS"/>
          <w:noProof/>
          <w:sz w:val="24"/>
        </w:rPr>
        <w:t xml:space="preserve"> will </w:t>
      </w:r>
      <w:del w:id="438" w:author="Author">
        <w:r w:rsidRPr="001F7FFE">
          <w:rPr>
            <w:rFonts w:ascii="Trebuchet MS" w:hAnsi="Trebuchet MS"/>
            <w:noProof/>
            <w:sz w:val="24"/>
          </w:rPr>
          <w:delText xml:space="preserve">be evil-inclined toward </w:delText>
        </w:r>
      </w:del>
      <w:ins w:id="439" w:author="Author">
        <w:r w:rsidRPr="001F7FFE">
          <w:rPr>
            <w:rFonts w:ascii="Trebuchet MS" w:hAnsi="Trebuchet MS"/>
            <w:noProof/>
            <w:sz w:val="24"/>
          </w:rPr>
          <w:t xml:space="preserve">show no pity to </w:t>
        </w:r>
      </w:ins>
      <w:r w:rsidRPr="001F7FFE">
        <w:rPr>
          <w:rFonts w:ascii="Trebuchet MS" w:hAnsi="Trebuchet MS"/>
          <w:noProof/>
          <w:sz w:val="24"/>
        </w:rPr>
        <w:t xml:space="preserve">her cherished husband </w:t>
      </w:r>
      <w:del w:id="440" w:author="Author">
        <w:r w:rsidRPr="001F7FFE">
          <w:rPr>
            <w:rFonts w:ascii="Trebuchet MS" w:hAnsi="Trebuchet MS"/>
            <w:noProof/>
            <w:sz w:val="24"/>
          </w:rPr>
          <w:delText>and</w:delText>
        </w:r>
      </w:del>
      <w:ins w:id="441" w:author="Author">
        <w:r w:rsidRPr="001F7FFE">
          <w:rPr>
            <w:rFonts w:ascii="Trebuchet MS" w:hAnsi="Trebuchet MS"/>
            <w:noProof/>
            <w:sz w:val="24"/>
          </w:rPr>
          <w:t>or</w:t>
        </w:r>
      </w:ins>
      <w:r w:rsidRPr="001F7FFE">
        <w:rPr>
          <w:rFonts w:ascii="Trebuchet MS" w:hAnsi="Trebuchet MS"/>
          <w:noProof/>
          <w:sz w:val="24"/>
        </w:rPr>
        <w:t xml:space="preserve"> her son </w:t>
      </w:r>
      <w:del w:id="442" w:author="Author">
        <w:r w:rsidRPr="001F7FFE">
          <w:rPr>
            <w:rFonts w:ascii="Trebuchet MS" w:hAnsi="Trebuchet MS"/>
            <w:noProof/>
            <w:sz w:val="24"/>
          </w:rPr>
          <w:delText>and</w:delText>
        </w:r>
      </w:del>
      <w:ins w:id="443" w:author="Author">
        <w:r w:rsidRPr="001F7FFE">
          <w:rPr>
            <w:rFonts w:ascii="Trebuchet MS" w:hAnsi="Trebuchet MS"/>
            <w:noProof/>
            <w:sz w:val="24"/>
          </w:rPr>
          <w:t>or</w:t>
        </w:r>
      </w:ins>
      <w:r w:rsidRPr="001F7FFE">
        <w:rPr>
          <w:rFonts w:ascii="Trebuchet MS" w:hAnsi="Trebuchet MS"/>
          <w:noProof/>
          <w:sz w:val="24"/>
        </w:rPr>
        <w:t xml:space="preserve"> her daughter, </w:t>
      </w:r>
      <w:r w:rsidRPr="001F7FFE">
        <w:rPr>
          <w:rFonts w:ascii="Trebuchet MS" w:hAnsi="Trebuchet MS"/>
          <w:b/>
          <w:noProof/>
          <w:sz w:val="24"/>
        </w:rPr>
        <w:t xml:space="preserve">28:57 </w:t>
      </w:r>
      <w:r w:rsidRPr="001F7FFE">
        <w:rPr>
          <w:rFonts w:ascii="Trebuchet MS" w:hAnsi="Trebuchet MS"/>
          <w:noProof/>
          <w:sz w:val="24"/>
        </w:rPr>
        <w:t xml:space="preserve">even toward </w:t>
      </w:r>
      <w:del w:id="444" w:author="Author">
        <w:r w:rsidRPr="001F7FFE">
          <w:rPr>
            <w:rFonts w:ascii="Trebuchet MS" w:hAnsi="Trebuchet MS"/>
            <w:noProof/>
            <w:sz w:val="24"/>
          </w:rPr>
          <w:delText>her</w:delText>
        </w:r>
      </w:del>
      <w:ins w:id="445" w:author="Author">
        <w:r w:rsidRPr="001F7FFE">
          <w:rPr>
            <w:rFonts w:ascii="Trebuchet MS" w:hAnsi="Trebuchet MS"/>
            <w:noProof/>
            <w:sz w:val="24"/>
          </w:rPr>
          <w:t>the</w:t>
        </w:r>
      </w:ins>
      <w:r w:rsidRPr="001F7FFE">
        <w:rPr>
          <w:rFonts w:ascii="Trebuchet MS" w:hAnsi="Trebuchet MS"/>
          <w:noProof/>
          <w:sz w:val="24"/>
        </w:rPr>
        <w:t xml:space="preserve"> afterbirth that comes </w:t>
      </w:r>
      <w:del w:id="446" w:author="Author">
        <w:r w:rsidRPr="001F7FFE">
          <w:rPr>
            <w:rFonts w:ascii="Trebuchet MS" w:hAnsi="Trebuchet MS"/>
            <w:noProof/>
            <w:sz w:val="24"/>
          </w:rPr>
          <w:delText xml:space="preserve">out </w:delText>
        </w:r>
      </w:del>
      <w:r w:rsidRPr="001F7FFE">
        <w:rPr>
          <w:rFonts w:ascii="Trebuchet MS" w:hAnsi="Trebuchet MS"/>
          <w:noProof/>
          <w:sz w:val="24"/>
        </w:rPr>
        <w:t xml:space="preserve">from between her legs and toward </w:t>
      </w:r>
      <w:del w:id="447" w:author="Author">
        <w:r w:rsidRPr="001F7FFE">
          <w:rPr>
            <w:rFonts w:ascii="Trebuchet MS" w:hAnsi="Trebuchet MS"/>
            <w:noProof/>
            <w:sz w:val="24"/>
          </w:rPr>
          <w:delText>her</w:delText>
        </w:r>
      </w:del>
      <w:ins w:id="448" w:author="Author">
        <w:r w:rsidRPr="001F7FFE">
          <w:rPr>
            <w:rFonts w:ascii="Trebuchet MS" w:hAnsi="Trebuchet MS"/>
            <w:noProof/>
            <w:sz w:val="24"/>
          </w:rPr>
          <w:t>the</w:t>
        </w:r>
      </w:ins>
      <w:r w:rsidRPr="001F7FFE">
        <w:rPr>
          <w:rFonts w:ascii="Trebuchet MS" w:hAnsi="Trebuchet MS"/>
          <w:noProof/>
          <w:sz w:val="24"/>
        </w:rPr>
        <w:t xml:space="preserve"> sons </w:t>
      </w:r>
      <w:del w:id="449" w:author="Author">
        <w:r w:rsidRPr="001F7FFE">
          <w:rPr>
            <w:rFonts w:ascii="Trebuchet MS" w:hAnsi="Trebuchet MS"/>
            <w:noProof/>
            <w:sz w:val="24"/>
          </w:rPr>
          <w:delText xml:space="preserve">whom </w:delText>
        </w:r>
      </w:del>
      <w:r w:rsidRPr="001F7FFE">
        <w:rPr>
          <w:rFonts w:ascii="Trebuchet MS" w:hAnsi="Trebuchet MS"/>
          <w:noProof/>
          <w:sz w:val="24"/>
        </w:rPr>
        <w:t xml:space="preserve">she </w:t>
      </w:r>
      <w:del w:id="450" w:author="Author">
        <w:r w:rsidRPr="001F7FFE">
          <w:rPr>
            <w:rFonts w:ascii="Trebuchet MS" w:hAnsi="Trebuchet MS"/>
            <w:noProof/>
            <w:sz w:val="24"/>
          </w:rPr>
          <w:delText xml:space="preserve">proceeded to bear, because </w:delText>
        </w:r>
      </w:del>
      <w:ins w:id="451" w:author="Author">
        <w:r w:rsidRPr="001F7FFE">
          <w:rPr>
            <w:rFonts w:ascii="Trebuchet MS" w:hAnsi="Trebuchet MS"/>
            <w:noProof/>
            <w:sz w:val="24"/>
          </w:rPr>
          <w:t xml:space="preserve">bears, for </w:t>
        </w:r>
      </w:ins>
      <w:r w:rsidRPr="001F7FFE">
        <w:rPr>
          <w:rFonts w:ascii="Trebuchet MS" w:hAnsi="Trebuchet MS"/>
          <w:noProof/>
          <w:sz w:val="24"/>
        </w:rPr>
        <w:t xml:space="preserve">she will </w:t>
      </w:r>
      <w:ins w:id="452" w:author="Author">
        <w:r w:rsidRPr="001F7FFE">
          <w:rPr>
            <w:rFonts w:ascii="Trebuchet MS" w:hAnsi="Trebuchet MS"/>
            <w:noProof/>
            <w:sz w:val="24"/>
          </w:rPr>
          <w:t xml:space="preserve">secretly </w:t>
        </w:r>
      </w:ins>
      <w:r w:rsidRPr="001F7FFE">
        <w:rPr>
          <w:rFonts w:ascii="Trebuchet MS" w:hAnsi="Trebuchet MS"/>
          <w:noProof/>
          <w:sz w:val="24"/>
        </w:rPr>
        <w:t xml:space="preserve">eat them </w:t>
      </w:r>
      <w:del w:id="453" w:author="Author">
        <w:r w:rsidRPr="001F7FFE">
          <w:rPr>
            <w:rFonts w:ascii="Trebuchet MS" w:hAnsi="Trebuchet MS"/>
            <w:noProof/>
            <w:sz w:val="24"/>
          </w:rPr>
          <w:delText xml:space="preserve">in secrecy for the want </w:delText>
        </w:r>
      </w:del>
      <w:ins w:id="454" w:author="Author">
        <w:r w:rsidRPr="001F7FFE">
          <w:rPr>
            <w:rFonts w:ascii="Trebuchet MS" w:hAnsi="Trebuchet MS"/>
            <w:noProof/>
            <w:sz w:val="24"/>
          </w:rPr>
          <w:t xml:space="preserve">because </w:t>
        </w:r>
      </w:ins>
      <w:r w:rsidRPr="001F7FFE">
        <w:rPr>
          <w:rFonts w:ascii="Trebuchet MS" w:hAnsi="Trebuchet MS"/>
          <w:noProof/>
          <w:sz w:val="24"/>
        </w:rPr>
        <w:t xml:space="preserve">of </w:t>
      </w:r>
      <w:del w:id="455" w:author="Author">
        <w:r w:rsidRPr="001F7FFE">
          <w:rPr>
            <w:rFonts w:ascii="Trebuchet MS" w:hAnsi="Trebuchet MS"/>
            <w:noProof/>
            <w:sz w:val="24"/>
          </w:rPr>
          <w:delText>everything because</w:delText>
        </w:r>
      </w:del>
      <w:ins w:id="456" w:author="Author">
        <w:r w:rsidRPr="001F7FFE">
          <w:rPr>
            <w:rFonts w:ascii="Trebuchet MS" w:hAnsi="Trebuchet MS"/>
            <w:noProof/>
            <w:sz w:val="24"/>
          </w:rPr>
          <w:t>the severity</w:t>
        </w:r>
      </w:ins>
      <w:r w:rsidRPr="001F7FFE">
        <w:rPr>
          <w:rFonts w:ascii="Trebuchet MS" w:hAnsi="Trebuchet MS"/>
          <w:noProof/>
          <w:sz w:val="24"/>
        </w:rPr>
        <w:t xml:space="preserve"> of the </w:t>
      </w:r>
      <w:del w:id="457" w:author="Author">
        <w:r w:rsidRPr="001F7FFE">
          <w:rPr>
            <w:rFonts w:ascii="Trebuchet MS" w:hAnsi="Trebuchet MS"/>
            <w:noProof/>
            <w:sz w:val="24"/>
          </w:rPr>
          <w:delText>tightness</w:delText>
        </w:r>
      </w:del>
      <w:ins w:id="458" w:author="Author">
        <w:r w:rsidRPr="001F7FFE">
          <w:rPr>
            <w:rFonts w:ascii="Trebuchet MS" w:hAnsi="Trebuchet MS"/>
            <w:noProof/>
            <w:sz w:val="24"/>
          </w:rPr>
          <w:t>siege</w:t>
        </w:r>
      </w:ins>
      <w:r w:rsidRPr="001F7FFE">
        <w:rPr>
          <w:rFonts w:ascii="Trebuchet MS" w:hAnsi="Trebuchet MS"/>
          <w:noProof/>
          <w:sz w:val="24"/>
        </w:rPr>
        <w:t xml:space="preserve"> and </w:t>
      </w:r>
      <w:del w:id="459" w:author="Author">
        <w:r w:rsidRPr="001F7FFE">
          <w:rPr>
            <w:rFonts w:ascii="Trebuchet MS" w:hAnsi="Trebuchet MS"/>
            <w:noProof/>
            <w:sz w:val="24"/>
          </w:rPr>
          <w:delText>stress with which</w:delText>
        </w:r>
      </w:del>
      <w:ins w:id="460" w:author="Author">
        <w:r w:rsidRPr="001F7FFE">
          <w:rPr>
            <w:rFonts w:ascii="Trebuchet MS" w:hAnsi="Trebuchet MS"/>
            <w:noProof/>
            <w:sz w:val="24"/>
          </w:rPr>
          <w:t>the distress</w:t>
        </w:r>
      </w:ins>
      <w:r w:rsidRPr="001F7FFE">
        <w:rPr>
          <w:rFonts w:ascii="Trebuchet MS" w:hAnsi="Trebuchet MS"/>
          <w:noProof/>
          <w:sz w:val="24"/>
        </w:rPr>
        <w:t xml:space="preserve"> your enemy </w:t>
      </w:r>
      <w:del w:id="461" w:author="Author">
        <w:r w:rsidRPr="001F7FFE">
          <w:rPr>
            <w:rFonts w:ascii="Trebuchet MS" w:hAnsi="Trebuchet MS"/>
            <w:noProof/>
            <w:sz w:val="24"/>
          </w:rPr>
          <w:delText>will hem you in within</w:delText>
        </w:r>
      </w:del>
      <w:ins w:id="462" w:author="Author">
        <w:r w:rsidRPr="001F7FFE">
          <w:rPr>
            <w:rFonts w:ascii="Trebuchet MS" w:hAnsi="Trebuchet MS"/>
            <w:noProof/>
            <w:sz w:val="24"/>
          </w:rPr>
          <w:t>inflicts on</w:t>
        </w:r>
      </w:ins>
      <w:r w:rsidRPr="001F7FFE">
        <w:rPr>
          <w:rFonts w:ascii="Trebuchet MS" w:hAnsi="Trebuchet MS"/>
          <w:noProof/>
          <w:sz w:val="24"/>
        </w:rPr>
        <w:t xml:space="preserve"> your </w:t>
      </w:r>
      <w:del w:id="463" w:author="Author">
        <w:r w:rsidRPr="001F7FFE">
          <w:rPr>
            <w:rFonts w:ascii="Trebuchet MS" w:hAnsi="Trebuchet MS"/>
            <w:noProof/>
            <w:sz w:val="24"/>
          </w:rPr>
          <w:delText>gates</w:delText>
        </w:r>
      </w:del>
      <w:ins w:id="464" w:author="Author">
        <w:r w:rsidRPr="001F7FFE">
          <w:rPr>
            <w:rFonts w:ascii="Trebuchet MS" w:hAnsi="Trebuchet MS"/>
            <w:noProof/>
            <w:sz w:val="24"/>
          </w:rPr>
          <w:t>cities</w:t>
        </w:r>
      </w:ins>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28:58 </w:t>
      </w:r>
      <w:r w:rsidRPr="001F7FFE">
        <w:rPr>
          <w:rFonts w:ascii="Trebuchet MS" w:hAnsi="Trebuchet MS"/>
          <w:noProof/>
          <w:sz w:val="24"/>
        </w:rPr>
        <w:t xml:space="preserve">“If you will not </w:t>
      </w:r>
      <w:del w:id="465" w:author="Author">
        <w:r w:rsidRPr="001F7FFE">
          <w:rPr>
            <w:rFonts w:ascii="Trebuchet MS" w:hAnsi="Trebuchet MS"/>
            <w:noProof/>
            <w:sz w:val="24"/>
          </w:rPr>
          <w:delText>take care to carry out</w:delText>
        </w:r>
      </w:del>
      <w:ins w:id="466" w:author="Author">
        <w:r w:rsidRPr="001F7FFE">
          <w:rPr>
            <w:rFonts w:ascii="Trebuchet MS" w:hAnsi="Trebuchet MS"/>
            <w:noProof/>
            <w:sz w:val="24"/>
          </w:rPr>
          <w:t>carefully observe</w:t>
        </w:r>
      </w:ins>
      <w:r w:rsidRPr="001F7FFE">
        <w:rPr>
          <w:rFonts w:ascii="Trebuchet MS" w:hAnsi="Trebuchet MS"/>
          <w:noProof/>
          <w:sz w:val="24"/>
        </w:rPr>
        <w:t xml:space="preserve"> all the words of this </w:t>
      </w:r>
      <w:del w:id="467" w:author="Author">
        <w:r w:rsidRPr="001F7FFE">
          <w:rPr>
            <w:rFonts w:ascii="Trebuchet MS" w:hAnsi="Trebuchet MS"/>
            <w:noProof/>
            <w:sz w:val="24"/>
          </w:rPr>
          <w:delText>law</w:delText>
        </w:r>
      </w:del>
      <w:ins w:id="468" w:author="Author">
        <w:r w:rsidRPr="001F7FFE">
          <w:rPr>
            <w:rFonts w:ascii="Trebuchet MS" w:hAnsi="Trebuchet MS"/>
            <w:noProof/>
            <w:sz w:val="24"/>
          </w:rPr>
          <w:t>Law</w:t>
        </w:r>
      </w:ins>
      <w:r w:rsidRPr="001F7FFE">
        <w:rPr>
          <w:rFonts w:ascii="Trebuchet MS" w:hAnsi="Trebuchet MS"/>
          <w:noProof/>
          <w:sz w:val="24"/>
        </w:rPr>
        <w:t xml:space="preserve"> that are written in this book </w:t>
      </w:r>
      <w:del w:id="469" w:author="Author">
        <w:r w:rsidRPr="001F7FFE">
          <w:rPr>
            <w:rFonts w:ascii="Trebuchet MS" w:hAnsi="Trebuchet MS"/>
            <w:noProof/>
            <w:sz w:val="24"/>
          </w:rPr>
          <w:delText>so as to</w:delText>
        </w:r>
      </w:del>
      <w:ins w:id="470" w:author="Author">
        <w:r w:rsidRPr="001F7FFE">
          <w:rPr>
            <w:rFonts w:ascii="Trebuchet MS" w:hAnsi="Trebuchet MS"/>
            <w:noProof/>
            <w:sz w:val="24"/>
          </w:rPr>
          <w:t>and you do not</w:t>
        </w:r>
      </w:ins>
      <w:r w:rsidRPr="001F7FFE">
        <w:rPr>
          <w:rFonts w:ascii="Trebuchet MS" w:hAnsi="Trebuchet MS"/>
          <w:noProof/>
          <w:sz w:val="24"/>
        </w:rPr>
        <w:t xml:space="preserve"> fear this glorious and </w:t>
      </w:r>
      <w:del w:id="471" w:author="Author">
        <w:r w:rsidRPr="001F7FFE">
          <w:rPr>
            <w:rFonts w:ascii="Trebuchet MS" w:hAnsi="Trebuchet MS"/>
            <w:noProof/>
            <w:sz w:val="24"/>
          </w:rPr>
          <w:delText>fear</w:delText>
        </w:r>
      </w:del>
      <w:ins w:id="472" w:author="Author">
        <w:r w:rsidRPr="001F7FFE">
          <w:rPr>
            <w:rFonts w:ascii="Trebuchet MS" w:hAnsi="Trebuchet MS"/>
            <w:noProof/>
            <w:sz w:val="24"/>
          </w:rPr>
          <w:t>awe</w:t>
        </w:r>
      </w:ins>
      <w:r w:rsidRPr="001F7FFE">
        <w:rPr>
          <w:rFonts w:ascii="Trebuchet MS" w:hAnsi="Trebuchet MS"/>
          <w:noProof/>
          <w:sz w:val="24"/>
        </w:rPr>
        <w:t xml:space="preserve">-inspiring name, </w:t>
      </w:r>
      <w:del w:id="473" w:author="Author">
        <w:r w:rsidRPr="001F7FFE">
          <w:rPr>
            <w:rFonts w:ascii="Trebuchet MS" w:hAnsi="Trebuchet MS"/>
            <w:noProof/>
            <w:sz w:val="24"/>
          </w:rPr>
          <w:delText>even</w:delText>
        </w:r>
      </w:del>
      <w:ins w:id="474" w:author="Author">
        <w:r w:rsidRPr="001F7FFE">
          <w:rPr>
            <w:rFonts w:ascii="Trebuchet MS" w:hAnsi="Trebuchet MS"/>
            <w:noProof/>
            <w:sz w:val="24"/>
          </w:rPr>
          <w:t>that of</w:t>
        </w:r>
      </w:ins>
      <w:r w:rsidRPr="001F7FFE">
        <w:rPr>
          <w:rFonts w:ascii="Trebuchet MS" w:hAnsi="Trebuchet MS"/>
          <w:noProof/>
          <w:sz w:val="24"/>
        </w:rPr>
        <w:t xml:space="preserve"> Jehovah</w:t>
      </w:r>
      <w:del w:id="475" w:author="Author">
        <w:r w:rsidRPr="001F7FFE">
          <w:rPr>
            <w:rFonts w:ascii="Trebuchet MS" w:hAnsi="Trebuchet MS"/>
            <w:noProof/>
            <w:sz w:val="24"/>
          </w:rPr>
          <w:delText>,</w:delText>
        </w:r>
      </w:del>
      <w:r w:rsidRPr="001F7FFE">
        <w:rPr>
          <w:rFonts w:ascii="Trebuchet MS" w:hAnsi="Trebuchet MS"/>
          <w:noProof/>
          <w:sz w:val="24"/>
        </w:rPr>
        <w:t xml:space="preserve"> your God, </w:t>
      </w:r>
      <w:r w:rsidRPr="001F7FFE">
        <w:rPr>
          <w:rFonts w:ascii="Trebuchet MS" w:hAnsi="Trebuchet MS"/>
          <w:b/>
          <w:noProof/>
          <w:sz w:val="24"/>
        </w:rPr>
        <w:t xml:space="preserve">28:59 </w:t>
      </w:r>
      <w:r w:rsidRPr="001F7FFE">
        <w:rPr>
          <w:rFonts w:ascii="Trebuchet MS" w:hAnsi="Trebuchet MS"/>
          <w:noProof/>
          <w:sz w:val="24"/>
        </w:rPr>
        <w:t xml:space="preserve">Jehovah </w:t>
      </w:r>
      <w:del w:id="476" w:author="Author">
        <w:r w:rsidRPr="001F7FFE">
          <w:rPr>
            <w:rFonts w:ascii="Trebuchet MS" w:hAnsi="Trebuchet MS"/>
            <w:noProof/>
            <w:sz w:val="24"/>
          </w:rPr>
          <w:delText xml:space="preserve">also </w:delText>
        </w:r>
      </w:del>
      <w:r w:rsidRPr="001F7FFE">
        <w:rPr>
          <w:rFonts w:ascii="Trebuchet MS" w:hAnsi="Trebuchet MS"/>
          <w:noProof/>
          <w:sz w:val="24"/>
        </w:rPr>
        <w:t xml:space="preserve">will </w:t>
      </w:r>
      <w:del w:id="477" w:author="Author">
        <w:r w:rsidRPr="001F7FFE">
          <w:rPr>
            <w:rFonts w:ascii="Trebuchet MS" w:hAnsi="Trebuchet MS"/>
            <w:noProof/>
            <w:sz w:val="24"/>
          </w:rPr>
          <w:delText>certainly make your</w:delText>
        </w:r>
      </w:del>
      <w:ins w:id="478" w:author="Author">
        <w:r w:rsidRPr="001F7FFE">
          <w:rPr>
            <w:rFonts w:ascii="Trebuchet MS" w:hAnsi="Trebuchet MS"/>
            <w:noProof/>
            <w:sz w:val="24"/>
          </w:rPr>
          <w:t>inflict very severe</w:t>
        </w:r>
      </w:ins>
      <w:r w:rsidRPr="001F7FFE">
        <w:rPr>
          <w:rFonts w:ascii="Trebuchet MS" w:hAnsi="Trebuchet MS"/>
          <w:noProof/>
          <w:sz w:val="24"/>
        </w:rPr>
        <w:t xml:space="preserve"> plagues </w:t>
      </w:r>
      <w:ins w:id="479" w:author="Author">
        <w:r w:rsidRPr="001F7FFE">
          <w:rPr>
            <w:rFonts w:ascii="Trebuchet MS" w:hAnsi="Trebuchet MS"/>
            <w:noProof/>
            <w:sz w:val="24"/>
          </w:rPr>
          <w:t xml:space="preserve">on you </w:t>
        </w:r>
      </w:ins>
      <w:r w:rsidRPr="001F7FFE">
        <w:rPr>
          <w:rFonts w:ascii="Trebuchet MS" w:hAnsi="Trebuchet MS"/>
          <w:noProof/>
          <w:sz w:val="24"/>
        </w:rPr>
        <w:t xml:space="preserve">and </w:t>
      </w:r>
      <w:del w:id="480" w:author="Author">
        <w:r w:rsidRPr="001F7FFE">
          <w:rPr>
            <w:rFonts w:ascii="Trebuchet MS" w:hAnsi="Trebuchet MS"/>
            <w:noProof/>
            <w:sz w:val="24"/>
          </w:rPr>
          <w:delText xml:space="preserve">the plagues of </w:delText>
        </w:r>
      </w:del>
      <w:r w:rsidRPr="001F7FFE">
        <w:rPr>
          <w:rFonts w:ascii="Trebuchet MS" w:hAnsi="Trebuchet MS"/>
          <w:noProof/>
          <w:sz w:val="24"/>
        </w:rPr>
        <w:t>your offspring</w:t>
      </w:r>
      <w:del w:id="481" w:author="Author">
        <w:r w:rsidRPr="001F7FFE">
          <w:rPr>
            <w:rFonts w:ascii="Trebuchet MS" w:hAnsi="Trebuchet MS"/>
            <w:noProof/>
            <w:sz w:val="24"/>
          </w:rPr>
          <w:delText xml:space="preserve"> especially severe</w:delText>
        </w:r>
      </w:del>
      <w:r w:rsidRPr="001F7FFE">
        <w:rPr>
          <w:rFonts w:ascii="Trebuchet MS" w:hAnsi="Trebuchet MS"/>
          <w:noProof/>
          <w:sz w:val="24"/>
        </w:rPr>
        <w:t xml:space="preserve">, great and </w:t>
      </w:r>
      <w:del w:id="482" w:author="Author">
        <w:r w:rsidRPr="001F7FFE">
          <w:rPr>
            <w:rFonts w:ascii="Trebuchet MS" w:hAnsi="Trebuchet MS"/>
            <w:noProof/>
            <w:sz w:val="24"/>
          </w:rPr>
          <w:delText>long-lasting</w:delText>
        </w:r>
      </w:del>
      <w:ins w:id="483" w:author="Author">
        <w:r w:rsidRPr="001F7FFE">
          <w:rPr>
            <w:rFonts w:ascii="Trebuchet MS" w:hAnsi="Trebuchet MS"/>
            <w:noProof/>
            <w:sz w:val="24"/>
          </w:rPr>
          <w:t>enduring</w:t>
        </w:r>
      </w:ins>
      <w:r w:rsidRPr="001F7FFE">
        <w:rPr>
          <w:rFonts w:ascii="Trebuchet MS" w:hAnsi="Trebuchet MS"/>
          <w:noProof/>
          <w:sz w:val="24"/>
        </w:rPr>
        <w:t xml:space="preserve"> plagues, and </w:t>
      </w:r>
      <w:del w:id="484" w:author="Author">
        <w:r w:rsidRPr="001F7FFE">
          <w:rPr>
            <w:rFonts w:ascii="Trebuchet MS" w:hAnsi="Trebuchet MS"/>
            <w:noProof/>
            <w:sz w:val="24"/>
          </w:rPr>
          <w:delText>malignant</w:delText>
        </w:r>
      </w:del>
      <w:ins w:id="485" w:author="Author">
        <w:r w:rsidRPr="001F7FFE">
          <w:rPr>
            <w:rFonts w:ascii="Trebuchet MS" w:hAnsi="Trebuchet MS"/>
            <w:noProof/>
            <w:sz w:val="24"/>
          </w:rPr>
          <w:t>grievous</w:t>
        </w:r>
      </w:ins>
      <w:r w:rsidRPr="001F7FFE">
        <w:rPr>
          <w:rFonts w:ascii="Trebuchet MS" w:hAnsi="Trebuchet MS"/>
          <w:noProof/>
          <w:sz w:val="24"/>
        </w:rPr>
        <w:t xml:space="preserve"> and </w:t>
      </w:r>
      <w:del w:id="486" w:author="Author">
        <w:r w:rsidRPr="001F7FFE">
          <w:rPr>
            <w:rFonts w:ascii="Trebuchet MS" w:hAnsi="Trebuchet MS"/>
            <w:noProof/>
            <w:sz w:val="24"/>
          </w:rPr>
          <w:delText>long-lasting</w:delText>
        </w:r>
      </w:del>
      <w:ins w:id="487" w:author="Author">
        <w:r w:rsidRPr="001F7FFE">
          <w:rPr>
            <w:rFonts w:ascii="Trebuchet MS" w:hAnsi="Trebuchet MS"/>
            <w:noProof/>
            <w:sz w:val="24"/>
          </w:rPr>
          <w:t>enduring</w:t>
        </w:r>
      </w:ins>
      <w:r w:rsidRPr="001F7FFE">
        <w:rPr>
          <w:rFonts w:ascii="Trebuchet MS" w:hAnsi="Trebuchet MS"/>
          <w:noProof/>
          <w:sz w:val="24"/>
        </w:rPr>
        <w:t xml:space="preserve"> sicknesses. </w:t>
      </w:r>
      <w:r w:rsidRPr="001F7FFE">
        <w:rPr>
          <w:rFonts w:ascii="Trebuchet MS" w:hAnsi="Trebuchet MS"/>
          <w:b/>
          <w:noProof/>
          <w:sz w:val="24"/>
        </w:rPr>
        <w:t xml:space="preserve">28:60 </w:t>
      </w:r>
      <w:del w:id="488" w:author="Author">
        <w:r w:rsidRPr="001F7FFE">
          <w:rPr>
            <w:rFonts w:ascii="Trebuchet MS" w:hAnsi="Trebuchet MS"/>
            <w:noProof/>
            <w:sz w:val="24"/>
          </w:rPr>
          <w:delText>And he</w:delText>
        </w:r>
      </w:del>
      <w:ins w:id="489" w:author="Author">
        <w:r w:rsidRPr="001F7FFE">
          <w:rPr>
            <w:rFonts w:ascii="Trebuchet MS" w:hAnsi="Trebuchet MS"/>
            <w:noProof/>
            <w:sz w:val="24"/>
          </w:rPr>
          <w:t>He</w:t>
        </w:r>
      </w:ins>
      <w:r w:rsidRPr="001F7FFE">
        <w:rPr>
          <w:rFonts w:ascii="Trebuchet MS" w:hAnsi="Trebuchet MS"/>
          <w:noProof/>
          <w:sz w:val="24"/>
        </w:rPr>
        <w:t xml:space="preserve"> will </w:t>
      </w:r>
      <w:del w:id="490" w:author="Author">
        <w:r w:rsidRPr="001F7FFE">
          <w:rPr>
            <w:rFonts w:ascii="Trebuchet MS" w:hAnsi="Trebuchet MS"/>
            <w:noProof/>
            <w:sz w:val="24"/>
          </w:rPr>
          <w:delText xml:space="preserve">indeed </w:delText>
        </w:r>
      </w:del>
      <w:r w:rsidRPr="001F7FFE">
        <w:rPr>
          <w:rFonts w:ascii="Trebuchet MS" w:hAnsi="Trebuchet MS"/>
          <w:noProof/>
          <w:sz w:val="24"/>
        </w:rPr>
        <w:t xml:space="preserve">bring back upon you all the diseases of Egypt </w:t>
      </w:r>
      <w:del w:id="491" w:author="Author">
        <w:r w:rsidRPr="001F7FFE">
          <w:rPr>
            <w:rFonts w:ascii="Trebuchet MS" w:hAnsi="Trebuchet MS"/>
            <w:noProof/>
            <w:sz w:val="24"/>
          </w:rPr>
          <w:delText>before which</w:delText>
        </w:r>
      </w:del>
      <w:ins w:id="492" w:author="Author">
        <w:r w:rsidRPr="001F7FFE">
          <w:rPr>
            <w:rFonts w:ascii="Trebuchet MS" w:hAnsi="Trebuchet MS"/>
            <w:noProof/>
            <w:sz w:val="24"/>
          </w:rPr>
          <w:t>that</w:t>
        </w:r>
      </w:ins>
      <w:r w:rsidRPr="001F7FFE">
        <w:rPr>
          <w:rFonts w:ascii="Trebuchet MS" w:hAnsi="Trebuchet MS"/>
          <w:noProof/>
          <w:sz w:val="24"/>
        </w:rPr>
        <w:t xml:space="preserve"> you </w:t>
      </w:r>
      <w:del w:id="493" w:author="Author">
        <w:r w:rsidRPr="001F7FFE">
          <w:rPr>
            <w:rFonts w:ascii="Trebuchet MS" w:hAnsi="Trebuchet MS"/>
            <w:noProof/>
            <w:sz w:val="24"/>
          </w:rPr>
          <w:delText>got scared</w:delText>
        </w:r>
      </w:del>
      <w:ins w:id="494" w:author="Author">
        <w:r w:rsidRPr="001F7FFE">
          <w:rPr>
            <w:rFonts w:ascii="Trebuchet MS" w:hAnsi="Trebuchet MS"/>
            <w:noProof/>
            <w:sz w:val="24"/>
          </w:rPr>
          <w:t>used to fear</w:t>
        </w:r>
      </w:ins>
      <w:r w:rsidRPr="001F7FFE">
        <w:rPr>
          <w:rFonts w:ascii="Trebuchet MS" w:hAnsi="Trebuchet MS"/>
          <w:noProof/>
          <w:sz w:val="24"/>
        </w:rPr>
        <w:t xml:space="preserve">, and they will certainly </w:t>
      </w:r>
      <w:del w:id="495" w:author="Author">
        <w:r w:rsidRPr="001F7FFE">
          <w:rPr>
            <w:rFonts w:ascii="Trebuchet MS" w:hAnsi="Trebuchet MS"/>
            <w:noProof/>
            <w:sz w:val="24"/>
          </w:rPr>
          <w:delText>hang onto</w:delText>
        </w:r>
      </w:del>
      <w:ins w:id="496" w:author="Author">
        <w:r w:rsidRPr="001F7FFE">
          <w:rPr>
            <w:rFonts w:ascii="Trebuchet MS" w:hAnsi="Trebuchet MS"/>
            <w:noProof/>
            <w:sz w:val="24"/>
          </w:rPr>
          <w:t>cling to</w:t>
        </w:r>
      </w:ins>
      <w:r w:rsidRPr="001F7FFE">
        <w:rPr>
          <w:rFonts w:ascii="Trebuchet MS" w:hAnsi="Trebuchet MS"/>
          <w:noProof/>
          <w:sz w:val="24"/>
        </w:rPr>
        <w:t xml:space="preserve"> you. </w:t>
      </w:r>
      <w:r w:rsidRPr="001F7FFE">
        <w:rPr>
          <w:rFonts w:ascii="Trebuchet MS" w:hAnsi="Trebuchet MS"/>
          <w:b/>
          <w:noProof/>
          <w:sz w:val="24"/>
        </w:rPr>
        <w:t xml:space="preserve">28:61 </w:t>
      </w:r>
      <w:del w:id="497" w:author="Author">
        <w:r w:rsidRPr="001F7FFE">
          <w:rPr>
            <w:rFonts w:ascii="Trebuchet MS" w:hAnsi="Trebuchet MS"/>
            <w:noProof/>
            <w:sz w:val="24"/>
          </w:rPr>
          <w:delText>Also, any</w:delText>
        </w:r>
      </w:del>
      <w:ins w:id="498" w:author="Author">
        <w:r w:rsidRPr="001F7FFE">
          <w:rPr>
            <w:rFonts w:ascii="Trebuchet MS" w:hAnsi="Trebuchet MS"/>
            <w:noProof/>
            <w:sz w:val="24"/>
          </w:rPr>
          <w:t>Moreover, Jehovah will even bring upon you every</w:t>
        </w:r>
      </w:ins>
      <w:r w:rsidRPr="001F7FFE">
        <w:rPr>
          <w:rFonts w:ascii="Trebuchet MS" w:hAnsi="Trebuchet MS"/>
          <w:noProof/>
          <w:sz w:val="24"/>
        </w:rPr>
        <w:t xml:space="preserve"> sickness </w:t>
      </w:r>
      <w:del w:id="499" w:author="Author">
        <w:r w:rsidRPr="001F7FFE">
          <w:rPr>
            <w:rFonts w:ascii="Trebuchet MS" w:hAnsi="Trebuchet MS"/>
            <w:noProof/>
            <w:sz w:val="24"/>
          </w:rPr>
          <w:delText>and any</w:delText>
        </w:r>
      </w:del>
      <w:ins w:id="500" w:author="Author">
        <w:r w:rsidRPr="001F7FFE">
          <w:rPr>
            <w:rFonts w:ascii="Trebuchet MS" w:hAnsi="Trebuchet MS"/>
            <w:noProof/>
            <w:sz w:val="24"/>
          </w:rPr>
          <w:t>or</w:t>
        </w:r>
      </w:ins>
      <w:r w:rsidRPr="001F7FFE">
        <w:rPr>
          <w:rFonts w:ascii="Trebuchet MS" w:hAnsi="Trebuchet MS"/>
          <w:noProof/>
          <w:sz w:val="24"/>
        </w:rPr>
        <w:t xml:space="preserve"> plague </w:t>
      </w:r>
      <w:del w:id="501" w:author="Author">
        <w:r w:rsidRPr="001F7FFE">
          <w:rPr>
            <w:rFonts w:ascii="Trebuchet MS" w:hAnsi="Trebuchet MS"/>
            <w:noProof/>
            <w:sz w:val="24"/>
          </w:rPr>
          <w:delText xml:space="preserve">that is </w:delText>
        </w:r>
      </w:del>
      <w:r w:rsidRPr="001F7FFE">
        <w:rPr>
          <w:rFonts w:ascii="Trebuchet MS" w:hAnsi="Trebuchet MS"/>
          <w:noProof/>
          <w:sz w:val="24"/>
        </w:rPr>
        <w:t xml:space="preserve">not written in the book of this </w:t>
      </w:r>
      <w:del w:id="502" w:author="Author">
        <w:r w:rsidRPr="001F7FFE">
          <w:rPr>
            <w:rFonts w:ascii="Trebuchet MS" w:hAnsi="Trebuchet MS"/>
            <w:noProof/>
            <w:sz w:val="24"/>
          </w:rPr>
          <w:delText xml:space="preserve">law, Jehovah will bring them upon you </w:delText>
        </w:r>
      </w:del>
      <w:ins w:id="503" w:author="Author">
        <w:r w:rsidRPr="001F7FFE">
          <w:rPr>
            <w:rFonts w:ascii="Trebuchet MS" w:hAnsi="Trebuchet MS"/>
            <w:noProof/>
            <w:sz w:val="24"/>
          </w:rPr>
          <w:t xml:space="preserve">Law </w:t>
        </w:r>
      </w:ins>
      <w:r w:rsidRPr="001F7FFE">
        <w:rPr>
          <w:rFonts w:ascii="Trebuchet MS" w:hAnsi="Trebuchet MS"/>
          <w:noProof/>
          <w:sz w:val="24"/>
        </w:rPr>
        <w:t xml:space="preserve">until you have been annihilated. </w:t>
      </w:r>
      <w:r w:rsidRPr="001F7FFE">
        <w:rPr>
          <w:rFonts w:ascii="Trebuchet MS" w:hAnsi="Trebuchet MS"/>
          <w:b/>
          <w:noProof/>
          <w:sz w:val="24"/>
        </w:rPr>
        <w:t xml:space="preserve">28:62 </w:t>
      </w:r>
      <w:del w:id="504" w:author="Author">
        <w:r w:rsidRPr="001F7FFE">
          <w:rPr>
            <w:rFonts w:ascii="Trebuchet MS" w:hAnsi="Trebuchet MS"/>
            <w:noProof/>
            <w:sz w:val="24"/>
          </w:rPr>
          <w:delText xml:space="preserve">And </w:delText>
        </w:r>
        <w:r w:rsidRPr="001F7FFE">
          <w:rPr>
            <w:rFonts w:ascii="Trebuchet MS" w:hAnsi="Trebuchet MS"/>
            <w:noProof/>
            <w:sz w:val="24"/>
            <w:u w:val="dotted"/>
          </w:rPr>
          <w:delText>YOU</w:delText>
        </w:r>
        <w:r w:rsidRPr="001F7FFE">
          <w:rPr>
            <w:rFonts w:ascii="Trebuchet MS" w:hAnsi="Trebuchet MS"/>
            <w:noProof/>
            <w:sz w:val="24"/>
          </w:rPr>
          <w:delText xml:space="preserve"> will indeed be left with very few in number, although </w:delText>
        </w:r>
        <w:r w:rsidRPr="001F7FFE">
          <w:rPr>
            <w:rFonts w:ascii="Trebuchet MS" w:hAnsi="Trebuchet MS"/>
            <w:noProof/>
            <w:sz w:val="24"/>
            <w:u w:val="dotted"/>
          </w:rPr>
          <w:delText>YOU</w:delText>
        </w:r>
        <w:r w:rsidRPr="001F7FFE">
          <w:rPr>
            <w:rFonts w:ascii="Trebuchet MS" w:hAnsi="Trebuchet MS"/>
            <w:noProof/>
            <w:sz w:val="24"/>
          </w:rPr>
          <w:delText xml:space="preserve"> </w:delText>
        </w:r>
      </w:del>
      <w:ins w:id="505" w:author="Author">
        <w:r w:rsidRPr="001F7FFE">
          <w:rPr>
            <w:rFonts w:ascii="Trebuchet MS" w:hAnsi="Trebuchet MS"/>
            <w:noProof/>
            <w:sz w:val="24"/>
          </w:rPr>
          <w:t xml:space="preserve">Although you </w:t>
        </w:r>
      </w:ins>
      <w:r w:rsidRPr="001F7FFE">
        <w:rPr>
          <w:rFonts w:ascii="Trebuchet MS" w:hAnsi="Trebuchet MS"/>
          <w:noProof/>
          <w:sz w:val="24"/>
        </w:rPr>
        <w:t xml:space="preserve">have become </w:t>
      </w:r>
      <w:del w:id="506" w:author="Author">
        <w:r w:rsidRPr="001F7FFE">
          <w:rPr>
            <w:rFonts w:ascii="Trebuchet MS" w:hAnsi="Trebuchet MS"/>
            <w:noProof/>
            <w:sz w:val="24"/>
          </w:rPr>
          <w:delText>like</w:delText>
        </w:r>
      </w:del>
      <w:ins w:id="507" w:author="Author">
        <w:r w:rsidRPr="001F7FFE">
          <w:rPr>
            <w:rFonts w:ascii="Trebuchet MS" w:hAnsi="Trebuchet MS"/>
            <w:noProof/>
            <w:sz w:val="24"/>
          </w:rPr>
          <w:t>as numerous as</w:t>
        </w:r>
      </w:ins>
      <w:r w:rsidRPr="001F7FFE">
        <w:rPr>
          <w:rFonts w:ascii="Trebuchet MS" w:hAnsi="Trebuchet MS"/>
          <w:noProof/>
          <w:sz w:val="24"/>
        </w:rPr>
        <w:t xml:space="preserve"> the stars of the heavens</w:t>
      </w:r>
      <w:del w:id="508" w:author="Author">
        <w:r w:rsidRPr="001F7FFE">
          <w:rPr>
            <w:rFonts w:ascii="Trebuchet MS" w:hAnsi="Trebuchet MS"/>
            <w:noProof/>
            <w:sz w:val="24"/>
          </w:rPr>
          <w:delText xml:space="preserve"> for multitude</w:delText>
        </w:r>
      </w:del>
      <w:ins w:id="509" w:author="Author">
        <w:r w:rsidRPr="001F7FFE">
          <w:rPr>
            <w:rFonts w:ascii="Trebuchet MS" w:hAnsi="Trebuchet MS"/>
            <w:noProof/>
            <w:sz w:val="24"/>
          </w:rPr>
          <w:t>, very few of your number will be left</w:t>
        </w:r>
      </w:ins>
      <w:r w:rsidRPr="001F7FFE">
        <w:rPr>
          <w:rFonts w:ascii="Trebuchet MS" w:hAnsi="Trebuchet MS"/>
          <w:noProof/>
          <w:sz w:val="24"/>
        </w:rPr>
        <w:t>, because you did not listen to the voice of Jehovah your God.</w:t>
      </w:r>
    </w:p>
    <w:p w:rsidR="00776398" w:rsidRPr="001F7FFE" w:rsidRDefault="00776398" w:rsidP="00776398">
      <w:pPr>
        <w:rPr>
          <w:rFonts w:ascii="Trebuchet MS" w:hAnsi="Trebuchet MS"/>
          <w:noProof/>
          <w:sz w:val="24"/>
        </w:rPr>
      </w:pPr>
      <w:r w:rsidRPr="001F7FFE">
        <w:rPr>
          <w:rFonts w:ascii="Trebuchet MS" w:hAnsi="Trebuchet MS"/>
          <w:b/>
          <w:sz w:val="24"/>
        </w:rPr>
        <w:t xml:space="preserve">28:63 </w:t>
      </w:r>
      <w:r w:rsidRPr="001F7FFE">
        <w:rPr>
          <w:rFonts w:ascii="Trebuchet MS" w:hAnsi="Trebuchet MS"/>
          <w:noProof/>
          <w:sz w:val="24"/>
        </w:rPr>
        <w:t xml:space="preserve">“And </w:t>
      </w:r>
      <w:del w:id="510" w:author="Author">
        <w:r w:rsidRPr="001F7FFE">
          <w:rPr>
            <w:rFonts w:ascii="Trebuchet MS" w:hAnsi="Trebuchet MS"/>
            <w:noProof/>
            <w:sz w:val="24"/>
          </w:rPr>
          <w:delText xml:space="preserve">it must occur that </w:delText>
        </w:r>
      </w:del>
      <w:r w:rsidRPr="001F7FFE">
        <w:rPr>
          <w:rFonts w:ascii="Trebuchet MS" w:hAnsi="Trebuchet MS"/>
          <w:noProof/>
          <w:sz w:val="24"/>
        </w:rPr>
        <w:t xml:space="preserve">just as Jehovah </w:t>
      </w:r>
      <w:del w:id="511" w:author="Author">
        <w:r w:rsidRPr="001F7FFE">
          <w:rPr>
            <w:rFonts w:ascii="Trebuchet MS" w:hAnsi="Trebuchet MS"/>
            <w:noProof/>
            <w:sz w:val="24"/>
          </w:rPr>
          <w:delText xml:space="preserve">exulted over </w:delText>
        </w:r>
        <w:r w:rsidRPr="001F7FFE">
          <w:rPr>
            <w:rFonts w:ascii="Trebuchet MS" w:hAnsi="Trebuchet MS"/>
            <w:noProof/>
            <w:sz w:val="24"/>
            <w:u w:val="dotted"/>
          </w:rPr>
          <w:delText>YOU</w:delText>
        </w:r>
      </w:del>
      <w:ins w:id="512" w:author="Author">
        <w:r w:rsidRPr="001F7FFE">
          <w:rPr>
            <w:rFonts w:ascii="Trebuchet MS" w:hAnsi="Trebuchet MS"/>
            <w:noProof/>
            <w:sz w:val="24"/>
          </w:rPr>
          <w:t>once delighted</w:t>
        </w:r>
      </w:ins>
      <w:r w:rsidRPr="001F7FFE">
        <w:rPr>
          <w:rFonts w:ascii="Trebuchet MS" w:hAnsi="Trebuchet MS"/>
          <w:noProof/>
          <w:sz w:val="24"/>
        </w:rPr>
        <w:t xml:space="preserve"> to </w:t>
      </w:r>
      <w:del w:id="513" w:author="Author">
        <w:r w:rsidRPr="001F7FFE">
          <w:rPr>
            <w:rFonts w:ascii="Trebuchet MS" w:hAnsi="Trebuchet MS"/>
            <w:noProof/>
            <w:sz w:val="24"/>
          </w:rPr>
          <w:delText xml:space="preserve">do </w:delText>
        </w:r>
        <w:r w:rsidRPr="001F7FFE">
          <w:rPr>
            <w:rFonts w:ascii="Trebuchet MS" w:hAnsi="Trebuchet MS"/>
            <w:noProof/>
            <w:sz w:val="24"/>
            <w:u w:val="dotted"/>
          </w:rPr>
          <w:delText>YOU</w:delText>
        </w:r>
        <w:r w:rsidRPr="001F7FFE">
          <w:rPr>
            <w:rFonts w:ascii="Trebuchet MS" w:hAnsi="Trebuchet MS"/>
            <w:noProof/>
            <w:sz w:val="24"/>
          </w:rPr>
          <w:delText xml:space="preserve"> good</w:delText>
        </w:r>
      </w:del>
      <w:ins w:id="514" w:author="Author">
        <w:r w:rsidRPr="001F7FFE">
          <w:rPr>
            <w:rFonts w:ascii="Trebuchet MS" w:hAnsi="Trebuchet MS"/>
            <w:noProof/>
            <w:sz w:val="24"/>
          </w:rPr>
          <w:t>make you prosper</w:t>
        </w:r>
      </w:ins>
      <w:r w:rsidRPr="001F7FFE">
        <w:rPr>
          <w:rFonts w:ascii="Trebuchet MS" w:hAnsi="Trebuchet MS"/>
          <w:noProof/>
          <w:sz w:val="24"/>
        </w:rPr>
        <w:t xml:space="preserve"> and to multiply </w:t>
      </w:r>
      <w:del w:id="515" w:author="Author">
        <w:r w:rsidRPr="001F7FFE">
          <w:rPr>
            <w:rFonts w:ascii="Trebuchet MS" w:hAnsi="Trebuchet MS"/>
            <w:noProof/>
            <w:sz w:val="24"/>
            <w:u w:val="dotted"/>
          </w:rPr>
          <w:delText>YOU</w:delText>
        </w:r>
      </w:del>
      <w:ins w:id="516" w:author="Author">
        <w:r w:rsidRPr="001F7FFE">
          <w:rPr>
            <w:rFonts w:ascii="Trebuchet MS" w:hAnsi="Trebuchet MS"/>
            <w:noProof/>
            <w:sz w:val="24"/>
          </w:rPr>
          <w:t>you</w:t>
        </w:r>
      </w:ins>
      <w:r w:rsidRPr="001F7FFE">
        <w:rPr>
          <w:rFonts w:ascii="Trebuchet MS" w:hAnsi="Trebuchet MS"/>
          <w:noProof/>
          <w:sz w:val="24"/>
        </w:rPr>
        <w:t xml:space="preserve">, so Jehovah will </w:t>
      </w:r>
      <w:del w:id="517" w:author="Author">
        <w:r w:rsidRPr="001F7FFE">
          <w:rPr>
            <w:rFonts w:ascii="Trebuchet MS" w:hAnsi="Trebuchet MS"/>
            <w:noProof/>
            <w:sz w:val="24"/>
          </w:rPr>
          <w:delText xml:space="preserve">exult over </w:delText>
        </w:r>
        <w:r w:rsidRPr="001F7FFE">
          <w:rPr>
            <w:rFonts w:ascii="Trebuchet MS" w:hAnsi="Trebuchet MS"/>
            <w:noProof/>
            <w:sz w:val="24"/>
            <w:u w:val="dotted"/>
          </w:rPr>
          <w:delText>YOU</w:delText>
        </w:r>
      </w:del>
      <w:ins w:id="518" w:author="Author">
        <w:r w:rsidRPr="001F7FFE">
          <w:rPr>
            <w:rFonts w:ascii="Trebuchet MS" w:hAnsi="Trebuchet MS"/>
            <w:noProof/>
            <w:sz w:val="24"/>
          </w:rPr>
          <w:t>delight</w:t>
        </w:r>
      </w:ins>
      <w:r w:rsidRPr="001F7FFE">
        <w:rPr>
          <w:rFonts w:ascii="Trebuchet MS" w:hAnsi="Trebuchet MS"/>
          <w:noProof/>
          <w:sz w:val="24"/>
        </w:rPr>
        <w:t xml:space="preserve"> to destroy </w:t>
      </w:r>
      <w:del w:id="519" w:author="Author">
        <w:r w:rsidRPr="001F7FFE">
          <w:rPr>
            <w:rFonts w:ascii="Trebuchet MS" w:hAnsi="Trebuchet MS"/>
            <w:noProof/>
            <w:sz w:val="24"/>
            <w:u w:val="dotted"/>
          </w:rPr>
          <w:delText>YOU</w:delText>
        </w:r>
      </w:del>
      <w:ins w:id="520" w:author="Author">
        <w:r w:rsidRPr="001F7FFE">
          <w:rPr>
            <w:rFonts w:ascii="Trebuchet MS" w:hAnsi="Trebuchet MS"/>
            <w:noProof/>
            <w:sz w:val="24"/>
          </w:rPr>
          <w:t>you</w:t>
        </w:r>
      </w:ins>
      <w:r w:rsidRPr="001F7FFE">
        <w:rPr>
          <w:rFonts w:ascii="Trebuchet MS" w:hAnsi="Trebuchet MS"/>
          <w:noProof/>
          <w:sz w:val="24"/>
        </w:rPr>
        <w:t xml:space="preserve"> and to annihilate </w:t>
      </w:r>
      <w:del w:id="521" w:author="Author">
        <w:r w:rsidRPr="001F7FFE">
          <w:rPr>
            <w:rFonts w:ascii="Trebuchet MS" w:hAnsi="Trebuchet MS"/>
            <w:noProof/>
            <w:sz w:val="24"/>
            <w:u w:val="dotted"/>
          </w:rPr>
          <w:delText>YOU</w:delText>
        </w:r>
      </w:del>
      <w:ins w:id="522" w:author="Author">
        <w:r w:rsidRPr="001F7FFE">
          <w:rPr>
            <w:rFonts w:ascii="Trebuchet MS" w:hAnsi="Trebuchet MS"/>
            <w:noProof/>
            <w:sz w:val="24"/>
          </w:rPr>
          <w:t>you</w:t>
        </w:r>
      </w:ins>
      <w:r w:rsidRPr="001F7FFE">
        <w:rPr>
          <w:rFonts w:ascii="Trebuchet MS" w:hAnsi="Trebuchet MS"/>
          <w:noProof/>
          <w:sz w:val="24"/>
        </w:rPr>
        <w:t xml:space="preserve">; and </w:t>
      </w:r>
      <w:del w:id="523" w:author="Author">
        <w:r w:rsidRPr="001F7FFE">
          <w:rPr>
            <w:rFonts w:ascii="Trebuchet MS" w:hAnsi="Trebuchet MS"/>
            <w:noProof/>
            <w:sz w:val="24"/>
            <w:u w:val="dotted"/>
          </w:rPr>
          <w:delText>YOU</w:delText>
        </w:r>
      </w:del>
      <w:ins w:id="524" w:author="Author">
        <w:r w:rsidRPr="001F7FFE">
          <w:rPr>
            <w:rFonts w:ascii="Trebuchet MS" w:hAnsi="Trebuchet MS"/>
            <w:noProof/>
            <w:sz w:val="24"/>
          </w:rPr>
          <w:t>you</w:t>
        </w:r>
      </w:ins>
      <w:r w:rsidRPr="001F7FFE">
        <w:rPr>
          <w:rFonts w:ascii="Trebuchet MS" w:hAnsi="Trebuchet MS"/>
          <w:noProof/>
          <w:sz w:val="24"/>
        </w:rPr>
        <w:t xml:space="preserve"> will </w:t>
      </w:r>
      <w:del w:id="525" w:author="Author">
        <w:r w:rsidRPr="001F7FFE">
          <w:rPr>
            <w:rFonts w:ascii="Trebuchet MS" w:hAnsi="Trebuchet MS"/>
            <w:noProof/>
            <w:sz w:val="24"/>
          </w:rPr>
          <w:delText xml:space="preserve">simply </w:delText>
        </w:r>
      </w:del>
      <w:r w:rsidRPr="001F7FFE">
        <w:rPr>
          <w:rFonts w:ascii="Trebuchet MS" w:hAnsi="Trebuchet MS"/>
          <w:noProof/>
          <w:sz w:val="24"/>
        </w:rPr>
        <w:t xml:space="preserve">be torn </w:t>
      </w:r>
      <w:del w:id="526" w:author="Author">
        <w:r w:rsidRPr="001F7FFE">
          <w:rPr>
            <w:rFonts w:ascii="Trebuchet MS" w:hAnsi="Trebuchet MS"/>
            <w:noProof/>
            <w:sz w:val="24"/>
          </w:rPr>
          <w:delText xml:space="preserve">away </w:delText>
        </w:r>
      </w:del>
      <w:r w:rsidRPr="001F7FFE">
        <w:rPr>
          <w:rFonts w:ascii="Trebuchet MS" w:hAnsi="Trebuchet MS"/>
          <w:noProof/>
          <w:sz w:val="24"/>
        </w:rPr>
        <w:t xml:space="preserve">from </w:t>
      </w:r>
      <w:del w:id="527" w:author="Author">
        <w:r w:rsidRPr="001F7FFE">
          <w:rPr>
            <w:rFonts w:ascii="Trebuchet MS" w:hAnsi="Trebuchet MS"/>
            <w:noProof/>
            <w:sz w:val="24"/>
          </w:rPr>
          <w:delText xml:space="preserve">off </w:delText>
        </w:r>
      </w:del>
      <w:r w:rsidRPr="001F7FFE">
        <w:rPr>
          <w:rFonts w:ascii="Trebuchet MS" w:hAnsi="Trebuchet MS"/>
          <w:noProof/>
          <w:sz w:val="24"/>
        </w:rPr>
        <w:t xml:space="preserve">the </w:t>
      </w:r>
      <w:del w:id="528" w:author="Author">
        <w:r w:rsidRPr="001F7FFE">
          <w:rPr>
            <w:rFonts w:ascii="Trebuchet MS" w:hAnsi="Trebuchet MS"/>
            <w:noProof/>
            <w:sz w:val="24"/>
          </w:rPr>
          <w:delText>soil to which</w:delText>
        </w:r>
      </w:del>
      <w:ins w:id="529" w:author="Author">
        <w:r w:rsidRPr="001F7FFE">
          <w:rPr>
            <w:rFonts w:ascii="Trebuchet MS" w:hAnsi="Trebuchet MS"/>
            <w:noProof/>
            <w:sz w:val="24"/>
          </w:rPr>
          <w:t>land</w:t>
        </w:r>
      </w:ins>
      <w:r w:rsidRPr="001F7FFE">
        <w:rPr>
          <w:rFonts w:ascii="Trebuchet MS" w:hAnsi="Trebuchet MS"/>
          <w:noProof/>
          <w:sz w:val="24"/>
        </w:rPr>
        <w:t xml:space="preserve"> you are </w:t>
      </w:r>
      <w:del w:id="530" w:author="Author">
        <w:r w:rsidRPr="001F7FFE">
          <w:rPr>
            <w:rFonts w:ascii="Trebuchet MS" w:hAnsi="Trebuchet MS"/>
            <w:noProof/>
            <w:sz w:val="24"/>
          </w:rPr>
          <w:delText>going</w:delText>
        </w:r>
      </w:del>
      <w:ins w:id="531" w:author="Author">
        <w:r w:rsidRPr="001F7FFE">
          <w:rPr>
            <w:rFonts w:ascii="Trebuchet MS" w:hAnsi="Trebuchet MS"/>
            <w:noProof/>
            <w:sz w:val="24"/>
          </w:rPr>
          <w:t>about</w:t>
        </w:r>
      </w:ins>
      <w:r w:rsidRPr="001F7FFE">
        <w:rPr>
          <w:rFonts w:ascii="Trebuchet MS" w:hAnsi="Trebuchet MS"/>
          <w:noProof/>
          <w:sz w:val="24"/>
        </w:rPr>
        <w:t xml:space="preserve"> to </w:t>
      </w:r>
      <w:del w:id="532" w:author="Author">
        <w:r w:rsidRPr="001F7FFE">
          <w:rPr>
            <w:rFonts w:ascii="Trebuchet MS" w:hAnsi="Trebuchet MS"/>
            <w:noProof/>
            <w:sz w:val="24"/>
          </w:rPr>
          <w:delText>take possession of it</w:delText>
        </w:r>
      </w:del>
      <w:ins w:id="533" w:author="Author">
        <w:r w:rsidRPr="001F7FFE">
          <w:rPr>
            <w:rFonts w:ascii="Trebuchet MS" w:hAnsi="Trebuchet MS"/>
            <w:noProof/>
            <w:sz w:val="24"/>
          </w:rPr>
          <w:t>possess</w:t>
        </w:r>
      </w:ins>
      <w:r w:rsidRPr="001F7FFE">
        <w:rPr>
          <w:rFonts w:ascii="Trebuchet MS" w:hAnsi="Trebuchet MS"/>
          <w:noProof/>
          <w:sz w:val="24"/>
        </w:rPr>
        <w:t>.</w:t>
      </w:r>
    </w:p>
    <w:p w:rsidR="00776398" w:rsidRPr="001F7FFE" w:rsidRDefault="00776398" w:rsidP="00776398">
      <w:pPr>
        <w:rPr>
          <w:rFonts w:ascii="Trebuchet MS" w:hAnsi="Trebuchet MS"/>
          <w:noProof/>
          <w:sz w:val="24"/>
        </w:rPr>
      </w:pPr>
      <w:r w:rsidRPr="001F7FFE">
        <w:rPr>
          <w:rFonts w:ascii="Trebuchet MS" w:hAnsi="Trebuchet MS"/>
          <w:b/>
          <w:sz w:val="24"/>
        </w:rPr>
        <w:t xml:space="preserve">28:64 </w:t>
      </w:r>
      <w:r w:rsidRPr="001F7FFE">
        <w:rPr>
          <w:rFonts w:ascii="Trebuchet MS" w:hAnsi="Trebuchet MS"/>
          <w:noProof/>
          <w:sz w:val="24"/>
        </w:rPr>
        <w:t>“</w:t>
      </w:r>
      <w:del w:id="534" w:author="Author">
        <w:r w:rsidRPr="001F7FFE">
          <w:rPr>
            <w:rFonts w:ascii="Trebuchet MS" w:hAnsi="Trebuchet MS"/>
            <w:noProof/>
            <w:sz w:val="24"/>
          </w:rPr>
          <w:delText xml:space="preserve">And </w:delText>
        </w:r>
      </w:del>
      <w:r w:rsidRPr="001F7FFE">
        <w:rPr>
          <w:rFonts w:ascii="Trebuchet MS" w:hAnsi="Trebuchet MS"/>
          <w:noProof/>
          <w:sz w:val="24"/>
        </w:rPr>
        <w:t xml:space="preserve">Jehovah will </w:t>
      </w:r>
      <w:del w:id="535" w:author="Author">
        <w:r w:rsidRPr="001F7FFE">
          <w:rPr>
            <w:rFonts w:ascii="Trebuchet MS" w:hAnsi="Trebuchet MS"/>
            <w:noProof/>
            <w:sz w:val="24"/>
          </w:rPr>
          <w:delText xml:space="preserve">certainly </w:delText>
        </w:r>
      </w:del>
      <w:r w:rsidRPr="001F7FFE">
        <w:rPr>
          <w:rFonts w:ascii="Trebuchet MS" w:hAnsi="Trebuchet MS"/>
          <w:noProof/>
          <w:sz w:val="24"/>
        </w:rPr>
        <w:t xml:space="preserve">scatter you among all the </w:t>
      </w:r>
      <w:del w:id="536" w:author="Author">
        <w:r w:rsidRPr="001F7FFE">
          <w:rPr>
            <w:rFonts w:ascii="Trebuchet MS" w:hAnsi="Trebuchet MS"/>
            <w:noProof/>
            <w:sz w:val="24"/>
          </w:rPr>
          <w:delText>peoples</w:delText>
        </w:r>
      </w:del>
      <w:ins w:id="537" w:author="Author">
        <w:r w:rsidRPr="001F7FFE">
          <w:rPr>
            <w:rFonts w:ascii="Trebuchet MS" w:hAnsi="Trebuchet MS"/>
            <w:noProof/>
            <w:sz w:val="24"/>
          </w:rPr>
          <w:t>nations,</w:t>
        </w:r>
      </w:ins>
      <w:r w:rsidRPr="001F7FFE">
        <w:rPr>
          <w:rFonts w:ascii="Trebuchet MS" w:hAnsi="Trebuchet MS"/>
          <w:noProof/>
          <w:sz w:val="24"/>
        </w:rPr>
        <w:t xml:space="preserve"> from the one end of the earth to the other end of the earth, and there you will have to serve </w:t>
      </w:r>
      <w:del w:id="538" w:author="Author">
        <w:r w:rsidRPr="001F7FFE">
          <w:rPr>
            <w:rFonts w:ascii="Trebuchet MS" w:hAnsi="Trebuchet MS"/>
            <w:noProof/>
            <w:sz w:val="24"/>
          </w:rPr>
          <w:delText xml:space="preserve">other </w:delText>
        </w:r>
      </w:del>
      <w:r w:rsidRPr="001F7FFE">
        <w:rPr>
          <w:rFonts w:ascii="Trebuchet MS" w:hAnsi="Trebuchet MS"/>
          <w:noProof/>
          <w:sz w:val="24"/>
        </w:rPr>
        <w:t xml:space="preserve">gods </w:t>
      </w:r>
      <w:del w:id="539" w:author="Author">
        <w:r w:rsidRPr="001F7FFE">
          <w:rPr>
            <w:rFonts w:ascii="Trebuchet MS" w:hAnsi="Trebuchet MS"/>
            <w:noProof/>
            <w:sz w:val="24"/>
          </w:rPr>
          <w:delText>whom</w:delText>
        </w:r>
      </w:del>
      <w:ins w:id="540" w:author="Author">
        <w:r w:rsidRPr="001F7FFE">
          <w:rPr>
            <w:rFonts w:ascii="Trebuchet MS" w:hAnsi="Trebuchet MS"/>
            <w:noProof/>
            <w:sz w:val="24"/>
          </w:rPr>
          <w:t>of wood and of stone, which</w:t>
        </w:r>
      </w:ins>
      <w:r w:rsidRPr="001F7FFE">
        <w:rPr>
          <w:rFonts w:ascii="Trebuchet MS" w:hAnsi="Trebuchet MS"/>
          <w:noProof/>
          <w:sz w:val="24"/>
        </w:rPr>
        <w:t xml:space="preserve"> you </w:t>
      </w:r>
      <w:del w:id="541" w:author="Author">
        <w:r w:rsidRPr="001F7FFE">
          <w:rPr>
            <w:rFonts w:ascii="Trebuchet MS" w:hAnsi="Trebuchet MS"/>
            <w:noProof/>
            <w:sz w:val="24"/>
          </w:rPr>
          <w:delText>have not known, neither you nor</w:delText>
        </w:r>
      </w:del>
      <w:ins w:id="542" w:author="Author">
        <w:r w:rsidRPr="001F7FFE">
          <w:rPr>
            <w:rFonts w:ascii="Trebuchet MS" w:hAnsi="Trebuchet MS"/>
            <w:noProof/>
            <w:sz w:val="24"/>
          </w:rPr>
          <w:t>and</w:t>
        </w:r>
      </w:ins>
      <w:r w:rsidRPr="001F7FFE">
        <w:rPr>
          <w:rFonts w:ascii="Trebuchet MS" w:hAnsi="Trebuchet MS"/>
          <w:noProof/>
          <w:sz w:val="24"/>
        </w:rPr>
        <w:t xml:space="preserve"> your forefathers</w:t>
      </w:r>
      <w:del w:id="543" w:author="Author">
        <w:r w:rsidRPr="001F7FFE">
          <w:rPr>
            <w:rFonts w:ascii="Trebuchet MS" w:hAnsi="Trebuchet MS"/>
            <w:noProof/>
            <w:sz w:val="24"/>
          </w:rPr>
          <w:delText>, wood and stone</w:delText>
        </w:r>
      </w:del>
      <w:ins w:id="544" w:author="Author">
        <w:r w:rsidRPr="001F7FFE">
          <w:rPr>
            <w:rFonts w:ascii="Trebuchet MS" w:hAnsi="Trebuchet MS"/>
            <w:noProof/>
            <w:sz w:val="24"/>
          </w:rPr>
          <w:t xml:space="preserve"> have not known</w:t>
        </w:r>
      </w:ins>
      <w:r w:rsidRPr="001F7FFE">
        <w:rPr>
          <w:rFonts w:ascii="Trebuchet MS" w:hAnsi="Trebuchet MS"/>
          <w:noProof/>
          <w:sz w:val="24"/>
        </w:rPr>
        <w:t xml:space="preserve">. </w:t>
      </w:r>
      <w:r w:rsidRPr="001F7FFE">
        <w:rPr>
          <w:rFonts w:ascii="Trebuchet MS" w:hAnsi="Trebuchet MS"/>
          <w:b/>
          <w:noProof/>
          <w:sz w:val="24"/>
        </w:rPr>
        <w:t xml:space="preserve">28:65 </w:t>
      </w:r>
      <w:del w:id="545" w:author="Author">
        <w:r w:rsidRPr="001F7FFE">
          <w:rPr>
            <w:rFonts w:ascii="Trebuchet MS" w:hAnsi="Trebuchet MS"/>
            <w:noProof/>
            <w:sz w:val="24"/>
          </w:rPr>
          <w:delText>And</w:delText>
        </w:r>
      </w:del>
      <w:ins w:id="546" w:author="Author">
        <w:r w:rsidRPr="001F7FFE">
          <w:rPr>
            <w:rFonts w:ascii="Trebuchet MS" w:hAnsi="Trebuchet MS"/>
            <w:noProof/>
            <w:sz w:val="24"/>
          </w:rPr>
          <w:t>You will have no peace</w:t>
        </w:r>
      </w:ins>
      <w:r w:rsidRPr="001F7FFE">
        <w:rPr>
          <w:rFonts w:ascii="Trebuchet MS" w:hAnsi="Trebuchet MS"/>
          <w:noProof/>
          <w:sz w:val="24"/>
        </w:rPr>
        <w:t xml:space="preserve"> among those nations </w:t>
      </w:r>
      <w:del w:id="547" w:author="Author">
        <w:r w:rsidRPr="001F7FFE">
          <w:rPr>
            <w:rFonts w:ascii="Trebuchet MS" w:hAnsi="Trebuchet MS"/>
            <w:noProof/>
            <w:sz w:val="24"/>
          </w:rPr>
          <w:delText xml:space="preserve">you will have no ease, </w:delText>
        </w:r>
      </w:del>
      <w:r w:rsidRPr="001F7FFE">
        <w:rPr>
          <w:rFonts w:ascii="Trebuchet MS" w:hAnsi="Trebuchet MS"/>
          <w:noProof/>
          <w:sz w:val="24"/>
        </w:rPr>
        <w:t xml:space="preserve">nor </w:t>
      </w:r>
      <w:del w:id="548" w:author="Author">
        <w:r w:rsidRPr="001F7FFE">
          <w:rPr>
            <w:rFonts w:ascii="Trebuchet MS" w:hAnsi="Trebuchet MS"/>
            <w:noProof/>
            <w:sz w:val="24"/>
          </w:rPr>
          <w:delText>will there prove to be any resting-</w:delText>
        </w:r>
      </w:del>
      <w:ins w:id="549" w:author="Author">
        <w:r w:rsidRPr="001F7FFE">
          <w:rPr>
            <w:rFonts w:ascii="Trebuchet MS" w:hAnsi="Trebuchet MS"/>
            <w:noProof/>
            <w:sz w:val="24"/>
          </w:rPr>
          <w:t xml:space="preserve">a </w:t>
        </w:r>
      </w:ins>
      <w:r w:rsidRPr="001F7FFE">
        <w:rPr>
          <w:rFonts w:ascii="Trebuchet MS" w:hAnsi="Trebuchet MS"/>
          <w:noProof/>
          <w:sz w:val="24"/>
        </w:rPr>
        <w:t xml:space="preserve">place </w:t>
      </w:r>
      <w:ins w:id="550" w:author="Author">
        <w:r w:rsidRPr="001F7FFE">
          <w:rPr>
            <w:rFonts w:ascii="Trebuchet MS" w:hAnsi="Trebuchet MS"/>
            <w:noProof/>
            <w:sz w:val="24"/>
          </w:rPr>
          <w:t xml:space="preserve">of rest </w:t>
        </w:r>
      </w:ins>
      <w:r w:rsidRPr="001F7FFE">
        <w:rPr>
          <w:rFonts w:ascii="Trebuchet MS" w:hAnsi="Trebuchet MS"/>
          <w:noProof/>
          <w:sz w:val="24"/>
        </w:rPr>
        <w:t>for the sole of your foot</w:t>
      </w:r>
      <w:del w:id="551" w:author="Author">
        <w:r w:rsidRPr="001F7FFE">
          <w:rPr>
            <w:rFonts w:ascii="Trebuchet MS" w:hAnsi="Trebuchet MS"/>
            <w:noProof/>
            <w:sz w:val="24"/>
          </w:rPr>
          <w:delText>; and</w:delText>
        </w:r>
      </w:del>
      <w:ins w:id="552" w:author="Author">
        <w:r w:rsidRPr="001F7FFE">
          <w:rPr>
            <w:rFonts w:ascii="Trebuchet MS" w:hAnsi="Trebuchet MS"/>
            <w:noProof/>
            <w:sz w:val="24"/>
          </w:rPr>
          <w:t>. Rather,</w:t>
        </w:r>
      </w:ins>
      <w:r w:rsidRPr="001F7FFE">
        <w:rPr>
          <w:rFonts w:ascii="Trebuchet MS" w:hAnsi="Trebuchet MS"/>
          <w:noProof/>
          <w:sz w:val="24"/>
        </w:rPr>
        <w:t xml:space="preserve"> Jehovah will </w:t>
      </w:r>
      <w:del w:id="553" w:author="Author">
        <w:r w:rsidRPr="001F7FFE">
          <w:rPr>
            <w:rFonts w:ascii="Trebuchet MS" w:hAnsi="Trebuchet MS"/>
            <w:noProof/>
            <w:sz w:val="24"/>
          </w:rPr>
          <w:delText xml:space="preserve">indeed </w:delText>
        </w:r>
      </w:del>
      <w:r w:rsidRPr="001F7FFE">
        <w:rPr>
          <w:rFonts w:ascii="Trebuchet MS" w:hAnsi="Trebuchet MS"/>
          <w:noProof/>
          <w:sz w:val="24"/>
        </w:rPr>
        <w:t xml:space="preserve">give you there </w:t>
      </w:r>
      <w:del w:id="554" w:author="Author">
        <w:r w:rsidRPr="001F7FFE">
          <w:rPr>
            <w:rFonts w:ascii="Trebuchet MS" w:hAnsi="Trebuchet MS"/>
            <w:noProof/>
            <w:sz w:val="24"/>
          </w:rPr>
          <w:delText>a trembling</w:delText>
        </w:r>
      </w:del>
      <w:ins w:id="555" w:author="Author">
        <w:r w:rsidRPr="001F7FFE">
          <w:rPr>
            <w:rFonts w:ascii="Trebuchet MS" w:hAnsi="Trebuchet MS"/>
            <w:noProof/>
            <w:sz w:val="24"/>
          </w:rPr>
          <w:t>an anxious</w:t>
        </w:r>
      </w:ins>
      <w:r w:rsidRPr="001F7FFE">
        <w:rPr>
          <w:rFonts w:ascii="Trebuchet MS" w:hAnsi="Trebuchet MS"/>
          <w:noProof/>
          <w:sz w:val="24"/>
        </w:rPr>
        <w:t xml:space="preserve"> heart and </w:t>
      </w:r>
      <w:del w:id="556" w:author="Author">
        <w:r w:rsidRPr="001F7FFE">
          <w:rPr>
            <w:rFonts w:ascii="Trebuchet MS" w:hAnsi="Trebuchet MS"/>
            <w:noProof/>
            <w:sz w:val="24"/>
          </w:rPr>
          <w:delText xml:space="preserve">a </w:delText>
        </w:r>
      </w:del>
      <w:r w:rsidRPr="001F7FFE">
        <w:rPr>
          <w:rFonts w:ascii="Trebuchet MS" w:hAnsi="Trebuchet MS"/>
          <w:noProof/>
          <w:sz w:val="24"/>
        </w:rPr>
        <w:t xml:space="preserve">failing </w:t>
      </w:r>
      <w:del w:id="557" w:author="Author">
        <w:r w:rsidRPr="001F7FFE">
          <w:rPr>
            <w:rFonts w:ascii="Trebuchet MS" w:hAnsi="Trebuchet MS"/>
            <w:noProof/>
            <w:sz w:val="24"/>
          </w:rPr>
          <w:delText xml:space="preserve">of the </w:delText>
        </w:r>
      </w:del>
      <w:r w:rsidRPr="001F7FFE">
        <w:rPr>
          <w:rFonts w:ascii="Trebuchet MS" w:hAnsi="Trebuchet MS"/>
          <w:noProof/>
          <w:sz w:val="24"/>
        </w:rPr>
        <w:t xml:space="preserve">eyes and </w:t>
      </w:r>
      <w:ins w:id="558" w:author="Author">
        <w:r w:rsidRPr="001F7FFE">
          <w:rPr>
            <w:rFonts w:ascii="Trebuchet MS" w:hAnsi="Trebuchet MS"/>
            <w:noProof/>
            <w:sz w:val="24"/>
          </w:rPr>
          <w:t xml:space="preserve">a feeling of </w:t>
        </w:r>
      </w:ins>
      <w:r w:rsidRPr="001F7FFE">
        <w:rPr>
          <w:rFonts w:ascii="Trebuchet MS" w:hAnsi="Trebuchet MS"/>
          <w:noProof/>
          <w:sz w:val="24"/>
        </w:rPr>
        <w:t>despair</w:t>
      </w:r>
      <w:del w:id="559" w:author="Author">
        <w:r w:rsidRPr="001F7FFE">
          <w:rPr>
            <w:rFonts w:ascii="Trebuchet MS" w:hAnsi="Trebuchet MS"/>
            <w:noProof/>
            <w:sz w:val="24"/>
          </w:rPr>
          <w:delText xml:space="preserve"> of soul</w:delText>
        </w:r>
      </w:del>
      <w:r w:rsidRPr="001F7FFE">
        <w:rPr>
          <w:rFonts w:ascii="Trebuchet MS" w:hAnsi="Trebuchet MS"/>
          <w:noProof/>
          <w:sz w:val="24"/>
        </w:rPr>
        <w:t>.</w:t>
      </w:r>
      <w:ins w:id="560" w:author="Author">
        <w:r w:rsidRPr="001F7FFE">
          <w:rPr>
            <w:rStyle w:val="FootnoteReference"/>
            <w:rFonts w:ascii="Trebuchet MS" w:hAnsi="Trebuchet MS"/>
            <w:noProof/>
          </w:rPr>
          <w:footnoteReference w:id="8"/>
        </w:r>
      </w:ins>
      <w:r w:rsidRPr="001F7FFE">
        <w:rPr>
          <w:rFonts w:ascii="Trebuchet MS" w:hAnsi="Trebuchet MS"/>
          <w:noProof/>
          <w:sz w:val="24"/>
        </w:rPr>
        <w:t xml:space="preserve"> </w:t>
      </w:r>
      <w:r w:rsidRPr="001F7FFE">
        <w:rPr>
          <w:rFonts w:ascii="Trebuchet MS" w:hAnsi="Trebuchet MS"/>
          <w:b/>
          <w:noProof/>
          <w:sz w:val="24"/>
        </w:rPr>
        <w:t xml:space="preserve">28:66 </w:t>
      </w:r>
      <w:del w:id="563" w:author="Author">
        <w:r w:rsidRPr="001F7FFE">
          <w:rPr>
            <w:rFonts w:ascii="Trebuchet MS" w:hAnsi="Trebuchet MS"/>
            <w:noProof/>
            <w:sz w:val="24"/>
          </w:rPr>
          <w:delText>And you</w:delText>
        </w:r>
      </w:del>
      <w:ins w:id="564" w:author="Author">
        <w:r w:rsidRPr="001F7FFE">
          <w:rPr>
            <w:rFonts w:ascii="Trebuchet MS" w:hAnsi="Trebuchet MS"/>
            <w:noProof/>
            <w:sz w:val="24"/>
          </w:rPr>
          <w:t>Your life</w:t>
        </w:r>
      </w:ins>
      <w:r w:rsidRPr="001F7FFE">
        <w:rPr>
          <w:rFonts w:ascii="Trebuchet MS" w:hAnsi="Trebuchet MS"/>
          <w:noProof/>
          <w:sz w:val="24"/>
        </w:rPr>
        <w:t xml:space="preserve"> will </w:t>
      </w:r>
      <w:del w:id="565" w:author="Author">
        <w:r w:rsidRPr="001F7FFE">
          <w:rPr>
            <w:rFonts w:ascii="Trebuchet MS" w:hAnsi="Trebuchet MS"/>
            <w:noProof/>
            <w:sz w:val="24"/>
          </w:rPr>
          <w:delText xml:space="preserve">certainly </w:delText>
        </w:r>
      </w:del>
      <w:r w:rsidRPr="001F7FFE">
        <w:rPr>
          <w:rFonts w:ascii="Trebuchet MS" w:hAnsi="Trebuchet MS"/>
          <w:noProof/>
          <w:sz w:val="24"/>
        </w:rPr>
        <w:t xml:space="preserve">be in </w:t>
      </w:r>
      <w:del w:id="566" w:author="Author">
        <w:r w:rsidRPr="001F7FFE">
          <w:rPr>
            <w:rFonts w:ascii="Trebuchet MS" w:hAnsi="Trebuchet MS"/>
            <w:noProof/>
            <w:sz w:val="24"/>
          </w:rPr>
          <w:delText>the greatest</w:delText>
        </w:r>
      </w:del>
      <w:ins w:id="567" w:author="Author">
        <w:r w:rsidRPr="001F7FFE">
          <w:rPr>
            <w:rFonts w:ascii="Trebuchet MS" w:hAnsi="Trebuchet MS"/>
            <w:noProof/>
            <w:sz w:val="24"/>
          </w:rPr>
          <w:t>great</w:t>
        </w:r>
      </w:ins>
      <w:r w:rsidRPr="001F7FFE">
        <w:rPr>
          <w:rFonts w:ascii="Trebuchet MS" w:hAnsi="Trebuchet MS"/>
          <w:noProof/>
          <w:sz w:val="24"/>
        </w:rPr>
        <w:t xml:space="preserve"> peril</w:t>
      </w:r>
      <w:del w:id="568" w:author="Author">
        <w:r w:rsidRPr="001F7FFE">
          <w:rPr>
            <w:rFonts w:ascii="Trebuchet MS" w:hAnsi="Trebuchet MS"/>
            <w:noProof/>
            <w:sz w:val="24"/>
          </w:rPr>
          <w:delText xml:space="preserve"> for your life</w:delText>
        </w:r>
      </w:del>
      <w:ins w:id="569" w:author="Author">
        <w:r w:rsidRPr="001F7FFE">
          <w:rPr>
            <w:rFonts w:ascii="Trebuchet MS" w:hAnsi="Trebuchet MS"/>
            <w:noProof/>
            <w:sz w:val="24"/>
          </w:rPr>
          <w:t>,</w:t>
        </w:r>
      </w:ins>
      <w:r w:rsidRPr="001F7FFE">
        <w:rPr>
          <w:rFonts w:ascii="Trebuchet MS" w:hAnsi="Trebuchet MS"/>
          <w:noProof/>
          <w:sz w:val="24"/>
        </w:rPr>
        <w:t xml:space="preserve"> and </w:t>
      </w:r>
      <w:del w:id="570" w:author="Author">
        <w:r w:rsidRPr="001F7FFE">
          <w:rPr>
            <w:rFonts w:ascii="Trebuchet MS" w:hAnsi="Trebuchet MS"/>
            <w:noProof/>
            <w:sz w:val="24"/>
          </w:rPr>
          <w:delText>be in</w:delText>
        </w:r>
      </w:del>
      <w:ins w:id="571" w:author="Author">
        <w:r w:rsidRPr="001F7FFE">
          <w:rPr>
            <w:rFonts w:ascii="Trebuchet MS" w:hAnsi="Trebuchet MS"/>
            <w:noProof/>
            <w:sz w:val="24"/>
          </w:rPr>
          <w:t>you will feel</w:t>
        </w:r>
      </w:ins>
      <w:r w:rsidRPr="001F7FFE">
        <w:rPr>
          <w:rFonts w:ascii="Trebuchet MS" w:hAnsi="Trebuchet MS"/>
          <w:noProof/>
          <w:sz w:val="24"/>
        </w:rPr>
        <w:t xml:space="preserve"> dread night and day</w:t>
      </w:r>
      <w:del w:id="572" w:author="Author">
        <w:r w:rsidRPr="001F7FFE">
          <w:rPr>
            <w:rFonts w:ascii="Trebuchet MS" w:hAnsi="Trebuchet MS"/>
            <w:noProof/>
            <w:sz w:val="24"/>
          </w:rPr>
          <w:delText>,</w:delText>
        </w:r>
      </w:del>
      <w:ins w:id="573" w:author="Author">
        <w:r w:rsidRPr="001F7FFE">
          <w:rPr>
            <w:rFonts w:ascii="Trebuchet MS" w:hAnsi="Trebuchet MS"/>
            <w:noProof/>
            <w:sz w:val="24"/>
          </w:rPr>
          <w:t>;</w:t>
        </w:r>
      </w:ins>
      <w:r w:rsidRPr="001F7FFE">
        <w:rPr>
          <w:rFonts w:ascii="Trebuchet MS" w:hAnsi="Trebuchet MS"/>
          <w:noProof/>
          <w:sz w:val="24"/>
        </w:rPr>
        <w:t xml:space="preserve"> and you will </w:t>
      </w:r>
      <w:del w:id="574" w:author="Author">
        <w:r w:rsidRPr="001F7FFE">
          <w:rPr>
            <w:rFonts w:ascii="Trebuchet MS" w:hAnsi="Trebuchet MS"/>
            <w:noProof/>
            <w:sz w:val="24"/>
          </w:rPr>
          <w:delText xml:space="preserve">not </w:delText>
        </w:r>
      </w:del>
      <w:r w:rsidRPr="001F7FFE">
        <w:rPr>
          <w:rFonts w:ascii="Trebuchet MS" w:hAnsi="Trebuchet MS"/>
          <w:noProof/>
          <w:sz w:val="24"/>
        </w:rPr>
        <w:t xml:space="preserve">be </w:t>
      </w:r>
      <w:del w:id="575" w:author="Author">
        <w:r w:rsidRPr="001F7FFE">
          <w:rPr>
            <w:rFonts w:ascii="Trebuchet MS" w:hAnsi="Trebuchet MS"/>
            <w:noProof/>
            <w:sz w:val="24"/>
          </w:rPr>
          <w:delText>sure</w:delText>
        </w:r>
      </w:del>
      <w:ins w:id="576" w:author="Author">
        <w:r w:rsidRPr="001F7FFE">
          <w:rPr>
            <w:rFonts w:ascii="Trebuchet MS" w:hAnsi="Trebuchet MS"/>
            <w:noProof/>
            <w:sz w:val="24"/>
          </w:rPr>
          <w:t>uncertain</w:t>
        </w:r>
      </w:ins>
      <w:r w:rsidRPr="001F7FFE">
        <w:rPr>
          <w:rFonts w:ascii="Trebuchet MS" w:hAnsi="Trebuchet MS"/>
          <w:noProof/>
          <w:sz w:val="24"/>
        </w:rPr>
        <w:t xml:space="preserve"> of your </w:t>
      </w:r>
      <w:del w:id="577" w:author="Author">
        <w:r w:rsidRPr="001F7FFE">
          <w:rPr>
            <w:rFonts w:ascii="Trebuchet MS" w:hAnsi="Trebuchet MS"/>
            <w:noProof/>
            <w:sz w:val="24"/>
          </w:rPr>
          <w:delText>life</w:delText>
        </w:r>
      </w:del>
      <w:ins w:id="578" w:author="Author">
        <w:r w:rsidRPr="001F7FFE">
          <w:rPr>
            <w:rFonts w:ascii="Trebuchet MS" w:hAnsi="Trebuchet MS"/>
            <w:noProof/>
            <w:sz w:val="24"/>
          </w:rPr>
          <w:t>survival</w:t>
        </w:r>
      </w:ins>
      <w:r w:rsidRPr="001F7FFE">
        <w:rPr>
          <w:rFonts w:ascii="Trebuchet MS" w:hAnsi="Trebuchet MS"/>
          <w:noProof/>
          <w:sz w:val="24"/>
        </w:rPr>
        <w:t xml:space="preserve">. </w:t>
      </w:r>
      <w:r w:rsidRPr="001F7FFE">
        <w:rPr>
          <w:rFonts w:ascii="Trebuchet MS" w:hAnsi="Trebuchet MS"/>
          <w:b/>
          <w:noProof/>
          <w:sz w:val="24"/>
        </w:rPr>
        <w:t xml:space="preserve">28:67 </w:t>
      </w:r>
      <w:r w:rsidRPr="001F7FFE">
        <w:rPr>
          <w:rFonts w:ascii="Trebuchet MS" w:hAnsi="Trebuchet MS"/>
          <w:noProof/>
          <w:sz w:val="24"/>
        </w:rPr>
        <w:t xml:space="preserve">In the morning you will say, ‘If </w:t>
      </w:r>
      <w:del w:id="579" w:author="Author">
        <w:r w:rsidRPr="001F7FFE">
          <w:rPr>
            <w:rFonts w:ascii="Trebuchet MS" w:hAnsi="Trebuchet MS"/>
            <w:noProof/>
            <w:sz w:val="24"/>
          </w:rPr>
          <w:delText xml:space="preserve">it </w:delText>
        </w:r>
      </w:del>
      <w:r w:rsidRPr="001F7FFE">
        <w:rPr>
          <w:rFonts w:ascii="Trebuchet MS" w:hAnsi="Trebuchet MS"/>
          <w:noProof/>
          <w:sz w:val="24"/>
        </w:rPr>
        <w:t>only</w:t>
      </w:r>
      <w:ins w:id="580" w:author="Author">
        <w:r w:rsidRPr="001F7FFE">
          <w:rPr>
            <w:rFonts w:ascii="Trebuchet MS" w:hAnsi="Trebuchet MS"/>
            <w:noProof/>
            <w:sz w:val="24"/>
          </w:rPr>
          <w:t xml:space="preserve"> it</w:t>
        </w:r>
      </w:ins>
      <w:r w:rsidRPr="001F7FFE">
        <w:rPr>
          <w:rFonts w:ascii="Trebuchet MS" w:hAnsi="Trebuchet MS"/>
          <w:noProof/>
          <w:sz w:val="24"/>
        </w:rPr>
        <w:t xml:space="preserve"> were evening!’ and in the evening you will say, ‘If </w:t>
      </w:r>
      <w:del w:id="581" w:author="Author">
        <w:r w:rsidRPr="001F7FFE">
          <w:rPr>
            <w:rFonts w:ascii="Trebuchet MS" w:hAnsi="Trebuchet MS"/>
            <w:noProof/>
            <w:sz w:val="24"/>
          </w:rPr>
          <w:delText xml:space="preserve">it </w:delText>
        </w:r>
      </w:del>
      <w:r w:rsidRPr="001F7FFE">
        <w:rPr>
          <w:rFonts w:ascii="Trebuchet MS" w:hAnsi="Trebuchet MS"/>
          <w:noProof/>
          <w:sz w:val="24"/>
        </w:rPr>
        <w:t xml:space="preserve">only </w:t>
      </w:r>
      <w:ins w:id="582" w:author="Author">
        <w:r w:rsidRPr="001F7FFE">
          <w:rPr>
            <w:rFonts w:ascii="Trebuchet MS" w:hAnsi="Trebuchet MS"/>
            <w:noProof/>
            <w:sz w:val="24"/>
          </w:rPr>
          <w:t xml:space="preserve">it </w:t>
        </w:r>
      </w:ins>
      <w:r w:rsidRPr="001F7FFE">
        <w:rPr>
          <w:rFonts w:ascii="Trebuchet MS" w:hAnsi="Trebuchet MS"/>
          <w:noProof/>
          <w:sz w:val="24"/>
        </w:rPr>
        <w:t xml:space="preserve">were morning!’ because of the dread </w:t>
      </w:r>
      <w:del w:id="583" w:author="Author">
        <w:r w:rsidRPr="001F7FFE">
          <w:rPr>
            <w:rFonts w:ascii="Trebuchet MS" w:hAnsi="Trebuchet MS"/>
            <w:noProof/>
            <w:sz w:val="24"/>
          </w:rPr>
          <w:delText xml:space="preserve">of your heart with which </w:delText>
        </w:r>
      </w:del>
      <w:r w:rsidRPr="001F7FFE">
        <w:rPr>
          <w:rFonts w:ascii="Trebuchet MS" w:hAnsi="Trebuchet MS"/>
          <w:noProof/>
          <w:sz w:val="24"/>
        </w:rPr>
        <w:t xml:space="preserve">you will </w:t>
      </w:r>
      <w:del w:id="584" w:author="Author">
        <w:r w:rsidRPr="001F7FFE">
          <w:rPr>
            <w:rFonts w:ascii="Trebuchet MS" w:hAnsi="Trebuchet MS"/>
            <w:noProof/>
            <w:sz w:val="24"/>
          </w:rPr>
          <w:delText>be</w:delText>
        </w:r>
      </w:del>
      <w:ins w:id="585" w:author="Author">
        <w:r w:rsidRPr="001F7FFE">
          <w:rPr>
            <w:rFonts w:ascii="Trebuchet MS" w:hAnsi="Trebuchet MS"/>
            <w:noProof/>
            <w:sz w:val="24"/>
          </w:rPr>
          <w:t>feel</w:t>
        </w:r>
      </w:ins>
      <w:r w:rsidRPr="001F7FFE">
        <w:rPr>
          <w:rFonts w:ascii="Trebuchet MS" w:hAnsi="Trebuchet MS"/>
          <w:noProof/>
          <w:sz w:val="24"/>
        </w:rPr>
        <w:t xml:space="preserve"> in </w:t>
      </w:r>
      <w:del w:id="586" w:author="Author">
        <w:r w:rsidRPr="001F7FFE">
          <w:rPr>
            <w:rFonts w:ascii="Trebuchet MS" w:hAnsi="Trebuchet MS"/>
            <w:noProof/>
            <w:sz w:val="24"/>
          </w:rPr>
          <w:delText>dread</w:delText>
        </w:r>
      </w:del>
      <w:ins w:id="587" w:author="Author">
        <w:r w:rsidRPr="001F7FFE">
          <w:rPr>
            <w:rFonts w:ascii="Trebuchet MS" w:hAnsi="Trebuchet MS"/>
            <w:noProof/>
            <w:sz w:val="24"/>
          </w:rPr>
          <w:t>your heart</w:t>
        </w:r>
      </w:ins>
      <w:r w:rsidRPr="001F7FFE">
        <w:rPr>
          <w:rFonts w:ascii="Trebuchet MS" w:hAnsi="Trebuchet MS"/>
          <w:noProof/>
          <w:sz w:val="24"/>
        </w:rPr>
        <w:t xml:space="preserve"> and because of </w:t>
      </w:r>
      <w:del w:id="588" w:author="Author">
        <w:r w:rsidRPr="001F7FFE">
          <w:rPr>
            <w:rFonts w:ascii="Trebuchet MS" w:hAnsi="Trebuchet MS"/>
            <w:noProof/>
            <w:sz w:val="24"/>
          </w:rPr>
          <w:delText>the sight of</w:delText>
        </w:r>
      </w:del>
      <w:ins w:id="589" w:author="Author">
        <w:r w:rsidRPr="001F7FFE">
          <w:rPr>
            <w:rFonts w:ascii="Trebuchet MS" w:hAnsi="Trebuchet MS"/>
            <w:noProof/>
            <w:sz w:val="24"/>
          </w:rPr>
          <w:t>what</w:t>
        </w:r>
      </w:ins>
      <w:r w:rsidRPr="001F7FFE">
        <w:rPr>
          <w:rFonts w:ascii="Trebuchet MS" w:hAnsi="Trebuchet MS"/>
          <w:noProof/>
          <w:sz w:val="24"/>
        </w:rPr>
        <w:t xml:space="preserve"> your eyes </w:t>
      </w:r>
      <w:del w:id="590" w:author="Author">
        <w:r w:rsidRPr="001F7FFE">
          <w:rPr>
            <w:rFonts w:ascii="Trebuchet MS" w:hAnsi="Trebuchet MS"/>
            <w:noProof/>
            <w:sz w:val="24"/>
          </w:rPr>
          <w:delText xml:space="preserve">that you </w:delText>
        </w:r>
      </w:del>
      <w:r w:rsidRPr="001F7FFE">
        <w:rPr>
          <w:rFonts w:ascii="Trebuchet MS" w:hAnsi="Trebuchet MS"/>
          <w:noProof/>
          <w:sz w:val="24"/>
        </w:rPr>
        <w:t xml:space="preserve">will see. </w:t>
      </w:r>
      <w:r w:rsidRPr="001F7FFE">
        <w:rPr>
          <w:rFonts w:ascii="Trebuchet MS" w:hAnsi="Trebuchet MS"/>
          <w:b/>
          <w:noProof/>
          <w:sz w:val="24"/>
        </w:rPr>
        <w:t xml:space="preserve">28:68 </w:t>
      </w:r>
      <w:r w:rsidRPr="001F7FFE">
        <w:rPr>
          <w:rFonts w:ascii="Trebuchet MS" w:hAnsi="Trebuchet MS"/>
          <w:noProof/>
          <w:sz w:val="24"/>
        </w:rPr>
        <w:t xml:space="preserve">And Jehovah will certainly bring you back to Egypt by </w:t>
      </w:r>
      <w:del w:id="591" w:author="Author">
        <w:r w:rsidRPr="001F7FFE">
          <w:rPr>
            <w:rFonts w:ascii="Trebuchet MS" w:hAnsi="Trebuchet MS"/>
            <w:noProof/>
            <w:sz w:val="24"/>
          </w:rPr>
          <w:delText>ships</w:delText>
        </w:r>
      </w:del>
      <w:ins w:id="592" w:author="Author">
        <w:r w:rsidRPr="001F7FFE">
          <w:rPr>
            <w:rFonts w:ascii="Trebuchet MS" w:hAnsi="Trebuchet MS"/>
            <w:noProof/>
            <w:sz w:val="24"/>
          </w:rPr>
          <w:t>ship,</w:t>
        </w:r>
      </w:ins>
      <w:r w:rsidRPr="001F7FFE">
        <w:rPr>
          <w:rFonts w:ascii="Trebuchet MS" w:hAnsi="Trebuchet MS"/>
          <w:noProof/>
          <w:sz w:val="24"/>
        </w:rPr>
        <w:t xml:space="preserve"> by the way </w:t>
      </w:r>
      <w:del w:id="593" w:author="Author">
        <w:r w:rsidRPr="001F7FFE">
          <w:rPr>
            <w:rFonts w:ascii="Trebuchet MS" w:hAnsi="Trebuchet MS"/>
            <w:noProof/>
            <w:sz w:val="24"/>
          </w:rPr>
          <w:delText>about which</w:delText>
        </w:r>
      </w:del>
      <w:ins w:id="594" w:author="Author">
        <w:r w:rsidRPr="001F7FFE">
          <w:rPr>
            <w:rFonts w:ascii="Trebuchet MS" w:hAnsi="Trebuchet MS"/>
            <w:noProof/>
            <w:sz w:val="24"/>
          </w:rPr>
          <w:t>that</w:t>
        </w:r>
      </w:ins>
      <w:r w:rsidRPr="001F7FFE">
        <w:rPr>
          <w:rFonts w:ascii="Trebuchet MS" w:hAnsi="Trebuchet MS"/>
          <w:noProof/>
          <w:sz w:val="24"/>
        </w:rPr>
        <w:t xml:space="preserve"> I </w:t>
      </w:r>
      <w:del w:id="595" w:author="Author">
        <w:r w:rsidRPr="001F7FFE">
          <w:rPr>
            <w:rFonts w:ascii="Trebuchet MS" w:hAnsi="Trebuchet MS"/>
            <w:noProof/>
            <w:sz w:val="24"/>
          </w:rPr>
          <w:delText>have said to</w:delText>
        </w:r>
      </w:del>
      <w:ins w:id="596" w:author="Author">
        <w:r w:rsidRPr="001F7FFE">
          <w:rPr>
            <w:rFonts w:ascii="Trebuchet MS" w:hAnsi="Trebuchet MS"/>
            <w:noProof/>
            <w:sz w:val="24"/>
          </w:rPr>
          <w:t>told</w:t>
        </w:r>
      </w:ins>
      <w:r w:rsidRPr="001F7FFE">
        <w:rPr>
          <w:rFonts w:ascii="Trebuchet MS" w:hAnsi="Trebuchet MS"/>
          <w:noProof/>
          <w:sz w:val="24"/>
        </w:rPr>
        <w:t xml:space="preserve"> you, ‘You will never see it again,’ and </w:t>
      </w:r>
      <w:del w:id="597" w:author="Author">
        <w:r w:rsidRPr="001F7FFE">
          <w:rPr>
            <w:rFonts w:ascii="Trebuchet MS" w:hAnsi="Trebuchet MS"/>
            <w:noProof/>
            <w:sz w:val="24"/>
            <w:u w:val="dotted"/>
          </w:rPr>
          <w:delText>YOU</w:delText>
        </w:r>
      </w:del>
      <w:ins w:id="598" w:author="Author">
        <w:r w:rsidRPr="001F7FFE">
          <w:rPr>
            <w:rFonts w:ascii="Trebuchet MS" w:hAnsi="Trebuchet MS"/>
            <w:noProof/>
            <w:sz w:val="24"/>
          </w:rPr>
          <w:t>there you</w:t>
        </w:r>
      </w:ins>
      <w:r w:rsidRPr="001F7FFE">
        <w:rPr>
          <w:rFonts w:ascii="Trebuchet MS" w:hAnsi="Trebuchet MS"/>
          <w:noProof/>
          <w:sz w:val="24"/>
        </w:rPr>
        <w:t xml:space="preserve"> will have to sell yourselves </w:t>
      </w:r>
      <w:del w:id="599" w:author="Author">
        <w:r w:rsidRPr="001F7FFE">
          <w:rPr>
            <w:rFonts w:ascii="Trebuchet MS" w:hAnsi="Trebuchet MS"/>
            <w:noProof/>
            <w:sz w:val="24"/>
          </w:rPr>
          <w:delText xml:space="preserve">there </w:delText>
        </w:r>
      </w:del>
      <w:r w:rsidRPr="001F7FFE">
        <w:rPr>
          <w:rFonts w:ascii="Trebuchet MS" w:hAnsi="Trebuchet MS"/>
          <w:noProof/>
          <w:sz w:val="24"/>
        </w:rPr>
        <w:t xml:space="preserve">to your enemies as </w:t>
      </w:r>
      <w:del w:id="600" w:author="Author">
        <w:r w:rsidRPr="001F7FFE">
          <w:rPr>
            <w:rFonts w:ascii="Trebuchet MS" w:hAnsi="Trebuchet MS"/>
            <w:noProof/>
            <w:sz w:val="24"/>
          </w:rPr>
          <w:delText>slave men</w:delText>
        </w:r>
      </w:del>
      <w:ins w:id="601" w:author="Author">
        <w:r w:rsidRPr="001F7FFE">
          <w:rPr>
            <w:rFonts w:ascii="Trebuchet MS" w:hAnsi="Trebuchet MS"/>
            <w:noProof/>
            <w:sz w:val="24"/>
          </w:rPr>
          <w:t>male</w:t>
        </w:r>
      </w:ins>
      <w:r w:rsidRPr="001F7FFE">
        <w:rPr>
          <w:rFonts w:ascii="Trebuchet MS" w:hAnsi="Trebuchet MS"/>
          <w:noProof/>
          <w:sz w:val="24"/>
        </w:rPr>
        <w:t xml:space="preserve"> and </w:t>
      </w:r>
      <w:del w:id="602" w:author="Author">
        <w:r w:rsidRPr="001F7FFE">
          <w:rPr>
            <w:rFonts w:ascii="Trebuchet MS" w:hAnsi="Trebuchet MS"/>
            <w:noProof/>
            <w:sz w:val="24"/>
          </w:rPr>
          <w:delText>maidservants</w:delText>
        </w:r>
      </w:del>
      <w:ins w:id="603" w:author="Author">
        <w:r w:rsidRPr="001F7FFE">
          <w:rPr>
            <w:rFonts w:ascii="Trebuchet MS" w:hAnsi="Trebuchet MS"/>
            <w:noProof/>
            <w:sz w:val="24"/>
          </w:rPr>
          <w:t>female slaves</w:t>
        </w:r>
      </w:ins>
      <w:r w:rsidRPr="001F7FFE">
        <w:rPr>
          <w:rFonts w:ascii="Trebuchet MS" w:hAnsi="Trebuchet MS"/>
          <w:noProof/>
          <w:sz w:val="24"/>
        </w:rPr>
        <w:t>, but there will be no buyer.”</w:t>
      </w:r>
    </w:p>
    <w:p w:rsidR="00776398" w:rsidRPr="001F7FFE" w:rsidRDefault="00776398" w:rsidP="00776398">
      <w:pPr>
        <w:rPr>
          <w:rFonts w:ascii="Trebuchet MS" w:hAnsi="Trebuchet MS"/>
          <w:b/>
          <w:sz w:val="24"/>
        </w:rPr>
      </w:pPr>
    </w:p>
    <w:p w:rsidR="00762BCB" w:rsidRPr="00776398" w:rsidRDefault="00762BCB" w:rsidP="00776398"/>
    <w:sectPr w:rsidR="00762BCB" w:rsidRPr="0077639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17D5" w:rsidRDefault="001B17D5">
      <w:r>
        <w:separator/>
      </w:r>
    </w:p>
  </w:endnote>
  <w:endnote w:type="continuationSeparator" w:id="0">
    <w:p w:rsidR="001B17D5" w:rsidRDefault="001B1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Latha">
    <w:panose1 w:val="020B0604020202020204"/>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17D5" w:rsidRDefault="001B17D5">
      <w:r>
        <w:separator/>
      </w:r>
    </w:p>
  </w:footnote>
  <w:footnote w:type="continuationSeparator" w:id="0">
    <w:p w:rsidR="001B17D5" w:rsidRDefault="001B17D5">
      <w:r>
        <w:continuationSeparator/>
      </w:r>
    </w:p>
  </w:footnote>
  <w:footnote w:id="1">
    <w:p w:rsidR="00776398" w:rsidRPr="001F7FFE" w:rsidRDefault="00776398" w:rsidP="001F7FFE">
      <w:pPr>
        <w:pStyle w:val="FootnoteText"/>
        <w:spacing w:after="96"/>
        <w:ind w:firstLine="288"/>
        <w:rPr>
          <w:ins w:id="14" w:author="Author"/>
        </w:rPr>
      </w:pPr>
      <w:ins w:id="15" w:author="Author">
        <w:r w:rsidRPr="001F7FFE">
          <w:rPr>
            <w:rStyle w:val="FootnoteReference"/>
          </w:rPr>
          <w:footnoteRef/>
        </w:r>
        <w:r w:rsidRPr="001F7FFE">
          <w:t xml:space="preserve"> </w:t>
        </w:r>
        <w:r w:rsidRPr="001F7FFE">
          <w:rPr>
            <w:b/>
          </w:rPr>
          <w:t xml:space="preserve">28:4 </w:t>
        </w:r>
        <w:r w:rsidRPr="001F7FFE">
          <w:t>Lit., “the fruit of your womb.”</w:t>
        </w:r>
      </w:ins>
    </w:p>
  </w:footnote>
  <w:footnote w:id="2">
    <w:p w:rsidR="00776398" w:rsidRPr="001F7FFE" w:rsidRDefault="00776398" w:rsidP="001F7FFE">
      <w:pPr>
        <w:pStyle w:val="FootnoteText"/>
        <w:spacing w:after="96"/>
        <w:ind w:firstLine="288"/>
        <w:rPr>
          <w:ins w:id="99" w:author="Author"/>
        </w:rPr>
      </w:pPr>
      <w:ins w:id="100" w:author="Author">
        <w:r w:rsidRPr="001F7FFE">
          <w:rPr>
            <w:rStyle w:val="FootnoteReference"/>
          </w:rPr>
          <w:footnoteRef/>
        </w:r>
        <w:r w:rsidRPr="001F7FFE">
          <w:t xml:space="preserve"> </w:t>
        </w:r>
        <w:r w:rsidRPr="001F7FFE">
          <w:rPr>
            <w:b/>
          </w:rPr>
          <w:t xml:space="preserve">28:18 </w:t>
        </w:r>
        <w:r w:rsidRPr="001F7FFE">
          <w:t>Lit., “the fruit of your womb.”</w:t>
        </w:r>
      </w:ins>
    </w:p>
  </w:footnote>
  <w:footnote w:id="3">
    <w:p w:rsidR="00776398" w:rsidRPr="001F7FFE" w:rsidRDefault="00776398" w:rsidP="001F7FFE">
      <w:pPr>
        <w:pStyle w:val="FootnoteText"/>
        <w:spacing w:after="96"/>
        <w:ind w:firstLine="288"/>
        <w:rPr>
          <w:ins w:id="197" w:author="Author"/>
        </w:rPr>
      </w:pPr>
      <w:ins w:id="198" w:author="Author">
        <w:r w:rsidRPr="001F7FFE">
          <w:rPr>
            <w:rStyle w:val="FootnoteReference"/>
          </w:rPr>
          <w:footnoteRef/>
        </w:r>
        <w:r w:rsidRPr="001F7FFE">
          <w:t xml:space="preserve"> </w:t>
        </w:r>
        <w:r w:rsidRPr="001F7FFE">
          <w:rPr>
            <w:b/>
          </w:rPr>
          <w:t xml:space="preserve">28:28 </w:t>
        </w:r>
        <w:r w:rsidRPr="001F7FFE">
          <w:t>Or “bewilderment of heart.”</w:t>
        </w:r>
      </w:ins>
    </w:p>
  </w:footnote>
  <w:footnote w:id="4">
    <w:p w:rsidR="00776398" w:rsidRPr="001F7FFE" w:rsidRDefault="00776398" w:rsidP="001F7FFE">
      <w:pPr>
        <w:pStyle w:val="FootnoteText"/>
        <w:spacing w:after="96"/>
        <w:ind w:firstLine="288"/>
        <w:rPr>
          <w:ins w:id="266" w:author="Author"/>
        </w:rPr>
      </w:pPr>
      <w:ins w:id="267" w:author="Author">
        <w:r w:rsidRPr="001F7FFE">
          <w:rPr>
            <w:rStyle w:val="FootnoteReference"/>
          </w:rPr>
          <w:footnoteRef/>
        </w:r>
        <w:r w:rsidRPr="001F7FFE">
          <w:t xml:space="preserve"> </w:t>
        </w:r>
        <w:r w:rsidRPr="001F7FFE">
          <w:rPr>
            <w:b/>
          </w:rPr>
          <w:t xml:space="preserve">28:37 </w:t>
        </w:r>
        <w:r w:rsidRPr="001F7FFE">
          <w:t>Lit., “a proverb.”</w:t>
        </w:r>
      </w:ins>
    </w:p>
  </w:footnote>
  <w:footnote w:id="5">
    <w:p w:rsidR="00776398" w:rsidRPr="001F7FFE" w:rsidRDefault="00776398" w:rsidP="001F7FFE">
      <w:pPr>
        <w:pStyle w:val="FootnoteText"/>
        <w:spacing w:after="96"/>
        <w:ind w:firstLine="288"/>
        <w:rPr>
          <w:ins w:id="292" w:author="Author"/>
        </w:rPr>
      </w:pPr>
      <w:ins w:id="293" w:author="Author">
        <w:r w:rsidRPr="001F7FFE">
          <w:rPr>
            <w:rStyle w:val="FootnoteReference"/>
          </w:rPr>
          <w:footnoteRef/>
        </w:r>
        <w:r w:rsidRPr="001F7FFE">
          <w:t xml:space="preserve"> </w:t>
        </w:r>
        <w:r w:rsidRPr="001F7FFE">
          <w:rPr>
            <w:b/>
          </w:rPr>
          <w:t xml:space="preserve">28:42 </w:t>
        </w:r>
        <w:r w:rsidRPr="001F7FFE">
          <w:t>Or “Whirring insects.”</w:t>
        </w:r>
      </w:ins>
    </w:p>
  </w:footnote>
  <w:footnote w:id="6">
    <w:p w:rsidR="00776398" w:rsidRPr="001F7FFE" w:rsidRDefault="00776398" w:rsidP="001F7FFE">
      <w:pPr>
        <w:pStyle w:val="FootnoteText"/>
        <w:spacing w:after="96"/>
        <w:ind w:firstLine="288"/>
        <w:rPr>
          <w:ins w:id="375" w:author="Author"/>
        </w:rPr>
      </w:pPr>
      <w:ins w:id="376" w:author="Author">
        <w:r w:rsidRPr="001F7FFE">
          <w:rPr>
            <w:rStyle w:val="FootnoteReference"/>
          </w:rPr>
          <w:footnoteRef/>
        </w:r>
        <w:r w:rsidRPr="001F7FFE">
          <w:t xml:space="preserve"> </w:t>
        </w:r>
        <w:r w:rsidRPr="001F7FFE">
          <w:rPr>
            <w:b/>
          </w:rPr>
          <w:t xml:space="preserve">28:52 </w:t>
        </w:r>
        <w:r w:rsidRPr="001F7FFE">
          <w:t>Lit., “gates.”</w:t>
        </w:r>
      </w:ins>
    </w:p>
  </w:footnote>
  <w:footnote w:id="7">
    <w:p w:rsidR="00776398" w:rsidRPr="001F7FFE" w:rsidRDefault="00776398" w:rsidP="001F7FFE">
      <w:pPr>
        <w:pStyle w:val="FootnoteText"/>
        <w:spacing w:after="96"/>
        <w:ind w:firstLine="288"/>
        <w:rPr>
          <w:ins w:id="389" w:author="Author"/>
        </w:rPr>
      </w:pPr>
      <w:ins w:id="390" w:author="Author">
        <w:r w:rsidRPr="001F7FFE">
          <w:rPr>
            <w:rStyle w:val="FootnoteReference"/>
          </w:rPr>
          <w:footnoteRef/>
        </w:r>
        <w:r w:rsidRPr="001F7FFE">
          <w:t xml:space="preserve"> </w:t>
        </w:r>
        <w:r w:rsidRPr="001F7FFE">
          <w:rPr>
            <w:b/>
          </w:rPr>
          <w:t xml:space="preserve">28:53 </w:t>
        </w:r>
        <w:r w:rsidRPr="001F7FFE">
          <w:t>Lit., “the fruit of your womb.”</w:t>
        </w:r>
      </w:ins>
    </w:p>
  </w:footnote>
  <w:footnote w:id="8">
    <w:p w:rsidR="00776398" w:rsidRPr="001F7FFE" w:rsidRDefault="00776398" w:rsidP="001F7FFE">
      <w:pPr>
        <w:pStyle w:val="FootnoteText"/>
        <w:spacing w:after="96"/>
        <w:ind w:firstLine="288"/>
        <w:rPr>
          <w:ins w:id="561" w:author="Author"/>
        </w:rPr>
      </w:pPr>
      <w:ins w:id="562" w:author="Author">
        <w:r w:rsidRPr="001F7FFE">
          <w:rPr>
            <w:rStyle w:val="FootnoteReference"/>
          </w:rPr>
          <w:footnoteRef/>
        </w:r>
        <w:r w:rsidRPr="001F7FFE">
          <w:t xml:space="preserve"> </w:t>
        </w:r>
        <w:r w:rsidRPr="001F7FFE">
          <w:rPr>
            <w:b/>
          </w:rPr>
          <w:t xml:space="preserve">28:65 </w:t>
        </w:r>
        <w:r w:rsidRPr="001F7FFE">
          <w:t>Or “and despair of soul.”</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453BA">
      <w:rPr>
        <w:rStyle w:val="PageNumber"/>
        <w:noProof/>
      </w:rPr>
      <w:t>3</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453BA">
        <w:t>Deuteronomy Chapter 28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453BA">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453BA">
      <w:rPr>
        <w:noProof/>
        <w:snapToGrid w:val="0"/>
      </w:rPr>
      <w:t>Deuteronomy 28.Revised Text.Advisor.docx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453BA">
        <w:t>Deuteronomy Chapter 28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453BA">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453BA">
      <w:rPr>
        <w:noProof/>
        <w:snapToGrid w:val="0"/>
      </w:rPr>
      <w:t>Deuteronomy 28.Revised Text.Advisor.docx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453BA">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453BA">
      <w:t>&lt;not set&gt;</w:t>
    </w:r>
    <w:r>
      <w:fldChar w:fldCharType="end"/>
    </w:r>
    <w:r>
      <w:tab/>
      <w:t xml:space="preserve">Checker: </w:t>
    </w:r>
    <w:r>
      <w:fldChar w:fldCharType="begin"/>
    </w:r>
    <w:r>
      <w:instrText xml:space="preserve"> DOCPROPERTY "_RoleChecker" </w:instrText>
    </w:r>
    <w:r>
      <w:fldChar w:fldCharType="separate"/>
    </w:r>
    <w:r w:rsidR="004453BA">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453BA">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7D5"/>
    <w:rsid w:val="001B17D5"/>
    <w:rsid w:val="00245EDD"/>
    <w:rsid w:val="0026230D"/>
    <w:rsid w:val="002B524D"/>
    <w:rsid w:val="002C00A8"/>
    <w:rsid w:val="00310508"/>
    <w:rsid w:val="003B380B"/>
    <w:rsid w:val="004453BA"/>
    <w:rsid w:val="004500A2"/>
    <w:rsid w:val="004B7393"/>
    <w:rsid w:val="004C5EB7"/>
    <w:rsid w:val="005D4494"/>
    <w:rsid w:val="005F29B7"/>
    <w:rsid w:val="006634F9"/>
    <w:rsid w:val="00683A19"/>
    <w:rsid w:val="006B2E68"/>
    <w:rsid w:val="006D0A9F"/>
    <w:rsid w:val="006E0169"/>
    <w:rsid w:val="0075006C"/>
    <w:rsid w:val="00762BCB"/>
    <w:rsid w:val="00776398"/>
    <w:rsid w:val="00796D66"/>
    <w:rsid w:val="007A584B"/>
    <w:rsid w:val="0085190A"/>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b235d7d964ac4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190A"/>
    <w:pPr>
      <w:spacing w:line="360" w:lineRule="auto"/>
      <w:ind w:firstLine="720"/>
    </w:pPr>
    <w:rPr>
      <w:rFonts w:ascii="Verdana" w:eastAsia="Times New Roman" w:hAnsi="Verdana" w:cs="Latha"/>
      <w:sz w:val="28"/>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uiPriority w:val="99"/>
    <w:unhideWhenUsed/>
    <w:rsid w:val="00776398"/>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rsid w:val="00776398"/>
    <w:rPr>
      <w:rFonts w:ascii="Trebuchet MS" w:eastAsiaTheme="minorHAnsi" w:hAnsi="Trebuchet MS" w:cs="Trebuchet MS"/>
      <w:lang w:val="en-US" w:eastAsia="en-US"/>
    </w:rPr>
  </w:style>
  <w:style w:type="character" w:styleId="FootnoteReference">
    <w:name w:val="footnote reference"/>
    <w:basedOn w:val="DefaultParagraphFont"/>
    <w:uiPriority w:val="99"/>
    <w:unhideWhenUsed/>
    <w:rsid w:val="0077639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190A"/>
    <w:pPr>
      <w:spacing w:line="360" w:lineRule="auto"/>
      <w:ind w:firstLine="720"/>
    </w:pPr>
    <w:rPr>
      <w:rFonts w:ascii="Verdana" w:eastAsia="Times New Roman" w:hAnsi="Verdana" w:cs="Latha"/>
      <w:sz w:val="28"/>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uiPriority w:val="99"/>
    <w:unhideWhenUsed/>
    <w:rsid w:val="00776398"/>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rsid w:val="00776398"/>
    <w:rPr>
      <w:rFonts w:ascii="Trebuchet MS" w:eastAsiaTheme="minorHAnsi" w:hAnsi="Trebuchet MS" w:cs="Trebuchet MS"/>
      <w:lang w:val="en-US" w:eastAsia="en-US"/>
    </w:rPr>
  </w:style>
  <w:style w:type="character" w:styleId="FootnoteReference">
    <w:name w:val="footnote reference"/>
    <w:basedOn w:val="DefaultParagraphFont"/>
    <w:uiPriority w:val="99"/>
    <w:unhideWhenUsed/>
    <w:rsid w:val="007763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b235d7d964ac4f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3</ap:Pages>
  <ap:Words>2643</ap:Words>
  <ap:Characters>11525</ap:Characters>
  <ap:Application>Microsoft Office Word</ap:Application>
  <ap:DocSecurity>0</ap:DocSecurity>
  <ap:Lines>192</ap:Lines>
  <ap:Paragraphs>35</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14133</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28</dc:title>
  <dc:subject/>
  <dc:creator>Ruth Farrugia</dc:creator>
  <cp:keywords/>
  <dc:description/>
  <cp:lastModifiedBy>Ruth Farrugia</cp:lastModifiedBy>
  <cp:revision>3</cp:revision>
  <dcterms:created xsi:type="dcterms:W3CDTF">2020-09-21T12:16:00Z</dcterms:created>
  <dcterms:modified xsi:type="dcterms:W3CDTF">2020-09-21T12:16:00Z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28.docx</vt:lpwstr>
  </property>
  <property fmtid="{D5CDD505-2E9C-101B-9397-08002B2CF9AE}" pid="9" name="_TranslationDocumentId">
    <vt:i4>19511</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AdditionalAdvisor">
    <vt:bool>true</vt:bool>
  </property>
  <property fmtid="{D5CDD505-2E9C-101B-9397-08002B2CF9AE}" pid="25" name="_SignLanguage">
    <vt:bool>false</vt:bool>
  </property>
</Properties>
</file>