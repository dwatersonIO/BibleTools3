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79F" w:rsidRPr="0090414D" w:rsidRDefault="004C579F" w:rsidP="004C579F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90414D">
        <w:rPr>
          <w:rFonts w:ascii="Trebuchet MS" w:hAnsi="Trebuchet MS"/>
          <w:b/>
          <w:sz w:val="24"/>
        </w:rPr>
        <w:t xml:space="preserve">2:1 </w:t>
      </w:r>
      <w:r w:rsidRPr="0090414D">
        <w:rPr>
          <w:rFonts w:ascii="Trebuchet MS" w:hAnsi="Trebuchet MS"/>
          <w:noProof/>
          <w:sz w:val="24"/>
        </w:rPr>
        <w:t xml:space="preserve">“Then we turned and </w:t>
      </w:r>
      <w:del w:id="1" w:author="Author">
        <w:r w:rsidRPr="0090414D">
          <w:rPr>
            <w:rFonts w:ascii="Trebuchet MS" w:hAnsi="Trebuchet MS"/>
            <w:noProof/>
            <w:sz w:val="24"/>
          </w:rPr>
          <w:delText>pulled away</w:delText>
        </w:r>
      </w:del>
      <w:ins w:id="2" w:author="Author">
        <w:r w:rsidRPr="0090414D">
          <w:rPr>
            <w:rFonts w:ascii="Trebuchet MS" w:hAnsi="Trebuchet MS"/>
            <w:noProof/>
            <w:sz w:val="24"/>
          </w:rPr>
          <w:t>departed</w:t>
        </w:r>
      </w:ins>
      <w:r w:rsidRPr="0090414D">
        <w:rPr>
          <w:rFonts w:ascii="Trebuchet MS" w:hAnsi="Trebuchet MS"/>
          <w:noProof/>
          <w:sz w:val="24"/>
        </w:rPr>
        <w:t xml:space="preserve"> for the wilderness by the way of the Red Sea, just as Jehovah had </w:t>
      </w:r>
      <w:del w:id="3" w:author="Author">
        <w:r w:rsidRPr="0090414D">
          <w:rPr>
            <w:rFonts w:ascii="Trebuchet MS" w:hAnsi="Trebuchet MS"/>
            <w:noProof/>
            <w:sz w:val="24"/>
          </w:rPr>
          <w:delText>spoken to</w:delText>
        </w:r>
      </w:del>
      <w:ins w:id="4" w:author="Author">
        <w:r w:rsidRPr="0090414D">
          <w:rPr>
            <w:rFonts w:ascii="Trebuchet MS" w:hAnsi="Trebuchet MS"/>
            <w:noProof/>
            <w:sz w:val="24"/>
          </w:rPr>
          <w:t>told</w:t>
        </w:r>
      </w:ins>
      <w:r w:rsidRPr="0090414D">
        <w:rPr>
          <w:rFonts w:ascii="Trebuchet MS" w:hAnsi="Trebuchet MS"/>
          <w:noProof/>
          <w:sz w:val="24"/>
        </w:rPr>
        <w:t xml:space="preserve"> me</w:t>
      </w:r>
      <w:del w:id="5" w:author="Author">
        <w:r w:rsidRPr="0090414D">
          <w:rPr>
            <w:rFonts w:ascii="Trebuchet MS" w:hAnsi="Trebuchet MS"/>
            <w:noProof/>
            <w:sz w:val="24"/>
          </w:rPr>
          <w:delText>;</w:delText>
        </w:r>
      </w:del>
      <w:ins w:id="6" w:author="Author">
        <w:r w:rsidRPr="0090414D">
          <w:rPr>
            <w:rFonts w:ascii="Trebuchet MS" w:hAnsi="Trebuchet MS"/>
            <w:noProof/>
            <w:sz w:val="24"/>
          </w:rPr>
          <w:t>,</w:t>
        </w:r>
      </w:ins>
      <w:r w:rsidRPr="0090414D">
        <w:rPr>
          <w:rFonts w:ascii="Trebuchet MS" w:hAnsi="Trebuchet MS"/>
          <w:noProof/>
          <w:sz w:val="24"/>
        </w:rPr>
        <w:t xml:space="preserve"> and we </w:t>
      </w:r>
      <w:del w:id="7" w:author="Author">
        <w:r w:rsidRPr="0090414D">
          <w:rPr>
            <w:rFonts w:ascii="Trebuchet MS" w:hAnsi="Trebuchet MS"/>
            <w:noProof/>
            <w:sz w:val="24"/>
          </w:rPr>
          <w:delText>were</w:delText>
        </w:r>
      </w:del>
      <w:ins w:id="8" w:author="Author">
        <w:r w:rsidRPr="0090414D">
          <w:rPr>
            <w:rFonts w:ascii="Trebuchet MS" w:hAnsi="Trebuchet MS"/>
            <w:noProof/>
            <w:sz w:val="24"/>
          </w:rPr>
          <w:t>traveled for</w:t>
        </w:r>
      </w:ins>
      <w:r w:rsidRPr="0090414D">
        <w:rPr>
          <w:rFonts w:ascii="Trebuchet MS" w:hAnsi="Trebuchet MS"/>
          <w:noProof/>
          <w:sz w:val="24"/>
        </w:rPr>
        <w:t xml:space="preserve"> many days </w:t>
      </w:r>
      <w:del w:id="9" w:author="Author">
        <w:r w:rsidRPr="0090414D">
          <w:rPr>
            <w:rFonts w:ascii="Trebuchet MS" w:hAnsi="Trebuchet MS"/>
            <w:noProof/>
            <w:sz w:val="24"/>
          </w:rPr>
          <w:delText xml:space="preserve">in going </w:delText>
        </w:r>
      </w:del>
      <w:r w:rsidRPr="0090414D">
        <w:rPr>
          <w:rFonts w:ascii="Trebuchet MS" w:hAnsi="Trebuchet MS"/>
          <w:noProof/>
          <w:sz w:val="24"/>
        </w:rPr>
        <w:t xml:space="preserve">around Mount Se′ir. </w:t>
      </w:r>
      <w:r w:rsidRPr="0090414D">
        <w:rPr>
          <w:rFonts w:ascii="Trebuchet MS" w:hAnsi="Trebuchet MS"/>
          <w:b/>
          <w:noProof/>
          <w:sz w:val="24"/>
        </w:rPr>
        <w:t xml:space="preserve">2:2 </w:t>
      </w:r>
      <w:r w:rsidRPr="0090414D">
        <w:rPr>
          <w:rFonts w:ascii="Trebuchet MS" w:hAnsi="Trebuchet MS"/>
          <w:noProof/>
          <w:sz w:val="24"/>
        </w:rPr>
        <w:t xml:space="preserve">Finally Jehovah said </w:t>
      </w:r>
      <w:del w:id="10" w:author="Author">
        <w:r w:rsidRPr="0090414D">
          <w:rPr>
            <w:rFonts w:ascii="Trebuchet MS" w:hAnsi="Trebuchet MS"/>
            <w:noProof/>
            <w:sz w:val="24"/>
          </w:rPr>
          <w:delText xml:space="preserve">this </w:delText>
        </w:r>
      </w:del>
      <w:r w:rsidRPr="0090414D">
        <w:rPr>
          <w:rFonts w:ascii="Trebuchet MS" w:hAnsi="Trebuchet MS"/>
          <w:noProof/>
          <w:sz w:val="24"/>
        </w:rPr>
        <w:t xml:space="preserve">to me, </w:t>
      </w:r>
      <w:r w:rsidRPr="0090414D">
        <w:rPr>
          <w:rFonts w:ascii="Trebuchet MS" w:hAnsi="Trebuchet MS"/>
          <w:b/>
          <w:noProof/>
          <w:sz w:val="24"/>
        </w:rPr>
        <w:t xml:space="preserve">2:3 </w:t>
      </w:r>
      <w:r w:rsidRPr="0090414D">
        <w:rPr>
          <w:rFonts w:ascii="Trebuchet MS" w:hAnsi="Trebuchet MS"/>
          <w:noProof/>
          <w:sz w:val="24"/>
        </w:rPr>
        <w:t>‘</w:t>
      </w:r>
      <w:del w:id="11" w:author="Author">
        <w:r w:rsidRPr="0090414D">
          <w:rPr>
            <w:rFonts w:ascii="Trebuchet MS" w:hAnsi="Trebuchet MS"/>
            <w:noProof/>
            <w:sz w:val="24"/>
          </w:rPr>
          <w:delText>Y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OU</w:delText>
        </w:r>
      </w:del>
      <w:ins w:id="12" w:author="Author">
        <w:r w:rsidRPr="0090414D">
          <w:rPr>
            <w:rFonts w:ascii="Trebuchet MS" w:hAnsi="Trebuchet MS"/>
            <w:noProof/>
            <w:sz w:val="24"/>
          </w:rPr>
          <w:t>You</w:t>
        </w:r>
      </w:ins>
      <w:r w:rsidRPr="0090414D">
        <w:rPr>
          <w:rFonts w:ascii="Trebuchet MS" w:hAnsi="Trebuchet MS"/>
          <w:noProof/>
          <w:sz w:val="24"/>
        </w:rPr>
        <w:t xml:space="preserve"> have gone around this mountain long enough. </w:t>
      </w:r>
      <w:del w:id="13" w:author="Author">
        <w:r w:rsidRPr="0090414D">
          <w:rPr>
            <w:rFonts w:ascii="Trebuchet MS" w:hAnsi="Trebuchet MS"/>
            <w:noProof/>
            <w:sz w:val="24"/>
          </w:rPr>
          <w:delText xml:space="preserve">Change 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YOUR</w:delText>
        </w:r>
        <w:r w:rsidRPr="0090414D">
          <w:rPr>
            <w:rFonts w:ascii="Trebuchet MS" w:hAnsi="Trebuchet MS"/>
            <w:noProof/>
            <w:sz w:val="24"/>
          </w:rPr>
          <w:delText xml:space="preserve"> direction to the</w:delText>
        </w:r>
      </w:del>
      <w:ins w:id="14" w:author="Author">
        <w:r w:rsidRPr="0090414D">
          <w:rPr>
            <w:rFonts w:ascii="Trebuchet MS" w:hAnsi="Trebuchet MS"/>
            <w:noProof/>
            <w:sz w:val="24"/>
          </w:rPr>
          <w:t>Now turn</w:t>
        </w:r>
      </w:ins>
      <w:r w:rsidRPr="0090414D">
        <w:rPr>
          <w:rFonts w:ascii="Trebuchet MS" w:hAnsi="Trebuchet MS"/>
          <w:noProof/>
          <w:sz w:val="24"/>
        </w:rPr>
        <w:t xml:space="preserve"> north. </w:t>
      </w:r>
      <w:r w:rsidRPr="0090414D">
        <w:rPr>
          <w:rFonts w:ascii="Trebuchet MS" w:hAnsi="Trebuchet MS"/>
          <w:b/>
          <w:noProof/>
          <w:sz w:val="24"/>
        </w:rPr>
        <w:t xml:space="preserve">2:4 </w:t>
      </w:r>
      <w:r w:rsidRPr="0090414D">
        <w:rPr>
          <w:rFonts w:ascii="Trebuchet MS" w:hAnsi="Trebuchet MS"/>
          <w:noProof/>
          <w:sz w:val="24"/>
        </w:rPr>
        <w:t xml:space="preserve">And </w:t>
      </w:r>
      <w:ins w:id="15" w:author="Author">
        <w:r w:rsidRPr="0090414D">
          <w:rPr>
            <w:rFonts w:ascii="Trebuchet MS" w:hAnsi="Trebuchet MS"/>
            <w:noProof/>
            <w:sz w:val="24"/>
          </w:rPr>
          <w:t xml:space="preserve">give this </w:t>
        </w:r>
      </w:ins>
      <w:r w:rsidRPr="0090414D">
        <w:rPr>
          <w:rFonts w:ascii="Trebuchet MS" w:hAnsi="Trebuchet MS"/>
          <w:noProof/>
          <w:sz w:val="24"/>
        </w:rPr>
        <w:t xml:space="preserve">command </w:t>
      </w:r>
      <w:ins w:id="16" w:author="Author">
        <w:r w:rsidRPr="0090414D">
          <w:rPr>
            <w:rFonts w:ascii="Trebuchet MS" w:hAnsi="Trebuchet MS"/>
            <w:noProof/>
            <w:sz w:val="24"/>
          </w:rPr>
          <w:t xml:space="preserve">to </w:t>
        </w:r>
      </w:ins>
      <w:r w:rsidRPr="0090414D">
        <w:rPr>
          <w:rFonts w:ascii="Trebuchet MS" w:hAnsi="Trebuchet MS"/>
          <w:noProof/>
          <w:sz w:val="24"/>
        </w:rPr>
        <w:t>the people</w:t>
      </w:r>
      <w:del w:id="17" w:author="Author">
        <w:r w:rsidRPr="0090414D">
          <w:rPr>
            <w:rFonts w:ascii="Trebuchet MS" w:hAnsi="Trebuchet MS"/>
            <w:noProof/>
            <w:sz w:val="24"/>
          </w:rPr>
          <w:delText>, saying: “Y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OU</w:delText>
        </w:r>
        <w:r w:rsidRPr="0090414D">
          <w:rPr>
            <w:rFonts w:ascii="Trebuchet MS" w:hAnsi="Trebuchet MS"/>
            <w:noProof/>
            <w:sz w:val="24"/>
          </w:rPr>
          <w:delText xml:space="preserve"> are passing along</w:delText>
        </w:r>
      </w:del>
      <w:ins w:id="18" w:author="Author">
        <w:r w:rsidRPr="0090414D">
          <w:rPr>
            <w:rFonts w:ascii="Trebuchet MS" w:hAnsi="Trebuchet MS"/>
            <w:noProof/>
            <w:sz w:val="24"/>
          </w:rPr>
          <w:t>: “You will pass</w:t>
        </w:r>
      </w:ins>
      <w:r w:rsidRPr="0090414D">
        <w:rPr>
          <w:rFonts w:ascii="Trebuchet MS" w:hAnsi="Trebuchet MS"/>
          <w:noProof/>
          <w:sz w:val="24"/>
        </w:rPr>
        <w:t xml:space="preserve"> by the border of </w:t>
      </w:r>
      <w:del w:id="19" w:author="Author">
        <w:r w:rsidRPr="0090414D">
          <w:rPr>
            <w:rFonts w:ascii="Trebuchet MS" w:hAnsi="Trebuchet MS"/>
            <w:noProof/>
            <w:sz w:val="24"/>
            <w:u w:val="dotted"/>
          </w:rPr>
          <w:delText>YOUR</w:delText>
        </w:r>
      </w:del>
      <w:ins w:id="20" w:author="Author">
        <w:r w:rsidRPr="0090414D">
          <w:rPr>
            <w:rFonts w:ascii="Trebuchet MS" w:hAnsi="Trebuchet MS"/>
            <w:noProof/>
            <w:sz w:val="24"/>
          </w:rPr>
          <w:t>your</w:t>
        </w:r>
      </w:ins>
      <w:r w:rsidRPr="0090414D">
        <w:rPr>
          <w:rFonts w:ascii="Trebuchet MS" w:hAnsi="Trebuchet MS"/>
          <w:noProof/>
          <w:sz w:val="24"/>
        </w:rPr>
        <w:t xml:space="preserve"> brothers, the </w:t>
      </w:r>
      <w:del w:id="21" w:author="Author">
        <w:r w:rsidRPr="0090414D">
          <w:rPr>
            <w:rFonts w:ascii="Trebuchet MS" w:hAnsi="Trebuchet MS"/>
            <w:noProof/>
            <w:sz w:val="24"/>
          </w:rPr>
          <w:delText>sons</w:delText>
        </w:r>
      </w:del>
      <w:ins w:id="22" w:author="Author">
        <w:r w:rsidRPr="0090414D">
          <w:rPr>
            <w:rFonts w:ascii="Trebuchet MS" w:hAnsi="Trebuchet MS"/>
            <w:noProof/>
            <w:sz w:val="24"/>
          </w:rPr>
          <w:t>descendants</w:t>
        </w:r>
      </w:ins>
      <w:r w:rsidRPr="0090414D">
        <w:rPr>
          <w:rFonts w:ascii="Trebuchet MS" w:hAnsi="Trebuchet MS"/>
          <w:noProof/>
          <w:sz w:val="24"/>
        </w:rPr>
        <w:t xml:space="preserve"> of E′sau, who are dwelling in Se′ir</w:t>
      </w:r>
      <w:del w:id="23" w:author="Author">
        <w:r w:rsidRPr="0090414D">
          <w:rPr>
            <w:rFonts w:ascii="Trebuchet MS" w:hAnsi="Trebuchet MS"/>
            <w:noProof/>
            <w:sz w:val="24"/>
          </w:rPr>
          <w:delText>;</w:delText>
        </w:r>
      </w:del>
      <w:ins w:id="24" w:author="Author">
        <w:r w:rsidRPr="0090414D">
          <w:rPr>
            <w:rFonts w:ascii="Trebuchet MS" w:hAnsi="Trebuchet MS"/>
            <w:noProof/>
            <w:sz w:val="24"/>
          </w:rPr>
          <w:t>,</w:t>
        </w:r>
      </w:ins>
      <w:r w:rsidRPr="0090414D">
        <w:rPr>
          <w:rFonts w:ascii="Trebuchet MS" w:hAnsi="Trebuchet MS"/>
          <w:noProof/>
          <w:sz w:val="24"/>
        </w:rPr>
        <w:t xml:space="preserve"> and they will be afraid </w:t>
      </w:r>
      <w:del w:id="25" w:author="Author">
        <w:r w:rsidRPr="0090414D">
          <w:rPr>
            <w:rFonts w:ascii="Trebuchet MS" w:hAnsi="Trebuchet MS"/>
            <w:noProof/>
            <w:sz w:val="24"/>
          </w:rPr>
          <w:delText xml:space="preserve">because </w:delText>
        </w:r>
      </w:del>
      <w:r w:rsidRPr="0090414D">
        <w:rPr>
          <w:rFonts w:ascii="Trebuchet MS" w:hAnsi="Trebuchet MS"/>
          <w:noProof/>
          <w:sz w:val="24"/>
        </w:rPr>
        <w:t xml:space="preserve">of </w:t>
      </w:r>
      <w:del w:id="26" w:author="Author">
        <w:r w:rsidRPr="0090414D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7" w:author="Author">
        <w:r w:rsidRPr="0090414D">
          <w:rPr>
            <w:rFonts w:ascii="Trebuchet MS" w:hAnsi="Trebuchet MS"/>
            <w:noProof/>
            <w:sz w:val="24"/>
          </w:rPr>
          <w:t>you</w:t>
        </w:r>
      </w:ins>
      <w:r w:rsidRPr="0090414D">
        <w:rPr>
          <w:rFonts w:ascii="Trebuchet MS" w:hAnsi="Trebuchet MS"/>
          <w:noProof/>
          <w:sz w:val="24"/>
        </w:rPr>
        <w:t xml:space="preserve">, and </w:t>
      </w:r>
      <w:del w:id="28" w:author="Author">
        <w:r w:rsidRPr="0090414D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29" w:author="Author">
        <w:r w:rsidRPr="0090414D">
          <w:rPr>
            <w:rFonts w:ascii="Trebuchet MS" w:hAnsi="Trebuchet MS"/>
            <w:noProof/>
            <w:sz w:val="24"/>
          </w:rPr>
          <w:t>you</w:t>
        </w:r>
      </w:ins>
      <w:r w:rsidRPr="0090414D">
        <w:rPr>
          <w:rFonts w:ascii="Trebuchet MS" w:hAnsi="Trebuchet MS"/>
          <w:noProof/>
          <w:sz w:val="24"/>
        </w:rPr>
        <w:t xml:space="preserve"> must be very careful. </w:t>
      </w:r>
      <w:r w:rsidRPr="0090414D">
        <w:rPr>
          <w:rFonts w:ascii="Trebuchet MS" w:hAnsi="Trebuchet MS"/>
          <w:b/>
          <w:noProof/>
          <w:sz w:val="24"/>
        </w:rPr>
        <w:t xml:space="preserve">2:5 </w:t>
      </w:r>
      <w:r w:rsidRPr="0090414D">
        <w:rPr>
          <w:rFonts w:ascii="Trebuchet MS" w:hAnsi="Trebuchet MS"/>
          <w:noProof/>
          <w:sz w:val="24"/>
        </w:rPr>
        <w:t xml:space="preserve">Do not engage in </w:t>
      </w:r>
      <w:del w:id="30" w:author="Author">
        <w:r w:rsidRPr="0090414D">
          <w:rPr>
            <w:rFonts w:ascii="Trebuchet MS" w:hAnsi="Trebuchet MS"/>
            <w:noProof/>
            <w:sz w:val="24"/>
          </w:rPr>
          <w:delText>strife</w:delText>
        </w:r>
      </w:del>
      <w:ins w:id="31" w:author="Author">
        <w:r w:rsidRPr="0090414D">
          <w:rPr>
            <w:rFonts w:ascii="Trebuchet MS" w:hAnsi="Trebuchet MS"/>
            <w:noProof/>
            <w:sz w:val="24"/>
          </w:rPr>
          <w:t>hostilities</w:t>
        </w:r>
      </w:ins>
      <w:r w:rsidRPr="0090414D">
        <w:rPr>
          <w:rFonts w:ascii="Trebuchet MS" w:hAnsi="Trebuchet MS"/>
          <w:noProof/>
          <w:sz w:val="24"/>
        </w:rPr>
        <w:t xml:space="preserve"> with</w:t>
      </w:r>
      <w:ins w:id="32" w:author="Author">
        <w:r w:rsidRPr="0090414D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90414D">
        <w:rPr>
          <w:rFonts w:ascii="Trebuchet MS" w:hAnsi="Trebuchet MS"/>
          <w:noProof/>
          <w:sz w:val="24"/>
        </w:rPr>
        <w:t xml:space="preserve"> them, </w:t>
      </w:r>
      <w:del w:id="35" w:author="Author">
        <w:r w:rsidRPr="0090414D">
          <w:rPr>
            <w:rFonts w:ascii="Trebuchet MS" w:hAnsi="Trebuchet MS"/>
            <w:noProof/>
            <w:sz w:val="24"/>
          </w:rPr>
          <w:delText>because</w:delText>
        </w:r>
      </w:del>
      <w:ins w:id="36" w:author="Author">
        <w:r w:rsidRPr="0090414D">
          <w:rPr>
            <w:rFonts w:ascii="Trebuchet MS" w:hAnsi="Trebuchet MS"/>
            <w:noProof/>
            <w:sz w:val="24"/>
          </w:rPr>
          <w:t>for</w:t>
        </w:r>
      </w:ins>
      <w:r w:rsidRPr="0090414D">
        <w:rPr>
          <w:rFonts w:ascii="Trebuchet MS" w:hAnsi="Trebuchet MS"/>
          <w:noProof/>
          <w:sz w:val="24"/>
        </w:rPr>
        <w:t xml:space="preserve"> I </w:t>
      </w:r>
      <w:del w:id="37" w:author="Author">
        <w:r w:rsidRPr="0090414D">
          <w:rPr>
            <w:rFonts w:ascii="Trebuchet MS" w:hAnsi="Trebuchet MS"/>
            <w:noProof/>
            <w:sz w:val="24"/>
          </w:rPr>
          <w:delText>shall</w:delText>
        </w:r>
      </w:del>
      <w:ins w:id="38" w:author="Author">
        <w:r w:rsidRPr="0090414D">
          <w:rPr>
            <w:rFonts w:ascii="Trebuchet MS" w:hAnsi="Trebuchet MS"/>
            <w:noProof/>
            <w:sz w:val="24"/>
          </w:rPr>
          <w:t>will</w:t>
        </w:r>
      </w:ins>
      <w:r w:rsidRPr="0090414D">
        <w:rPr>
          <w:rFonts w:ascii="Trebuchet MS" w:hAnsi="Trebuchet MS"/>
          <w:noProof/>
          <w:sz w:val="24"/>
        </w:rPr>
        <w:t xml:space="preserve"> not give </w:t>
      </w:r>
      <w:del w:id="39" w:author="Author">
        <w:r w:rsidRPr="0090414D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40" w:author="Author">
        <w:r w:rsidRPr="0090414D">
          <w:rPr>
            <w:rFonts w:ascii="Trebuchet MS" w:hAnsi="Trebuchet MS"/>
            <w:noProof/>
            <w:sz w:val="24"/>
          </w:rPr>
          <w:t>you any</w:t>
        </w:r>
      </w:ins>
      <w:r w:rsidRPr="0090414D">
        <w:rPr>
          <w:rFonts w:ascii="Trebuchet MS" w:hAnsi="Trebuchet MS"/>
          <w:noProof/>
          <w:sz w:val="24"/>
        </w:rPr>
        <w:t xml:space="preserve"> of their land</w:t>
      </w:r>
      <w:del w:id="41" w:author="Author">
        <w:r w:rsidRPr="0090414D">
          <w:rPr>
            <w:rFonts w:ascii="Trebuchet MS" w:hAnsi="Trebuchet MS"/>
            <w:noProof/>
            <w:sz w:val="24"/>
          </w:rPr>
          <w:delText xml:space="preserve"> so much as</w:delText>
        </w:r>
      </w:del>
      <w:ins w:id="42" w:author="Author">
        <w:r w:rsidRPr="0090414D">
          <w:rPr>
            <w:rFonts w:ascii="Trebuchet MS" w:hAnsi="Trebuchet MS"/>
            <w:noProof/>
            <w:sz w:val="24"/>
          </w:rPr>
          <w:t>, not even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43" w:author="Author">
        <w:r w:rsidRPr="0090414D">
          <w:rPr>
            <w:rFonts w:ascii="Trebuchet MS" w:hAnsi="Trebuchet MS"/>
            <w:noProof/>
            <w:sz w:val="24"/>
          </w:rPr>
          <w:delText>width</w:delText>
        </w:r>
      </w:del>
      <w:ins w:id="44" w:author="Author">
        <w:r w:rsidRPr="0090414D">
          <w:rPr>
            <w:rFonts w:ascii="Trebuchet MS" w:hAnsi="Trebuchet MS"/>
            <w:noProof/>
            <w:sz w:val="24"/>
          </w:rPr>
          <w:t>space</w:t>
        </w:r>
      </w:ins>
      <w:r w:rsidRPr="0090414D">
        <w:rPr>
          <w:rFonts w:ascii="Trebuchet MS" w:hAnsi="Trebuchet MS"/>
          <w:noProof/>
          <w:sz w:val="24"/>
        </w:rPr>
        <w:t xml:space="preserve"> of </w:t>
      </w:r>
      <w:del w:id="45" w:author="Author">
        <w:r w:rsidRPr="0090414D">
          <w:rPr>
            <w:rFonts w:ascii="Trebuchet MS" w:hAnsi="Trebuchet MS"/>
            <w:noProof/>
            <w:sz w:val="24"/>
          </w:rPr>
          <w:delText>the sole of the foot;</w:delText>
        </w:r>
      </w:del>
      <w:ins w:id="46" w:author="Author">
        <w:r w:rsidRPr="0090414D">
          <w:rPr>
            <w:rFonts w:ascii="Trebuchet MS" w:hAnsi="Trebuchet MS"/>
            <w:noProof/>
            <w:sz w:val="24"/>
          </w:rPr>
          <w:t>a footprint,</w:t>
        </w:r>
      </w:ins>
      <w:r w:rsidRPr="0090414D">
        <w:rPr>
          <w:rFonts w:ascii="Trebuchet MS" w:hAnsi="Trebuchet MS"/>
          <w:noProof/>
          <w:sz w:val="24"/>
        </w:rPr>
        <w:t xml:space="preserve"> because I have given Mount Se′ir to E′sau as </w:t>
      </w:r>
      <w:del w:id="47" w:author="Author">
        <w:r w:rsidRPr="0090414D">
          <w:rPr>
            <w:rFonts w:ascii="Trebuchet MS" w:hAnsi="Trebuchet MS"/>
            <w:noProof/>
            <w:sz w:val="24"/>
          </w:rPr>
          <w:delText>a holding</w:delText>
        </w:r>
      </w:del>
      <w:ins w:id="48" w:author="Author">
        <w:r w:rsidRPr="0090414D">
          <w:rPr>
            <w:rFonts w:ascii="Trebuchet MS" w:hAnsi="Trebuchet MS"/>
            <w:noProof/>
            <w:sz w:val="24"/>
          </w:rPr>
          <w:t>his possession</w:t>
        </w:r>
      </w:ins>
      <w:r w:rsidRPr="0090414D">
        <w:rPr>
          <w:rFonts w:ascii="Trebuchet MS" w:hAnsi="Trebuchet MS"/>
          <w:noProof/>
          <w:sz w:val="24"/>
        </w:rPr>
        <w:t xml:space="preserve">. </w:t>
      </w:r>
      <w:r w:rsidRPr="0090414D">
        <w:rPr>
          <w:rFonts w:ascii="Trebuchet MS" w:hAnsi="Trebuchet MS"/>
          <w:b/>
          <w:noProof/>
          <w:sz w:val="24"/>
        </w:rPr>
        <w:t xml:space="preserve">2:6 </w:t>
      </w:r>
      <w:del w:id="49" w:author="Author">
        <w:r w:rsidRPr="0090414D">
          <w:rPr>
            <w:rFonts w:ascii="Trebuchet MS" w:hAnsi="Trebuchet MS"/>
            <w:noProof/>
            <w:sz w:val="24"/>
          </w:rPr>
          <w:delText xml:space="preserve">What food 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414D">
          <w:rPr>
            <w:rFonts w:ascii="Trebuchet MS" w:hAnsi="Trebuchet MS"/>
            <w:noProof/>
            <w:sz w:val="24"/>
          </w:rPr>
          <w:delText xml:space="preserve"> may buy from</w:delText>
        </w:r>
      </w:del>
      <w:ins w:id="50" w:author="Author">
        <w:r w:rsidRPr="0090414D">
          <w:rPr>
            <w:rFonts w:ascii="Trebuchet MS" w:hAnsi="Trebuchet MS"/>
            <w:noProof/>
            <w:sz w:val="24"/>
          </w:rPr>
          <w:t>You should give</w:t>
        </w:r>
      </w:ins>
      <w:r w:rsidRPr="0090414D">
        <w:rPr>
          <w:rFonts w:ascii="Trebuchet MS" w:hAnsi="Trebuchet MS"/>
          <w:noProof/>
          <w:sz w:val="24"/>
        </w:rPr>
        <w:t xml:space="preserve"> them </w:t>
      </w:r>
      <w:del w:id="51" w:author="Author">
        <w:r w:rsidRPr="0090414D">
          <w:rPr>
            <w:rFonts w:ascii="Trebuchet MS" w:hAnsi="Trebuchet MS"/>
            <w:noProof/>
            <w:sz w:val="24"/>
          </w:rPr>
          <w:delText xml:space="preserve">for </w:delText>
        </w:r>
      </w:del>
      <w:r w:rsidRPr="0090414D">
        <w:rPr>
          <w:rFonts w:ascii="Trebuchet MS" w:hAnsi="Trebuchet MS"/>
          <w:noProof/>
          <w:sz w:val="24"/>
        </w:rPr>
        <w:t>money</w:t>
      </w:r>
      <w:del w:id="52" w:author="Author">
        <w:r w:rsidRPr="0090414D">
          <w:rPr>
            <w:rFonts w:ascii="Trebuchet MS" w:hAnsi="Trebuchet MS"/>
            <w:noProof/>
            <w:sz w:val="24"/>
          </w:rPr>
          <w:delText xml:space="preserve">, 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414D">
          <w:rPr>
            <w:rFonts w:ascii="Trebuchet MS" w:hAnsi="Trebuchet MS"/>
            <w:noProof/>
            <w:sz w:val="24"/>
          </w:rPr>
          <w:delText xml:space="preserve"> must</w:delText>
        </w:r>
      </w:del>
      <w:ins w:id="53" w:author="Author">
        <w:r w:rsidRPr="0090414D">
          <w:rPr>
            <w:rFonts w:ascii="Trebuchet MS" w:hAnsi="Trebuchet MS"/>
            <w:noProof/>
            <w:sz w:val="24"/>
          </w:rPr>
          <w:t xml:space="preserve"> for the food you will</w:t>
        </w:r>
      </w:ins>
      <w:r w:rsidRPr="0090414D">
        <w:rPr>
          <w:rFonts w:ascii="Trebuchet MS" w:hAnsi="Trebuchet MS"/>
          <w:noProof/>
          <w:sz w:val="24"/>
        </w:rPr>
        <w:t xml:space="preserve"> eat</w:t>
      </w:r>
      <w:del w:id="54" w:author="Author">
        <w:r w:rsidRPr="0090414D">
          <w:rPr>
            <w:rFonts w:ascii="Trebuchet MS" w:hAnsi="Trebuchet MS"/>
            <w:noProof/>
            <w:sz w:val="24"/>
          </w:rPr>
          <w:delText>;</w:delText>
        </w:r>
      </w:del>
      <w:ins w:id="55" w:author="Author">
        <w:r w:rsidRPr="0090414D">
          <w:rPr>
            <w:rFonts w:ascii="Trebuchet MS" w:hAnsi="Trebuchet MS"/>
            <w:noProof/>
            <w:sz w:val="24"/>
          </w:rPr>
          <w:t>,</w:t>
        </w:r>
      </w:ins>
      <w:r w:rsidRPr="0090414D">
        <w:rPr>
          <w:rFonts w:ascii="Trebuchet MS" w:hAnsi="Trebuchet MS"/>
          <w:noProof/>
          <w:sz w:val="24"/>
        </w:rPr>
        <w:t xml:space="preserve"> and </w:t>
      </w:r>
      <w:del w:id="56" w:author="Author">
        <w:r w:rsidRPr="0090414D">
          <w:rPr>
            <w:rFonts w:ascii="Trebuchet MS" w:hAnsi="Trebuchet MS"/>
            <w:noProof/>
            <w:sz w:val="24"/>
          </w:rPr>
          <w:delText>also what</w:delText>
        </w:r>
      </w:del>
      <w:ins w:id="57" w:author="Author">
        <w:r w:rsidRPr="0090414D">
          <w:rPr>
            <w:rFonts w:ascii="Trebuchet MS" w:hAnsi="Trebuchet MS"/>
            <w:noProof/>
            <w:sz w:val="24"/>
          </w:rPr>
          <w:t>you should pay for the</w:t>
        </w:r>
      </w:ins>
      <w:r w:rsidRPr="0090414D">
        <w:rPr>
          <w:rFonts w:ascii="Trebuchet MS" w:hAnsi="Trebuchet MS"/>
          <w:noProof/>
          <w:sz w:val="24"/>
        </w:rPr>
        <w:t xml:space="preserve"> water </w:t>
      </w:r>
      <w:del w:id="58" w:author="Author">
        <w:r w:rsidRPr="0090414D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414D">
          <w:rPr>
            <w:rFonts w:ascii="Trebuchet MS" w:hAnsi="Trebuchet MS"/>
            <w:noProof/>
            <w:sz w:val="24"/>
          </w:rPr>
          <w:delText xml:space="preserve"> may purchase from them for money, 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YOU</w:delText>
        </w:r>
        <w:r w:rsidRPr="0090414D">
          <w:rPr>
            <w:rFonts w:ascii="Trebuchet MS" w:hAnsi="Trebuchet MS"/>
            <w:noProof/>
            <w:sz w:val="24"/>
          </w:rPr>
          <w:delText xml:space="preserve"> must</w:delText>
        </w:r>
      </w:del>
      <w:ins w:id="59" w:author="Author">
        <w:r w:rsidRPr="0090414D">
          <w:rPr>
            <w:rFonts w:ascii="Trebuchet MS" w:hAnsi="Trebuchet MS"/>
            <w:noProof/>
            <w:sz w:val="24"/>
          </w:rPr>
          <w:t>you will</w:t>
        </w:r>
      </w:ins>
      <w:r w:rsidRPr="0090414D">
        <w:rPr>
          <w:rFonts w:ascii="Trebuchet MS" w:hAnsi="Trebuchet MS"/>
          <w:noProof/>
          <w:sz w:val="24"/>
        </w:rPr>
        <w:t xml:space="preserve"> drink. </w:t>
      </w:r>
      <w:r w:rsidRPr="0090414D">
        <w:rPr>
          <w:rFonts w:ascii="Trebuchet MS" w:hAnsi="Trebuchet MS"/>
          <w:b/>
          <w:noProof/>
          <w:sz w:val="24"/>
        </w:rPr>
        <w:t xml:space="preserve">2:7 </w:t>
      </w:r>
      <w:r w:rsidRPr="0090414D">
        <w:rPr>
          <w:rFonts w:ascii="Trebuchet MS" w:hAnsi="Trebuchet MS"/>
          <w:noProof/>
          <w:sz w:val="24"/>
        </w:rPr>
        <w:t xml:space="preserve">For Jehovah your God has blessed you in </w:t>
      </w:r>
      <w:del w:id="60" w:author="Author">
        <w:r w:rsidRPr="0090414D">
          <w:rPr>
            <w:rFonts w:ascii="Trebuchet MS" w:hAnsi="Trebuchet MS"/>
            <w:noProof/>
            <w:sz w:val="24"/>
          </w:rPr>
          <w:delText>every deed of your hand.</w:delText>
        </w:r>
      </w:del>
      <w:ins w:id="61" w:author="Author">
        <w:r w:rsidRPr="0090414D">
          <w:rPr>
            <w:rFonts w:ascii="Trebuchet MS" w:hAnsi="Trebuchet MS"/>
            <w:noProof/>
            <w:sz w:val="24"/>
          </w:rPr>
          <w:t>all that you have done.</w:t>
        </w:r>
      </w:ins>
      <w:r w:rsidRPr="0090414D">
        <w:rPr>
          <w:rFonts w:ascii="Trebuchet MS" w:hAnsi="Trebuchet MS"/>
          <w:noProof/>
          <w:sz w:val="24"/>
        </w:rPr>
        <w:t xml:space="preserve"> He </w:t>
      </w:r>
      <w:del w:id="62" w:author="Author">
        <w:r w:rsidRPr="0090414D">
          <w:rPr>
            <w:rFonts w:ascii="Trebuchet MS" w:hAnsi="Trebuchet MS"/>
            <w:noProof/>
            <w:sz w:val="24"/>
          </w:rPr>
          <w:delText>well knows</w:delText>
        </w:r>
      </w:del>
      <w:ins w:id="63" w:author="Author">
        <w:r w:rsidRPr="0090414D">
          <w:rPr>
            <w:rFonts w:ascii="Trebuchet MS" w:hAnsi="Trebuchet MS"/>
            <w:noProof/>
            <w:sz w:val="24"/>
          </w:rPr>
          <w:t>is fully aware</w:t>
        </w:r>
      </w:ins>
      <w:r w:rsidRPr="0090414D">
        <w:rPr>
          <w:rFonts w:ascii="Trebuchet MS" w:hAnsi="Trebuchet MS"/>
          <w:noProof/>
          <w:sz w:val="24"/>
        </w:rPr>
        <w:t xml:space="preserve"> of your walking through this great wilderness. These </w:t>
      </w:r>
      <w:del w:id="64" w:author="Author">
        <w:r w:rsidRPr="0090414D">
          <w:rPr>
            <w:rFonts w:ascii="Trebuchet MS" w:hAnsi="Trebuchet MS"/>
            <w:noProof/>
            <w:sz w:val="24"/>
          </w:rPr>
          <w:delText>forty</w:delText>
        </w:r>
      </w:del>
      <w:ins w:id="65" w:author="Author">
        <w:r w:rsidRPr="0090414D">
          <w:rPr>
            <w:rFonts w:ascii="Trebuchet MS" w:hAnsi="Trebuchet MS"/>
            <w:noProof/>
            <w:sz w:val="24"/>
          </w:rPr>
          <w:t>40</w:t>
        </w:r>
      </w:ins>
      <w:r w:rsidRPr="0090414D">
        <w:rPr>
          <w:rFonts w:ascii="Trebuchet MS" w:hAnsi="Trebuchet MS"/>
          <w:noProof/>
          <w:sz w:val="24"/>
        </w:rPr>
        <w:t xml:space="preserve"> years Jehovah your God has been with you</w:t>
      </w:r>
      <w:del w:id="66" w:author="Author">
        <w:r w:rsidRPr="0090414D">
          <w:rPr>
            <w:rFonts w:ascii="Trebuchet MS" w:hAnsi="Trebuchet MS"/>
            <w:noProof/>
            <w:sz w:val="24"/>
          </w:rPr>
          <w:delText>. You</w:delText>
        </w:r>
      </w:del>
      <w:ins w:id="67" w:author="Author">
        <w:r w:rsidRPr="0090414D">
          <w:rPr>
            <w:rFonts w:ascii="Trebuchet MS" w:hAnsi="Trebuchet MS"/>
            <w:noProof/>
            <w:sz w:val="24"/>
          </w:rPr>
          <w:t>, and you</w:t>
        </w:r>
      </w:ins>
      <w:r w:rsidRPr="0090414D">
        <w:rPr>
          <w:rFonts w:ascii="Trebuchet MS" w:hAnsi="Trebuchet MS"/>
          <w:noProof/>
          <w:sz w:val="24"/>
        </w:rPr>
        <w:t xml:space="preserve"> have</w:t>
      </w:r>
      <w:del w:id="68" w:author="Author">
        <w:r w:rsidRPr="0090414D">
          <w:rPr>
            <w:rFonts w:ascii="Trebuchet MS" w:hAnsi="Trebuchet MS"/>
            <w:noProof/>
            <w:sz w:val="24"/>
          </w:rPr>
          <w:delText xml:space="preserve"> not</w:delText>
        </w:r>
      </w:del>
      <w:r w:rsidRPr="0090414D">
        <w:rPr>
          <w:rFonts w:ascii="Trebuchet MS" w:hAnsi="Trebuchet MS"/>
          <w:noProof/>
          <w:sz w:val="24"/>
        </w:rPr>
        <w:t xml:space="preserve"> lacked </w:t>
      </w:r>
      <w:del w:id="69" w:author="Author">
        <w:r w:rsidRPr="0090414D">
          <w:rPr>
            <w:rFonts w:ascii="Trebuchet MS" w:hAnsi="Trebuchet MS"/>
            <w:noProof/>
            <w:sz w:val="24"/>
          </w:rPr>
          <w:delText>a thing</w:delText>
        </w:r>
      </w:del>
      <w:ins w:id="70" w:author="Author">
        <w:r w:rsidRPr="0090414D">
          <w:rPr>
            <w:rFonts w:ascii="Trebuchet MS" w:hAnsi="Trebuchet MS"/>
            <w:noProof/>
            <w:sz w:val="24"/>
          </w:rPr>
          <w:t>nothing</w:t>
        </w:r>
      </w:ins>
      <w:r w:rsidRPr="0090414D">
        <w:rPr>
          <w:rFonts w:ascii="Trebuchet MS" w:hAnsi="Trebuchet MS"/>
          <w:noProof/>
          <w:sz w:val="24"/>
        </w:rPr>
        <w:t xml:space="preserve">.”’ </w:t>
      </w:r>
      <w:r w:rsidRPr="0090414D">
        <w:rPr>
          <w:rFonts w:ascii="Trebuchet MS" w:hAnsi="Trebuchet MS"/>
          <w:b/>
          <w:noProof/>
          <w:sz w:val="24"/>
        </w:rPr>
        <w:t xml:space="preserve">2:8 </w:t>
      </w:r>
      <w:r w:rsidRPr="0090414D">
        <w:rPr>
          <w:rFonts w:ascii="Trebuchet MS" w:hAnsi="Trebuchet MS"/>
          <w:noProof/>
          <w:sz w:val="24"/>
        </w:rPr>
        <w:t xml:space="preserve">So we passed </w:t>
      </w:r>
      <w:del w:id="71" w:author="Author">
        <w:r w:rsidRPr="0090414D">
          <w:rPr>
            <w:rFonts w:ascii="Trebuchet MS" w:hAnsi="Trebuchet MS"/>
            <w:noProof/>
            <w:sz w:val="24"/>
          </w:rPr>
          <w:delText>on away from</w:delText>
        </w:r>
      </w:del>
      <w:ins w:id="72" w:author="Author">
        <w:r w:rsidRPr="0090414D">
          <w:rPr>
            <w:rFonts w:ascii="Trebuchet MS" w:hAnsi="Trebuchet MS"/>
            <w:noProof/>
            <w:sz w:val="24"/>
          </w:rPr>
          <w:t>by</w:t>
        </w:r>
      </w:ins>
      <w:r w:rsidRPr="0090414D">
        <w:rPr>
          <w:rFonts w:ascii="Trebuchet MS" w:hAnsi="Trebuchet MS"/>
          <w:noProof/>
          <w:sz w:val="24"/>
        </w:rPr>
        <w:t xml:space="preserve"> our brothers, the </w:t>
      </w:r>
      <w:del w:id="73" w:author="Author">
        <w:r w:rsidRPr="0090414D">
          <w:rPr>
            <w:rFonts w:ascii="Trebuchet MS" w:hAnsi="Trebuchet MS"/>
            <w:noProof/>
            <w:sz w:val="24"/>
          </w:rPr>
          <w:delText>sons</w:delText>
        </w:r>
      </w:del>
      <w:ins w:id="74" w:author="Author">
        <w:r w:rsidRPr="0090414D">
          <w:rPr>
            <w:rFonts w:ascii="Trebuchet MS" w:hAnsi="Trebuchet MS"/>
            <w:noProof/>
            <w:sz w:val="24"/>
          </w:rPr>
          <w:t>descendants</w:t>
        </w:r>
      </w:ins>
      <w:r w:rsidRPr="0090414D">
        <w:rPr>
          <w:rFonts w:ascii="Trebuchet MS" w:hAnsi="Trebuchet MS"/>
          <w:noProof/>
          <w:sz w:val="24"/>
        </w:rPr>
        <w:t xml:space="preserve"> of E′sau, who are dwelling in Se′ir, </w:t>
      </w:r>
      <w:ins w:id="75" w:author="Author">
        <w:r w:rsidRPr="0090414D">
          <w:rPr>
            <w:rFonts w:ascii="Trebuchet MS" w:hAnsi="Trebuchet MS"/>
            <w:noProof/>
            <w:sz w:val="24"/>
          </w:rPr>
          <w:t xml:space="preserve">keeping away </w:t>
        </w:r>
      </w:ins>
      <w:r w:rsidRPr="0090414D">
        <w:rPr>
          <w:rFonts w:ascii="Trebuchet MS" w:hAnsi="Trebuchet MS"/>
          <w:noProof/>
          <w:sz w:val="24"/>
        </w:rPr>
        <w:t>from the way of the Ar′a·bah, from E′lath and from E′zi·on-ge′ber.</w:t>
      </w:r>
    </w:p>
    <w:p w:rsidR="004C579F" w:rsidRPr="0090414D" w:rsidRDefault="004C579F" w:rsidP="004C579F">
      <w:pPr>
        <w:rPr>
          <w:rFonts w:ascii="Trebuchet MS" w:hAnsi="Trebuchet MS"/>
          <w:noProof/>
          <w:sz w:val="24"/>
        </w:rPr>
      </w:pPr>
      <w:r w:rsidRPr="0090414D">
        <w:rPr>
          <w:rFonts w:ascii="Trebuchet MS" w:hAnsi="Trebuchet MS"/>
          <w:noProof/>
          <w:sz w:val="24"/>
        </w:rPr>
        <w:t xml:space="preserve">“Next we turned and </w:t>
      </w:r>
      <w:del w:id="76" w:author="Author">
        <w:r w:rsidRPr="0090414D">
          <w:rPr>
            <w:rFonts w:ascii="Trebuchet MS" w:hAnsi="Trebuchet MS"/>
            <w:noProof/>
            <w:sz w:val="24"/>
          </w:rPr>
          <w:delText>passed on</w:delText>
        </w:r>
      </w:del>
      <w:ins w:id="77" w:author="Author">
        <w:r w:rsidRPr="0090414D">
          <w:rPr>
            <w:rFonts w:ascii="Trebuchet MS" w:hAnsi="Trebuchet MS"/>
            <w:noProof/>
            <w:sz w:val="24"/>
          </w:rPr>
          <w:t>traveled</w:t>
        </w:r>
      </w:ins>
      <w:r w:rsidRPr="0090414D">
        <w:rPr>
          <w:rFonts w:ascii="Trebuchet MS" w:hAnsi="Trebuchet MS"/>
          <w:noProof/>
          <w:sz w:val="24"/>
        </w:rPr>
        <w:t xml:space="preserve"> by the way of the wilderness of Mo′ab. </w:t>
      </w:r>
      <w:r w:rsidRPr="0090414D">
        <w:rPr>
          <w:rFonts w:ascii="Trebuchet MS" w:hAnsi="Trebuchet MS"/>
          <w:b/>
          <w:noProof/>
          <w:sz w:val="24"/>
        </w:rPr>
        <w:t xml:space="preserve">2:9 </w:t>
      </w:r>
      <w:r w:rsidRPr="0090414D">
        <w:rPr>
          <w:rFonts w:ascii="Trebuchet MS" w:hAnsi="Trebuchet MS"/>
          <w:noProof/>
          <w:sz w:val="24"/>
        </w:rPr>
        <w:t xml:space="preserve">Jehovah then said to me, ‘Do not </w:t>
      </w:r>
      <w:del w:id="78" w:author="Author">
        <w:r w:rsidRPr="0090414D">
          <w:rPr>
            <w:rFonts w:ascii="Trebuchet MS" w:hAnsi="Trebuchet MS"/>
            <w:noProof/>
            <w:sz w:val="24"/>
          </w:rPr>
          <w:delText xml:space="preserve">molest Mo′ab or </w:delText>
        </w:r>
      </w:del>
      <w:r w:rsidRPr="0090414D">
        <w:rPr>
          <w:rFonts w:ascii="Trebuchet MS" w:hAnsi="Trebuchet MS"/>
          <w:noProof/>
          <w:sz w:val="24"/>
        </w:rPr>
        <w:t xml:space="preserve">engage in </w:t>
      </w:r>
      <w:ins w:id="79" w:author="Author">
        <w:r w:rsidRPr="0090414D">
          <w:rPr>
            <w:rFonts w:ascii="Trebuchet MS" w:hAnsi="Trebuchet MS"/>
            <w:noProof/>
            <w:sz w:val="24"/>
          </w:rPr>
          <w:t xml:space="preserve">hostilities or in </w:t>
        </w:r>
      </w:ins>
      <w:r w:rsidRPr="0090414D">
        <w:rPr>
          <w:rFonts w:ascii="Trebuchet MS" w:hAnsi="Trebuchet MS"/>
          <w:noProof/>
          <w:sz w:val="24"/>
        </w:rPr>
        <w:t xml:space="preserve">war with </w:t>
      </w:r>
      <w:del w:id="80" w:author="Author">
        <w:r w:rsidRPr="0090414D">
          <w:rPr>
            <w:rFonts w:ascii="Trebuchet MS" w:hAnsi="Trebuchet MS"/>
            <w:noProof/>
            <w:sz w:val="24"/>
          </w:rPr>
          <w:delText>them, because</w:delText>
        </w:r>
      </w:del>
      <w:ins w:id="81" w:author="Author">
        <w:r w:rsidRPr="0090414D">
          <w:rPr>
            <w:rFonts w:ascii="Trebuchet MS" w:hAnsi="Trebuchet MS"/>
            <w:noProof/>
            <w:sz w:val="24"/>
          </w:rPr>
          <w:t>Mo′ab, for</w:t>
        </w:r>
      </w:ins>
      <w:r w:rsidRPr="0090414D">
        <w:rPr>
          <w:rFonts w:ascii="Trebuchet MS" w:hAnsi="Trebuchet MS"/>
          <w:noProof/>
          <w:sz w:val="24"/>
        </w:rPr>
        <w:t xml:space="preserve"> I </w:t>
      </w:r>
      <w:del w:id="82" w:author="Author">
        <w:r w:rsidRPr="0090414D">
          <w:rPr>
            <w:rFonts w:ascii="Trebuchet MS" w:hAnsi="Trebuchet MS"/>
            <w:noProof/>
            <w:sz w:val="24"/>
          </w:rPr>
          <w:delText>shall</w:delText>
        </w:r>
      </w:del>
      <w:ins w:id="83" w:author="Author">
        <w:r w:rsidRPr="0090414D">
          <w:rPr>
            <w:rFonts w:ascii="Trebuchet MS" w:hAnsi="Trebuchet MS"/>
            <w:noProof/>
            <w:sz w:val="24"/>
          </w:rPr>
          <w:t>will</w:t>
        </w:r>
      </w:ins>
      <w:r w:rsidRPr="0090414D">
        <w:rPr>
          <w:rFonts w:ascii="Trebuchet MS" w:hAnsi="Trebuchet MS"/>
          <w:noProof/>
          <w:sz w:val="24"/>
        </w:rPr>
        <w:t xml:space="preserve"> not give you any of his land as a </w:t>
      </w:r>
      <w:del w:id="84" w:author="Author">
        <w:r w:rsidRPr="0090414D">
          <w:rPr>
            <w:rFonts w:ascii="Trebuchet MS" w:hAnsi="Trebuchet MS"/>
            <w:noProof/>
            <w:sz w:val="24"/>
          </w:rPr>
          <w:delText xml:space="preserve">holding, for to the sons of Lot I </w:delText>
        </w:r>
      </w:del>
      <w:ins w:id="85" w:author="Author">
        <w:r w:rsidRPr="0090414D">
          <w:rPr>
            <w:rFonts w:ascii="Trebuchet MS" w:hAnsi="Trebuchet MS"/>
            <w:noProof/>
            <w:sz w:val="24"/>
          </w:rPr>
          <w:t xml:space="preserve">possession because I </w:t>
        </w:r>
      </w:ins>
      <w:r w:rsidRPr="0090414D">
        <w:rPr>
          <w:rFonts w:ascii="Trebuchet MS" w:hAnsi="Trebuchet MS"/>
          <w:noProof/>
          <w:sz w:val="24"/>
        </w:rPr>
        <w:t xml:space="preserve">have given Ar as a </w:t>
      </w:r>
      <w:del w:id="86" w:author="Author">
        <w:r w:rsidRPr="0090414D">
          <w:rPr>
            <w:rFonts w:ascii="Trebuchet MS" w:hAnsi="Trebuchet MS"/>
            <w:noProof/>
            <w:sz w:val="24"/>
          </w:rPr>
          <w:delText>holding</w:delText>
        </w:r>
      </w:del>
      <w:ins w:id="87" w:author="Author">
        <w:r w:rsidRPr="0090414D">
          <w:rPr>
            <w:rFonts w:ascii="Trebuchet MS" w:hAnsi="Trebuchet MS"/>
            <w:noProof/>
            <w:sz w:val="24"/>
          </w:rPr>
          <w:t>possession to the descendants of Lot</w:t>
        </w:r>
      </w:ins>
      <w:r w:rsidRPr="0090414D">
        <w:rPr>
          <w:rFonts w:ascii="Trebuchet MS" w:hAnsi="Trebuchet MS"/>
          <w:noProof/>
          <w:sz w:val="24"/>
        </w:rPr>
        <w:t xml:space="preserve">. </w:t>
      </w:r>
      <w:r w:rsidRPr="0090414D">
        <w:rPr>
          <w:rFonts w:ascii="Trebuchet MS" w:hAnsi="Trebuchet MS"/>
          <w:b/>
          <w:noProof/>
          <w:sz w:val="24"/>
        </w:rPr>
        <w:t xml:space="preserve">2:10 </w:t>
      </w:r>
      <w:r w:rsidRPr="0090414D">
        <w:rPr>
          <w:rFonts w:ascii="Trebuchet MS" w:hAnsi="Trebuchet MS"/>
          <w:noProof/>
          <w:sz w:val="24"/>
        </w:rPr>
        <w:t xml:space="preserve">(The E′mim </w:t>
      </w:r>
      <w:del w:id="88" w:author="Author">
        <w:r w:rsidRPr="0090414D">
          <w:rPr>
            <w:rFonts w:ascii="Trebuchet MS" w:hAnsi="Trebuchet MS"/>
            <w:noProof/>
            <w:sz w:val="24"/>
          </w:rPr>
          <w:delText>dwelt in it in former times</w:delText>
        </w:r>
      </w:del>
      <w:ins w:id="89" w:author="Author">
        <w:r w:rsidRPr="0090414D">
          <w:rPr>
            <w:rFonts w:ascii="Trebuchet MS" w:hAnsi="Trebuchet MS"/>
            <w:noProof/>
            <w:sz w:val="24"/>
          </w:rPr>
          <w:t>formerly lived there</w:t>
        </w:r>
      </w:ins>
      <w:r w:rsidRPr="0090414D">
        <w:rPr>
          <w:rFonts w:ascii="Trebuchet MS" w:hAnsi="Trebuchet MS"/>
          <w:noProof/>
          <w:sz w:val="24"/>
        </w:rPr>
        <w:t xml:space="preserve">, a people great and numerous and tall like the An′a·kim. </w:t>
      </w:r>
      <w:r w:rsidRPr="0090414D">
        <w:rPr>
          <w:rFonts w:ascii="Trebuchet MS" w:hAnsi="Trebuchet MS"/>
          <w:b/>
          <w:noProof/>
          <w:sz w:val="24"/>
        </w:rPr>
        <w:t xml:space="preserve">2:11 </w:t>
      </w:r>
      <w:del w:id="90" w:author="Author">
        <w:r w:rsidRPr="0090414D">
          <w:rPr>
            <w:rFonts w:ascii="Trebuchet MS" w:hAnsi="Trebuchet MS"/>
            <w:noProof/>
            <w:sz w:val="24"/>
          </w:rPr>
          <w:delText>As for the</w:delText>
        </w:r>
      </w:del>
      <w:ins w:id="91" w:author="Author">
        <w:r w:rsidRPr="0090414D">
          <w:rPr>
            <w:rFonts w:ascii="Trebuchet MS" w:hAnsi="Trebuchet MS"/>
            <w:noProof/>
            <w:sz w:val="24"/>
          </w:rPr>
          <w:t>The</w:t>
        </w:r>
      </w:ins>
      <w:r w:rsidRPr="0090414D">
        <w:rPr>
          <w:rFonts w:ascii="Trebuchet MS" w:hAnsi="Trebuchet MS"/>
          <w:noProof/>
          <w:sz w:val="24"/>
        </w:rPr>
        <w:t xml:space="preserve"> Reph′a·im</w:t>
      </w:r>
      <w:del w:id="92" w:author="Author">
        <w:r w:rsidRPr="0090414D">
          <w:rPr>
            <w:rFonts w:ascii="Trebuchet MS" w:hAnsi="Trebuchet MS"/>
            <w:noProof/>
            <w:sz w:val="24"/>
          </w:rPr>
          <w:delText>, they</w:delText>
        </w:r>
      </w:del>
      <w:ins w:id="93" w:author="Author">
        <w:r w:rsidRPr="0090414D">
          <w:rPr>
            <w:rFonts w:ascii="Trebuchet MS" w:hAnsi="Trebuchet MS"/>
            <w:noProof/>
            <w:sz w:val="24"/>
          </w:rPr>
          <w:t xml:space="preserve"> were</w:t>
        </w:r>
      </w:ins>
      <w:r w:rsidRPr="0090414D">
        <w:rPr>
          <w:rFonts w:ascii="Trebuchet MS" w:hAnsi="Trebuchet MS"/>
          <w:noProof/>
          <w:sz w:val="24"/>
        </w:rPr>
        <w:t xml:space="preserve"> also</w:t>
      </w:r>
      <w:del w:id="94" w:author="Author">
        <w:r w:rsidRPr="0090414D">
          <w:rPr>
            <w:rFonts w:ascii="Trebuchet MS" w:hAnsi="Trebuchet MS"/>
            <w:noProof/>
            <w:sz w:val="24"/>
          </w:rPr>
          <w:delText xml:space="preserve"> were</w:delText>
        </w:r>
      </w:del>
      <w:r w:rsidRPr="0090414D">
        <w:rPr>
          <w:rFonts w:ascii="Trebuchet MS" w:hAnsi="Trebuchet MS"/>
          <w:noProof/>
          <w:sz w:val="24"/>
        </w:rPr>
        <w:t xml:space="preserve"> considered like the An′a·kim, and the Mo′ab·ites used to call them E′mim. </w:t>
      </w:r>
      <w:r w:rsidRPr="0090414D">
        <w:rPr>
          <w:rFonts w:ascii="Trebuchet MS" w:hAnsi="Trebuchet MS"/>
          <w:b/>
          <w:noProof/>
          <w:sz w:val="24"/>
        </w:rPr>
        <w:t xml:space="preserve">2:12 </w:t>
      </w:r>
      <w:del w:id="95" w:author="Author">
        <w:r w:rsidRPr="0090414D">
          <w:rPr>
            <w:rFonts w:ascii="Trebuchet MS" w:hAnsi="Trebuchet MS"/>
            <w:noProof/>
            <w:sz w:val="24"/>
          </w:rPr>
          <w:delText>And</w:delText>
        </w:r>
      </w:del>
      <w:ins w:id="96" w:author="Author">
        <w:r w:rsidRPr="0090414D">
          <w:rPr>
            <w:rFonts w:ascii="Trebuchet MS" w:hAnsi="Trebuchet MS"/>
            <w:noProof/>
            <w:sz w:val="24"/>
          </w:rPr>
          <w:t>Previously,</w:t>
        </w:r>
      </w:ins>
      <w:r w:rsidRPr="0090414D">
        <w:rPr>
          <w:rFonts w:ascii="Trebuchet MS" w:hAnsi="Trebuchet MS"/>
          <w:noProof/>
          <w:sz w:val="24"/>
        </w:rPr>
        <w:t xml:space="preserve"> the Hor′ites </w:t>
      </w:r>
      <w:del w:id="97" w:author="Author">
        <w:r w:rsidRPr="0090414D">
          <w:rPr>
            <w:rFonts w:ascii="Trebuchet MS" w:hAnsi="Trebuchet MS"/>
            <w:noProof/>
            <w:sz w:val="24"/>
          </w:rPr>
          <w:delText>dwelt</w:delText>
        </w:r>
      </w:del>
      <w:ins w:id="98" w:author="Author">
        <w:r w:rsidRPr="0090414D">
          <w:rPr>
            <w:rFonts w:ascii="Trebuchet MS" w:hAnsi="Trebuchet MS"/>
            <w:noProof/>
            <w:sz w:val="24"/>
          </w:rPr>
          <w:t>were living</w:t>
        </w:r>
      </w:ins>
      <w:r w:rsidRPr="0090414D">
        <w:rPr>
          <w:rFonts w:ascii="Trebuchet MS" w:hAnsi="Trebuchet MS"/>
          <w:noProof/>
          <w:sz w:val="24"/>
        </w:rPr>
        <w:t xml:space="preserve"> in Se′ir</w:t>
      </w:r>
      <w:del w:id="99" w:author="Author">
        <w:r w:rsidRPr="0090414D">
          <w:rPr>
            <w:rFonts w:ascii="Trebuchet MS" w:hAnsi="Trebuchet MS"/>
            <w:noProof/>
            <w:sz w:val="24"/>
          </w:rPr>
          <w:delText xml:space="preserve"> in former times, and </w:delText>
        </w:r>
      </w:del>
      <w:ins w:id="100" w:author="Author">
        <w:r w:rsidRPr="0090414D">
          <w:rPr>
            <w:rFonts w:ascii="Trebuchet MS" w:hAnsi="Trebuchet MS"/>
            <w:noProof/>
            <w:sz w:val="24"/>
          </w:rPr>
          <w:t xml:space="preserve">, but </w:t>
        </w:r>
      </w:ins>
      <w:r w:rsidRPr="0090414D">
        <w:rPr>
          <w:rFonts w:ascii="Trebuchet MS" w:hAnsi="Trebuchet MS"/>
          <w:noProof/>
          <w:sz w:val="24"/>
        </w:rPr>
        <w:t xml:space="preserve">the </w:t>
      </w:r>
      <w:del w:id="101" w:author="Author">
        <w:r w:rsidRPr="0090414D">
          <w:rPr>
            <w:rFonts w:ascii="Trebuchet MS" w:hAnsi="Trebuchet MS"/>
            <w:noProof/>
            <w:sz w:val="24"/>
          </w:rPr>
          <w:delText>sons</w:delText>
        </w:r>
      </w:del>
      <w:ins w:id="102" w:author="Author">
        <w:r w:rsidRPr="0090414D">
          <w:rPr>
            <w:rFonts w:ascii="Trebuchet MS" w:hAnsi="Trebuchet MS"/>
            <w:noProof/>
            <w:sz w:val="24"/>
          </w:rPr>
          <w:t>descendants</w:t>
        </w:r>
      </w:ins>
      <w:r w:rsidRPr="0090414D">
        <w:rPr>
          <w:rFonts w:ascii="Trebuchet MS" w:hAnsi="Trebuchet MS"/>
          <w:noProof/>
          <w:sz w:val="24"/>
        </w:rPr>
        <w:t xml:space="preserve"> of E′sau </w:t>
      </w:r>
      <w:del w:id="103" w:author="Author">
        <w:r w:rsidRPr="0090414D">
          <w:rPr>
            <w:rFonts w:ascii="Trebuchet MS" w:hAnsi="Trebuchet MS"/>
            <w:noProof/>
            <w:sz w:val="24"/>
          </w:rPr>
          <w:lastRenderedPageBreak/>
          <w:delText>proceeded to dispossess</w:delText>
        </w:r>
      </w:del>
      <w:ins w:id="104" w:author="Author">
        <w:r w:rsidRPr="0090414D">
          <w:rPr>
            <w:rFonts w:ascii="Trebuchet MS" w:hAnsi="Trebuchet MS"/>
            <w:noProof/>
            <w:sz w:val="24"/>
          </w:rPr>
          <w:t>dispossessed and annihilated</w:t>
        </w:r>
      </w:ins>
      <w:r w:rsidRPr="0090414D">
        <w:rPr>
          <w:rFonts w:ascii="Trebuchet MS" w:hAnsi="Trebuchet MS"/>
          <w:noProof/>
          <w:sz w:val="24"/>
        </w:rPr>
        <w:t xml:space="preserve"> them and </w:t>
      </w:r>
      <w:del w:id="105" w:author="Author">
        <w:r w:rsidRPr="0090414D">
          <w:rPr>
            <w:rFonts w:ascii="Trebuchet MS" w:hAnsi="Trebuchet MS"/>
            <w:noProof/>
            <w:sz w:val="24"/>
          </w:rPr>
          <w:delText>to annihilate them from before them and to dwell</w:delText>
        </w:r>
      </w:del>
      <w:ins w:id="106" w:author="Author">
        <w:r w:rsidRPr="0090414D">
          <w:rPr>
            <w:rFonts w:ascii="Trebuchet MS" w:hAnsi="Trebuchet MS"/>
            <w:noProof/>
            <w:sz w:val="24"/>
          </w:rPr>
          <w:t>settled</w:t>
        </w:r>
      </w:ins>
      <w:r w:rsidRPr="0090414D">
        <w:rPr>
          <w:rFonts w:ascii="Trebuchet MS" w:hAnsi="Trebuchet MS"/>
          <w:noProof/>
          <w:sz w:val="24"/>
        </w:rPr>
        <w:t xml:space="preserve"> in their place, just </w:t>
      </w:r>
      <w:del w:id="107" w:author="Author">
        <w:r w:rsidRPr="0090414D">
          <w:rPr>
            <w:rFonts w:ascii="Trebuchet MS" w:hAnsi="Trebuchet MS"/>
            <w:noProof/>
            <w:sz w:val="24"/>
          </w:rPr>
          <w:delText xml:space="preserve">the same </w:delText>
        </w:r>
      </w:del>
      <w:r w:rsidRPr="0090414D">
        <w:rPr>
          <w:rFonts w:ascii="Trebuchet MS" w:hAnsi="Trebuchet MS"/>
          <w:noProof/>
          <w:sz w:val="24"/>
        </w:rPr>
        <w:t xml:space="preserve">as Israel </w:t>
      </w:r>
      <w:del w:id="108" w:author="Author">
        <w:r w:rsidRPr="0090414D">
          <w:rPr>
            <w:rFonts w:ascii="Trebuchet MS" w:hAnsi="Trebuchet MS"/>
            <w:noProof/>
            <w:sz w:val="24"/>
          </w:rPr>
          <w:delText>must</w:delText>
        </w:r>
      </w:del>
      <w:ins w:id="109" w:author="Author">
        <w:r w:rsidRPr="0090414D">
          <w:rPr>
            <w:rFonts w:ascii="Trebuchet MS" w:hAnsi="Trebuchet MS"/>
            <w:noProof/>
            <w:sz w:val="24"/>
          </w:rPr>
          <w:t>will</w:t>
        </w:r>
      </w:ins>
      <w:r w:rsidRPr="0090414D">
        <w:rPr>
          <w:rFonts w:ascii="Trebuchet MS" w:hAnsi="Trebuchet MS"/>
          <w:noProof/>
          <w:sz w:val="24"/>
        </w:rPr>
        <w:t xml:space="preserve"> do to the land that is </w:t>
      </w:r>
      <w:del w:id="110" w:author="Author">
        <w:r w:rsidRPr="0090414D">
          <w:rPr>
            <w:rFonts w:ascii="Trebuchet MS" w:hAnsi="Trebuchet MS"/>
            <w:noProof/>
            <w:sz w:val="24"/>
          </w:rPr>
          <w:delText>his holding</w:delText>
        </w:r>
      </w:del>
      <w:ins w:id="111" w:author="Author">
        <w:r w:rsidRPr="0090414D">
          <w:rPr>
            <w:rFonts w:ascii="Trebuchet MS" w:hAnsi="Trebuchet MS"/>
            <w:noProof/>
            <w:sz w:val="24"/>
          </w:rPr>
          <w:t>their possession</w:t>
        </w:r>
      </w:ins>
      <w:r w:rsidRPr="0090414D">
        <w:rPr>
          <w:rFonts w:ascii="Trebuchet MS" w:hAnsi="Trebuchet MS"/>
          <w:noProof/>
          <w:sz w:val="24"/>
        </w:rPr>
        <w:t xml:space="preserve">, which Jehovah will certainly give to them.) </w:t>
      </w:r>
      <w:r w:rsidRPr="0090414D">
        <w:rPr>
          <w:rFonts w:ascii="Trebuchet MS" w:hAnsi="Trebuchet MS"/>
          <w:b/>
          <w:noProof/>
          <w:sz w:val="24"/>
        </w:rPr>
        <w:t xml:space="preserve">2:13 </w:t>
      </w:r>
      <w:del w:id="112" w:author="Author">
        <w:r w:rsidRPr="0090414D">
          <w:rPr>
            <w:rFonts w:ascii="Trebuchet MS" w:hAnsi="Trebuchet MS"/>
            <w:noProof/>
            <w:sz w:val="24"/>
          </w:rPr>
          <w:delText>At this time rise</w:delText>
        </w:r>
      </w:del>
      <w:ins w:id="113" w:author="Author">
        <w:r w:rsidRPr="0090414D">
          <w:rPr>
            <w:rFonts w:ascii="Trebuchet MS" w:hAnsi="Trebuchet MS"/>
            <w:noProof/>
            <w:sz w:val="24"/>
          </w:rPr>
          <w:t>Now go</w:t>
        </w:r>
      </w:ins>
      <w:r w:rsidRPr="0090414D">
        <w:rPr>
          <w:rFonts w:ascii="Trebuchet MS" w:hAnsi="Trebuchet MS"/>
          <w:noProof/>
          <w:sz w:val="24"/>
        </w:rPr>
        <w:t xml:space="preserve"> and </w:t>
      </w:r>
      <w:del w:id="114" w:author="Author">
        <w:r w:rsidRPr="0090414D">
          <w:rPr>
            <w:rFonts w:ascii="Trebuchet MS" w:hAnsi="Trebuchet MS"/>
            <w:noProof/>
            <w:sz w:val="24"/>
          </w:rPr>
          <w:delText xml:space="preserve">make 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YOUR</w:delText>
        </w:r>
        <w:r w:rsidRPr="0090414D">
          <w:rPr>
            <w:rFonts w:ascii="Trebuchet MS" w:hAnsi="Trebuchet MS"/>
            <w:noProof/>
            <w:sz w:val="24"/>
          </w:rPr>
          <w:delText xml:space="preserve"> way across</w:delText>
        </w:r>
      </w:del>
      <w:ins w:id="115" w:author="Author">
        <w:r w:rsidRPr="0090414D">
          <w:rPr>
            <w:rFonts w:ascii="Trebuchet MS" w:hAnsi="Trebuchet MS"/>
            <w:noProof/>
            <w:sz w:val="24"/>
          </w:rPr>
          <w:t>cross over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116" w:author="Author">
        <w:r w:rsidRPr="0090414D">
          <w:rPr>
            <w:rFonts w:ascii="Trebuchet MS" w:hAnsi="Trebuchet MS"/>
            <w:noProof/>
            <w:sz w:val="24"/>
          </w:rPr>
          <w:delText>torrent valley</w:delText>
        </w:r>
      </w:del>
      <w:ins w:id="117" w:author="Author">
        <w:r w:rsidRPr="0090414D">
          <w:rPr>
            <w:rFonts w:ascii="Trebuchet MS" w:hAnsi="Trebuchet MS"/>
            <w:noProof/>
            <w:sz w:val="24"/>
          </w:rPr>
          <w:t>Valley</w:t>
        </w:r>
        <w:r w:rsidRPr="0090414D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90414D">
        <w:rPr>
          <w:rFonts w:ascii="Trebuchet MS" w:hAnsi="Trebuchet MS"/>
          <w:noProof/>
          <w:sz w:val="24"/>
        </w:rPr>
        <w:t xml:space="preserve"> of Ze′red.’ </w:t>
      </w:r>
      <w:del w:id="120" w:author="Author">
        <w:r w:rsidRPr="0090414D">
          <w:rPr>
            <w:rFonts w:ascii="Trebuchet MS" w:hAnsi="Trebuchet MS"/>
            <w:noProof/>
            <w:sz w:val="24"/>
          </w:rPr>
          <w:delText>Accordingly</w:delText>
        </w:r>
      </w:del>
      <w:ins w:id="121" w:author="Author">
        <w:r w:rsidRPr="0090414D">
          <w:rPr>
            <w:rFonts w:ascii="Trebuchet MS" w:hAnsi="Trebuchet MS"/>
            <w:noProof/>
            <w:sz w:val="24"/>
          </w:rPr>
          <w:t>So</w:t>
        </w:r>
      </w:ins>
      <w:r w:rsidRPr="0090414D">
        <w:rPr>
          <w:rFonts w:ascii="Trebuchet MS" w:hAnsi="Trebuchet MS"/>
          <w:noProof/>
          <w:sz w:val="24"/>
        </w:rPr>
        <w:t xml:space="preserve"> we </w:t>
      </w:r>
      <w:del w:id="122" w:author="Author">
        <w:r w:rsidRPr="0090414D">
          <w:rPr>
            <w:rFonts w:ascii="Trebuchet MS" w:hAnsi="Trebuchet MS"/>
            <w:noProof/>
            <w:sz w:val="24"/>
          </w:rPr>
          <w:delText>went crossing</w:delText>
        </w:r>
      </w:del>
      <w:ins w:id="123" w:author="Author">
        <w:r w:rsidRPr="0090414D">
          <w:rPr>
            <w:rFonts w:ascii="Trebuchet MS" w:hAnsi="Trebuchet MS"/>
            <w:noProof/>
            <w:sz w:val="24"/>
          </w:rPr>
          <w:t>crossed over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124" w:author="Author">
        <w:r w:rsidRPr="0090414D">
          <w:rPr>
            <w:rFonts w:ascii="Trebuchet MS" w:hAnsi="Trebuchet MS"/>
            <w:noProof/>
            <w:sz w:val="24"/>
          </w:rPr>
          <w:delText>torrent valley</w:delText>
        </w:r>
      </w:del>
      <w:ins w:id="125" w:author="Author">
        <w:r w:rsidRPr="0090414D">
          <w:rPr>
            <w:rFonts w:ascii="Trebuchet MS" w:hAnsi="Trebuchet MS"/>
            <w:noProof/>
            <w:sz w:val="24"/>
          </w:rPr>
          <w:t>Valley</w:t>
        </w:r>
        <w:r w:rsidRPr="0090414D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90414D">
        <w:rPr>
          <w:rFonts w:ascii="Trebuchet MS" w:hAnsi="Trebuchet MS"/>
          <w:noProof/>
          <w:sz w:val="24"/>
        </w:rPr>
        <w:t xml:space="preserve"> of Ze′red. </w:t>
      </w:r>
      <w:r w:rsidRPr="0090414D">
        <w:rPr>
          <w:rFonts w:ascii="Trebuchet MS" w:hAnsi="Trebuchet MS"/>
          <w:b/>
          <w:noProof/>
          <w:sz w:val="24"/>
        </w:rPr>
        <w:t xml:space="preserve">2:14 </w:t>
      </w:r>
      <w:del w:id="128" w:author="Author">
        <w:r w:rsidRPr="0090414D">
          <w:rPr>
            <w:rFonts w:ascii="Trebuchet MS" w:hAnsi="Trebuchet MS"/>
            <w:noProof/>
            <w:sz w:val="24"/>
          </w:rPr>
          <w:delText>And the days that we walked</w:delText>
        </w:r>
      </w:del>
      <w:ins w:id="129" w:author="Author">
        <w:r w:rsidRPr="0090414D">
          <w:rPr>
            <w:rFonts w:ascii="Trebuchet MS" w:hAnsi="Trebuchet MS"/>
            <w:noProof/>
            <w:sz w:val="24"/>
          </w:rPr>
          <w:t>The time it took us to walk</w:t>
        </w:r>
      </w:ins>
      <w:r w:rsidRPr="0090414D">
        <w:rPr>
          <w:rFonts w:ascii="Trebuchet MS" w:hAnsi="Trebuchet MS"/>
          <w:noProof/>
          <w:sz w:val="24"/>
        </w:rPr>
        <w:t xml:space="preserve"> from Ka′desh-bar′ne·a until we crossed the </w:t>
      </w:r>
      <w:del w:id="130" w:author="Author">
        <w:r w:rsidRPr="0090414D">
          <w:rPr>
            <w:rFonts w:ascii="Trebuchet MS" w:hAnsi="Trebuchet MS"/>
            <w:noProof/>
            <w:sz w:val="24"/>
          </w:rPr>
          <w:delText>torrent valley</w:delText>
        </w:r>
      </w:del>
      <w:ins w:id="131" w:author="Author">
        <w:r w:rsidRPr="0090414D">
          <w:rPr>
            <w:rFonts w:ascii="Trebuchet MS" w:hAnsi="Trebuchet MS"/>
            <w:noProof/>
            <w:sz w:val="24"/>
          </w:rPr>
          <w:t>Valley</w:t>
        </w:r>
        <w:r w:rsidRPr="0090414D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90414D">
        <w:rPr>
          <w:rFonts w:ascii="Trebuchet MS" w:hAnsi="Trebuchet MS"/>
          <w:noProof/>
          <w:sz w:val="24"/>
        </w:rPr>
        <w:t xml:space="preserve"> of Ze′red </w:t>
      </w:r>
      <w:del w:id="134" w:author="Author">
        <w:r w:rsidRPr="0090414D">
          <w:rPr>
            <w:rFonts w:ascii="Trebuchet MS" w:hAnsi="Trebuchet MS"/>
            <w:noProof/>
            <w:sz w:val="24"/>
          </w:rPr>
          <w:delText>were thirty-eight</w:delText>
        </w:r>
      </w:del>
      <w:ins w:id="135" w:author="Author">
        <w:r w:rsidRPr="0090414D">
          <w:rPr>
            <w:rFonts w:ascii="Trebuchet MS" w:hAnsi="Trebuchet MS"/>
            <w:noProof/>
            <w:sz w:val="24"/>
          </w:rPr>
          <w:t>was 38</w:t>
        </w:r>
      </w:ins>
      <w:r w:rsidRPr="0090414D">
        <w:rPr>
          <w:rFonts w:ascii="Trebuchet MS" w:hAnsi="Trebuchet MS"/>
          <w:noProof/>
          <w:sz w:val="24"/>
        </w:rPr>
        <w:t xml:space="preserve"> years, until </w:t>
      </w:r>
      <w:del w:id="136" w:author="Author">
        <w:r w:rsidRPr="0090414D">
          <w:rPr>
            <w:rFonts w:ascii="Trebuchet MS" w:hAnsi="Trebuchet MS"/>
            <w:noProof/>
            <w:sz w:val="24"/>
          </w:rPr>
          <w:delText xml:space="preserve">all </w:delText>
        </w:r>
      </w:del>
      <w:r w:rsidRPr="0090414D">
        <w:rPr>
          <w:rFonts w:ascii="Trebuchet MS" w:hAnsi="Trebuchet MS"/>
          <w:noProof/>
          <w:sz w:val="24"/>
        </w:rPr>
        <w:t>the</w:t>
      </w:r>
      <w:ins w:id="137" w:author="Author">
        <w:r w:rsidRPr="0090414D">
          <w:rPr>
            <w:rFonts w:ascii="Trebuchet MS" w:hAnsi="Trebuchet MS"/>
            <w:noProof/>
            <w:sz w:val="24"/>
          </w:rPr>
          <w:t xml:space="preserve"> entire</w:t>
        </w:r>
      </w:ins>
      <w:r w:rsidRPr="0090414D">
        <w:rPr>
          <w:rFonts w:ascii="Trebuchet MS" w:hAnsi="Trebuchet MS"/>
          <w:noProof/>
          <w:sz w:val="24"/>
        </w:rPr>
        <w:t xml:space="preserve"> generation of the men of war had </w:t>
      </w:r>
      <w:del w:id="138" w:author="Author">
        <w:r w:rsidRPr="0090414D">
          <w:rPr>
            <w:rFonts w:ascii="Trebuchet MS" w:hAnsi="Trebuchet MS"/>
            <w:noProof/>
            <w:sz w:val="24"/>
          </w:rPr>
          <w:delText>come to their end</w:delText>
        </w:r>
      </w:del>
      <w:ins w:id="139" w:author="Author">
        <w:r w:rsidRPr="0090414D">
          <w:rPr>
            <w:rFonts w:ascii="Trebuchet MS" w:hAnsi="Trebuchet MS"/>
            <w:noProof/>
            <w:sz w:val="24"/>
          </w:rPr>
          <w:t>perished</w:t>
        </w:r>
      </w:ins>
      <w:r w:rsidRPr="0090414D">
        <w:rPr>
          <w:rFonts w:ascii="Trebuchet MS" w:hAnsi="Trebuchet MS"/>
          <w:noProof/>
          <w:sz w:val="24"/>
        </w:rPr>
        <w:t xml:space="preserve"> from the </w:t>
      </w:r>
      <w:del w:id="140" w:author="Author">
        <w:r w:rsidRPr="0090414D">
          <w:rPr>
            <w:rFonts w:ascii="Trebuchet MS" w:hAnsi="Trebuchet MS"/>
            <w:noProof/>
            <w:sz w:val="24"/>
          </w:rPr>
          <w:delText xml:space="preserve">midst of the </w:delText>
        </w:r>
      </w:del>
      <w:r w:rsidRPr="0090414D">
        <w:rPr>
          <w:rFonts w:ascii="Trebuchet MS" w:hAnsi="Trebuchet MS"/>
          <w:noProof/>
          <w:sz w:val="24"/>
        </w:rPr>
        <w:t xml:space="preserve">camp, just as Jehovah had sworn to them. </w:t>
      </w:r>
      <w:r w:rsidRPr="0090414D">
        <w:rPr>
          <w:rFonts w:ascii="Trebuchet MS" w:hAnsi="Trebuchet MS"/>
          <w:b/>
          <w:noProof/>
          <w:sz w:val="24"/>
        </w:rPr>
        <w:t xml:space="preserve">2:15 </w:t>
      </w:r>
      <w:del w:id="141" w:author="Author">
        <w:r w:rsidRPr="0090414D">
          <w:rPr>
            <w:rFonts w:ascii="Trebuchet MS" w:hAnsi="Trebuchet MS"/>
            <w:noProof/>
            <w:sz w:val="24"/>
          </w:rPr>
          <w:delText>And the</w:delText>
        </w:r>
      </w:del>
      <w:ins w:id="142" w:author="Author">
        <w:r w:rsidRPr="0090414D">
          <w:rPr>
            <w:rFonts w:ascii="Trebuchet MS" w:hAnsi="Trebuchet MS"/>
            <w:noProof/>
            <w:sz w:val="24"/>
          </w:rPr>
          <w:t>Jehovah’s</w:t>
        </w:r>
      </w:ins>
      <w:r w:rsidRPr="0090414D">
        <w:rPr>
          <w:rFonts w:ascii="Trebuchet MS" w:hAnsi="Trebuchet MS"/>
          <w:noProof/>
          <w:sz w:val="24"/>
        </w:rPr>
        <w:t xml:space="preserve"> hand </w:t>
      </w:r>
      <w:del w:id="143" w:author="Author">
        <w:r w:rsidRPr="0090414D">
          <w:rPr>
            <w:rFonts w:ascii="Trebuchet MS" w:hAnsi="Trebuchet MS"/>
            <w:noProof/>
            <w:sz w:val="24"/>
          </w:rPr>
          <w:delText>of Jehovah also proved to be upon</w:delText>
        </w:r>
      </w:del>
      <w:ins w:id="144" w:author="Author">
        <w:r w:rsidRPr="0090414D">
          <w:rPr>
            <w:rFonts w:ascii="Trebuchet MS" w:hAnsi="Trebuchet MS"/>
            <w:noProof/>
            <w:sz w:val="24"/>
          </w:rPr>
          <w:t>was against</w:t>
        </w:r>
      </w:ins>
      <w:r w:rsidRPr="0090414D">
        <w:rPr>
          <w:rFonts w:ascii="Trebuchet MS" w:hAnsi="Trebuchet MS"/>
          <w:noProof/>
          <w:sz w:val="24"/>
        </w:rPr>
        <w:t xml:space="preserve"> them to </w:t>
      </w:r>
      <w:del w:id="145" w:author="Author">
        <w:r w:rsidRPr="0090414D">
          <w:rPr>
            <w:rFonts w:ascii="Trebuchet MS" w:hAnsi="Trebuchet MS"/>
            <w:noProof/>
            <w:sz w:val="24"/>
          </w:rPr>
          <w:delText>disquiet</w:delText>
        </w:r>
      </w:del>
      <w:ins w:id="146" w:author="Author">
        <w:r w:rsidRPr="0090414D">
          <w:rPr>
            <w:rFonts w:ascii="Trebuchet MS" w:hAnsi="Trebuchet MS"/>
            <w:noProof/>
            <w:sz w:val="24"/>
          </w:rPr>
          <w:t>eliminate</w:t>
        </w:r>
      </w:ins>
      <w:r w:rsidRPr="0090414D">
        <w:rPr>
          <w:rFonts w:ascii="Trebuchet MS" w:hAnsi="Trebuchet MS"/>
          <w:noProof/>
          <w:sz w:val="24"/>
        </w:rPr>
        <w:t xml:space="preserve"> them </w:t>
      </w:r>
      <w:del w:id="147" w:author="Author">
        <w:r w:rsidRPr="0090414D">
          <w:rPr>
            <w:rFonts w:ascii="Trebuchet MS" w:hAnsi="Trebuchet MS"/>
            <w:noProof/>
            <w:sz w:val="24"/>
          </w:rPr>
          <w:delText>out of the midst of</w:delText>
        </w:r>
      </w:del>
      <w:ins w:id="148" w:author="Author">
        <w:r w:rsidRPr="0090414D">
          <w:rPr>
            <w:rFonts w:ascii="Trebuchet MS" w:hAnsi="Trebuchet MS"/>
            <w:noProof/>
            <w:sz w:val="24"/>
          </w:rPr>
          <w:t>from</w:t>
        </w:r>
      </w:ins>
      <w:r w:rsidRPr="0090414D">
        <w:rPr>
          <w:rFonts w:ascii="Trebuchet MS" w:hAnsi="Trebuchet MS"/>
          <w:noProof/>
          <w:sz w:val="24"/>
        </w:rPr>
        <w:t xml:space="preserve"> the camp</w:t>
      </w:r>
      <w:del w:id="149" w:author="Author">
        <w:r w:rsidRPr="0090414D">
          <w:rPr>
            <w:rFonts w:ascii="Trebuchet MS" w:hAnsi="Trebuchet MS"/>
            <w:noProof/>
            <w:sz w:val="24"/>
          </w:rPr>
          <w:delText>,</w:delText>
        </w:r>
      </w:del>
      <w:r w:rsidRPr="0090414D">
        <w:rPr>
          <w:rFonts w:ascii="Trebuchet MS" w:hAnsi="Trebuchet MS"/>
          <w:noProof/>
          <w:sz w:val="24"/>
        </w:rPr>
        <w:t xml:space="preserve"> until they </w:t>
      </w:r>
      <w:del w:id="150" w:author="Author">
        <w:r w:rsidRPr="0090414D">
          <w:rPr>
            <w:rFonts w:ascii="Trebuchet MS" w:hAnsi="Trebuchet MS"/>
            <w:noProof/>
            <w:sz w:val="24"/>
          </w:rPr>
          <w:delText>came to their end</w:delText>
        </w:r>
      </w:del>
      <w:ins w:id="151" w:author="Author">
        <w:r w:rsidRPr="0090414D">
          <w:rPr>
            <w:rFonts w:ascii="Trebuchet MS" w:hAnsi="Trebuchet MS"/>
            <w:noProof/>
            <w:sz w:val="24"/>
          </w:rPr>
          <w:t>had perished</w:t>
        </w:r>
      </w:ins>
      <w:r w:rsidRPr="0090414D">
        <w:rPr>
          <w:rFonts w:ascii="Trebuchet MS" w:hAnsi="Trebuchet MS"/>
          <w:noProof/>
          <w:sz w:val="24"/>
        </w:rPr>
        <w:t>.</w:t>
      </w:r>
    </w:p>
    <w:p w:rsidR="004C579F" w:rsidRPr="0090414D" w:rsidRDefault="004C579F" w:rsidP="004C579F">
      <w:pPr>
        <w:rPr>
          <w:rFonts w:ascii="Trebuchet MS" w:hAnsi="Trebuchet MS"/>
          <w:noProof/>
          <w:sz w:val="24"/>
        </w:rPr>
      </w:pPr>
      <w:r w:rsidRPr="0090414D">
        <w:rPr>
          <w:rFonts w:ascii="Trebuchet MS" w:hAnsi="Trebuchet MS"/>
          <w:b/>
          <w:sz w:val="24"/>
        </w:rPr>
        <w:t xml:space="preserve">2:16 </w:t>
      </w:r>
      <w:r w:rsidRPr="0090414D">
        <w:rPr>
          <w:rFonts w:ascii="Trebuchet MS" w:hAnsi="Trebuchet MS"/>
          <w:noProof/>
          <w:sz w:val="24"/>
        </w:rPr>
        <w:t>“</w:t>
      </w:r>
      <w:del w:id="152" w:author="Author">
        <w:r w:rsidRPr="0090414D">
          <w:rPr>
            <w:rFonts w:ascii="Trebuchet MS" w:hAnsi="Trebuchet MS"/>
            <w:noProof/>
            <w:sz w:val="24"/>
          </w:rPr>
          <w:delText>And it came about that as</w:delText>
        </w:r>
      </w:del>
      <w:ins w:id="153" w:author="Author">
        <w:r w:rsidRPr="0090414D">
          <w:rPr>
            <w:rFonts w:ascii="Trebuchet MS" w:hAnsi="Trebuchet MS"/>
            <w:noProof/>
            <w:sz w:val="24"/>
          </w:rPr>
          <w:t>As</w:t>
        </w:r>
      </w:ins>
      <w:r w:rsidRPr="0090414D">
        <w:rPr>
          <w:rFonts w:ascii="Trebuchet MS" w:hAnsi="Trebuchet MS"/>
          <w:noProof/>
          <w:sz w:val="24"/>
        </w:rPr>
        <w:t xml:space="preserve"> soon as all the men of war had </w:t>
      </w:r>
      <w:del w:id="154" w:author="Author">
        <w:r w:rsidRPr="0090414D">
          <w:rPr>
            <w:rFonts w:ascii="Trebuchet MS" w:hAnsi="Trebuchet MS"/>
            <w:noProof/>
            <w:sz w:val="24"/>
          </w:rPr>
          <w:delText>finished dying</w:delText>
        </w:r>
      </w:del>
      <w:ins w:id="155" w:author="Author">
        <w:r w:rsidRPr="0090414D">
          <w:rPr>
            <w:rFonts w:ascii="Trebuchet MS" w:hAnsi="Trebuchet MS"/>
            <w:noProof/>
            <w:sz w:val="24"/>
          </w:rPr>
          <w:t>died</w:t>
        </w:r>
      </w:ins>
      <w:r w:rsidRPr="0090414D">
        <w:rPr>
          <w:rFonts w:ascii="Trebuchet MS" w:hAnsi="Trebuchet MS"/>
          <w:noProof/>
          <w:sz w:val="24"/>
        </w:rPr>
        <w:t xml:space="preserve"> off from </w:t>
      </w:r>
      <w:del w:id="156" w:author="Author">
        <w:r w:rsidRPr="0090414D">
          <w:rPr>
            <w:rFonts w:ascii="Trebuchet MS" w:hAnsi="Trebuchet MS"/>
            <w:noProof/>
            <w:sz w:val="24"/>
          </w:rPr>
          <w:delText>the midst of</w:delText>
        </w:r>
      </w:del>
      <w:ins w:id="157" w:author="Author">
        <w:r w:rsidRPr="0090414D">
          <w:rPr>
            <w:rFonts w:ascii="Trebuchet MS" w:hAnsi="Trebuchet MS"/>
            <w:noProof/>
            <w:sz w:val="24"/>
          </w:rPr>
          <w:t>among</w:t>
        </w:r>
      </w:ins>
      <w:r w:rsidRPr="0090414D">
        <w:rPr>
          <w:rFonts w:ascii="Trebuchet MS" w:hAnsi="Trebuchet MS"/>
          <w:noProof/>
          <w:sz w:val="24"/>
        </w:rPr>
        <w:t xml:space="preserve"> the people, </w:t>
      </w:r>
      <w:r w:rsidRPr="0090414D">
        <w:rPr>
          <w:rFonts w:ascii="Trebuchet MS" w:hAnsi="Trebuchet MS"/>
          <w:b/>
          <w:noProof/>
          <w:sz w:val="24"/>
        </w:rPr>
        <w:t xml:space="preserve">2:17 </w:t>
      </w:r>
      <w:r w:rsidRPr="0090414D">
        <w:rPr>
          <w:rFonts w:ascii="Trebuchet MS" w:hAnsi="Trebuchet MS"/>
          <w:noProof/>
          <w:sz w:val="24"/>
        </w:rPr>
        <w:t xml:space="preserve">Jehovah spoke </w:t>
      </w:r>
      <w:del w:id="158" w:author="Author">
        <w:r w:rsidRPr="0090414D">
          <w:rPr>
            <w:rFonts w:ascii="Trebuchet MS" w:hAnsi="Trebuchet MS"/>
            <w:noProof/>
            <w:sz w:val="24"/>
          </w:rPr>
          <w:delText xml:space="preserve">further </w:delText>
        </w:r>
      </w:del>
      <w:r w:rsidRPr="0090414D">
        <w:rPr>
          <w:rFonts w:ascii="Trebuchet MS" w:hAnsi="Trebuchet MS"/>
          <w:noProof/>
          <w:sz w:val="24"/>
        </w:rPr>
        <w:t>to me</w:t>
      </w:r>
      <w:ins w:id="159" w:author="Author">
        <w:r w:rsidRPr="0090414D">
          <w:rPr>
            <w:rFonts w:ascii="Trebuchet MS" w:hAnsi="Trebuchet MS"/>
            <w:noProof/>
            <w:sz w:val="24"/>
          </w:rPr>
          <w:t xml:space="preserve"> again</w:t>
        </w:r>
      </w:ins>
      <w:r w:rsidRPr="0090414D">
        <w:rPr>
          <w:rFonts w:ascii="Trebuchet MS" w:hAnsi="Trebuchet MS"/>
          <w:noProof/>
          <w:sz w:val="24"/>
        </w:rPr>
        <w:t xml:space="preserve">, saying, </w:t>
      </w:r>
      <w:r w:rsidRPr="0090414D">
        <w:rPr>
          <w:rFonts w:ascii="Trebuchet MS" w:hAnsi="Trebuchet MS"/>
          <w:b/>
          <w:noProof/>
          <w:sz w:val="24"/>
        </w:rPr>
        <w:t xml:space="preserve">2:18 </w:t>
      </w:r>
      <w:r w:rsidRPr="0090414D">
        <w:rPr>
          <w:rFonts w:ascii="Trebuchet MS" w:hAnsi="Trebuchet MS"/>
          <w:noProof/>
          <w:sz w:val="24"/>
        </w:rPr>
        <w:t>‘</w:t>
      </w:r>
      <w:del w:id="160" w:author="Author">
        <w:r w:rsidRPr="0090414D">
          <w:rPr>
            <w:rFonts w:ascii="Trebuchet MS" w:hAnsi="Trebuchet MS"/>
            <w:noProof/>
            <w:sz w:val="24"/>
          </w:rPr>
          <w:delText>You</w:delText>
        </w:r>
      </w:del>
      <w:ins w:id="161" w:author="Author">
        <w:r w:rsidRPr="0090414D">
          <w:rPr>
            <w:rFonts w:ascii="Trebuchet MS" w:hAnsi="Trebuchet MS"/>
            <w:noProof/>
            <w:sz w:val="24"/>
          </w:rPr>
          <w:t>Today you</w:t>
        </w:r>
      </w:ins>
      <w:r w:rsidRPr="0090414D">
        <w:rPr>
          <w:rFonts w:ascii="Trebuchet MS" w:hAnsi="Trebuchet MS"/>
          <w:noProof/>
          <w:sz w:val="24"/>
        </w:rPr>
        <w:t xml:space="preserve"> are </w:t>
      </w:r>
      <w:del w:id="162" w:author="Author">
        <w:r w:rsidRPr="0090414D">
          <w:rPr>
            <w:rFonts w:ascii="Trebuchet MS" w:hAnsi="Trebuchet MS"/>
            <w:noProof/>
            <w:sz w:val="24"/>
          </w:rPr>
          <w:delText>passing today</w:delText>
        </w:r>
      </w:del>
      <w:ins w:id="163" w:author="Author">
        <w:r w:rsidRPr="0090414D">
          <w:rPr>
            <w:rFonts w:ascii="Trebuchet MS" w:hAnsi="Trebuchet MS"/>
            <w:noProof/>
            <w:sz w:val="24"/>
          </w:rPr>
          <w:t>to pass</w:t>
        </w:r>
      </w:ins>
      <w:r w:rsidRPr="0090414D">
        <w:rPr>
          <w:rFonts w:ascii="Trebuchet MS" w:hAnsi="Trebuchet MS"/>
          <w:noProof/>
          <w:sz w:val="24"/>
        </w:rPr>
        <w:t xml:space="preserve"> by the territory of Mo′ab, that is, Ar</w:t>
      </w:r>
      <w:del w:id="164" w:author="Author">
        <w:r w:rsidRPr="0090414D">
          <w:rPr>
            <w:rFonts w:ascii="Trebuchet MS" w:hAnsi="Trebuchet MS"/>
            <w:noProof/>
            <w:sz w:val="24"/>
          </w:rPr>
          <w:delText>,</w:delText>
        </w:r>
      </w:del>
      <w:ins w:id="165" w:author="Author">
        <w:r w:rsidRPr="0090414D">
          <w:rPr>
            <w:rFonts w:ascii="Trebuchet MS" w:hAnsi="Trebuchet MS"/>
            <w:noProof/>
            <w:sz w:val="24"/>
          </w:rPr>
          <w:t>.</w:t>
        </w:r>
      </w:ins>
      <w:r w:rsidRPr="0090414D">
        <w:rPr>
          <w:rFonts w:ascii="Trebuchet MS" w:hAnsi="Trebuchet MS"/>
          <w:noProof/>
          <w:sz w:val="24"/>
        </w:rPr>
        <w:t xml:space="preserve"> </w:t>
      </w:r>
      <w:r w:rsidRPr="0090414D">
        <w:rPr>
          <w:rFonts w:ascii="Trebuchet MS" w:hAnsi="Trebuchet MS"/>
          <w:b/>
          <w:noProof/>
          <w:sz w:val="24"/>
        </w:rPr>
        <w:t xml:space="preserve">2:19 </w:t>
      </w:r>
      <w:del w:id="166" w:author="Author">
        <w:r w:rsidRPr="0090414D">
          <w:rPr>
            <w:rFonts w:ascii="Trebuchet MS" w:hAnsi="Trebuchet MS"/>
            <w:noProof/>
            <w:sz w:val="24"/>
          </w:rPr>
          <w:delText>and</w:delText>
        </w:r>
      </w:del>
      <w:ins w:id="167" w:author="Author">
        <w:r w:rsidRPr="0090414D">
          <w:rPr>
            <w:rFonts w:ascii="Trebuchet MS" w:hAnsi="Trebuchet MS"/>
            <w:noProof/>
            <w:sz w:val="24"/>
          </w:rPr>
          <w:t>When</w:t>
        </w:r>
      </w:ins>
      <w:r w:rsidRPr="0090414D">
        <w:rPr>
          <w:rFonts w:ascii="Trebuchet MS" w:hAnsi="Trebuchet MS"/>
          <w:noProof/>
          <w:sz w:val="24"/>
        </w:rPr>
        <w:t xml:space="preserve"> you </w:t>
      </w:r>
      <w:del w:id="168" w:author="Author">
        <w:r w:rsidRPr="0090414D">
          <w:rPr>
            <w:rFonts w:ascii="Trebuchet MS" w:hAnsi="Trebuchet MS"/>
            <w:noProof/>
            <w:sz w:val="24"/>
          </w:rPr>
          <w:delText>must get close in front of</w:delText>
        </w:r>
      </w:del>
      <w:ins w:id="169" w:author="Author">
        <w:r w:rsidRPr="0090414D">
          <w:rPr>
            <w:rFonts w:ascii="Trebuchet MS" w:hAnsi="Trebuchet MS"/>
            <w:noProof/>
            <w:sz w:val="24"/>
          </w:rPr>
          <w:t>come near to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170" w:author="Author">
        <w:r w:rsidRPr="0090414D">
          <w:rPr>
            <w:rFonts w:ascii="Trebuchet MS" w:hAnsi="Trebuchet MS"/>
            <w:noProof/>
            <w:sz w:val="24"/>
          </w:rPr>
          <w:delText xml:space="preserve">sons of </w:delText>
        </w:r>
      </w:del>
      <w:r w:rsidRPr="0090414D">
        <w:rPr>
          <w:rFonts w:ascii="Trebuchet MS" w:hAnsi="Trebuchet MS"/>
          <w:noProof/>
          <w:sz w:val="24"/>
        </w:rPr>
        <w:t>Am′mon</w:t>
      </w:r>
      <w:del w:id="171" w:author="Author">
        <w:r w:rsidRPr="0090414D">
          <w:rPr>
            <w:rFonts w:ascii="Trebuchet MS" w:hAnsi="Trebuchet MS"/>
            <w:noProof/>
            <w:sz w:val="24"/>
          </w:rPr>
          <w:delText>. Do</w:delText>
        </w:r>
      </w:del>
      <w:ins w:id="172" w:author="Author">
        <w:r w:rsidRPr="0090414D">
          <w:rPr>
            <w:rFonts w:ascii="Trebuchet MS" w:hAnsi="Trebuchet MS"/>
            <w:noProof/>
            <w:sz w:val="24"/>
          </w:rPr>
          <w:t>·ites, do</w:t>
        </w:r>
      </w:ins>
      <w:r w:rsidRPr="0090414D">
        <w:rPr>
          <w:rFonts w:ascii="Trebuchet MS" w:hAnsi="Trebuchet MS"/>
          <w:noProof/>
          <w:sz w:val="24"/>
        </w:rPr>
        <w:t xml:space="preserve"> not </w:t>
      </w:r>
      <w:del w:id="173" w:author="Author">
        <w:r w:rsidRPr="0090414D">
          <w:rPr>
            <w:rFonts w:ascii="Trebuchet MS" w:hAnsi="Trebuchet MS"/>
            <w:noProof/>
            <w:sz w:val="24"/>
          </w:rPr>
          <w:delText>molest</w:delText>
        </w:r>
      </w:del>
      <w:ins w:id="174" w:author="Author">
        <w:r w:rsidRPr="0090414D">
          <w:rPr>
            <w:rFonts w:ascii="Trebuchet MS" w:hAnsi="Trebuchet MS"/>
            <w:noProof/>
            <w:sz w:val="24"/>
          </w:rPr>
          <w:t>harass or provoke</w:t>
        </w:r>
      </w:ins>
      <w:r w:rsidRPr="0090414D">
        <w:rPr>
          <w:rFonts w:ascii="Trebuchet MS" w:hAnsi="Trebuchet MS"/>
          <w:noProof/>
          <w:sz w:val="24"/>
        </w:rPr>
        <w:t xml:space="preserve"> them</w:t>
      </w:r>
      <w:del w:id="175" w:author="Author">
        <w:r w:rsidRPr="0090414D">
          <w:rPr>
            <w:rFonts w:ascii="Trebuchet MS" w:hAnsi="Trebuchet MS"/>
            <w:noProof/>
            <w:sz w:val="24"/>
          </w:rPr>
          <w:delText xml:space="preserve"> or engage in strife with them, because I shall</w:delText>
        </w:r>
      </w:del>
      <w:ins w:id="176" w:author="Author">
        <w:r w:rsidRPr="0090414D">
          <w:rPr>
            <w:rFonts w:ascii="Trebuchet MS" w:hAnsi="Trebuchet MS"/>
            <w:noProof/>
            <w:sz w:val="24"/>
          </w:rPr>
          <w:t>, for I will</w:t>
        </w:r>
      </w:ins>
      <w:r w:rsidRPr="0090414D">
        <w:rPr>
          <w:rFonts w:ascii="Trebuchet MS" w:hAnsi="Trebuchet MS"/>
          <w:noProof/>
          <w:sz w:val="24"/>
        </w:rPr>
        <w:t xml:space="preserve"> not give you any of the land of the </w:t>
      </w:r>
      <w:del w:id="177" w:author="Author">
        <w:r w:rsidRPr="0090414D">
          <w:rPr>
            <w:rFonts w:ascii="Trebuchet MS" w:hAnsi="Trebuchet MS"/>
            <w:noProof/>
            <w:sz w:val="24"/>
          </w:rPr>
          <w:delText xml:space="preserve">sons of </w:delText>
        </w:r>
      </w:del>
      <w:r w:rsidRPr="0090414D">
        <w:rPr>
          <w:rFonts w:ascii="Trebuchet MS" w:hAnsi="Trebuchet MS"/>
          <w:noProof/>
          <w:sz w:val="24"/>
        </w:rPr>
        <w:t>Am′mon</w:t>
      </w:r>
      <w:ins w:id="178" w:author="Author">
        <w:r w:rsidRPr="0090414D">
          <w:rPr>
            <w:rFonts w:ascii="Trebuchet MS" w:hAnsi="Trebuchet MS"/>
            <w:noProof/>
            <w:sz w:val="24"/>
          </w:rPr>
          <w:t>·ites</w:t>
        </w:r>
      </w:ins>
      <w:r w:rsidRPr="0090414D">
        <w:rPr>
          <w:rFonts w:ascii="Trebuchet MS" w:hAnsi="Trebuchet MS"/>
          <w:noProof/>
          <w:sz w:val="24"/>
        </w:rPr>
        <w:t xml:space="preserve"> as a </w:t>
      </w:r>
      <w:del w:id="179" w:author="Author">
        <w:r w:rsidRPr="0090414D">
          <w:rPr>
            <w:rFonts w:ascii="Trebuchet MS" w:hAnsi="Trebuchet MS"/>
            <w:noProof/>
            <w:sz w:val="24"/>
          </w:rPr>
          <w:delText>holding, for it is to the sons of Lot that</w:delText>
        </w:r>
      </w:del>
      <w:ins w:id="180" w:author="Author">
        <w:r w:rsidRPr="0090414D">
          <w:rPr>
            <w:rFonts w:ascii="Trebuchet MS" w:hAnsi="Trebuchet MS"/>
            <w:noProof/>
            <w:sz w:val="24"/>
          </w:rPr>
          <w:t>possession, because</w:t>
        </w:r>
      </w:ins>
      <w:r w:rsidRPr="0090414D">
        <w:rPr>
          <w:rFonts w:ascii="Trebuchet MS" w:hAnsi="Trebuchet MS"/>
          <w:noProof/>
          <w:sz w:val="24"/>
        </w:rPr>
        <w:t xml:space="preserve"> I have given it </w:t>
      </w:r>
      <w:ins w:id="181" w:author="Author">
        <w:r w:rsidRPr="0090414D">
          <w:rPr>
            <w:rFonts w:ascii="Trebuchet MS" w:hAnsi="Trebuchet MS"/>
            <w:noProof/>
            <w:sz w:val="24"/>
          </w:rPr>
          <w:t xml:space="preserve">to the descendants of Lot </w:t>
        </w:r>
      </w:ins>
      <w:r w:rsidRPr="0090414D">
        <w:rPr>
          <w:rFonts w:ascii="Trebuchet MS" w:hAnsi="Trebuchet MS"/>
          <w:noProof/>
          <w:sz w:val="24"/>
        </w:rPr>
        <w:t xml:space="preserve">as </w:t>
      </w:r>
      <w:del w:id="182" w:author="Author">
        <w:r w:rsidRPr="0090414D">
          <w:rPr>
            <w:rFonts w:ascii="Trebuchet MS" w:hAnsi="Trebuchet MS"/>
            <w:noProof/>
            <w:sz w:val="24"/>
          </w:rPr>
          <w:delText>a holding</w:delText>
        </w:r>
      </w:del>
      <w:ins w:id="183" w:author="Author">
        <w:r w:rsidRPr="0090414D">
          <w:rPr>
            <w:rFonts w:ascii="Trebuchet MS" w:hAnsi="Trebuchet MS"/>
            <w:noProof/>
            <w:sz w:val="24"/>
          </w:rPr>
          <w:t>their possession</w:t>
        </w:r>
      </w:ins>
      <w:r w:rsidRPr="0090414D">
        <w:rPr>
          <w:rFonts w:ascii="Trebuchet MS" w:hAnsi="Trebuchet MS"/>
          <w:noProof/>
          <w:sz w:val="24"/>
        </w:rPr>
        <w:t xml:space="preserve">. </w:t>
      </w:r>
      <w:r w:rsidRPr="0090414D">
        <w:rPr>
          <w:rFonts w:ascii="Trebuchet MS" w:hAnsi="Trebuchet MS"/>
          <w:b/>
          <w:noProof/>
          <w:sz w:val="24"/>
        </w:rPr>
        <w:t xml:space="preserve">2:20 </w:t>
      </w:r>
      <w:del w:id="184" w:author="Author">
        <w:r w:rsidRPr="0090414D">
          <w:rPr>
            <w:rFonts w:ascii="Trebuchet MS" w:hAnsi="Trebuchet MS"/>
            <w:noProof/>
            <w:sz w:val="24"/>
          </w:rPr>
          <w:delText>As</w:delText>
        </w:r>
      </w:del>
      <w:ins w:id="185" w:author="Author">
        <w:r w:rsidRPr="0090414D">
          <w:rPr>
            <w:rFonts w:ascii="Trebuchet MS" w:hAnsi="Trebuchet MS"/>
            <w:noProof/>
            <w:sz w:val="24"/>
          </w:rPr>
          <w:t>This too used to be considered</w:t>
        </w:r>
      </w:ins>
      <w:r w:rsidRPr="0090414D">
        <w:rPr>
          <w:rFonts w:ascii="Trebuchet MS" w:hAnsi="Trebuchet MS"/>
          <w:noProof/>
          <w:sz w:val="24"/>
        </w:rPr>
        <w:t xml:space="preserve"> the land of the Reph′a·im</w:t>
      </w:r>
      <w:del w:id="186" w:author="Author">
        <w:r w:rsidRPr="0090414D">
          <w:rPr>
            <w:rFonts w:ascii="Trebuchet MS" w:hAnsi="Trebuchet MS"/>
            <w:noProof/>
            <w:sz w:val="24"/>
          </w:rPr>
          <w:delText xml:space="preserve"> it also used to be considered</w:delText>
        </w:r>
      </w:del>
      <w:r w:rsidRPr="0090414D">
        <w:rPr>
          <w:rFonts w:ascii="Trebuchet MS" w:hAnsi="Trebuchet MS"/>
          <w:noProof/>
          <w:sz w:val="24"/>
        </w:rPr>
        <w:t xml:space="preserve">. (The Reph′a·im </w:t>
      </w:r>
      <w:del w:id="187" w:author="Author">
        <w:r w:rsidRPr="0090414D">
          <w:rPr>
            <w:rFonts w:ascii="Trebuchet MS" w:hAnsi="Trebuchet MS"/>
            <w:noProof/>
            <w:sz w:val="24"/>
          </w:rPr>
          <w:delText>dwelt in it in former times</w:delText>
        </w:r>
      </w:del>
      <w:ins w:id="188" w:author="Author">
        <w:r w:rsidRPr="0090414D">
          <w:rPr>
            <w:rFonts w:ascii="Trebuchet MS" w:hAnsi="Trebuchet MS"/>
            <w:noProof/>
            <w:sz w:val="24"/>
          </w:rPr>
          <w:t>formerly lived there</w:t>
        </w:r>
      </w:ins>
      <w:r w:rsidRPr="0090414D">
        <w:rPr>
          <w:rFonts w:ascii="Trebuchet MS" w:hAnsi="Trebuchet MS"/>
          <w:noProof/>
          <w:sz w:val="24"/>
        </w:rPr>
        <w:t xml:space="preserve">, and the Am′mon·ites used to call them Zam·zum′mim. </w:t>
      </w:r>
      <w:r w:rsidRPr="0090414D">
        <w:rPr>
          <w:rFonts w:ascii="Trebuchet MS" w:hAnsi="Trebuchet MS"/>
          <w:b/>
          <w:noProof/>
          <w:sz w:val="24"/>
        </w:rPr>
        <w:t xml:space="preserve">2:21 </w:t>
      </w:r>
      <w:r w:rsidRPr="0090414D">
        <w:rPr>
          <w:rFonts w:ascii="Trebuchet MS" w:hAnsi="Trebuchet MS"/>
          <w:noProof/>
          <w:sz w:val="24"/>
        </w:rPr>
        <w:t xml:space="preserve">They were a great and numerous and tall people like the An′a·kim; </w:t>
      </w:r>
      <w:del w:id="189" w:author="Author">
        <w:r w:rsidRPr="0090414D">
          <w:rPr>
            <w:rFonts w:ascii="Trebuchet MS" w:hAnsi="Trebuchet MS"/>
            <w:noProof/>
            <w:sz w:val="24"/>
          </w:rPr>
          <w:delText>and</w:delText>
        </w:r>
      </w:del>
      <w:ins w:id="190" w:author="Author">
        <w:r w:rsidRPr="0090414D">
          <w:rPr>
            <w:rFonts w:ascii="Trebuchet MS" w:hAnsi="Trebuchet MS"/>
            <w:noProof/>
            <w:sz w:val="24"/>
          </w:rPr>
          <w:t>but</w:t>
        </w:r>
      </w:ins>
      <w:r w:rsidRPr="0090414D">
        <w:rPr>
          <w:rFonts w:ascii="Trebuchet MS" w:hAnsi="Trebuchet MS"/>
          <w:noProof/>
          <w:sz w:val="24"/>
        </w:rPr>
        <w:t xml:space="preserve"> Jehovah </w:t>
      </w:r>
      <w:del w:id="191" w:author="Author">
        <w:r w:rsidRPr="0090414D">
          <w:rPr>
            <w:rFonts w:ascii="Trebuchet MS" w:hAnsi="Trebuchet MS"/>
            <w:noProof/>
            <w:sz w:val="24"/>
          </w:rPr>
          <w:delText>went annihilating</w:delText>
        </w:r>
      </w:del>
      <w:ins w:id="192" w:author="Author">
        <w:r w:rsidRPr="0090414D">
          <w:rPr>
            <w:rFonts w:ascii="Trebuchet MS" w:hAnsi="Trebuchet MS"/>
            <w:noProof/>
            <w:sz w:val="24"/>
          </w:rPr>
          <w:t>annihilated</w:t>
        </w:r>
      </w:ins>
      <w:r w:rsidRPr="0090414D">
        <w:rPr>
          <w:rFonts w:ascii="Trebuchet MS" w:hAnsi="Trebuchet MS"/>
          <w:noProof/>
          <w:sz w:val="24"/>
        </w:rPr>
        <w:t xml:space="preserve"> them </w:t>
      </w:r>
      <w:del w:id="193" w:author="Author">
        <w:r w:rsidRPr="0090414D">
          <w:rPr>
            <w:rFonts w:ascii="Trebuchet MS" w:hAnsi="Trebuchet MS"/>
            <w:noProof/>
            <w:sz w:val="24"/>
          </w:rPr>
          <w:delText xml:space="preserve">from </w:delText>
        </w:r>
      </w:del>
      <w:r w:rsidRPr="0090414D">
        <w:rPr>
          <w:rFonts w:ascii="Trebuchet MS" w:hAnsi="Trebuchet MS"/>
          <w:noProof/>
          <w:sz w:val="24"/>
        </w:rPr>
        <w:t xml:space="preserve">before </w:t>
      </w:r>
      <w:ins w:id="194" w:author="Author">
        <w:r w:rsidRPr="0090414D">
          <w:rPr>
            <w:rFonts w:ascii="Trebuchet MS" w:hAnsi="Trebuchet MS"/>
            <w:noProof/>
            <w:sz w:val="24"/>
          </w:rPr>
          <w:t xml:space="preserve">the Am′mon·ites, and these drove </w:t>
        </w:r>
      </w:ins>
      <w:r w:rsidRPr="0090414D">
        <w:rPr>
          <w:rFonts w:ascii="Trebuchet MS" w:hAnsi="Trebuchet MS"/>
          <w:noProof/>
          <w:sz w:val="24"/>
        </w:rPr>
        <w:t>them</w:t>
      </w:r>
      <w:del w:id="195" w:author="Author">
        <w:r w:rsidRPr="0090414D">
          <w:rPr>
            <w:rFonts w:ascii="Trebuchet MS" w:hAnsi="Trebuchet MS"/>
            <w:noProof/>
            <w:sz w:val="24"/>
          </w:rPr>
          <w:delText>, that they might dispossess them</w:delText>
        </w:r>
      </w:del>
      <w:ins w:id="196" w:author="Author">
        <w:r w:rsidRPr="0090414D">
          <w:rPr>
            <w:rFonts w:ascii="Trebuchet MS" w:hAnsi="Trebuchet MS"/>
            <w:noProof/>
            <w:sz w:val="24"/>
          </w:rPr>
          <w:t xml:space="preserve"> out</w:t>
        </w:r>
      </w:ins>
      <w:r w:rsidRPr="0090414D">
        <w:rPr>
          <w:rFonts w:ascii="Trebuchet MS" w:hAnsi="Trebuchet MS"/>
          <w:noProof/>
          <w:sz w:val="24"/>
        </w:rPr>
        <w:t xml:space="preserve"> and </w:t>
      </w:r>
      <w:del w:id="197" w:author="Author">
        <w:r w:rsidRPr="0090414D">
          <w:rPr>
            <w:rFonts w:ascii="Trebuchet MS" w:hAnsi="Trebuchet MS"/>
            <w:noProof/>
            <w:sz w:val="24"/>
          </w:rPr>
          <w:delText>dwell</w:delText>
        </w:r>
      </w:del>
      <w:ins w:id="198" w:author="Author">
        <w:r w:rsidRPr="0090414D">
          <w:rPr>
            <w:rFonts w:ascii="Trebuchet MS" w:hAnsi="Trebuchet MS"/>
            <w:noProof/>
            <w:sz w:val="24"/>
          </w:rPr>
          <w:t>settled</w:t>
        </w:r>
      </w:ins>
      <w:r w:rsidRPr="0090414D">
        <w:rPr>
          <w:rFonts w:ascii="Trebuchet MS" w:hAnsi="Trebuchet MS"/>
          <w:noProof/>
          <w:sz w:val="24"/>
        </w:rPr>
        <w:t xml:space="preserve"> in their place</w:t>
      </w:r>
      <w:del w:id="199" w:author="Author">
        <w:r w:rsidRPr="0090414D">
          <w:rPr>
            <w:rFonts w:ascii="Trebuchet MS" w:hAnsi="Trebuchet MS"/>
            <w:noProof/>
            <w:sz w:val="24"/>
          </w:rPr>
          <w:delText>;</w:delText>
        </w:r>
      </w:del>
      <w:ins w:id="200" w:author="Author">
        <w:r w:rsidRPr="0090414D">
          <w:rPr>
            <w:rFonts w:ascii="Trebuchet MS" w:hAnsi="Trebuchet MS"/>
            <w:noProof/>
            <w:sz w:val="24"/>
          </w:rPr>
          <w:t>.</w:t>
        </w:r>
      </w:ins>
      <w:r w:rsidRPr="0090414D">
        <w:rPr>
          <w:rFonts w:ascii="Trebuchet MS" w:hAnsi="Trebuchet MS"/>
          <w:noProof/>
          <w:sz w:val="24"/>
        </w:rPr>
        <w:t xml:space="preserve"> </w:t>
      </w:r>
      <w:r w:rsidRPr="0090414D">
        <w:rPr>
          <w:rFonts w:ascii="Trebuchet MS" w:hAnsi="Trebuchet MS"/>
          <w:b/>
          <w:noProof/>
          <w:sz w:val="24"/>
        </w:rPr>
        <w:t xml:space="preserve">2:22 </w:t>
      </w:r>
      <w:del w:id="201" w:author="Author">
        <w:r w:rsidRPr="0090414D">
          <w:rPr>
            <w:rFonts w:ascii="Trebuchet MS" w:hAnsi="Trebuchet MS"/>
            <w:noProof/>
            <w:sz w:val="24"/>
          </w:rPr>
          <w:delText>just the same as</w:delText>
        </w:r>
      </w:del>
      <w:ins w:id="202" w:author="Author">
        <w:r w:rsidRPr="0090414D">
          <w:rPr>
            <w:rFonts w:ascii="Trebuchet MS" w:hAnsi="Trebuchet MS"/>
            <w:noProof/>
            <w:sz w:val="24"/>
          </w:rPr>
          <w:t>That is what</w:t>
        </w:r>
      </w:ins>
      <w:r w:rsidRPr="0090414D">
        <w:rPr>
          <w:rFonts w:ascii="Trebuchet MS" w:hAnsi="Trebuchet MS"/>
          <w:noProof/>
          <w:sz w:val="24"/>
        </w:rPr>
        <w:t xml:space="preserve"> he did for the </w:t>
      </w:r>
      <w:del w:id="203" w:author="Author">
        <w:r w:rsidRPr="0090414D">
          <w:rPr>
            <w:rFonts w:ascii="Trebuchet MS" w:hAnsi="Trebuchet MS"/>
            <w:noProof/>
            <w:sz w:val="24"/>
          </w:rPr>
          <w:delText>sons</w:delText>
        </w:r>
      </w:del>
      <w:ins w:id="204" w:author="Author">
        <w:r w:rsidRPr="0090414D">
          <w:rPr>
            <w:rFonts w:ascii="Trebuchet MS" w:hAnsi="Trebuchet MS"/>
            <w:noProof/>
            <w:sz w:val="24"/>
          </w:rPr>
          <w:t>descendants</w:t>
        </w:r>
      </w:ins>
      <w:r w:rsidRPr="0090414D">
        <w:rPr>
          <w:rFonts w:ascii="Trebuchet MS" w:hAnsi="Trebuchet MS"/>
          <w:noProof/>
          <w:sz w:val="24"/>
        </w:rPr>
        <w:t xml:space="preserve"> of E′sau, who </w:t>
      </w:r>
      <w:del w:id="205" w:author="Author">
        <w:r w:rsidRPr="0090414D">
          <w:rPr>
            <w:rFonts w:ascii="Trebuchet MS" w:hAnsi="Trebuchet MS"/>
            <w:noProof/>
            <w:sz w:val="24"/>
          </w:rPr>
          <w:delText>are dwelling</w:delText>
        </w:r>
      </w:del>
      <w:ins w:id="206" w:author="Author">
        <w:r w:rsidRPr="0090414D">
          <w:rPr>
            <w:rFonts w:ascii="Trebuchet MS" w:hAnsi="Trebuchet MS"/>
            <w:noProof/>
            <w:sz w:val="24"/>
          </w:rPr>
          <w:t>now dwell</w:t>
        </w:r>
      </w:ins>
      <w:r w:rsidRPr="0090414D">
        <w:rPr>
          <w:rFonts w:ascii="Trebuchet MS" w:hAnsi="Trebuchet MS"/>
          <w:noProof/>
          <w:sz w:val="24"/>
        </w:rPr>
        <w:t xml:space="preserve"> in Se′ir, when he annihilated the Hor′ites from before them, </w:t>
      </w:r>
      <w:ins w:id="207" w:author="Author">
        <w:r w:rsidRPr="0090414D">
          <w:rPr>
            <w:rFonts w:ascii="Trebuchet MS" w:hAnsi="Trebuchet MS"/>
            <w:noProof/>
            <w:sz w:val="24"/>
          </w:rPr>
          <w:t xml:space="preserve">so </w:t>
        </w:r>
      </w:ins>
      <w:r w:rsidRPr="0090414D">
        <w:rPr>
          <w:rFonts w:ascii="Trebuchet MS" w:hAnsi="Trebuchet MS"/>
          <w:noProof/>
          <w:sz w:val="24"/>
        </w:rPr>
        <w:t xml:space="preserve">that they </w:t>
      </w:r>
      <w:del w:id="208" w:author="Author">
        <w:r w:rsidRPr="0090414D">
          <w:rPr>
            <w:rFonts w:ascii="Trebuchet MS" w:hAnsi="Trebuchet MS"/>
            <w:noProof/>
            <w:sz w:val="24"/>
          </w:rPr>
          <w:delText>might</w:delText>
        </w:r>
      </w:del>
      <w:ins w:id="209" w:author="Author">
        <w:r w:rsidRPr="0090414D">
          <w:rPr>
            <w:rFonts w:ascii="Trebuchet MS" w:hAnsi="Trebuchet MS"/>
            <w:noProof/>
            <w:sz w:val="24"/>
          </w:rPr>
          <w:t>could</w:t>
        </w:r>
      </w:ins>
      <w:r w:rsidRPr="0090414D">
        <w:rPr>
          <w:rFonts w:ascii="Trebuchet MS" w:hAnsi="Trebuchet MS"/>
          <w:noProof/>
          <w:sz w:val="24"/>
        </w:rPr>
        <w:t xml:space="preserve"> dispossess them and dwell in their place </w:t>
      </w:r>
      <w:del w:id="210" w:author="Author">
        <w:r w:rsidRPr="0090414D">
          <w:rPr>
            <w:rFonts w:ascii="Trebuchet MS" w:hAnsi="Trebuchet MS"/>
            <w:noProof/>
            <w:sz w:val="24"/>
          </w:rPr>
          <w:delText>until</w:delText>
        </w:r>
      </w:del>
      <w:ins w:id="211" w:author="Author">
        <w:r w:rsidRPr="0090414D">
          <w:rPr>
            <w:rFonts w:ascii="Trebuchet MS" w:hAnsi="Trebuchet MS"/>
            <w:noProof/>
            <w:sz w:val="24"/>
          </w:rPr>
          <w:t>to</w:t>
        </w:r>
      </w:ins>
      <w:r w:rsidRPr="0090414D">
        <w:rPr>
          <w:rFonts w:ascii="Trebuchet MS" w:hAnsi="Trebuchet MS"/>
          <w:noProof/>
          <w:sz w:val="24"/>
        </w:rPr>
        <w:t xml:space="preserve"> this </w:t>
      </w:r>
      <w:ins w:id="212" w:author="Author">
        <w:r w:rsidRPr="0090414D">
          <w:rPr>
            <w:rFonts w:ascii="Trebuchet MS" w:hAnsi="Trebuchet MS"/>
            <w:noProof/>
            <w:sz w:val="24"/>
          </w:rPr>
          <w:t xml:space="preserve">very </w:t>
        </w:r>
      </w:ins>
      <w:r w:rsidRPr="0090414D">
        <w:rPr>
          <w:rFonts w:ascii="Trebuchet MS" w:hAnsi="Trebuchet MS"/>
          <w:noProof/>
          <w:sz w:val="24"/>
        </w:rPr>
        <w:t xml:space="preserve">day. </w:t>
      </w:r>
      <w:r w:rsidRPr="0090414D">
        <w:rPr>
          <w:rFonts w:ascii="Trebuchet MS" w:hAnsi="Trebuchet MS"/>
          <w:b/>
          <w:noProof/>
          <w:sz w:val="24"/>
        </w:rPr>
        <w:t xml:space="preserve">2:23 </w:t>
      </w:r>
      <w:r w:rsidRPr="0090414D">
        <w:rPr>
          <w:rFonts w:ascii="Trebuchet MS" w:hAnsi="Trebuchet MS"/>
          <w:noProof/>
          <w:sz w:val="24"/>
        </w:rPr>
        <w:t xml:space="preserve">As for the Av′vim, </w:t>
      </w:r>
      <w:del w:id="213" w:author="Author">
        <w:r w:rsidRPr="0090414D">
          <w:rPr>
            <w:rFonts w:ascii="Trebuchet MS" w:hAnsi="Trebuchet MS"/>
            <w:noProof/>
            <w:sz w:val="24"/>
          </w:rPr>
          <w:delText xml:space="preserve">who were </w:delText>
        </w:r>
        <w:r w:rsidRPr="0090414D">
          <w:rPr>
            <w:rFonts w:ascii="Trebuchet MS" w:hAnsi="Trebuchet MS"/>
            <w:noProof/>
            <w:sz w:val="24"/>
          </w:rPr>
          <w:lastRenderedPageBreak/>
          <w:delText>dwelling</w:delText>
        </w:r>
      </w:del>
      <w:ins w:id="214" w:author="Author">
        <w:r w:rsidRPr="0090414D">
          <w:rPr>
            <w:rFonts w:ascii="Trebuchet MS" w:hAnsi="Trebuchet MS"/>
            <w:noProof/>
            <w:sz w:val="24"/>
          </w:rPr>
          <w:t>they had dwelled</w:t>
        </w:r>
      </w:ins>
      <w:r w:rsidRPr="0090414D">
        <w:rPr>
          <w:rFonts w:ascii="Trebuchet MS" w:hAnsi="Trebuchet MS"/>
          <w:noProof/>
          <w:sz w:val="24"/>
        </w:rPr>
        <w:t xml:space="preserve"> in settlements as far as </w:t>
      </w:r>
      <w:del w:id="215" w:author="Author">
        <w:r w:rsidRPr="0090414D">
          <w:rPr>
            <w:rFonts w:ascii="Trebuchet MS" w:hAnsi="Trebuchet MS"/>
            <w:noProof/>
            <w:sz w:val="24"/>
          </w:rPr>
          <w:delText>Ga′za,</w:delText>
        </w:r>
      </w:del>
      <w:ins w:id="216" w:author="Author">
        <w:r w:rsidRPr="0090414D">
          <w:rPr>
            <w:rFonts w:ascii="Trebuchet MS" w:hAnsi="Trebuchet MS"/>
            <w:noProof/>
            <w:sz w:val="24"/>
          </w:rPr>
          <w:t>Gaz′a until</w:t>
        </w:r>
      </w:ins>
      <w:r w:rsidRPr="0090414D">
        <w:rPr>
          <w:rFonts w:ascii="Trebuchet MS" w:hAnsi="Trebuchet MS"/>
          <w:noProof/>
          <w:sz w:val="24"/>
        </w:rPr>
        <w:t xml:space="preserve"> the Caph′to·rim, who came out from Caph′tor,</w:t>
      </w:r>
      <w:ins w:id="217" w:author="Author">
        <w:r w:rsidRPr="0090414D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90414D">
        <w:rPr>
          <w:rFonts w:ascii="Trebuchet MS" w:hAnsi="Trebuchet MS"/>
          <w:noProof/>
          <w:sz w:val="24"/>
        </w:rPr>
        <w:t xml:space="preserve"> annihilated them</w:t>
      </w:r>
      <w:del w:id="220" w:author="Author">
        <w:r w:rsidRPr="0090414D">
          <w:rPr>
            <w:rFonts w:ascii="Trebuchet MS" w:hAnsi="Trebuchet MS"/>
            <w:noProof/>
            <w:sz w:val="24"/>
          </w:rPr>
          <w:delText>, that they might dwell</w:delText>
        </w:r>
      </w:del>
      <w:ins w:id="221" w:author="Author">
        <w:r w:rsidRPr="0090414D">
          <w:rPr>
            <w:rFonts w:ascii="Trebuchet MS" w:hAnsi="Trebuchet MS"/>
            <w:noProof/>
            <w:sz w:val="24"/>
          </w:rPr>
          <w:t xml:space="preserve"> and settled</w:t>
        </w:r>
      </w:ins>
      <w:r w:rsidRPr="0090414D">
        <w:rPr>
          <w:rFonts w:ascii="Trebuchet MS" w:hAnsi="Trebuchet MS"/>
          <w:noProof/>
          <w:sz w:val="24"/>
        </w:rPr>
        <w:t xml:space="preserve"> in their place.)</w:t>
      </w:r>
    </w:p>
    <w:p w:rsidR="004C579F" w:rsidRPr="0090414D" w:rsidRDefault="004C579F" w:rsidP="004C579F">
      <w:pPr>
        <w:rPr>
          <w:rFonts w:ascii="Trebuchet MS" w:hAnsi="Trebuchet MS"/>
          <w:noProof/>
          <w:sz w:val="24"/>
        </w:rPr>
      </w:pPr>
      <w:r w:rsidRPr="0090414D">
        <w:rPr>
          <w:rFonts w:ascii="Trebuchet MS" w:hAnsi="Trebuchet MS"/>
          <w:b/>
          <w:sz w:val="24"/>
        </w:rPr>
        <w:t xml:space="preserve">2:24 </w:t>
      </w:r>
      <w:r w:rsidRPr="0090414D">
        <w:rPr>
          <w:rFonts w:ascii="Trebuchet MS" w:hAnsi="Trebuchet MS"/>
          <w:noProof/>
          <w:sz w:val="24"/>
        </w:rPr>
        <w:t>“‘</w:t>
      </w:r>
      <w:del w:id="222" w:author="Author">
        <w:r w:rsidRPr="0090414D">
          <w:rPr>
            <w:rFonts w:ascii="Trebuchet MS" w:hAnsi="Trebuchet MS"/>
            <w:noProof/>
            <w:sz w:val="24"/>
          </w:rPr>
          <w:delText>G</w:delText>
        </w:r>
        <w:r w:rsidRPr="0090414D">
          <w:rPr>
            <w:rFonts w:ascii="Trebuchet MS" w:hAnsi="Trebuchet MS"/>
            <w:noProof/>
            <w:sz w:val="24"/>
            <w:u w:val="dotted"/>
          </w:rPr>
          <w:delText>ET</w:delText>
        </w:r>
      </w:del>
      <w:ins w:id="223" w:author="Author">
        <w:r w:rsidRPr="0090414D">
          <w:rPr>
            <w:rFonts w:ascii="Trebuchet MS" w:hAnsi="Trebuchet MS"/>
            <w:noProof/>
            <w:sz w:val="24"/>
          </w:rPr>
          <w:t>Get</w:t>
        </w:r>
      </w:ins>
      <w:r w:rsidRPr="0090414D">
        <w:rPr>
          <w:rFonts w:ascii="Trebuchet MS" w:hAnsi="Trebuchet MS"/>
          <w:noProof/>
          <w:sz w:val="24"/>
        </w:rPr>
        <w:t xml:space="preserve"> up, </w:t>
      </w:r>
      <w:del w:id="224" w:author="Author">
        <w:r w:rsidRPr="0090414D">
          <w:rPr>
            <w:rFonts w:ascii="Trebuchet MS" w:hAnsi="Trebuchet MS"/>
            <w:noProof/>
            <w:sz w:val="24"/>
          </w:rPr>
          <w:delText xml:space="preserve">pull away </w:delText>
        </w:r>
      </w:del>
      <w:r w:rsidRPr="0090414D">
        <w:rPr>
          <w:rFonts w:ascii="Trebuchet MS" w:hAnsi="Trebuchet MS"/>
          <w:noProof/>
          <w:sz w:val="24"/>
        </w:rPr>
        <w:t xml:space="preserve">and </w:t>
      </w:r>
      <w:del w:id="225" w:author="Author">
        <w:r w:rsidRPr="0090414D">
          <w:rPr>
            <w:rFonts w:ascii="Trebuchet MS" w:hAnsi="Trebuchet MS"/>
            <w:noProof/>
            <w:sz w:val="24"/>
          </w:rPr>
          <w:delText>cross</w:delText>
        </w:r>
      </w:del>
      <w:ins w:id="226" w:author="Author">
        <w:r w:rsidRPr="0090414D">
          <w:rPr>
            <w:rFonts w:ascii="Trebuchet MS" w:hAnsi="Trebuchet MS"/>
            <w:noProof/>
            <w:sz w:val="24"/>
          </w:rPr>
          <w:t>make your way across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227" w:author="Author">
        <w:r w:rsidRPr="0090414D">
          <w:rPr>
            <w:rFonts w:ascii="Trebuchet MS" w:hAnsi="Trebuchet MS"/>
            <w:noProof/>
            <w:sz w:val="24"/>
          </w:rPr>
          <w:delText xml:space="preserve">torrent valley of </w:delText>
        </w:r>
      </w:del>
      <w:r w:rsidRPr="0090414D">
        <w:rPr>
          <w:rFonts w:ascii="Trebuchet MS" w:hAnsi="Trebuchet MS"/>
          <w:noProof/>
          <w:sz w:val="24"/>
        </w:rPr>
        <w:t>Ar′non</w:t>
      </w:r>
      <w:del w:id="228" w:author="Author">
        <w:r w:rsidRPr="0090414D">
          <w:rPr>
            <w:rFonts w:ascii="Trebuchet MS" w:hAnsi="Trebuchet MS"/>
            <w:noProof/>
            <w:sz w:val="24"/>
          </w:rPr>
          <w:delText>.</w:delText>
        </w:r>
      </w:del>
      <w:ins w:id="229" w:author="Author">
        <w:r w:rsidRPr="0090414D">
          <w:rPr>
            <w:rFonts w:ascii="Trebuchet MS" w:hAnsi="Trebuchet MS"/>
            <w:noProof/>
            <w:sz w:val="24"/>
          </w:rPr>
          <w:t xml:space="preserve"> Valley.</w:t>
        </w:r>
        <w:r w:rsidRPr="0090414D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90414D">
        <w:rPr>
          <w:rFonts w:ascii="Trebuchet MS" w:hAnsi="Trebuchet MS"/>
          <w:noProof/>
          <w:sz w:val="24"/>
        </w:rPr>
        <w:t xml:space="preserve"> See, I have given into your hand Si′hon the </w:t>
      </w:r>
      <w:ins w:id="232" w:author="Author">
        <w:r w:rsidRPr="0090414D">
          <w:rPr>
            <w:rFonts w:ascii="Trebuchet MS" w:hAnsi="Trebuchet MS"/>
            <w:noProof/>
            <w:sz w:val="24"/>
          </w:rPr>
          <w:t xml:space="preserve">Am′or·ite, </w:t>
        </w:r>
      </w:ins>
      <w:r w:rsidRPr="0090414D">
        <w:rPr>
          <w:rFonts w:ascii="Trebuchet MS" w:hAnsi="Trebuchet MS"/>
          <w:noProof/>
          <w:sz w:val="24"/>
        </w:rPr>
        <w:t>king of Hesh′bon</w:t>
      </w:r>
      <w:del w:id="233" w:author="Author">
        <w:r w:rsidRPr="0090414D">
          <w:rPr>
            <w:rFonts w:ascii="Trebuchet MS" w:hAnsi="Trebuchet MS"/>
            <w:noProof/>
            <w:sz w:val="24"/>
          </w:rPr>
          <w:delText>, the Am′or·ite</w:delText>
        </w:r>
      </w:del>
      <w:r w:rsidRPr="0090414D">
        <w:rPr>
          <w:rFonts w:ascii="Trebuchet MS" w:hAnsi="Trebuchet MS"/>
          <w:noProof/>
          <w:sz w:val="24"/>
        </w:rPr>
        <w:t xml:space="preserve">. So </w:t>
      </w:r>
      <w:del w:id="234" w:author="Author">
        <w:r w:rsidRPr="0090414D">
          <w:rPr>
            <w:rFonts w:ascii="Trebuchet MS" w:hAnsi="Trebuchet MS"/>
            <w:noProof/>
            <w:sz w:val="24"/>
          </w:rPr>
          <w:delText>start to take</w:delText>
        </w:r>
      </w:del>
      <w:ins w:id="235" w:author="Author">
        <w:r w:rsidRPr="0090414D">
          <w:rPr>
            <w:rFonts w:ascii="Trebuchet MS" w:hAnsi="Trebuchet MS"/>
            <w:noProof/>
            <w:sz w:val="24"/>
          </w:rPr>
          <w:t>begin taking</w:t>
        </w:r>
      </w:ins>
      <w:r w:rsidRPr="0090414D">
        <w:rPr>
          <w:rFonts w:ascii="Trebuchet MS" w:hAnsi="Trebuchet MS"/>
          <w:noProof/>
          <w:sz w:val="24"/>
        </w:rPr>
        <w:t xml:space="preserve"> possession of his land, and engage </w:t>
      </w:r>
      <w:ins w:id="236" w:author="Author">
        <w:r w:rsidRPr="0090414D">
          <w:rPr>
            <w:rFonts w:ascii="Trebuchet MS" w:hAnsi="Trebuchet MS"/>
            <w:noProof/>
            <w:sz w:val="24"/>
          </w:rPr>
          <w:t xml:space="preserve">him </w:t>
        </w:r>
      </w:ins>
      <w:r w:rsidRPr="0090414D">
        <w:rPr>
          <w:rFonts w:ascii="Trebuchet MS" w:hAnsi="Trebuchet MS"/>
          <w:noProof/>
          <w:sz w:val="24"/>
        </w:rPr>
        <w:t>in war</w:t>
      </w:r>
      <w:del w:id="237" w:author="Author">
        <w:r w:rsidRPr="0090414D">
          <w:rPr>
            <w:rFonts w:ascii="Trebuchet MS" w:hAnsi="Trebuchet MS"/>
            <w:noProof/>
            <w:sz w:val="24"/>
          </w:rPr>
          <w:delText xml:space="preserve"> with him</w:delText>
        </w:r>
      </w:del>
      <w:r w:rsidRPr="0090414D">
        <w:rPr>
          <w:rFonts w:ascii="Trebuchet MS" w:hAnsi="Trebuchet MS"/>
          <w:noProof/>
          <w:sz w:val="24"/>
        </w:rPr>
        <w:t xml:space="preserve">. </w:t>
      </w:r>
      <w:r w:rsidRPr="0090414D">
        <w:rPr>
          <w:rFonts w:ascii="Trebuchet MS" w:hAnsi="Trebuchet MS"/>
          <w:b/>
          <w:noProof/>
          <w:sz w:val="24"/>
        </w:rPr>
        <w:t xml:space="preserve">2:25 </w:t>
      </w:r>
      <w:r w:rsidRPr="0090414D">
        <w:rPr>
          <w:rFonts w:ascii="Trebuchet MS" w:hAnsi="Trebuchet MS"/>
          <w:noProof/>
          <w:sz w:val="24"/>
        </w:rPr>
        <w:t xml:space="preserve">This day I </w:t>
      </w:r>
      <w:del w:id="238" w:author="Author">
        <w:r w:rsidRPr="0090414D">
          <w:rPr>
            <w:rFonts w:ascii="Trebuchet MS" w:hAnsi="Trebuchet MS"/>
            <w:noProof/>
            <w:sz w:val="24"/>
          </w:rPr>
          <w:delText>shall</w:delText>
        </w:r>
      </w:del>
      <w:ins w:id="239" w:author="Author">
        <w:r w:rsidRPr="0090414D">
          <w:rPr>
            <w:rFonts w:ascii="Trebuchet MS" w:hAnsi="Trebuchet MS"/>
            <w:noProof/>
            <w:sz w:val="24"/>
          </w:rPr>
          <w:t>will</w:t>
        </w:r>
      </w:ins>
      <w:r w:rsidRPr="0090414D">
        <w:rPr>
          <w:rFonts w:ascii="Trebuchet MS" w:hAnsi="Trebuchet MS"/>
          <w:noProof/>
          <w:sz w:val="24"/>
        </w:rPr>
        <w:t xml:space="preserve"> start to put the dread </w:t>
      </w:r>
      <w:del w:id="240" w:author="Author">
        <w:r w:rsidRPr="0090414D">
          <w:rPr>
            <w:rFonts w:ascii="Trebuchet MS" w:hAnsi="Trebuchet MS"/>
            <w:noProof/>
            <w:sz w:val="24"/>
          </w:rPr>
          <w:delText xml:space="preserve">of you </w:delText>
        </w:r>
      </w:del>
      <w:r w:rsidRPr="0090414D">
        <w:rPr>
          <w:rFonts w:ascii="Trebuchet MS" w:hAnsi="Trebuchet MS"/>
          <w:noProof/>
          <w:sz w:val="24"/>
        </w:rPr>
        <w:t xml:space="preserve">and the fear of you </w:t>
      </w:r>
      <w:del w:id="241" w:author="Author">
        <w:r w:rsidRPr="0090414D">
          <w:rPr>
            <w:rFonts w:ascii="Trebuchet MS" w:hAnsi="Trebuchet MS"/>
            <w:noProof/>
            <w:sz w:val="24"/>
          </w:rPr>
          <w:delText>before the peoples beneath</w:delText>
        </w:r>
      </w:del>
      <w:ins w:id="242" w:author="Author">
        <w:r w:rsidRPr="0090414D">
          <w:rPr>
            <w:rFonts w:ascii="Trebuchet MS" w:hAnsi="Trebuchet MS"/>
            <w:noProof/>
            <w:sz w:val="24"/>
          </w:rPr>
          <w:t>upon</w:t>
        </w:r>
      </w:ins>
      <w:r w:rsidRPr="0090414D">
        <w:rPr>
          <w:rFonts w:ascii="Trebuchet MS" w:hAnsi="Trebuchet MS"/>
          <w:noProof/>
          <w:sz w:val="24"/>
        </w:rPr>
        <w:t xml:space="preserve"> all the </w:t>
      </w:r>
      <w:ins w:id="243" w:author="Author">
        <w:r w:rsidRPr="0090414D">
          <w:rPr>
            <w:rFonts w:ascii="Trebuchet MS" w:hAnsi="Trebuchet MS"/>
            <w:noProof/>
            <w:sz w:val="24"/>
          </w:rPr>
          <w:t xml:space="preserve">people under the </w:t>
        </w:r>
      </w:ins>
      <w:r w:rsidRPr="0090414D">
        <w:rPr>
          <w:rFonts w:ascii="Trebuchet MS" w:hAnsi="Trebuchet MS"/>
          <w:noProof/>
          <w:sz w:val="24"/>
        </w:rPr>
        <w:t>heavens</w:t>
      </w:r>
      <w:del w:id="244" w:author="Author">
        <w:r w:rsidRPr="0090414D">
          <w:rPr>
            <w:rFonts w:ascii="Trebuchet MS" w:hAnsi="Trebuchet MS"/>
            <w:noProof/>
            <w:sz w:val="24"/>
          </w:rPr>
          <w:delText>,</w:delText>
        </w:r>
      </w:del>
      <w:r w:rsidRPr="0090414D">
        <w:rPr>
          <w:rFonts w:ascii="Trebuchet MS" w:hAnsi="Trebuchet MS"/>
          <w:noProof/>
          <w:sz w:val="24"/>
        </w:rPr>
        <w:t xml:space="preserve"> who </w:t>
      </w:r>
      <w:del w:id="245" w:author="Author">
        <w:r w:rsidRPr="0090414D">
          <w:rPr>
            <w:rFonts w:ascii="Trebuchet MS" w:hAnsi="Trebuchet MS"/>
            <w:noProof/>
            <w:sz w:val="24"/>
          </w:rPr>
          <w:delText xml:space="preserve">will </w:delText>
        </w:r>
      </w:del>
      <w:r w:rsidRPr="0090414D">
        <w:rPr>
          <w:rFonts w:ascii="Trebuchet MS" w:hAnsi="Trebuchet MS"/>
          <w:noProof/>
          <w:sz w:val="24"/>
        </w:rPr>
        <w:t>hear the report about you</w:t>
      </w:r>
      <w:del w:id="246" w:author="Author">
        <w:r w:rsidRPr="0090414D">
          <w:rPr>
            <w:rFonts w:ascii="Trebuchet MS" w:hAnsi="Trebuchet MS"/>
            <w:noProof/>
            <w:sz w:val="24"/>
          </w:rPr>
          <w:delText>; and they</w:delText>
        </w:r>
      </w:del>
      <w:ins w:id="247" w:author="Author">
        <w:r w:rsidRPr="0090414D">
          <w:rPr>
            <w:rFonts w:ascii="Trebuchet MS" w:hAnsi="Trebuchet MS"/>
            <w:noProof/>
            <w:sz w:val="24"/>
          </w:rPr>
          <w:t>. They</w:t>
        </w:r>
      </w:ins>
      <w:r w:rsidRPr="0090414D">
        <w:rPr>
          <w:rFonts w:ascii="Trebuchet MS" w:hAnsi="Trebuchet MS"/>
          <w:noProof/>
          <w:sz w:val="24"/>
        </w:rPr>
        <w:t xml:space="preserve"> will </w:t>
      </w:r>
      <w:del w:id="248" w:author="Author">
        <w:r w:rsidRPr="0090414D">
          <w:rPr>
            <w:rFonts w:ascii="Trebuchet MS" w:hAnsi="Trebuchet MS"/>
            <w:noProof/>
            <w:sz w:val="24"/>
          </w:rPr>
          <w:delText xml:space="preserve">indeed </w:delText>
        </w:r>
      </w:del>
      <w:r w:rsidRPr="0090414D">
        <w:rPr>
          <w:rFonts w:ascii="Trebuchet MS" w:hAnsi="Trebuchet MS"/>
          <w:noProof/>
          <w:sz w:val="24"/>
        </w:rPr>
        <w:t xml:space="preserve">be </w:t>
      </w:r>
      <w:del w:id="249" w:author="Author">
        <w:r w:rsidRPr="0090414D">
          <w:rPr>
            <w:rFonts w:ascii="Trebuchet MS" w:hAnsi="Trebuchet MS"/>
            <w:noProof/>
            <w:sz w:val="24"/>
          </w:rPr>
          <w:delText>agitated and have pains like those of childbirth</w:delText>
        </w:r>
      </w:del>
      <w:ins w:id="250" w:author="Author">
        <w:r w:rsidRPr="0090414D">
          <w:rPr>
            <w:rFonts w:ascii="Trebuchet MS" w:hAnsi="Trebuchet MS"/>
            <w:noProof/>
            <w:sz w:val="24"/>
          </w:rPr>
          <w:t>disturbed and will tremble</w:t>
        </w:r>
        <w:r w:rsidRPr="0090414D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90414D">
        <w:rPr>
          <w:rFonts w:ascii="Trebuchet MS" w:hAnsi="Trebuchet MS"/>
          <w:noProof/>
          <w:sz w:val="24"/>
        </w:rPr>
        <w:t xml:space="preserve"> because of you.’</w:t>
      </w:r>
    </w:p>
    <w:p w:rsidR="004C579F" w:rsidRPr="0090414D" w:rsidRDefault="004C579F" w:rsidP="004C579F">
      <w:pPr>
        <w:rPr>
          <w:rFonts w:ascii="Trebuchet MS" w:hAnsi="Trebuchet MS"/>
          <w:noProof/>
          <w:sz w:val="24"/>
        </w:rPr>
      </w:pPr>
      <w:r w:rsidRPr="0090414D">
        <w:rPr>
          <w:rFonts w:ascii="Trebuchet MS" w:hAnsi="Trebuchet MS"/>
          <w:b/>
          <w:sz w:val="24"/>
        </w:rPr>
        <w:t xml:space="preserve">2:26 </w:t>
      </w:r>
      <w:r w:rsidRPr="0090414D">
        <w:rPr>
          <w:rFonts w:ascii="Trebuchet MS" w:hAnsi="Trebuchet MS"/>
          <w:noProof/>
          <w:sz w:val="24"/>
        </w:rPr>
        <w:t xml:space="preserve">“Then I sent messengers from the wilderness of Ked′e·moth to </w:t>
      </w:r>
      <w:ins w:id="253" w:author="Author">
        <w:r w:rsidRPr="0090414D">
          <w:rPr>
            <w:rFonts w:ascii="Trebuchet MS" w:hAnsi="Trebuchet MS"/>
            <w:noProof/>
            <w:sz w:val="24"/>
          </w:rPr>
          <w:t xml:space="preserve">King </w:t>
        </w:r>
      </w:ins>
      <w:r w:rsidRPr="0090414D">
        <w:rPr>
          <w:rFonts w:ascii="Trebuchet MS" w:hAnsi="Trebuchet MS"/>
          <w:noProof/>
          <w:sz w:val="24"/>
        </w:rPr>
        <w:t xml:space="preserve">Si′hon </w:t>
      </w:r>
      <w:del w:id="254" w:author="Author">
        <w:r w:rsidRPr="0090414D">
          <w:rPr>
            <w:rFonts w:ascii="Trebuchet MS" w:hAnsi="Trebuchet MS"/>
            <w:noProof/>
            <w:sz w:val="24"/>
          </w:rPr>
          <w:delText xml:space="preserve">the king </w:delText>
        </w:r>
      </w:del>
      <w:r w:rsidRPr="0090414D">
        <w:rPr>
          <w:rFonts w:ascii="Trebuchet MS" w:hAnsi="Trebuchet MS"/>
          <w:noProof/>
          <w:sz w:val="24"/>
        </w:rPr>
        <w:t>of Hesh′bon</w:t>
      </w:r>
      <w:ins w:id="255" w:author="Author">
        <w:r w:rsidRPr="0090414D">
          <w:rPr>
            <w:rFonts w:ascii="Trebuchet MS" w:hAnsi="Trebuchet MS"/>
            <w:noProof/>
            <w:sz w:val="24"/>
          </w:rPr>
          <w:t>,</w:t>
        </w:r>
      </w:ins>
      <w:r w:rsidRPr="0090414D">
        <w:rPr>
          <w:rFonts w:ascii="Trebuchet MS" w:hAnsi="Trebuchet MS"/>
          <w:noProof/>
          <w:sz w:val="24"/>
        </w:rPr>
        <w:t xml:space="preserve"> with </w:t>
      </w:r>
      <w:ins w:id="256" w:author="Author">
        <w:r w:rsidRPr="0090414D">
          <w:rPr>
            <w:rFonts w:ascii="Trebuchet MS" w:hAnsi="Trebuchet MS"/>
            <w:noProof/>
            <w:sz w:val="24"/>
          </w:rPr>
          <w:t xml:space="preserve">these peaceful </w:t>
        </w:r>
      </w:ins>
      <w:r w:rsidRPr="0090414D">
        <w:rPr>
          <w:rFonts w:ascii="Trebuchet MS" w:hAnsi="Trebuchet MS"/>
          <w:noProof/>
          <w:sz w:val="24"/>
        </w:rPr>
        <w:t>words</w:t>
      </w:r>
      <w:del w:id="257" w:author="Author">
        <w:r w:rsidRPr="0090414D">
          <w:rPr>
            <w:rFonts w:ascii="Trebuchet MS" w:hAnsi="Trebuchet MS"/>
            <w:noProof/>
            <w:sz w:val="24"/>
          </w:rPr>
          <w:delText xml:space="preserve"> of peace, saying</w:delText>
        </w:r>
      </w:del>
      <w:r w:rsidRPr="0090414D">
        <w:rPr>
          <w:rFonts w:ascii="Trebuchet MS" w:hAnsi="Trebuchet MS"/>
          <w:noProof/>
          <w:sz w:val="24"/>
        </w:rPr>
        <w:t xml:space="preserve">, </w:t>
      </w:r>
      <w:r w:rsidRPr="0090414D">
        <w:rPr>
          <w:rFonts w:ascii="Trebuchet MS" w:hAnsi="Trebuchet MS"/>
          <w:b/>
          <w:noProof/>
          <w:sz w:val="24"/>
        </w:rPr>
        <w:t xml:space="preserve">2:27 </w:t>
      </w:r>
      <w:r w:rsidRPr="0090414D">
        <w:rPr>
          <w:rFonts w:ascii="Trebuchet MS" w:hAnsi="Trebuchet MS"/>
          <w:noProof/>
          <w:sz w:val="24"/>
        </w:rPr>
        <w:t xml:space="preserve">‘Let me pass through your land. </w:t>
      </w:r>
      <w:del w:id="258" w:author="Author">
        <w:r w:rsidRPr="0090414D">
          <w:rPr>
            <w:rFonts w:ascii="Trebuchet MS" w:hAnsi="Trebuchet MS"/>
            <w:noProof/>
            <w:sz w:val="24"/>
          </w:rPr>
          <w:delText>Only</w:delText>
        </w:r>
      </w:del>
      <w:ins w:id="259" w:author="Author">
        <w:r w:rsidRPr="0090414D">
          <w:rPr>
            <w:rFonts w:ascii="Trebuchet MS" w:hAnsi="Trebuchet MS"/>
            <w:noProof/>
            <w:sz w:val="24"/>
          </w:rPr>
          <w:t>I will remain</w:t>
        </w:r>
      </w:ins>
      <w:r w:rsidRPr="0090414D">
        <w:rPr>
          <w:rFonts w:ascii="Trebuchet MS" w:hAnsi="Trebuchet MS"/>
          <w:noProof/>
          <w:sz w:val="24"/>
        </w:rPr>
        <w:t xml:space="preserve"> on the road </w:t>
      </w:r>
      <w:del w:id="260" w:author="Author">
        <w:r w:rsidRPr="0090414D">
          <w:rPr>
            <w:rFonts w:ascii="Trebuchet MS" w:hAnsi="Trebuchet MS"/>
            <w:noProof/>
            <w:sz w:val="24"/>
          </w:rPr>
          <w:delText>I shall walk. I shall</w:delText>
        </w:r>
      </w:del>
      <w:ins w:id="261" w:author="Author">
        <w:r w:rsidRPr="0090414D">
          <w:rPr>
            <w:rFonts w:ascii="Trebuchet MS" w:hAnsi="Trebuchet MS"/>
            <w:noProof/>
            <w:sz w:val="24"/>
          </w:rPr>
          <w:t>and</w:t>
        </w:r>
      </w:ins>
      <w:r w:rsidRPr="0090414D">
        <w:rPr>
          <w:rFonts w:ascii="Trebuchet MS" w:hAnsi="Trebuchet MS"/>
          <w:noProof/>
          <w:sz w:val="24"/>
        </w:rPr>
        <w:t xml:space="preserve"> not turn to the right or to the left. </w:t>
      </w:r>
      <w:r w:rsidRPr="0090414D">
        <w:rPr>
          <w:rFonts w:ascii="Trebuchet MS" w:hAnsi="Trebuchet MS"/>
          <w:b/>
          <w:noProof/>
          <w:sz w:val="24"/>
        </w:rPr>
        <w:t xml:space="preserve">2:28 </w:t>
      </w:r>
      <w:del w:id="262" w:author="Author">
        <w:r w:rsidRPr="0090414D">
          <w:rPr>
            <w:rFonts w:ascii="Trebuchet MS" w:hAnsi="Trebuchet MS"/>
            <w:noProof/>
            <w:sz w:val="24"/>
          </w:rPr>
          <w:delText>What</w:delText>
        </w:r>
      </w:del>
      <w:ins w:id="263" w:author="Author">
        <w:r w:rsidRPr="0090414D">
          <w:rPr>
            <w:rFonts w:ascii="Trebuchet MS" w:hAnsi="Trebuchet MS"/>
            <w:noProof/>
            <w:sz w:val="24"/>
          </w:rPr>
          <w:t>I will eat only the</w:t>
        </w:r>
      </w:ins>
      <w:r w:rsidRPr="0090414D">
        <w:rPr>
          <w:rFonts w:ascii="Trebuchet MS" w:hAnsi="Trebuchet MS"/>
          <w:noProof/>
          <w:sz w:val="24"/>
        </w:rPr>
        <w:t xml:space="preserve"> food </w:t>
      </w:r>
      <w:ins w:id="264" w:author="Author">
        <w:r w:rsidRPr="0090414D">
          <w:rPr>
            <w:rFonts w:ascii="Trebuchet MS" w:hAnsi="Trebuchet MS"/>
            <w:noProof/>
            <w:sz w:val="24"/>
          </w:rPr>
          <w:t xml:space="preserve">and drink only the water that </w:t>
        </w:r>
      </w:ins>
      <w:r w:rsidRPr="0090414D">
        <w:rPr>
          <w:rFonts w:ascii="Trebuchet MS" w:hAnsi="Trebuchet MS"/>
          <w:noProof/>
          <w:sz w:val="24"/>
        </w:rPr>
        <w:t xml:space="preserve">you will sell </w:t>
      </w:r>
      <w:ins w:id="265" w:author="Author">
        <w:r w:rsidRPr="0090414D">
          <w:rPr>
            <w:rFonts w:ascii="Trebuchet MS" w:hAnsi="Trebuchet MS"/>
            <w:noProof/>
            <w:sz w:val="24"/>
          </w:rPr>
          <w:t xml:space="preserve">to </w:t>
        </w:r>
      </w:ins>
      <w:r w:rsidRPr="0090414D">
        <w:rPr>
          <w:rFonts w:ascii="Trebuchet MS" w:hAnsi="Trebuchet MS"/>
          <w:noProof/>
          <w:sz w:val="24"/>
        </w:rPr>
        <w:t>me</w:t>
      </w:r>
      <w:del w:id="266" w:author="Author">
        <w:r w:rsidRPr="0090414D">
          <w:rPr>
            <w:rFonts w:ascii="Trebuchet MS" w:hAnsi="Trebuchet MS"/>
            <w:noProof/>
            <w:sz w:val="24"/>
          </w:rPr>
          <w:delText xml:space="preserve"> for money, I must eat; and what water you will give</w:delText>
        </w:r>
      </w:del>
      <w:ins w:id="267" w:author="Author">
        <w:r w:rsidRPr="0090414D">
          <w:rPr>
            <w:rFonts w:ascii="Trebuchet MS" w:hAnsi="Trebuchet MS"/>
            <w:noProof/>
            <w:sz w:val="24"/>
          </w:rPr>
          <w:t>. Just allow</w:t>
        </w:r>
      </w:ins>
      <w:r w:rsidRPr="0090414D">
        <w:rPr>
          <w:rFonts w:ascii="Trebuchet MS" w:hAnsi="Trebuchet MS"/>
          <w:noProof/>
          <w:sz w:val="24"/>
        </w:rPr>
        <w:t xml:space="preserve"> me </w:t>
      </w:r>
      <w:del w:id="268" w:author="Author">
        <w:r w:rsidRPr="0090414D">
          <w:rPr>
            <w:rFonts w:ascii="Trebuchet MS" w:hAnsi="Trebuchet MS"/>
            <w:noProof/>
            <w:sz w:val="24"/>
          </w:rPr>
          <w:delText>for money, I must drink. Only let me</w:delText>
        </w:r>
      </w:del>
      <w:ins w:id="269" w:author="Author">
        <w:r w:rsidRPr="0090414D">
          <w:rPr>
            <w:rFonts w:ascii="Trebuchet MS" w:hAnsi="Trebuchet MS"/>
            <w:noProof/>
            <w:sz w:val="24"/>
          </w:rPr>
          <w:t>to</w:t>
        </w:r>
      </w:ins>
      <w:r w:rsidRPr="0090414D">
        <w:rPr>
          <w:rFonts w:ascii="Trebuchet MS" w:hAnsi="Trebuchet MS"/>
          <w:noProof/>
          <w:sz w:val="24"/>
        </w:rPr>
        <w:t xml:space="preserve"> pass through on </w:t>
      </w:r>
      <w:del w:id="270" w:author="Author">
        <w:r w:rsidRPr="0090414D">
          <w:rPr>
            <w:rFonts w:ascii="Trebuchet MS" w:hAnsi="Trebuchet MS"/>
            <w:noProof/>
            <w:sz w:val="24"/>
          </w:rPr>
          <w:delText>my feet,</w:delText>
        </w:r>
      </w:del>
      <w:ins w:id="271" w:author="Author">
        <w:r w:rsidRPr="0090414D">
          <w:rPr>
            <w:rFonts w:ascii="Trebuchet MS" w:hAnsi="Trebuchet MS"/>
            <w:noProof/>
            <w:sz w:val="24"/>
          </w:rPr>
          <w:t>foot</w:t>
        </w:r>
      </w:ins>
      <w:r w:rsidRPr="0090414D">
        <w:rPr>
          <w:rFonts w:ascii="Trebuchet MS" w:hAnsi="Trebuchet MS"/>
          <w:noProof/>
          <w:sz w:val="24"/>
        </w:rPr>
        <w:t xml:space="preserve"> </w:t>
      </w:r>
      <w:r w:rsidRPr="0090414D">
        <w:rPr>
          <w:rFonts w:ascii="Trebuchet MS" w:hAnsi="Trebuchet MS"/>
          <w:b/>
          <w:noProof/>
          <w:sz w:val="24"/>
        </w:rPr>
        <w:t xml:space="preserve">2:29 </w:t>
      </w:r>
      <w:del w:id="272" w:author="Author">
        <w:r w:rsidRPr="0090414D">
          <w:rPr>
            <w:rFonts w:ascii="Trebuchet MS" w:hAnsi="Trebuchet MS"/>
            <w:noProof/>
            <w:sz w:val="24"/>
          </w:rPr>
          <w:delText>just</w:delText>
        </w:r>
      </w:del>
      <w:ins w:id="273" w:author="Author">
        <w:r w:rsidRPr="0090414D">
          <w:rPr>
            <w:rFonts w:ascii="Trebuchet MS" w:hAnsi="Trebuchet MS"/>
            <w:noProof/>
            <w:sz w:val="24"/>
          </w:rPr>
          <w:t>—that is what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274" w:author="Author">
        <w:r w:rsidRPr="0090414D">
          <w:rPr>
            <w:rFonts w:ascii="Trebuchet MS" w:hAnsi="Trebuchet MS"/>
            <w:noProof/>
            <w:sz w:val="24"/>
          </w:rPr>
          <w:delText>same as the sons</w:delText>
        </w:r>
      </w:del>
      <w:ins w:id="275" w:author="Author">
        <w:r w:rsidRPr="0090414D">
          <w:rPr>
            <w:rFonts w:ascii="Trebuchet MS" w:hAnsi="Trebuchet MS"/>
            <w:noProof/>
            <w:sz w:val="24"/>
          </w:rPr>
          <w:t>descendants</w:t>
        </w:r>
      </w:ins>
      <w:r w:rsidRPr="0090414D">
        <w:rPr>
          <w:rFonts w:ascii="Trebuchet MS" w:hAnsi="Trebuchet MS"/>
          <w:noProof/>
          <w:sz w:val="24"/>
        </w:rPr>
        <w:t xml:space="preserve"> of E′sau dwelling in Se′ir and the Mo′ab·ites dwelling in Ar did </w:t>
      </w:r>
      <w:del w:id="276" w:author="Author">
        <w:r w:rsidRPr="0090414D">
          <w:rPr>
            <w:rFonts w:ascii="Trebuchet MS" w:hAnsi="Trebuchet MS"/>
            <w:noProof/>
            <w:sz w:val="24"/>
          </w:rPr>
          <w:delText>to</w:delText>
        </w:r>
      </w:del>
      <w:ins w:id="277" w:author="Author">
        <w:r w:rsidRPr="0090414D">
          <w:rPr>
            <w:rFonts w:ascii="Trebuchet MS" w:hAnsi="Trebuchet MS"/>
            <w:noProof/>
            <w:sz w:val="24"/>
          </w:rPr>
          <w:t>for</w:t>
        </w:r>
      </w:ins>
      <w:r w:rsidRPr="0090414D">
        <w:rPr>
          <w:rFonts w:ascii="Trebuchet MS" w:hAnsi="Trebuchet MS"/>
          <w:noProof/>
          <w:sz w:val="24"/>
        </w:rPr>
        <w:t xml:space="preserve"> me</w:t>
      </w:r>
      <w:del w:id="278" w:author="Author">
        <w:r w:rsidRPr="0090414D">
          <w:rPr>
            <w:rFonts w:ascii="Trebuchet MS" w:hAnsi="Trebuchet MS"/>
            <w:noProof/>
            <w:sz w:val="24"/>
          </w:rPr>
          <w:delText xml:space="preserve">, </w:delText>
        </w:r>
      </w:del>
      <w:ins w:id="279" w:author="Author">
        <w:r w:rsidRPr="0090414D">
          <w:rPr>
            <w:rFonts w:ascii="Trebuchet MS" w:hAnsi="Trebuchet MS"/>
            <w:noProof/>
            <w:sz w:val="24"/>
          </w:rPr>
          <w:t>—</w:t>
        </w:r>
      </w:ins>
      <w:r w:rsidRPr="0090414D">
        <w:rPr>
          <w:rFonts w:ascii="Trebuchet MS" w:hAnsi="Trebuchet MS"/>
          <w:noProof/>
          <w:sz w:val="24"/>
        </w:rPr>
        <w:t xml:space="preserve">until I </w:t>
      </w:r>
      <w:del w:id="280" w:author="Author">
        <w:r w:rsidRPr="0090414D">
          <w:rPr>
            <w:rFonts w:ascii="Trebuchet MS" w:hAnsi="Trebuchet MS"/>
            <w:noProof/>
            <w:sz w:val="24"/>
          </w:rPr>
          <w:delText xml:space="preserve">shall </w:delText>
        </w:r>
      </w:del>
      <w:r w:rsidRPr="0090414D">
        <w:rPr>
          <w:rFonts w:ascii="Trebuchet MS" w:hAnsi="Trebuchet MS"/>
          <w:noProof/>
          <w:sz w:val="24"/>
        </w:rPr>
        <w:t xml:space="preserve">pass over the Jordan into the land that Jehovah our God is giving to us.’ </w:t>
      </w:r>
      <w:r w:rsidRPr="0090414D">
        <w:rPr>
          <w:rFonts w:ascii="Trebuchet MS" w:hAnsi="Trebuchet MS"/>
          <w:b/>
          <w:noProof/>
          <w:sz w:val="24"/>
        </w:rPr>
        <w:t xml:space="preserve">2:30 </w:t>
      </w:r>
      <w:del w:id="281" w:author="Author">
        <w:r w:rsidRPr="0090414D">
          <w:rPr>
            <w:rFonts w:ascii="Trebuchet MS" w:hAnsi="Trebuchet MS"/>
            <w:noProof/>
            <w:sz w:val="24"/>
          </w:rPr>
          <w:delText>And</w:delText>
        </w:r>
      </w:del>
      <w:ins w:id="282" w:author="Author">
        <w:r w:rsidRPr="0090414D">
          <w:rPr>
            <w:rFonts w:ascii="Trebuchet MS" w:hAnsi="Trebuchet MS"/>
            <w:noProof/>
            <w:sz w:val="24"/>
          </w:rPr>
          <w:t>But King</w:t>
        </w:r>
      </w:ins>
      <w:r w:rsidRPr="0090414D">
        <w:rPr>
          <w:rFonts w:ascii="Trebuchet MS" w:hAnsi="Trebuchet MS"/>
          <w:noProof/>
          <w:sz w:val="24"/>
        </w:rPr>
        <w:t xml:space="preserve"> Si′hon </w:t>
      </w:r>
      <w:del w:id="283" w:author="Author">
        <w:r w:rsidRPr="0090414D">
          <w:rPr>
            <w:rFonts w:ascii="Trebuchet MS" w:hAnsi="Trebuchet MS"/>
            <w:noProof/>
            <w:sz w:val="24"/>
          </w:rPr>
          <w:delText xml:space="preserve">the king </w:delText>
        </w:r>
      </w:del>
      <w:r w:rsidRPr="0090414D">
        <w:rPr>
          <w:rFonts w:ascii="Trebuchet MS" w:hAnsi="Trebuchet MS"/>
          <w:noProof/>
          <w:sz w:val="24"/>
        </w:rPr>
        <w:t>of Hesh′bon did not let us pass through</w:t>
      </w:r>
      <w:del w:id="284" w:author="Author">
        <w:r w:rsidRPr="0090414D">
          <w:rPr>
            <w:rFonts w:ascii="Trebuchet MS" w:hAnsi="Trebuchet MS"/>
            <w:noProof/>
            <w:sz w:val="24"/>
          </w:rPr>
          <w:delText xml:space="preserve"> him</w:delText>
        </w:r>
      </w:del>
      <w:r w:rsidRPr="0090414D">
        <w:rPr>
          <w:rFonts w:ascii="Trebuchet MS" w:hAnsi="Trebuchet MS"/>
          <w:noProof/>
          <w:sz w:val="24"/>
        </w:rPr>
        <w:t xml:space="preserve">, because Jehovah your God </w:t>
      </w:r>
      <w:del w:id="285" w:author="Author">
        <w:r w:rsidRPr="0090414D">
          <w:rPr>
            <w:rFonts w:ascii="Trebuchet MS" w:hAnsi="Trebuchet MS"/>
            <w:noProof/>
            <w:sz w:val="24"/>
          </w:rPr>
          <w:delText>had let</w:delText>
        </w:r>
      </w:del>
      <w:ins w:id="286" w:author="Author">
        <w:r w:rsidRPr="0090414D">
          <w:rPr>
            <w:rFonts w:ascii="Trebuchet MS" w:hAnsi="Trebuchet MS"/>
            <w:noProof/>
            <w:sz w:val="24"/>
          </w:rPr>
          <w:t>allowed</w:t>
        </w:r>
      </w:ins>
      <w:r w:rsidRPr="0090414D">
        <w:rPr>
          <w:rFonts w:ascii="Trebuchet MS" w:hAnsi="Trebuchet MS"/>
          <w:noProof/>
          <w:sz w:val="24"/>
        </w:rPr>
        <w:t xml:space="preserve"> his spirit </w:t>
      </w:r>
      <w:ins w:id="287" w:author="Author">
        <w:r w:rsidRPr="0090414D">
          <w:rPr>
            <w:rFonts w:ascii="Trebuchet MS" w:hAnsi="Trebuchet MS"/>
            <w:noProof/>
            <w:sz w:val="24"/>
          </w:rPr>
          <w:t xml:space="preserve">to </w:t>
        </w:r>
      </w:ins>
      <w:r w:rsidRPr="0090414D">
        <w:rPr>
          <w:rFonts w:ascii="Trebuchet MS" w:hAnsi="Trebuchet MS"/>
          <w:noProof/>
          <w:sz w:val="24"/>
        </w:rPr>
        <w:t xml:space="preserve">become obstinate and his heart </w:t>
      </w:r>
      <w:ins w:id="288" w:author="Author">
        <w:r w:rsidRPr="0090414D">
          <w:rPr>
            <w:rFonts w:ascii="Trebuchet MS" w:hAnsi="Trebuchet MS"/>
            <w:noProof/>
            <w:sz w:val="24"/>
          </w:rPr>
          <w:t xml:space="preserve">to </w:t>
        </w:r>
      </w:ins>
      <w:r w:rsidRPr="0090414D">
        <w:rPr>
          <w:rFonts w:ascii="Trebuchet MS" w:hAnsi="Trebuchet MS"/>
          <w:noProof/>
          <w:sz w:val="24"/>
        </w:rPr>
        <w:t xml:space="preserve">become hard, in order to give him into your hand </w:t>
      </w:r>
      <w:del w:id="289" w:author="Author">
        <w:r w:rsidRPr="0090414D">
          <w:rPr>
            <w:rFonts w:ascii="Trebuchet MS" w:hAnsi="Trebuchet MS"/>
            <w:noProof/>
            <w:sz w:val="24"/>
          </w:rPr>
          <w:delText xml:space="preserve">just </w:delText>
        </w:r>
      </w:del>
      <w:r w:rsidRPr="0090414D">
        <w:rPr>
          <w:rFonts w:ascii="Trebuchet MS" w:hAnsi="Trebuchet MS"/>
          <w:noProof/>
          <w:sz w:val="24"/>
        </w:rPr>
        <w:t xml:space="preserve">as </w:t>
      </w:r>
      <w:del w:id="290" w:author="Author">
        <w:r w:rsidRPr="0090414D">
          <w:rPr>
            <w:rFonts w:ascii="Trebuchet MS" w:hAnsi="Trebuchet MS"/>
            <w:noProof/>
            <w:sz w:val="24"/>
          </w:rPr>
          <w:delText>at this day</w:delText>
        </w:r>
      </w:del>
      <w:ins w:id="291" w:author="Author">
        <w:r w:rsidRPr="0090414D">
          <w:rPr>
            <w:rFonts w:ascii="Trebuchet MS" w:hAnsi="Trebuchet MS"/>
            <w:noProof/>
            <w:sz w:val="24"/>
          </w:rPr>
          <w:t>is now the case</w:t>
        </w:r>
      </w:ins>
      <w:r w:rsidRPr="0090414D">
        <w:rPr>
          <w:rFonts w:ascii="Trebuchet MS" w:hAnsi="Trebuchet MS"/>
          <w:noProof/>
          <w:sz w:val="24"/>
        </w:rPr>
        <w:t>.</w:t>
      </w:r>
    </w:p>
    <w:p w:rsidR="004C579F" w:rsidRPr="0090414D" w:rsidRDefault="004C579F" w:rsidP="004C579F">
      <w:pPr>
        <w:rPr>
          <w:rFonts w:ascii="Trebuchet MS" w:hAnsi="Trebuchet MS"/>
          <w:noProof/>
          <w:sz w:val="24"/>
        </w:rPr>
      </w:pPr>
      <w:r w:rsidRPr="0090414D">
        <w:rPr>
          <w:rFonts w:ascii="Trebuchet MS" w:hAnsi="Trebuchet MS"/>
          <w:b/>
          <w:sz w:val="24"/>
        </w:rPr>
        <w:t xml:space="preserve">2:31 </w:t>
      </w:r>
      <w:r w:rsidRPr="0090414D">
        <w:rPr>
          <w:rFonts w:ascii="Trebuchet MS" w:hAnsi="Trebuchet MS"/>
          <w:noProof/>
          <w:sz w:val="24"/>
        </w:rPr>
        <w:t>“</w:t>
      </w:r>
      <w:del w:id="292" w:author="Author">
        <w:r w:rsidRPr="0090414D">
          <w:rPr>
            <w:rFonts w:ascii="Trebuchet MS" w:hAnsi="Trebuchet MS"/>
            <w:noProof/>
            <w:sz w:val="24"/>
          </w:rPr>
          <w:delText>At this</w:delText>
        </w:r>
      </w:del>
      <w:ins w:id="293" w:author="Author">
        <w:r w:rsidRPr="0090414D">
          <w:rPr>
            <w:rFonts w:ascii="Trebuchet MS" w:hAnsi="Trebuchet MS"/>
            <w:noProof/>
            <w:sz w:val="24"/>
          </w:rPr>
          <w:t>Then</w:t>
        </w:r>
      </w:ins>
      <w:r w:rsidRPr="0090414D">
        <w:rPr>
          <w:rFonts w:ascii="Trebuchet MS" w:hAnsi="Trebuchet MS"/>
          <w:noProof/>
          <w:sz w:val="24"/>
        </w:rPr>
        <w:t xml:space="preserve"> Jehovah said to me, ‘See, I have </w:t>
      </w:r>
      <w:del w:id="294" w:author="Author">
        <w:r w:rsidRPr="0090414D">
          <w:rPr>
            <w:rFonts w:ascii="Trebuchet MS" w:hAnsi="Trebuchet MS"/>
            <w:noProof/>
            <w:sz w:val="24"/>
          </w:rPr>
          <w:delText>started</w:delText>
        </w:r>
      </w:del>
      <w:ins w:id="295" w:author="Author">
        <w:r w:rsidRPr="0090414D">
          <w:rPr>
            <w:rFonts w:ascii="Trebuchet MS" w:hAnsi="Trebuchet MS"/>
            <w:noProof/>
            <w:sz w:val="24"/>
          </w:rPr>
          <w:t>already begun</w:t>
        </w:r>
      </w:ins>
      <w:r w:rsidRPr="0090414D">
        <w:rPr>
          <w:rFonts w:ascii="Trebuchet MS" w:hAnsi="Trebuchet MS"/>
          <w:noProof/>
          <w:sz w:val="24"/>
        </w:rPr>
        <w:t xml:space="preserve"> to </w:t>
      </w:r>
      <w:del w:id="296" w:author="Author">
        <w:r w:rsidRPr="0090414D">
          <w:rPr>
            <w:rFonts w:ascii="Trebuchet MS" w:hAnsi="Trebuchet MS"/>
            <w:noProof/>
            <w:sz w:val="24"/>
          </w:rPr>
          <w:delText>abandon</w:delText>
        </w:r>
      </w:del>
      <w:ins w:id="297" w:author="Author">
        <w:r w:rsidRPr="0090414D">
          <w:rPr>
            <w:rFonts w:ascii="Trebuchet MS" w:hAnsi="Trebuchet MS"/>
            <w:noProof/>
            <w:sz w:val="24"/>
          </w:rPr>
          <w:t>give</w:t>
        </w:r>
      </w:ins>
      <w:r w:rsidRPr="0090414D">
        <w:rPr>
          <w:rFonts w:ascii="Trebuchet MS" w:hAnsi="Trebuchet MS"/>
          <w:noProof/>
          <w:sz w:val="24"/>
        </w:rPr>
        <w:t xml:space="preserve"> Si′hon and his land </w:t>
      </w:r>
      <w:ins w:id="298" w:author="Author">
        <w:r w:rsidRPr="0090414D">
          <w:rPr>
            <w:rFonts w:ascii="Trebuchet MS" w:hAnsi="Trebuchet MS"/>
            <w:noProof/>
            <w:sz w:val="24"/>
          </w:rPr>
          <w:t xml:space="preserve">over </w:t>
        </w:r>
      </w:ins>
      <w:r w:rsidRPr="0090414D">
        <w:rPr>
          <w:rFonts w:ascii="Trebuchet MS" w:hAnsi="Trebuchet MS"/>
          <w:noProof/>
          <w:sz w:val="24"/>
        </w:rPr>
        <w:t xml:space="preserve">to you. Start to take possession of his land.’ </w:t>
      </w:r>
      <w:r w:rsidRPr="0090414D">
        <w:rPr>
          <w:rFonts w:ascii="Trebuchet MS" w:hAnsi="Trebuchet MS"/>
          <w:b/>
          <w:noProof/>
          <w:sz w:val="24"/>
        </w:rPr>
        <w:t xml:space="preserve">2:32 </w:t>
      </w:r>
      <w:r w:rsidRPr="0090414D">
        <w:rPr>
          <w:rFonts w:ascii="Trebuchet MS" w:hAnsi="Trebuchet MS"/>
          <w:noProof/>
          <w:sz w:val="24"/>
        </w:rPr>
        <w:t xml:space="preserve">When Si′hon came </w:t>
      </w:r>
      <w:del w:id="299" w:author="Author">
        <w:r w:rsidRPr="0090414D">
          <w:rPr>
            <w:rFonts w:ascii="Trebuchet MS" w:hAnsi="Trebuchet MS"/>
            <w:noProof/>
            <w:sz w:val="24"/>
          </w:rPr>
          <w:delText xml:space="preserve">on </w:delText>
        </w:r>
      </w:del>
      <w:r w:rsidRPr="0090414D">
        <w:rPr>
          <w:rFonts w:ascii="Trebuchet MS" w:hAnsi="Trebuchet MS"/>
          <w:noProof/>
          <w:sz w:val="24"/>
        </w:rPr>
        <w:t>out</w:t>
      </w:r>
      <w:del w:id="300" w:author="Author">
        <w:r w:rsidRPr="0090414D">
          <w:rPr>
            <w:rFonts w:ascii="Trebuchet MS" w:hAnsi="Trebuchet MS"/>
            <w:noProof/>
            <w:sz w:val="24"/>
          </w:rPr>
          <w:delText>, he and</w:delText>
        </w:r>
      </w:del>
      <w:ins w:id="301" w:author="Author">
        <w:r w:rsidRPr="0090414D">
          <w:rPr>
            <w:rFonts w:ascii="Trebuchet MS" w:hAnsi="Trebuchet MS"/>
            <w:noProof/>
            <w:sz w:val="24"/>
          </w:rPr>
          <w:t xml:space="preserve"> along with</w:t>
        </w:r>
      </w:ins>
      <w:r w:rsidRPr="0090414D">
        <w:rPr>
          <w:rFonts w:ascii="Trebuchet MS" w:hAnsi="Trebuchet MS"/>
          <w:noProof/>
          <w:sz w:val="24"/>
        </w:rPr>
        <w:t xml:space="preserve"> all his people</w:t>
      </w:r>
      <w:del w:id="302" w:author="Author">
        <w:r w:rsidRPr="0090414D">
          <w:rPr>
            <w:rFonts w:ascii="Trebuchet MS" w:hAnsi="Trebuchet MS"/>
            <w:noProof/>
            <w:sz w:val="24"/>
          </w:rPr>
          <w:delText>,</w:delText>
        </w:r>
      </w:del>
      <w:r w:rsidRPr="0090414D">
        <w:rPr>
          <w:rFonts w:ascii="Trebuchet MS" w:hAnsi="Trebuchet MS"/>
          <w:noProof/>
          <w:sz w:val="24"/>
        </w:rPr>
        <w:t xml:space="preserve"> to meet us in battle at Ja′haz, </w:t>
      </w:r>
      <w:r w:rsidRPr="0090414D">
        <w:rPr>
          <w:rFonts w:ascii="Trebuchet MS" w:hAnsi="Trebuchet MS"/>
          <w:b/>
          <w:noProof/>
          <w:sz w:val="24"/>
        </w:rPr>
        <w:t xml:space="preserve">2:33 </w:t>
      </w:r>
      <w:del w:id="303" w:author="Author">
        <w:r w:rsidRPr="0090414D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90414D">
        <w:rPr>
          <w:rFonts w:ascii="Trebuchet MS" w:hAnsi="Trebuchet MS"/>
          <w:noProof/>
          <w:sz w:val="24"/>
        </w:rPr>
        <w:t xml:space="preserve">Jehovah our God </w:t>
      </w:r>
      <w:del w:id="304" w:author="Author">
        <w:r w:rsidRPr="0090414D">
          <w:rPr>
            <w:rFonts w:ascii="Trebuchet MS" w:hAnsi="Trebuchet MS"/>
            <w:noProof/>
            <w:sz w:val="24"/>
          </w:rPr>
          <w:delText>abandoned</w:delText>
        </w:r>
      </w:del>
      <w:ins w:id="305" w:author="Author">
        <w:r w:rsidRPr="0090414D">
          <w:rPr>
            <w:rFonts w:ascii="Trebuchet MS" w:hAnsi="Trebuchet MS"/>
            <w:noProof/>
            <w:sz w:val="24"/>
          </w:rPr>
          <w:t>handed</w:t>
        </w:r>
      </w:ins>
      <w:r w:rsidRPr="0090414D">
        <w:rPr>
          <w:rFonts w:ascii="Trebuchet MS" w:hAnsi="Trebuchet MS"/>
          <w:noProof/>
          <w:sz w:val="24"/>
        </w:rPr>
        <w:t xml:space="preserve"> him </w:t>
      </w:r>
      <w:ins w:id="306" w:author="Author">
        <w:r w:rsidRPr="0090414D">
          <w:rPr>
            <w:rFonts w:ascii="Trebuchet MS" w:hAnsi="Trebuchet MS"/>
            <w:noProof/>
            <w:sz w:val="24"/>
          </w:rPr>
          <w:t xml:space="preserve">over </w:t>
        </w:r>
      </w:ins>
      <w:r w:rsidRPr="0090414D">
        <w:rPr>
          <w:rFonts w:ascii="Trebuchet MS" w:hAnsi="Trebuchet MS"/>
          <w:noProof/>
          <w:sz w:val="24"/>
        </w:rPr>
        <w:t>to us, so that we defeated him</w:t>
      </w:r>
      <w:del w:id="307" w:author="Author">
        <w:r w:rsidRPr="0090414D">
          <w:rPr>
            <w:rFonts w:ascii="Trebuchet MS" w:hAnsi="Trebuchet MS"/>
            <w:noProof/>
            <w:sz w:val="24"/>
          </w:rPr>
          <w:delText xml:space="preserve"> and</w:delText>
        </w:r>
      </w:del>
      <w:ins w:id="308" w:author="Author">
        <w:r w:rsidRPr="0090414D">
          <w:rPr>
            <w:rFonts w:ascii="Trebuchet MS" w:hAnsi="Trebuchet MS"/>
            <w:noProof/>
            <w:sz w:val="24"/>
          </w:rPr>
          <w:t>,</w:t>
        </w:r>
      </w:ins>
      <w:r w:rsidRPr="0090414D">
        <w:rPr>
          <w:rFonts w:ascii="Trebuchet MS" w:hAnsi="Trebuchet MS"/>
          <w:noProof/>
          <w:sz w:val="24"/>
        </w:rPr>
        <w:t xml:space="preserve"> his sons</w:t>
      </w:r>
      <w:ins w:id="309" w:author="Author">
        <w:r w:rsidRPr="0090414D">
          <w:rPr>
            <w:rFonts w:ascii="Trebuchet MS" w:hAnsi="Trebuchet MS"/>
            <w:noProof/>
            <w:sz w:val="24"/>
          </w:rPr>
          <w:t>,</w:t>
        </w:r>
      </w:ins>
      <w:r w:rsidRPr="0090414D">
        <w:rPr>
          <w:rFonts w:ascii="Trebuchet MS" w:hAnsi="Trebuchet MS"/>
          <w:noProof/>
          <w:sz w:val="24"/>
        </w:rPr>
        <w:t xml:space="preserve"> and all his people. </w:t>
      </w:r>
      <w:r w:rsidRPr="0090414D">
        <w:rPr>
          <w:rFonts w:ascii="Trebuchet MS" w:hAnsi="Trebuchet MS"/>
          <w:b/>
          <w:noProof/>
          <w:sz w:val="24"/>
        </w:rPr>
        <w:t xml:space="preserve">2:34 </w:t>
      </w:r>
      <w:del w:id="310" w:author="Author">
        <w:r w:rsidRPr="0090414D">
          <w:rPr>
            <w:rFonts w:ascii="Trebuchet MS" w:hAnsi="Trebuchet MS"/>
            <w:noProof/>
            <w:sz w:val="24"/>
          </w:rPr>
          <w:delText>And we went capturing</w:delText>
        </w:r>
      </w:del>
      <w:ins w:id="311" w:author="Author">
        <w:r w:rsidRPr="0090414D">
          <w:rPr>
            <w:rFonts w:ascii="Trebuchet MS" w:hAnsi="Trebuchet MS"/>
            <w:noProof/>
            <w:sz w:val="24"/>
          </w:rPr>
          <w:t>We captured</w:t>
        </w:r>
      </w:ins>
      <w:r w:rsidRPr="0090414D">
        <w:rPr>
          <w:rFonts w:ascii="Trebuchet MS" w:hAnsi="Trebuchet MS"/>
          <w:noProof/>
          <w:sz w:val="24"/>
        </w:rPr>
        <w:t xml:space="preserve"> all his cities at that </w:t>
      </w:r>
      <w:del w:id="312" w:author="Author">
        <w:r w:rsidRPr="0090414D">
          <w:rPr>
            <w:rFonts w:ascii="Trebuchet MS" w:hAnsi="Trebuchet MS"/>
            <w:noProof/>
            <w:sz w:val="24"/>
          </w:rPr>
          <w:delText xml:space="preserve">particular </w:delText>
        </w:r>
      </w:del>
      <w:r w:rsidRPr="0090414D">
        <w:rPr>
          <w:rFonts w:ascii="Trebuchet MS" w:hAnsi="Trebuchet MS"/>
          <w:noProof/>
          <w:sz w:val="24"/>
        </w:rPr>
        <w:t xml:space="preserve">time and </w:t>
      </w:r>
      <w:del w:id="313" w:author="Author">
        <w:r w:rsidRPr="0090414D">
          <w:rPr>
            <w:rFonts w:ascii="Trebuchet MS" w:hAnsi="Trebuchet MS"/>
            <w:noProof/>
            <w:sz w:val="24"/>
          </w:rPr>
          <w:delText>devoting</w:delText>
        </w:r>
      </w:del>
      <w:ins w:id="314" w:author="Author">
        <w:r w:rsidRPr="0090414D">
          <w:rPr>
            <w:rFonts w:ascii="Trebuchet MS" w:hAnsi="Trebuchet MS"/>
            <w:noProof/>
            <w:sz w:val="24"/>
          </w:rPr>
          <w:t>devoted</w:t>
        </w:r>
      </w:ins>
      <w:r w:rsidRPr="0090414D">
        <w:rPr>
          <w:rFonts w:ascii="Trebuchet MS" w:hAnsi="Trebuchet MS"/>
          <w:noProof/>
          <w:sz w:val="24"/>
        </w:rPr>
        <w:t xml:space="preserve"> every city to destruction, </w:t>
      </w:r>
      <w:ins w:id="315" w:author="Author">
        <w:r w:rsidRPr="0090414D">
          <w:rPr>
            <w:rFonts w:ascii="Trebuchet MS" w:hAnsi="Trebuchet MS"/>
            <w:noProof/>
            <w:sz w:val="24"/>
          </w:rPr>
          <w:t xml:space="preserve">including </w:t>
        </w:r>
      </w:ins>
      <w:r w:rsidRPr="0090414D">
        <w:rPr>
          <w:rFonts w:ascii="Trebuchet MS" w:hAnsi="Trebuchet MS"/>
          <w:noProof/>
          <w:sz w:val="24"/>
        </w:rPr>
        <w:t>men</w:t>
      </w:r>
      <w:ins w:id="316" w:author="Author">
        <w:r w:rsidRPr="0090414D">
          <w:rPr>
            <w:rFonts w:ascii="Trebuchet MS" w:hAnsi="Trebuchet MS"/>
            <w:noProof/>
            <w:sz w:val="24"/>
          </w:rPr>
          <w:t>, women,</w:t>
        </w:r>
      </w:ins>
      <w:r w:rsidRPr="0090414D">
        <w:rPr>
          <w:rFonts w:ascii="Trebuchet MS" w:hAnsi="Trebuchet MS"/>
          <w:noProof/>
          <w:sz w:val="24"/>
        </w:rPr>
        <w:t xml:space="preserve"> and </w:t>
      </w:r>
      <w:del w:id="317" w:author="Author">
        <w:r w:rsidRPr="0090414D">
          <w:rPr>
            <w:rFonts w:ascii="Trebuchet MS" w:hAnsi="Trebuchet MS"/>
            <w:noProof/>
            <w:sz w:val="24"/>
          </w:rPr>
          <w:delText xml:space="preserve">women and little </w:delText>
        </w:r>
      </w:del>
      <w:r w:rsidRPr="0090414D">
        <w:rPr>
          <w:rFonts w:ascii="Trebuchet MS" w:hAnsi="Trebuchet MS"/>
          <w:noProof/>
          <w:sz w:val="24"/>
        </w:rPr>
        <w:t xml:space="preserve">children. We left no survivor. </w:t>
      </w:r>
      <w:r w:rsidRPr="0090414D">
        <w:rPr>
          <w:rFonts w:ascii="Trebuchet MS" w:hAnsi="Trebuchet MS"/>
          <w:b/>
          <w:noProof/>
          <w:sz w:val="24"/>
        </w:rPr>
        <w:t xml:space="preserve">2:35 </w:t>
      </w:r>
      <w:del w:id="318" w:author="Author">
        <w:r w:rsidRPr="0090414D">
          <w:rPr>
            <w:rFonts w:ascii="Trebuchet MS" w:hAnsi="Trebuchet MS"/>
            <w:noProof/>
            <w:sz w:val="24"/>
          </w:rPr>
          <w:delText>Only</w:delText>
        </w:r>
      </w:del>
      <w:ins w:id="319" w:author="Author">
        <w:r w:rsidRPr="0090414D">
          <w:rPr>
            <w:rFonts w:ascii="Trebuchet MS" w:hAnsi="Trebuchet MS"/>
            <w:noProof/>
            <w:sz w:val="24"/>
          </w:rPr>
          <w:t>We plundered only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320" w:author="Author">
        <w:r w:rsidRPr="0090414D">
          <w:rPr>
            <w:rFonts w:ascii="Trebuchet MS" w:hAnsi="Trebuchet MS"/>
            <w:noProof/>
            <w:sz w:val="24"/>
          </w:rPr>
          <w:delText>domestic animals did we take as plunder</w:delText>
        </w:r>
      </w:del>
      <w:ins w:id="321" w:author="Author">
        <w:r w:rsidRPr="0090414D">
          <w:rPr>
            <w:rFonts w:ascii="Trebuchet MS" w:hAnsi="Trebuchet MS"/>
            <w:noProof/>
            <w:sz w:val="24"/>
          </w:rPr>
          <w:t>livestock</w:t>
        </w:r>
      </w:ins>
      <w:r w:rsidRPr="0090414D">
        <w:rPr>
          <w:rFonts w:ascii="Trebuchet MS" w:hAnsi="Trebuchet MS"/>
          <w:noProof/>
          <w:sz w:val="24"/>
        </w:rPr>
        <w:t xml:space="preserve"> for ourselves</w:t>
      </w:r>
      <w:del w:id="322" w:author="Author">
        <w:r w:rsidRPr="0090414D">
          <w:rPr>
            <w:rFonts w:ascii="Trebuchet MS" w:hAnsi="Trebuchet MS"/>
            <w:noProof/>
            <w:sz w:val="24"/>
          </w:rPr>
          <w:delText>, together</w:delText>
        </w:r>
      </w:del>
      <w:ins w:id="323" w:author="Author">
        <w:r w:rsidRPr="0090414D">
          <w:rPr>
            <w:rFonts w:ascii="Trebuchet MS" w:hAnsi="Trebuchet MS"/>
            <w:noProof/>
            <w:sz w:val="24"/>
          </w:rPr>
          <w:t xml:space="preserve"> along</w:t>
        </w:r>
      </w:ins>
      <w:r w:rsidRPr="0090414D">
        <w:rPr>
          <w:rFonts w:ascii="Trebuchet MS" w:hAnsi="Trebuchet MS"/>
          <w:noProof/>
          <w:sz w:val="24"/>
        </w:rPr>
        <w:t xml:space="preserve"> with the </w:t>
      </w:r>
      <w:del w:id="324" w:author="Author">
        <w:r w:rsidRPr="0090414D">
          <w:rPr>
            <w:rFonts w:ascii="Trebuchet MS" w:hAnsi="Trebuchet MS"/>
            <w:noProof/>
            <w:sz w:val="24"/>
          </w:rPr>
          <w:delText>spoil of</w:delText>
        </w:r>
      </w:del>
      <w:ins w:id="325" w:author="Author">
        <w:r w:rsidRPr="0090414D">
          <w:rPr>
            <w:rFonts w:ascii="Trebuchet MS" w:hAnsi="Trebuchet MS"/>
            <w:noProof/>
            <w:sz w:val="24"/>
          </w:rPr>
          <w:t>spoils from</w:t>
        </w:r>
      </w:ins>
      <w:r w:rsidRPr="0090414D">
        <w:rPr>
          <w:rFonts w:ascii="Trebuchet MS" w:hAnsi="Trebuchet MS"/>
          <w:noProof/>
          <w:sz w:val="24"/>
        </w:rPr>
        <w:t xml:space="preserve"> the cities that we had captured. </w:t>
      </w:r>
      <w:r w:rsidRPr="0090414D">
        <w:rPr>
          <w:rFonts w:ascii="Trebuchet MS" w:hAnsi="Trebuchet MS"/>
          <w:b/>
          <w:noProof/>
          <w:sz w:val="24"/>
        </w:rPr>
        <w:t xml:space="preserve">2:36 </w:t>
      </w:r>
      <w:r w:rsidRPr="0090414D">
        <w:rPr>
          <w:rFonts w:ascii="Trebuchet MS" w:hAnsi="Trebuchet MS"/>
          <w:noProof/>
          <w:sz w:val="24"/>
        </w:rPr>
        <w:t xml:space="preserve">From A·ro′er, which is </w:t>
      </w:r>
      <w:del w:id="326" w:author="Author">
        <w:r w:rsidRPr="0090414D">
          <w:rPr>
            <w:rFonts w:ascii="Trebuchet MS" w:hAnsi="Trebuchet MS"/>
            <w:noProof/>
            <w:sz w:val="24"/>
          </w:rPr>
          <w:delText>by</w:delText>
        </w:r>
      </w:del>
      <w:ins w:id="327" w:author="Author">
        <w:r w:rsidRPr="0090414D">
          <w:rPr>
            <w:rFonts w:ascii="Trebuchet MS" w:hAnsi="Trebuchet MS"/>
            <w:noProof/>
            <w:sz w:val="24"/>
          </w:rPr>
          <w:t>on</w:t>
        </w:r>
      </w:ins>
      <w:r w:rsidRPr="0090414D">
        <w:rPr>
          <w:rFonts w:ascii="Trebuchet MS" w:hAnsi="Trebuchet MS"/>
          <w:noProof/>
          <w:sz w:val="24"/>
        </w:rPr>
        <w:t xml:space="preserve"> the </w:t>
      </w:r>
      <w:del w:id="328" w:author="Author">
        <w:r w:rsidRPr="0090414D">
          <w:rPr>
            <w:rFonts w:ascii="Trebuchet MS" w:hAnsi="Trebuchet MS"/>
            <w:noProof/>
            <w:sz w:val="24"/>
          </w:rPr>
          <w:delText>bank</w:delText>
        </w:r>
      </w:del>
      <w:ins w:id="329" w:author="Author">
        <w:r w:rsidRPr="0090414D">
          <w:rPr>
            <w:rFonts w:ascii="Trebuchet MS" w:hAnsi="Trebuchet MS"/>
            <w:noProof/>
            <w:sz w:val="24"/>
          </w:rPr>
          <w:t>rim</w:t>
        </w:r>
      </w:ins>
      <w:r w:rsidRPr="0090414D">
        <w:rPr>
          <w:rFonts w:ascii="Trebuchet MS" w:hAnsi="Trebuchet MS"/>
          <w:noProof/>
          <w:sz w:val="24"/>
        </w:rPr>
        <w:t xml:space="preserve"> of the </w:t>
      </w:r>
      <w:del w:id="330" w:author="Author">
        <w:r w:rsidRPr="0090414D">
          <w:rPr>
            <w:rFonts w:ascii="Trebuchet MS" w:hAnsi="Trebuchet MS"/>
            <w:noProof/>
            <w:sz w:val="24"/>
          </w:rPr>
          <w:delText xml:space="preserve">torrent valley of </w:delText>
        </w:r>
      </w:del>
      <w:r w:rsidRPr="0090414D">
        <w:rPr>
          <w:rFonts w:ascii="Trebuchet MS" w:hAnsi="Trebuchet MS"/>
          <w:noProof/>
          <w:sz w:val="24"/>
        </w:rPr>
        <w:t>Ar′non</w:t>
      </w:r>
      <w:del w:id="331" w:author="Author">
        <w:r w:rsidRPr="0090414D">
          <w:rPr>
            <w:rFonts w:ascii="Trebuchet MS" w:hAnsi="Trebuchet MS"/>
            <w:noProof/>
            <w:sz w:val="24"/>
          </w:rPr>
          <w:delText>, and</w:delText>
        </w:r>
      </w:del>
      <w:ins w:id="332" w:author="Author">
        <w:r w:rsidRPr="0090414D">
          <w:rPr>
            <w:rFonts w:ascii="Trebuchet MS" w:hAnsi="Trebuchet MS"/>
            <w:noProof/>
            <w:sz w:val="24"/>
          </w:rPr>
          <w:t xml:space="preserve"> Valley</w:t>
        </w:r>
        <w:r w:rsidRPr="0090414D">
          <w:rPr>
            <w:rStyle w:val="FootnoteReference"/>
            <w:rFonts w:ascii="Trebuchet MS" w:hAnsi="Trebuchet MS"/>
            <w:noProof/>
          </w:rPr>
          <w:footnoteReference w:id="8"/>
        </w:r>
        <w:r w:rsidRPr="0090414D">
          <w:rPr>
            <w:rFonts w:ascii="Trebuchet MS" w:hAnsi="Trebuchet MS"/>
            <w:noProof/>
            <w:sz w:val="24"/>
          </w:rPr>
          <w:t xml:space="preserve"> (including</w:t>
        </w:r>
      </w:ins>
      <w:r w:rsidRPr="0090414D">
        <w:rPr>
          <w:rFonts w:ascii="Trebuchet MS" w:hAnsi="Trebuchet MS"/>
          <w:noProof/>
          <w:sz w:val="24"/>
        </w:rPr>
        <w:t xml:space="preserve"> the city that is in the </w:t>
      </w:r>
      <w:del w:id="335" w:author="Author">
        <w:r w:rsidRPr="0090414D">
          <w:rPr>
            <w:rFonts w:ascii="Trebuchet MS" w:hAnsi="Trebuchet MS"/>
            <w:noProof/>
            <w:sz w:val="24"/>
          </w:rPr>
          <w:delText xml:space="preserve">torrent </w:delText>
        </w:r>
      </w:del>
      <w:r w:rsidRPr="0090414D">
        <w:rPr>
          <w:rFonts w:ascii="Trebuchet MS" w:hAnsi="Trebuchet MS"/>
          <w:noProof/>
          <w:sz w:val="24"/>
        </w:rPr>
        <w:t>valley</w:t>
      </w:r>
      <w:del w:id="336" w:author="Author">
        <w:r w:rsidRPr="0090414D">
          <w:rPr>
            <w:rFonts w:ascii="Trebuchet MS" w:hAnsi="Trebuchet MS"/>
            <w:noProof/>
            <w:sz w:val="24"/>
          </w:rPr>
          <w:delText>,</w:delText>
        </w:r>
      </w:del>
      <w:ins w:id="337" w:author="Author">
        <w:r w:rsidRPr="0090414D">
          <w:rPr>
            <w:rFonts w:ascii="Trebuchet MS" w:hAnsi="Trebuchet MS"/>
            <w:noProof/>
            <w:sz w:val="24"/>
          </w:rPr>
          <w:t>),</w:t>
        </w:r>
      </w:ins>
      <w:r w:rsidRPr="0090414D">
        <w:rPr>
          <w:rFonts w:ascii="Trebuchet MS" w:hAnsi="Trebuchet MS"/>
          <w:noProof/>
          <w:sz w:val="24"/>
        </w:rPr>
        <w:t xml:space="preserve"> as far as Gil′e·ad, </w:t>
      </w:r>
      <w:del w:id="338" w:author="Author">
        <w:r w:rsidRPr="0090414D">
          <w:rPr>
            <w:rFonts w:ascii="Trebuchet MS" w:hAnsi="Trebuchet MS"/>
            <w:noProof/>
            <w:sz w:val="24"/>
          </w:rPr>
          <w:delText xml:space="preserve">there proved to be </w:delText>
        </w:r>
      </w:del>
      <w:r w:rsidRPr="0090414D">
        <w:rPr>
          <w:rFonts w:ascii="Trebuchet MS" w:hAnsi="Trebuchet MS"/>
          <w:noProof/>
          <w:sz w:val="24"/>
        </w:rPr>
        <w:t xml:space="preserve">no town </w:t>
      </w:r>
      <w:del w:id="339" w:author="Author">
        <w:r w:rsidRPr="0090414D">
          <w:rPr>
            <w:rFonts w:ascii="Trebuchet MS" w:hAnsi="Trebuchet MS"/>
            <w:noProof/>
            <w:sz w:val="24"/>
          </w:rPr>
          <w:delText xml:space="preserve">that </w:delText>
        </w:r>
      </w:del>
      <w:r w:rsidRPr="0090414D">
        <w:rPr>
          <w:rFonts w:ascii="Trebuchet MS" w:hAnsi="Trebuchet MS"/>
          <w:noProof/>
          <w:sz w:val="24"/>
        </w:rPr>
        <w:t xml:space="preserve">was </w:t>
      </w:r>
      <w:del w:id="340" w:author="Author">
        <w:r w:rsidRPr="0090414D">
          <w:rPr>
            <w:rFonts w:ascii="Trebuchet MS" w:hAnsi="Trebuchet MS"/>
            <w:noProof/>
            <w:sz w:val="24"/>
          </w:rPr>
          <w:delText>too high up for us.</w:delText>
        </w:r>
      </w:del>
      <w:ins w:id="341" w:author="Author">
        <w:r w:rsidRPr="0090414D">
          <w:rPr>
            <w:rFonts w:ascii="Trebuchet MS" w:hAnsi="Trebuchet MS"/>
            <w:noProof/>
            <w:sz w:val="24"/>
          </w:rPr>
          <w:t>beyond our reach.</w:t>
        </w:r>
      </w:ins>
      <w:r w:rsidRPr="0090414D">
        <w:rPr>
          <w:rFonts w:ascii="Trebuchet MS" w:hAnsi="Trebuchet MS"/>
          <w:noProof/>
          <w:sz w:val="24"/>
        </w:rPr>
        <w:t xml:space="preserve"> Jehovah our God </w:t>
      </w:r>
      <w:del w:id="342" w:author="Author">
        <w:r w:rsidRPr="0090414D">
          <w:rPr>
            <w:rFonts w:ascii="Trebuchet MS" w:hAnsi="Trebuchet MS"/>
            <w:noProof/>
            <w:sz w:val="24"/>
          </w:rPr>
          <w:delText>abandoned</w:delText>
        </w:r>
      </w:del>
      <w:ins w:id="343" w:author="Author">
        <w:r w:rsidRPr="0090414D">
          <w:rPr>
            <w:rFonts w:ascii="Trebuchet MS" w:hAnsi="Trebuchet MS"/>
            <w:noProof/>
            <w:sz w:val="24"/>
          </w:rPr>
          <w:t>handed</w:t>
        </w:r>
      </w:ins>
      <w:r w:rsidRPr="0090414D">
        <w:rPr>
          <w:rFonts w:ascii="Trebuchet MS" w:hAnsi="Trebuchet MS"/>
          <w:noProof/>
          <w:sz w:val="24"/>
        </w:rPr>
        <w:t xml:space="preserve"> them all </w:t>
      </w:r>
      <w:ins w:id="344" w:author="Author">
        <w:r w:rsidRPr="0090414D">
          <w:rPr>
            <w:rFonts w:ascii="Trebuchet MS" w:hAnsi="Trebuchet MS"/>
            <w:noProof/>
            <w:sz w:val="24"/>
          </w:rPr>
          <w:t xml:space="preserve">over </w:t>
        </w:r>
      </w:ins>
      <w:r w:rsidRPr="0090414D">
        <w:rPr>
          <w:rFonts w:ascii="Trebuchet MS" w:hAnsi="Trebuchet MS"/>
          <w:noProof/>
          <w:sz w:val="24"/>
        </w:rPr>
        <w:t xml:space="preserve">to us. </w:t>
      </w:r>
      <w:r w:rsidRPr="0090414D">
        <w:rPr>
          <w:rFonts w:ascii="Trebuchet MS" w:hAnsi="Trebuchet MS"/>
          <w:b/>
          <w:noProof/>
          <w:sz w:val="24"/>
        </w:rPr>
        <w:t xml:space="preserve">2:37 </w:t>
      </w:r>
      <w:del w:id="345" w:author="Author">
        <w:r w:rsidRPr="0090414D">
          <w:rPr>
            <w:rFonts w:ascii="Trebuchet MS" w:hAnsi="Trebuchet MS"/>
            <w:noProof/>
            <w:sz w:val="24"/>
          </w:rPr>
          <w:delText>Only</w:delText>
        </w:r>
      </w:del>
      <w:ins w:id="346" w:author="Author">
        <w:r w:rsidRPr="0090414D">
          <w:rPr>
            <w:rFonts w:ascii="Trebuchet MS" w:hAnsi="Trebuchet MS"/>
            <w:noProof/>
            <w:sz w:val="24"/>
          </w:rPr>
          <w:t>However,</w:t>
        </w:r>
      </w:ins>
      <w:r w:rsidRPr="0090414D">
        <w:rPr>
          <w:rFonts w:ascii="Trebuchet MS" w:hAnsi="Trebuchet MS"/>
          <w:noProof/>
          <w:sz w:val="24"/>
        </w:rPr>
        <w:t xml:space="preserve"> you did not </w:t>
      </w:r>
      <w:del w:id="347" w:author="Author">
        <w:r w:rsidRPr="0090414D">
          <w:rPr>
            <w:rFonts w:ascii="Trebuchet MS" w:hAnsi="Trebuchet MS"/>
            <w:noProof/>
            <w:sz w:val="24"/>
          </w:rPr>
          <w:delText>go near</w:delText>
        </w:r>
      </w:del>
      <w:ins w:id="348" w:author="Author">
        <w:r w:rsidRPr="0090414D">
          <w:rPr>
            <w:rFonts w:ascii="Trebuchet MS" w:hAnsi="Trebuchet MS"/>
            <w:noProof/>
            <w:sz w:val="24"/>
          </w:rPr>
          <w:t>approach</w:t>
        </w:r>
      </w:ins>
      <w:r w:rsidRPr="0090414D">
        <w:rPr>
          <w:rFonts w:ascii="Trebuchet MS" w:hAnsi="Trebuchet MS"/>
          <w:noProof/>
          <w:sz w:val="24"/>
        </w:rPr>
        <w:t xml:space="preserve"> the land of the </w:t>
      </w:r>
      <w:del w:id="349" w:author="Author">
        <w:r w:rsidRPr="0090414D">
          <w:rPr>
            <w:rFonts w:ascii="Trebuchet MS" w:hAnsi="Trebuchet MS"/>
            <w:noProof/>
            <w:sz w:val="24"/>
          </w:rPr>
          <w:delText xml:space="preserve">sons of </w:delText>
        </w:r>
      </w:del>
      <w:r w:rsidRPr="0090414D">
        <w:rPr>
          <w:rFonts w:ascii="Trebuchet MS" w:hAnsi="Trebuchet MS"/>
          <w:noProof/>
          <w:sz w:val="24"/>
        </w:rPr>
        <w:t>Am′mon</w:t>
      </w:r>
      <w:ins w:id="350" w:author="Author">
        <w:r w:rsidRPr="0090414D">
          <w:rPr>
            <w:rFonts w:ascii="Trebuchet MS" w:hAnsi="Trebuchet MS"/>
            <w:noProof/>
            <w:sz w:val="24"/>
          </w:rPr>
          <w:t>·ites</w:t>
        </w:r>
      </w:ins>
      <w:r w:rsidRPr="0090414D">
        <w:rPr>
          <w:rFonts w:ascii="Trebuchet MS" w:hAnsi="Trebuchet MS"/>
          <w:noProof/>
          <w:sz w:val="24"/>
        </w:rPr>
        <w:t xml:space="preserve">, the whole bank of the </w:t>
      </w:r>
      <w:del w:id="351" w:author="Author">
        <w:r w:rsidRPr="0090414D">
          <w:rPr>
            <w:rFonts w:ascii="Trebuchet MS" w:hAnsi="Trebuchet MS"/>
            <w:noProof/>
            <w:sz w:val="24"/>
          </w:rPr>
          <w:delText>torrent valley</w:delText>
        </w:r>
      </w:del>
      <w:ins w:id="352" w:author="Author">
        <w:r w:rsidRPr="0090414D">
          <w:rPr>
            <w:rFonts w:ascii="Trebuchet MS" w:hAnsi="Trebuchet MS"/>
            <w:noProof/>
            <w:sz w:val="24"/>
          </w:rPr>
          <w:t>Valley</w:t>
        </w:r>
        <w:r w:rsidRPr="0090414D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90414D">
        <w:rPr>
          <w:rFonts w:ascii="Trebuchet MS" w:hAnsi="Trebuchet MS"/>
          <w:noProof/>
          <w:sz w:val="24"/>
        </w:rPr>
        <w:t xml:space="preserve"> of Jab′bok</w:t>
      </w:r>
      <w:del w:id="355" w:author="Author">
        <w:r w:rsidRPr="0090414D">
          <w:rPr>
            <w:rFonts w:ascii="Trebuchet MS" w:hAnsi="Trebuchet MS"/>
            <w:noProof/>
            <w:sz w:val="24"/>
          </w:rPr>
          <w:delText>, nor</w:delText>
        </w:r>
      </w:del>
      <w:ins w:id="356" w:author="Author">
        <w:r w:rsidRPr="0090414D">
          <w:rPr>
            <w:rFonts w:ascii="Trebuchet MS" w:hAnsi="Trebuchet MS"/>
            <w:noProof/>
            <w:sz w:val="24"/>
          </w:rPr>
          <w:t xml:space="preserve"> and</w:t>
        </w:r>
      </w:ins>
      <w:r w:rsidRPr="0090414D">
        <w:rPr>
          <w:rFonts w:ascii="Trebuchet MS" w:hAnsi="Trebuchet MS"/>
          <w:noProof/>
          <w:sz w:val="24"/>
        </w:rPr>
        <w:t xml:space="preserve"> the cities of the mountainous region, </w:t>
      </w:r>
      <w:del w:id="357" w:author="Author">
        <w:r w:rsidRPr="0090414D">
          <w:rPr>
            <w:rFonts w:ascii="Trebuchet MS" w:hAnsi="Trebuchet MS"/>
            <w:noProof/>
            <w:sz w:val="24"/>
          </w:rPr>
          <w:delText>nor anything about which</w:delText>
        </w:r>
      </w:del>
      <w:ins w:id="358" w:author="Author">
        <w:r w:rsidRPr="0090414D">
          <w:rPr>
            <w:rFonts w:ascii="Trebuchet MS" w:hAnsi="Trebuchet MS"/>
            <w:noProof/>
            <w:sz w:val="24"/>
          </w:rPr>
          <w:t>or any other place forbidden by</w:t>
        </w:r>
      </w:ins>
      <w:r w:rsidRPr="0090414D">
        <w:rPr>
          <w:rFonts w:ascii="Trebuchet MS" w:hAnsi="Trebuchet MS"/>
          <w:noProof/>
          <w:sz w:val="24"/>
        </w:rPr>
        <w:t xml:space="preserve"> Jehovah our God</w:t>
      </w:r>
      <w:del w:id="359" w:author="Author">
        <w:r w:rsidRPr="0090414D">
          <w:rPr>
            <w:rFonts w:ascii="Trebuchet MS" w:hAnsi="Trebuchet MS"/>
            <w:noProof/>
            <w:sz w:val="24"/>
          </w:rPr>
          <w:delText xml:space="preserve"> had given command</w:delText>
        </w:r>
      </w:del>
      <w:r w:rsidRPr="0090414D">
        <w:rPr>
          <w:rFonts w:ascii="Trebuchet MS" w:hAnsi="Trebuchet MS"/>
          <w:noProof/>
          <w:sz w:val="24"/>
        </w:rPr>
        <w:t>.</w:t>
      </w:r>
    </w:p>
    <w:p w:rsidR="004C579F" w:rsidRPr="0090414D" w:rsidRDefault="004C579F" w:rsidP="004C579F">
      <w:pPr>
        <w:rPr>
          <w:rFonts w:ascii="Trebuchet MS" w:hAnsi="Trebuchet MS"/>
          <w:b/>
          <w:sz w:val="24"/>
        </w:rPr>
      </w:pPr>
    </w:p>
    <w:p w:rsidR="00762BCB" w:rsidRPr="004C579F" w:rsidRDefault="00762BCB" w:rsidP="004C579F"/>
    <w:sectPr w:rsidR="00762BCB" w:rsidRPr="004C579F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2407" w:rsidRDefault="00EB2407">
      <w:r>
        <w:separator/>
      </w:r>
    </w:p>
  </w:endnote>
  <w:endnote w:type="continuationSeparator" w:id="0">
    <w:p w:rsidR="00EB2407" w:rsidRDefault="00EB2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2407" w:rsidRDefault="00EB2407">
      <w:r>
        <w:separator/>
      </w:r>
    </w:p>
  </w:footnote>
  <w:footnote w:type="continuationSeparator" w:id="0">
    <w:p w:rsidR="00EB2407" w:rsidRDefault="00EB2407">
      <w:r>
        <w:continuationSeparator/>
      </w:r>
    </w:p>
  </w:footnote>
  <w:footnote w:id="1">
    <w:p w:rsidR="004C579F" w:rsidRPr="0090414D" w:rsidRDefault="004C579F" w:rsidP="0090414D">
      <w:pPr>
        <w:pStyle w:val="FootnoteText"/>
        <w:spacing w:after="96"/>
        <w:ind w:firstLine="288"/>
        <w:rPr>
          <w:ins w:id="33" w:author="Author"/>
        </w:rPr>
      </w:pPr>
      <w:ins w:id="34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2:5 </w:t>
        </w:r>
        <w:r w:rsidRPr="0090414D">
          <w:t>Or “Do not provoke.”</w:t>
        </w:r>
      </w:ins>
    </w:p>
  </w:footnote>
  <w:footnote w:id="2">
    <w:p w:rsidR="004C579F" w:rsidRPr="0090414D" w:rsidRDefault="004C579F" w:rsidP="0090414D">
      <w:pPr>
        <w:pStyle w:val="FootnoteText"/>
        <w:spacing w:after="96"/>
        <w:ind w:firstLine="288"/>
        <w:rPr>
          <w:ins w:id="118" w:author="Author"/>
        </w:rPr>
      </w:pPr>
      <w:ins w:id="119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2:13 </w:t>
        </w:r>
        <w:r w:rsidRPr="0090414D">
          <w:t>Or “Wadi.”</w:t>
        </w:r>
      </w:ins>
    </w:p>
  </w:footnote>
  <w:footnote w:id="3">
    <w:p w:rsidR="004C579F" w:rsidRPr="0090414D" w:rsidRDefault="004C579F" w:rsidP="0090414D">
      <w:pPr>
        <w:pStyle w:val="FootnoteText"/>
        <w:spacing w:after="96"/>
        <w:ind w:firstLine="288"/>
        <w:rPr>
          <w:ins w:id="126" w:author="Author"/>
        </w:rPr>
      </w:pPr>
      <w:ins w:id="127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2:13 </w:t>
        </w:r>
        <w:r w:rsidRPr="0090414D">
          <w:t>Or “Wadi.”</w:t>
        </w:r>
      </w:ins>
    </w:p>
  </w:footnote>
  <w:footnote w:id="4">
    <w:p w:rsidR="004C579F" w:rsidRPr="0090414D" w:rsidRDefault="004C579F" w:rsidP="0090414D">
      <w:pPr>
        <w:pStyle w:val="FootnoteText"/>
        <w:spacing w:after="96"/>
        <w:ind w:firstLine="288"/>
        <w:rPr>
          <w:ins w:id="132" w:author="Author"/>
        </w:rPr>
      </w:pPr>
      <w:ins w:id="133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2:14 </w:t>
        </w:r>
        <w:r w:rsidRPr="0090414D">
          <w:t>Or “Wadi.”</w:t>
        </w:r>
      </w:ins>
    </w:p>
  </w:footnote>
  <w:footnote w:id="5">
    <w:p w:rsidR="004C579F" w:rsidRPr="0090414D" w:rsidRDefault="004C579F" w:rsidP="0090414D">
      <w:pPr>
        <w:pStyle w:val="FootnoteText"/>
        <w:spacing w:after="96"/>
        <w:ind w:firstLine="288"/>
        <w:rPr>
          <w:ins w:id="218" w:author="Author"/>
        </w:rPr>
      </w:pPr>
      <w:ins w:id="219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2:23 </w:t>
        </w:r>
        <w:r w:rsidRPr="0090414D">
          <w:t>That is, Crete.</w:t>
        </w:r>
      </w:ins>
    </w:p>
  </w:footnote>
  <w:footnote w:id="6">
    <w:p w:rsidR="004C579F" w:rsidRPr="0090414D" w:rsidRDefault="004C579F" w:rsidP="0090414D">
      <w:pPr>
        <w:pStyle w:val="FootnoteText"/>
        <w:spacing w:after="96"/>
        <w:ind w:firstLine="288"/>
        <w:rPr>
          <w:ins w:id="230" w:author="Author"/>
        </w:rPr>
      </w:pPr>
      <w:ins w:id="231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2:24 </w:t>
        </w:r>
        <w:r w:rsidRPr="0090414D">
          <w:t>Or “Wadi Arnon.”</w:t>
        </w:r>
      </w:ins>
    </w:p>
  </w:footnote>
  <w:footnote w:id="7">
    <w:p w:rsidR="004C579F" w:rsidRPr="0090414D" w:rsidRDefault="004C579F" w:rsidP="0090414D">
      <w:pPr>
        <w:pStyle w:val="FootnoteText"/>
        <w:spacing w:after="96"/>
        <w:ind w:firstLine="288"/>
        <w:rPr>
          <w:ins w:id="251" w:author="Author"/>
        </w:rPr>
      </w:pPr>
      <w:ins w:id="252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2:25 </w:t>
        </w:r>
        <w:r w:rsidRPr="0090414D">
          <w:t>Or “have pains like those of childbirth.”</w:t>
        </w:r>
      </w:ins>
    </w:p>
  </w:footnote>
  <w:footnote w:id="8">
    <w:p w:rsidR="004C579F" w:rsidRPr="0090414D" w:rsidRDefault="004C579F" w:rsidP="0090414D">
      <w:pPr>
        <w:pStyle w:val="FootnoteText"/>
        <w:spacing w:after="96"/>
        <w:ind w:firstLine="288"/>
        <w:rPr>
          <w:ins w:id="333" w:author="Author"/>
        </w:rPr>
      </w:pPr>
      <w:ins w:id="334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2:36 </w:t>
        </w:r>
        <w:r w:rsidRPr="0090414D">
          <w:t>Or “Wadi Arnon.”</w:t>
        </w:r>
      </w:ins>
    </w:p>
  </w:footnote>
  <w:footnote w:id="9">
    <w:p w:rsidR="004C579F" w:rsidRPr="0090414D" w:rsidRDefault="004C579F" w:rsidP="0090414D">
      <w:pPr>
        <w:pStyle w:val="FootnoteText"/>
        <w:spacing w:after="96"/>
        <w:ind w:firstLine="288"/>
        <w:rPr>
          <w:ins w:id="353" w:author="Author"/>
        </w:rPr>
      </w:pPr>
      <w:ins w:id="354" w:author="Author">
        <w:r w:rsidRPr="0090414D">
          <w:rPr>
            <w:rStyle w:val="FootnoteReference"/>
          </w:rPr>
          <w:footnoteRef/>
        </w:r>
        <w:r w:rsidRPr="0090414D">
          <w:t xml:space="preserve"> </w:t>
        </w:r>
        <w:r w:rsidRPr="0090414D">
          <w:rPr>
            <w:b/>
          </w:rPr>
          <w:t xml:space="preserve">2:37 </w:t>
        </w:r>
        <w:r w:rsidRPr="0090414D">
          <w:t>Or “Wadi.”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65FF9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65FF9">
        <w:t>Deuteronomy Chapter 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865FF9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65FF9">
      <w:rPr>
        <w:noProof/>
        <w:snapToGrid w:val="0"/>
      </w:rPr>
      <w:t>Deuteronomy 02.Revised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865FF9">
        <w:t>Deuteronomy Chapter 2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865FF9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865FF9">
      <w:rPr>
        <w:noProof/>
        <w:snapToGrid w:val="0"/>
      </w:rPr>
      <w:t>Deuteronomy 02.Revised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865FF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865FF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865FF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865FF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407"/>
    <w:rsid w:val="00245EDD"/>
    <w:rsid w:val="0026230D"/>
    <w:rsid w:val="002B524D"/>
    <w:rsid w:val="002C00A8"/>
    <w:rsid w:val="00310508"/>
    <w:rsid w:val="003B380B"/>
    <w:rsid w:val="004500A2"/>
    <w:rsid w:val="004B7393"/>
    <w:rsid w:val="004C579F"/>
    <w:rsid w:val="004C5EB7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65FF9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EB2407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816f463ef4d24b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4C579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C579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4C579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4C579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C579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4C57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816f463ef4d24bf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1410</ap:Words>
  <ap:Characters>6122</ap:Characters>
  <ap:Application>Microsoft Office Word</ap:Application>
  <ap:DocSecurity>0</ap:DocSecurity>
  <ap:Lines>98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7522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</dc:title>
  <dc:subject/>
  <dc:creator>Ruth Farrugia</dc:creator>
  <cp:keywords/>
  <dc:description/>
  <cp:lastModifiedBy>Ruth Farrugia</cp:lastModifiedBy>
  <cp:revision>3</cp:revision>
  <dcterms:created xsi:type="dcterms:W3CDTF">2020-09-21T11:45:00Z</dcterms:created>
  <dcterms:modified xsi:type="dcterms:W3CDTF">2020-09-21T11:45:00Z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02.docx</vt:lpwstr>
  </property>
  <property fmtid="{D5CDD505-2E9C-101B-9397-08002B2CF9AE}" pid="9" name="_TranslationDocumentId">
    <vt:i4>19485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5002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