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C03" w:rsidRPr="00613375" w:rsidRDefault="00D67C03" w:rsidP="00D67C03">
      <w:pPr>
        <w:rPr>
          <w:rFonts w:ascii="Trebuchet MS" w:hAnsi="Trebuchet MS"/>
          <w:noProof/>
        </w:rPr>
      </w:pPr>
      <w:bookmarkStart w:id="0" w:name="_GoBack"/>
      <w:bookmarkEnd w:id="0"/>
      <w:r w:rsidRPr="00613375">
        <w:rPr>
          <w:rFonts w:ascii="Trebuchet MS" w:hAnsi="Trebuchet MS"/>
          <w:b/>
        </w:rPr>
        <w:t xml:space="preserve">18:1 </w:t>
      </w:r>
      <w:r w:rsidRPr="00613375">
        <w:rPr>
          <w:rFonts w:ascii="Trebuchet MS" w:hAnsi="Trebuchet MS"/>
          <w:noProof/>
        </w:rPr>
        <w:t>“</w:t>
      </w:r>
      <w:del w:id="1" w:author="Author">
        <w:r w:rsidRPr="00613375">
          <w:rPr>
            <w:rFonts w:ascii="Trebuchet MS" w:hAnsi="Trebuchet MS"/>
            <w:noProof/>
          </w:rPr>
          <w:delText>No</w:delText>
        </w:r>
      </w:del>
      <w:ins w:id="2" w:author="Author">
        <w:r w:rsidRPr="00613375">
          <w:rPr>
            <w:rFonts w:ascii="Trebuchet MS" w:hAnsi="Trebuchet MS"/>
            <w:noProof/>
          </w:rPr>
          <w:t>The Levitical priests, and indeed the entire tribe of Le′vi, will have no</w:t>
        </w:r>
      </w:ins>
      <w:r w:rsidRPr="00613375">
        <w:rPr>
          <w:rFonts w:ascii="Trebuchet MS" w:hAnsi="Trebuchet MS"/>
          <w:noProof/>
        </w:rPr>
        <w:t xml:space="preserve"> share or inheritance with Israel</w:t>
      </w:r>
      <w:del w:id="3" w:author="Author">
        <w:r w:rsidRPr="00613375">
          <w:rPr>
            <w:rFonts w:ascii="Trebuchet MS" w:hAnsi="Trebuchet MS"/>
            <w:noProof/>
          </w:rPr>
          <w:delText xml:space="preserve"> should come to belong to the priests, </w:delText>
        </w:r>
      </w:del>
      <w:ins w:id="4" w:author="Author">
        <w:r w:rsidRPr="00613375">
          <w:rPr>
            <w:rFonts w:ascii="Trebuchet MS" w:hAnsi="Trebuchet MS"/>
            <w:noProof/>
          </w:rPr>
          <w:t xml:space="preserve">. They will eat of </w:t>
        </w:r>
      </w:ins>
      <w:r w:rsidRPr="00613375">
        <w:rPr>
          <w:rFonts w:ascii="Trebuchet MS" w:hAnsi="Trebuchet MS"/>
          <w:noProof/>
        </w:rPr>
        <w:t xml:space="preserve">the </w:t>
      </w:r>
      <w:del w:id="5" w:author="Author">
        <w:r w:rsidRPr="00613375">
          <w:rPr>
            <w:rFonts w:ascii="Trebuchet MS" w:hAnsi="Trebuchet MS"/>
            <w:noProof/>
          </w:rPr>
          <w:delText xml:space="preserve">Levites, the entire tribe of Le′vi. The </w:delText>
        </w:r>
      </w:del>
      <w:r w:rsidRPr="00613375">
        <w:rPr>
          <w:rFonts w:ascii="Trebuchet MS" w:hAnsi="Trebuchet MS"/>
          <w:noProof/>
        </w:rPr>
        <w:t xml:space="preserve">offerings made by fire </w:t>
      </w:r>
      <w:del w:id="6" w:author="Author">
        <w:r w:rsidRPr="00613375">
          <w:rPr>
            <w:rFonts w:ascii="Trebuchet MS" w:hAnsi="Trebuchet MS"/>
            <w:noProof/>
          </w:rPr>
          <w:delText>of</w:delText>
        </w:r>
      </w:del>
      <w:ins w:id="7" w:author="Author">
        <w:r w:rsidRPr="00613375">
          <w:rPr>
            <w:rFonts w:ascii="Trebuchet MS" w:hAnsi="Trebuchet MS"/>
            <w:noProof/>
          </w:rPr>
          <w:t>to</w:t>
        </w:r>
      </w:ins>
      <w:r w:rsidRPr="00613375">
        <w:rPr>
          <w:rFonts w:ascii="Trebuchet MS" w:hAnsi="Trebuchet MS"/>
          <w:noProof/>
        </w:rPr>
        <w:t xml:space="preserve"> Jehovah, </w:t>
      </w:r>
      <w:del w:id="8" w:author="Author">
        <w:r w:rsidRPr="00613375">
          <w:rPr>
            <w:rFonts w:ascii="Trebuchet MS" w:hAnsi="Trebuchet MS"/>
            <w:noProof/>
          </w:rPr>
          <w:delText>even</w:delText>
        </w:r>
      </w:del>
      <w:ins w:id="9" w:author="Author">
        <w:r w:rsidRPr="00613375">
          <w:rPr>
            <w:rFonts w:ascii="Trebuchet MS" w:hAnsi="Trebuchet MS"/>
            <w:noProof/>
          </w:rPr>
          <w:t>which are</w:t>
        </w:r>
      </w:ins>
      <w:r w:rsidRPr="00613375">
        <w:rPr>
          <w:rFonts w:ascii="Trebuchet MS" w:hAnsi="Trebuchet MS"/>
          <w:noProof/>
        </w:rPr>
        <w:t xml:space="preserve"> his inheritance</w:t>
      </w:r>
      <w:del w:id="10" w:author="Author">
        <w:r w:rsidRPr="00613375">
          <w:rPr>
            <w:rFonts w:ascii="Trebuchet MS" w:hAnsi="Trebuchet MS"/>
            <w:noProof/>
          </w:rPr>
          <w:delText>, they should eat</w:delText>
        </w:r>
      </w:del>
      <w:r w:rsidRPr="00613375">
        <w:rPr>
          <w:rFonts w:ascii="Trebuchet MS" w:hAnsi="Trebuchet MS"/>
          <w:noProof/>
        </w:rPr>
        <w:t xml:space="preserve">. </w:t>
      </w:r>
      <w:r w:rsidRPr="00613375">
        <w:rPr>
          <w:rFonts w:ascii="Trebuchet MS" w:hAnsi="Trebuchet MS"/>
          <w:b/>
          <w:noProof/>
        </w:rPr>
        <w:t xml:space="preserve">18:2 </w:t>
      </w:r>
      <w:r w:rsidRPr="00613375">
        <w:rPr>
          <w:rFonts w:ascii="Trebuchet MS" w:hAnsi="Trebuchet MS"/>
          <w:noProof/>
        </w:rPr>
        <w:t xml:space="preserve">So </w:t>
      </w:r>
      <w:ins w:id="11" w:author="Author">
        <w:r w:rsidRPr="00613375">
          <w:rPr>
            <w:rFonts w:ascii="Trebuchet MS" w:hAnsi="Trebuchet MS"/>
            <w:noProof/>
          </w:rPr>
          <w:t xml:space="preserve">they should have </w:t>
        </w:r>
      </w:ins>
      <w:r w:rsidRPr="00613375">
        <w:rPr>
          <w:rFonts w:ascii="Trebuchet MS" w:hAnsi="Trebuchet MS"/>
          <w:noProof/>
        </w:rPr>
        <w:t xml:space="preserve">no inheritance </w:t>
      </w:r>
      <w:del w:id="12" w:author="Author">
        <w:r w:rsidRPr="00613375">
          <w:rPr>
            <w:rFonts w:ascii="Trebuchet MS" w:hAnsi="Trebuchet MS"/>
            <w:noProof/>
          </w:rPr>
          <w:delText xml:space="preserve">should come to belong to him </w:delText>
        </w:r>
      </w:del>
      <w:r w:rsidRPr="00613375">
        <w:rPr>
          <w:rFonts w:ascii="Trebuchet MS" w:hAnsi="Trebuchet MS"/>
          <w:noProof/>
        </w:rPr>
        <w:t xml:space="preserve">in the midst of </w:t>
      </w:r>
      <w:del w:id="13" w:author="Author">
        <w:r w:rsidRPr="00613375">
          <w:rPr>
            <w:rFonts w:ascii="Trebuchet MS" w:hAnsi="Trebuchet MS"/>
            <w:noProof/>
          </w:rPr>
          <w:delText>his</w:delText>
        </w:r>
      </w:del>
      <w:ins w:id="14" w:author="Author">
        <w:r w:rsidRPr="00613375">
          <w:rPr>
            <w:rFonts w:ascii="Trebuchet MS" w:hAnsi="Trebuchet MS"/>
            <w:noProof/>
          </w:rPr>
          <w:t>their</w:t>
        </w:r>
      </w:ins>
      <w:r w:rsidRPr="00613375">
        <w:rPr>
          <w:rFonts w:ascii="Trebuchet MS" w:hAnsi="Trebuchet MS"/>
          <w:noProof/>
        </w:rPr>
        <w:t xml:space="preserve"> brothers. Jehovah is </w:t>
      </w:r>
      <w:del w:id="15" w:author="Author">
        <w:r w:rsidRPr="00613375">
          <w:rPr>
            <w:rFonts w:ascii="Trebuchet MS" w:hAnsi="Trebuchet MS"/>
            <w:noProof/>
          </w:rPr>
          <w:delText>his</w:delText>
        </w:r>
      </w:del>
      <w:ins w:id="16" w:author="Author">
        <w:r w:rsidRPr="00613375">
          <w:rPr>
            <w:rFonts w:ascii="Trebuchet MS" w:hAnsi="Trebuchet MS"/>
            <w:noProof/>
          </w:rPr>
          <w:t>their</w:t>
        </w:r>
      </w:ins>
      <w:r w:rsidRPr="00613375">
        <w:rPr>
          <w:rFonts w:ascii="Trebuchet MS" w:hAnsi="Trebuchet MS"/>
          <w:noProof/>
        </w:rPr>
        <w:t xml:space="preserve"> inheritance, just as he has spoken to </w:t>
      </w:r>
      <w:del w:id="17" w:author="Author">
        <w:r w:rsidRPr="00613375">
          <w:rPr>
            <w:rFonts w:ascii="Trebuchet MS" w:hAnsi="Trebuchet MS"/>
            <w:noProof/>
          </w:rPr>
          <w:delText>him</w:delText>
        </w:r>
      </w:del>
      <w:ins w:id="18" w:author="Author">
        <w:r w:rsidRPr="00613375">
          <w:rPr>
            <w:rFonts w:ascii="Trebuchet MS" w:hAnsi="Trebuchet MS"/>
            <w:noProof/>
          </w:rPr>
          <w:t>them</w:t>
        </w:r>
      </w:ins>
      <w:r w:rsidRPr="00613375">
        <w:rPr>
          <w:rFonts w:ascii="Trebuchet MS" w:hAnsi="Trebuchet MS"/>
          <w:noProof/>
        </w:rPr>
        <w:t>.</w:t>
      </w:r>
    </w:p>
    <w:p w:rsidR="00D67C03" w:rsidRPr="00613375" w:rsidRDefault="00D67C03" w:rsidP="00D67C03">
      <w:pPr>
        <w:rPr>
          <w:rFonts w:ascii="Trebuchet MS" w:hAnsi="Trebuchet MS"/>
          <w:noProof/>
        </w:rPr>
      </w:pPr>
      <w:r w:rsidRPr="00613375">
        <w:rPr>
          <w:rFonts w:ascii="Trebuchet MS" w:hAnsi="Trebuchet MS"/>
          <w:b/>
        </w:rPr>
        <w:t xml:space="preserve">18:3 </w:t>
      </w:r>
      <w:r w:rsidRPr="00613375">
        <w:rPr>
          <w:rFonts w:ascii="Trebuchet MS" w:hAnsi="Trebuchet MS"/>
          <w:noProof/>
        </w:rPr>
        <w:t xml:space="preserve">“Now this </w:t>
      </w:r>
      <w:del w:id="19" w:author="Author">
        <w:r w:rsidRPr="00613375">
          <w:rPr>
            <w:rFonts w:ascii="Trebuchet MS" w:hAnsi="Trebuchet MS"/>
            <w:noProof/>
          </w:rPr>
          <w:delText>should continue as</w:delText>
        </w:r>
      </w:del>
      <w:ins w:id="20" w:author="Author">
        <w:r w:rsidRPr="00613375">
          <w:rPr>
            <w:rFonts w:ascii="Trebuchet MS" w:hAnsi="Trebuchet MS"/>
            <w:noProof/>
          </w:rPr>
          <w:t>will be</w:t>
        </w:r>
      </w:ins>
      <w:r w:rsidRPr="00613375">
        <w:rPr>
          <w:rFonts w:ascii="Trebuchet MS" w:hAnsi="Trebuchet MS"/>
          <w:noProof/>
        </w:rPr>
        <w:t xml:space="preserve"> the due right of the priests from the people</w:t>
      </w:r>
      <w:del w:id="21" w:author="Author">
        <w:r w:rsidRPr="00613375">
          <w:rPr>
            <w:rFonts w:ascii="Trebuchet MS" w:hAnsi="Trebuchet MS"/>
            <w:noProof/>
          </w:rPr>
          <w:delText xml:space="preserve">, from the ones who </w:delText>
        </w:r>
      </w:del>
      <w:ins w:id="22" w:author="Author">
        <w:r w:rsidRPr="00613375">
          <w:rPr>
            <w:rFonts w:ascii="Trebuchet MS" w:hAnsi="Trebuchet MS"/>
            <w:noProof/>
          </w:rPr>
          <w:t xml:space="preserve">: Whoever makes a </w:t>
        </w:r>
      </w:ins>
      <w:r w:rsidRPr="00613375">
        <w:rPr>
          <w:rFonts w:ascii="Trebuchet MS" w:hAnsi="Trebuchet MS"/>
          <w:noProof/>
        </w:rPr>
        <w:t>sacrifice</w:t>
      </w:r>
      <w:del w:id="23" w:author="Author">
        <w:r w:rsidRPr="00613375">
          <w:rPr>
            <w:rFonts w:ascii="Trebuchet MS" w:hAnsi="Trebuchet MS"/>
            <w:noProof/>
          </w:rPr>
          <w:delText xml:space="preserve"> a victim</w:delText>
        </w:r>
      </w:del>
      <w:r w:rsidRPr="00613375">
        <w:rPr>
          <w:rFonts w:ascii="Trebuchet MS" w:hAnsi="Trebuchet MS"/>
          <w:noProof/>
        </w:rPr>
        <w:t>, whether a bull or a sheep</w:t>
      </w:r>
      <w:del w:id="24" w:author="Author">
        <w:r w:rsidRPr="00613375">
          <w:rPr>
            <w:rFonts w:ascii="Trebuchet MS" w:hAnsi="Trebuchet MS"/>
            <w:noProof/>
          </w:rPr>
          <w:delText>: One must</w:delText>
        </w:r>
      </w:del>
      <w:ins w:id="25" w:author="Author">
        <w:r w:rsidRPr="00613375">
          <w:rPr>
            <w:rFonts w:ascii="Trebuchet MS" w:hAnsi="Trebuchet MS"/>
            <w:noProof/>
          </w:rPr>
          <w:t>, is to</w:t>
        </w:r>
      </w:ins>
      <w:r w:rsidRPr="00613375">
        <w:rPr>
          <w:rFonts w:ascii="Trebuchet MS" w:hAnsi="Trebuchet MS"/>
          <w:noProof/>
        </w:rPr>
        <w:t xml:space="preserve"> give </w:t>
      </w:r>
      <w:del w:id="26" w:author="Author">
        <w:r w:rsidRPr="00613375">
          <w:rPr>
            <w:rFonts w:ascii="Trebuchet MS" w:hAnsi="Trebuchet MS"/>
            <w:noProof/>
          </w:rPr>
          <w:delText xml:space="preserve">to the priest </w:delText>
        </w:r>
      </w:del>
      <w:r w:rsidRPr="00613375">
        <w:rPr>
          <w:rFonts w:ascii="Trebuchet MS" w:hAnsi="Trebuchet MS"/>
          <w:noProof/>
        </w:rPr>
        <w:t>the shoulder</w:t>
      </w:r>
      <w:del w:id="27" w:author="Author">
        <w:r w:rsidRPr="00613375">
          <w:rPr>
            <w:rFonts w:ascii="Trebuchet MS" w:hAnsi="Trebuchet MS"/>
            <w:noProof/>
          </w:rPr>
          <w:delText xml:space="preserve"> blade and</w:delText>
        </w:r>
      </w:del>
      <w:ins w:id="28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the jaws</w:t>
      </w:r>
      <w:ins w:id="29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and the stomach</w:t>
      </w:r>
      <w:ins w:id="30" w:author="Author">
        <w:r w:rsidRPr="00613375">
          <w:rPr>
            <w:rFonts w:ascii="Trebuchet MS" w:hAnsi="Trebuchet MS"/>
            <w:noProof/>
          </w:rPr>
          <w:t xml:space="preserve"> to the priest</w:t>
        </w:r>
      </w:ins>
      <w:r w:rsidRPr="00613375">
        <w:rPr>
          <w:rFonts w:ascii="Trebuchet MS" w:hAnsi="Trebuchet MS"/>
          <w:noProof/>
        </w:rPr>
        <w:t xml:space="preserve">. </w:t>
      </w:r>
      <w:r w:rsidRPr="00613375">
        <w:rPr>
          <w:rFonts w:ascii="Trebuchet MS" w:hAnsi="Trebuchet MS"/>
          <w:b/>
          <w:noProof/>
        </w:rPr>
        <w:t xml:space="preserve">18:4 </w:t>
      </w:r>
      <w:r w:rsidRPr="00613375">
        <w:rPr>
          <w:rFonts w:ascii="Trebuchet MS" w:hAnsi="Trebuchet MS"/>
          <w:noProof/>
        </w:rPr>
        <w:t xml:space="preserve">The </w:t>
      </w:r>
      <w:del w:id="31" w:author="Author">
        <w:r w:rsidRPr="00613375">
          <w:rPr>
            <w:rFonts w:ascii="Trebuchet MS" w:hAnsi="Trebuchet MS"/>
            <w:noProof/>
          </w:rPr>
          <w:delText>first</w:delText>
        </w:r>
      </w:del>
      <w:ins w:id="32" w:author="Author">
        <w:r w:rsidRPr="00613375">
          <w:rPr>
            <w:rFonts w:ascii="Trebuchet MS" w:hAnsi="Trebuchet MS"/>
            <w:noProof/>
          </w:rPr>
          <w:t>firstfruits</w:t>
        </w:r>
      </w:ins>
      <w:r w:rsidRPr="00613375">
        <w:rPr>
          <w:rFonts w:ascii="Trebuchet MS" w:hAnsi="Trebuchet MS"/>
          <w:noProof/>
        </w:rPr>
        <w:t xml:space="preserve"> of your grain, your new wine</w:t>
      </w:r>
      <w:del w:id="33" w:author="Author">
        <w:r w:rsidRPr="00613375">
          <w:rPr>
            <w:rFonts w:ascii="Trebuchet MS" w:hAnsi="Trebuchet MS"/>
            <w:noProof/>
          </w:rPr>
          <w:delText xml:space="preserve"> and</w:delText>
        </w:r>
      </w:del>
      <w:ins w:id="34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your oil</w:t>
      </w:r>
      <w:ins w:id="35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and the first </w:t>
      </w:r>
      <w:del w:id="36" w:author="Author">
        <w:r w:rsidRPr="00613375">
          <w:rPr>
            <w:rFonts w:ascii="Trebuchet MS" w:hAnsi="Trebuchet MS"/>
            <w:noProof/>
          </w:rPr>
          <w:delText>of the</w:delText>
        </w:r>
      </w:del>
      <w:ins w:id="37" w:author="Author">
        <w:r w:rsidRPr="00613375">
          <w:rPr>
            <w:rFonts w:ascii="Trebuchet MS" w:hAnsi="Trebuchet MS"/>
            <w:noProof/>
          </w:rPr>
          <w:t>wool that is</w:t>
        </w:r>
      </w:ins>
      <w:r w:rsidRPr="00613375">
        <w:rPr>
          <w:rFonts w:ascii="Trebuchet MS" w:hAnsi="Trebuchet MS"/>
          <w:noProof/>
        </w:rPr>
        <w:t xml:space="preserve"> shorn </w:t>
      </w:r>
      <w:del w:id="38" w:author="Author">
        <w:r w:rsidRPr="00613375">
          <w:rPr>
            <w:rFonts w:ascii="Trebuchet MS" w:hAnsi="Trebuchet MS"/>
            <w:noProof/>
          </w:rPr>
          <w:delText>wool of</w:delText>
        </w:r>
      </w:del>
      <w:ins w:id="39" w:author="Author">
        <w:r w:rsidRPr="00613375">
          <w:rPr>
            <w:rFonts w:ascii="Trebuchet MS" w:hAnsi="Trebuchet MS"/>
            <w:noProof/>
          </w:rPr>
          <w:t>from</w:t>
        </w:r>
      </w:ins>
      <w:r w:rsidRPr="00613375">
        <w:rPr>
          <w:rFonts w:ascii="Trebuchet MS" w:hAnsi="Trebuchet MS"/>
          <w:noProof/>
        </w:rPr>
        <w:t xml:space="preserve"> your flock you should give him. </w:t>
      </w:r>
      <w:r w:rsidRPr="00613375">
        <w:rPr>
          <w:rFonts w:ascii="Trebuchet MS" w:hAnsi="Trebuchet MS"/>
          <w:b/>
          <w:noProof/>
        </w:rPr>
        <w:t xml:space="preserve">18:5 </w:t>
      </w:r>
      <w:del w:id="40" w:author="Author">
        <w:r w:rsidRPr="00613375">
          <w:rPr>
            <w:rFonts w:ascii="Trebuchet MS" w:hAnsi="Trebuchet MS"/>
            <w:noProof/>
          </w:rPr>
          <w:delText xml:space="preserve">For he is the one whom </w:delText>
        </w:r>
      </w:del>
      <w:r w:rsidRPr="00613375">
        <w:rPr>
          <w:rFonts w:ascii="Trebuchet MS" w:hAnsi="Trebuchet MS"/>
          <w:noProof/>
        </w:rPr>
        <w:t xml:space="preserve">Jehovah your God has chosen </w:t>
      </w:r>
      <w:del w:id="41" w:author="Author">
        <w:r w:rsidRPr="00613375">
          <w:rPr>
            <w:rFonts w:ascii="Trebuchet MS" w:hAnsi="Trebuchet MS"/>
            <w:noProof/>
          </w:rPr>
          <w:delText>out of</w:delText>
        </w:r>
      </w:del>
      <w:ins w:id="42" w:author="Author">
        <w:r w:rsidRPr="00613375">
          <w:rPr>
            <w:rFonts w:ascii="Trebuchet MS" w:hAnsi="Trebuchet MS"/>
            <w:noProof/>
          </w:rPr>
          <w:t>him and his sons from</w:t>
        </w:r>
      </w:ins>
      <w:r w:rsidRPr="00613375">
        <w:rPr>
          <w:rFonts w:ascii="Trebuchet MS" w:hAnsi="Trebuchet MS"/>
          <w:noProof/>
        </w:rPr>
        <w:t xml:space="preserve"> all your tribes to </w:t>
      </w:r>
      <w:del w:id="43" w:author="Author">
        <w:r w:rsidRPr="00613375">
          <w:rPr>
            <w:rFonts w:ascii="Trebuchet MS" w:hAnsi="Trebuchet MS"/>
            <w:noProof/>
          </w:rPr>
          <w:delText xml:space="preserve">stand to </w:delText>
        </w:r>
      </w:del>
      <w:r w:rsidRPr="00613375">
        <w:rPr>
          <w:rFonts w:ascii="Trebuchet MS" w:hAnsi="Trebuchet MS"/>
          <w:noProof/>
        </w:rPr>
        <w:t>minister in the name of Jehovah</w:t>
      </w:r>
      <w:del w:id="44" w:author="Author">
        <w:r w:rsidRPr="00613375">
          <w:rPr>
            <w:rFonts w:ascii="Trebuchet MS" w:hAnsi="Trebuchet MS"/>
            <w:noProof/>
          </w:rPr>
          <w:delText>, he and his sons,</w:delText>
        </w:r>
      </w:del>
      <w:r w:rsidRPr="00613375">
        <w:rPr>
          <w:rFonts w:ascii="Trebuchet MS" w:hAnsi="Trebuchet MS"/>
          <w:noProof/>
        </w:rPr>
        <w:t xml:space="preserve"> always.</w:t>
      </w:r>
    </w:p>
    <w:p w:rsidR="00D67C03" w:rsidRPr="00613375" w:rsidRDefault="00D67C03" w:rsidP="00D67C03">
      <w:pPr>
        <w:rPr>
          <w:rFonts w:ascii="Trebuchet MS" w:hAnsi="Trebuchet MS"/>
          <w:noProof/>
        </w:rPr>
      </w:pPr>
      <w:r w:rsidRPr="00613375">
        <w:rPr>
          <w:rFonts w:ascii="Trebuchet MS" w:hAnsi="Trebuchet MS"/>
          <w:b/>
        </w:rPr>
        <w:t xml:space="preserve">18:6 </w:t>
      </w:r>
      <w:r w:rsidRPr="00613375">
        <w:rPr>
          <w:rFonts w:ascii="Trebuchet MS" w:hAnsi="Trebuchet MS"/>
          <w:noProof/>
        </w:rPr>
        <w:t>“</w:t>
      </w:r>
      <w:del w:id="45" w:author="Author">
        <w:r w:rsidRPr="00613375">
          <w:rPr>
            <w:rFonts w:ascii="Trebuchet MS" w:hAnsi="Trebuchet MS"/>
            <w:noProof/>
          </w:rPr>
          <w:delText xml:space="preserve">And in case the </w:delText>
        </w:r>
      </w:del>
      <w:ins w:id="46" w:author="Author">
        <w:r w:rsidRPr="00613375">
          <w:rPr>
            <w:rFonts w:ascii="Trebuchet MS" w:hAnsi="Trebuchet MS"/>
            <w:noProof/>
          </w:rPr>
          <w:t xml:space="preserve">But if a </w:t>
        </w:r>
      </w:ins>
      <w:r w:rsidRPr="00613375">
        <w:rPr>
          <w:rFonts w:ascii="Trebuchet MS" w:hAnsi="Trebuchet MS"/>
          <w:noProof/>
        </w:rPr>
        <w:t xml:space="preserve">Levite </w:t>
      </w:r>
      <w:del w:id="47" w:author="Author">
        <w:r w:rsidRPr="00613375">
          <w:rPr>
            <w:rFonts w:ascii="Trebuchet MS" w:hAnsi="Trebuchet MS"/>
            <w:noProof/>
          </w:rPr>
          <w:delText>goes out of</w:delText>
        </w:r>
      </w:del>
      <w:ins w:id="48" w:author="Author">
        <w:r w:rsidRPr="00613375">
          <w:rPr>
            <w:rFonts w:ascii="Trebuchet MS" w:hAnsi="Trebuchet MS"/>
            <w:noProof/>
          </w:rPr>
          <w:t>leaves</w:t>
        </w:r>
      </w:ins>
      <w:r w:rsidRPr="00613375">
        <w:rPr>
          <w:rFonts w:ascii="Trebuchet MS" w:hAnsi="Trebuchet MS"/>
          <w:noProof/>
        </w:rPr>
        <w:t xml:space="preserve"> one of your cities </w:t>
      </w:r>
      <w:del w:id="49" w:author="Author">
        <w:r w:rsidRPr="00613375">
          <w:rPr>
            <w:rFonts w:ascii="Trebuchet MS" w:hAnsi="Trebuchet MS"/>
            <w:noProof/>
          </w:rPr>
          <w:delText>of all</w:delText>
        </w:r>
      </w:del>
      <w:ins w:id="50" w:author="Author">
        <w:r w:rsidRPr="00613375">
          <w:rPr>
            <w:rFonts w:ascii="Trebuchet MS" w:hAnsi="Trebuchet MS"/>
            <w:noProof/>
          </w:rPr>
          <w:t>in</w:t>
        </w:r>
      </w:ins>
      <w:r w:rsidRPr="00613375">
        <w:rPr>
          <w:rFonts w:ascii="Trebuchet MS" w:hAnsi="Trebuchet MS"/>
          <w:noProof/>
        </w:rPr>
        <w:t xml:space="preserve"> Israel</w:t>
      </w:r>
      <w:del w:id="51" w:author="Author">
        <w:r w:rsidRPr="00613375">
          <w:rPr>
            <w:rFonts w:ascii="Trebuchet MS" w:hAnsi="Trebuchet MS"/>
            <w:noProof/>
          </w:rPr>
          <w:delText>,</w:delText>
        </w:r>
      </w:del>
      <w:r w:rsidRPr="00613375">
        <w:rPr>
          <w:rFonts w:ascii="Trebuchet MS" w:hAnsi="Trebuchet MS"/>
          <w:noProof/>
        </w:rPr>
        <w:t xml:space="preserve"> where he </w:t>
      </w:r>
      <w:del w:id="52" w:author="Author">
        <w:r w:rsidRPr="00613375">
          <w:rPr>
            <w:rFonts w:ascii="Trebuchet MS" w:hAnsi="Trebuchet MS"/>
            <w:noProof/>
          </w:rPr>
          <w:delText>had resided for a while,</w:delText>
        </w:r>
      </w:del>
      <w:ins w:id="53" w:author="Author">
        <w:r w:rsidRPr="00613375">
          <w:rPr>
            <w:rFonts w:ascii="Trebuchet MS" w:hAnsi="Trebuchet MS"/>
            <w:noProof/>
          </w:rPr>
          <w:t>was living</w:t>
        </w:r>
      </w:ins>
      <w:r w:rsidRPr="00613375">
        <w:rPr>
          <w:rFonts w:ascii="Trebuchet MS" w:hAnsi="Trebuchet MS"/>
          <w:noProof/>
        </w:rPr>
        <w:t xml:space="preserve"> and he</w:t>
      </w:r>
      <w:del w:id="54" w:author="Author">
        <w:r w:rsidRPr="00613375">
          <w:rPr>
            <w:rFonts w:ascii="Trebuchet MS" w:hAnsi="Trebuchet MS"/>
            <w:noProof/>
          </w:rPr>
          <w:delText xml:space="preserve"> does come because of any craving of his soul</w:delText>
        </w:r>
      </w:del>
      <w:ins w:id="55" w:author="Author">
        <w:r w:rsidRPr="00613375">
          <w:rPr>
            <w:rStyle w:val="FootnoteReference"/>
            <w:rFonts w:ascii="Trebuchet MS" w:hAnsi="Trebuchet MS"/>
            <w:noProof/>
          </w:rPr>
          <w:footnoteReference w:id="1"/>
        </w:r>
        <w:r w:rsidRPr="00613375">
          <w:rPr>
            <w:rFonts w:ascii="Trebuchet MS" w:hAnsi="Trebuchet MS"/>
            <w:noProof/>
          </w:rPr>
          <w:t xml:space="preserve"> desires to go</w:t>
        </w:r>
      </w:ins>
      <w:r w:rsidRPr="00613375">
        <w:rPr>
          <w:rFonts w:ascii="Trebuchet MS" w:hAnsi="Trebuchet MS"/>
          <w:noProof/>
        </w:rPr>
        <w:t xml:space="preserve"> to the place that Jehovah </w:t>
      </w:r>
      <w:del w:id="58" w:author="Author">
        <w:r w:rsidRPr="00613375">
          <w:rPr>
            <w:rFonts w:ascii="Trebuchet MS" w:hAnsi="Trebuchet MS"/>
            <w:noProof/>
          </w:rPr>
          <w:delText>will choose,</w:delText>
        </w:r>
      </w:del>
      <w:ins w:id="59" w:author="Author">
        <w:r w:rsidRPr="00613375">
          <w:rPr>
            <w:rFonts w:ascii="Trebuchet MS" w:hAnsi="Trebuchet MS"/>
            <w:noProof/>
          </w:rPr>
          <w:t>chooses,</w:t>
        </w:r>
        <w:r w:rsidRPr="00613375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613375">
        <w:rPr>
          <w:rFonts w:ascii="Trebuchet MS" w:hAnsi="Trebuchet MS"/>
          <w:noProof/>
        </w:rPr>
        <w:t xml:space="preserve"> </w:t>
      </w:r>
      <w:r w:rsidRPr="00613375">
        <w:rPr>
          <w:rFonts w:ascii="Trebuchet MS" w:hAnsi="Trebuchet MS"/>
          <w:b/>
          <w:noProof/>
        </w:rPr>
        <w:t xml:space="preserve">18:7 </w:t>
      </w:r>
      <w:r w:rsidRPr="00613375">
        <w:rPr>
          <w:rFonts w:ascii="Trebuchet MS" w:hAnsi="Trebuchet MS"/>
          <w:noProof/>
        </w:rPr>
        <w:t xml:space="preserve">he </w:t>
      </w:r>
      <w:del w:id="62" w:author="Author">
        <w:r w:rsidRPr="00613375">
          <w:rPr>
            <w:rFonts w:ascii="Trebuchet MS" w:hAnsi="Trebuchet MS"/>
            <w:noProof/>
          </w:rPr>
          <w:delText>must also</w:delText>
        </w:r>
      </w:del>
      <w:ins w:id="63" w:author="Author">
        <w:r w:rsidRPr="00613375">
          <w:rPr>
            <w:rFonts w:ascii="Trebuchet MS" w:hAnsi="Trebuchet MS"/>
            <w:noProof/>
          </w:rPr>
          <w:t>may</w:t>
        </w:r>
      </w:ins>
      <w:r w:rsidRPr="00613375">
        <w:rPr>
          <w:rFonts w:ascii="Trebuchet MS" w:hAnsi="Trebuchet MS"/>
          <w:noProof/>
        </w:rPr>
        <w:t xml:space="preserve"> minister </w:t>
      </w:r>
      <w:ins w:id="64" w:author="Author">
        <w:r w:rsidRPr="00613375">
          <w:rPr>
            <w:rFonts w:ascii="Trebuchet MS" w:hAnsi="Trebuchet MS"/>
            <w:noProof/>
          </w:rPr>
          <w:t xml:space="preserve">there </w:t>
        </w:r>
      </w:ins>
      <w:r w:rsidRPr="00613375">
        <w:rPr>
          <w:rFonts w:ascii="Trebuchet MS" w:hAnsi="Trebuchet MS"/>
          <w:noProof/>
        </w:rPr>
        <w:t xml:space="preserve">in the name of Jehovah his God the same as all his brothers, the Levites, who are </w:t>
      </w:r>
      <w:del w:id="65" w:author="Author">
        <w:r w:rsidRPr="00613375">
          <w:rPr>
            <w:rFonts w:ascii="Trebuchet MS" w:hAnsi="Trebuchet MS"/>
            <w:noProof/>
          </w:rPr>
          <w:delText>standing</w:delText>
        </w:r>
      </w:del>
      <w:ins w:id="66" w:author="Author">
        <w:r w:rsidRPr="00613375">
          <w:rPr>
            <w:rFonts w:ascii="Trebuchet MS" w:hAnsi="Trebuchet MS"/>
            <w:noProof/>
          </w:rPr>
          <w:t>stationed</w:t>
        </w:r>
      </w:ins>
      <w:r w:rsidRPr="00613375">
        <w:rPr>
          <w:rFonts w:ascii="Trebuchet MS" w:hAnsi="Trebuchet MS"/>
          <w:noProof/>
        </w:rPr>
        <w:t xml:space="preserve"> there before Jehovah. </w:t>
      </w:r>
      <w:r w:rsidRPr="00613375">
        <w:rPr>
          <w:rFonts w:ascii="Trebuchet MS" w:hAnsi="Trebuchet MS"/>
          <w:b/>
          <w:noProof/>
        </w:rPr>
        <w:t xml:space="preserve">18:8 </w:t>
      </w:r>
      <w:del w:id="67" w:author="Author">
        <w:r w:rsidRPr="00613375">
          <w:rPr>
            <w:rFonts w:ascii="Trebuchet MS" w:hAnsi="Trebuchet MS"/>
            <w:noProof/>
          </w:rPr>
          <w:delText>An</w:delText>
        </w:r>
      </w:del>
      <w:ins w:id="68" w:author="Author">
        <w:r w:rsidRPr="00613375">
          <w:rPr>
            <w:rFonts w:ascii="Trebuchet MS" w:hAnsi="Trebuchet MS"/>
            <w:noProof/>
          </w:rPr>
          <w:t>He will receive an</w:t>
        </w:r>
      </w:ins>
      <w:r w:rsidRPr="00613375">
        <w:rPr>
          <w:rFonts w:ascii="Trebuchet MS" w:hAnsi="Trebuchet MS"/>
          <w:noProof/>
        </w:rPr>
        <w:t xml:space="preserve"> equal share </w:t>
      </w:r>
      <w:del w:id="69" w:author="Author">
        <w:r w:rsidRPr="00613375">
          <w:rPr>
            <w:rFonts w:ascii="Trebuchet MS" w:hAnsi="Trebuchet MS"/>
            <w:noProof/>
          </w:rPr>
          <w:delText>he should eat, besides</w:delText>
        </w:r>
      </w:del>
      <w:ins w:id="70" w:author="Author">
        <w:r w:rsidRPr="00613375">
          <w:rPr>
            <w:rFonts w:ascii="Trebuchet MS" w:hAnsi="Trebuchet MS"/>
            <w:noProof/>
          </w:rPr>
          <w:t>of food with them, in addition to</w:t>
        </w:r>
      </w:ins>
      <w:r w:rsidRPr="00613375">
        <w:rPr>
          <w:rFonts w:ascii="Trebuchet MS" w:hAnsi="Trebuchet MS"/>
          <w:noProof/>
        </w:rPr>
        <w:t xml:space="preserve"> what he </w:t>
      </w:r>
      <w:del w:id="71" w:author="Author">
        <w:r w:rsidRPr="00613375">
          <w:rPr>
            <w:rFonts w:ascii="Trebuchet MS" w:hAnsi="Trebuchet MS"/>
            <w:noProof/>
          </w:rPr>
          <w:delText>gets</w:delText>
        </w:r>
      </w:del>
      <w:ins w:id="72" w:author="Author">
        <w:r w:rsidRPr="00613375">
          <w:rPr>
            <w:rFonts w:ascii="Trebuchet MS" w:hAnsi="Trebuchet MS"/>
            <w:noProof/>
          </w:rPr>
          <w:t>receives</w:t>
        </w:r>
      </w:ins>
      <w:r w:rsidRPr="00613375">
        <w:rPr>
          <w:rFonts w:ascii="Trebuchet MS" w:hAnsi="Trebuchet MS"/>
          <w:noProof/>
        </w:rPr>
        <w:t xml:space="preserve"> from </w:t>
      </w:r>
      <w:del w:id="73" w:author="Author">
        <w:r w:rsidRPr="00613375">
          <w:rPr>
            <w:rFonts w:ascii="Trebuchet MS" w:hAnsi="Trebuchet MS"/>
            <w:noProof/>
          </w:rPr>
          <w:delText xml:space="preserve">things he sells of </w:delText>
        </w:r>
      </w:del>
      <w:ins w:id="74" w:author="Author">
        <w:r w:rsidRPr="00613375">
          <w:rPr>
            <w:rFonts w:ascii="Trebuchet MS" w:hAnsi="Trebuchet MS"/>
            <w:noProof/>
          </w:rPr>
          <w:t xml:space="preserve">selling </w:t>
        </w:r>
      </w:ins>
      <w:r w:rsidRPr="00613375">
        <w:rPr>
          <w:rFonts w:ascii="Trebuchet MS" w:hAnsi="Trebuchet MS"/>
          <w:noProof/>
        </w:rPr>
        <w:t xml:space="preserve">his ancestral </w:t>
      </w:r>
      <w:del w:id="75" w:author="Author">
        <w:r w:rsidRPr="00613375">
          <w:rPr>
            <w:rFonts w:ascii="Trebuchet MS" w:hAnsi="Trebuchet MS"/>
            <w:noProof/>
          </w:rPr>
          <w:delText>goods</w:delText>
        </w:r>
      </w:del>
      <w:ins w:id="76" w:author="Author">
        <w:r w:rsidRPr="00613375">
          <w:rPr>
            <w:rFonts w:ascii="Trebuchet MS" w:hAnsi="Trebuchet MS"/>
            <w:noProof/>
          </w:rPr>
          <w:t>possessions</w:t>
        </w:r>
      </w:ins>
      <w:r w:rsidRPr="00613375">
        <w:rPr>
          <w:rFonts w:ascii="Trebuchet MS" w:hAnsi="Trebuchet MS"/>
          <w:noProof/>
        </w:rPr>
        <w:t>.</w:t>
      </w:r>
    </w:p>
    <w:p w:rsidR="00D67C03" w:rsidRPr="00613375" w:rsidRDefault="00D67C03" w:rsidP="00D67C03">
      <w:pPr>
        <w:rPr>
          <w:rFonts w:ascii="Trebuchet MS" w:hAnsi="Trebuchet MS"/>
          <w:noProof/>
        </w:rPr>
      </w:pPr>
      <w:r w:rsidRPr="00613375">
        <w:rPr>
          <w:rFonts w:ascii="Trebuchet MS" w:hAnsi="Trebuchet MS"/>
          <w:b/>
        </w:rPr>
        <w:t xml:space="preserve">18:9 </w:t>
      </w:r>
      <w:r w:rsidRPr="00613375">
        <w:rPr>
          <w:rFonts w:ascii="Trebuchet MS" w:hAnsi="Trebuchet MS"/>
          <w:noProof/>
        </w:rPr>
        <w:t xml:space="preserve">“When you </w:t>
      </w:r>
      <w:del w:id="77" w:author="Author">
        <w:r w:rsidRPr="00613375">
          <w:rPr>
            <w:rFonts w:ascii="Trebuchet MS" w:hAnsi="Trebuchet MS"/>
            <w:noProof/>
          </w:rPr>
          <w:delText>are</w:delText>
        </w:r>
      </w:del>
      <w:ins w:id="78" w:author="Author">
        <w:r w:rsidRPr="00613375">
          <w:rPr>
            <w:rFonts w:ascii="Trebuchet MS" w:hAnsi="Trebuchet MS"/>
            <w:noProof/>
          </w:rPr>
          <w:t>have</w:t>
        </w:r>
      </w:ins>
      <w:r w:rsidRPr="00613375">
        <w:rPr>
          <w:rFonts w:ascii="Trebuchet MS" w:hAnsi="Trebuchet MS"/>
          <w:noProof/>
        </w:rPr>
        <w:t xml:space="preserve"> entered into the land that Jehovah your God is giving you, you must not learn to </w:t>
      </w:r>
      <w:del w:id="79" w:author="Author">
        <w:r w:rsidRPr="00613375">
          <w:rPr>
            <w:rFonts w:ascii="Trebuchet MS" w:hAnsi="Trebuchet MS"/>
            <w:noProof/>
          </w:rPr>
          <w:delText>do according to</w:delText>
        </w:r>
      </w:del>
      <w:ins w:id="80" w:author="Author">
        <w:r w:rsidRPr="00613375">
          <w:rPr>
            <w:rFonts w:ascii="Trebuchet MS" w:hAnsi="Trebuchet MS"/>
            <w:noProof/>
          </w:rPr>
          <w:t>imitate</w:t>
        </w:r>
      </w:ins>
      <w:r w:rsidRPr="00613375">
        <w:rPr>
          <w:rFonts w:ascii="Trebuchet MS" w:hAnsi="Trebuchet MS"/>
          <w:noProof/>
        </w:rPr>
        <w:t xml:space="preserve"> the detestable </w:t>
      </w:r>
      <w:del w:id="81" w:author="Author">
        <w:r w:rsidRPr="00613375">
          <w:rPr>
            <w:rFonts w:ascii="Trebuchet MS" w:hAnsi="Trebuchet MS"/>
            <w:noProof/>
          </w:rPr>
          <w:delText>things</w:delText>
        </w:r>
      </w:del>
      <w:ins w:id="82" w:author="Author">
        <w:r w:rsidRPr="00613375">
          <w:rPr>
            <w:rFonts w:ascii="Trebuchet MS" w:hAnsi="Trebuchet MS"/>
            <w:noProof/>
          </w:rPr>
          <w:t>practices</w:t>
        </w:r>
      </w:ins>
      <w:r w:rsidRPr="00613375">
        <w:rPr>
          <w:rFonts w:ascii="Trebuchet MS" w:hAnsi="Trebuchet MS"/>
          <w:noProof/>
        </w:rPr>
        <w:t xml:space="preserve"> of those nations. </w:t>
      </w:r>
      <w:r w:rsidRPr="00613375">
        <w:rPr>
          <w:rFonts w:ascii="Trebuchet MS" w:hAnsi="Trebuchet MS"/>
          <w:b/>
          <w:noProof/>
        </w:rPr>
        <w:t xml:space="preserve">18:10 </w:t>
      </w:r>
      <w:r w:rsidRPr="00613375">
        <w:rPr>
          <w:rFonts w:ascii="Trebuchet MS" w:hAnsi="Trebuchet MS"/>
          <w:noProof/>
        </w:rPr>
        <w:t xml:space="preserve">There should not be found in you anyone who makes his son or his daughter pass through the fire, anyone who employs divination, </w:t>
      </w:r>
      <w:del w:id="83" w:author="Author">
        <w:r w:rsidRPr="00613375">
          <w:rPr>
            <w:rFonts w:ascii="Trebuchet MS" w:hAnsi="Trebuchet MS"/>
            <w:noProof/>
          </w:rPr>
          <w:delText>a practicer of</w:delText>
        </w:r>
      </w:del>
      <w:ins w:id="84" w:author="Author">
        <w:r w:rsidRPr="00613375">
          <w:rPr>
            <w:rFonts w:ascii="Trebuchet MS" w:hAnsi="Trebuchet MS"/>
            <w:noProof/>
          </w:rPr>
          <w:t>anyone practicing</w:t>
        </w:r>
      </w:ins>
      <w:r w:rsidRPr="00613375">
        <w:rPr>
          <w:rFonts w:ascii="Trebuchet MS" w:hAnsi="Trebuchet MS"/>
          <w:noProof/>
        </w:rPr>
        <w:t xml:space="preserve"> magic</w:t>
      </w:r>
      <w:del w:id="85" w:author="Author">
        <w:r w:rsidRPr="00613375">
          <w:rPr>
            <w:rFonts w:ascii="Trebuchet MS" w:hAnsi="Trebuchet MS"/>
            <w:noProof/>
          </w:rPr>
          <w:delText xml:space="preserve"> or</w:delText>
        </w:r>
      </w:del>
      <w:ins w:id="86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anyone who looks for omens</w:t>
      </w:r>
      <w:del w:id="87" w:author="Author">
        <w:r w:rsidRPr="00613375">
          <w:rPr>
            <w:rFonts w:ascii="Trebuchet MS" w:hAnsi="Trebuchet MS"/>
            <w:noProof/>
          </w:rPr>
          <w:delText xml:space="preserve"> or</w:delText>
        </w:r>
      </w:del>
      <w:ins w:id="88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a sorcerer, </w:t>
      </w:r>
      <w:r w:rsidRPr="00613375">
        <w:rPr>
          <w:rFonts w:ascii="Trebuchet MS" w:hAnsi="Trebuchet MS"/>
          <w:b/>
          <w:noProof/>
        </w:rPr>
        <w:t xml:space="preserve">18:11 </w:t>
      </w:r>
      <w:del w:id="89" w:author="Author">
        <w:r w:rsidRPr="00613375">
          <w:rPr>
            <w:rFonts w:ascii="Trebuchet MS" w:hAnsi="Trebuchet MS"/>
            <w:noProof/>
          </w:rPr>
          <w:delText>or one who binds</w:delText>
        </w:r>
      </w:del>
      <w:ins w:id="90" w:author="Author">
        <w:r w:rsidRPr="00613375">
          <w:rPr>
            <w:rFonts w:ascii="Trebuchet MS" w:hAnsi="Trebuchet MS"/>
            <w:noProof/>
          </w:rPr>
          <w:t>anyone binding</w:t>
        </w:r>
      </w:ins>
      <w:r w:rsidRPr="00613375">
        <w:rPr>
          <w:rFonts w:ascii="Trebuchet MS" w:hAnsi="Trebuchet MS"/>
          <w:noProof/>
        </w:rPr>
        <w:t xml:space="preserve"> others with a spell</w:t>
      </w:r>
      <w:del w:id="91" w:author="Author">
        <w:r w:rsidRPr="00613375">
          <w:rPr>
            <w:rFonts w:ascii="Trebuchet MS" w:hAnsi="Trebuchet MS"/>
            <w:noProof/>
          </w:rPr>
          <w:delText xml:space="preserve"> or</w:delText>
        </w:r>
      </w:del>
      <w:ins w:id="92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anyone who consults a spirit medium or a </w:t>
      </w:r>
      <w:del w:id="93" w:author="Author">
        <w:r w:rsidRPr="00613375">
          <w:rPr>
            <w:rFonts w:ascii="Trebuchet MS" w:hAnsi="Trebuchet MS"/>
            <w:noProof/>
          </w:rPr>
          <w:delText>professional foreteller of events</w:delText>
        </w:r>
      </w:del>
      <w:ins w:id="94" w:author="Author">
        <w:r w:rsidRPr="00613375">
          <w:rPr>
            <w:rFonts w:ascii="Trebuchet MS" w:hAnsi="Trebuchet MS"/>
            <w:noProof/>
          </w:rPr>
          <w:t>fortune-teller,</w:t>
        </w:r>
      </w:ins>
      <w:r w:rsidRPr="00613375">
        <w:rPr>
          <w:rFonts w:ascii="Trebuchet MS" w:hAnsi="Trebuchet MS"/>
          <w:noProof/>
        </w:rPr>
        <w:t xml:space="preserve"> or anyone who inquires of the dead. </w:t>
      </w:r>
      <w:r w:rsidRPr="00613375">
        <w:rPr>
          <w:rFonts w:ascii="Trebuchet MS" w:hAnsi="Trebuchet MS"/>
          <w:b/>
          <w:noProof/>
        </w:rPr>
        <w:t xml:space="preserve">18:12 </w:t>
      </w:r>
      <w:r w:rsidRPr="00613375">
        <w:rPr>
          <w:rFonts w:ascii="Trebuchet MS" w:hAnsi="Trebuchet MS"/>
          <w:noProof/>
        </w:rPr>
        <w:t xml:space="preserve">For </w:t>
      </w:r>
      <w:del w:id="95" w:author="Author">
        <w:r w:rsidRPr="00613375">
          <w:rPr>
            <w:rFonts w:ascii="Trebuchet MS" w:hAnsi="Trebuchet MS"/>
            <w:noProof/>
          </w:rPr>
          <w:delText>everybody doing</w:delText>
        </w:r>
      </w:del>
      <w:ins w:id="96" w:author="Author">
        <w:r w:rsidRPr="00613375">
          <w:rPr>
            <w:rFonts w:ascii="Trebuchet MS" w:hAnsi="Trebuchet MS"/>
            <w:noProof/>
          </w:rPr>
          <w:t>whoever does</w:t>
        </w:r>
      </w:ins>
      <w:r w:rsidRPr="00613375">
        <w:rPr>
          <w:rFonts w:ascii="Trebuchet MS" w:hAnsi="Trebuchet MS"/>
          <w:noProof/>
        </w:rPr>
        <w:t xml:space="preserve"> these things is </w:t>
      </w:r>
      <w:del w:id="97" w:author="Author">
        <w:r w:rsidRPr="00613375">
          <w:rPr>
            <w:rFonts w:ascii="Trebuchet MS" w:hAnsi="Trebuchet MS"/>
            <w:noProof/>
          </w:rPr>
          <w:delText xml:space="preserve">something </w:delText>
        </w:r>
      </w:del>
      <w:r w:rsidRPr="00613375">
        <w:rPr>
          <w:rFonts w:ascii="Trebuchet MS" w:hAnsi="Trebuchet MS"/>
          <w:noProof/>
        </w:rPr>
        <w:t xml:space="preserve">detestable to Jehovah, and on account of these detestable </w:t>
      </w:r>
      <w:del w:id="98" w:author="Author">
        <w:r w:rsidRPr="00613375">
          <w:rPr>
            <w:rFonts w:ascii="Trebuchet MS" w:hAnsi="Trebuchet MS"/>
            <w:noProof/>
          </w:rPr>
          <w:delText>things</w:delText>
        </w:r>
      </w:del>
      <w:ins w:id="99" w:author="Author">
        <w:r w:rsidRPr="00613375">
          <w:rPr>
            <w:rFonts w:ascii="Trebuchet MS" w:hAnsi="Trebuchet MS"/>
            <w:noProof/>
          </w:rPr>
          <w:t>practices</w:t>
        </w:r>
      </w:ins>
      <w:r w:rsidRPr="00613375">
        <w:rPr>
          <w:rFonts w:ascii="Trebuchet MS" w:hAnsi="Trebuchet MS"/>
          <w:noProof/>
        </w:rPr>
        <w:t xml:space="preserve"> Jehovah your God is driving them away from before you. </w:t>
      </w:r>
      <w:r w:rsidRPr="00613375">
        <w:rPr>
          <w:rFonts w:ascii="Trebuchet MS" w:hAnsi="Trebuchet MS"/>
          <w:b/>
          <w:noProof/>
        </w:rPr>
        <w:t xml:space="preserve">18:13 </w:t>
      </w:r>
      <w:r w:rsidRPr="00613375">
        <w:rPr>
          <w:rFonts w:ascii="Trebuchet MS" w:hAnsi="Trebuchet MS"/>
          <w:noProof/>
        </w:rPr>
        <w:t xml:space="preserve">You should prove yourself </w:t>
      </w:r>
      <w:del w:id="100" w:author="Author">
        <w:r w:rsidRPr="00613375">
          <w:rPr>
            <w:rFonts w:ascii="Trebuchet MS" w:hAnsi="Trebuchet MS"/>
            <w:noProof/>
          </w:rPr>
          <w:delText>faultless with</w:delText>
        </w:r>
      </w:del>
      <w:ins w:id="101" w:author="Author">
        <w:r w:rsidRPr="00613375">
          <w:rPr>
            <w:rFonts w:ascii="Trebuchet MS" w:hAnsi="Trebuchet MS"/>
            <w:noProof/>
          </w:rPr>
          <w:t>blameless before</w:t>
        </w:r>
      </w:ins>
      <w:r w:rsidRPr="00613375">
        <w:rPr>
          <w:rFonts w:ascii="Trebuchet MS" w:hAnsi="Trebuchet MS"/>
          <w:noProof/>
        </w:rPr>
        <w:t xml:space="preserve"> Jehovah your God.</w:t>
      </w:r>
    </w:p>
    <w:p w:rsidR="00D67C03" w:rsidRPr="00613375" w:rsidRDefault="00D67C03" w:rsidP="00D67C03">
      <w:pPr>
        <w:rPr>
          <w:rFonts w:ascii="Trebuchet MS" w:hAnsi="Trebuchet MS"/>
          <w:noProof/>
        </w:rPr>
      </w:pPr>
      <w:r w:rsidRPr="00613375">
        <w:rPr>
          <w:rFonts w:ascii="Trebuchet MS" w:hAnsi="Trebuchet MS"/>
          <w:b/>
        </w:rPr>
        <w:t xml:space="preserve">18:14 </w:t>
      </w:r>
      <w:r w:rsidRPr="00613375">
        <w:rPr>
          <w:rFonts w:ascii="Trebuchet MS" w:hAnsi="Trebuchet MS"/>
          <w:noProof/>
        </w:rPr>
        <w:t xml:space="preserve">“For these nations </w:t>
      </w:r>
      <w:del w:id="102" w:author="Author">
        <w:r w:rsidRPr="00613375">
          <w:rPr>
            <w:rFonts w:ascii="Trebuchet MS" w:hAnsi="Trebuchet MS"/>
            <w:noProof/>
          </w:rPr>
          <w:delText>whom</w:delText>
        </w:r>
      </w:del>
      <w:ins w:id="103" w:author="Author">
        <w:r w:rsidRPr="00613375">
          <w:rPr>
            <w:rFonts w:ascii="Trebuchet MS" w:hAnsi="Trebuchet MS"/>
            <w:noProof/>
          </w:rPr>
          <w:t>that</w:t>
        </w:r>
      </w:ins>
      <w:r w:rsidRPr="00613375">
        <w:rPr>
          <w:rFonts w:ascii="Trebuchet MS" w:hAnsi="Trebuchet MS"/>
          <w:noProof/>
        </w:rPr>
        <w:t xml:space="preserve"> you are dispossessing used to listen to those practicing magic and </w:t>
      </w:r>
      <w:del w:id="104" w:author="Author">
        <w:r w:rsidRPr="00613375">
          <w:rPr>
            <w:rFonts w:ascii="Trebuchet MS" w:hAnsi="Trebuchet MS"/>
            <w:noProof/>
          </w:rPr>
          <w:delText>to those who divine;</w:delText>
        </w:r>
      </w:del>
      <w:ins w:id="105" w:author="Author">
        <w:r w:rsidRPr="00613375">
          <w:rPr>
            <w:rFonts w:ascii="Trebuchet MS" w:hAnsi="Trebuchet MS"/>
            <w:noProof/>
          </w:rPr>
          <w:t>divination,</w:t>
        </w:r>
      </w:ins>
      <w:r w:rsidRPr="00613375">
        <w:rPr>
          <w:rFonts w:ascii="Trebuchet MS" w:hAnsi="Trebuchet MS"/>
          <w:noProof/>
        </w:rPr>
        <w:t xml:space="preserve"> but </w:t>
      </w:r>
      <w:del w:id="106" w:author="Author">
        <w:r w:rsidRPr="00613375">
          <w:rPr>
            <w:rFonts w:ascii="Trebuchet MS" w:hAnsi="Trebuchet MS"/>
            <w:noProof/>
          </w:rPr>
          <w:delText xml:space="preserve">as for you, </w:delText>
        </w:r>
      </w:del>
      <w:r w:rsidRPr="00613375">
        <w:rPr>
          <w:rFonts w:ascii="Trebuchet MS" w:hAnsi="Trebuchet MS"/>
          <w:noProof/>
        </w:rPr>
        <w:t xml:space="preserve">Jehovah your God has not </w:t>
      </w:r>
      <w:del w:id="107" w:author="Author">
        <w:r w:rsidRPr="00613375">
          <w:rPr>
            <w:rFonts w:ascii="Trebuchet MS" w:hAnsi="Trebuchet MS"/>
            <w:noProof/>
          </w:rPr>
          <w:delText>given</w:delText>
        </w:r>
      </w:del>
      <w:ins w:id="108" w:author="Author">
        <w:r w:rsidRPr="00613375">
          <w:rPr>
            <w:rFonts w:ascii="Trebuchet MS" w:hAnsi="Trebuchet MS"/>
            <w:noProof/>
          </w:rPr>
          <w:t>allowed</w:t>
        </w:r>
      </w:ins>
      <w:r w:rsidRPr="00613375">
        <w:rPr>
          <w:rFonts w:ascii="Trebuchet MS" w:hAnsi="Trebuchet MS"/>
          <w:noProof/>
        </w:rPr>
        <w:t xml:space="preserve"> you</w:t>
      </w:r>
      <w:ins w:id="109" w:author="Author">
        <w:r w:rsidRPr="00613375">
          <w:rPr>
            <w:rFonts w:ascii="Trebuchet MS" w:hAnsi="Trebuchet MS"/>
            <w:noProof/>
          </w:rPr>
          <w:t xml:space="preserve"> to do</w:t>
        </w:r>
      </w:ins>
      <w:r w:rsidRPr="00613375">
        <w:rPr>
          <w:rFonts w:ascii="Trebuchet MS" w:hAnsi="Trebuchet MS"/>
          <w:noProof/>
        </w:rPr>
        <w:t xml:space="preserve"> anything like this. </w:t>
      </w:r>
      <w:r w:rsidRPr="00613375">
        <w:rPr>
          <w:rFonts w:ascii="Trebuchet MS" w:hAnsi="Trebuchet MS"/>
          <w:b/>
          <w:noProof/>
        </w:rPr>
        <w:t xml:space="preserve">18:15 </w:t>
      </w:r>
      <w:del w:id="110" w:author="Author">
        <w:r w:rsidRPr="00613375">
          <w:rPr>
            <w:rFonts w:ascii="Trebuchet MS" w:hAnsi="Trebuchet MS"/>
            <w:noProof/>
          </w:rPr>
          <w:delText xml:space="preserve">A prophet from your own midst, from your brothers, like me, is what </w:delText>
        </w:r>
      </w:del>
      <w:r w:rsidRPr="00613375">
        <w:rPr>
          <w:rFonts w:ascii="Trebuchet MS" w:hAnsi="Trebuchet MS"/>
          <w:noProof/>
        </w:rPr>
        <w:t>Jehovah your God will raise up for you</w:t>
      </w:r>
      <w:del w:id="111" w:author="Author">
        <w:r w:rsidRPr="00613375">
          <w:rPr>
            <w:rFonts w:ascii="Trebuchet MS" w:hAnsi="Trebuchet MS"/>
            <w:noProof/>
          </w:rPr>
          <w:delText xml:space="preserve">—to him </w:delText>
        </w:r>
        <w:r w:rsidRPr="00613375">
          <w:rPr>
            <w:rFonts w:ascii="Trebuchet MS" w:hAnsi="Trebuchet MS"/>
            <w:noProof/>
            <w:u w:val="dotted"/>
          </w:rPr>
          <w:delText>YOU</w:delText>
        </w:r>
        <w:r w:rsidRPr="00613375">
          <w:rPr>
            <w:rFonts w:ascii="Trebuchet MS" w:hAnsi="Trebuchet MS"/>
            <w:noProof/>
          </w:rPr>
          <w:delText xml:space="preserve"> people should</w:delText>
        </w:r>
      </w:del>
      <w:ins w:id="112" w:author="Author">
        <w:r w:rsidRPr="00613375">
          <w:rPr>
            <w:rFonts w:ascii="Trebuchet MS" w:hAnsi="Trebuchet MS"/>
            <w:noProof/>
          </w:rPr>
          <w:t xml:space="preserve"> from among your brothers a prophet like me. You must</w:t>
        </w:r>
      </w:ins>
      <w:r w:rsidRPr="00613375">
        <w:rPr>
          <w:rFonts w:ascii="Trebuchet MS" w:hAnsi="Trebuchet MS"/>
          <w:noProof/>
        </w:rPr>
        <w:t xml:space="preserve"> listen</w:t>
      </w:r>
      <w:del w:id="113" w:author="Author">
        <w:r w:rsidRPr="00613375">
          <w:rPr>
            <w:rFonts w:ascii="Trebuchet MS" w:hAnsi="Trebuchet MS"/>
            <w:noProof/>
          </w:rPr>
          <w:delText>—</w:delText>
        </w:r>
      </w:del>
      <w:ins w:id="114" w:author="Author">
        <w:r w:rsidRPr="00613375">
          <w:rPr>
            <w:rFonts w:ascii="Trebuchet MS" w:hAnsi="Trebuchet MS"/>
            <w:noProof/>
          </w:rPr>
          <w:t xml:space="preserve"> to him.</w:t>
        </w:r>
      </w:ins>
      <w:r w:rsidRPr="00613375">
        <w:rPr>
          <w:rFonts w:ascii="Trebuchet MS" w:hAnsi="Trebuchet MS"/>
          <w:noProof/>
        </w:rPr>
        <w:t xml:space="preserve"> </w:t>
      </w:r>
      <w:r w:rsidRPr="00613375">
        <w:rPr>
          <w:rFonts w:ascii="Trebuchet MS" w:hAnsi="Trebuchet MS"/>
          <w:b/>
          <w:noProof/>
        </w:rPr>
        <w:t xml:space="preserve">18:16 </w:t>
      </w:r>
      <w:ins w:id="115" w:author="Author">
        <w:r w:rsidRPr="00613375">
          <w:rPr>
            <w:rFonts w:ascii="Trebuchet MS" w:hAnsi="Trebuchet MS"/>
            <w:noProof/>
          </w:rPr>
          <w:t xml:space="preserve">This is </w:t>
        </w:r>
      </w:ins>
      <w:r w:rsidRPr="00613375">
        <w:rPr>
          <w:rFonts w:ascii="Trebuchet MS" w:hAnsi="Trebuchet MS"/>
          <w:noProof/>
        </w:rPr>
        <w:t xml:space="preserve">in response to </w:t>
      </w:r>
      <w:del w:id="116" w:author="Author">
        <w:r w:rsidRPr="00613375">
          <w:rPr>
            <w:rFonts w:ascii="Trebuchet MS" w:hAnsi="Trebuchet MS"/>
            <w:noProof/>
          </w:rPr>
          <w:delText>all that</w:delText>
        </w:r>
      </w:del>
      <w:ins w:id="117" w:author="Author">
        <w:r w:rsidRPr="00613375">
          <w:rPr>
            <w:rFonts w:ascii="Trebuchet MS" w:hAnsi="Trebuchet MS"/>
            <w:noProof/>
          </w:rPr>
          <w:t>what</w:t>
        </w:r>
      </w:ins>
      <w:r w:rsidRPr="00613375">
        <w:rPr>
          <w:rFonts w:ascii="Trebuchet MS" w:hAnsi="Trebuchet MS"/>
          <w:noProof/>
        </w:rPr>
        <w:t xml:space="preserve"> you asked of Jehovah your God in </w:t>
      </w:r>
      <w:del w:id="118" w:author="Author">
        <w:r w:rsidRPr="00613375" w:rsidDel="00290F38">
          <w:rPr>
            <w:rFonts w:ascii="Trebuchet MS" w:hAnsi="Trebuchet MS"/>
            <w:noProof/>
          </w:rPr>
          <w:delText>Ho′reb</w:delText>
        </w:r>
      </w:del>
      <w:ins w:id="119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613375">
        <w:rPr>
          <w:rFonts w:ascii="Trebuchet MS" w:hAnsi="Trebuchet MS"/>
          <w:noProof/>
        </w:rPr>
        <w:t xml:space="preserve"> on the day of the </w:t>
      </w:r>
      <w:del w:id="120" w:author="Author">
        <w:r w:rsidRPr="00613375">
          <w:rPr>
            <w:rFonts w:ascii="Trebuchet MS" w:hAnsi="Trebuchet MS"/>
            <w:noProof/>
          </w:rPr>
          <w:delText>congregation, saying</w:delText>
        </w:r>
      </w:del>
      <w:ins w:id="121" w:author="Author">
        <w:r w:rsidRPr="00613375">
          <w:rPr>
            <w:rFonts w:ascii="Trebuchet MS" w:hAnsi="Trebuchet MS"/>
            <w:noProof/>
          </w:rPr>
          <w:t>assembly</w:t>
        </w:r>
        <w:r w:rsidRPr="00613375">
          <w:rPr>
            <w:rStyle w:val="FootnoteReference"/>
            <w:rFonts w:ascii="Trebuchet MS" w:hAnsi="Trebuchet MS"/>
            <w:noProof/>
          </w:rPr>
          <w:footnoteReference w:id="3"/>
        </w:r>
        <w:r w:rsidRPr="00613375">
          <w:rPr>
            <w:rFonts w:ascii="Trebuchet MS" w:hAnsi="Trebuchet MS"/>
            <w:noProof/>
          </w:rPr>
          <w:t xml:space="preserve"> when you said</w:t>
        </w:r>
      </w:ins>
      <w:r w:rsidRPr="00613375">
        <w:rPr>
          <w:rFonts w:ascii="Trebuchet MS" w:hAnsi="Trebuchet MS"/>
          <w:noProof/>
        </w:rPr>
        <w:t xml:space="preserve">, ‘Do not let me hear </w:t>
      </w:r>
      <w:del w:id="124" w:author="Author">
        <w:r w:rsidRPr="00613375">
          <w:rPr>
            <w:rFonts w:ascii="Trebuchet MS" w:hAnsi="Trebuchet MS"/>
            <w:noProof/>
          </w:rPr>
          <w:delText xml:space="preserve">again </w:delText>
        </w:r>
      </w:del>
      <w:r w:rsidRPr="00613375">
        <w:rPr>
          <w:rFonts w:ascii="Trebuchet MS" w:hAnsi="Trebuchet MS"/>
          <w:noProof/>
        </w:rPr>
        <w:t>the voice of Jehovah my God</w:t>
      </w:r>
      <w:del w:id="125" w:author="Author">
        <w:r w:rsidRPr="00613375">
          <w:rPr>
            <w:rFonts w:ascii="Trebuchet MS" w:hAnsi="Trebuchet MS"/>
            <w:noProof/>
          </w:rPr>
          <w:delText>, and</w:delText>
        </w:r>
      </w:del>
      <w:ins w:id="126" w:author="Author">
        <w:r w:rsidRPr="00613375">
          <w:rPr>
            <w:rFonts w:ascii="Trebuchet MS" w:hAnsi="Trebuchet MS"/>
            <w:noProof/>
          </w:rPr>
          <w:t xml:space="preserve"> or see</w:t>
        </w:r>
      </w:ins>
      <w:r w:rsidRPr="00613375">
        <w:rPr>
          <w:rFonts w:ascii="Trebuchet MS" w:hAnsi="Trebuchet MS"/>
          <w:noProof/>
        </w:rPr>
        <w:t xml:space="preserve"> this great fire </w:t>
      </w:r>
      <w:del w:id="127" w:author="Author">
        <w:r w:rsidRPr="00613375">
          <w:rPr>
            <w:rFonts w:ascii="Trebuchet MS" w:hAnsi="Trebuchet MS"/>
            <w:noProof/>
          </w:rPr>
          <w:delText xml:space="preserve">do not let me see </w:delText>
        </w:r>
      </w:del>
      <w:r w:rsidRPr="00613375">
        <w:rPr>
          <w:rFonts w:ascii="Trebuchet MS" w:hAnsi="Trebuchet MS"/>
          <w:noProof/>
        </w:rPr>
        <w:t xml:space="preserve">anymore, </w:t>
      </w:r>
      <w:ins w:id="128" w:author="Author">
        <w:r w:rsidRPr="00613375">
          <w:rPr>
            <w:rFonts w:ascii="Trebuchet MS" w:hAnsi="Trebuchet MS"/>
            <w:noProof/>
          </w:rPr>
          <w:t xml:space="preserve">so </w:t>
        </w:r>
      </w:ins>
      <w:r w:rsidRPr="00613375">
        <w:rPr>
          <w:rFonts w:ascii="Trebuchet MS" w:hAnsi="Trebuchet MS"/>
          <w:noProof/>
        </w:rPr>
        <w:t xml:space="preserve">that I </w:t>
      </w:r>
      <w:del w:id="129" w:author="Author">
        <w:r w:rsidRPr="00613375">
          <w:rPr>
            <w:rFonts w:ascii="Trebuchet MS" w:hAnsi="Trebuchet MS"/>
            <w:noProof/>
          </w:rPr>
          <w:delText>may</w:delText>
        </w:r>
      </w:del>
      <w:ins w:id="130" w:author="Author">
        <w:r w:rsidRPr="00613375">
          <w:rPr>
            <w:rFonts w:ascii="Trebuchet MS" w:hAnsi="Trebuchet MS"/>
            <w:noProof/>
          </w:rPr>
          <w:t>do</w:t>
        </w:r>
      </w:ins>
      <w:r w:rsidRPr="00613375">
        <w:rPr>
          <w:rFonts w:ascii="Trebuchet MS" w:hAnsi="Trebuchet MS"/>
          <w:noProof/>
        </w:rPr>
        <w:t xml:space="preserve"> not die.’ </w:t>
      </w:r>
      <w:r w:rsidRPr="00613375">
        <w:rPr>
          <w:rFonts w:ascii="Trebuchet MS" w:hAnsi="Trebuchet MS"/>
          <w:b/>
          <w:noProof/>
        </w:rPr>
        <w:t xml:space="preserve">18:17 </w:t>
      </w:r>
      <w:del w:id="131" w:author="Author">
        <w:r w:rsidRPr="00613375">
          <w:rPr>
            <w:rFonts w:ascii="Trebuchet MS" w:hAnsi="Trebuchet MS"/>
            <w:noProof/>
          </w:rPr>
          <w:delText>At that</w:delText>
        </w:r>
      </w:del>
      <w:ins w:id="132" w:author="Author">
        <w:r w:rsidRPr="00613375">
          <w:rPr>
            <w:rFonts w:ascii="Trebuchet MS" w:hAnsi="Trebuchet MS"/>
            <w:noProof/>
          </w:rPr>
          <w:t>Then</w:t>
        </w:r>
      </w:ins>
      <w:r w:rsidRPr="00613375">
        <w:rPr>
          <w:rFonts w:ascii="Trebuchet MS" w:hAnsi="Trebuchet MS"/>
          <w:noProof/>
        </w:rPr>
        <w:t xml:space="preserve"> Jehovah said to me, ‘</w:t>
      </w:r>
      <w:del w:id="133" w:author="Author">
        <w:r w:rsidRPr="00613375">
          <w:rPr>
            <w:rFonts w:ascii="Trebuchet MS" w:hAnsi="Trebuchet MS"/>
            <w:noProof/>
          </w:rPr>
          <w:delText>They have done well in speaking what</w:delText>
        </w:r>
      </w:del>
      <w:ins w:id="134" w:author="Author">
        <w:r w:rsidRPr="00613375">
          <w:rPr>
            <w:rFonts w:ascii="Trebuchet MS" w:hAnsi="Trebuchet MS"/>
            <w:noProof/>
          </w:rPr>
          <w:t>What</w:t>
        </w:r>
      </w:ins>
      <w:r w:rsidRPr="00613375">
        <w:rPr>
          <w:rFonts w:ascii="Trebuchet MS" w:hAnsi="Trebuchet MS"/>
          <w:noProof/>
        </w:rPr>
        <w:t xml:space="preserve"> they </w:t>
      </w:r>
      <w:del w:id="135" w:author="Author">
        <w:r w:rsidRPr="00613375">
          <w:rPr>
            <w:rFonts w:ascii="Trebuchet MS" w:hAnsi="Trebuchet MS"/>
            <w:noProof/>
          </w:rPr>
          <w:delText>did</w:delText>
        </w:r>
      </w:del>
      <w:ins w:id="136" w:author="Author">
        <w:r w:rsidRPr="00613375">
          <w:rPr>
            <w:rFonts w:ascii="Trebuchet MS" w:hAnsi="Trebuchet MS"/>
            <w:noProof/>
          </w:rPr>
          <w:t>have said is good</w:t>
        </w:r>
      </w:ins>
      <w:r w:rsidRPr="00613375">
        <w:rPr>
          <w:rFonts w:ascii="Trebuchet MS" w:hAnsi="Trebuchet MS"/>
          <w:noProof/>
        </w:rPr>
        <w:t xml:space="preserve">. </w:t>
      </w:r>
      <w:r w:rsidRPr="00613375">
        <w:rPr>
          <w:rFonts w:ascii="Trebuchet MS" w:hAnsi="Trebuchet MS"/>
          <w:b/>
          <w:noProof/>
        </w:rPr>
        <w:t xml:space="preserve">18:18 </w:t>
      </w:r>
      <w:del w:id="137" w:author="Author">
        <w:r w:rsidRPr="00613375">
          <w:rPr>
            <w:rFonts w:ascii="Trebuchet MS" w:hAnsi="Trebuchet MS"/>
            <w:noProof/>
          </w:rPr>
          <w:delText xml:space="preserve">A prophet </w:delText>
        </w:r>
      </w:del>
      <w:r w:rsidRPr="00613375">
        <w:rPr>
          <w:rFonts w:ascii="Trebuchet MS" w:hAnsi="Trebuchet MS"/>
          <w:noProof/>
        </w:rPr>
        <w:t xml:space="preserve">I </w:t>
      </w:r>
      <w:del w:id="138" w:author="Author">
        <w:r w:rsidRPr="00613375">
          <w:rPr>
            <w:rFonts w:ascii="Trebuchet MS" w:hAnsi="Trebuchet MS"/>
            <w:noProof/>
          </w:rPr>
          <w:delText>shall</w:delText>
        </w:r>
      </w:del>
      <w:ins w:id="139" w:author="Author">
        <w:r w:rsidRPr="00613375">
          <w:rPr>
            <w:rFonts w:ascii="Trebuchet MS" w:hAnsi="Trebuchet MS"/>
            <w:noProof/>
          </w:rPr>
          <w:t>will</w:t>
        </w:r>
      </w:ins>
      <w:r w:rsidRPr="00613375">
        <w:rPr>
          <w:rFonts w:ascii="Trebuchet MS" w:hAnsi="Trebuchet MS"/>
          <w:noProof/>
        </w:rPr>
        <w:t xml:space="preserve"> raise up for them from the midst of their brothers</w:t>
      </w:r>
      <w:del w:id="140" w:author="Author">
        <w:r w:rsidRPr="00613375">
          <w:rPr>
            <w:rFonts w:ascii="Trebuchet MS" w:hAnsi="Trebuchet MS"/>
            <w:noProof/>
          </w:rPr>
          <w:delText>,</w:delText>
        </w:r>
      </w:del>
      <w:ins w:id="141" w:author="Author">
        <w:r w:rsidRPr="00613375">
          <w:rPr>
            <w:rFonts w:ascii="Trebuchet MS" w:hAnsi="Trebuchet MS"/>
            <w:noProof/>
          </w:rPr>
          <w:t xml:space="preserve"> a prophet</w:t>
        </w:r>
      </w:ins>
      <w:r w:rsidRPr="00613375">
        <w:rPr>
          <w:rFonts w:ascii="Trebuchet MS" w:hAnsi="Trebuchet MS"/>
          <w:noProof/>
        </w:rPr>
        <w:t xml:space="preserve"> like you</w:t>
      </w:r>
      <w:del w:id="142" w:author="Author">
        <w:r w:rsidRPr="00613375">
          <w:rPr>
            <w:rFonts w:ascii="Trebuchet MS" w:hAnsi="Trebuchet MS"/>
            <w:noProof/>
          </w:rPr>
          <w:delText>;</w:delText>
        </w:r>
      </w:del>
      <w:ins w:id="143" w:author="Author">
        <w:r w:rsidRPr="00613375">
          <w:rPr>
            <w:rFonts w:ascii="Trebuchet MS" w:hAnsi="Trebuchet MS"/>
            <w:noProof/>
          </w:rPr>
          <w:t>,</w:t>
        </w:r>
      </w:ins>
      <w:r w:rsidRPr="00613375">
        <w:rPr>
          <w:rFonts w:ascii="Trebuchet MS" w:hAnsi="Trebuchet MS"/>
          <w:noProof/>
        </w:rPr>
        <w:t xml:space="preserve"> and I </w:t>
      </w:r>
      <w:del w:id="144" w:author="Author">
        <w:r w:rsidRPr="00613375">
          <w:rPr>
            <w:rFonts w:ascii="Trebuchet MS" w:hAnsi="Trebuchet MS"/>
            <w:noProof/>
          </w:rPr>
          <w:delText>shall indeed</w:delText>
        </w:r>
      </w:del>
      <w:ins w:id="145" w:author="Author">
        <w:r w:rsidRPr="00613375">
          <w:rPr>
            <w:rFonts w:ascii="Trebuchet MS" w:hAnsi="Trebuchet MS"/>
            <w:noProof/>
          </w:rPr>
          <w:t>will</w:t>
        </w:r>
      </w:ins>
      <w:r w:rsidRPr="00613375">
        <w:rPr>
          <w:rFonts w:ascii="Trebuchet MS" w:hAnsi="Trebuchet MS"/>
          <w:noProof/>
        </w:rPr>
        <w:t xml:space="preserve"> put my words in his mouth, and he will </w:t>
      </w:r>
      <w:del w:id="146" w:author="Author">
        <w:r w:rsidRPr="00613375">
          <w:rPr>
            <w:rFonts w:ascii="Trebuchet MS" w:hAnsi="Trebuchet MS"/>
            <w:noProof/>
          </w:rPr>
          <w:delText xml:space="preserve">certainly </w:delText>
        </w:r>
      </w:del>
      <w:r w:rsidRPr="00613375">
        <w:rPr>
          <w:rFonts w:ascii="Trebuchet MS" w:hAnsi="Trebuchet MS"/>
          <w:noProof/>
        </w:rPr>
        <w:t xml:space="preserve">speak to them all that I </w:t>
      </w:r>
      <w:del w:id="147" w:author="Author">
        <w:r w:rsidRPr="00613375">
          <w:rPr>
            <w:rFonts w:ascii="Trebuchet MS" w:hAnsi="Trebuchet MS"/>
            <w:noProof/>
          </w:rPr>
          <w:delText xml:space="preserve">shall </w:delText>
        </w:r>
      </w:del>
      <w:r w:rsidRPr="00613375">
        <w:rPr>
          <w:rFonts w:ascii="Trebuchet MS" w:hAnsi="Trebuchet MS"/>
          <w:noProof/>
        </w:rPr>
        <w:t xml:space="preserve">command him. </w:t>
      </w:r>
      <w:r w:rsidRPr="00613375">
        <w:rPr>
          <w:rFonts w:ascii="Trebuchet MS" w:hAnsi="Trebuchet MS"/>
          <w:b/>
          <w:noProof/>
        </w:rPr>
        <w:t xml:space="preserve">18:19 </w:t>
      </w:r>
      <w:del w:id="148" w:author="Author">
        <w:r w:rsidRPr="00613375">
          <w:rPr>
            <w:rFonts w:ascii="Trebuchet MS" w:hAnsi="Trebuchet MS"/>
            <w:noProof/>
          </w:rPr>
          <w:delText xml:space="preserve">And it must occur that </w:delText>
        </w:r>
      </w:del>
      <w:ins w:id="149" w:author="Author">
        <w:r w:rsidRPr="00613375">
          <w:rPr>
            <w:rFonts w:ascii="Trebuchet MS" w:hAnsi="Trebuchet MS"/>
            <w:noProof/>
          </w:rPr>
          <w:t xml:space="preserve">Indeed, I will require an account from </w:t>
        </w:r>
      </w:ins>
      <w:r w:rsidRPr="00613375">
        <w:rPr>
          <w:rFonts w:ascii="Trebuchet MS" w:hAnsi="Trebuchet MS"/>
          <w:noProof/>
        </w:rPr>
        <w:t>the man who will not listen to my words that he will speak in my name</w:t>
      </w:r>
      <w:del w:id="150" w:author="Author">
        <w:r w:rsidRPr="00613375">
          <w:rPr>
            <w:rFonts w:ascii="Trebuchet MS" w:hAnsi="Trebuchet MS"/>
            <w:noProof/>
          </w:rPr>
          <w:delText>, I shall myself require an account from him</w:delText>
        </w:r>
      </w:del>
      <w:r w:rsidRPr="00613375">
        <w:rPr>
          <w:rFonts w:ascii="Trebuchet MS" w:hAnsi="Trebuchet MS"/>
          <w:noProof/>
        </w:rPr>
        <w:t>.</w:t>
      </w:r>
    </w:p>
    <w:p w:rsidR="00D67C03" w:rsidRPr="00613375" w:rsidRDefault="00D67C03" w:rsidP="00D67C03">
      <w:pPr>
        <w:rPr>
          <w:rFonts w:ascii="Trebuchet MS" w:hAnsi="Trebuchet MS"/>
          <w:noProof/>
        </w:rPr>
      </w:pPr>
      <w:r w:rsidRPr="00613375">
        <w:rPr>
          <w:rFonts w:ascii="Trebuchet MS" w:hAnsi="Trebuchet MS"/>
          <w:b/>
        </w:rPr>
        <w:t xml:space="preserve">18:20 </w:t>
      </w:r>
      <w:r w:rsidRPr="00613375">
        <w:rPr>
          <w:rFonts w:ascii="Trebuchet MS" w:hAnsi="Trebuchet MS"/>
          <w:noProof/>
        </w:rPr>
        <w:t>“‘</w:t>
      </w:r>
      <w:del w:id="151" w:author="Author">
        <w:r w:rsidRPr="00613375">
          <w:rPr>
            <w:rFonts w:ascii="Trebuchet MS" w:hAnsi="Trebuchet MS"/>
            <w:noProof/>
          </w:rPr>
          <w:delText>However, the</w:delText>
        </w:r>
      </w:del>
      <w:ins w:id="152" w:author="Author">
        <w:r w:rsidRPr="00613375">
          <w:rPr>
            <w:rFonts w:ascii="Trebuchet MS" w:hAnsi="Trebuchet MS"/>
            <w:noProof/>
          </w:rPr>
          <w:t>If any</w:t>
        </w:r>
      </w:ins>
      <w:r w:rsidRPr="00613375">
        <w:rPr>
          <w:rFonts w:ascii="Trebuchet MS" w:hAnsi="Trebuchet MS"/>
          <w:noProof/>
        </w:rPr>
        <w:t xml:space="preserve"> prophet </w:t>
      </w:r>
      <w:del w:id="153" w:author="Author">
        <w:r w:rsidRPr="00613375">
          <w:rPr>
            <w:rFonts w:ascii="Trebuchet MS" w:hAnsi="Trebuchet MS"/>
            <w:noProof/>
          </w:rPr>
          <w:delText xml:space="preserve">who presumes to speak </w:delText>
        </w:r>
      </w:del>
      <w:ins w:id="154" w:author="Author">
        <w:r w:rsidRPr="00613375">
          <w:rPr>
            <w:rFonts w:ascii="Trebuchet MS" w:hAnsi="Trebuchet MS"/>
            <w:noProof/>
          </w:rPr>
          <w:t xml:space="preserve">presumptuously speaks a word </w:t>
        </w:r>
      </w:ins>
      <w:r w:rsidRPr="00613375">
        <w:rPr>
          <w:rFonts w:ascii="Trebuchet MS" w:hAnsi="Trebuchet MS"/>
          <w:noProof/>
        </w:rPr>
        <w:t xml:space="preserve">in my name </w:t>
      </w:r>
      <w:del w:id="155" w:author="Author">
        <w:r w:rsidRPr="00613375">
          <w:rPr>
            <w:rFonts w:ascii="Trebuchet MS" w:hAnsi="Trebuchet MS"/>
            <w:noProof/>
          </w:rPr>
          <w:delText xml:space="preserve">a word </w:delText>
        </w:r>
      </w:del>
      <w:r w:rsidRPr="00613375">
        <w:rPr>
          <w:rFonts w:ascii="Trebuchet MS" w:hAnsi="Trebuchet MS"/>
          <w:noProof/>
        </w:rPr>
        <w:t xml:space="preserve">that I </w:t>
      </w:r>
      <w:del w:id="156" w:author="Author">
        <w:r w:rsidRPr="00613375">
          <w:rPr>
            <w:rFonts w:ascii="Trebuchet MS" w:hAnsi="Trebuchet MS"/>
            <w:noProof/>
          </w:rPr>
          <w:delText>have</w:delText>
        </w:r>
      </w:del>
      <w:ins w:id="157" w:author="Author">
        <w:r w:rsidRPr="00613375">
          <w:rPr>
            <w:rFonts w:ascii="Trebuchet MS" w:hAnsi="Trebuchet MS"/>
            <w:noProof/>
          </w:rPr>
          <w:t>did</w:t>
        </w:r>
      </w:ins>
      <w:r w:rsidRPr="00613375">
        <w:rPr>
          <w:rFonts w:ascii="Trebuchet MS" w:hAnsi="Trebuchet MS"/>
          <w:noProof/>
        </w:rPr>
        <w:t xml:space="preserve"> not </w:t>
      </w:r>
      <w:del w:id="158" w:author="Author">
        <w:r w:rsidRPr="00613375">
          <w:rPr>
            <w:rFonts w:ascii="Trebuchet MS" w:hAnsi="Trebuchet MS"/>
            <w:noProof/>
          </w:rPr>
          <w:delText>commanded</w:delText>
        </w:r>
      </w:del>
      <w:ins w:id="159" w:author="Author">
        <w:r w:rsidRPr="00613375">
          <w:rPr>
            <w:rFonts w:ascii="Trebuchet MS" w:hAnsi="Trebuchet MS"/>
            <w:noProof/>
          </w:rPr>
          <w:t>command</w:t>
        </w:r>
      </w:ins>
      <w:r w:rsidRPr="00613375">
        <w:rPr>
          <w:rFonts w:ascii="Trebuchet MS" w:hAnsi="Trebuchet MS"/>
          <w:noProof/>
        </w:rPr>
        <w:t xml:space="preserve"> him to speak or </w:t>
      </w:r>
      <w:del w:id="160" w:author="Author">
        <w:r w:rsidRPr="00613375">
          <w:rPr>
            <w:rFonts w:ascii="Trebuchet MS" w:hAnsi="Trebuchet MS"/>
            <w:noProof/>
          </w:rPr>
          <w:delText xml:space="preserve">who </w:delText>
        </w:r>
      </w:del>
      <w:r w:rsidRPr="00613375">
        <w:rPr>
          <w:rFonts w:ascii="Trebuchet MS" w:hAnsi="Trebuchet MS"/>
          <w:noProof/>
        </w:rPr>
        <w:t xml:space="preserve">speaks in the name of other gods, that prophet must die. </w:t>
      </w:r>
      <w:r w:rsidRPr="00613375">
        <w:rPr>
          <w:rFonts w:ascii="Trebuchet MS" w:hAnsi="Trebuchet MS"/>
          <w:b/>
          <w:noProof/>
        </w:rPr>
        <w:t xml:space="preserve">18:21 </w:t>
      </w:r>
      <w:del w:id="161" w:author="Author">
        <w:r w:rsidRPr="00613375">
          <w:rPr>
            <w:rFonts w:ascii="Trebuchet MS" w:hAnsi="Trebuchet MS"/>
            <w:noProof/>
          </w:rPr>
          <w:delText>And in case</w:delText>
        </w:r>
      </w:del>
      <w:ins w:id="162" w:author="Author">
        <w:r w:rsidRPr="00613375">
          <w:rPr>
            <w:rFonts w:ascii="Trebuchet MS" w:hAnsi="Trebuchet MS"/>
            <w:noProof/>
          </w:rPr>
          <w:t>However,</w:t>
        </w:r>
      </w:ins>
      <w:r w:rsidRPr="00613375">
        <w:rPr>
          <w:rFonts w:ascii="Trebuchet MS" w:hAnsi="Trebuchet MS"/>
          <w:noProof/>
        </w:rPr>
        <w:t xml:space="preserve"> you </w:t>
      </w:r>
      <w:del w:id="163" w:author="Author">
        <w:r w:rsidRPr="00613375">
          <w:rPr>
            <w:rFonts w:ascii="Trebuchet MS" w:hAnsi="Trebuchet MS"/>
            <w:noProof/>
          </w:rPr>
          <w:delText>should</w:delText>
        </w:r>
      </w:del>
      <w:ins w:id="164" w:author="Author">
        <w:r w:rsidRPr="00613375">
          <w:rPr>
            <w:rFonts w:ascii="Trebuchet MS" w:hAnsi="Trebuchet MS"/>
            <w:noProof/>
          </w:rPr>
          <w:t>may</w:t>
        </w:r>
      </w:ins>
      <w:r w:rsidRPr="00613375">
        <w:rPr>
          <w:rFonts w:ascii="Trebuchet MS" w:hAnsi="Trebuchet MS"/>
          <w:noProof/>
        </w:rPr>
        <w:t xml:space="preserve"> say in your heart: “How </w:t>
      </w:r>
      <w:del w:id="165" w:author="Author">
        <w:r w:rsidRPr="00613375">
          <w:rPr>
            <w:rFonts w:ascii="Trebuchet MS" w:hAnsi="Trebuchet MS"/>
            <w:noProof/>
          </w:rPr>
          <w:delText>shall</w:delText>
        </w:r>
      </w:del>
      <w:ins w:id="166" w:author="Author">
        <w:r w:rsidRPr="00613375">
          <w:rPr>
            <w:rFonts w:ascii="Trebuchet MS" w:hAnsi="Trebuchet MS"/>
            <w:noProof/>
          </w:rPr>
          <w:t>will</w:t>
        </w:r>
      </w:ins>
      <w:r w:rsidRPr="00613375">
        <w:rPr>
          <w:rFonts w:ascii="Trebuchet MS" w:hAnsi="Trebuchet MS"/>
          <w:noProof/>
        </w:rPr>
        <w:t xml:space="preserve"> we know </w:t>
      </w:r>
      <w:del w:id="167" w:author="Author">
        <w:r w:rsidRPr="00613375">
          <w:rPr>
            <w:rFonts w:ascii="Trebuchet MS" w:hAnsi="Trebuchet MS"/>
            <w:noProof/>
          </w:rPr>
          <w:delText xml:space="preserve">the word </w:delText>
        </w:r>
      </w:del>
      <w:r w:rsidRPr="00613375">
        <w:rPr>
          <w:rFonts w:ascii="Trebuchet MS" w:hAnsi="Trebuchet MS"/>
          <w:noProof/>
        </w:rPr>
        <w:t>that Jehovah has not spoken</w:t>
      </w:r>
      <w:ins w:id="168" w:author="Author">
        <w:r w:rsidRPr="00613375">
          <w:rPr>
            <w:rFonts w:ascii="Trebuchet MS" w:hAnsi="Trebuchet MS"/>
            <w:noProof/>
          </w:rPr>
          <w:t xml:space="preserve"> the word</w:t>
        </w:r>
      </w:ins>
      <w:r w:rsidRPr="00613375">
        <w:rPr>
          <w:rFonts w:ascii="Trebuchet MS" w:hAnsi="Trebuchet MS"/>
          <w:noProof/>
        </w:rPr>
        <w:t xml:space="preserve">?” </w:t>
      </w:r>
      <w:r w:rsidRPr="00613375">
        <w:rPr>
          <w:rFonts w:ascii="Trebuchet MS" w:hAnsi="Trebuchet MS"/>
          <w:b/>
          <w:noProof/>
        </w:rPr>
        <w:t xml:space="preserve">18:22 </w:t>
      </w:r>
      <w:del w:id="169" w:author="Author">
        <w:r w:rsidRPr="00613375">
          <w:rPr>
            <w:rFonts w:ascii="Trebuchet MS" w:hAnsi="Trebuchet MS"/>
            <w:noProof/>
          </w:rPr>
          <w:delText>when</w:delText>
        </w:r>
      </w:del>
      <w:ins w:id="170" w:author="Author">
        <w:r w:rsidRPr="00613375">
          <w:rPr>
            <w:rFonts w:ascii="Trebuchet MS" w:hAnsi="Trebuchet MS"/>
            <w:noProof/>
          </w:rPr>
          <w:t>When</w:t>
        </w:r>
      </w:ins>
      <w:r w:rsidRPr="00613375">
        <w:rPr>
          <w:rFonts w:ascii="Trebuchet MS" w:hAnsi="Trebuchet MS"/>
          <w:noProof/>
        </w:rPr>
        <w:t xml:space="preserve"> the prophet speaks in the name of Jehovah and the word </w:t>
      </w:r>
      <w:ins w:id="171" w:author="Author">
        <w:r w:rsidRPr="00613375">
          <w:rPr>
            <w:rFonts w:ascii="Trebuchet MS" w:hAnsi="Trebuchet MS"/>
            <w:noProof/>
          </w:rPr>
          <w:t xml:space="preserve">is not fulfilled or </w:t>
        </w:r>
      </w:ins>
      <w:r w:rsidRPr="00613375">
        <w:rPr>
          <w:rFonts w:ascii="Trebuchet MS" w:hAnsi="Trebuchet MS"/>
          <w:noProof/>
        </w:rPr>
        <w:t xml:space="preserve">does not </w:t>
      </w:r>
      <w:del w:id="172" w:author="Author">
        <w:r w:rsidRPr="00613375">
          <w:rPr>
            <w:rFonts w:ascii="Trebuchet MS" w:hAnsi="Trebuchet MS"/>
            <w:noProof/>
          </w:rPr>
          <w:delText xml:space="preserve">occur or </w:delText>
        </w:r>
      </w:del>
      <w:r w:rsidRPr="00613375">
        <w:rPr>
          <w:rFonts w:ascii="Trebuchet MS" w:hAnsi="Trebuchet MS"/>
          <w:noProof/>
        </w:rPr>
        <w:t xml:space="preserve">come true, </w:t>
      </w:r>
      <w:del w:id="173" w:author="Author">
        <w:r w:rsidRPr="00613375">
          <w:rPr>
            <w:rFonts w:ascii="Trebuchet MS" w:hAnsi="Trebuchet MS"/>
            <w:noProof/>
          </w:rPr>
          <w:delText>that is the word that</w:delText>
        </w:r>
      </w:del>
      <w:ins w:id="174" w:author="Author">
        <w:r w:rsidRPr="00613375">
          <w:rPr>
            <w:rFonts w:ascii="Trebuchet MS" w:hAnsi="Trebuchet MS"/>
            <w:noProof/>
          </w:rPr>
          <w:t>then</w:t>
        </w:r>
      </w:ins>
      <w:r w:rsidRPr="00613375">
        <w:rPr>
          <w:rFonts w:ascii="Trebuchet MS" w:hAnsi="Trebuchet MS"/>
          <w:noProof/>
        </w:rPr>
        <w:t xml:space="preserve"> Jehovah did not speak</w:t>
      </w:r>
      <w:del w:id="175" w:author="Author">
        <w:r w:rsidRPr="00613375">
          <w:rPr>
            <w:rFonts w:ascii="Trebuchet MS" w:hAnsi="Trebuchet MS"/>
            <w:noProof/>
          </w:rPr>
          <w:delText>. With presumptuousness the</w:delText>
        </w:r>
      </w:del>
      <w:ins w:id="176" w:author="Author">
        <w:r w:rsidRPr="00613375">
          <w:rPr>
            <w:rFonts w:ascii="Trebuchet MS" w:hAnsi="Trebuchet MS"/>
            <w:noProof/>
          </w:rPr>
          <w:t xml:space="preserve"> that word. The</w:t>
        </w:r>
      </w:ins>
      <w:r w:rsidRPr="00613375">
        <w:rPr>
          <w:rFonts w:ascii="Trebuchet MS" w:hAnsi="Trebuchet MS"/>
          <w:noProof/>
        </w:rPr>
        <w:t xml:space="preserve"> prophet spoke it</w:t>
      </w:r>
      <w:del w:id="177" w:author="Author">
        <w:r w:rsidRPr="00613375">
          <w:rPr>
            <w:rFonts w:ascii="Trebuchet MS" w:hAnsi="Trebuchet MS"/>
            <w:noProof/>
          </w:rPr>
          <w:delText>.</w:delText>
        </w:r>
      </w:del>
      <w:ins w:id="178" w:author="Author">
        <w:r w:rsidRPr="00613375">
          <w:rPr>
            <w:rFonts w:ascii="Trebuchet MS" w:hAnsi="Trebuchet MS"/>
            <w:noProof/>
          </w:rPr>
          <w:t xml:space="preserve"> presumptuously.</w:t>
        </w:r>
      </w:ins>
      <w:r w:rsidRPr="00613375">
        <w:rPr>
          <w:rFonts w:ascii="Trebuchet MS" w:hAnsi="Trebuchet MS"/>
          <w:noProof/>
        </w:rPr>
        <w:t xml:space="preserve"> You </w:t>
      </w:r>
      <w:del w:id="179" w:author="Author">
        <w:r w:rsidRPr="00613375">
          <w:rPr>
            <w:rFonts w:ascii="Trebuchet MS" w:hAnsi="Trebuchet MS"/>
            <w:noProof/>
          </w:rPr>
          <w:delText>must</w:delText>
        </w:r>
      </w:del>
      <w:ins w:id="180" w:author="Author">
        <w:r w:rsidRPr="00613375">
          <w:rPr>
            <w:rFonts w:ascii="Trebuchet MS" w:hAnsi="Trebuchet MS"/>
            <w:noProof/>
          </w:rPr>
          <w:t>should</w:t>
        </w:r>
      </w:ins>
      <w:r w:rsidRPr="00613375">
        <w:rPr>
          <w:rFonts w:ascii="Trebuchet MS" w:hAnsi="Trebuchet MS"/>
          <w:noProof/>
        </w:rPr>
        <w:t xml:space="preserve"> not </w:t>
      </w:r>
      <w:del w:id="181" w:author="Author">
        <w:r w:rsidRPr="00613375">
          <w:rPr>
            <w:rFonts w:ascii="Trebuchet MS" w:hAnsi="Trebuchet MS"/>
            <w:noProof/>
          </w:rPr>
          <w:delText>get frightened at</w:delText>
        </w:r>
      </w:del>
      <w:ins w:id="182" w:author="Author">
        <w:r w:rsidRPr="00613375">
          <w:rPr>
            <w:rFonts w:ascii="Trebuchet MS" w:hAnsi="Trebuchet MS"/>
            <w:noProof/>
          </w:rPr>
          <w:t>fear</w:t>
        </w:r>
      </w:ins>
      <w:r w:rsidRPr="00613375">
        <w:rPr>
          <w:rFonts w:ascii="Trebuchet MS" w:hAnsi="Trebuchet MS"/>
          <w:noProof/>
        </w:rPr>
        <w:t xml:space="preserve"> him.’</w:t>
      </w:r>
    </w:p>
    <w:p w:rsidR="00D67C03" w:rsidRPr="00613375" w:rsidRDefault="00D67C03" w:rsidP="00D67C03">
      <w:pPr>
        <w:rPr>
          <w:rFonts w:ascii="Trebuchet MS" w:hAnsi="Trebuchet MS"/>
          <w:b/>
        </w:rPr>
      </w:pPr>
    </w:p>
    <w:p w:rsidR="00762BCB" w:rsidRPr="00D67C03" w:rsidRDefault="00762BCB" w:rsidP="00D67C03"/>
    <w:sectPr w:rsidR="00762BCB" w:rsidRPr="00D67C03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663B" w:rsidRDefault="001E663B">
      <w:r>
        <w:separator/>
      </w:r>
    </w:p>
  </w:endnote>
  <w:endnote w:type="continuationSeparator" w:id="0">
    <w:p w:rsidR="001E663B" w:rsidRDefault="001E6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663B" w:rsidRDefault="001E663B">
      <w:r>
        <w:separator/>
      </w:r>
    </w:p>
  </w:footnote>
  <w:footnote w:type="continuationSeparator" w:id="0">
    <w:p w:rsidR="001E663B" w:rsidRDefault="001E663B">
      <w:r>
        <w:continuationSeparator/>
      </w:r>
    </w:p>
  </w:footnote>
  <w:footnote w:id="1">
    <w:p w:rsidR="00D67C03" w:rsidRPr="00613375" w:rsidRDefault="00D67C03" w:rsidP="00613375">
      <w:pPr>
        <w:pStyle w:val="FootnoteText"/>
        <w:spacing w:after="96"/>
        <w:ind w:firstLine="288"/>
        <w:rPr>
          <w:ins w:id="56" w:author="Author"/>
        </w:rPr>
      </w:pPr>
      <w:ins w:id="57" w:author="Author">
        <w:r w:rsidRPr="00613375">
          <w:rPr>
            <w:rStyle w:val="FootnoteReference"/>
          </w:rPr>
          <w:footnoteRef/>
        </w:r>
        <w:r w:rsidRPr="00613375">
          <w:t xml:space="preserve"> </w:t>
        </w:r>
        <w:r w:rsidRPr="00613375">
          <w:rPr>
            <w:b/>
          </w:rPr>
          <w:t xml:space="preserve">18:6 </w:t>
        </w:r>
        <w:r w:rsidRPr="00613375">
          <w:t>Or “his soul.”</w:t>
        </w:r>
      </w:ins>
    </w:p>
  </w:footnote>
  <w:footnote w:id="2">
    <w:p w:rsidR="00D67C03" w:rsidRPr="00613375" w:rsidRDefault="00D67C03" w:rsidP="00613375">
      <w:pPr>
        <w:pStyle w:val="FootnoteText"/>
        <w:spacing w:after="96"/>
        <w:ind w:firstLine="288"/>
        <w:rPr>
          <w:ins w:id="60" w:author="Author"/>
        </w:rPr>
      </w:pPr>
      <w:ins w:id="61" w:author="Author">
        <w:r w:rsidRPr="00613375">
          <w:rPr>
            <w:rStyle w:val="FootnoteReference"/>
          </w:rPr>
          <w:footnoteRef/>
        </w:r>
        <w:r w:rsidRPr="00613375">
          <w:t xml:space="preserve"> </w:t>
        </w:r>
        <w:r w:rsidRPr="00613375">
          <w:rPr>
            <w:b/>
          </w:rPr>
          <w:t xml:space="preserve">18:6 </w:t>
        </w:r>
        <w:r w:rsidRPr="00613375">
          <w:t>That is, the place Jehovah selects as the center for worship.</w:t>
        </w:r>
      </w:ins>
    </w:p>
  </w:footnote>
  <w:footnote w:id="3">
    <w:p w:rsidR="00D67C03" w:rsidRPr="00613375" w:rsidRDefault="00D67C03" w:rsidP="00613375">
      <w:pPr>
        <w:pStyle w:val="FootnoteText"/>
        <w:spacing w:after="96"/>
        <w:ind w:firstLine="288"/>
        <w:rPr>
          <w:ins w:id="122" w:author="Author"/>
        </w:rPr>
      </w:pPr>
      <w:ins w:id="123" w:author="Author">
        <w:r w:rsidRPr="00613375">
          <w:rPr>
            <w:rStyle w:val="FootnoteReference"/>
          </w:rPr>
          <w:footnoteRef/>
        </w:r>
        <w:r w:rsidRPr="00613375">
          <w:t xml:space="preserve"> </w:t>
        </w:r>
        <w:r w:rsidRPr="00613375">
          <w:rPr>
            <w:b/>
          </w:rPr>
          <w:t xml:space="preserve">18:16 </w:t>
        </w:r>
        <w:r w:rsidRPr="00613375">
          <w:t>Or “congregation.”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C70B7">
        <w:t>Deuteronomy Chapter 18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C70B7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70B7">
      <w:rPr>
        <w:noProof/>
        <w:snapToGrid w:val="0"/>
      </w:rPr>
      <w:t>Deuteronomy 18.Revised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DC70B7">
        <w:t>Deuteronomy Chapter 18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C70B7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70B7">
      <w:rPr>
        <w:noProof/>
        <w:snapToGrid w:val="0"/>
      </w:rPr>
      <w:t>Deuteronomy 18.Revised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C70B7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C70B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C70B7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C70B7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663B"/>
    <w:rsid w:val="001E663B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C03"/>
    <w:rsid w:val="00D67FE7"/>
    <w:rsid w:val="00D75449"/>
    <w:rsid w:val="00DA0FE2"/>
    <w:rsid w:val="00DC70B7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53B09C8-E005-4F9C-B983-1CBEC13F3711}"/>
  <w:attachedTemplate r:id="Rf0d8658c398246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67C03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7C03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67C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0d8658c398246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814</ap:Words>
  <ap:Characters>3551</ap:Characters>
  <ap:Application>Microsoft Office Word</ap:Application>
  <ap:DocSecurity>0</ap:DocSecurity>
  <ap:Lines>59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4355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18</dc:title>
  <dc:subject/>
  <dc:creator>Miriam Abela</dc:creator>
  <cp:keywords/>
  <dc:description/>
  <cp:lastModifiedBy>Abela, Miriam</cp:lastModifiedBy>
  <cp:revision>3</cp:revision>
  <dcterms:created xsi:type="dcterms:W3CDTF">2020-10-14T13:59:00Z</dcterms:created>
  <dcterms:modified xsi:type="dcterms:W3CDTF">2020-10-14T13:59:00Z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18.docx</vt:lpwstr>
  </property>
  <property fmtid="{D5CDD505-2E9C-101B-9397-08002B2CF9AE}" pid="9" name="_TranslationDocumentId">
    <vt:i4>19501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