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442" w:rsidRPr="00C6547E" w:rsidRDefault="00FD5442" w:rsidP="00FD5442">
      <w:pPr>
        <w:rPr>
          <w:rFonts w:ascii="Trebuchet MS" w:hAnsi="Trebuchet MS"/>
          <w:noProof/>
        </w:rPr>
      </w:pPr>
      <w:bookmarkStart w:id="0" w:name="_GoBack"/>
      <w:bookmarkEnd w:id="0"/>
      <w:r w:rsidRPr="00C6547E">
        <w:rPr>
          <w:rFonts w:ascii="Trebuchet MS" w:hAnsi="Trebuchet MS"/>
          <w:b/>
        </w:rPr>
        <w:t xml:space="preserve">6:1 </w:t>
      </w:r>
      <w:del w:id="1" w:author="Author">
        <w:r w:rsidRPr="00C6547E">
          <w:rPr>
            <w:rFonts w:ascii="Trebuchet MS" w:hAnsi="Trebuchet MS"/>
            <w:noProof/>
          </w:rPr>
          <w:delText xml:space="preserve">And </w:delText>
        </w:r>
      </w:del>
      <w:r w:rsidRPr="00C6547E">
        <w:rPr>
          <w:rFonts w:ascii="Trebuchet MS" w:hAnsi="Trebuchet MS"/>
          <w:noProof/>
        </w:rPr>
        <w:t xml:space="preserve">Jehovah went on to </w:t>
      </w:r>
      <w:del w:id="2" w:author="Author">
        <w:r w:rsidRPr="00C6547E">
          <w:rPr>
            <w:rFonts w:ascii="Trebuchet MS" w:hAnsi="Trebuchet MS"/>
            <w:noProof/>
          </w:rPr>
          <w:delText>speak</w:delText>
        </w:r>
      </w:del>
      <w:ins w:id="3" w:author="Author">
        <w:r w:rsidRPr="00C6547E">
          <w:rPr>
            <w:rFonts w:ascii="Trebuchet MS" w:hAnsi="Trebuchet MS"/>
            <w:noProof/>
          </w:rPr>
          <w:t>say</w:t>
        </w:r>
      </w:ins>
      <w:r w:rsidRPr="00C6547E">
        <w:rPr>
          <w:rFonts w:ascii="Trebuchet MS" w:hAnsi="Trebuchet MS"/>
          <w:noProof/>
        </w:rPr>
        <w:t xml:space="preserve"> to Moses</w:t>
      </w:r>
      <w:del w:id="4" w:author="Author">
        <w:r w:rsidRPr="00C6547E">
          <w:rPr>
            <w:rFonts w:ascii="Trebuchet MS" w:hAnsi="Trebuchet MS"/>
            <w:noProof/>
          </w:rPr>
          <w:delText>, saying</w:delText>
        </w:r>
      </w:del>
      <w:r w:rsidRPr="00C6547E">
        <w:rPr>
          <w:rFonts w:ascii="Trebuchet MS" w:hAnsi="Trebuchet MS"/>
          <w:noProof/>
        </w:rPr>
        <w:t xml:space="preserve">: </w:t>
      </w:r>
      <w:r w:rsidRPr="00C6547E">
        <w:rPr>
          <w:rFonts w:ascii="Trebuchet MS" w:hAnsi="Trebuchet MS"/>
          <w:b/>
          <w:noProof/>
        </w:rPr>
        <w:t xml:space="preserve">6:2 </w:t>
      </w:r>
      <w:r w:rsidRPr="00C6547E">
        <w:rPr>
          <w:rFonts w:ascii="Trebuchet MS" w:hAnsi="Trebuchet MS"/>
          <w:noProof/>
        </w:rPr>
        <w:t>“</w:t>
      </w:r>
      <w:del w:id="5" w:author="Author">
        <w:r w:rsidRPr="00C6547E">
          <w:rPr>
            <w:rFonts w:ascii="Trebuchet MS" w:hAnsi="Trebuchet MS"/>
            <w:noProof/>
          </w:rPr>
          <w:delText>In case a soul</w:delText>
        </w:r>
      </w:del>
      <w:ins w:id="6" w:author="Author">
        <w:r w:rsidRPr="00C6547E">
          <w:rPr>
            <w:rFonts w:ascii="Trebuchet MS" w:hAnsi="Trebuchet MS"/>
            <w:noProof/>
          </w:rPr>
          <w:t>If someone</w:t>
        </w:r>
        <w:r w:rsidRPr="00C6547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C6547E">
        <w:rPr>
          <w:rFonts w:ascii="Trebuchet MS" w:hAnsi="Trebuchet MS"/>
          <w:noProof/>
        </w:rPr>
        <w:t xml:space="preserve"> sins </w:t>
      </w:r>
      <w:del w:id="9" w:author="Author">
        <w:r w:rsidRPr="00C6547E">
          <w:rPr>
            <w:rFonts w:ascii="Trebuchet MS" w:hAnsi="Trebuchet MS"/>
            <w:noProof/>
          </w:rPr>
          <w:delText>in that he does behave</w:delText>
        </w:r>
      </w:del>
      <w:ins w:id="10" w:author="Author">
        <w:r w:rsidRPr="00C6547E">
          <w:rPr>
            <w:rFonts w:ascii="Trebuchet MS" w:hAnsi="Trebuchet MS"/>
            <w:noProof/>
          </w:rPr>
          <w:t>and behaves</w:t>
        </w:r>
      </w:ins>
      <w:r w:rsidRPr="00C6547E">
        <w:rPr>
          <w:rFonts w:ascii="Trebuchet MS" w:hAnsi="Trebuchet MS"/>
          <w:noProof/>
        </w:rPr>
        <w:t xml:space="preserve"> unfaithfully toward Jehovah </w:t>
      </w:r>
      <w:del w:id="11" w:author="Author">
        <w:r w:rsidRPr="00C6547E">
          <w:rPr>
            <w:rFonts w:ascii="Trebuchet MS" w:hAnsi="Trebuchet MS"/>
            <w:noProof/>
          </w:rPr>
          <w:delText>and does deceive</w:delText>
        </w:r>
      </w:del>
      <w:ins w:id="12" w:author="Author">
        <w:r w:rsidRPr="00C6547E">
          <w:rPr>
            <w:rFonts w:ascii="Trebuchet MS" w:hAnsi="Trebuchet MS"/>
            <w:noProof/>
          </w:rPr>
          <w:t>by deceiving</w:t>
        </w:r>
      </w:ins>
      <w:r w:rsidRPr="00C6547E">
        <w:rPr>
          <w:rFonts w:ascii="Trebuchet MS" w:hAnsi="Trebuchet MS"/>
          <w:noProof/>
        </w:rPr>
        <w:t xml:space="preserve"> his </w:t>
      </w:r>
      <w:del w:id="13" w:author="Author">
        <w:r w:rsidRPr="00C6547E">
          <w:rPr>
            <w:rFonts w:ascii="Trebuchet MS" w:hAnsi="Trebuchet MS"/>
            <w:noProof/>
          </w:rPr>
          <w:delText>associate about</w:delText>
        </w:r>
      </w:del>
      <w:ins w:id="14" w:author="Author">
        <w:r w:rsidRPr="00C6547E">
          <w:rPr>
            <w:rFonts w:ascii="Trebuchet MS" w:hAnsi="Trebuchet MS"/>
            <w:noProof/>
          </w:rPr>
          <w:t>neighbor in connection with</w:t>
        </w:r>
      </w:ins>
      <w:r w:rsidRPr="00C6547E">
        <w:rPr>
          <w:rFonts w:ascii="Trebuchet MS" w:hAnsi="Trebuchet MS"/>
          <w:noProof/>
        </w:rPr>
        <w:t xml:space="preserve"> something </w:t>
      </w:r>
      <w:del w:id="15" w:author="Author">
        <w:r w:rsidRPr="00C6547E">
          <w:rPr>
            <w:rFonts w:ascii="Trebuchet MS" w:hAnsi="Trebuchet MS"/>
            <w:noProof/>
          </w:rPr>
          <w:delText>in his charge</w:delText>
        </w:r>
      </w:del>
      <w:ins w:id="16" w:author="Author">
        <w:r w:rsidRPr="00C6547E">
          <w:rPr>
            <w:rFonts w:ascii="Trebuchet MS" w:hAnsi="Trebuchet MS"/>
            <w:noProof/>
          </w:rPr>
          <w:t>entrusted to him,</w:t>
        </w:r>
      </w:ins>
      <w:r w:rsidRPr="00C6547E">
        <w:rPr>
          <w:rFonts w:ascii="Trebuchet MS" w:hAnsi="Trebuchet MS"/>
          <w:noProof/>
        </w:rPr>
        <w:t xml:space="preserve"> or </w:t>
      </w:r>
      <w:del w:id="17" w:author="Author">
        <w:r w:rsidRPr="00C6547E">
          <w:rPr>
            <w:rFonts w:ascii="Trebuchet MS" w:hAnsi="Trebuchet MS"/>
            <w:noProof/>
          </w:rPr>
          <w:delText>a deposit in hand</w:delText>
        </w:r>
      </w:del>
      <w:ins w:id="18" w:author="Author">
        <w:r w:rsidRPr="00C6547E">
          <w:rPr>
            <w:rFonts w:ascii="Trebuchet MS" w:hAnsi="Trebuchet MS"/>
            <w:noProof/>
          </w:rPr>
          <w:t>something deposited with him,</w:t>
        </w:r>
      </w:ins>
      <w:r w:rsidRPr="00C6547E">
        <w:rPr>
          <w:rFonts w:ascii="Trebuchet MS" w:hAnsi="Trebuchet MS"/>
          <w:noProof/>
        </w:rPr>
        <w:t xml:space="preserve"> or </w:t>
      </w:r>
      <w:del w:id="19" w:author="Author">
        <w:r w:rsidRPr="00C6547E">
          <w:rPr>
            <w:rFonts w:ascii="Trebuchet MS" w:hAnsi="Trebuchet MS"/>
            <w:noProof/>
          </w:rPr>
          <w:delText>a robbery</w:delText>
        </w:r>
      </w:del>
      <w:ins w:id="20" w:author="Author">
        <w:r w:rsidRPr="00C6547E">
          <w:rPr>
            <w:rFonts w:ascii="Trebuchet MS" w:hAnsi="Trebuchet MS"/>
            <w:noProof/>
          </w:rPr>
          <w:t>he robs</w:t>
        </w:r>
      </w:ins>
      <w:r w:rsidRPr="00C6547E">
        <w:rPr>
          <w:rFonts w:ascii="Trebuchet MS" w:hAnsi="Trebuchet MS"/>
          <w:noProof/>
        </w:rPr>
        <w:t xml:space="preserve"> or </w:t>
      </w:r>
      <w:del w:id="21" w:author="Author">
        <w:r w:rsidRPr="00C6547E">
          <w:rPr>
            <w:rFonts w:ascii="Trebuchet MS" w:hAnsi="Trebuchet MS"/>
            <w:noProof/>
          </w:rPr>
          <w:delText>he does defraud</w:delText>
        </w:r>
      </w:del>
      <w:ins w:id="22" w:author="Author">
        <w:r w:rsidRPr="00C6547E">
          <w:rPr>
            <w:rFonts w:ascii="Trebuchet MS" w:hAnsi="Trebuchet MS"/>
            <w:noProof/>
          </w:rPr>
          <w:t>defrauds</w:t>
        </w:r>
      </w:ins>
      <w:r w:rsidRPr="00C6547E">
        <w:rPr>
          <w:rFonts w:ascii="Trebuchet MS" w:hAnsi="Trebuchet MS"/>
          <w:noProof/>
        </w:rPr>
        <w:t xml:space="preserve"> his </w:t>
      </w:r>
      <w:del w:id="23" w:author="Author">
        <w:r w:rsidRPr="00C6547E">
          <w:rPr>
            <w:rFonts w:ascii="Trebuchet MS" w:hAnsi="Trebuchet MS"/>
            <w:noProof/>
          </w:rPr>
          <w:delText>associate</w:delText>
        </w:r>
      </w:del>
      <w:ins w:id="24" w:author="Author">
        <w:r w:rsidRPr="00C6547E">
          <w:rPr>
            <w:rFonts w:ascii="Trebuchet MS" w:hAnsi="Trebuchet MS"/>
            <w:noProof/>
          </w:rPr>
          <w:t>neighbor</w:t>
        </w:r>
      </w:ins>
      <w:r w:rsidRPr="00C6547E">
        <w:rPr>
          <w:rFonts w:ascii="Trebuchet MS" w:hAnsi="Trebuchet MS"/>
          <w:noProof/>
        </w:rPr>
        <w:t xml:space="preserve">, </w:t>
      </w:r>
      <w:r w:rsidRPr="00C6547E">
        <w:rPr>
          <w:rFonts w:ascii="Trebuchet MS" w:hAnsi="Trebuchet MS"/>
          <w:b/>
          <w:noProof/>
        </w:rPr>
        <w:t xml:space="preserve">6:3 </w:t>
      </w:r>
      <w:r w:rsidRPr="00C6547E">
        <w:rPr>
          <w:rFonts w:ascii="Trebuchet MS" w:hAnsi="Trebuchet MS"/>
          <w:noProof/>
        </w:rPr>
        <w:t xml:space="preserve">or he </w:t>
      </w:r>
      <w:del w:id="25" w:author="Author">
        <w:r w:rsidRPr="00C6547E">
          <w:rPr>
            <w:rFonts w:ascii="Trebuchet MS" w:hAnsi="Trebuchet MS"/>
            <w:noProof/>
          </w:rPr>
          <w:delText>does find</w:delText>
        </w:r>
      </w:del>
      <w:ins w:id="26" w:author="Author">
        <w:r w:rsidRPr="00C6547E">
          <w:rPr>
            <w:rFonts w:ascii="Trebuchet MS" w:hAnsi="Trebuchet MS"/>
            <w:noProof/>
          </w:rPr>
          <w:t>finds</w:t>
        </w:r>
      </w:ins>
      <w:r w:rsidRPr="00C6547E">
        <w:rPr>
          <w:rFonts w:ascii="Trebuchet MS" w:hAnsi="Trebuchet MS"/>
          <w:noProof/>
        </w:rPr>
        <w:t xml:space="preserve"> something lost and is </w:t>
      </w:r>
      <w:del w:id="27" w:author="Author">
        <w:r w:rsidRPr="00C6547E">
          <w:rPr>
            <w:rFonts w:ascii="Trebuchet MS" w:hAnsi="Trebuchet MS"/>
            <w:noProof/>
          </w:rPr>
          <w:delText xml:space="preserve">actually </w:delText>
        </w:r>
      </w:del>
      <w:r w:rsidRPr="00C6547E">
        <w:rPr>
          <w:rFonts w:ascii="Trebuchet MS" w:hAnsi="Trebuchet MS"/>
          <w:noProof/>
        </w:rPr>
        <w:t>deceptive about it</w:t>
      </w:r>
      <w:ins w:id="28" w:author="Author">
        <w:r w:rsidRPr="00C6547E">
          <w:rPr>
            <w:rFonts w:ascii="Trebuchet MS" w:hAnsi="Trebuchet MS"/>
            <w:noProof/>
          </w:rPr>
          <w:t>,</w:t>
        </w:r>
      </w:ins>
      <w:r w:rsidRPr="00C6547E">
        <w:rPr>
          <w:rFonts w:ascii="Trebuchet MS" w:hAnsi="Trebuchet MS"/>
          <w:noProof/>
        </w:rPr>
        <w:t xml:space="preserve"> and </w:t>
      </w:r>
      <w:del w:id="29" w:author="Author">
        <w:r w:rsidRPr="00C6547E">
          <w:rPr>
            <w:rFonts w:ascii="Trebuchet MS" w:hAnsi="Trebuchet MS"/>
            <w:noProof/>
          </w:rPr>
          <w:delText>does swear</w:delText>
        </w:r>
      </w:del>
      <w:ins w:id="30" w:author="Author">
        <w:r w:rsidRPr="00C6547E">
          <w:rPr>
            <w:rFonts w:ascii="Trebuchet MS" w:hAnsi="Trebuchet MS"/>
            <w:noProof/>
          </w:rPr>
          <w:t>if he swears</w:t>
        </w:r>
      </w:ins>
      <w:r w:rsidRPr="00C6547E">
        <w:rPr>
          <w:rFonts w:ascii="Trebuchet MS" w:hAnsi="Trebuchet MS"/>
          <w:noProof/>
        </w:rPr>
        <w:t xml:space="preserve"> falsely over any </w:t>
      </w:r>
      <w:del w:id="31" w:author="Author">
        <w:r w:rsidRPr="00C6547E">
          <w:rPr>
            <w:rFonts w:ascii="Trebuchet MS" w:hAnsi="Trebuchet MS"/>
            <w:noProof/>
          </w:rPr>
          <w:delText>of all the things that the man might do to</w:delText>
        </w:r>
      </w:del>
      <w:ins w:id="32" w:author="Author">
        <w:r w:rsidRPr="00C6547E">
          <w:rPr>
            <w:rFonts w:ascii="Trebuchet MS" w:hAnsi="Trebuchet MS"/>
            <w:noProof/>
          </w:rPr>
          <w:t>such</w:t>
        </w:r>
      </w:ins>
      <w:r w:rsidRPr="00C6547E">
        <w:rPr>
          <w:rFonts w:ascii="Trebuchet MS" w:hAnsi="Trebuchet MS"/>
          <w:noProof/>
        </w:rPr>
        <w:t xml:space="preserve"> sin </w:t>
      </w:r>
      <w:del w:id="33" w:author="Author">
        <w:r w:rsidRPr="00C6547E">
          <w:rPr>
            <w:rFonts w:ascii="Trebuchet MS" w:hAnsi="Trebuchet MS"/>
            <w:noProof/>
          </w:rPr>
          <w:delText>by them;</w:delText>
        </w:r>
      </w:del>
      <w:ins w:id="34" w:author="Author">
        <w:r w:rsidRPr="00C6547E">
          <w:rPr>
            <w:rFonts w:ascii="Trebuchet MS" w:hAnsi="Trebuchet MS"/>
            <w:noProof/>
          </w:rPr>
          <w:t>he may commit, this is what he should do:</w:t>
        </w:r>
      </w:ins>
      <w:r w:rsidRPr="00C6547E">
        <w:rPr>
          <w:rFonts w:ascii="Trebuchet MS" w:hAnsi="Trebuchet MS"/>
          <w:noProof/>
        </w:rPr>
        <w:t xml:space="preserve"> </w:t>
      </w:r>
      <w:r w:rsidRPr="00C6547E">
        <w:rPr>
          <w:rFonts w:ascii="Trebuchet MS" w:hAnsi="Trebuchet MS"/>
          <w:b/>
          <w:noProof/>
        </w:rPr>
        <w:t xml:space="preserve">6:4 </w:t>
      </w:r>
      <w:del w:id="35" w:author="Author">
        <w:r w:rsidRPr="00C6547E">
          <w:rPr>
            <w:rFonts w:ascii="Trebuchet MS" w:hAnsi="Trebuchet MS"/>
            <w:noProof/>
          </w:rPr>
          <w:delText>then it must occur that in case</w:delText>
        </w:r>
      </w:del>
      <w:ins w:id="36" w:author="Author">
        <w:r w:rsidRPr="00C6547E">
          <w:rPr>
            <w:rFonts w:ascii="Trebuchet MS" w:hAnsi="Trebuchet MS"/>
            <w:noProof/>
          </w:rPr>
          <w:t>If</w:t>
        </w:r>
      </w:ins>
      <w:r w:rsidRPr="00C6547E">
        <w:rPr>
          <w:rFonts w:ascii="Trebuchet MS" w:hAnsi="Trebuchet MS"/>
          <w:noProof/>
        </w:rPr>
        <w:t xml:space="preserve"> he </w:t>
      </w:r>
      <w:del w:id="37" w:author="Author">
        <w:r w:rsidRPr="00C6547E">
          <w:rPr>
            <w:rFonts w:ascii="Trebuchet MS" w:hAnsi="Trebuchet MS"/>
            <w:noProof/>
          </w:rPr>
          <w:delText>sins</w:delText>
        </w:r>
      </w:del>
      <w:ins w:id="38" w:author="Author">
        <w:r w:rsidRPr="00C6547E">
          <w:rPr>
            <w:rFonts w:ascii="Trebuchet MS" w:hAnsi="Trebuchet MS"/>
            <w:noProof/>
          </w:rPr>
          <w:t>has sinned</w:t>
        </w:r>
      </w:ins>
      <w:r w:rsidRPr="00C6547E">
        <w:rPr>
          <w:rFonts w:ascii="Trebuchet MS" w:hAnsi="Trebuchet MS"/>
          <w:noProof/>
        </w:rPr>
        <w:t xml:space="preserve"> and </w:t>
      </w:r>
      <w:del w:id="39" w:author="Author">
        <w:r w:rsidRPr="00C6547E">
          <w:rPr>
            <w:rFonts w:ascii="Trebuchet MS" w:hAnsi="Trebuchet MS"/>
            <w:noProof/>
          </w:rPr>
          <w:delText>indeed becomes</w:delText>
        </w:r>
      </w:del>
      <w:ins w:id="40" w:author="Author">
        <w:r w:rsidRPr="00C6547E">
          <w:rPr>
            <w:rFonts w:ascii="Trebuchet MS" w:hAnsi="Trebuchet MS"/>
            <w:noProof/>
          </w:rPr>
          <w:t>is</w:t>
        </w:r>
      </w:ins>
      <w:r w:rsidRPr="00C6547E">
        <w:rPr>
          <w:rFonts w:ascii="Trebuchet MS" w:hAnsi="Trebuchet MS"/>
          <w:noProof/>
        </w:rPr>
        <w:t xml:space="preserve"> guilty, he must return </w:t>
      </w:r>
      <w:del w:id="41" w:author="Author">
        <w:r w:rsidRPr="00C6547E">
          <w:rPr>
            <w:rFonts w:ascii="Trebuchet MS" w:hAnsi="Trebuchet MS"/>
            <w:noProof/>
          </w:rPr>
          <w:delText xml:space="preserve">the robbed thing which he has robbed or the </w:delText>
        </w:r>
      </w:del>
      <w:ins w:id="42" w:author="Author">
        <w:r w:rsidRPr="00C6547E">
          <w:rPr>
            <w:rFonts w:ascii="Trebuchet MS" w:hAnsi="Trebuchet MS"/>
            <w:noProof/>
          </w:rPr>
          <w:t xml:space="preserve">what he stole, what he </w:t>
        </w:r>
      </w:ins>
      <w:r w:rsidRPr="00C6547E">
        <w:rPr>
          <w:rFonts w:ascii="Trebuchet MS" w:hAnsi="Trebuchet MS"/>
          <w:noProof/>
        </w:rPr>
        <w:t>extorted</w:t>
      </w:r>
      <w:del w:id="43" w:author="Author">
        <w:r w:rsidRPr="00C6547E">
          <w:rPr>
            <w:rFonts w:ascii="Trebuchet MS" w:hAnsi="Trebuchet MS"/>
            <w:noProof/>
          </w:rPr>
          <w:delText xml:space="preserve"> thing which</w:delText>
        </w:r>
      </w:del>
      <w:ins w:id="44" w:author="Author">
        <w:r w:rsidRPr="00C6547E">
          <w:rPr>
            <w:rFonts w:ascii="Trebuchet MS" w:hAnsi="Trebuchet MS"/>
            <w:noProof/>
          </w:rPr>
          <w:t>, what</w:t>
        </w:r>
      </w:ins>
      <w:r w:rsidRPr="00C6547E">
        <w:rPr>
          <w:rFonts w:ascii="Trebuchet MS" w:hAnsi="Trebuchet MS"/>
          <w:noProof/>
        </w:rPr>
        <w:t xml:space="preserve"> he </w:t>
      </w:r>
      <w:del w:id="45" w:author="Author">
        <w:r w:rsidRPr="00C6547E">
          <w:rPr>
            <w:rFonts w:ascii="Trebuchet MS" w:hAnsi="Trebuchet MS"/>
            <w:noProof/>
          </w:rPr>
          <w:delText>has taken</w:delText>
        </w:r>
      </w:del>
      <w:ins w:id="46" w:author="Author">
        <w:r w:rsidRPr="00C6547E">
          <w:rPr>
            <w:rFonts w:ascii="Trebuchet MS" w:hAnsi="Trebuchet MS"/>
            <w:noProof/>
          </w:rPr>
          <w:t>took</w:t>
        </w:r>
      </w:ins>
      <w:r w:rsidRPr="00C6547E">
        <w:rPr>
          <w:rFonts w:ascii="Trebuchet MS" w:hAnsi="Trebuchet MS"/>
          <w:noProof/>
        </w:rPr>
        <w:t xml:space="preserve"> by fraud</w:t>
      </w:r>
      <w:del w:id="47" w:author="Author">
        <w:r w:rsidRPr="00C6547E">
          <w:rPr>
            <w:rFonts w:ascii="Trebuchet MS" w:hAnsi="Trebuchet MS"/>
            <w:noProof/>
          </w:rPr>
          <w:delText xml:space="preserve"> or the thing in his charge which</w:delText>
        </w:r>
      </w:del>
      <w:ins w:id="48" w:author="Author">
        <w:r w:rsidRPr="00C6547E">
          <w:rPr>
            <w:rFonts w:ascii="Trebuchet MS" w:hAnsi="Trebuchet MS"/>
            <w:noProof/>
          </w:rPr>
          <w:t>, what</w:t>
        </w:r>
      </w:ins>
      <w:r w:rsidRPr="00C6547E">
        <w:rPr>
          <w:rFonts w:ascii="Trebuchet MS" w:hAnsi="Trebuchet MS"/>
          <w:noProof/>
        </w:rPr>
        <w:t xml:space="preserve"> was </w:t>
      </w:r>
      <w:del w:id="49" w:author="Author">
        <w:r w:rsidRPr="00C6547E">
          <w:rPr>
            <w:rFonts w:ascii="Trebuchet MS" w:hAnsi="Trebuchet MS"/>
            <w:noProof/>
          </w:rPr>
          <w:delText>put in his charge</w:delText>
        </w:r>
      </w:del>
      <w:ins w:id="50" w:author="Author">
        <w:r w:rsidRPr="00C6547E">
          <w:rPr>
            <w:rFonts w:ascii="Trebuchet MS" w:hAnsi="Trebuchet MS"/>
            <w:noProof/>
          </w:rPr>
          <w:t>entrusted to him,</w:t>
        </w:r>
      </w:ins>
      <w:r w:rsidRPr="00C6547E">
        <w:rPr>
          <w:rFonts w:ascii="Trebuchet MS" w:hAnsi="Trebuchet MS"/>
          <w:noProof/>
        </w:rPr>
        <w:t xml:space="preserve"> or the </w:t>
      </w:r>
      <w:del w:id="51" w:author="Author">
        <w:r w:rsidRPr="00C6547E">
          <w:rPr>
            <w:rFonts w:ascii="Trebuchet MS" w:hAnsi="Trebuchet MS"/>
            <w:noProof/>
          </w:rPr>
          <w:delText xml:space="preserve">thing </w:delText>
        </w:r>
      </w:del>
      <w:r w:rsidRPr="00C6547E">
        <w:rPr>
          <w:rFonts w:ascii="Trebuchet MS" w:hAnsi="Trebuchet MS"/>
          <w:noProof/>
        </w:rPr>
        <w:t xml:space="preserve">lost </w:t>
      </w:r>
      <w:ins w:id="52" w:author="Author">
        <w:r w:rsidRPr="00C6547E">
          <w:rPr>
            <w:rFonts w:ascii="Trebuchet MS" w:hAnsi="Trebuchet MS"/>
            <w:noProof/>
          </w:rPr>
          <w:t xml:space="preserve">thing </w:t>
        </w:r>
      </w:ins>
      <w:r w:rsidRPr="00C6547E">
        <w:rPr>
          <w:rFonts w:ascii="Trebuchet MS" w:hAnsi="Trebuchet MS"/>
          <w:noProof/>
        </w:rPr>
        <w:t>that he</w:t>
      </w:r>
      <w:del w:id="53" w:author="Author">
        <w:r w:rsidRPr="00C6547E">
          <w:rPr>
            <w:rFonts w:ascii="Trebuchet MS" w:hAnsi="Trebuchet MS"/>
            <w:noProof/>
          </w:rPr>
          <w:delText xml:space="preserve"> has</w:delText>
        </w:r>
      </w:del>
      <w:r w:rsidRPr="00C6547E">
        <w:rPr>
          <w:rFonts w:ascii="Trebuchet MS" w:hAnsi="Trebuchet MS"/>
          <w:noProof/>
        </w:rPr>
        <w:t xml:space="preserve"> found, </w:t>
      </w:r>
      <w:r w:rsidRPr="00C6547E">
        <w:rPr>
          <w:rFonts w:ascii="Trebuchet MS" w:hAnsi="Trebuchet MS"/>
          <w:b/>
          <w:noProof/>
        </w:rPr>
        <w:t xml:space="preserve">6:5 </w:t>
      </w:r>
      <w:r w:rsidRPr="00C6547E">
        <w:rPr>
          <w:rFonts w:ascii="Trebuchet MS" w:hAnsi="Trebuchet MS"/>
          <w:noProof/>
        </w:rPr>
        <w:t xml:space="preserve">or anything </w:t>
      </w:r>
      <w:del w:id="54" w:author="Author">
        <w:r w:rsidRPr="00C6547E">
          <w:rPr>
            <w:rFonts w:ascii="Trebuchet MS" w:hAnsi="Trebuchet MS"/>
            <w:noProof/>
          </w:rPr>
          <w:delText>at all over</w:delText>
        </w:r>
      </w:del>
      <w:ins w:id="55" w:author="Author">
        <w:r w:rsidRPr="00C6547E">
          <w:rPr>
            <w:rFonts w:ascii="Trebuchet MS" w:hAnsi="Trebuchet MS"/>
            <w:noProof/>
          </w:rPr>
          <w:t>about</w:t>
        </w:r>
      </w:ins>
      <w:r w:rsidRPr="00C6547E">
        <w:rPr>
          <w:rFonts w:ascii="Trebuchet MS" w:hAnsi="Trebuchet MS"/>
          <w:noProof/>
        </w:rPr>
        <w:t xml:space="preserve"> which he </w:t>
      </w:r>
      <w:del w:id="56" w:author="Author">
        <w:r w:rsidRPr="00C6547E">
          <w:rPr>
            <w:rFonts w:ascii="Trebuchet MS" w:hAnsi="Trebuchet MS"/>
            <w:noProof/>
          </w:rPr>
          <w:delText>might swear</w:delText>
        </w:r>
      </w:del>
      <w:ins w:id="57" w:author="Author">
        <w:r w:rsidRPr="00C6547E">
          <w:rPr>
            <w:rFonts w:ascii="Trebuchet MS" w:hAnsi="Trebuchet MS"/>
            <w:noProof/>
          </w:rPr>
          <w:t>swore</w:t>
        </w:r>
      </w:ins>
      <w:r w:rsidRPr="00C6547E">
        <w:rPr>
          <w:rFonts w:ascii="Trebuchet MS" w:hAnsi="Trebuchet MS"/>
          <w:noProof/>
        </w:rPr>
        <w:t xml:space="preserve"> falsely, and he must make </w:t>
      </w:r>
      <w:ins w:id="58" w:author="Author">
        <w:r w:rsidRPr="00C6547E">
          <w:rPr>
            <w:rFonts w:ascii="Trebuchet MS" w:hAnsi="Trebuchet MS"/>
            <w:noProof/>
          </w:rPr>
          <w:t xml:space="preserve">full </w:t>
        </w:r>
      </w:ins>
      <w:r w:rsidRPr="00C6547E">
        <w:rPr>
          <w:rFonts w:ascii="Trebuchet MS" w:hAnsi="Trebuchet MS"/>
          <w:noProof/>
        </w:rPr>
        <w:t>compensation for it</w:t>
      </w:r>
      <w:del w:id="59" w:author="Author">
        <w:r w:rsidRPr="00C6547E">
          <w:rPr>
            <w:rFonts w:ascii="Trebuchet MS" w:hAnsi="Trebuchet MS"/>
            <w:noProof/>
          </w:rPr>
          <w:delText xml:space="preserve"> in its full amount</w:delText>
        </w:r>
      </w:del>
      <w:r w:rsidRPr="00C6547E">
        <w:rPr>
          <w:rFonts w:ascii="Trebuchet MS" w:hAnsi="Trebuchet MS"/>
          <w:noProof/>
        </w:rPr>
        <w:t xml:space="preserve">, and he will add to it a fifth of </w:t>
      </w:r>
      <w:del w:id="60" w:author="Author">
        <w:r w:rsidRPr="00C6547E">
          <w:rPr>
            <w:rFonts w:ascii="Trebuchet MS" w:hAnsi="Trebuchet MS"/>
            <w:noProof/>
          </w:rPr>
          <w:delText>it. To the one whose it is he</w:delText>
        </w:r>
      </w:del>
      <w:ins w:id="61" w:author="Author">
        <w:r w:rsidRPr="00C6547E">
          <w:rPr>
            <w:rFonts w:ascii="Trebuchet MS" w:hAnsi="Trebuchet MS"/>
            <w:noProof/>
          </w:rPr>
          <w:t>its value. He</w:t>
        </w:r>
      </w:ins>
      <w:r w:rsidRPr="00C6547E">
        <w:rPr>
          <w:rFonts w:ascii="Trebuchet MS" w:hAnsi="Trebuchet MS"/>
          <w:noProof/>
        </w:rPr>
        <w:t xml:space="preserve"> will give it </w:t>
      </w:r>
      <w:ins w:id="62" w:author="Author">
        <w:r w:rsidRPr="00C6547E">
          <w:rPr>
            <w:rFonts w:ascii="Trebuchet MS" w:hAnsi="Trebuchet MS"/>
            <w:noProof/>
          </w:rPr>
          <w:t xml:space="preserve">to the owner </w:t>
        </w:r>
      </w:ins>
      <w:r w:rsidRPr="00C6547E">
        <w:rPr>
          <w:rFonts w:ascii="Trebuchet MS" w:hAnsi="Trebuchet MS"/>
          <w:noProof/>
        </w:rPr>
        <w:t xml:space="preserve">on the day his guilt is proved. </w:t>
      </w:r>
      <w:r w:rsidRPr="00C6547E">
        <w:rPr>
          <w:rFonts w:ascii="Trebuchet MS" w:hAnsi="Trebuchet MS"/>
          <w:b/>
          <w:noProof/>
        </w:rPr>
        <w:t xml:space="preserve">6:6 </w:t>
      </w:r>
      <w:r w:rsidRPr="00C6547E">
        <w:rPr>
          <w:rFonts w:ascii="Trebuchet MS" w:hAnsi="Trebuchet MS"/>
          <w:noProof/>
        </w:rPr>
        <w:t xml:space="preserve">And </w:t>
      </w:r>
      <w:ins w:id="63" w:author="Author">
        <w:r w:rsidRPr="00C6547E">
          <w:rPr>
            <w:rFonts w:ascii="Trebuchet MS" w:hAnsi="Trebuchet MS"/>
            <w:noProof/>
          </w:rPr>
          <w:t xml:space="preserve">he will bring to the priest </w:t>
        </w:r>
      </w:ins>
      <w:r w:rsidRPr="00C6547E">
        <w:rPr>
          <w:rFonts w:ascii="Trebuchet MS" w:hAnsi="Trebuchet MS"/>
          <w:noProof/>
        </w:rPr>
        <w:t xml:space="preserve">as his guilt offering </w:t>
      </w:r>
      <w:del w:id="64" w:author="Author">
        <w:r w:rsidRPr="00C6547E">
          <w:rPr>
            <w:rFonts w:ascii="Trebuchet MS" w:hAnsi="Trebuchet MS"/>
            <w:noProof/>
          </w:rPr>
          <w:delText xml:space="preserve">he will bring </w:delText>
        </w:r>
      </w:del>
      <w:r w:rsidRPr="00C6547E">
        <w:rPr>
          <w:rFonts w:ascii="Trebuchet MS" w:hAnsi="Trebuchet MS"/>
          <w:noProof/>
        </w:rPr>
        <w:t xml:space="preserve">to Jehovah a sound ram from the flock according to the </w:t>
      </w:r>
      <w:del w:id="65" w:author="Author">
        <w:r w:rsidRPr="00C6547E">
          <w:rPr>
            <w:rFonts w:ascii="Trebuchet MS" w:hAnsi="Trebuchet MS"/>
            <w:noProof/>
          </w:rPr>
          <w:delText>estimated</w:delText>
        </w:r>
      </w:del>
      <w:ins w:id="66" w:author="Author">
        <w:r w:rsidRPr="00C6547E">
          <w:rPr>
            <w:rFonts w:ascii="Trebuchet MS" w:hAnsi="Trebuchet MS"/>
            <w:noProof/>
          </w:rPr>
          <w:t>assessed</w:t>
        </w:r>
      </w:ins>
      <w:r w:rsidRPr="00C6547E">
        <w:rPr>
          <w:rFonts w:ascii="Trebuchet MS" w:hAnsi="Trebuchet MS"/>
          <w:noProof/>
        </w:rPr>
        <w:t xml:space="preserve"> value, for a guilt offering</w:t>
      </w:r>
      <w:del w:id="67" w:author="Author">
        <w:r w:rsidRPr="00C6547E">
          <w:rPr>
            <w:rFonts w:ascii="Trebuchet MS" w:hAnsi="Trebuchet MS"/>
            <w:noProof/>
          </w:rPr>
          <w:delText>, to the priest</w:delText>
        </w:r>
      </w:del>
      <w:r w:rsidRPr="00C6547E">
        <w:rPr>
          <w:rFonts w:ascii="Trebuchet MS" w:hAnsi="Trebuchet MS"/>
          <w:noProof/>
        </w:rPr>
        <w:t xml:space="preserve">. </w:t>
      </w:r>
      <w:r w:rsidRPr="00C6547E">
        <w:rPr>
          <w:rFonts w:ascii="Trebuchet MS" w:hAnsi="Trebuchet MS"/>
          <w:b/>
          <w:noProof/>
        </w:rPr>
        <w:t xml:space="preserve">6:7 </w:t>
      </w:r>
      <w:del w:id="68" w:author="Author">
        <w:r w:rsidRPr="00C6547E">
          <w:rPr>
            <w:rFonts w:ascii="Trebuchet MS" w:hAnsi="Trebuchet MS"/>
            <w:noProof/>
          </w:rPr>
          <w:delText>And the</w:delText>
        </w:r>
      </w:del>
      <w:ins w:id="69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priest </w:t>
      </w:r>
      <w:del w:id="70" w:author="Author">
        <w:r w:rsidRPr="00C6547E">
          <w:rPr>
            <w:rFonts w:ascii="Trebuchet MS" w:hAnsi="Trebuchet MS"/>
            <w:noProof/>
          </w:rPr>
          <w:delText>must</w:delText>
        </w:r>
      </w:del>
      <w:ins w:id="71" w:author="Author">
        <w:r w:rsidRPr="00C6547E">
          <w:rPr>
            <w:rFonts w:ascii="Trebuchet MS" w:hAnsi="Trebuchet MS"/>
            <w:noProof/>
          </w:rPr>
          <w:t>will</w:t>
        </w:r>
      </w:ins>
      <w:r w:rsidRPr="00C6547E">
        <w:rPr>
          <w:rFonts w:ascii="Trebuchet MS" w:hAnsi="Trebuchet MS"/>
          <w:noProof/>
        </w:rPr>
        <w:t xml:space="preserve"> make </w:t>
      </w:r>
      <w:del w:id="72" w:author="Author">
        <w:r w:rsidRPr="00C6547E">
          <w:rPr>
            <w:rFonts w:ascii="Trebuchet MS" w:hAnsi="Trebuchet MS"/>
            <w:noProof/>
          </w:rPr>
          <w:delText xml:space="preserve">an </w:delText>
        </w:r>
      </w:del>
      <w:r w:rsidRPr="00C6547E">
        <w:rPr>
          <w:rFonts w:ascii="Trebuchet MS" w:hAnsi="Trebuchet MS"/>
          <w:noProof/>
        </w:rPr>
        <w:t xml:space="preserve">atonement for him before Jehovah, and </w:t>
      </w:r>
      <w:del w:id="73" w:author="Author">
        <w:r w:rsidRPr="00C6547E">
          <w:rPr>
            <w:rFonts w:ascii="Trebuchet MS" w:hAnsi="Trebuchet MS"/>
            <w:noProof/>
          </w:rPr>
          <w:delText>so it must</w:delText>
        </w:r>
      </w:del>
      <w:ins w:id="74" w:author="Author">
        <w:r w:rsidRPr="00C6547E">
          <w:rPr>
            <w:rFonts w:ascii="Trebuchet MS" w:hAnsi="Trebuchet MS"/>
            <w:noProof/>
          </w:rPr>
          <w:t>he will</w:t>
        </w:r>
      </w:ins>
      <w:r w:rsidRPr="00C6547E">
        <w:rPr>
          <w:rFonts w:ascii="Trebuchet MS" w:hAnsi="Trebuchet MS"/>
          <w:noProof/>
        </w:rPr>
        <w:t xml:space="preserve"> be forgiven </w:t>
      </w:r>
      <w:del w:id="75" w:author="Author">
        <w:r w:rsidRPr="00C6547E">
          <w:rPr>
            <w:rFonts w:ascii="Trebuchet MS" w:hAnsi="Trebuchet MS"/>
            <w:noProof/>
          </w:rPr>
          <w:delText>him regarding any of all the things that he might do</w:delText>
        </w:r>
      </w:del>
      <w:ins w:id="76" w:author="Author">
        <w:r w:rsidRPr="00C6547E">
          <w:rPr>
            <w:rFonts w:ascii="Trebuchet MS" w:hAnsi="Trebuchet MS"/>
            <w:noProof/>
          </w:rPr>
          <w:t>for anything he may have done</w:t>
        </w:r>
      </w:ins>
      <w:r w:rsidRPr="00C6547E">
        <w:rPr>
          <w:rFonts w:ascii="Trebuchet MS" w:hAnsi="Trebuchet MS"/>
          <w:noProof/>
        </w:rPr>
        <w:t xml:space="preserve"> resulting in </w:t>
      </w:r>
      <w:del w:id="77" w:author="Author">
        <w:r w:rsidRPr="00C6547E">
          <w:rPr>
            <w:rFonts w:ascii="Trebuchet MS" w:hAnsi="Trebuchet MS"/>
            <w:noProof/>
          </w:rPr>
          <w:delText>guiltiness by it</w:delText>
        </w:r>
      </w:del>
      <w:ins w:id="78" w:author="Author">
        <w:r w:rsidRPr="00C6547E">
          <w:rPr>
            <w:rFonts w:ascii="Trebuchet MS" w:hAnsi="Trebuchet MS"/>
            <w:noProof/>
          </w:rPr>
          <w:t>his guilt</w:t>
        </w:r>
      </w:ins>
      <w:r w:rsidRPr="00C6547E">
        <w:rPr>
          <w:rFonts w:ascii="Trebuchet MS" w:hAnsi="Trebuchet MS"/>
          <w:noProof/>
        </w:rPr>
        <w:t>.”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6:8 </w:t>
      </w:r>
      <w:del w:id="79" w:author="Author">
        <w:r w:rsidRPr="00C6547E">
          <w:rPr>
            <w:rFonts w:ascii="Trebuchet MS" w:hAnsi="Trebuchet MS"/>
            <w:noProof/>
          </w:rPr>
          <w:delText xml:space="preserve">And </w:delText>
        </w:r>
      </w:del>
      <w:r w:rsidRPr="00C6547E">
        <w:rPr>
          <w:rFonts w:ascii="Trebuchet MS" w:hAnsi="Trebuchet MS"/>
          <w:noProof/>
        </w:rPr>
        <w:t xml:space="preserve">Jehovah continued to speak to Moses, saying: </w:t>
      </w:r>
      <w:r w:rsidRPr="00C6547E">
        <w:rPr>
          <w:rFonts w:ascii="Trebuchet MS" w:hAnsi="Trebuchet MS"/>
          <w:b/>
          <w:noProof/>
        </w:rPr>
        <w:t xml:space="preserve">6:9 </w:t>
      </w:r>
      <w:r w:rsidRPr="00C6547E">
        <w:rPr>
          <w:rFonts w:ascii="Trebuchet MS" w:hAnsi="Trebuchet MS"/>
          <w:noProof/>
        </w:rPr>
        <w:t>“Command Aaron and his sons</w:t>
      </w:r>
      <w:del w:id="80" w:author="Author">
        <w:r w:rsidRPr="00C6547E">
          <w:rPr>
            <w:rFonts w:ascii="Trebuchet MS" w:hAnsi="Trebuchet MS"/>
            <w:noProof/>
          </w:rPr>
          <w:delText>, saying</w:delText>
        </w:r>
      </w:del>
      <w:ins w:id="81" w:author="Author">
        <w:r w:rsidRPr="00C6547E">
          <w:rPr>
            <w:rFonts w:ascii="Trebuchet MS" w:hAnsi="Trebuchet MS"/>
            <w:noProof/>
          </w:rPr>
          <w:t xml:space="preserve"> and say</w:t>
        </w:r>
      </w:ins>
      <w:r w:rsidRPr="00C6547E">
        <w:rPr>
          <w:rFonts w:ascii="Trebuchet MS" w:hAnsi="Trebuchet MS"/>
          <w:noProof/>
        </w:rPr>
        <w:t xml:space="preserve">, ‘This is the law of the burnt offering: The burnt offering will </w:t>
      </w:r>
      <w:del w:id="82" w:author="Author">
        <w:r w:rsidRPr="00C6547E">
          <w:rPr>
            <w:rFonts w:ascii="Trebuchet MS" w:hAnsi="Trebuchet MS"/>
            <w:noProof/>
          </w:rPr>
          <w:delText>be</w:delText>
        </w:r>
      </w:del>
      <w:ins w:id="83" w:author="Author">
        <w:r w:rsidRPr="00C6547E">
          <w:rPr>
            <w:rFonts w:ascii="Trebuchet MS" w:hAnsi="Trebuchet MS"/>
            <w:noProof/>
          </w:rPr>
          <w:t>remain</w:t>
        </w:r>
      </w:ins>
      <w:r w:rsidRPr="00C6547E">
        <w:rPr>
          <w:rFonts w:ascii="Trebuchet MS" w:hAnsi="Trebuchet MS"/>
          <w:noProof/>
        </w:rPr>
        <w:t xml:space="preserve"> on the hearth </w:t>
      </w:r>
      <w:del w:id="84" w:author="Author">
        <w:r w:rsidRPr="00C6547E">
          <w:rPr>
            <w:rFonts w:ascii="Trebuchet MS" w:hAnsi="Trebuchet MS"/>
            <w:noProof/>
          </w:rPr>
          <w:delText>upon</w:delText>
        </w:r>
      </w:del>
      <w:ins w:id="85" w:author="Author">
        <w:r w:rsidRPr="00C6547E">
          <w:rPr>
            <w:rFonts w:ascii="Trebuchet MS" w:hAnsi="Trebuchet MS"/>
            <w:noProof/>
          </w:rPr>
          <w:t>on</w:t>
        </w:r>
      </w:ins>
      <w:r w:rsidRPr="00C6547E">
        <w:rPr>
          <w:rFonts w:ascii="Trebuchet MS" w:hAnsi="Trebuchet MS"/>
          <w:noProof/>
        </w:rPr>
        <w:t xml:space="preserve"> the altar all night long until the morning, and the fire </w:t>
      </w:r>
      <w:del w:id="86" w:author="Author">
        <w:r w:rsidRPr="00C6547E">
          <w:rPr>
            <w:rFonts w:ascii="Trebuchet MS" w:hAnsi="Trebuchet MS"/>
            <w:noProof/>
          </w:rPr>
          <w:delText>of</w:delText>
        </w:r>
      </w:del>
      <w:ins w:id="87" w:author="Author">
        <w:r w:rsidRPr="00C6547E">
          <w:rPr>
            <w:rFonts w:ascii="Trebuchet MS" w:hAnsi="Trebuchet MS"/>
            <w:noProof/>
          </w:rPr>
          <w:t>will be kept burning on</w:t>
        </w:r>
      </w:ins>
      <w:r w:rsidRPr="00C6547E">
        <w:rPr>
          <w:rFonts w:ascii="Trebuchet MS" w:hAnsi="Trebuchet MS"/>
          <w:noProof/>
        </w:rPr>
        <w:t xml:space="preserve"> the altar</w:t>
      </w:r>
      <w:del w:id="88" w:author="Author">
        <w:r w:rsidRPr="00C6547E">
          <w:rPr>
            <w:rFonts w:ascii="Trebuchet MS" w:hAnsi="Trebuchet MS"/>
            <w:noProof/>
          </w:rPr>
          <w:delText xml:space="preserve"> will be kindled in it</w:delText>
        </w:r>
      </w:del>
      <w:r w:rsidRPr="00C6547E">
        <w:rPr>
          <w:rFonts w:ascii="Trebuchet MS" w:hAnsi="Trebuchet MS"/>
          <w:noProof/>
        </w:rPr>
        <w:t xml:space="preserve">. </w:t>
      </w:r>
      <w:r w:rsidRPr="00C6547E">
        <w:rPr>
          <w:rFonts w:ascii="Trebuchet MS" w:hAnsi="Trebuchet MS"/>
          <w:b/>
          <w:noProof/>
        </w:rPr>
        <w:t xml:space="preserve">6:10 </w:t>
      </w:r>
      <w:del w:id="89" w:author="Author">
        <w:r w:rsidRPr="00C6547E">
          <w:rPr>
            <w:rFonts w:ascii="Trebuchet MS" w:hAnsi="Trebuchet MS"/>
            <w:noProof/>
          </w:rPr>
          <w:delText>And the</w:delText>
        </w:r>
      </w:del>
      <w:ins w:id="90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priest </w:t>
      </w:r>
      <w:del w:id="91" w:author="Author">
        <w:r w:rsidRPr="00C6547E">
          <w:rPr>
            <w:rFonts w:ascii="Trebuchet MS" w:hAnsi="Trebuchet MS"/>
            <w:noProof/>
          </w:rPr>
          <w:delText>must</w:delText>
        </w:r>
      </w:del>
      <w:ins w:id="92" w:author="Author">
        <w:r w:rsidRPr="00C6547E">
          <w:rPr>
            <w:rFonts w:ascii="Trebuchet MS" w:hAnsi="Trebuchet MS"/>
            <w:noProof/>
          </w:rPr>
          <w:t>will</w:t>
        </w:r>
      </w:ins>
      <w:r w:rsidRPr="00C6547E">
        <w:rPr>
          <w:rFonts w:ascii="Trebuchet MS" w:hAnsi="Trebuchet MS"/>
          <w:noProof/>
        </w:rPr>
        <w:t xml:space="preserve"> clothe himself with his official dress of linen, and he will put the linen </w:t>
      </w:r>
      <w:del w:id="93" w:author="Author">
        <w:r w:rsidRPr="00C6547E">
          <w:rPr>
            <w:rFonts w:ascii="Trebuchet MS" w:hAnsi="Trebuchet MS"/>
            <w:noProof/>
          </w:rPr>
          <w:delText>drawers</w:delText>
        </w:r>
      </w:del>
      <w:ins w:id="94" w:author="Author">
        <w:r w:rsidRPr="00C6547E">
          <w:rPr>
            <w:rFonts w:ascii="Trebuchet MS" w:hAnsi="Trebuchet MS"/>
            <w:noProof/>
          </w:rPr>
          <w:t>shorts</w:t>
        </w:r>
        <w:r w:rsidRPr="00C6547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C6547E">
        <w:rPr>
          <w:rFonts w:ascii="Trebuchet MS" w:hAnsi="Trebuchet MS"/>
          <w:noProof/>
        </w:rPr>
        <w:t xml:space="preserve"> on over his flesh. Then he </w:t>
      </w:r>
      <w:del w:id="97" w:author="Author">
        <w:r w:rsidRPr="00C6547E">
          <w:rPr>
            <w:rFonts w:ascii="Trebuchet MS" w:hAnsi="Trebuchet MS"/>
            <w:noProof/>
          </w:rPr>
          <w:delText>must lift up</w:delText>
        </w:r>
      </w:del>
      <w:ins w:id="98" w:author="Author">
        <w:r w:rsidRPr="00C6547E">
          <w:rPr>
            <w:rFonts w:ascii="Trebuchet MS" w:hAnsi="Trebuchet MS"/>
            <w:noProof/>
          </w:rPr>
          <w:t>will remove</w:t>
        </w:r>
      </w:ins>
      <w:r w:rsidRPr="00C6547E">
        <w:rPr>
          <w:rFonts w:ascii="Trebuchet MS" w:hAnsi="Trebuchet MS"/>
          <w:noProof/>
        </w:rPr>
        <w:t xml:space="preserve"> the </w:t>
      </w:r>
      <w:del w:id="99" w:author="Author">
        <w:r w:rsidRPr="00C6547E">
          <w:rPr>
            <w:rFonts w:ascii="Trebuchet MS" w:hAnsi="Trebuchet MS"/>
            <w:noProof/>
          </w:rPr>
          <w:delText xml:space="preserve">fatty </w:delText>
        </w:r>
      </w:del>
      <w:r w:rsidRPr="00C6547E">
        <w:rPr>
          <w:rFonts w:ascii="Trebuchet MS" w:hAnsi="Trebuchet MS"/>
          <w:noProof/>
        </w:rPr>
        <w:t>ashes</w:t>
      </w:r>
      <w:ins w:id="100" w:author="Author">
        <w:r w:rsidRPr="00C6547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C6547E">
        <w:rPr>
          <w:rFonts w:ascii="Trebuchet MS" w:hAnsi="Trebuchet MS"/>
          <w:noProof/>
        </w:rPr>
        <w:t xml:space="preserve"> of the burnt offering that the fire </w:t>
      </w:r>
      <w:del w:id="103" w:author="Author">
        <w:r w:rsidRPr="00C6547E">
          <w:rPr>
            <w:rFonts w:ascii="Trebuchet MS" w:hAnsi="Trebuchet MS"/>
            <w:noProof/>
          </w:rPr>
          <w:delText>regularly consumes upon</w:delText>
        </w:r>
      </w:del>
      <w:ins w:id="104" w:author="Author">
        <w:r w:rsidRPr="00C6547E">
          <w:rPr>
            <w:rFonts w:ascii="Trebuchet MS" w:hAnsi="Trebuchet MS"/>
            <w:noProof/>
          </w:rPr>
          <w:t>had consumed on</w:t>
        </w:r>
      </w:ins>
      <w:r w:rsidRPr="00C6547E">
        <w:rPr>
          <w:rFonts w:ascii="Trebuchet MS" w:hAnsi="Trebuchet MS"/>
          <w:noProof/>
        </w:rPr>
        <w:t xml:space="preserve"> the altar</w:t>
      </w:r>
      <w:del w:id="105" w:author="Author">
        <w:r w:rsidRPr="00C6547E">
          <w:rPr>
            <w:rFonts w:ascii="Trebuchet MS" w:hAnsi="Trebuchet MS"/>
            <w:noProof/>
          </w:rPr>
          <w:delText>,</w:delText>
        </w:r>
      </w:del>
      <w:r w:rsidRPr="00C6547E">
        <w:rPr>
          <w:rFonts w:ascii="Trebuchet MS" w:hAnsi="Trebuchet MS"/>
          <w:noProof/>
        </w:rPr>
        <w:t xml:space="preserve"> and </w:t>
      </w:r>
      <w:del w:id="106" w:author="Author">
        <w:r w:rsidRPr="00C6547E">
          <w:rPr>
            <w:rFonts w:ascii="Trebuchet MS" w:hAnsi="Trebuchet MS"/>
            <w:noProof/>
          </w:rPr>
          <w:delText xml:space="preserve">he must </w:delText>
        </w:r>
      </w:del>
      <w:r w:rsidRPr="00C6547E">
        <w:rPr>
          <w:rFonts w:ascii="Trebuchet MS" w:hAnsi="Trebuchet MS"/>
          <w:noProof/>
        </w:rPr>
        <w:t xml:space="preserve">place them beside the altar. </w:t>
      </w:r>
      <w:r w:rsidRPr="00C6547E">
        <w:rPr>
          <w:rFonts w:ascii="Trebuchet MS" w:hAnsi="Trebuchet MS"/>
          <w:b/>
          <w:noProof/>
        </w:rPr>
        <w:t xml:space="preserve">6:11 </w:t>
      </w:r>
      <w:del w:id="107" w:author="Author">
        <w:r w:rsidRPr="00C6547E">
          <w:rPr>
            <w:rFonts w:ascii="Trebuchet MS" w:hAnsi="Trebuchet MS"/>
            <w:noProof/>
          </w:rPr>
          <w:delText>And</w:delText>
        </w:r>
      </w:del>
      <w:ins w:id="108" w:author="Author">
        <w:r w:rsidRPr="00C6547E">
          <w:rPr>
            <w:rFonts w:ascii="Trebuchet MS" w:hAnsi="Trebuchet MS"/>
            <w:noProof/>
          </w:rPr>
          <w:t>Then</w:t>
        </w:r>
      </w:ins>
      <w:r w:rsidRPr="00C6547E">
        <w:rPr>
          <w:rFonts w:ascii="Trebuchet MS" w:hAnsi="Trebuchet MS"/>
          <w:noProof/>
        </w:rPr>
        <w:t xml:space="preserve"> he </w:t>
      </w:r>
      <w:del w:id="109" w:author="Author">
        <w:r w:rsidRPr="00C6547E">
          <w:rPr>
            <w:rFonts w:ascii="Trebuchet MS" w:hAnsi="Trebuchet MS"/>
            <w:noProof/>
          </w:rPr>
          <w:delText>must strip</w:delText>
        </w:r>
      </w:del>
      <w:ins w:id="110" w:author="Author">
        <w:r w:rsidRPr="00C6547E">
          <w:rPr>
            <w:rFonts w:ascii="Trebuchet MS" w:hAnsi="Trebuchet MS"/>
            <w:noProof/>
          </w:rPr>
          <w:t>will take</w:t>
        </w:r>
      </w:ins>
      <w:r w:rsidRPr="00C6547E">
        <w:rPr>
          <w:rFonts w:ascii="Trebuchet MS" w:hAnsi="Trebuchet MS"/>
          <w:noProof/>
        </w:rPr>
        <w:t xml:space="preserve"> off his garments and put on other garments</w:t>
      </w:r>
      <w:del w:id="111" w:author="Author">
        <w:r w:rsidRPr="00C6547E">
          <w:rPr>
            <w:rFonts w:ascii="Trebuchet MS" w:hAnsi="Trebuchet MS"/>
            <w:noProof/>
          </w:rPr>
          <w:delText>,</w:delText>
        </w:r>
      </w:del>
      <w:r w:rsidRPr="00C6547E">
        <w:rPr>
          <w:rFonts w:ascii="Trebuchet MS" w:hAnsi="Trebuchet MS"/>
          <w:noProof/>
        </w:rPr>
        <w:t xml:space="preserve"> and </w:t>
      </w:r>
      <w:del w:id="112" w:author="Author">
        <w:r w:rsidRPr="00C6547E">
          <w:rPr>
            <w:rFonts w:ascii="Trebuchet MS" w:hAnsi="Trebuchet MS"/>
            <w:noProof/>
          </w:rPr>
          <w:delText xml:space="preserve">he must </w:delText>
        </w:r>
      </w:del>
      <w:r w:rsidRPr="00C6547E">
        <w:rPr>
          <w:rFonts w:ascii="Trebuchet MS" w:hAnsi="Trebuchet MS"/>
          <w:noProof/>
        </w:rPr>
        <w:t xml:space="preserve">take the </w:t>
      </w:r>
      <w:del w:id="113" w:author="Author">
        <w:r w:rsidRPr="00C6547E">
          <w:rPr>
            <w:rFonts w:ascii="Trebuchet MS" w:hAnsi="Trebuchet MS"/>
            <w:noProof/>
          </w:rPr>
          <w:delText xml:space="preserve">fatty </w:delText>
        </w:r>
      </w:del>
      <w:r w:rsidRPr="00C6547E">
        <w:rPr>
          <w:rFonts w:ascii="Trebuchet MS" w:hAnsi="Trebuchet MS"/>
          <w:noProof/>
        </w:rPr>
        <w:t xml:space="preserve">ashes </w:t>
      </w:r>
      <w:del w:id="114" w:author="Author">
        <w:r w:rsidRPr="00C6547E">
          <w:rPr>
            <w:rFonts w:ascii="Trebuchet MS" w:hAnsi="Trebuchet MS"/>
            <w:noProof/>
          </w:rPr>
          <w:delText xml:space="preserve">out </w:delText>
        </w:r>
      </w:del>
      <w:r w:rsidRPr="00C6547E">
        <w:rPr>
          <w:rFonts w:ascii="Trebuchet MS" w:hAnsi="Trebuchet MS"/>
          <w:noProof/>
        </w:rPr>
        <w:t xml:space="preserve">to a clean place outside the camp. </w:t>
      </w:r>
      <w:r w:rsidRPr="00C6547E">
        <w:rPr>
          <w:rFonts w:ascii="Trebuchet MS" w:hAnsi="Trebuchet MS"/>
          <w:b/>
          <w:noProof/>
        </w:rPr>
        <w:t xml:space="preserve">6:12 </w:t>
      </w:r>
      <w:del w:id="115" w:author="Author">
        <w:r w:rsidRPr="00C6547E">
          <w:rPr>
            <w:rFonts w:ascii="Trebuchet MS" w:hAnsi="Trebuchet MS"/>
            <w:noProof/>
          </w:rPr>
          <w:delText>And the</w:delText>
        </w:r>
      </w:del>
      <w:ins w:id="116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fire </w:t>
      </w:r>
      <w:del w:id="117" w:author="Author">
        <w:r w:rsidRPr="00C6547E">
          <w:rPr>
            <w:rFonts w:ascii="Trebuchet MS" w:hAnsi="Trebuchet MS"/>
            <w:noProof/>
          </w:rPr>
          <w:delText xml:space="preserve">on the altar </w:delText>
        </w:r>
      </w:del>
      <w:r w:rsidRPr="00C6547E">
        <w:rPr>
          <w:rFonts w:ascii="Trebuchet MS" w:hAnsi="Trebuchet MS"/>
          <w:noProof/>
        </w:rPr>
        <w:t xml:space="preserve">will be kept burning on </w:t>
      </w:r>
      <w:del w:id="118" w:author="Author">
        <w:r w:rsidRPr="00C6547E">
          <w:rPr>
            <w:rFonts w:ascii="Trebuchet MS" w:hAnsi="Trebuchet MS"/>
            <w:noProof/>
          </w:rPr>
          <w:delText>it</w:delText>
        </w:r>
      </w:del>
      <w:ins w:id="119" w:author="Author">
        <w:r w:rsidRPr="00C6547E">
          <w:rPr>
            <w:rFonts w:ascii="Trebuchet MS" w:hAnsi="Trebuchet MS"/>
            <w:noProof/>
          </w:rPr>
          <w:t>the altar</w:t>
        </w:r>
      </w:ins>
      <w:r w:rsidRPr="00C6547E">
        <w:rPr>
          <w:rFonts w:ascii="Trebuchet MS" w:hAnsi="Trebuchet MS"/>
          <w:noProof/>
        </w:rPr>
        <w:t xml:space="preserve">. It must not go out. </w:t>
      </w:r>
      <w:del w:id="120" w:author="Author">
        <w:r w:rsidRPr="00C6547E">
          <w:rPr>
            <w:rFonts w:ascii="Trebuchet MS" w:hAnsi="Trebuchet MS"/>
            <w:noProof/>
          </w:rPr>
          <w:delText>And the</w:delText>
        </w:r>
      </w:del>
      <w:ins w:id="121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priest must burn wood on it </w:t>
      </w:r>
      <w:del w:id="122" w:author="Author">
        <w:r w:rsidRPr="00C6547E">
          <w:rPr>
            <w:rFonts w:ascii="Trebuchet MS" w:hAnsi="Trebuchet MS"/>
            <w:noProof/>
          </w:rPr>
          <w:delText>morning by</w:delText>
        </w:r>
      </w:del>
      <w:ins w:id="123" w:author="Author">
        <w:r w:rsidRPr="00C6547E">
          <w:rPr>
            <w:rFonts w:ascii="Trebuchet MS" w:hAnsi="Trebuchet MS"/>
            <w:noProof/>
          </w:rPr>
          <w:t>each</w:t>
        </w:r>
      </w:ins>
      <w:r w:rsidRPr="00C6547E">
        <w:rPr>
          <w:rFonts w:ascii="Trebuchet MS" w:hAnsi="Trebuchet MS"/>
          <w:noProof/>
        </w:rPr>
        <w:t xml:space="preserve"> morning and </w:t>
      </w:r>
      <w:del w:id="124" w:author="Author">
        <w:r w:rsidRPr="00C6547E">
          <w:rPr>
            <w:rFonts w:ascii="Trebuchet MS" w:hAnsi="Trebuchet MS"/>
            <w:noProof/>
          </w:rPr>
          <w:delText>set</w:delText>
        </w:r>
      </w:del>
      <w:ins w:id="125" w:author="Author">
        <w:r w:rsidRPr="00C6547E">
          <w:rPr>
            <w:rFonts w:ascii="Trebuchet MS" w:hAnsi="Trebuchet MS"/>
            <w:noProof/>
          </w:rPr>
          <w:t>arrange</w:t>
        </w:r>
      </w:ins>
      <w:r w:rsidRPr="00C6547E">
        <w:rPr>
          <w:rFonts w:ascii="Trebuchet MS" w:hAnsi="Trebuchet MS"/>
          <w:noProof/>
        </w:rPr>
        <w:t xml:space="preserve"> the burnt offering </w:t>
      </w:r>
      <w:del w:id="126" w:author="Author">
        <w:r w:rsidRPr="00C6547E">
          <w:rPr>
            <w:rFonts w:ascii="Trebuchet MS" w:hAnsi="Trebuchet MS"/>
            <w:noProof/>
          </w:rPr>
          <w:delText xml:space="preserve">in order </w:delText>
        </w:r>
      </w:del>
      <w:r w:rsidRPr="00C6547E">
        <w:rPr>
          <w:rFonts w:ascii="Trebuchet MS" w:hAnsi="Trebuchet MS"/>
          <w:noProof/>
        </w:rPr>
        <w:t xml:space="preserve">over it, and he </w:t>
      </w:r>
      <w:del w:id="127" w:author="Author">
        <w:r w:rsidRPr="00C6547E">
          <w:rPr>
            <w:rFonts w:ascii="Trebuchet MS" w:hAnsi="Trebuchet MS"/>
            <w:noProof/>
          </w:rPr>
          <w:delText>must</w:delText>
        </w:r>
      </w:del>
      <w:ins w:id="128" w:author="Author">
        <w:r w:rsidRPr="00C6547E">
          <w:rPr>
            <w:rFonts w:ascii="Trebuchet MS" w:hAnsi="Trebuchet MS"/>
            <w:noProof/>
          </w:rPr>
          <w:t>will</w:t>
        </w:r>
      </w:ins>
      <w:r w:rsidRPr="00C6547E">
        <w:rPr>
          <w:rFonts w:ascii="Trebuchet MS" w:hAnsi="Trebuchet MS"/>
          <w:noProof/>
        </w:rPr>
        <w:t xml:space="preserve"> make the </w:t>
      </w:r>
      <w:del w:id="129" w:author="Author">
        <w:r w:rsidRPr="00C6547E">
          <w:rPr>
            <w:rFonts w:ascii="Trebuchet MS" w:hAnsi="Trebuchet MS"/>
            <w:noProof/>
          </w:rPr>
          <w:delText>fatty pieces</w:delText>
        </w:r>
      </w:del>
      <w:ins w:id="130" w:author="Author">
        <w:r w:rsidRPr="00C6547E">
          <w:rPr>
            <w:rFonts w:ascii="Trebuchet MS" w:hAnsi="Trebuchet MS"/>
            <w:noProof/>
          </w:rPr>
          <w:t>fat</w:t>
        </w:r>
      </w:ins>
      <w:r w:rsidRPr="00C6547E">
        <w:rPr>
          <w:rFonts w:ascii="Trebuchet MS" w:hAnsi="Trebuchet MS"/>
          <w:noProof/>
        </w:rPr>
        <w:t xml:space="preserve"> of the communion sacrifices smoke over it. </w:t>
      </w:r>
      <w:r w:rsidRPr="00C6547E">
        <w:rPr>
          <w:rFonts w:ascii="Trebuchet MS" w:hAnsi="Trebuchet MS"/>
          <w:b/>
          <w:noProof/>
        </w:rPr>
        <w:t xml:space="preserve">6:13 </w:t>
      </w:r>
      <w:r w:rsidRPr="00C6547E">
        <w:rPr>
          <w:rFonts w:ascii="Trebuchet MS" w:hAnsi="Trebuchet MS"/>
          <w:noProof/>
        </w:rPr>
        <w:t>Fire will be kept constantly burning on the altar. It must not go out.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6:14 </w:t>
      </w:r>
      <w:r w:rsidRPr="00C6547E">
        <w:rPr>
          <w:rFonts w:ascii="Trebuchet MS" w:hAnsi="Trebuchet MS"/>
          <w:noProof/>
        </w:rPr>
        <w:t xml:space="preserve">“‘Now this is the law of the grain offering: </w:t>
      </w:r>
      <w:del w:id="131" w:author="Author">
        <w:r w:rsidRPr="00C6547E">
          <w:rPr>
            <w:rFonts w:ascii="Trebuchet MS" w:hAnsi="Trebuchet MS"/>
            <w:noProof/>
          </w:rPr>
          <w:delText>Y</w:delText>
        </w:r>
        <w:r w:rsidRPr="00C6547E">
          <w:rPr>
            <w:rFonts w:ascii="Trebuchet MS" w:hAnsi="Trebuchet MS"/>
            <w:noProof/>
            <w:u w:val="dotted"/>
          </w:rPr>
          <w:delText>OU</w:delText>
        </w:r>
      </w:del>
      <w:ins w:id="132" w:author="Author">
        <w:r w:rsidRPr="00C6547E">
          <w:rPr>
            <w:rFonts w:ascii="Trebuchet MS" w:hAnsi="Trebuchet MS"/>
            <w:noProof/>
          </w:rPr>
          <w:t>You</w:t>
        </w:r>
      </w:ins>
      <w:r w:rsidRPr="00C6547E">
        <w:rPr>
          <w:rFonts w:ascii="Trebuchet MS" w:hAnsi="Trebuchet MS"/>
          <w:noProof/>
        </w:rPr>
        <w:t xml:space="preserve"> sons of Aaron</w:t>
      </w:r>
      <w:del w:id="133" w:author="Author">
        <w:r w:rsidRPr="00C6547E">
          <w:rPr>
            <w:rFonts w:ascii="Trebuchet MS" w:hAnsi="Trebuchet MS"/>
            <w:noProof/>
          </w:rPr>
          <w:delText>,</w:delText>
        </w:r>
      </w:del>
      <w:ins w:id="134" w:author="Author">
        <w:r w:rsidRPr="00C6547E">
          <w:rPr>
            <w:rFonts w:ascii="Trebuchet MS" w:hAnsi="Trebuchet MS"/>
            <w:noProof/>
          </w:rPr>
          <w:t xml:space="preserve"> are to</w:t>
        </w:r>
      </w:ins>
      <w:r w:rsidRPr="00C6547E">
        <w:rPr>
          <w:rFonts w:ascii="Trebuchet MS" w:hAnsi="Trebuchet MS"/>
          <w:noProof/>
        </w:rPr>
        <w:t xml:space="preserve"> present it before Jehovah in front of the altar. </w:t>
      </w:r>
      <w:r w:rsidRPr="00C6547E">
        <w:rPr>
          <w:rFonts w:ascii="Trebuchet MS" w:hAnsi="Trebuchet MS"/>
          <w:b/>
          <w:noProof/>
        </w:rPr>
        <w:t xml:space="preserve">6:15 </w:t>
      </w:r>
      <w:del w:id="135" w:author="Author">
        <w:r w:rsidRPr="00C6547E">
          <w:rPr>
            <w:rFonts w:ascii="Trebuchet MS" w:hAnsi="Trebuchet MS"/>
            <w:noProof/>
          </w:rPr>
          <w:delText>And one</w:delText>
        </w:r>
      </w:del>
      <w:ins w:id="136" w:author="Author">
        <w:r w:rsidRPr="00C6547E">
          <w:rPr>
            <w:rFonts w:ascii="Trebuchet MS" w:hAnsi="Trebuchet MS"/>
            <w:noProof/>
          </w:rPr>
          <w:t>One</w:t>
        </w:r>
      </w:ins>
      <w:r w:rsidRPr="00C6547E">
        <w:rPr>
          <w:rFonts w:ascii="Trebuchet MS" w:hAnsi="Trebuchet MS"/>
          <w:noProof/>
        </w:rPr>
        <w:t xml:space="preserve"> of them </w:t>
      </w:r>
      <w:del w:id="137" w:author="Author">
        <w:r w:rsidRPr="00C6547E">
          <w:rPr>
            <w:rFonts w:ascii="Trebuchet MS" w:hAnsi="Trebuchet MS"/>
            <w:noProof/>
          </w:rPr>
          <w:delText xml:space="preserve">must lift up by his </w:delText>
        </w:r>
      </w:del>
      <w:ins w:id="138" w:author="Author">
        <w:r w:rsidRPr="00C6547E">
          <w:rPr>
            <w:rFonts w:ascii="Trebuchet MS" w:hAnsi="Trebuchet MS"/>
            <w:noProof/>
          </w:rPr>
          <w:t xml:space="preserve">will take a </w:t>
        </w:r>
      </w:ins>
      <w:r w:rsidRPr="00C6547E">
        <w:rPr>
          <w:rFonts w:ascii="Trebuchet MS" w:hAnsi="Trebuchet MS"/>
          <w:noProof/>
        </w:rPr>
        <w:t xml:space="preserve">handful </w:t>
      </w:r>
      <w:del w:id="139" w:author="Author">
        <w:r w:rsidRPr="00C6547E">
          <w:rPr>
            <w:rFonts w:ascii="Trebuchet MS" w:hAnsi="Trebuchet MS"/>
            <w:noProof/>
          </w:rPr>
          <w:delText>some of</w:delText>
        </w:r>
      </w:del>
      <w:ins w:id="140" w:author="Author">
        <w:r w:rsidRPr="00C6547E">
          <w:rPr>
            <w:rFonts w:ascii="Trebuchet MS" w:hAnsi="Trebuchet MS"/>
            <w:noProof/>
          </w:rPr>
          <w:t>from</w:t>
        </w:r>
      </w:ins>
      <w:r w:rsidRPr="00C6547E">
        <w:rPr>
          <w:rFonts w:ascii="Trebuchet MS" w:hAnsi="Trebuchet MS"/>
          <w:noProof/>
        </w:rPr>
        <w:t xml:space="preserve"> the fine flour of the grain offering and some of its oil and all the frankincense that is </w:t>
      </w:r>
      <w:del w:id="141" w:author="Author">
        <w:r w:rsidRPr="00C6547E">
          <w:rPr>
            <w:rFonts w:ascii="Trebuchet MS" w:hAnsi="Trebuchet MS"/>
            <w:noProof/>
          </w:rPr>
          <w:delText>upon</w:delText>
        </w:r>
      </w:del>
      <w:ins w:id="142" w:author="Author">
        <w:r w:rsidRPr="00C6547E">
          <w:rPr>
            <w:rFonts w:ascii="Trebuchet MS" w:hAnsi="Trebuchet MS"/>
            <w:noProof/>
          </w:rPr>
          <w:t>on</w:t>
        </w:r>
      </w:ins>
      <w:r w:rsidRPr="00C6547E">
        <w:rPr>
          <w:rFonts w:ascii="Trebuchet MS" w:hAnsi="Trebuchet MS"/>
          <w:noProof/>
        </w:rPr>
        <w:t xml:space="preserve"> the grain offering, and he </w:t>
      </w:r>
      <w:del w:id="143" w:author="Author">
        <w:r w:rsidRPr="00C6547E">
          <w:rPr>
            <w:rFonts w:ascii="Trebuchet MS" w:hAnsi="Trebuchet MS"/>
            <w:noProof/>
          </w:rPr>
          <w:delText>must</w:delText>
        </w:r>
      </w:del>
      <w:ins w:id="144" w:author="Author">
        <w:r w:rsidRPr="00C6547E">
          <w:rPr>
            <w:rFonts w:ascii="Trebuchet MS" w:hAnsi="Trebuchet MS"/>
            <w:noProof/>
          </w:rPr>
          <w:t>will</w:t>
        </w:r>
      </w:ins>
      <w:r w:rsidRPr="00C6547E">
        <w:rPr>
          <w:rFonts w:ascii="Trebuchet MS" w:hAnsi="Trebuchet MS"/>
          <w:noProof/>
        </w:rPr>
        <w:t xml:space="preserve"> make it smoke </w:t>
      </w:r>
      <w:del w:id="145" w:author="Author">
        <w:r w:rsidRPr="00C6547E">
          <w:rPr>
            <w:rFonts w:ascii="Trebuchet MS" w:hAnsi="Trebuchet MS"/>
            <w:noProof/>
          </w:rPr>
          <w:delText>upon</w:delText>
        </w:r>
      </w:del>
      <w:ins w:id="146" w:author="Author">
        <w:r w:rsidRPr="00C6547E">
          <w:rPr>
            <w:rFonts w:ascii="Trebuchet MS" w:hAnsi="Trebuchet MS"/>
            <w:noProof/>
          </w:rPr>
          <w:t>on</w:t>
        </w:r>
      </w:ins>
      <w:r w:rsidRPr="00C6547E">
        <w:rPr>
          <w:rFonts w:ascii="Trebuchet MS" w:hAnsi="Trebuchet MS"/>
          <w:noProof/>
        </w:rPr>
        <w:t xml:space="preserve"> the altar as a </w:t>
      </w:r>
      <w:del w:id="147" w:author="Author">
        <w:r w:rsidRPr="00C6547E">
          <w:rPr>
            <w:rFonts w:ascii="Trebuchet MS" w:hAnsi="Trebuchet MS"/>
            <w:noProof/>
          </w:rPr>
          <w:delText>restful odor</w:delText>
        </w:r>
      </w:del>
      <w:ins w:id="148" w:author="Author">
        <w:r w:rsidRPr="00C6547E">
          <w:rPr>
            <w:rFonts w:ascii="Trebuchet MS" w:hAnsi="Trebuchet MS"/>
            <w:noProof/>
          </w:rPr>
          <w:t>pleasing</w:t>
        </w:r>
        <w:r w:rsidRPr="00C6547E">
          <w:rPr>
            <w:rStyle w:val="FootnoteReference"/>
            <w:rFonts w:ascii="Trebuchet MS" w:hAnsi="Trebuchet MS"/>
            <w:noProof/>
          </w:rPr>
          <w:footnoteReference w:id="4"/>
        </w:r>
        <w:r w:rsidRPr="00C6547E">
          <w:rPr>
            <w:rFonts w:ascii="Trebuchet MS" w:hAnsi="Trebuchet MS"/>
            <w:noProof/>
          </w:rPr>
          <w:t xml:space="preserve"> aroma</w:t>
        </w:r>
      </w:ins>
      <w:r w:rsidRPr="00C6547E">
        <w:rPr>
          <w:rFonts w:ascii="Trebuchet MS" w:hAnsi="Trebuchet MS"/>
          <w:noProof/>
        </w:rPr>
        <w:t xml:space="preserve"> for a </w:t>
      </w:r>
      <w:del w:id="151" w:author="Author">
        <w:r w:rsidRPr="00C6547E">
          <w:rPr>
            <w:rFonts w:ascii="Trebuchet MS" w:hAnsi="Trebuchet MS"/>
            <w:noProof/>
          </w:rPr>
          <w:delText>remembrancer of it</w:delText>
        </w:r>
      </w:del>
      <w:ins w:id="152" w:author="Author">
        <w:r w:rsidRPr="00C6547E">
          <w:rPr>
            <w:rFonts w:ascii="Trebuchet MS" w:hAnsi="Trebuchet MS"/>
            <w:noProof/>
          </w:rPr>
          <w:t>token offering</w:t>
        </w:r>
        <w:r w:rsidRPr="00C6547E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C6547E">
        <w:rPr>
          <w:rFonts w:ascii="Trebuchet MS" w:hAnsi="Trebuchet MS"/>
          <w:noProof/>
        </w:rPr>
        <w:t xml:space="preserve"> to Jehovah. </w:t>
      </w:r>
      <w:r w:rsidRPr="00C6547E">
        <w:rPr>
          <w:rFonts w:ascii="Trebuchet MS" w:hAnsi="Trebuchet MS"/>
          <w:b/>
          <w:noProof/>
        </w:rPr>
        <w:t xml:space="preserve">6:16 </w:t>
      </w:r>
      <w:del w:id="155" w:author="Author">
        <w:r w:rsidRPr="00C6547E">
          <w:rPr>
            <w:rFonts w:ascii="Trebuchet MS" w:hAnsi="Trebuchet MS"/>
            <w:noProof/>
          </w:rPr>
          <w:delText xml:space="preserve">And what is left of it </w:delText>
        </w:r>
      </w:del>
      <w:r w:rsidRPr="00C6547E">
        <w:rPr>
          <w:rFonts w:ascii="Trebuchet MS" w:hAnsi="Trebuchet MS"/>
          <w:noProof/>
        </w:rPr>
        <w:t>Aaron and his sons will eat</w:t>
      </w:r>
      <w:del w:id="156" w:author="Author">
        <w:r w:rsidRPr="00C6547E">
          <w:rPr>
            <w:rFonts w:ascii="Trebuchet MS" w:hAnsi="Trebuchet MS"/>
            <w:noProof/>
          </w:rPr>
          <w:delText>.</w:delText>
        </w:r>
      </w:del>
      <w:ins w:id="157" w:author="Author">
        <w:r w:rsidRPr="00C6547E">
          <w:rPr>
            <w:rFonts w:ascii="Trebuchet MS" w:hAnsi="Trebuchet MS"/>
            <w:noProof/>
          </w:rPr>
          <w:t xml:space="preserve"> what is left of it.</w:t>
        </w:r>
      </w:ins>
      <w:r w:rsidRPr="00C6547E">
        <w:rPr>
          <w:rFonts w:ascii="Trebuchet MS" w:hAnsi="Trebuchet MS"/>
          <w:noProof/>
        </w:rPr>
        <w:t xml:space="preserve"> It will be eaten as </w:t>
      </w:r>
      <w:del w:id="158" w:author="Author">
        <w:r w:rsidRPr="00C6547E">
          <w:rPr>
            <w:rFonts w:ascii="Trebuchet MS" w:hAnsi="Trebuchet MS"/>
            <w:noProof/>
          </w:rPr>
          <w:delText>unfermented cakes</w:delText>
        </w:r>
      </w:del>
      <w:ins w:id="159" w:author="Author">
        <w:r w:rsidRPr="00C6547E">
          <w:rPr>
            <w:rFonts w:ascii="Trebuchet MS" w:hAnsi="Trebuchet MS"/>
            <w:noProof/>
          </w:rPr>
          <w:t>unleavened bread</w:t>
        </w:r>
      </w:ins>
      <w:r w:rsidRPr="00C6547E">
        <w:rPr>
          <w:rFonts w:ascii="Trebuchet MS" w:hAnsi="Trebuchet MS"/>
          <w:noProof/>
        </w:rPr>
        <w:t xml:space="preserve"> in a holy place. They will eat it in the courtyard of the tent of meeting. </w:t>
      </w:r>
      <w:r w:rsidRPr="00C6547E">
        <w:rPr>
          <w:rFonts w:ascii="Trebuchet MS" w:hAnsi="Trebuchet MS"/>
          <w:b/>
          <w:noProof/>
        </w:rPr>
        <w:t xml:space="preserve">6:17 </w:t>
      </w:r>
      <w:r w:rsidRPr="00C6547E">
        <w:rPr>
          <w:rFonts w:ascii="Trebuchet MS" w:hAnsi="Trebuchet MS"/>
          <w:noProof/>
        </w:rPr>
        <w:t xml:space="preserve">It should not be baked with anything leavened. I have given it as their share out of my offerings made by fire. It is something most holy, like the sin offering and like the guilt offering. </w:t>
      </w:r>
      <w:r w:rsidRPr="00C6547E">
        <w:rPr>
          <w:rFonts w:ascii="Trebuchet MS" w:hAnsi="Trebuchet MS"/>
          <w:b/>
          <w:noProof/>
        </w:rPr>
        <w:t xml:space="preserve">6:18 </w:t>
      </w:r>
      <w:r w:rsidRPr="00C6547E">
        <w:rPr>
          <w:rFonts w:ascii="Trebuchet MS" w:hAnsi="Trebuchet MS"/>
          <w:noProof/>
        </w:rPr>
        <w:t xml:space="preserve">Every male among the sons of Aaron will eat it. It is </w:t>
      </w:r>
      <w:del w:id="160" w:author="Author">
        <w:r w:rsidRPr="00C6547E">
          <w:rPr>
            <w:rFonts w:ascii="Trebuchet MS" w:hAnsi="Trebuchet MS"/>
            <w:noProof/>
          </w:rPr>
          <w:delText>an</w:delText>
        </w:r>
      </w:del>
      <w:ins w:id="161" w:author="Author">
        <w:r w:rsidRPr="00C6547E">
          <w:rPr>
            <w:rFonts w:ascii="Trebuchet MS" w:hAnsi="Trebuchet MS"/>
            <w:noProof/>
          </w:rPr>
          <w:t>their permanent</w:t>
        </w:r>
      </w:ins>
      <w:r w:rsidRPr="00C6547E">
        <w:rPr>
          <w:rFonts w:ascii="Trebuchet MS" w:hAnsi="Trebuchet MS"/>
          <w:noProof/>
        </w:rPr>
        <w:t xml:space="preserve"> allowance </w:t>
      </w:r>
      <w:del w:id="162" w:author="Author">
        <w:r w:rsidRPr="00C6547E">
          <w:rPr>
            <w:rFonts w:ascii="Trebuchet MS" w:hAnsi="Trebuchet MS"/>
            <w:noProof/>
          </w:rPr>
          <w:delText xml:space="preserve">to time indefinite </w:delText>
        </w:r>
      </w:del>
      <w:r w:rsidRPr="00C6547E">
        <w:rPr>
          <w:rFonts w:ascii="Trebuchet MS" w:hAnsi="Trebuchet MS"/>
          <w:noProof/>
        </w:rPr>
        <w:t xml:space="preserve">throughout </w:t>
      </w:r>
      <w:del w:id="163" w:author="Author">
        <w:r w:rsidRPr="00C6547E">
          <w:rPr>
            <w:rFonts w:ascii="Trebuchet MS" w:hAnsi="Trebuchet MS"/>
            <w:noProof/>
            <w:u w:val="dotted"/>
          </w:rPr>
          <w:delText>YOUR</w:delText>
        </w:r>
      </w:del>
      <w:ins w:id="164" w:author="Author">
        <w:r w:rsidRPr="00C6547E">
          <w:rPr>
            <w:rFonts w:ascii="Trebuchet MS" w:hAnsi="Trebuchet MS"/>
            <w:noProof/>
          </w:rPr>
          <w:t>your</w:t>
        </w:r>
      </w:ins>
      <w:r w:rsidRPr="00C6547E">
        <w:rPr>
          <w:rFonts w:ascii="Trebuchet MS" w:hAnsi="Trebuchet MS"/>
          <w:noProof/>
        </w:rPr>
        <w:t xml:space="preserve"> generations from Jehovah’s offerings made by fire. Everything that </w:t>
      </w:r>
      <w:del w:id="165" w:author="Author">
        <w:r w:rsidRPr="00C6547E">
          <w:rPr>
            <w:rFonts w:ascii="Trebuchet MS" w:hAnsi="Trebuchet MS"/>
            <w:noProof/>
          </w:rPr>
          <w:delText>may touch</w:delText>
        </w:r>
      </w:del>
      <w:ins w:id="166" w:author="Author">
        <w:r w:rsidRPr="00C6547E">
          <w:rPr>
            <w:rFonts w:ascii="Trebuchet MS" w:hAnsi="Trebuchet MS"/>
            <w:noProof/>
          </w:rPr>
          <w:t>touches</w:t>
        </w:r>
      </w:ins>
      <w:r w:rsidRPr="00C6547E">
        <w:rPr>
          <w:rFonts w:ascii="Trebuchet MS" w:hAnsi="Trebuchet MS"/>
          <w:noProof/>
        </w:rPr>
        <w:t xml:space="preserve"> them</w:t>
      </w:r>
      <w:ins w:id="167" w:author="Author">
        <w:r w:rsidRPr="00C6547E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C6547E">
        <w:rPr>
          <w:rFonts w:ascii="Trebuchet MS" w:hAnsi="Trebuchet MS"/>
          <w:noProof/>
        </w:rPr>
        <w:t xml:space="preserve"> will become holy.’”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6:19 </w:t>
      </w:r>
      <w:del w:id="170" w:author="Author">
        <w:r w:rsidRPr="00C6547E">
          <w:rPr>
            <w:rFonts w:ascii="Trebuchet MS" w:hAnsi="Trebuchet MS"/>
            <w:noProof/>
          </w:rPr>
          <w:delText xml:space="preserve">And </w:delText>
        </w:r>
      </w:del>
      <w:r w:rsidRPr="00C6547E">
        <w:rPr>
          <w:rFonts w:ascii="Trebuchet MS" w:hAnsi="Trebuchet MS"/>
          <w:noProof/>
        </w:rPr>
        <w:t xml:space="preserve">Jehovah </w:t>
      </w:r>
      <w:del w:id="171" w:author="Author">
        <w:r w:rsidRPr="00C6547E">
          <w:rPr>
            <w:rFonts w:ascii="Trebuchet MS" w:hAnsi="Trebuchet MS"/>
            <w:noProof/>
          </w:rPr>
          <w:delText>went on speaking</w:delText>
        </w:r>
      </w:del>
      <w:ins w:id="172" w:author="Author">
        <w:r w:rsidRPr="00C6547E">
          <w:rPr>
            <w:rFonts w:ascii="Trebuchet MS" w:hAnsi="Trebuchet MS"/>
            <w:noProof/>
          </w:rPr>
          <w:t>spoke again</w:t>
        </w:r>
      </w:ins>
      <w:r w:rsidRPr="00C6547E">
        <w:rPr>
          <w:rFonts w:ascii="Trebuchet MS" w:hAnsi="Trebuchet MS"/>
          <w:noProof/>
        </w:rPr>
        <w:t xml:space="preserve"> to Moses</w:t>
      </w:r>
      <w:del w:id="173" w:author="Author">
        <w:r w:rsidRPr="00C6547E">
          <w:rPr>
            <w:rFonts w:ascii="Trebuchet MS" w:hAnsi="Trebuchet MS"/>
            <w:noProof/>
          </w:rPr>
          <w:delText>, saying</w:delText>
        </w:r>
      </w:del>
      <w:r w:rsidRPr="00C6547E">
        <w:rPr>
          <w:rFonts w:ascii="Trebuchet MS" w:hAnsi="Trebuchet MS"/>
          <w:noProof/>
        </w:rPr>
        <w:t xml:space="preserve">: </w:t>
      </w:r>
      <w:r w:rsidRPr="00C6547E">
        <w:rPr>
          <w:rFonts w:ascii="Trebuchet MS" w:hAnsi="Trebuchet MS"/>
          <w:b/>
          <w:noProof/>
        </w:rPr>
        <w:t xml:space="preserve">6:20 </w:t>
      </w:r>
      <w:r w:rsidRPr="00C6547E">
        <w:rPr>
          <w:rFonts w:ascii="Trebuchet MS" w:hAnsi="Trebuchet MS"/>
          <w:noProof/>
        </w:rPr>
        <w:t xml:space="preserve">“This is the offering </w:t>
      </w:r>
      <w:del w:id="174" w:author="Author">
        <w:r w:rsidRPr="00C6547E">
          <w:rPr>
            <w:rFonts w:ascii="Trebuchet MS" w:hAnsi="Trebuchet MS"/>
            <w:noProof/>
          </w:rPr>
          <w:delText>of</w:delText>
        </w:r>
      </w:del>
      <w:ins w:id="175" w:author="Author">
        <w:r w:rsidRPr="00C6547E">
          <w:rPr>
            <w:rFonts w:ascii="Trebuchet MS" w:hAnsi="Trebuchet MS"/>
            <w:noProof/>
          </w:rPr>
          <w:t>that</w:t>
        </w:r>
      </w:ins>
      <w:r w:rsidRPr="00C6547E">
        <w:rPr>
          <w:rFonts w:ascii="Trebuchet MS" w:hAnsi="Trebuchet MS"/>
          <w:noProof/>
        </w:rPr>
        <w:t xml:space="preserve"> Aaron and his sons </w:t>
      </w:r>
      <w:del w:id="176" w:author="Author">
        <w:r w:rsidRPr="00C6547E">
          <w:rPr>
            <w:rFonts w:ascii="Trebuchet MS" w:hAnsi="Trebuchet MS"/>
            <w:noProof/>
          </w:rPr>
          <w:delText xml:space="preserve">that they </w:delText>
        </w:r>
      </w:del>
      <w:r w:rsidRPr="00C6547E">
        <w:rPr>
          <w:rFonts w:ascii="Trebuchet MS" w:hAnsi="Trebuchet MS"/>
          <w:noProof/>
        </w:rPr>
        <w:t xml:space="preserve">will present to Jehovah on the day </w:t>
      </w:r>
      <w:del w:id="177" w:author="Author">
        <w:r w:rsidRPr="00C6547E">
          <w:rPr>
            <w:rFonts w:ascii="Trebuchet MS" w:hAnsi="Trebuchet MS"/>
            <w:noProof/>
          </w:rPr>
          <w:delText>of his being</w:delText>
        </w:r>
      </w:del>
      <w:ins w:id="178" w:author="Author">
        <w:r w:rsidRPr="00C6547E">
          <w:rPr>
            <w:rFonts w:ascii="Trebuchet MS" w:hAnsi="Trebuchet MS"/>
            <w:noProof/>
          </w:rPr>
          <w:t>he is</w:t>
        </w:r>
      </w:ins>
      <w:r w:rsidRPr="00C6547E">
        <w:rPr>
          <w:rFonts w:ascii="Trebuchet MS" w:hAnsi="Trebuchet MS"/>
          <w:noProof/>
        </w:rPr>
        <w:t xml:space="preserve"> anointed: the tenth of an e′phah</w:t>
      </w:r>
      <w:ins w:id="179" w:author="Author">
        <w:r w:rsidRPr="00C6547E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C6547E">
        <w:rPr>
          <w:rFonts w:ascii="Trebuchet MS" w:hAnsi="Trebuchet MS"/>
          <w:noProof/>
        </w:rPr>
        <w:t xml:space="preserve"> of fine flour as a </w:t>
      </w:r>
      <w:ins w:id="182" w:author="Author">
        <w:r w:rsidRPr="00C6547E">
          <w:rPr>
            <w:rFonts w:ascii="Trebuchet MS" w:hAnsi="Trebuchet MS"/>
            <w:noProof/>
          </w:rPr>
          <w:t xml:space="preserve">regular </w:t>
        </w:r>
      </w:ins>
      <w:r w:rsidRPr="00C6547E">
        <w:rPr>
          <w:rFonts w:ascii="Trebuchet MS" w:hAnsi="Trebuchet MS"/>
          <w:noProof/>
        </w:rPr>
        <w:t>grain offering</w:t>
      </w:r>
      <w:del w:id="183" w:author="Author">
        <w:r w:rsidRPr="00C6547E">
          <w:rPr>
            <w:rFonts w:ascii="Trebuchet MS" w:hAnsi="Trebuchet MS"/>
            <w:noProof/>
          </w:rPr>
          <w:delText xml:space="preserve"> constantly</w:delText>
        </w:r>
      </w:del>
      <w:r w:rsidRPr="00C6547E">
        <w:rPr>
          <w:rFonts w:ascii="Trebuchet MS" w:hAnsi="Trebuchet MS"/>
          <w:noProof/>
        </w:rPr>
        <w:t xml:space="preserve">, half of it in the morning and half of it in the evening. </w:t>
      </w:r>
      <w:r w:rsidRPr="00C6547E">
        <w:rPr>
          <w:rFonts w:ascii="Trebuchet MS" w:hAnsi="Trebuchet MS"/>
          <w:b/>
          <w:noProof/>
        </w:rPr>
        <w:t xml:space="preserve">6:21 </w:t>
      </w:r>
      <w:r w:rsidRPr="00C6547E">
        <w:rPr>
          <w:rFonts w:ascii="Trebuchet MS" w:hAnsi="Trebuchet MS"/>
          <w:noProof/>
        </w:rPr>
        <w:t xml:space="preserve">It will be made with oil </w:t>
      </w:r>
      <w:del w:id="184" w:author="Author">
        <w:r w:rsidRPr="00C6547E">
          <w:rPr>
            <w:rFonts w:ascii="Trebuchet MS" w:hAnsi="Trebuchet MS"/>
            <w:noProof/>
          </w:rPr>
          <w:delText>upon</w:delText>
        </w:r>
      </w:del>
      <w:ins w:id="185" w:author="Author">
        <w:r w:rsidRPr="00C6547E">
          <w:rPr>
            <w:rFonts w:ascii="Trebuchet MS" w:hAnsi="Trebuchet MS"/>
            <w:noProof/>
          </w:rPr>
          <w:t>on</w:t>
        </w:r>
      </w:ins>
      <w:r w:rsidRPr="00C6547E">
        <w:rPr>
          <w:rFonts w:ascii="Trebuchet MS" w:hAnsi="Trebuchet MS"/>
          <w:noProof/>
        </w:rPr>
        <w:t xml:space="preserve"> a griddle. You will bring it well</w:t>
      </w:r>
      <w:del w:id="186" w:author="Author">
        <w:r w:rsidRPr="00C6547E">
          <w:rPr>
            <w:rFonts w:ascii="Trebuchet MS" w:hAnsi="Trebuchet MS"/>
            <w:noProof/>
          </w:rPr>
          <w:delText xml:space="preserve"> </w:delText>
        </w:r>
      </w:del>
      <w:ins w:id="187" w:author="Author">
        <w:r w:rsidRPr="00C6547E">
          <w:rPr>
            <w:rFonts w:ascii="Trebuchet MS" w:hAnsi="Trebuchet MS"/>
            <w:noProof/>
          </w:rPr>
          <w:t>-</w:t>
        </w:r>
      </w:ins>
      <w:r w:rsidRPr="00C6547E">
        <w:rPr>
          <w:rFonts w:ascii="Trebuchet MS" w:hAnsi="Trebuchet MS"/>
          <w:noProof/>
        </w:rPr>
        <w:t>mixed</w:t>
      </w:r>
      <w:del w:id="188" w:author="Author">
        <w:r w:rsidRPr="00C6547E">
          <w:rPr>
            <w:rFonts w:ascii="Trebuchet MS" w:hAnsi="Trebuchet MS"/>
            <w:noProof/>
          </w:rPr>
          <w:delText>. You will</w:delText>
        </w:r>
      </w:del>
      <w:ins w:id="189" w:author="Author">
        <w:r w:rsidRPr="00C6547E">
          <w:rPr>
            <w:rFonts w:ascii="Trebuchet MS" w:hAnsi="Trebuchet MS"/>
            <w:noProof/>
          </w:rPr>
          <w:t xml:space="preserve"> with oil and</w:t>
        </w:r>
      </w:ins>
      <w:r w:rsidRPr="00C6547E">
        <w:rPr>
          <w:rFonts w:ascii="Trebuchet MS" w:hAnsi="Trebuchet MS"/>
          <w:noProof/>
        </w:rPr>
        <w:t xml:space="preserve"> present </w:t>
      </w:r>
      <w:del w:id="190" w:author="Author">
        <w:r w:rsidRPr="00C6547E">
          <w:rPr>
            <w:rFonts w:ascii="Trebuchet MS" w:hAnsi="Trebuchet MS"/>
            <w:noProof/>
          </w:rPr>
          <w:delText>the pastries</w:delText>
        </w:r>
      </w:del>
      <w:ins w:id="191" w:author="Author">
        <w:r w:rsidRPr="00C6547E">
          <w:rPr>
            <w:rFonts w:ascii="Trebuchet MS" w:hAnsi="Trebuchet MS"/>
            <w:noProof/>
          </w:rPr>
          <w:t>it in pieces as a baked product</w:t>
        </w:r>
      </w:ins>
      <w:r w:rsidRPr="00C6547E">
        <w:rPr>
          <w:rFonts w:ascii="Trebuchet MS" w:hAnsi="Trebuchet MS"/>
          <w:noProof/>
        </w:rPr>
        <w:t xml:space="preserve"> of the grain offering </w:t>
      </w:r>
      <w:del w:id="192" w:author="Author">
        <w:r w:rsidRPr="00C6547E">
          <w:rPr>
            <w:rFonts w:ascii="Trebuchet MS" w:hAnsi="Trebuchet MS"/>
            <w:noProof/>
          </w:rPr>
          <w:delText xml:space="preserve">in pieces </w:delText>
        </w:r>
      </w:del>
      <w:r w:rsidRPr="00C6547E">
        <w:rPr>
          <w:rFonts w:ascii="Trebuchet MS" w:hAnsi="Trebuchet MS"/>
          <w:noProof/>
        </w:rPr>
        <w:t xml:space="preserve">as a </w:t>
      </w:r>
      <w:del w:id="193" w:author="Author">
        <w:r w:rsidRPr="00C6547E">
          <w:rPr>
            <w:rFonts w:ascii="Trebuchet MS" w:hAnsi="Trebuchet MS"/>
            <w:noProof/>
          </w:rPr>
          <w:delText>restful odor</w:delText>
        </w:r>
      </w:del>
      <w:ins w:id="194" w:author="Author">
        <w:r w:rsidRPr="00C6547E">
          <w:rPr>
            <w:rFonts w:ascii="Trebuchet MS" w:hAnsi="Trebuchet MS"/>
            <w:noProof/>
          </w:rPr>
          <w:t>pleasing</w:t>
        </w:r>
        <w:r w:rsidRPr="00C6547E">
          <w:rPr>
            <w:rStyle w:val="FootnoteReference"/>
            <w:rFonts w:ascii="Trebuchet MS" w:hAnsi="Trebuchet MS"/>
            <w:noProof/>
          </w:rPr>
          <w:footnoteReference w:id="8"/>
        </w:r>
        <w:r w:rsidRPr="00C6547E">
          <w:rPr>
            <w:rFonts w:ascii="Trebuchet MS" w:hAnsi="Trebuchet MS"/>
            <w:noProof/>
          </w:rPr>
          <w:t xml:space="preserve"> aroma</w:t>
        </w:r>
      </w:ins>
      <w:r w:rsidRPr="00C6547E">
        <w:rPr>
          <w:rFonts w:ascii="Trebuchet MS" w:hAnsi="Trebuchet MS"/>
          <w:noProof/>
        </w:rPr>
        <w:t xml:space="preserve"> to Jehovah. </w:t>
      </w:r>
      <w:r w:rsidRPr="00C6547E">
        <w:rPr>
          <w:rFonts w:ascii="Trebuchet MS" w:hAnsi="Trebuchet MS"/>
          <w:b/>
          <w:noProof/>
        </w:rPr>
        <w:t xml:space="preserve">6:22 </w:t>
      </w:r>
      <w:del w:id="197" w:author="Author">
        <w:r w:rsidRPr="00C6547E">
          <w:rPr>
            <w:rFonts w:ascii="Trebuchet MS" w:hAnsi="Trebuchet MS"/>
            <w:noProof/>
          </w:rPr>
          <w:delText>And the priest, the one</w:delText>
        </w:r>
      </w:del>
      <w:ins w:id="198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anointed </w:t>
      </w:r>
      <w:del w:id="199" w:author="Author">
        <w:r w:rsidRPr="00C6547E">
          <w:rPr>
            <w:rFonts w:ascii="Trebuchet MS" w:hAnsi="Trebuchet MS"/>
            <w:noProof/>
          </w:rPr>
          <w:delText>in place of</w:delText>
        </w:r>
      </w:del>
      <w:ins w:id="200" w:author="Author">
        <w:r w:rsidRPr="00C6547E">
          <w:rPr>
            <w:rFonts w:ascii="Trebuchet MS" w:hAnsi="Trebuchet MS"/>
            <w:noProof/>
          </w:rPr>
          <w:t>priest who succeeds</w:t>
        </w:r>
      </w:ins>
      <w:r w:rsidRPr="00C6547E">
        <w:rPr>
          <w:rFonts w:ascii="Trebuchet MS" w:hAnsi="Trebuchet MS"/>
          <w:noProof/>
        </w:rPr>
        <w:t xml:space="preserve"> him from among his sons</w:t>
      </w:r>
      <w:del w:id="201" w:author="Author">
        <w:r w:rsidRPr="00C6547E">
          <w:rPr>
            <w:rFonts w:ascii="Trebuchet MS" w:hAnsi="Trebuchet MS"/>
            <w:noProof/>
          </w:rPr>
          <w:delText>,</w:delText>
        </w:r>
      </w:del>
      <w:r w:rsidRPr="00C6547E">
        <w:rPr>
          <w:rFonts w:ascii="Trebuchet MS" w:hAnsi="Trebuchet MS"/>
          <w:noProof/>
        </w:rPr>
        <w:t xml:space="preserve"> will make it. It is a </w:t>
      </w:r>
      <w:ins w:id="202" w:author="Author">
        <w:r w:rsidRPr="00C6547E">
          <w:rPr>
            <w:rFonts w:ascii="Trebuchet MS" w:hAnsi="Trebuchet MS"/>
            <w:noProof/>
          </w:rPr>
          <w:t xml:space="preserve">lasting </w:t>
        </w:r>
      </w:ins>
      <w:r w:rsidRPr="00C6547E">
        <w:rPr>
          <w:rFonts w:ascii="Trebuchet MS" w:hAnsi="Trebuchet MS"/>
          <w:noProof/>
        </w:rPr>
        <w:t>regulation</w:t>
      </w:r>
      <w:del w:id="203" w:author="Author">
        <w:r w:rsidRPr="00C6547E">
          <w:rPr>
            <w:rFonts w:ascii="Trebuchet MS" w:hAnsi="Trebuchet MS"/>
            <w:noProof/>
          </w:rPr>
          <w:delText xml:space="preserve"> to time indefinite</w:delText>
        </w:r>
      </w:del>
      <w:r w:rsidRPr="00C6547E">
        <w:rPr>
          <w:rFonts w:ascii="Trebuchet MS" w:hAnsi="Trebuchet MS"/>
          <w:noProof/>
        </w:rPr>
        <w:t xml:space="preserve">: As a whole offering it will be made to smoke to Jehovah. </w:t>
      </w:r>
      <w:r w:rsidRPr="00C6547E">
        <w:rPr>
          <w:rFonts w:ascii="Trebuchet MS" w:hAnsi="Trebuchet MS"/>
          <w:b/>
          <w:noProof/>
        </w:rPr>
        <w:t xml:space="preserve">6:23 </w:t>
      </w:r>
      <w:del w:id="204" w:author="Author">
        <w:r w:rsidRPr="00C6547E">
          <w:rPr>
            <w:rFonts w:ascii="Trebuchet MS" w:hAnsi="Trebuchet MS"/>
            <w:noProof/>
          </w:rPr>
          <w:delText>And every</w:delText>
        </w:r>
      </w:del>
      <w:ins w:id="205" w:author="Author">
        <w:r w:rsidRPr="00C6547E">
          <w:rPr>
            <w:rFonts w:ascii="Trebuchet MS" w:hAnsi="Trebuchet MS"/>
            <w:noProof/>
          </w:rPr>
          <w:t>Every</w:t>
        </w:r>
      </w:ins>
      <w:r w:rsidRPr="00C6547E">
        <w:rPr>
          <w:rFonts w:ascii="Trebuchet MS" w:hAnsi="Trebuchet MS"/>
          <w:noProof/>
        </w:rPr>
        <w:t xml:space="preserve"> grain offering of a priest should </w:t>
      </w:r>
      <w:del w:id="206" w:author="Author">
        <w:r w:rsidRPr="00C6547E">
          <w:rPr>
            <w:rFonts w:ascii="Trebuchet MS" w:hAnsi="Trebuchet MS"/>
            <w:noProof/>
          </w:rPr>
          <w:delText xml:space="preserve">prove to </w:delText>
        </w:r>
      </w:del>
      <w:r w:rsidRPr="00C6547E">
        <w:rPr>
          <w:rFonts w:ascii="Trebuchet MS" w:hAnsi="Trebuchet MS"/>
          <w:noProof/>
        </w:rPr>
        <w:t>be a whole offering. It must not be eaten.”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6:24 </w:t>
      </w:r>
      <w:del w:id="207" w:author="Author">
        <w:r w:rsidRPr="00C6547E">
          <w:rPr>
            <w:rFonts w:ascii="Trebuchet MS" w:hAnsi="Trebuchet MS"/>
            <w:noProof/>
          </w:rPr>
          <w:delText xml:space="preserve">And </w:delText>
        </w:r>
      </w:del>
      <w:r w:rsidRPr="00C6547E">
        <w:rPr>
          <w:rFonts w:ascii="Trebuchet MS" w:hAnsi="Trebuchet MS"/>
          <w:noProof/>
        </w:rPr>
        <w:t xml:space="preserve">Jehovah spoke </w:t>
      </w:r>
      <w:del w:id="208" w:author="Author">
        <w:r w:rsidRPr="00C6547E">
          <w:rPr>
            <w:rFonts w:ascii="Trebuchet MS" w:hAnsi="Trebuchet MS"/>
            <w:noProof/>
          </w:rPr>
          <w:delText>further</w:delText>
        </w:r>
      </w:del>
      <w:ins w:id="209" w:author="Author">
        <w:r w:rsidRPr="00C6547E">
          <w:rPr>
            <w:rFonts w:ascii="Trebuchet MS" w:hAnsi="Trebuchet MS"/>
            <w:noProof/>
          </w:rPr>
          <w:t>again</w:t>
        </w:r>
      </w:ins>
      <w:r w:rsidRPr="00C6547E">
        <w:rPr>
          <w:rFonts w:ascii="Trebuchet MS" w:hAnsi="Trebuchet MS"/>
          <w:noProof/>
        </w:rPr>
        <w:t xml:space="preserve"> to Moses</w:t>
      </w:r>
      <w:del w:id="210" w:author="Author">
        <w:r w:rsidRPr="00C6547E">
          <w:rPr>
            <w:rFonts w:ascii="Trebuchet MS" w:hAnsi="Trebuchet MS"/>
            <w:noProof/>
          </w:rPr>
          <w:delText>, saying</w:delText>
        </w:r>
      </w:del>
      <w:ins w:id="211" w:author="Author">
        <w:r w:rsidRPr="00C6547E">
          <w:rPr>
            <w:rFonts w:ascii="Trebuchet MS" w:hAnsi="Trebuchet MS"/>
            <w:noProof/>
          </w:rPr>
          <w:t xml:space="preserve"> and said</w:t>
        </w:r>
      </w:ins>
      <w:r w:rsidRPr="00C6547E">
        <w:rPr>
          <w:rFonts w:ascii="Trebuchet MS" w:hAnsi="Trebuchet MS"/>
          <w:noProof/>
        </w:rPr>
        <w:t xml:space="preserve">: </w:t>
      </w:r>
      <w:r w:rsidRPr="00C6547E">
        <w:rPr>
          <w:rFonts w:ascii="Trebuchet MS" w:hAnsi="Trebuchet MS"/>
          <w:b/>
          <w:noProof/>
        </w:rPr>
        <w:t xml:space="preserve">6:25 </w:t>
      </w:r>
      <w:r w:rsidRPr="00C6547E">
        <w:rPr>
          <w:rFonts w:ascii="Trebuchet MS" w:hAnsi="Trebuchet MS"/>
          <w:noProof/>
        </w:rPr>
        <w:t>“</w:t>
      </w:r>
      <w:del w:id="212" w:author="Author">
        <w:r w:rsidRPr="00C6547E">
          <w:rPr>
            <w:rFonts w:ascii="Trebuchet MS" w:hAnsi="Trebuchet MS"/>
            <w:noProof/>
          </w:rPr>
          <w:delText>Speak to</w:delText>
        </w:r>
      </w:del>
      <w:ins w:id="213" w:author="Author">
        <w:r w:rsidRPr="00C6547E">
          <w:rPr>
            <w:rFonts w:ascii="Trebuchet MS" w:hAnsi="Trebuchet MS"/>
            <w:noProof/>
          </w:rPr>
          <w:t>Tell</w:t>
        </w:r>
      </w:ins>
      <w:r w:rsidRPr="00C6547E">
        <w:rPr>
          <w:rFonts w:ascii="Trebuchet MS" w:hAnsi="Trebuchet MS"/>
          <w:noProof/>
        </w:rPr>
        <w:t xml:space="preserve"> Aaron and his sons, </w:t>
      </w:r>
      <w:del w:id="214" w:author="Author">
        <w:r w:rsidRPr="00C6547E">
          <w:rPr>
            <w:rFonts w:ascii="Trebuchet MS" w:hAnsi="Trebuchet MS"/>
            <w:noProof/>
          </w:rPr>
          <w:delText xml:space="preserve">saying, </w:delText>
        </w:r>
      </w:del>
      <w:r w:rsidRPr="00C6547E">
        <w:rPr>
          <w:rFonts w:ascii="Trebuchet MS" w:hAnsi="Trebuchet MS"/>
          <w:noProof/>
        </w:rPr>
        <w:t xml:space="preserve">‘This is the law of the sin offering: In the place where the burnt offering is </w:t>
      </w:r>
      <w:del w:id="215" w:author="Author">
        <w:r w:rsidRPr="00C6547E">
          <w:rPr>
            <w:rFonts w:ascii="Trebuchet MS" w:hAnsi="Trebuchet MS"/>
            <w:noProof/>
          </w:rPr>
          <w:delText xml:space="preserve">regularly </w:delText>
        </w:r>
      </w:del>
      <w:r w:rsidRPr="00C6547E">
        <w:rPr>
          <w:rFonts w:ascii="Trebuchet MS" w:hAnsi="Trebuchet MS"/>
          <w:noProof/>
        </w:rPr>
        <w:t>slaughtered</w:t>
      </w:r>
      <w:ins w:id="216" w:author="Author">
        <w:r w:rsidRPr="00C6547E">
          <w:rPr>
            <w:rFonts w:ascii="Trebuchet MS" w:hAnsi="Trebuchet MS"/>
            <w:noProof/>
          </w:rPr>
          <w:t>,</w:t>
        </w:r>
      </w:ins>
      <w:r w:rsidRPr="00C6547E">
        <w:rPr>
          <w:rFonts w:ascii="Trebuchet MS" w:hAnsi="Trebuchet MS"/>
          <w:noProof/>
        </w:rPr>
        <w:t xml:space="preserve"> the sin offering will </w:t>
      </w:r>
      <w:ins w:id="217" w:author="Author">
        <w:r w:rsidRPr="00C6547E">
          <w:rPr>
            <w:rFonts w:ascii="Trebuchet MS" w:hAnsi="Trebuchet MS"/>
            <w:noProof/>
          </w:rPr>
          <w:t xml:space="preserve">also </w:t>
        </w:r>
      </w:ins>
      <w:r w:rsidRPr="00C6547E">
        <w:rPr>
          <w:rFonts w:ascii="Trebuchet MS" w:hAnsi="Trebuchet MS"/>
          <w:noProof/>
        </w:rPr>
        <w:t xml:space="preserve">be slaughtered before Jehovah. It is a most holy thing. </w:t>
      </w:r>
      <w:r w:rsidRPr="00C6547E">
        <w:rPr>
          <w:rFonts w:ascii="Trebuchet MS" w:hAnsi="Trebuchet MS"/>
          <w:b/>
          <w:noProof/>
        </w:rPr>
        <w:t xml:space="preserve">6:26 </w:t>
      </w:r>
      <w:r w:rsidRPr="00C6547E">
        <w:rPr>
          <w:rFonts w:ascii="Trebuchet MS" w:hAnsi="Trebuchet MS"/>
          <w:noProof/>
        </w:rPr>
        <w:t xml:space="preserve">The priest who offers it for sin will eat it. </w:t>
      </w:r>
      <w:del w:id="218" w:author="Author">
        <w:r w:rsidRPr="00C6547E">
          <w:rPr>
            <w:rFonts w:ascii="Trebuchet MS" w:hAnsi="Trebuchet MS"/>
            <w:noProof/>
          </w:rPr>
          <w:delText>In a holy place it</w:delText>
        </w:r>
      </w:del>
      <w:ins w:id="219" w:author="Author">
        <w:r w:rsidRPr="00C6547E">
          <w:rPr>
            <w:rFonts w:ascii="Trebuchet MS" w:hAnsi="Trebuchet MS"/>
            <w:noProof/>
          </w:rPr>
          <w:t>It</w:t>
        </w:r>
      </w:ins>
      <w:r w:rsidRPr="00C6547E">
        <w:rPr>
          <w:rFonts w:ascii="Trebuchet MS" w:hAnsi="Trebuchet MS"/>
          <w:noProof/>
        </w:rPr>
        <w:t xml:space="preserve"> will be eaten in </w:t>
      </w:r>
      <w:ins w:id="220" w:author="Author">
        <w:r w:rsidRPr="00C6547E">
          <w:rPr>
            <w:rFonts w:ascii="Trebuchet MS" w:hAnsi="Trebuchet MS"/>
            <w:noProof/>
          </w:rPr>
          <w:t xml:space="preserve">a holy place, in </w:t>
        </w:r>
      </w:ins>
      <w:r w:rsidRPr="00C6547E">
        <w:rPr>
          <w:rFonts w:ascii="Trebuchet MS" w:hAnsi="Trebuchet MS"/>
          <w:noProof/>
        </w:rPr>
        <w:t>the courtyard of the tent of meeting.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6:27 </w:t>
      </w:r>
      <w:r w:rsidRPr="00C6547E">
        <w:rPr>
          <w:rFonts w:ascii="Trebuchet MS" w:hAnsi="Trebuchet MS"/>
          <w:noProof/>
        </w:rPr>
        <w:t xml:space="preserve">“‘Everything that </w:t>
      </w:r>
      <w:del w:id="221" w:author="Author">
        <w:r w:rsidRPr="00C6547E">
          <w:rPr>
            <w:rFonts w:ascii="Trebuchet MS" w:hAnsi="Trebuchet MS"/>
            <w:noProof/>
          </w:rPr>
          <w:delText>may touch</w:delText>
        </w:r>
      </w:del>
      <w:ins w:id="222" w:author="Author">
        <w:r w:rsidRPr="00C6547E">
          <w:rPr>
            <w:rFonts w:ascii="Trebuchet MS" w:hAnsi="Trebuchet MS"/>
            <w:noProof/>
          </w:rPr>
          <w:t>touches</w:t>
        </w:r>
      </w:ins>
      <w:r w:rsidRPr="00C6547E">
        <w:rPr>
          <w:rFonts w:ascii="Trebuchet MS" w:hAnsi="Trebuchet MS"/>
          <w:noProof/>
        </w:rPr>
        <w:t xml:space="preserve"> its flesh will become holy, and when anyone spatters some of its blood </w:t>
      </w:r>
      <w:del w:id="223" w:author="Author">
        <w:r w:rsidRPr="00C6547E">
          <w:rPr>
            <w:rFonts w:ascii="Trebuchet MS" w:hAnsi="Trebuchet MS"/>
            <w:noProof/>
          </w:rPr>
          <w:delText>upon the</w:delText>
        </w:r>
      </w:del>
      <w:ins w:id="224" w:author="Author">
        <w:r w:rsidRPr="00C6547E">
          <w:rPr>
            <w:rFonts w:ascii="Trebuchet MS" w:hAnsi="Trebuchet MS"/>
            <w:noProof/>
          </w:rPr>
          <w:t>on his</w:t>
        </w:r>
      </w:ins>
      <w:r w:rsidRPr="00C6547E">
        <w:rPr>
          <w:rFonts w:ascii="Trebuchet MS" w:hAnsi="Trebuchet MS"/>
          <w:noProof/>
        </w:rPr>
        <w:t xml:space="preserve"> garment, you </w:t>
      </w:r>
      <w:del w:id="225" w:author="Author">
        <w:r w:rsidRPr="00C6547E">
          <w:rPr>
            <w:rFonts w:ascii="Trebuchet MS" w:hAnsi="Trebuchet MS"/>
            <w:noProof/>
          </w:rPr>
          <w:delText>will</w:delText>
        </w:r>
      </w:del>
      <w:ins w:id="226" w:author="Author">
        <w:r w:rsidRPr="00C6547E">
          <w:rPr>
            <w:rFonts w:ascii="Trebuchet MS" w:hAnsi="Trebuchet MS"/>
            <w:noProof/>
          </w:rPr>
          <w:t>should</w:t>
        </w:r>
      </w:ins>
      <w:r w:rsidRPr="00C6547E">
        <w:rPr>
          <w:rFonts w:ascii="Trebuchet MS" w:hAnsi="Trebuchet MS"/>
          <w:noProof/>
        </w:rPr>
        <w:t xml:space="preserve"> wash what </w:t>
      </w:r>
      <w:del w:id="227" w:author="Author">
        <w:r w:rsidRPr="00C6547E">
          <w:rPr>
            <w:rFonts w:ascii="Trebuchet MS" w:hAnsi="Trebuchet MS"/>
            <w:noProof/>
          </w:rPr>
          <w:delText>he spatters</w:delText>
        </w:r>
      </w:del>
      <w:ins w:id="228" w:author="Author">
        <w:r w:rsidRPr="00C6547E">
          <w:rPr>
            <w:rFonts w:ascii="Trebuchet MS" w:hAnsi="Trebuchet MS"/>
            <w:noProof/>
          </w:rPr>
          <w:t>was spattered with</w:t>
        </w:r>
      </w:ins>
      <w:r w:rsidRPr="00C6547E">
        <w:rPr>
          <w:rFonts w:ascii="Trebuchet MS" w:hAnsi="Trebuchet MS"/>
          <w:noProof/>
        </w:rPr>
        <w:t xml:space="preserve"> blood </w:t>
      </w:r>
      <w:del w:id="229" w:author="Author">
        <w:r w:rsidRPr="00C6547E">
          <w:rPr>
            <w:rFonts w:ascii="Trebuchet MS" w:hAnsi="Trebuchet MS"/>
            <w:noProof/>
          </w:rPr>
          <w:delText xml:space="preserve">upon </w:delText>
        </w:r>
      </w:del>
      <w:r w:rsidRPr="00C6547E">
        <w:rPr>
          <w:rFonts w:ascii="Trebuchet MS" w:hAnsi="Trebuchet MS"/>
          <w:noProof/>
        </w:rPr>
        <w:t xml:space="preserve">in a holy place. </w:t>
      </w:r>
      <w:r w:rsidRPr="00C6547E">
        <w:rPr>
          <w:rFonts w:ascii="Trebuchet MS" w:hAnsi="Trebuchet MS"/>
          <w:b/>
          <w:noProof/>
        </w:rPr>
        <w:t xml:space="preserve">6:28 </w:t>
      </w:r>
      <w:del w:id="230" w:author="Author">
        <w:r w:rsidRPr="00C6547E">
          <w:rPr>
            <w:rFonts w:ascii="Trebuchet MS" w:hAnsi="Trebuchet MS"/>
            <w:noProof/>
          </w:rPr>
          <w:delText>And the</w:delText>
        </w:r>
      </w:del>
      <w:ins w:id="231" w:author="Author">
        <w:r w:rsidRPr="00C6547E">
          <w:rPr>
            <w:rFonts w:ascii="Trebuchet MS" w:hAnsi="Trebuchet MS"/>
            <w:noProof/>
          </w:rPr>
          <w:t>The</w:t>
        </w:r>
      </w:ins>
      <w:r w:rsidRPr="00C6547E">
        <w:rPr>
          <w:rFonts w:ascii="Trebuchet MS" w:hAnsi="Trebuchet MS"/>
          <w:noProof/>
        </w:rPr>
        <w:t xml:space="preserve"> earthenware vessel in which it </w:t>
      </w:r>
      <w:del w:id="232" w:author="Author">
        <w:r w:rsidRPr="00C6547E">
          <w:rPr>
            <w:rFonts w:ascii="Trebuchet MS" w:hAnsi="Trebuchet MS"/>
            <w:noProof/>
          </w:rPr>
          <w:delText>may be</w:delText>
        </w:r>
      </w:del>
      <w:ins w:id="233" w:author="Author">
        <w:r w:rsidRPr="00C6547E">
          <w:rPr>
            <w:rFonts w:ascii="Trebuchet MS" w:hAnsi="Trebuchet MS"/>
            <w:noProof/>
          </w:rPr>
          <w:t>was</w:t>
        </w:r>
      </w:ins>
      <w:r w:rsidRPr="00C6547E">
        <w:rPr>
          <w:rFonts w:ascii="Trebuchet MS" w:hAnsi="Trebuchet MS"/>
          <w:noProof/>
        </w:rPr>
        <w:t xml:space="preserve"> boiled is to be shattered. But if it was boiled in a copper vessel, then </w:t>
      </w:r>
      <w:del w:id="234" w:author="Author">
        <w:r w:rsidRPr="00C6547E">
          <w:rPr>
            <w:rFonts w:ascii="Trebuchet MS" w:hAnsi="Trebuchet MS"/>
            <w:noProof/>
          </w:rPr>
          <w:delText>it</w:delText>
        </w:r>
      </w:del>
      <w:ins w:id="235" w:author="Author">
        <w:r w:rsidRPr="00C6547E">
          <w:rPr>
            <w:rFonts w:ascii="Trebuchet MS" w:hAnsi="Trebuchet MS"/>
            <w:noProof/>
          </w:rPr>
          <w:t>the vessel</w:t>
        </w:r>
      </w:ins>
      <w:r w:rsidRPr="00C6547E">
        <w:rPr>
          <w:rFonts w:ascii="Trebuchet MS" w:hAnsi="Trebuchet MS"/>
          <w:noProof/>
        </w:rPr>
        <w:t xml:space="preserve"> must be scoured and </w:t>
      </w:r>
      <w:del w:id="236" w:author="Author">
        <w:r w:rsidRPr="00C6547E">
          <w:rPr>
            <w:rFonts w:ascii="Trebuchet MS" w:hAnsi="Trebuchet MS"/>
            <w:noProof/>
          </w:rPr>
          <w:delText>rinsed</w:delText>
        </w:r>
      </w:del>
      <w:ins w:id="237" w:author="Author">
        <w:r w:rsidRPr="00C6547E">
          <w:rPr>
            <w:rFonts w:ascii="Trebuchet MS" w:hAnsi="Trebuchet MS"/>
            <w:noProof/>
          </w:rPr>
          <w:t>washed</w:t>
        </w:r>
      </w:ins>
      <w:r w:rsidRPr="00C6547E">
        <w:rPr>
          <w:rFonts w:ascii="Trebuchet MS" w:hAnsi="Trebuchet MS"/>
          <w:noProof/>
        </w:rPr>
        <w:t xml:space="preserve"> with water.</w:t>
      </w:r>
    </w:p>
    <w:p w:rsidR="00FD5442" w:rsidRPr="00C6547E" w:rsidRDefault="00FD5442" w:rsidP="00FD5442">
      <w:pPr>
        <w:rPr>
          <w:rFonts w:ascii="Trebuchet MS" w:hAnsi="Trebuchet MS"/>
          <w:noProof/>
        </w:rPr>
      </w:pPr>
      <w:r w:rsidRPr="00C6547E">
        <w:rPr>
          <w:rFonts w:ascii="Trebuchet MS" w:hAnsi="Trebuchet MS"/>
          <w:b/>
        </w:rPr>
        <w:t xml:space="preserve">6:29 </w:t>
      </w:r>
      <w:r w:rsidRPr="00C6547E">
        <w:rPr>
          <w:rFonts w:ascii="Trebuchet MS" w:hAnsi="Trebuchet MS"/>
          <w:noProof/>
        </w:rPr>
        <w:t xml:space="preserve">“‘Every male among the priests will eat it. It is something most holy. </w:t>
      </w:r>
      <w:r w:rsidRPr="00C6547E">
        <w:rPr>
          <w:rFonts w:ascii="Trebuchet MS" w:hAnsi="Trebuchet MS"/>
          <w:b/>
          <w:noProof/>
        </w:rPr>
        <w:t xml:space="preserve">6:30 </w:t>
      </w:r>
      <w:r w:rsidRPr="00C6547E">
        <w:rPr>
          <w:rFonts w:ascii="Trebuchet MS" w:hAnsi="Trebuchet MS"/>
          <w:noProof/>
        </w:rPr>
        <w:t xml:space="preserve">However, no sin offering </w:t>
      </w:r>
      <w:del w:id="238" w:author="Author">
        <w:r w:rsidRPr="00C6547E">
          <w:rPr>
            <w:rFonts w:ascii="Trebuchet MS" w:hAnsi="Trebuchet MS"/>
            <w:noProof/>
          </w:rPr>
          <w:delText>of which</w:delText>
        </w:r>
      </w:del>
      <w:ins w:id="239" w:author="Author">
        <w:r w:rsidRPr="00C6547E">
          <w:rPr>
            <w:rFonts w:ascii="Trebuchet MS" w:hAnsi="Trebuchet MS"/>
            <w:noProof/>
          </w:rPr>
          <w:t>is to be eaten if</w:t>
        </w:r>
      </w:ins>
      <w:r w:rsidRPr="00C6547E">
        <w:rPr>
          <w:rFonts w:ascii="Trebuchet MS" w:hAnsi="Trebuchet MS"/>
          <w:noProof/>
        </w:rPr>
        <w:t xml:space="preserve"> some of </w:t>
      </w:r>
      <w:del w:id="240" w:author="Author">
        <w:r w:rsidRPr="00C6547E">
          <w:rPr>
            <w:rFonts w:ascii="Trebuchet MS" w:hAnsi="Trebuchet MS"/>
            <w:noProof/>
          </w:rPr>
          <w:delText>the</w:delText>
        </w:r>
      </w:del>
      <w:ins w:id="241" w:author="Author">
        <w:r w:rsidRPr="00C6547E">
          <w:rPr>
            <w:rFonts w:ascii="Trebuchet MS" w:hAnsi="Trebuchet MS"/>
            <w:noProof/>
          </w:rPr>
          <w:t>its</w:t>
        </w:r>
      </w:ins>
      <w:r w:rsidRPr="00C6547E">
        <w:rPr>
          <w:rFonts w:ascii="Trebuchet MS" w:hAnsi="Trebuchet MS"/>
          <w:noProof/>
        </w:rPr>
        <w:t xml:space="preserve"> blood </w:t>
      </w:r>
      <w:del w:id="242" w:author="Author">
        <w:r w:rsidRPr="00C6547E">
          <w:rPr>
            <w:rFonts w:ascii="Trebuchet MS" w:hAnsi="Trebuchet MS"/>
            <w:noProof/>
          </w:rPr>
          <w:delText>will be</w:delText>
        </w:r>
      </w:del>
      <w:ins w:id="243" w:author="Author">
        <w:r w:rsidRPr="00C6547E">
          <w:rPr>
            <w:rFonts w:ascii="Trebuchet MS" w:hAnsi="Trebuchet MS"/>
            <w:noProof/>
          </w:rPr>
          <w:t>is</w:t>
        </w:r>
      </w:ins>
      <w:r w:rsidRPr="00C6547E">
        <w:rPr>
          <w:rFonts w:ascii="Trebuchet MS" w:hAnsi="Trebuchet MS"/>
          <w:noProof/>
        </w:rPr>
        <w:t xml:space="preserve"> brought into the tent of meeting to make atonement in the holy place</w:t>
      </w:r>
      <w:del w:id="244" w:author="Author">
        <w:r w:rsidRPr="00C6547E">
          <w:rPr>
            <w:rFonts w:ascii="Trebuchet MS" w:hAnsi="Trebuchet MS"/>
            <w:noProof/>
          </w:rPr>
          <w:delText xml:space="preserve"> must be eaten</w:delText>
        </w:r>
      </w:del>
      <w:r w:rsidRPr="00C6547E">
        <w:rPr>
          <w:rFonts w:ascii="Trebuchet MS" w:hAnsi="Trebuchet MS"/>
          <w:noProof/>
        </w:rPr>
        <w:t>. It is to be burned with fire.</w:t>
      </w:r>
    </w:p>
    <w:p w:rsidR="00FD5442" w:rsidRPr="00C6547E" w:rsidRDefault="00FD5442" w:rsidP="00FD5442">
      <w:pPr>
        <w:rPr>
          <w:rFonts w:ascii="Trebuchet MS" w:hAnsi="Trebuchet MS"/>
          <w:b/>
        </w:rPr>
      </w:pPr>
    </w:p>
    <w:p w:rsidR="00762BCB" w:rsidRPr="00FD5442" w:rsidRDefault="00762BCB" w:rsidP="00FD5442"/>
    <w:sectPr w:rsidR="00762BCB" w:rsidRPr="00FD544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EF1" w:rsidRDefault="00957EF1">
      <w:r>
        <w:separator/>
      </w:r>
    </w:p>
  </w:endnote>
  <w:endnote w:type="continuationSeparator" w:id="0">
    <w:p w:rsidR="00957EF1" w:rsidRDefault="0095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EF1" w:rsidRDefault="00957EF1">
      <w:r>
        <w:separator/>
      </w:r>
    </w:p>
  </w:footnote>
  <w:footnote w:type="continuationSeparator" w:id="0">
    <w:p w:rsidR="00957EF1" w:rsidRDefault="00957EF1">
      <w:r>
        <w:continuationSeparator/>
      </w:r>
    </w:p>
  </w:footnote>
  <w:footnote w:id="1">
    <w:p w:rsidR="00FD5442" w:rsidRPr="00C6547E" w:rsidRDefault="00FD5442" w:rsidP="00C6547E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6:2 </w:t>
        </w:r>
        <w:r w:rsidRPr="00C6547E">
          <w:t>Or “a soul.”</w:t>
        </w:r>
      </w:ins>
    </w:p>
  </w:footnote>
  <w:footnote w:id="2">
    <w:p w:rsidR="00FD5442" w:rsidRPr="00C6547E" w:rsidRDefault="00FD5442" w:rsidP="00C6547E">
      <w:pPr>
        <w:pStyle w:val="FootnoteText"/>
        <w:spacing w:after="96"/>
        <w:ind w:firstLine="288"/>
        <w:rPr>
          <w:ins w:id="95" w:author="Author"/>
        </w:rPr>
      </w:pPr>
      <w:ins w:id="96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6:10 </w:t>
        </w:r>
        <w:r w:rsidRPr="00C6547E">
          <w:t>Or “undergarments.”</w:t>
        </w:r>
      </w:ins>
    </w:p>
  </w:footnote>
  <w:footnote w:id="3">
    <w:p w:rsidR="00FD5442" w:rsidRPr="00C6547E" w:rsidRDefault="00FD5442" w:rsidP="00C6547E">
      <w:pPr>
        <w:pStyle w:val="FootnoteText"/>
        <w:spacing w:after="96"/>
        <w:ind w:firstLine="288"/>
        <w:rPr>
          <w:ins w:id="101" w:author="Author"/>
        </w:rPr>
      </w:pPr>
      <w:ins w:id="102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6:10 </w:t>
        </w:r>
        <w:r w:rsidRPr="00C6547E">
          <w:t>Or “fatty ashes,” that is, ashes soaked with the fat of the sacrifices.</w:t>
        </w:r>
      </w:ins>
    </w:p>
  </w:footnote>
  <w:footnote w:id="4">
    <w:p w:rsidR="00FD5442" w:rsidRPr="00C6547E" w:rsidRDefault="00FD5442" w:rsidP="00C6547E">
      <w:pPr>
        <w:pStyle w:val="FootnoteText"/>
        <w:spacing w:after="96"/>
        <w:ind w:firstLine="288"/>
        <w:rPr>
          <w:ins w:id="149" w:author="Author"/>
        </w:rPr>
      </w:pPr>
      <w:ins w:id="150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6:15 </w:t>
        </w:r>
        <w:r w:rsidRPr="00C6547E">
          <w:t>Or “appeasing; soothing.” Lit., “restful.”</w:t>
        </w:r>
      </w:ins>
    </w:p>
  </w:footnote>
  <w:footnote w:id="5">
    <w:p w:rsidR="00FD5442" w:rsidRPr="00C6547E" w:rsidRDefault="00FD5442" w:rsidP="00C6547E">
      <w:pPr>
        <w:pStyle w:val="FootnoteText"/>
        <w:spacing w:after="96"/>
        <w:ind w:firstLine="288"/>
        <w:rPr>
          <w:ins w:id="153" w:author="Author"/>
        </w:rPr>
      </w:pPr>
      <w:ins w:id="154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6:15 </w:t>
        </w:r>
        <w:r w:rsidRPr="00C6547E">
          <w:t>Or “as a memorial (representative) portion of it.”</w:t>
        </w:r>
      </w:ins>
    </w:p>
  </w:footnote>
  <w:footnote w:id="6">
    <w:p w:rsidR="00FD5442" w:rsidRPr="00C6547E" w:rsidRDefault="00FD5442" w:rsidP="00C6547E">
      <w:pPr>
        <w:pStyle w:val="FootnoteText"/>
        <w:spacing w:after="96"/>
        <w:ind w:firstLine="288"/>
        <w:rPr>
          <w:ins w:id="168" w:author="Author"/>
        </w:rPr>
      </w:pPr>
      <w:ins w:id="169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6:18 </w:t>
        </w:r>
        <w:r w:rsidRPr="00C6547E">
          <w:t>Or “the offerings.”</w:t>
        </w:r>
      </w:ins>
    </w:p>
  </w:footnote>
  <w:footnote w:id="7">
    <w:p w:rsidR="00FD5442" w:rsidRPr="00C6547E" w:rsidRDefault="00FD5442" w:rsidP="00C6547E">
      <w:pPr>
        <w:pStyle w:val="FootnoteText"/>
        <w:spacing w:after="96"/>
        <w:ind w:firstLine="288"/>
        <w:rPr>
          <w:ins w:id="180" w:author="Author"/>
        </w:rPr>
      </w:pPr>
      <w:ins w:id="181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6:20 </w:t>
        </w:r>
        <w:r w:rsidRPr="00C6547E">
          <w:t>A tenth of an ephah equaled 2.2 L (2 dry qt). See App. B14.</w:t>
        </w:r>
      </w:ins>
    </w:p>
  </w:footnote>
  <w:footnote w:id="8">
    <w:p w:rsidR="00FD5442" w:rsidRPr="00C6547E" w:rsidRDefault="00FD5442" w:rsidP="00C6547E">
      <w:pPr>
        <w:pStyle w:val="FootnoteText"/>
        <w:spacing w:after="96"/>
        <w:ind w:firstLine="288"/>
        <w:rPr>
          <w:ins w:id="195" w:author="Author"/>
        </w:rPr>
      </w:pPr>
      <w:ins w:id="196" w:author="Author">
        <w:r w:rsidRPr="00C6547E">
          <w:rPr>
            <w:rStyle w:val="FootnoteReference"/>
          </w:rPr>
          <w:footnoteRef/>
        </w:r>
        <w:r w:rsidRPr="00C6547E">
          <w:t xml:space="preserve"> </w:t>
        </w:r>
        <w:r w:rsidRPr="00C6547E">
          <w:rPr>
            <w:b/>
          </w:rPr>
          <w:t xml:space="preserve">6:21 </w:t>
        </w:r>
        <w:r w:rsidRPr="00C6547E">
          <w:t>Or “appeasing; soothing.” Lit., “restful.”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65F2D">
        <w:t>Leviticus Chapter 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65F2D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65F2D">
      <w:rPr>
        <w:noProof/>
        <w:snapToGrid w:val="0"/>
      </w:rPr>
      <w:t>Leviticus 06.Revised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65F2D">
        <w:t>Leviticus Chapter 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65F2D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65F2D">
      <w:rPr>
        <w:noProof/>
        <w:snapToGrid w:val="0"/>
      </w:rPr>
      <w:t>Leviticus 06.Revised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65F2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65F2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65F2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65F2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F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65F2D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57EF1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  <w:rsid w:val="00FD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820D745-094B-4509-87C3-7E6509E4F70B}"/>
  <w:attachedTemplate r:id="R3eb89be8523246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D544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44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D54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eb89be8523246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1131</ap:Words>
  <ap:Characters>4739</ap:Characters>
  <ap:Application>Microsoft Office Word</ap:Application>
  <ap:DocSecurity>0</ap:DocSecurity>
  <ap:Lines>77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5859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6</dc:title>
  <dc:subject/>
  <dc:creator>Miriam Abela</dc:creator>
  <cp:keywords/>
  <dc:description/>
  <cp:lastModifiedBy>Abela, Miriam</cp:lastModifiedBy>
  <cp:revision>3</cp:revision>
  <dcterms:created xsi:type="dcterms:W3CDTF">2020-12-28T08:59:00Z</dcterms:created>
  <dcterms:modified xsi:type="dcterms:W3CDTF">2020-12-28T08:59:00Z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06.docx</vt:lpwstr>
  </property>
  <property fmtid="{D5CDD505-2E9C-101B-9397-08002B2CF9AE}" pid="9" name="_TranslationDocumentId">
    <vt:i4>19426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