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E31" w:rsidRPr="00A83097" w:rsidRDefault="00114E31" w:rsidP="00114E31">
      <w:pPr>
        <w:rPr>
          <w:rFonts w:ascii="Trebuchet MS" w:hAnsi="Trebuchet MS"/>
          <w:noProof/>
        </w:rPr>
      </w:pPr>
      <w:bookmarkStart w:id="0" w:name="_GoBack"/>
      <w:bookmarkEnd w:id="0"/>
      <w:r w:rsidRPr="00A83097">
        <w:rPr>
          <w:rFonts w:ascii="Trebuchet MS" w:hAnsi="Trebuchet MS"/>
          <w:b/>
        </w:rPr>
        <w:t xml:space="preserve">26:1 </w:t>
      </w:r>
      <w:r w:rsidRPr="00A83097">
        <w:rPr>
          <w:rFonts w:ascii="Trebuchet MS" w:hAnsi="Trebuchet MS"/>
          <w:noProof/>
        </w:rPr>
        <w:t>“‘</w:t>
      </w:r>
      <w:del w:id="1" w:author="Author">
        <w:r w:rsidRPr="00A83097">
          <w:rPr>
            <w:rFonts w:ascii="Trebuchet MS" w:hAnsi="Trebuchet MS"/>
            <w:noProof/>
          </w:rPr>
          <w:delText>Y</w:delText>
        </w:r>
        <w:r w:rsidRPr="00A83097">
          <w:rPr>
            <w:rFonts w:ascii="Trebuchet MS" w:hAnsi="Trebuchet MS"/>
            <w:noProof/>
            <w:u w:val="dotted"/>
          </w:rPr>
          <w:delText>OU</w:delText>
        </w:r>
      </w:del>
      <w:ins w:id="2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must not make </w:t>
      </w:r>
      <w:del w:id="3" w:author="Author">
        <w:r w:rsidRPr="00A83097">
          <w:rPr>
            <w:rFonts w:ascii="Trebuchet MS" w:hAnsi="Trebuchet MS"/>
            <w:noProof/>
          </w:rPr>
          <w:delText>valueless</w:delText>
        </w:r>
      </w:del>
      <w:ins w:id="4" w:author="Author">
        <w:r w:rsidRPr="00A83097">
          <w:rPr>
            <w:rFonts w:ascii="Trebuchet MS" w:hAnsi="Trebuchet MS"/>
            <w:noProof/>
          </w:rPr>
          <w:t>worthless</w:t>
        </w:r>
      </w:ins>
      <w:r w:rsidRPr="00A83097">
        <w:rPr>
          <w:rFonts w:ascii="Trebuchet MS" w:hAnsi="Trebuchet MS"/>
          <w:noProof/>
        </w:rPr>
        <w:t xml:space="preserve"> gods for yourselves, and </w:t>
      </w:r>
      <w:del w:id="5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6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must not set up a carved image or a sacred pillar for yourselves, and </w:t>
      </w:r>
      <w:del w:id="7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8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must not put a stone </w:t>
      </w:r>
      <w:del w:id="9" w:author="Author">
        <w:r w:rsidRPr="00A83097">
          <w:rPr>
            <w:rFonts w:ascii="Trebuchet MS" w:hAnsi="Trebuchet MS"/>
            <w:noProof/>
          </w:rPr>
          <w:delText>as a showpiece</w:delText>
        </w:r>
      </w:del>
      <w:ins w:id="10" w:author="Author">
        <w:r w:rsidRPr="00A83097">
          <w:rPr>
            <w:rFonts w:ascii="Trebuchet MS" w:hAnsi="Trebuchet MS"/>
            <w:noProof/>
          </w:rPr>
          <w:t>figure</w:t>
        </w:r>
      </w:ins>
      <w:r w:rsidRPr="00A83097">
        <w:rPr>
          <w:rFonts w:ascii="Trebuchet MS" w:hAnsi="Trebuchet MS"/>
          <w:noProof/>
        </w:rPr>
        <w:t xml:space="preserve"> in </w:t>
      </w:r>
      <w:del w:id="11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12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land in order to bow down toward it; for I am Jehovah </w:t>
      </w:r>
      <w:del w:id="13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14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God. </w:t>
      </w:r>
      <w:r w:rsidRPr="00A83097">
        <w:rPr>
          <w:rFonts w:ascii="Trebuchet MS" w:hAnsi="Trebuchet MS"/>
          <w:b/>
          <w:noProof/>
        </w:rPr>
        <w:t xml:space="preserve">26:2 </w:t>
      </w:r>
      <w:del w:id="15" w:author="Author">
        <w:r w:rsidRPr="00A83097">
          <w:rPr>
            <w:rFonts w:ascii="Trebuchet MS" w:hAnsi="Trebuchet MS"/>
            <w:noProof/>
          </w:rPr>
          <w:delText>Y</w:delText>
        </w:r>
        <w:r w:rsidRPr="00A83097">
          <w:rPr>
            <w:rFonts w:ascii="Trebuchet MS" w:hAnsi="Trebuchet MS"/>
            <w:noProof/>
            <w:u w:val="dotted"/>
          </w:rPr>
          <w:delText>OU</w:delText>
        </w:r>
      </w:del>
      <w:ins w:id="16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should keep my sabbaths and </w:t>
      </w:r>
      <w:del w:id="17" w:author="Author">
        <w:r w:rsidRPr="00A83097">
          <w:rPr>
            <w:rFonts w:ascii="Trebuchet MS" w:hAnsi="Trebuchet MS"/>
            <w:noProof/>
          </w:rPr>
          <w:delText>stand in awe of</w:delText>
        </w:r>
      </w:del>
      <w:ins w:id="18" w:author="Author">
        <w:r w:rsidRPr="00A83097">
          <w:rPr>
            <w:rFonts w:ascii="Trebuchet MS" w:hAnsi="Trebuchet MS"/>
            <w:noProof/>
          </w:rPr>
          <w:t>show reverence for</w:t>
        </w:r>
        <w:r w:rsidRPr="00A83097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83097">
        <w:rPr>
          <w:rFonts w:ascii="Trebuchet MS" w:hAnsi="Trebuchet MS"/>
          <w:noProof/>
        </w:rPr>
        <w:t xml:space="preserve"> my sanctuary. I am Jehovah.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26:3 </w:t>
      </w:r>
      <w:r w:rsidRPr="00A83097">
        <w:rPr>
          <w:rFonts w:ascii="Trebuchet MS" w:hAnsi="Trebuchet MS"/>
          <w:noProof/>
        </w:rPr>
        <w:t xml:space="preserve">“‘If </w:t>
      </w:r>
      <w:del w:id="21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2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continue walking in my statutes and keeping my commandments and </w:t>
      </w:r>
      <w:del w:id="23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do</w:delText>
        </w:r>
      </w:del>
      <w:ins w:id="24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carry them out, </w:t>
      </w:r>
      <w:r w:rsidRPr="00A83097">
        <w:rPr>
          <w:rFonts w:ascii="Trebuchet MS" w:hAnsi="Trebuchet MS"/>
          <w:b/>
          <w:noProof/>
        </w:rPr>
        <w:t xml:space="preserve">26:4 </w:t>
      </w:r>
      <w:r w:rsidRPr="00A83097">
        <w:rPr>
          <w:rFonts w:ascii="Trebuchet MS" w:hAnsi="Trebuchet MS"/>
          <w:noProof/>
        </w:rPr>
        <w:t xml:space="preserve">I </w:t>
      </w:r>
      <w:del w:id="25" w:author="Author">
        <w:r w:rsidRPr="00A83097">
          <w:rPr>
            <w:rFonts w:ascii="Trebuchet MS" w:hAnsi="Trebuchet MS"/>
            <w:noProof/>
          </w:rPr>
          <w:delText xml:space="preserve">shall also certainly </w:delText>
        </w:r>
      </w:del>
      <w:ins w:id="26" w:author="Author">
        <w:r w:rsidRPr="00A83097">
          <w:rPr>
            <w:rFonts w:ascii="Trebuchet MS" w:hAnsi="Trebuchet MS"/>
            <w:noProof/>
          </w:rPr>
          <w:t xml:space="preserve">will </w:t>
        </w:r>
      </w:ins>
      <w:r w:rsidRPr="00A83097">
        <w:rPr>
          <w:rFonts w:ascii="Trebuchet MS" w:hAnsi="Trebuchet MS"/>
          <w:noProof/>
        </w:rPr>
        <w:t xml:space="preserve">give </w:t>
      </w:r>
      <w:del w:id="27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8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showers of rain at their proper time, and the land will </w:t>
      </w:r>
      <w:del w:id="29" w:author="Author">
        <w:r w:rsidRPr="00A83097">
          <w:rPr>
            <w:rFonts w:ascii="Trebuchet MS" w:hAnsi="Trebuchet MS"/>
            <w:noProof/>
          </w:rPr>
          <w:delText>indeed give</w:delText>
        </w:r>
      </w:del>
      <w:ins w:id="30" w:author="Author">
        <w:r w:rsidRPr="00A83097">
          <w:rPr>
            <w:rFonts w:ascii="Trebuchet MS" w:hAnsi="Trebuchet MS"/>
            <w:noProof/>
          </w:rPr>
          <w:t>yield</w:t>
        </w:r>
      </w:ins>
      <w:r w:rsidRPr="00A83097">
        <w:rPr>
          <w:rFonts w:ascii="Trebuchet MS" w:hAnsi="Trebuchet MS"/>
          <w:noProof/>
        </w:rPr>
        <w:t xml:space="preserve"> its </w:t>
      </w:r>
      <w:del w:id="31" w:author="Author">
        <w:r w:rsidRPr="00A83097">
          <w:rPr>
            <w:rFonts w:ascii="Trebuchet MS" w:hAnsi="Trebuchet MS"/>
            <w:noProof/>
          </w:rPr>
          <w:delText>yield</w:delText>
        </w:r>
      </w:del>
      <w:ins w:id="32" w:author="Author">
        <w:r w:rsidRPr="00A83097">
          <w:rPr>
            <w:rFonts w:ascii="Trebuchet MS" w:hAnsi="Trebuchet MS"/>
            <w:noProof/>
          </w:rPr>
          <w:t>produce</w:t>
        </w:r>
      </w:ins>
      <w:r w:rsidRPr="00A83097">
        <w:rPr>
          <w:rFonts w:ascii="Trebuchet MS" w:hAnsi="Trebuchet MS"/>
          <w:noProof/>
        </w:rPr>
        <w:t xml:space="preserve">, and the </w:t>
      </w:r>
      <w:del w:id="33" w:author="Author">
        <w:r w:rsidRPr="00A83097">
          <w:rPr>
            <w:rFonts w:ascii="Trebuchet MS" w:hAnsi="Trebuchet MS"/>
            <w:noProof/>
          </w:rPr>
          <w:delText>tree</w:delText>
        </w:r>
      </w:del>
      <w:ins w:id="34" w:author="Author">
        <w:r w:rsidRPr="00A83097">
          <w:rPr>
            <w:rFonts w:ascii="Trebuchet MS" w:hAnsi="Trebuchet MS"/>
            <w:noProof/>
          </w:rPr>
          <w:t>trees</w:t>
        </w:r>
      </w:ins>
      <w:r w:rsidRPr="00A83097">
        <w:rPr>
          <w:rFonts w:ascii="Trebuchet MS" w:hAnsi="Trebuchet MS"/>
          <w:noProof/>
        </w:rPr>
        <w:t xml:space="preserve"> of the field will give </w:t>
      </w:r>
      <w:del w:id="35" w:author="Author">
        <w:r w:rsidRPr="00A83097">
          <w:rPr>
            <w:rFonts w:ascii="Trebuchet MS" w:hAnsi="Trebuchet MS"/>
            <w:noProof/>
          </w:rPr>
          <w:delText>its</w:delText>
        </w:r>
      </w:del>
      <w:ins w:id="36" w:author="Author">
        <w:r w:rsidRPr="00A83097">
          <w:rPr>
            <w:rFonts w:ascii="Trebuchet MS" w:hAnsi="Trebuchet MS"/>
            <w:noProof/>
          </w:rPr>
          <w:t>their</w:t>
        </w:r>
      </w:ins>
      <w:r w:rsidRPr="00A83097">
        <w:rPr>
          <w:rFonts w:ascii="Trebuchet MS" w:hAnsi="Trebuchet MS"/>
          <w:noProof/>
        </w:rPr>
        <w:t xml:space="preserve"> fruit. </w:t>
      </w:r>
      <w:r w:rsidRPr="00A83097">
        <w:rPr>
          <w:rFonts w:ascii="Trebuchet MS" w:hAnsi="Trebuchet MS"/>
          <w:b/>
          <w:noProof/>
        </w:rPr>
        <w:t xml:space="preserve">26:5 </w:t>
      </w:r>
      <w:del w:id="37" w:author="Author">
        <w:r w:rsidRPr="00A83097">
          <w:rPr>
            <w:rFonts w:ascii="Trebuchet MS" w:hAnsi="Trebuchet MS"/>
            <w:noProof/>
          </w:rPr>
          <w:delText xml:space="preserve">And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8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threshing </w:t>
      </w:r>
      <w:ins w:id="39" w:author="Author">
        <w:r w:rsidRPr="00A83097">
          <w:rPr>
            <w:rFonts w:ascii="Trebuchet MS" w:hAnsi="Trebuchet MS"/>
            <w:noProof/>
          </w:rPr>
          <w:t xml:space="preserve">season </w:t>
        </w:r>
      </w:ins>
      <w:r w:rsidRPr="00A83097">
        <w:rPr>
          <w:rFonts w:ascii="Trebuchet MS" w:hAnsi="Trebuchet MS"/>
          <w:noProof/>
        </w:rPr>
        <w:t xml:space="preserve">will </w:t>
      </w:r>
      <w:del w:id="40" w:author="Author">
        <w:r w:rsidRPr="00A83097">
          <w:rPr>
            <w:rFonts w:ascii="Trebuchet MS" w:hAnsi="Trebuchet MS"/>
            <w:noProof/>
          </w:rPr>
          <w:delText xml:space="preserve">certainly reach to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1" w:author="Author">
        <w:r w:rsidRPr="00A83097">
          <w:rPr>
            <w:rFonts w:ascii="Trebuchet MS" w:hAnsi="Trebuchet MS"/>
            <w:noProof/>
          </w:rPr>
          <w:t>extend until your</w:t>
        </w:r>
      </w:ins>
      <w:r w:rsidRPr="00A83097">
        <w:rPr>
          <w:rFonts w:ascii="Trebuchet MS" w:hAnsi="Trebuchet MS"/>
          <w:noProof/>
        </w:rPr>
        <w:t xml:space="preserve"> grape </w:t>
      </w:r>
      <w:del w:id="42" w:author="Author">
        <w:r w:rsidRPr="00A83097">
          <w:rPr>
            <w:rFonts w:ascii="Trebuchet MS" w:hAnsi="Trebuchet MS"/>
            <w:noProof/>
          </w:rPr>
          <w:delText>gathering</w:delText>
        </w:r>
      </w:del>
      <w:ins w:id="43" w:author="Author">
        <w:r w:rsidRPr="00A83097">
          <w:rPr>
            <w:rFonts w:ascii="Trebuchet MS" w:hAnsi="Trebuchet MS"/>
            <w:noProof/>
          </w:rPr>
          <w:t>harvest</w:t>
        </w:r>
      </w:ins>
      <w:r w:rsidRPr="00A83097">
        <w:rPr>
          <w:rFonts w:ascii="Trebuchet MS" w:hAnsi="Trebuchet MS"/>
          <w:noProof/>
        </w:rPr>
        <w:t xml:space="preserve">, and the grape </w:t>
      </w:r>
      <w:del w:id="44" w:author="Author">
        <w:r w:rsidRPr="00A83097">
          <w:rPr>
            <w:rFonts w:ascii="Trebuchet MS" w:hAnsi="Trebuchet MS"/>
            <w:noProof/>
          </w:rPr>
          <w:delText>gathering</w:delText>
        </w:r>
      </w:del>
      <w:ins w:id="45" w:author="Author">
        <w:r w:rsidRPr="00A83097">
          <w:rPr>
            <w:rFonts w:ascii="Trebuchet MS" w:hAnsi="Trebuchet MS"/>
            <w:noProof/>
          </w:rPr>
          <w:t>harvest</w:t>
        </w:r>
      </w:ins>
      <w:r w:rsidRPr="00A83097">
        <w:rPr>
          <w:rFonts w:ascii="Trebuchet MS" w:hAnsi="Trebuchet MS"/>
          <w:noProof/>
        </w:rPr>
        <w:t xml:space="preserve"> will </w:t>
      </w:r>
      <w:del w:id="46" w:author="Author">
        <w:r w:rsidRPr="00A83097">
          <w:rPr>
            <w:rFonts w:ascii="Trebuchet MS" w:hAnsi="Trebuchet MS"/>
            <w:noProof/>
          </w:rPr>
          <w:delText>reach to</w:delText>
        </w:r>
      </w:del>
      <w:ins w:id="47" w:author="Author">
        <w:r w:rsidRPr="00A83097">
          <w:rPr>
            <w:rFonts w:ascii="Trebuchet MS" w:hAnsi="Trebuchet MS"/>
            <w:noProof/>
          </w:rPr>
          <w:t>extend until</w:t>
        </w:r>
      </w:ins>
      <w:r w:rsidRPr="00A83097">
        <w:rPr>
          <w:rFonts w:ascii="Trebuchet MS" w:hAnsi="Trebuchet MS"/>
          <w:noProof/>
        </w:rPr>
        <w:t xml:space="preserve"> the sowing </w:t>
      </w:r>
      <w:del w:id="48" w:author="Author">
        <w:r w:rsidRPr="00A83097">
          <w:rPr>
            <w:rFonts w:ascii="Trebuchet MS" w:hAnsi="Trebuchet MS"/>
            <w:noProof/>
          </w:rPr>
          <w:delText>of seed</w:delText>
        </w:r>
      </w:del>
      <w:ins w:id="49" w:author="Author">
        <w:r w:rsidRPr="00A83097">
          <w:rPr>
            <w:rFonts w:ascii="Trebuchet MS" w:hAnsi="Trebuchet MS"/>
            <w:noProof/>
          </w:rPr>
          <w:t>season</w:t>
        </w:r>
      </w:ins>
      <w:r w:rsidRPr="00A83097">
        <w:rPr>
          <w:rFonts w:ascii="Trebuchet MS" w:hAnsi="Trebuchet MS"/>
          <w:noProof/>
        </w:rPr>
        <w:t xml:space="preserve">; and </w:t>
      </w:r>
      <w:del w:id="50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51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52" w:author="Author">
        <w:r w:rsidRPr="00A83097">
          <w:rPr>
            <w:rFonts w:ascii="Trebuchet MS" w:hAnsi="Trebuchet MS"/>
            <w:noProof/>
          </w:rPr>
          <w:delText xml:space="preserve">indeed </w:delText>
        </w:r>
      </w:del>
      <w:r w:rsidRPr="00A83097">
        <w:rPr>
          <w:rFonts w:ascii="Trebuchet MS" w:hAnsi="Trebuchet MS"/>
          <w:noProof/>
        </w:rPr>
        <w:t xml:space="preserve">eat </w:t>
      </w:r>
      <w:del w:id="53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54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bread to satisfaction and dwell in security in </w:t>
      </w:r>
      <w:del w:id="55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56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land. </w:t>
      </w:r>
      <w:r w:rsidRPr="00A83097">
        <w:rPr>
          <w:rFonts w:ascii="Trebuchet MS" w:hAnsi="Trebuchet MS"/>
          <w:b/>
          <w:noProof/>
        </w:rPr>
        <w:t xml:space="preserve">26:6 </w:t>
      </w:r>
      <w:del w:id="57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will put peace in the land, and </w:t>
      </w:r>
      <w:del w:id="58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59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60" w:author="Author">
        <w:r w:rsidRPr="00A83097">
          <w:rPr>
            <w:rFonts w:ascii="Trebuchet MS" w:hAnsi="Trebuchet MS"/>
            <w:noProof/>
          </w:rPr>
          <w:delText xml:space="preserve">indeed </w:delText>
        </w:r>
      </w:del>
      <w:r w:rsidRPr="00A83097">
        <w:rPr>
          <w:rFonts w:ascii="Trebuchet MS" w:hAnsi="Trebuchet MS"/>
          <w:noProof/>
        </w:rPr>
        <w:t>lie down</w:t>
      </w:r>
      <w:del w:id="61" w:author="Author">
        <w:r w:rsidRPr="00A83097">
          <w:rPr>
            <w:rFonts w:ascii="Trebuchet MS" w:hAnsi="Trebuchet MS"/>
            <w:noProof/>
          </w:rPr>
          <w:delText>,</w:delText>
        </w:r>
      </w:del>
      <w:r w:rsidRPr="00A83097">
        <w:rPr>
          <w:rFonts w:ascii="Trebuchet MS" w:hAnsi="Trebuchet MS"/>
          <w:noProof/>
        </w:rPr>
        <w:t xml:space="preserve"> with no one making </w:t>
      </w:r>
      <w:del w:id="6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tremble</w:delText>
        </w:r>
      </w:del>
      <w:ins w:id="63" w:author="Author">
        <w:r w:rsidRPr="00A83097">
          <w:rPr>
            <w:rFonts w:ascii="Trebuchet MS" w:hAnsi="Trebuchet MS"/>
            <w:noProof/>
          </w:rPr>
          <w:t>you afraid</w:t>
        </w:r>
      </w:ins>
      <w:r w:rsidRPr="00A83097">
        <w:rPr>
          <w:rFonts w:ascii="Trebuchet MS" w:hAnsi="Trebuchet MS"/>
          <w:noProof/>
        </w:rPr>
        <w:t xml:space="preserve">; and I will </w:t>
      </w:r>
      <w:del w:id="64" w:author="Author">
        <w:r w:rsidRPr="00A83097">
          <w:rPr>
            <w:rFonts w:ascii="Trebuchet MS" w:hAnsi="Trebuchet MS"/>
            <w:noProof/>
          </w:rPr>
          <w:delText xml:space="preserve">make the injurious wild beast cease out of </w:delText>
        </w:r>
      </w:del>
      <w:ins w:id="65" w:author="Author">
        <w:r w:rsidRPr="00A83097">
          <w:rPr>
            <w:rFonts w:ascii="Trebuchet MS" w:hAnsi="Trebuchet MS"/>
            <w:noProof/>
          </w:rPr>
          <w:t xml:space="preserve">rid </w:t>
        </w:r>
      </w:ins>
      <w:r w:rsidRPr="00A83097">
        <w:rPr>
          <w:rFonts w:ascii="Trebuchet MS" w:hAnsi="Trebuchet MS"/>
          <w:noProof/>
        </w:rPr>
        <w:t>the land</w:t>
      </w:r>
      <w:ins w:id="66" w:author="Author">
        <w:r w:rsidRPr="00A83097">
          <w:rPr>
            <w:rFonts w:ascii="Trebuchet MS" w:hAnsi="Trebuchet MS"/>
            <w:noProof/>
          </w:rPr>
          <w:t xml:space="preserve"> of vicious wild animals</w:t>
        </w:r>
      </w:ins>
      <w:r w:rsidRPr="00A83097">
        <w:rPr>
          <w:rFonts w:ascii="Trebuchet MS" w:hAnsi="Trebuchet MS"/>
          <w:noProof/>
        </w:rPr>
        <w:t xml:space="preserve">, and a sword </w:t>
      </w:r>
      <w:ins w:id="67" w:author="Author">
        <w:r w:rsidRPr="00A83097">
          <w:rPr>
            <w:rFonts w:ascii="Trebuchet MS" w:hAnsi="Trebuchet MS"/>
            <w:noProof/>
          </w:rPr>
          <w:t xml:space="preserve">of war </w:t>
        </w:r>
      </w:ins>
      <w:r w:rsidRPr="00A83097">
        <w:rPr>
          <w:rFonts w:ascii="Trebuchet MS" w:hAnsi="Trebuchet MS"/>
          <w:noProof/>
        </w:rPr>
        <w:t xml:space="preserve">will not pass through </w:t>
      </w:r>
      <w:del w:id="68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69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land. </w:t>
      </w:r>
      <w:r w:rsidRPr="00A83097">
        <w:rPr>
          <w:rFonts w:ascii="Trebuchet MS" w:hAnsi="Trebuchet MS"/>
          <w:b/>
          <w:noProof/>
        </w:rPr>
        <w:t xml:space="preserve">26:7 </w:t>
      </w:r>
      <w:del w:id="70" w:author="Author">
        <w:r w:rsidRPr="00A83097">
          <w:rPr>
            <w:rFonts w:ascii="Trebuchet MS" w:hAnsi="Trebuchet MS"/>
            <w:noProof/>
          </w:rPr>
          <w:delText xml:space="preserve">And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71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certainly </w:t>
      </w:r>
      <w:del w:id="72" w:author="Author">
        <w:r w:rsidRPr="00A83097">
          <w:rPr>
            <w:rFonts w:ascii="Trebuchet MS" w:hAnsi="Trebuchet MS"/>
            <w:noProof/>
          </w:rPr>
          <w:delText xml:space="preserve">chase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73" w:author="Author">
        <w:r w:rsidRPr="00A83097">
          <w:rPr>
            <w:rFonts w:ascii="Trebuchet MS" w:hAnsi="Trebuchet MS"/>
            <w:noProof/>
          </w:rPr>
          <w:t>pursue your</w:t>
        </w:r>
      </w:ins>
      <w:r w:rsidRPr="00A83097">
        <w:rPr>
          <w:rFonts w:ascii="Trebuchet MS" w:hAnsi="Trebuchet MS"/>
          <w:noProof/>
        </w:rPr>
        <w:t xml:space="preserve"> enemies, and they will </w:t>
      </w:r>
      <w:del w:id="74" w:author="Author">
        <w:r w:rsidRPr="00A83097">
          <w:rPr>
            <w:rFonts w:ascii="Trebuchet MS" w:hAnsi="Trebuchet MS"/>
            <w:noProof/>
          </w:rPr>
          <w:delText xml:space="preserve">indeed </w:delText>
        </w:r>
      </w:del>
      <w:r w:rsidRPr="00A83097">
        <w:rPr>
          <w:rFonts w:ascii="Trebuchet MS" w:hAnsi="Trebuchet MS"/>
          <w:noProof/>
        </w:rPr>
        <w:t xml:space="preserve">fall before </w:t>
      </w:r>
      <w:del w:id="75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76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by the sword. </w:t>
      </w:r>
      <w:r w:rsidRPr="00A83097">
        <w:rPr>
          <w:rFonts w:ascii="Trebuchet MS" w:hAnsi="Trebuchet MS"/>
          <w:b/>
          <w:noProof/>
        </w:rPr>
        <w:t xml:space="preserve">26:8 </w:t>
      </w:r>
      <w:del w:id="77" w:author="Author">
        <w:r w:rsidRPr="00A83097">
          <w:rPr>
            <w:rFonts w:ascii="Trebuchet MS" w:hAnsi="Trebuchet MS"/>
            <w:noProof/>
          </w:rPr>
          <w:delText>And five</w:delText>
        </w:r>
      </w:del>
      <w:ins w:id="78" w:author="Author">
        <w:r w:rsidRPr="00A83097">
          <w:rPr>
            <w:rFonts w:ascii="Trebuchet MS" w:hAnsi="Trebuchet MS"/>
            <w:noProof/>
          </w:rPr>
          <w:t>Five</w:t>
        </w:r>
      </w:ins>
      <w:r w:rsidRPr="00A83097">
        <w:rPr>
          <w:rFonts w:ascii="Trebuchet MS" w:hAnsi="Trebuchet MS"/>
          <w:noProof/>
        </w:rPr>
        <w:t xml:space="preserve"> of </w:t>
      </w:r>
      <w:del w:id="79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80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81" w:author="Author">
        <w:r w:rsidRPr="00A83097">
          <w:rPr>
            <w:rFonts w:ascii="Trebuchet MS" w:hAnsi="Trebuchet MS"/>
            <w:noProof/>
          </w:rPr>
          <w:delText>certainly chase a hundred</w:delText>
        </w:r>
      </w:del>
      <w:ins w:id="82" w:author="Author">
        <w:r w:rsidRPr="00A83097">
          <w:rPr>
            <w:rFonts w:ascii="Trebuchet MS" w:hAnsi="Trebuchet MS"/>
            <w:noProof/>
          </w:rPr>
          <w:t>pursue 100</w:t>
        </w:r>
      </w:ins>
      <w:r w:rsidRPr="00A83097">
        <w:rPr>
          <w:rFonts w:ascii="Trebuchet MS" w:hAnsi="Trebuchet MS"/>
          <w:noProof/>
        </w:rPr>
        <w:t xml:space="preserve">, and </w:t>
      </w:r>
      <w:del w:id="83" w:author="Author">
        <w:r w:rsidRPr="00A83097">
          <w:rPr>
            <w:rFonts w:ascii="Trebuchet MS" w:hAnsi="Trebuchet MS"/>
            <w:noProof/>
          </w:rPr>
          <w:delText>a hundred</w:delText>
        </w:r>
      </w:del>
      <w:ins w:id="84" w:author="Author">
        <w:r w:rsidRPr="00A83097">
          <w:rPr>
            <w:rFonts w:ascii="Trebuchet MS" w:hAnsi="Trebuchet MS"/>
            <w:noProof/>
          </w:rPr>
          <w:t>100</w:t>
        </w:r>
      </w:ins>
      <w:r w:rsidRPr="00A83097">
        <w:rPr>
          <w:rFonts w:ascii="Trebuchet MS" w:hAnsi="Trebuchet MS"/>
          <w:noProof/>
        </w:rPr>
        <w:t xml:space="preserve"> of </w:t>
      </w:r>
      <w:del w:id="85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86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87" w:author="Author">
        <w:r w:rsidRPr="00A83097">
          <w:rPr>
            <w:rFonts w:ascii="Trebuchet MS" w:hAnsi="Trebuchet MS"/>
            <w:noProof/>
          </w:rPr>
          <w:delText>chase ten thousand</w:delText>
        </w:r>
      </w:del>
      <w:ins w:id="88" w:author="Author">
        <w:r w:rsidRPr="00A83097">
          <w:rPr>
            <w:rFonts w:ascii="Trebuchet MS" w:hAnsi="Trebuchet MS"/>
            <w:noProof/>
          </w:rPr>
          <w:t>pursue 10,000</w:t>
        </w:r>
      </w:ins>
      <w:r w:rsidRPr="00A83097">
        <w:rPr>
          <w:rFonts w:ascii="Trebuchet MS" w:hAnsi="Trebuchet MS"/>
          <w:noProof/>
        </w:rPr>
        <w:t xml:space="preserve">, and </w:t>
      </w:r>
      <w:del w:id="89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90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enemies will </w:t>
      </w:r>
      <w:del w:id="91" w:author="Author">
        <w:r w:rsidRPr="00A83097">
          <w:rPr>
            <w:rFonts w:ascii="Trebuchet MS" w:hAnsi="Trebuchet MS"/>
            <w:noProof/>
          </w:rPr>
          <w:delText xml:space="preserve">indeed </w:delText>
        </w:r>
      </w:del>
      <w:r w:rsidRPr="00A83097">
        <w:rPr>
          <w:rFonts w:ascii="Trebuchet MS" w:hAnsi="Trebuchet MS"/>
          <w:noProof/>
        </w:rPr>
        <w:t xml:space="preserve">fall before </w:t>
      </w:r>
      <w:del w:id="9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9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by the sword.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26:9 </w:t>
      </w:r>
      <w:r w:rsidRPr="00A83097">
        <w:rPr>
          <w:rFonts w:ascii="Trebuchet MS" w:hAnsi="Trebuchet MS"/>
          <w:noProof/>
        </w:rPr>
        <w:t>“‘</w:t>
      </w:r>
      <w:del w:id="94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will </w:t>
      </w:r>
      <w:del w:id="95" w:author="Author">
        <w:r w:rsidRPr="00A83097">
          <w:rPr>
            <w:rFonts w:ascii="Trebuchet MS" w:hAnsi="Trebuchet MS"/>
            <w:noProof/>
          </w:rPr>
          <w:delText>turn myself</w:delText>
        </w:r>
      </w:del>
      <w:ins w:id="96" w:author="Author">
        <w:r w:rsidRPr="00A83097">
          <w:rPr>
            <w:rFonts w:ascii="Trebuchet MS" w:hAnsi="Trebuchet MS"/>
            <w:noProof/>
          </w:rPr>
          <w:t>direct my favor</w:t>
        </w:r>
      </w:ins>
      <w:r w:rsidRPr="00A83097">
        <w:rPr>
          <w:rFonts w:ascii="Trebuchet MS" w:hAnsi="Trebuchet MS"/>
          <w:noProof/>
        </w:rPr>
        <w:t xml:space="preserve"> to</w:t>
      </w:r>
      <w:del w:id="97" w:author="Author">
        <w:r w:rsidRPr="00A83097">
          <w:rPr>
            <w:rFonts w:ascii="Trebuchet MS" w:hAnsi="Trebuchet MS"/>
            <w:noProof/>
          </w:rPr>
          <w:delText xml:space="preserve">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98" w:author="Author">
        <w:r w:rsidRPr="00A83097">
          <w:rPr>
            <w:rStyle w:val="FootnoteReference"/>
            <w:rFonts w:ascii="Trebuchet MS" w:hAnsi="Trebuchet MS"/>
            <w:noProof/>
          </w:rPr>
          <w:footnoteReference w:id="2"/>
        </w:r>
        <w:r w:rsidRPr="00A83097">
          <w:rPr>
            <w:rFonts w:ascii="Trebuchet MS" w:hAnsi="Trebuchet MS"/>
            <w:noProof/>
          </w:rPr>
          <w:t xml:space="preserve"> you</w:t>
        </w:r>
      </w:ins>
      <w:r w:rsidRPr="00A83097">
        <w:rPr>
          <w:rFonts w:ascii="Trebuchet MS" w:hAnsi="Trebuchet MS"/>
          <w:noProof/>
        </w:rPr>
        <w:t xml:space="preserve"> and make </w:t>
      </w:r>
      <w:del w:id="101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02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fruitful and multiply </w:t>
      </w:r>
      <w:del w:id="103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04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, and I will </w:t>
      </w:r>
      <w:del w:id="105" w:author="Author">
        <w:r w:rsidRPr="00A83097">
          <w:rPr>
            <w:rFonts w:ascii="Trebuchet MS" w:hAnsi="Trebuchet MS"/>
            <w:noProof/>
          </w:rPr>
          <w:delText>carry out</w:delText>
        </w:r>
      </w:del>
      <w:ins w:id="106" w:author="Author">
        <w:r w:rsidRPr="00A83097">
          <w:rPr>
            <w:rFonts w:ascii="Trebuchet MS" w:hAnsi="Trebuchet MS"/>
            <w:noProof/>
          </w:rPr>
          <w:t>keep</w:t>
        </w:r>
      </w:ins>
      <w:r w:rsidRPr="00A83097">
        <w:rPr>
          <w:rFonts w:ascii="Trebuchet MS" w:hAnsi="Trebuchet MS"/>
          <w:noProof/>
        </w:rPr>
        <w:t xml:space="preserve"> my covenant with </w:t>
      </w:r>
      <w:del w:id="107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08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26:10 </w:t>
      </w:r>
      <w:del w:id="109" w:author="Author">
        <w:r w:rsidRPr="00A83097">
          <w:rPr>
            <w:rFonts w:ascii="Trebuchet MS" w:hAnsi="Trebuchet MS"/>
            <w:noProof/>
          </w:rPr>
          <w:delText xml:space="preserve">And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will certainly eat</w:delText>
        </w:r>
      </w:del>
      <w:ins w:id="110" w:author="Author">
        <w:r w:rsidRPr="00A83097">
          <w:rPr>
            <w:rFonts w:ascii="Trebuchet MS" w:hAnsi="Trebuchet MS"/>
            <w:noProof/>
          </w:rPr>
          <w:t>While you are still eating</w:t>
        </w:r>
      </w:ins>
      <w:r w:rsidRPr="00A83097">
        <w:rPr>
          <w:rFonts w:ascii="Trebuchet MS" w:hAnsi="Trebuchet MS"/>
          <w:noProof/>
        </w:rPr>
        <w:t xml:space="preserve"> the old </w:t>
      </w:r>
      <w:ins w:id="111" w:author="Author">
        <w:r w:rsidRPr="00A83097">
          <w:rPr>
            <w:rFonts w:ascii="Trebuchet MS" w:hAnsi="Trebuchet MS"/>
            <w:noProof/>
          </w:rPr>
          <w:t xml:space="preserve">produce </w:t>
        </w:r>
      </w:ins>
      <w:r w:rsidRPr="00A83097">
        <w:rPr>
          <w:rFonts w:ascii="Trebuchet MS" w:hAnsi="Trebuchet MS"/>
          <w:noProof/>
        </w:rPr>
        <w:t xml:space="preserve">of the preceding year, </w:t>
      </w:r>
      <w:del w:id="112" w:author="Author">
        <w:r w:rsidRPr="00A83097">
          <w:rPr>
            <w:rFonts w:ascii="Trebuchet MS" w:hAnsi="Trebuchet MS"/>
            <w:noProof/>
          </w:rPr>
          <w:delText xml:space="preserve">and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1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114" w:author="Author">
        <w:r w:rsidRPr="00A83097">
          <w:rPr>
            <w:rFonts w:ascii="Trebuchet MS" w:hAnsi="Trebuchet MS"/>
            <w:noProof/>
          </w:rPr>
          <w:delText>bring</w:delText>
        </w:r>
      </w:del>
      <w:ins w:id="115" w:author="Author">
        <w:r w:rsidRPr="00A83097">
          <w:rPr>
            <w:rFonts w:ascii="Trebuchet MS" w:hAnsi="Trebuchet MS"/>
            <w:noProof/>
          </w:rPr>
          <w:t>need to clear</w:t>
        </w:r>
      </w:ins>
      <w:r w:rsidRPr="00A83097">
        <w:rPr>
          <w:rFonts w:ascii="Trebuchet MS" w:hAnsi="Trebuchet MS"/>
          <w:noProof/>
        </w:rPr>
        <w:t xml:space="preserve"> out the old </w:t>
      </w:r>
      <w:del w:id="116" w:author="Author">
        <w:r w:rsidRPr="00A83097">
          <w:rPr>
            <w:rFonts w:ascii="Trebuchet MS" w:hAnsi="Trebuchet MS"/>
            <w:noProof/>
          </w:rPr>
          <w:delText>ahead of</w:delText>
        </w:r>
      </w:del>
      <w:ins w:id="117" w:author="Author">
        <w:r w:rsidRPr="00A83097">
          <w:rPr>
            <w:rFonts w:ascii="Trebuchet MS" w:hAnsi="Trebuchet MS"/>
            <w:noProof/>
          </w:rPr>
          <w:t>to make way for</w:t>
        </w:r>
      </w:ins>
      <w:r w:rsidRPr="00A83097">
        <w:rPr>
          <w:rFonts w:ascii="Trebuchet MS" w:hAnsi="Trebuchet MS"/>
          <w:noProof/>
        </w:rPr>
        <w:t xml:space="preserve"> the new. </w:t>
      </w:r>
      <w:r w:rsidRPr="00A83097">
        <w:rPr>
          <w:rFonts w:ascii="Trebuchet MS" w:hAnsi="Trebuchet MS"/>
          <w:b/>
          <w:noProof/>
        </w:rPr>
        <w:t xml:space="preserve">26:11 </w:t>
      </w:r>
      <w:r w:rsidRPr="00A83097">
        <w:rPr>
          <w:rFonts w:ascii="Trebuchet MS" w:hAnsi="Trebuchet MS"/>
          <w:noProof/>
        </w:rPr>
        <w:t xml:space="preserve">And I </w:t>
      </w:r>
      <w:del w:id="118" w:author="Author">
        <w:r w:rsidRPr="00A83097">
          <w:rPr>
            <w:rFonts w:ascii="Trebuchet MS" w:hAnsi="Trebuchet MS"/>
            <w:noProof/>
          </w:rPr>
          <w:delText>shall certainly put</w:delText>
        </w:r>
      </w:del>
      <w:ins w:id="119" w:author="Author">
        <w:r w:rsidRPr="00A83097">
          <w:rPr>
            <w:rFonts w:ascii="Trebuchet MS" w:hAnsi="Trebuchet MS"/>
            <w:noProof/>
          </w:rPr>
          <w:t>will place</w:t>
        </w:r>
      </w:ins>
      <w:r w:rsidRPr="00A83097">
        <w:rPr>
          <w:rFonts w:ascii="Trebuchet MS" w:hAnsi="Trebuchet MS"/>
          <w:noProof/>
        </w:rPr>
        <w:t xml:space="preserve"> my tabernacle in </w:t>
      </w:r>
      <w:del w:id="120" w:author="Author">
        <w:r w:rsidRPr="00A83097">
          <w:rPr>
            <w:rFonts w:ascii="Trebuchet MS" w:hAnsi="Trebuchet MS"/>
            <w:noProof/>
          </w:rPr>
          <w:delText>the</w:delText>
        </w:r>
      </w:del>
      <w:ins w:id="121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midst</w:t>
      </w:r>
      <w:del w:id="122" w:author="Author">
        <w:r w:rsidRPr="00A83097">
          <w:rPr>
            <w:rFonts w:ascii="Trebuchet MS" w:hAnsi="Trebuchet MS"/>
            <w:noProof/>
          </w:rPr>
          <w:delText xml:space="preserve"> of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r w:rsidRPr="00A83097">
        <w:rPr>
          <w:rFonts w:ascii="Trebuchet MS" w:hAnsi="Trebuchet MS"/>
          <w:noProof/>
        </w:rPr>
        <w:t xml:space="preserve">, and </w:t>
      </w:r>
      <w:del w:id="123" w:author="Author">
        <w:r w:rsidRPr="00A83097">
          <w:rPr>
            <w:rFonts w:ascii="Trebuchet MS" w:hAnsi="Trebuchet MS"/>
            <w:noProof/>
          </w:rPr>
          <w:delText>my soul</w:delText>
        </w:r>
      </w:del>
      <w:ins w:id="124" w:author="Author">
        <w:r w:rsidRPr="00A83097">
          <w:rPr>
            <w:rFonts w:ascii="Trebuchet MS" w:hAnsi="Trebuchet MS"/>
            <w:noProof/>
          </w:rPr>
          <w:t>I</w:t>
        </w:r>
        <w:r w:rsidRPr="00A83097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83097">
        <w:rPr>
          <w:rFonts w:ascii="Trebuchet MS" w:hAnsi="Trebuchet MS"/>
          <w:noProof/>
        </w:rPr>
        <w:t xml:space="preserve"> will not </w:t>
      </w:r>
      <w:del w:id="127" w:author="Author">
        <w:r w:rsidRPr="00A83097">
          <w:rPr>
            <w:rFonts w:ascii="Trebuchet MS" w:hAnsi="Trebuchet MS"/>
            <w:noProof/>
          </w:rPr>
          <w:delText xml:space="preserve">abhor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28" w:author="Author">
        <w:r w:rsidRPr="00A83097">
          <w:rPr>
            <w:rFonts w:ascii="Trebuchet MS" w:hAnsi="Trebuchet MS"/>
            <w:noProof/>
          </w:rPr>
          <w:t>reject you</w:t>
        </w:r>
      </w:ins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26:12 </w:t>
      </w:r>
      <w:del w:id="129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</w:t>
      </w:r>
      <w:del w:id="130" w:author="Author">
        <w:r w:rsidRPr="00A83097">
          <w:rPr>
            <w:rFonts w:ascii="Trebuchet MS" w:hAnsi="Trebuchet MS"/>
            <w:noProof/>
          </w:rPr>
          <w:delText>shall indeed</w:delText>
        </w:r>
      </w:del>
      <w:ins w:id="131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walk </w:t>
      </w:r>
      <w:del w:id="132" w:author="Author">
        <w:r w:rsidRPr="00A83097">
          <w:rPr>
            <w:rFonts w:ascii="Trebuchet MS" w:hAnsi="Trebuchet MS"/>
            <w:noProof/>
          </w:rPr>
          <w:delText xml:space="preserve">in the midst of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33" w:author="Author">
        <w:r w:rsidRPr="00A83097">
          <w:rPr>
            <w:rFonts w:ascii="Trebuchet MS" w:hAnsi="Trebuchet MS"/>
            <w:noProof/>
          </w:rPr>
          <w:t>among you</w:t>
        </w:r>
      </w:ins>
      <w:r w:rsidRPr="00A83097">
        <w:rPr>
          <w:rFonts w:ascii="Trebuchet MS" w:hAnsi="Trebuchet MS"/>
          <w:noProof/>
        </w:rPr>
        <w:t xml:space="preserve"> and </w:t>
      </w:r>
      <w:del w:id="134" w:author="Author">
        <w:r w:rsidRPr="00A83097">
          <w:rPr>
            <w:rFonts w:ascii="Trebuchet MS" w:hAnsi="Trebuchet MS"/>
            <w:noProof/>
          </w:rPr>
          <w:delText xml:space="preserve">prove myself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135" w:author="Author">
        <w:r w:rsidRPr="00A83097">
          <w:rPr>
            <w:rFonts w:ascii="Trebuchet MS" w:hAnsi="Trebuchet MS"/>
            <w:noProof/>
          </w:rPr>
          <w:t>be your</w:t>
        </w:r>
      </w:ins>
      <w:r w:rsidRPr="00A83097">
        <w:rPr>
          <w:rFonts w:ascii="Trebuchet MS" w:hAnsi="Trebuchet MS"/>
          <w:noProof/>
        </w:rPr>
        <w:t xml:space="preserve"> God, and </w:t>
      </w:r>
      <w:del w:id="136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, on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137" w:author="Author">
        <w:r w:rsidRPr="00A83097">
          <w:rPr>
            <w:rFonts w:ascii="Trebuchet MS" w:hAnsi="Trebuchet MS"/>
            <w:noProof/>
          </w:rPr>
          <w:t>you for your</w:t>
        </w:r>
      </w:ins>
      <w:r w:rsidRPr="00A83097">
        <w:rPr>
          <w:rFonts w:ascii="Trebuchet MS" w:hAnsi="Trebuchet MS"/>
          <w:noProof/>
        </w:rPr>
        <w:t xml:space="preserve"> part</w:t>
      </w:r>
      <w:del w:id="138" w:author="Author">
        <w:r w:rsidRPr="00A83097">
          <w:rPr>
            <w:rFonts w:ascii="Trebuchet MS" w:hAnsi="Trebuchet MS"/>
            <w:noProof/>
          </w:rPr>
          <w:delText>,</w:delText>
        </w:r>
      </w:del>
      <w:r w:rsidRPr="00A83097">
        <w:rPr>
          <w:rFonts w:ascii="Trebuchet MS" w:hAnsi="Trebuchet MS"/>
          <w:noProof/>
        </w:rPr>
        <w:t xml:space="preserve"> will </w:t>
      </w:r>
      <w:del w:id="139" w:author="Author">
        <w:r w:rsidRPr="00A83097">
          <w:rPr>
            <w:rFonts w:ascii="Trebuchet MS" w:hAnsi="Trebuchet MS"/>
            <w:noProof/>
          </w:rPr>
          <w:delText>prove yourselves</w:delText>
        </w:r>
      </w:del>
      <w:ins w:id="140" w:author="Author">
        <w:r w:rsidRPr="00A83097">
          <w:rPr>
            <w:rFonts w:ascii="Trebuchet MS" w:hAnsi="Trebuchet MS"/>
            <w:noProof/>
          </w:rPr>
          <w:t>be</w:t>
        </w:r>
      </w:ins>
      <w:r w:rsidRPr="00A83097">
        <w:rPr>
          <w:rFonts w:ascii="Trebuchet MS" w:hAnsi="Trebuchet MS"/>
          <w:noProof/>
        </w:rPr>
        <w:t xml:space="preserve"> my people. </w:t>
      </w:r>
      <w:r w:rsidRPr="00A83097">
        <w:rPr>
          <w:rFonts w:ascii="Trebuchet MS" w:hAnsi="Trebuchet MS"/>
          <w:b/>
          <w:noProof/>
        </w:rPr>
        <w:t xml:space="preserve">26:13 </w:t>
      </w:r>
      <w:r w:rsidRPr="00A83097">
        <w:rPr>
          <w:rFonts w:ascii="Trebuchet MS" w:hAnsi="Trebuchet MS"/>
          <w:noProof/>
        </w:rPr>
        <w:t xml:space="preserve">I am Jehovah </w:t>
      </w:r>
      <w:del w:id="141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142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God, who brought </w:t>
      </w:r>
      <w:del w:id="143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44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out of the land of Egypt </w:t>
      </w:r>
      <w:del w:id="145" w:author="Author">
        <w:r w:rsidRPr="00A83097">
          <w:rPr>
            <w:rFonts w:ascii="Trebuchet MS" w:hAnsi="Trebuchet MS"/>
            <w:noProof/>
          </w:rPr>
          <w:delText>from acting as</w:delText>
        </w:r>
      </w:del>
      <w:ins w:id="146" w:author="Author">
        <w:r w:rsidRPr="00A83097">
          <w:rPr>
            <w:rFonts w:ascii="Trebuchet MS" w:hAnsi="Trebuchet MS"/>
            <w:noProof/>
          </w:rPr>
          <w:t>to be their</w:t>
        </w:r>
      </w:ins>
      <w:r w:rsidRPr="00A83097">
        <w:rPr>
          <w:rFonts w:ascii="Trebuchet MS" w:hAnsi="Trebuchet MS"/>
          <w:noProof/>
        </w:rPr>
        <w:t xml:space="preserve"> slaves </w:t>
      </w:r>
      <w:del w:id="147" w:author="Author">
        <w:r w:rsidRPr="00A83097">
          <w:rPr>
            <w:rFonts w:ascii="Trebuchet MS" w:hAnsi="Trebuchet MS"/>
            <w:noProof/>
          </w:rPr>
          <w:delText>to them</w:delText>
        </w:r>
      </w:del>
      <w:ins w:id="148" w:author="Author">
        <w:r w:rsidRPr="00A83097">
          <w:rPr>
            <w:rFonts w:ascii="Trebuchet MS" w:hAnsi="Trebuchet MS"/>
            <w:noProof/>
          </w:rPr>
          <w:t>no longer</w:t>
        </w:r>
      </w:ins>
      <w:r w:rsidRPr="00A83097">
        <w:rPr>
          <w:rFonts w:ascii="Trebuchet MS" w:hAnsi="Trebuchet MS"/>
          <w:noProof/>
        </w:rPr>
        <w:t xml:space="preserve">, and I </w:t>
      </w:r>
      <w:del w:id="149" w:author="Author">
        <w:r w:rsidRPr="00A83097">
          <w:rPr>
            <w:rFonts w:ascii="Trebuchet MS" w:hAnsi="Trebuchet MS"/>
            <w:noProof/>
          </w:rPr>
          <w:delText>proceeded to break</w:delText>
        </w:r>
      </w:del>
      <w:ins w:id="150" w:author="Author">
        <w:r w:rsidRPr="00A83097">
          <w:rPr>
            <w:rFonts w:ascii="Trebuchet MS" w:hAnsi="Trebuchet MS"/>
            <w:noProof/>
          </w:rPr>
          <w:t>broke</w:t>
        </w:r>
      </w:ins>
      <w:r w:rsidRPr="00A83097">
        <w:rPr>
          <w:rFonts w:ascii="Trebuchet MS" w:hAnsi="Trebuchet MS"/>
          <w:noProof/>
        </w:rPr>
        <w:t xml:space="preserve"> the bars of </w:t>
      </w:r>
      <w:del w:id="151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152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yoke and </w:t>
      </w:r>
      <w:del w:id="153" w:author="Author">
        <w:r w:rsidRPr="00A83097">
          <w:rPr>
            <w:rFonts w:ascii="Trebuchet MS" w:hAnsi="Trebuchet MS"/>
            <w:noProof/>
          </w:rPr>
          <w:delText xml:space="preserve">make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54" w:author="Author">
        <w:r w:rsidRPr="00A83097">
          <w:rPr>
            <w:rFonts w:ascii="Trebuchet MS" w:hAnsi="Trebuchet MS"/>
            <w:noProof/>
          </w:rPr>
          <w:t>made you</w:t>
        </w:r>
      </w:ins>
      <w:r w:rsidRPr="00A83097">
        <w:rPr>
          <w:rFonts w:ascii="Trebuchet MS" w:hAnsi="Trebuchet MS"/>
          <w:noProof/>
        </w:rPr>
        <w:t xml:space="preserve"> walk </w:t>
      </w:r>
      <w:del w:id="155" w:author="Author">
        <w:r w:rsidRPr="00A83097">
          <w:rPr>
            <w:rFonts w:ascii="Trebuchet MS" w:hAnsi="Trebuchet MS"/>
            <w:noProof/>
          </w:rPr>
          <w:delText>erect.</w:delText>
        </w:r>
      </w:del>
      <w:ins w:id="156" w:author="Author">
        <w:r w:rsidRPr="00A83097">
          <w:rPr>
            <w:rFonts w:ascii="Trebuchet MS" w:hAnsi="Trebuchet MS"/>
            <w:noProof/>
          </w:rPr>
          <w:t>with heads held high.</w:t>
        </w:r>
        <w:r w:rsidRPr="00A83097">
          <w:rPr>
            <w:rStyle w:val="FootnoteReference"/>
            <w:rFonts w:ascii="Trebuchet MS" w:hAnsi="Trebuchet MS"/>
            <w:noProof/>
          </w:rPr>
          <w:footnoteReference w:id="4"/>
        </w:r>
      </w:ins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26:14 </w:t>
      </w:r>
      <w:r w:rsidRPr="00A83097">
        <w:rPr>
          <w:rFonts w:ascii="Trebuchet MS" w:hAnsi="Trebuchet MS"/>
          <w:noProof/>
        </w:rPr>
        <w:t xml:space="preserve">“‘However, if </w:t>
      </w:r>
      <w:del w:id="159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60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not listen to me </w:t>
      </w:r>
      <w:del w:id="161" w:author="Author">
        <w:r w:rsidRPr="00A83097">
          <w:rPr>
            <w:rFonts w:ascii="Trebuchet MS" w:hAnsi="Trebuchet MS"/>
            <w:noProof/>
          </w:rPr>
          <w:delText>nor do</w:delText>
        </w:r>
      </w:del>
      <w:ins w:id="162" w:author="Author">
        <w:r w:rsidRPr="00A83097">
          <w:rPr>
            <w:rFonts w:ascii="Trebuchet MS" w:hAnsi="Trebuchet MS"/>
            <w:noProof/>
          </w:rPr>
          <w:t>or keep</w:t>
        </w:r>
      </w:ins>
      <w:r w:rsidRPr="00A83097">
        <w:rPr>
          <w:rFonts w:ascii="Trebuchet MS" w:hAnsi="Trebuchet MS"/>
          <w:noProof/>
        </w:rPr>
        <w:t xml:space="preserve"> all these commandments, </w:t>
      </w:r>
      <w:r w:rsidRPr="00A83097">
        <w:rPr>
          <w:rFonts w:ascii="Trebuchet MS" w:hAnsi="Trebuchet MS"/>
          <w:b/>
          <w:noProof/>
        </w:rPr>
        <w:t xml:space="preserve">26:15 </w:t>
      </w:r>
      <w:r w:rsidRPr="00A83097">
        <w:rPr>
          <w:rFonts w:ascii="Trebuchet MS" w:hAnsi="Trebuchet MS"/>
          <w:noProof/>
        </w:rPr>
        <w:t xml:space="preserve">and if </w:t>
      </w:r>
      <w:del w:id="163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will</w:delText>
        </w:r>
      </w:del>
      <w:ins w:id="164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reject my statutes, and if </w:t>
      </w:r>
      <w:del w:id="165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souls will</w:delText>
        </w:r>
      </w:del>
      <w:ins w:id="166" w:author="Author">
        <w:r w:rsidRPr="00A83097">
          <w:rPr>
            <w:rFonts w:ascii="Trebuchet MS" w:hAnsi="Trebuchet MS"/>
            <w:noProof/>
          </w:rPr>
          <w:t>you</w:t>
        </w:r>
        <w:r w:rsidRPr="00A83097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A83097">
        <w:rPr>
          <w:rFonts w:ascii="Trebuchet MS" w:hAnsi="Trebuchet MS"/>
          <w:noProof/>
        </w:rPr>
        <w:t xml:space="preserve"> abhor my judicial decisions so </w:t>
      </w:r>
      <w:del w:id="169" w:author="Author">
        <w:r w:rsidRPr="00A83097">
          <w:rPr>
            <w:rFonts w:ascii="Trebuchet MS" w:hAnsi="Trebuchet MS"/>
            <w:noProof/>
          </w:rPr>
          <w:delText>as</w:delText>
        </w:r>
      </w:del>
      <w:ins w:id="170" w:author="Author">
        <w:r w:rsidRPr="00A83097">
          <w:rPr>
            <w:rFonts w:ascii="Trebuchet MS" w:hAnsi="Trebuchet MS"/>
            <w:noProof/>
          </w:rPr>
          <w:t>that you do</w:t>
        </w:r>
      </w:ins>
      <w:r w:rsidRPr="00A83097">
        <w:rPr>
          <w:rFonts w:ascii="Trebuchet MS" w:hAnsi="Trebuchet MS"/>
          <w:noProof/>
        </w:rPr>
        <w:t xml:space="preserve"> not </w:t>
      </w:r>
      <w:del w:id="171" w:author="Author">
        <w:r w:rsidRPr="00A83097">
          <w:rPr>
            <w:rFonts w:ascii="Trebuchet MS" w:hAnsi="Trebuchet MS"/>
            <w:noProof/>
          </w:rPr>
          <w:delText>to do</w:delText>
        </w:r>
      </w:del>
      <w:ins w:id="172" w:author="Author">
        <w:r w:rsidRPr="00A83097">
          <w:rPr>
            <w:rFonts w:ascii="Trebuchet MS" w:hAnsi="Trebuchet MS"/>
            <w:noProof/>
          </w:rPr>
          <w:t>keep</w:t>
        </w:r>
      </w:ins>
      <w:r w:rsidRPr="00A83097">
        <w:rPr>
          <w:rFonts w:ascii="Trebuchet MS" w:hAnsi="Trebuchet MS"/>
          <w:noProof/>
        </w:rPr>
        <w:t xml:space="preserve"> all my commandments, </w:t>
      </w:r>
      <w:del w:id="173" w:author="Author">
        <w:r w:rsidRPr="00A83097">
          <w:rPr>
            <w:rFonts w:ascii="Trebuchet MS" w:hAnsi="Trebuchet MS"/>
            <w:noProof/>
          </w:rPr>
          <w:delText xml:space="preserve">to the extent of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violating</w:delText>
        </w:r>
      </w:del>
      <w:ins w:id="174" w:author="Author">
        <w:r w:rsidRPr="00A83097">
          <w:rPr>
            <w:rFonts w:ascii="Trebuchet MS" w:hAnsi="Trebuchet MS"/>
            <w:noProof/>
          </w:rPr>
          <w:t>and you violate</w:t>
        </w:r>
      </w:ins>
      <w:r w:rsidRPr="00A83097">
        <w:rPr>
          <w:rFonts w:ascii="Trebuchet MS" w:hAnsi="Trebuchet MS"/>
          <w:noProof/>
        </w:rPr>
        <w:t xml:space="preserve"> my covenant, </w:t>
      </w:r>
      <w:r w:rsidRPr="00A83097">
        <w:rPr>
          <w:rFonts w:ascii="Trebuchet MS" w:hAnsi="Trebuchet MS"/>
          <w:b/>
          <w:noProof/>
        </w:rPr>
        <w:t xml:space="preserve">26:16 </w:t>
      </w:r>
      <w:del w:id="175" w:author="Author">
        <w:r w:rsidRPr="00A83097">
          <w:rPr>
            <w:rFonts w:ascii="Trebuchet MS" w:hAnsi="Trebuchet MS"/>
            <w:noProof/>
          </w:rPr>
          <w:delText xml:space="preserve">then </w:delText>
        </w:r>
      </w:del>
      <w:r w:rsidRPr="00A83097">
        <w:rPr>
          <w:rFonts w:ascii="Trebuchet MS" w:hAnsi="Trebuchet MS"/>
          <w:noProof/>
        </w:rPr>
        <w:t xml:space="preserve">I, for my part, </w:t>
      </w:r>
      <w:del w:id="176" w:author="Author">
        <w:r w:rsidRPr="00A83097">
          <w:rPr>
            <w:rFonts w:ascii="Trebuchet MS" w:hAnsi="Trebuchet MS"/>
            <w:noProof/>
          </w:rPr>
          <w:delText>shall</w:delText>
        </w:r>
      </w:del>
      <w:ins w:id="177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do the following to </w:t>
      </w:r>
      <w:del w:id="178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>, and in punishment</w:delText>
        </w:r>
      </w:del>
      <w:ins w:id="179" w:author="Author">
        <w:r w:rsidRPr="00A83097">
          <w:rPr>
            <w:rFonts w:ascii="Trebuchet MS" w:hAnsi="Trebuchet MS"/>
            <w:noProof/>
          </w:rPr>
          <w:t>you:</w:t>
        </w:r>
      </w:ins>
      <w:r w:rsidRPr="00A83097">
        <w:rPr>
          <w:rFonts w:ascii="Trebuchet MS" w:hAnsi="Trebuchet MS"/>
          <w:noProof/>
        </w:rPr>
        <w:t xml:space="preserve"> I </w:t>
      </w:r>
      <w:del w:id="180" w:author="Author">
        <w:r w:rsidRPr="00A83097">
          <w:rPr>
            <w:rFonts w:ascii="Trebuchet MS" w:hAnsi="Trebuchet MS"/>
            <w:noProof/>
          </w:rPr>
          <w:delText xml:space="preserve">shall certainly bring upon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disturbance</w:delText>
        </w:r>
      </w:del>
      <w:ins w:id="181" w:author="Author">
        <w:r w:rsidRPr="00A83097">
          <w:rPr>
            <w:rFonts w:ascii="Trebuchet MS" w:hAnsi="Trebuchet MS"/>
            <w:noProof/>
          </w:rPr>
          <w:t>will punish you with distress,</w:t>
        </w:r>
      </w:ins>
      <w:r w:rsidRPr="00A83097">
        <w:rPr>
          <w:rFonts w:ascii="Trebuchet MS" w:hAnsi="Trebuchet MS"/>
          <w:noProof/>
        </w:rPr>
        <w:t xml:space="preserve"> with tuberculosis and burning fever, </w:t>
      </w:r>
      <w:del w:id="182" w:author="Author">
        <w:r w:rsidRPr="00A83097">
          <w:rPr>
            <w:rFonts w:ascii="Trebuchet MS" w:hAnsi="Trebuchet MS"/>
            <w:noProof/>
          </w:rPr>
          <w:delText>causing the</w:delText>
        </w:r>
      </w:del>
      <w:ins w:id="183" w:author="Author">
        <w:r w:rsidRPr="00A83097">
          <w:rPr>
            <w:rFonts w:ascii="Trebuchet MS" w:hAnsi="Trebuchet MS"/>
            <w:noProof/>
          </w:rPr>
          <w:t>making your</w:t>
        </w:r>
      </w:ins>
      <w:r w:rsidRPr="00A83097">
        <w:rPr>
          <w:rFonts w:ascii="Trebuchet MS" w:hAnsi="Trebuchet MS"/>
          <w:noProof/>
        </w:rPr>
        <w:t xml:space="preserve"> eyes </w:t>
      </w:r>
      <w:del w:id="184" w:author="Author">
        <w:r w:rsidRPr="00A83097">
          <w:rPr>
            <w:rFonts w:ascii="Trebuchet MS" w:hAnsi="Trebuchet MS"/>
            <w:noProof/>
          </w:rPr>
          <w:delText xml:space="preserve">to </w:delText>
        </w:r>
      </w:del>
      <w:r w:rsidRPr="00A83097">
        <w:rPr>
          <w:rFonts w:ascii="Trebuchet MS" w:hAnsi="Trebuchet MS"/>
          <w:noProof/>
        </w:rPr>
        <w:t xml:space="preserve">fail and </w:t>
      </w:r>
      <w:del w:id="185" w:author="Author">
        <w:r w:rsidRPr="00A83097">
          <w:rPr>
            <w:rFonts w:ascii="Trebuchet MS" w:hAnsi="Trebuchet MS"/>
            <w:noProof/>
          </w:rPr>
          <w:delText>making the soul pine</w:delText>
        </w:r>
      </w:del>
      <w:ins w:id="186" w:author="Author">
        <w:r w:rsidRPr="00A83097">
          <w:rPr>
            <w:rFonts w:ascii="Trebuchet MS" w:hAnsi="Trebuchet MS"/>
            <w:noProof/>
          </w:rPr>
          <w:t>your life</w:t>
        </w:r>
        <w:r w:rsidRPr="00A83097">
          <w:rPr>
            <w:rStyle w:val="FootnoteReference"/>
            <w:rFonts w:ascii="Trebuchet MS" w:hAnsi="Trebuchet MS"/>
            <w:noProof/>
          </w:rPr>
          <w:footnoteReference w:id="6"/>
        </w:r>
        <w:r w:rsidRPr="00A83097">
          <w:rPr>
            <w:rFonts w:ascii="Trebuchet MS" w:hAnsi="Trebuchet MS"/>
            <w:noProof/>
          </w:rPr>
          <w:t xml:space="preserve"> waste</w:t>
        </w:r>
      </w:ins>
      <w:r w:rsidRPr="00A83097">
        <w:rPr>
          <w:rFonts w:ascii="Trebuchet MS" w:hAnsi="Trebuchet MS"/>
          <w:noProof/>
        </w:rPr>
        <w:t xml:space="preserve"> away. </w:t>
      </w:r>
      <w:del w:id="189" w:author="Author">
        <w:r w:rsidRPr="00A83097">
          <w:rPr>
            <w:rFonts w:ascii="Trebuchet MS" w:hAnsi="Trebuchet MS"/>
            <w:noProof/>
          </w:rPr>
          <w:delText xml:space="preserve">And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190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ins w:id="191" w:author="Author">
        <w:r w:rsidRPr="00A83097">
          <w:rPr>
            <w:rFonts w:ascii="Trebuchet MS" w:hAnsi="Trebuchet MS"/>
            <w:noProof/>
          </w:rPr>
          <w:t xml:space="preserve">sow your seed </w:t>
        </w:r>
      </w:ins>
      <w:r w:rsidRPr="00A83097">
        <w:rPr>
          <w:rFonts w:ascii="Trebuchet MS" w:hAnsi="Trebuchet MS"/>
          <w:noProof/>
        </w:rPr>
        <w:t xml:space="preserve">simply </w:t>
      </w:r>
      <w:del w:id="192" w:author="Author">
        <w:r w:rsidRPr="00A83097">
          <w:rPr>
            <w:rFonts w:ascii="Trebuchet MS" w:hAnsi="Trebuchet MS"/>
            <w:noProof/>
          </w:rPr>
          <w:delText xml:space="preserve">sow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seed </w:delText>
        </w:r>
      </w:del>
      <w:r w:rsidRPr="00A83097">
        <w:rPr>
          <w:rFonts w:ascii="Trebuchet MS" w:hAnsi="Trebuchet MS"/>
          <w:noProof/>
        </w:rPr>
        <w:t xml:space="preserve">for nothing, </w:t>
      </w:r>
      <w:del w:id="193" w:author="Author">
        <w:r w:rsidRPr="00A83097">
          <w:rPr>
            <w:rFonts w:ascii="Trebuchet MS" w:hAnsi="Trebuchet MS"/>
            <w:noProof/>
          </w:rPr>
          <w:delText xml:space="preserve">as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194" w:author="Author">
        <w:r w:rsidRPr="00A83097">
          <w:rPr>
            <w:rFonts w:ascii="Trebuchet MS" w:hAnsi="Trebuchet MS"/>
            <w:noProof/>
          </w:rPr>
          <w:t>for your</w:t>
        </w:r>
      </w:ins>
      <w:r w:rsidRPr="00A83097">
        <w:rPr>
          <w:rFonts w:ascii="Trebuchet MS" w:hAnsi="Trebuchet MS"/>
          <w:noProof/>
        </w:rPr>
        <w:t xml:space="preserve"> enemies will </w:t>
      </w:r>
      <w:del w:id="195" w:author="Author">
        <w:r w:rsidRPr="00A83097">
          <w:rPr>
            <w:rFonts w:ascii="Trebuchet MS" w:hAnsi="Trebuchet MS"/>
            <w:noProof/>
          </w:rPr>
          <w:delText xml:space="preserve">certainly </w:delText>
        </w:r>
      </w:del>
      <w:r w:rsidRPr="00A83097">
        <w:rPr>
          <w:rFonts w:ascii="Trebuchet MS" w:hAnsi="Trebuchet MS"/>
          <w:noProof/>
        </w:rPr>
        <w:t>eat it</w:t>
      </w:r>
      <w:del w:id="196" w:author="Author">
        <w:r w:rsidRPr="00A83097">
          <w:rPr>
            <w:rFonts w:ascii="Trebuchet MS" w:hAnsi="Trebuchet MS"/>
            <w:noProof/>
          </w:rPr>
          <w:delText xml:space="preserve"> up</w:delText>
        </w:r>
      </w:del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26:17 </w:t>
      </w:r>
      <w:del w:id="197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</w:t>
      </w:r>
      <w:del w:id="198" w:author="Author">
        <w:r w:rsidRPr="00A83097">
          <w:rPr>
            <w:rFonts w:ascii="Trebuchet MS" w:hAnsi="Trebuchet MS"/>
            <w:noProof/>
          </w:rPr>
          <w:delText>shall indeed</w:delText>
        </w:r>
      </w:del>
      <w:ins w:id="199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set my face against </w:t>
      </w:r>
      <w:del w:id="200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01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, and </w:t>
      </w:r>
      <w:del w:id="20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0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204" w:author="Author">
        <w:r w:rsidRPr="00A83097">
          <w:rPr>
            <w:rFonts w:ascii="Trebuchet MS" w:hAnsi="Trebuchet MS"/>
            <w:noProof/>
          </w:rPr>
          <w:delText xml:space="preserve">certainly </w:delText>
        </w:r>
      </w:del>
      <w:r w:rsidRPr="00A83097">
        <w:rPr>
          <w:rFonts w:ascii="Trebuchet MS" w:hAnsi="Trebuchet MS"/>
          <w:noProof/>
        </w:rPr>
        <w:t xml:space="preserve">be defeated </w:t>
      </w:r>
      <w:del w:id="205" w:author="Author">
        <w:r w:rsidRPr="00A83097">
          <w:rPr>
            <w:rFonts w:ascii="Trebuchet MS" w:hAnsi="Trebuchet MS"/>
            <w:noProof/>
          </w:rPr>
          <w:delText xml:space="preserve">before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06" w:author="Author">
        <w:r w:rsidRPr="00A83097">
          <w:rPr>
            <w:rFonts w:ascii="Trebuchet MS" w:hAnsi="Trebuchet MS"/>
            <w:noProof/>
          </w:rPr>
          <w:t>by your</w:t>
        </w:r>
      </w:ins>
      <w:r w:rsidRPr="00A83097">
        <w:rPr>
          <w:rFonts w:ascii="Trebuchet MS" w:hAnsi="Trebuchet MS"/>
          <w:noProof/>
        </w:rPr>
        <w:t xml:space="preserve"> enemies; and those who hate </w:t>
      </w:r>
      <w:del w:id="207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08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209" w:author="Author">
        <w:r w:rsidRPr="00A83097">
          <w:rPr>
            <w:rFonts w:ascii="Trebuchet MS" w:hAnsi="Trebuchet MS"/>
            <w:noProof/>
          </w:rPr>
          <w:delText xml:space="preserve">just </w:delText>
        </w:r>
      </w:del>
      <w:r w:rsidRPr="00A83097">
        <w:rPr>
          <w:rFonts w:ascii="Trebuchet MS" w:hAnsi="Trebuchet MS"/>
          <w:noProof/>
        </w:rPr>
        <w:t xml:space="preserve">tread </w:t>
      </w:r>
      <w:del w:id="210" w:author="Author">
        <w:r w:rsidRPr="00A83097">
          <w:rPr>
            <w:rFonts w:ascii="Trebuchet MS" w:hAnsi="Trebuchet MS"/>
            <w:noProof/>
          </w:rPr>
          <w:delText xml:space="preserve">down upon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11" w:author="Author">
        <w:r w:rsidRPr="00A83097">
          <w:rPr>
            <w:rFonts w:ascii="Trebuchet MS" w:hAnsi="Trebuchet MS"/>
            <w:noProof/>
          </w:rPr>
          <w:t>on you</w:t>
        </w:r>
      </w:ins>
      <w:r w:rsidRPr="00A83097">
        <w:rPr>
          <w:rFonts w:ascii="Trebuchet MS" w:hAnsi="Trebuchet MS"/>
          <w:noProof/>
        </w:rPr>
        <w:t xml:space="preserve">, and </w:t>
      </w:r>
      <w:del w:id="21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1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</w:t>
      </w:r>
      <w:del w:id="214" w:author="Author">
        <w:r w:rsidRPr="00A83097">
          <w:rPr>
            <w:rFonts w:ascii="Trebuchet MS" w:hAnsi="Trebuchet MS"/>
            <w:noProof/>
          </w:rPr>
          <w:delText xml:space="preserve"> actually</w:delText>
        </w:r>
      </w:del>
      <w:r w:rsidRPr="00A83097">
        <w:rPr>
          <w:rFonts w:ascii="Trebuchet MS" w:hAnsi="Trebuchet MS"/>
          <w:noProof/>
        </w:rPr>
        <w:t xml:space="preserve"> flee when no one is pursuing </w:t>
      </w:r>
      <w:del w:id="215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16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>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26:18 </w:t>
      </w:r>
      <w:r w:rsidRPr="00A83097">
        <w:rPr>
          <w:rFonts w:ascii="Trebuchet MS" w:hAnsi="Trebuchet MS"/>
          <w:noProof/>
        </w:rPr>
        <w:t>“‘If</w:t>
      </w:r>
      <w:del w:id="217" w:author="Author">
        <w:r w:rsidRPr="00A83097">
          <w:rPr>
            <w:rFonts w:ascii="Trebuchet MS" w:hAnsi="Trebuchet MS"/>
            <w:noProof/>
          </w:rPr>
          <w:delText xml:space="preserve">, though, despite these things,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will</w:delText>
        </w:r>
      </w:del>
      <w:r w:rsidRPr="00A83097">
        <w:rPr>
          <w:rFonts w:ascii="Trebuchet MS" w:hAnsi="Trebuchet MS"/>
          <w:noProof/>
        </w:rPr>
        <w:t xml:space="preserve"> </w:t>
      </w:r>
      <w:ins w:id="218" w:author="Author">
        <w:r w:rsidRPr="00A83097">
          <w:rPr>
            <w:rFonts w:ascii="Trebuchet MS" w:hAnsi="Trebuchet MS"/>
            <w:noProof/>
          </w:rPr>
          <w:t xml:space="preserve">even this does </w:t>
        </w:r>
      </w:ins>
      <w:r w:rsidRPr="00A83097">
        <w:rPr>
          <w:rFonts w:ascii="Trebuchet MS" w:hAnsi="Trebuchet MS"/>
          <w:noProof/>
        </w:rPr>
        <w:t xml:space="preserve">not </w:t>
      </w:r>
      <w:ins w:id="219" w:author="Author">
        <w:r w:rsidRPr="00A83097">
          <w:rPr>
            <w:rFonts w:ascii="Trebuchet MS" w:hAnsi="Trebuchet MS"/>
            <w:noProof/>
          </w:rPr>
          <w:t xml:space="preserve">make you </w:t>
        </w:r>
      </w:ins>
      <w:r w:rsidRPr="00A83097">
        <w:rPr>
          <w:rFonts w:ascii="Trebuchet MS" w:hAnsi="Trebuchet MS"/>
          <w:noProof/>
        </w:rPr>
        <w:t xml:space="preserve">listen to me, I </w:t>
      </w:r>
      <w:del w:id="220" w:author="Author">
        <w:r w:rsidRPr="00A83097">
          <w:rPr>
            <w:rFonts w:ascii="Trebuchet MS" w:hAnsi="Trebuchet MS"/>
            <w:noProof/>
          </w:rPr>
          <w:delText>shall then</w:delText>
        </w:r>
      </w:del>
      <w:ins w:id="221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have to chastise </w:t>
      </w:r>
      <w:del w:id="22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2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seven times as much for </w:t>
      </w:r>
      <w:del w:id="224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25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sins. </w:t>
      </w:r>
      <w:r w:rsidRPr="00A83097">
        <w:rPr>
          <w:rFonts w:ascii="Trebuchet MS" w:hAnsi="Trebuchet MS"/>
          <w:b/>
          <w:noProof/>
        </w:rPr>
        <w:t xml:space="preserve">26:19 </w:t>
      </w:r>
      <w:del w:id="226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</w:t>
      </w:r>
      <w:del w:id="227" w:author="Author">
        <w:r w:rsidRPr="00A83097">
          <w:rPr>
            <w:rFonts w:ascii="Trebuchet MS" w:hAnsi="Trebuchet MS"/>
            <w:noProof/>
          </w:rPr>
          <w:delText>shall have to</w:delText>
        </w:r>
      </w:del>
      <w:ins w:id="228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break </w:t>
      </w:r>
      <w:del w:id="229" w:author="Author">
        <w:r w:rsidRPr="00A83097">
          <w:rPr>
            <w:rFonts w:ascii="Trebuchet MS" w:hAnsi="Trebuchet MS"/>
            <w:noProof/>
          </w:rPr>
          <w:delText>the</w:delText>
        </w:r>
      </w:del>
      <w:ins w:id="230" w:author="Author">
        <w:r w:rsidRPr="00A83097">
          <w:rPr>
            <w:rFonts w:ascii="Trebuchet MS" w:hAnsi="Trebuchet MS"/>
            <w:noProof/>
          </w:rPr>
          <w:t>your stubborn</w:t>
        </w:r>
      </w:ins>
      <w:r w:rsidRPr="00A83097">
        <w:rPr>
          <w:rFonts w:ascii="Trebuchet MS" w:hAnsi="Trebuchet MS"/>
          <w:noProof/>
        </w:rPr>
        <w:t xml:space="preserve"> pride </w:t>
      </w:r>
      <w:del w:id="231" w:author="Author">
        <w:r w:rsidRPr="00A83097">
          <w:rPr>
            <w:rFonts w:ascii="Trebuchet MS" w:hAnsi="Trebuchet MS"/>
            <w:noProof/>
          </w:rPr>
          <w:delText xml:space="preserve">of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strength </w:delText>
        </w:r>
      </w:del>
      <w:r w:rsidRPr="00A83097">
        <w:rPr>
          <w:rFonts w:ascii="Trebuchet MS" w:hAnsi="Trebuchet MS"/>
          <w:noProof/>
        </w:rPr>
        <w:t xml:space="preserve">and make </w:t>
      </w:r>
      <w:del w:id="232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33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heavens like iron and </w:t>
      </w:r>
      <w:del w:id="234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35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earth like copper. </w:t>
      </w:r>
      <w:r w:rsidRPr="00A83097">
        <w:rPr>
          <w:rFonts w:ascii="Trebuchet MS" w:hAnsi="Trebuchet MS"/>
          <w:b/>
          <w:noProof/>
        </w:rPr>
        <w:t xml:space="preserve">26:20 </w:t>
      </w:r>
      <w:del w:id="236" w:author="Author">
        <w:r w:rsidRPr="00A83097">
          <w:rPr>
            <w:rFonts w:ascii="Trebuchet MS" w:hAnsi="Trebuchet MS"/>
            <w:noProof/>
          </w:rPr>
          <w:delText xml:space="preserve">And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power</w:delText>
        </w:r>
      </w:del>
      <w:ins w:id="237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</w:t>
      </w:r>
      <w:del w:id="238" w:author="Author">
        <w:r w:rsidRPr="00A83097">
          <w:rPr>
            <w:rFonts w:ascii="Trebuchet MS" w:hAnsi="Trebuchet MS"/>
            <w:noProof/>
          </w:rPr>
          <w:delText>simply be expended</w:delText>
        </w:r>
      </w:del>
      <w:ins w:id="239" w:author="Author">
        <w:r w:rsidRPr="00A83097">
          <w:rPr>
            <w:rFonts w:ascii="Trebuchet MS" w:hAnsi="Trebuchet MS"/>
            <w:noProof/>
          </w:rPr>
          <w:t>exhaust your strength</w:t>
        </w:r>
      </w:ins>
      <w:r w:rsidRPr="00A83097">
        <w:rPr>
          <w:rFonts w:ascii="Trebuchet MS" w:hAnsi="Trebuchet MS"/>
          <w:noProof/>
        </w:rPr>
        <w:t xml:space="preserve"> for nothing, as </w:t>
      </w:r>
      <w:del w:id="240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earth</w:delText>
        </w:r>
      </w:del>
      <w:ins w:id="241" w:author="Author">
        <w:r w:rsidRPr="00A83097">
          <w:rPr>
            <w:rFonts w:ascii="Trebuchet MS" w:hAnsi="Trebuchet MS"/>
            <w:noProof/>
          </w:rPr>
          <w:t>your land</w:t>
        </w:r>
      </w:ins>
      <w:r w:rsidRPr="00A83097">
        <w:rPr>
          <w:rFonts w:ascii="Trebuchet MS" w:hAnsi="Trebuchet MS"/>
          <w:noProof/>
        </w:rPr>
        <w:t xml:space="preserve"> will not </w:t>
      </w:r>
      <w:del w:id="242" w:author="Author">
        <w:r w:rsidRPr="00A83097">
          <w:rPr>
            <w:rFonts w:ascii="Trebuchet MS" w:hAnsi="Trebuchet MS"/>
            <w:noProof/>
          </w:rPr>
          <w:delText>give</w:delText>
        </w:r>
      </w:del>
      <w:ins w:id="243" w:author="Author">
        <w:r w:rsidRPr="00A83097">
          <w:rPr>
            <w:rFonts w:ascii="Trebuchet MS" w:hAnsi="Trebuchet MS"/>
            <w:noProof/>
          </w:rPr>
          <w:t>yield</w:t>
        </w:r>
      </w:ins>
      <w:r w:rsidRPr="00A83097">
        <w:rPr>
          <w:rFonts w:ascii="Trebuchet MS" w:hAnsi="Trebuchet MS"/>
          <w:noProof/>
        </w:rPr>
        <w:t xml:space="preserve"> its </w:t>
      </w:r>
      <w:del w:id="244" w:author="Author">
        <w:r w:rsidRPr="00A83097">
          <w:rPr>
            <w:rFonts w:ascii="Trebuchet MS" w:hAnsi="Trebuchet MS"/>
            <w:noProof/>
          </w:rPr>
          <w:delText>yield</w:delText>
        </w:r>
      </w:del>
      <w:ins w:id="245" w:author="Author">
        <w:r w:rsidRPr="00A83097">
          <w:rPr>
            <w:rFonts w:ascii="Trebuchet MS" w:hAnsi="Trebuchet MS"/>
            <w:noProof/>
          </w:rPr>
          <w:t>produce</w:t>
        </w:r>
      </w:ins>
      <w:r w:rsidRPr="00A83097">
        <w:rPr>
          <w:rFonts w:ascii="Trebuchet MS" w:hAnsi="Trebuchet MS"/>
          <w:noProof/>
        </w:rPr>
        <w:t xml:space="preserve">, and the </w:t>
      </w:r>
      <w:del w:id="246" w:author="Author">
        <w:r w:rsidRPr="00A83097">
          <w:rPr>
            <w:rFonts w:ascii="Trebuchet MS" w:hAnsi="Trebuchet MS"/>
            <w:noProof/>
          </w:rPr>
          <w:delText>tree</w:delText>
        </w:r>
      </w:del>
      <w:ins w:id="247" w:author="Author">
        <w:r w:rsidRPr="00A83097">
          <w:rPr>
            <w:rFonts w:ascii="Trebuchet MS" w:hAnsi="Trebuchet MS"/>
            <w:noProof/>
          </w:rPr>
          <w:t>trees</w:t>
        </w:r>
      </w:ins>
      <w:r w:rsidRPr="00A83097">
        <w:rPr>
          <w:rFonts w:ascii="Trebuchet MS" w:hAnsi="Trebuchet MS"/>
          <w:noProof/>
        </w:rPr>
        <w:t xml:space="preserve"> of the </w:t>
      </w:r>
      <w:del w:id="248" w:author="Author">
        <w:r w:rsidRPr="00A83097">
          <w:rPr>
            <w:rFonts w:ascii="Trebuchet MS" w:hAnsi="Trebuchet MS"/>
            <w:noProof/>
          </w:rPr>
          <w:delText>earth</w:delText>
        </w:r>
      </w:del>
      <w:ins w:id="249" w:author="Author">
        <w:r w:rsidRPr="00A83097">
          <w:rPr>
            <w:rFonts w:ascii="Trebuchet MS" w:hAnsi="Trebuchet MS"/>
            <w:noProof/>
          </w:rPr>
          <w:t>land</w:t>
        </w:r>
      </w:ins>
      <w:r w:rsidRPr="00A83097">
        <w:rPr>
          <w:rFonts w:ascii="Trebuchet MS" w:hAnsi="Trebuchet MS"/>
          <w:noProof/>
        </w:rPr>
        <w:t xml:space="preserve"> will not </w:t>
      </w:r>
      <w:del w:id="250" w:author="Author">
        <w:r w:rsidRPr="00A83097">
          <w:rPr>
            <w:rFonts w:ascii="Trebuchet MS" w:hAnsi="Trebuchet MS"/>
            <w:noProof/>
          </w:rPr>
          <w:delText>give its</w:delText>
        </w:r>
      </w:del>
      <w:ins w:id="251" w:author="Author">
        <w:r w:rsidRPr="00A83097">
          <w:rPr>
            <w:rFonts w:ascii="Trebuchet MS" w:hAnsi="Trebuchet MS"/>
            <w:noProof/>
          </w:rPr>
          <w:t>produce</w:t>
        </w:r>
      </w:ins>
      <w:r w:rsidRPr="00A83097">
        <w:rPr>
          <w:rFonts w:ascii="Trebuchet MS" w:hAnsi="Trebuchet MS"/>
          <w:noProof/>
        </w:rPr>
        <w:t xml:space="preserve"> fruit.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26:21 </w:t>
      </w:r>
      <w:r w:rsidRPr="00A83097">
        <w:rPr>
          <w:rFonts w:ascii="Trebuchet MS" w:hAnsi="Trebuchet MS"/>
          <w:noProof/>
        </w:rPr>
        <w:t xml:space="preserve">“‘But if </w:t>
      </w:r>
      <w:del w:id="25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5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keep walking in opposition to me and </w:t>
      </w:r>
      <w:del w:id="254" w:author="Author">
        <w:r w:rsidRPr="00A83097">
          <w:rPr>
            <w:rFonts w:ascii="Trebuchet MS" w:hAnsi="Trebuchet MS"/>
            <w:noProof/>
          </w:rPr>
          <w:delText>not wishing</w:delText>
        </w:r>
      </w:del>
      <w:ins w:id="255" w:author="Author">
        <w:r w:rsidRPr="00A83097">
          <w:rPr>
            <w:rFonts w:ascii="Trebuchet MS" w:hAnsi="Trebuchet MS"/>
            <w:noProof/>
          </w:rPr>
          <w:t>refuse</w:t>
        </w:r>
      </w:ins>
      <w:r w:rsidRPr="00A83097">
        <w:rPr>
          <w:rFonts w:ascii="Trebuchet MS" w:hAnsi="Trebuchet MS"/>
          <w:noProof/>
        </w:rPr>
        <w:t xml:space="preserve"> to listen to me, I </w:t>
      </w:r>
      <w:del w:id="256" w:author="Author">
        <w:r w:rsidRPr="00A83097">
          <w:rPr>
            <w:rFonts w:ascii="Trebuchet MS" w:hAnsi="Trebuchet MS"/>
            <w:noProof/>
          </w:rPr>
          <w:delText>shall</w:delText>
        </w:r>
      </w:del>
      <w:ins w:id="257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then have to </w:t>
      </w:r>
      <w:del w:id="258" w:author="Author">
        <w:r w:rsidRPr="00A83097">
          <w:rPr>
            <w:rFonts w:ascii="Trebuchet MS" w:hAnsi="Trebuchet MS"/>
            <w:noProof/>
          </w:rPr>
          <w:delText>inflict</w:delText>
        </w:r>
      </w:del>
      <w:ins w:id="259" w:author="Author">
        <w:r w:rsidRPr="00A83097">
          <w:rPr>
            <w:rFonts w:ascii="Trebuchet MS" w:hAnsi="Trebuchet MS"/>
            <w:noProof/>
          </w:rPr>
          <w:t>strike you</w:t>
        </w:r>
      </w:ins>
      <w:r w:rsidRPr="00A83097">
        <w:rPr>
          <w:rFonts w:ascii="Trebuchet MS" w:hAnsi="Trebuchet MS"/>
          <w:noProof/>
        </w:rPr>
        <w:t xml:space="preserve"> seven times </w:t>
      </w:r>
      <w:del w:id="260" w:author="Author">
        <w:r w:rsidRPr="00A83097">
          <w:rPr>
            <w:rFonts w:ascii="Trebuchet MS" w:hAnsi="Trebuchet MS"/>
            <w:noProof/>
          </w:rPr>
          <w:delText xml:space="preserve">more blows upon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61" w:author="Author">
        <w:r w:rsidRPr="00A83097">
          <w:rPr>
            <w:rFonts w:ascii="Trebuchet MS" w:hAnsi="Trebuchet MS"/>
            <w:noProof/>
          </w:rPr>
          <w:t>as much,</w:t>
        </w:r>
      </w:ins>
      <w:r w:rsidRPr="00A83097">
        <w:rPr>
          <w:rFonts w:ascii="Trebuchet MS" w:hAnsi="Trebuchet MS"/>
          <w:noProof/>
        </w:rPr>
        <w:t xml:space="preserve"> according to </w:t>
      </w:r>
      <w:del w:id="262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63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sins. </w:t>
      </w:r>
      <w:r w:rsidRPr="00A83097">
        <w:rPr>
          <w:rFonts w:ascii="Trebuchet MS" w:hAnsi="Trebuchet MS"/>
          <w:b/>
          <w:noProof/>
        </w:rPr>
        <w:t xml:space="preserve">26:22 </w:t>
      </w:r>
      <w:del w:id="264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will send the wild </w:t>
      </w:r>
      <w:del w:id="265" w:author="Author">
        <w:r w:rsidRPr="00A83097">
          <w:rPr>
            <w:rFonts w:ascii="Trebuchet MS" w:hAnsi="Trebuchet MS"/>
            <w:noProof/>
          </w:rPr>
          <w:delText>beasts</w:delText>
        </w:r>
      </w:del>
      <w:ins w:id="266" w:author="Author">
        <w:r w:rsidRPr="00A83097">
          <w:rPr>
            <w:rFonts w:ascii="Trebuchet MS" w:hAnsi="Trebuchet MS"/>
            <w:noProof/>
          </w:rPr>
          <w:t>animals</w:t>
        </w:r>
      </w:ins>
      <w:r w:rsidRPr="00A83097">
        <w:rPr>
          <w:rFonts w:ascii="Trebuchet MS" w:hAnsi="Trebuchet MS"/>
          <w:noProof/>
        </w:rPr>
        <w:t xml:space="preserve"> of the field among </w:t>
      </w:r>
      <w:del w:id="267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68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, and they will </w:t>
      </w:r>
      <w:del w:id="269" w:author="Author">
        <w:r w:rsidRPr="00A83097">
          <w:rPr>
            <w:rFonts w:ascii="Trebuchet MS" w:hAnsi="Trebuchet MS"/>
            <w:noProof/>
          </w:rPr>
          <w:delText xml:space="preserve">certainly </w:delText>
        </w:r>
      </w:del>
      <w:r w:rsidRPr="00A83097">
        <w:rPr>
          <w:rFonts w:ascii="Trebuchet MS" w:hAnsi="Trebuchet MS"/>
          <w:noProof/>
        </w:rPr>
        <w:t xml:space="preserve">bereave </w:t>
      </w:r>
      <w:del w:id="270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71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of children and </w:t>
      </w:r>
      <w:del w:id="272" w:author="Author">
        <w:r w:rsidRPr="00A83097">
          <w:rPr>
            <w:rFonts w:ascii="Trebuchet MS" w:hAnsi="Trebuchet MS"/>
            <w:noProof/>
          </w:rPr>
          <w:delText xml:space="preserve">cut off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73" w:author="Author">
        <w:r w:rsidRPr="00A83097">
          <w:rPr>
            <w:rFonts w:ascii="Trebuchet MS" w:hAnsi="Trebuchet MS"/>
            <w:noProof/>
          </w:rPr>
          <w:t>annihilate your</w:t>
        </w:r>
      </w:ins>
      <w:r w:rsidRPr="00A83097">
        <w:rPr>
          <w:rFonts w:ascii="Trebuchet MS" w:hAnsi="Trebuchet MS"/>
          <w:noProof/>
        </w:rPr>
        <w:t xml:space="preserve"> domestic animals and reduce </w:t>
      </w:r>
      <w:del w:id="274" w:author="Author">
        <w:r w:rsidRPr="00A83097">
          <w:rPr>
            <w:rFonts w:ascii="Trebuchet MS" w:hAnsi="Trebuchet MS"/>
            <w:noProof/>
          </w:rPr>
          <w:delText xml:space="preserve">the number of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75" w:author="Author">
        <w:r w:rsidRPr="00A83097">
          <w:rPr>
            <w:rFonts w:ascii="Trebuchet MS" w:hAnsi="Trebuchet MS"/>
            <w:noProof/>
          </w:rPr>
          <w:t>your numbers</w:t>
        </w:r>
      </w:ins>
      <w:r w:rsidRPr="00A83097">
        <w:rPr>
          <w:rFonts w:ascii="Trebuchet MS" w:hAnsi="Trebuchet MS"/>
          <w:noProof/>
        </w:rPr>
        <w:t xml:space="preserve">, and </w:t>
      </w:r>
      <w:del w:id="276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77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roads will </w:t>
      </w:r>
      <w:del w:id="278" w:author="Author">
        <w:r w:rsidRPr="00A83097">
          <w:rPr>
            <w:rFonts w:ascii="Trebuchet MS" w:hAnsi="Trebuchet MS"/>
            <w:noProof/>
          </w:rPr>
          <w:delText xml:space="preserve">actually </w:delText>
        </w:r>
      </w:del>
      <w:r w:rsidRPr="00A83097">
        <w:rPr>
          <w:rFonts w:ascii="Trebuchet MS" w:hAnsi="Trebuchet MS"/>
          <w:noProof/>
        </w:rPr>
        <w:t xml:space="preserve">be </w:t>
      </w:r>
      <w:del w:id="279" w:author="Author">
        <w:r w:rsidRPr="00A83097">
          <w:rPr>
            <w:rFonts w:ascii="Trebuchet MS" w:hAnsi="Trebuchet MS"/>
            <w:noProof/>
          </w:rPr>
          <w:delText>desolated</w:delText>
        </w:r>
      </w:del>
      <w:ins w:id="280" w:author="Author">
        <w:r w:rsidRPr="00A83097">
          <w:rPr>
            <w:rFonts w:ascii="Trebuchet MS" w:hAnsi="Trebuchet MS"/>
            <w:noProof/>
          </w:rPr>
          <w:t>deserted</w:t>
        </w:r>
      </w:ins>
      <w:r w:rsidRPr="00A83097">
        <w:rPr>
          <w:rFonts w:ascii="Trebuchet MS" w:hAnsi="Trebuchet MS"/>
          <w:noProof/>
        </w:rPr>
        <w:t>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26:23 </w:t>
      </w:r>
      <w:r w:rsidRPr="00A83097">
        <w:rPr>
          <w:rFonts w:ascii="Trebuchet MS" w:hAnsi="Trebuchet MS"/>
          <w:noProof/>
        </w:rPr>
        <w:t>“‘</w:t>
      </w:r>
      <w:del w:id="281" w:author="Author">
        <w:r w:rsidRPr="00A83097">
          <w:rPr>
            <w:rFonts w:ascii="Trebuchet MS" w:hAnsi="Trebuchet MS"/>
            <w:noProof/>
          </w:rPr>
          <w:delText>Nevertheless, if with</w:delText>
        </w:r>
      </w:del>
      <w:ins w:id="282" w:author="Author">
        <w:r w:rsidRPr="00A83097">
          <w:rPr>
            <w:rFonts w:ascii="Trebuchet MS" w:hAnsi="Trebuchet MS"/>
            <w:noProof/>
          </w:rPr>
          <w:t>If in spite of</w:t>
        </w:r>
      </w:ins>
      <w:r w:rsidRPr="00A83097">
        <w:rPr>
          <w:rFonts w:ascii="Trebuchet MS" w:hAnsi="Trebuchet MS"/>
          <w:noProof/>
        </w:rPr>
        <w:t xml:space="preserve"> these things </w:t>
      </w:r>
      <w:del w:id="283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84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do not </w:t>
      </w:r>
      <w:del w:id="285" w:author="Author">
        <w:r w:rsidRPr="00A83097">
          <w:rPr>
            <w:rFonts w:ascii="Trebuchet MS" w:hAnsi="Trebuchet MS"/>
            <w:noProof/>
          </w:rPr>
          <w:delText>let yourselves be corrected by me</w:delText>
        </w:r>
      </w:del>
      <w:ins w:id="286" w:author="Author">
        <w:r w:rsidRPr="00A83097">
          <w:rPr>
            <w:rFonts w:ascii="Trebuchet MS" w:hAnsi="Trebuchet MS"/>
            <w:noProof/>
          </w:rPr>
          <w:t>accept my correction</w:t>
        </w:r>
      </w:ins>
      <w:r w:rsidRPr="00A83097">
        <w:rPr>
          <w:rFonts w:ascii="Trebuchet MS" w:hAnsi="Trebuchet MS"/>
          <w:noProof/>
        </w:rPr>
        <w:t xml:space="preserve"> and </w:t>
      </w:r>
      <w:del w:id="287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just have to walk</w:delText>
        </w:r>
      </w:del>
      <w:ins w:id="288" w:author="Author">
        <w:r w:rsidRPr="00A83097">
          <w:rPr>
            <w:rFonts w:ascii="Trebuchet MS" w:hAnsi="Trebuchet MS"/>
            <w:noProof/>
          </w:rPr>
          <w:t>you insist on walking</w:t>
        </w:r>
      </w:ins>
      <w:r w:rsidRPr="00A83097">
        <w:rPr>
          <w:rFonts w:ascii="Trebuchet MS" w:hAnsi="Trebuchet MS"/>
          <w:noProof/>
        </w:rPr>
        <w:t xml:space="preserve"> in opposition to me, </w:t>
      </w:r>
      <w:r w:rsidRPr="00A83097">
        <w:rPr>
          <w:rFonts w:ascii="Trebuchet MS" w:hAnsi="Trebuchet MS"/>
          <w:b/>
          <w:noProof/>
        </w:rPr>
        <w:t xml:space="preserve">26:24 </w:t>
      </w:r>
      <w:del w:id="289" w:author="Author">
        <w:r w:rsidRPr="00A83097">
          <w:rPr>
            <w:rFonts w:ascii="Trebuchet MS" w:hAnsi="Trebuchet MS"/>
            <w:noProof/>
          </w:rPr>
          <w:delText xml:space="preserve">I, yes, I, shall </w:delText>
        </w:r>
      </w:del>
      <w:r w:rsidRPr="00A83097">
        <w:rPr>
          <w:rFonts w:ascii="Trebuchet MS" w:hAnsi="Trebuchet MS"/>
          <w:noProof/>
        </w:rPr>
        <w:t xml:space="preserve">then </w:t>
      </w:r>
      <w:del w:id="290" w:author="Author">
        <w:r w:rsidRPr="00A83097">
          <w:rPr>
            <w:rFonts w:ascii="Trebuchet MS" w:hAnsi="Trebuchet MS"/>
            <w:noProof/>
          </w:rPr>
          <w:delText>have to</w:delText>
        </w:r>
      </w:del>
      <w:ins w:id="291" w:author="Author">
        <w:r w:rsidRPr="00A83097">
          <w:rPr>
            <w:rFonts w:ascii="Trebuchet MS" w:hAnsi="Trebuchet MS"/>
            <w:noProof/>
          </w:rPr>
          <w:t>I too will</w:t>
        </w:r>
      </w:ins>
      <w:r w:rsidRPr="00A83097">
        <w:rPr>
          <w:rFonts w:ascii="Trebuchet MS" w:hAnsi="Trebuchet MS"/>
          <w:noProof/>
        </w:rPr>
        <w:t xml:space="preserve"> walk in opposition to </w:t>
      </w:r>
      <w:del w:id="29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>;</w:delText>
        </w:r>
      </w:del>
      <w:ins w:id="293" w:author="Author">
        <w:r w:rsidRPr="00A83097">
          <w:rPr>
            <w:rFonts w:ascii="Trebuchet MS" w:hAnsi="Trebuchet MS"/>
            <w:noProof/>
          </w:rPr>
          <w:t>you,</w:t>
        </w:r>
      </w:ins>
      <w:r w:rsidRPr="00A83097">
        <w:rPr>
          <w:rFonts w:ascii="Trebuchet MS" w:hAnsi="Trebuchet MS"/>
          <w:noProof/>
        </w:rPr>
        <w:t xml:space="preserve"> and I</w:t>
      </w:r>
      <w:del w:id="294" w:author="Author">
        <w:r w:rsidRPr="00A83097">
          <w:rPr>
            <w:rFonts w:ascii="Trebuchet MS" w:hAnsi="Trebuchet MS"/>
            <w:noProof/>
          </w:rPr>
          <w:delText>, even I, shall have to</w:delText>
        </w:r>
      </w:del>
      <w:ins w:id="295" w:author="Author">
        <w:r w:rsidRPr="00A83097">
          <w:rPr>
            <w:rFonts w:ascii="Trebuchet MS" w:hAnsi="Trebuchet MS"/>
            <w:noProof/>
          </w:rPr>
          <w:t xml:space="preserve"> myself will</w:t>
        </w:r>
      </w:ins>
      <w:r w:rsidRPr="00A83097">
        <w:rPr>
          <w:rFonts w:ascii="Trebuchet MS" w:hAnsi="Trebuchet MS"/>
          <w:noProof/>
        </w:rPr>
        <w:t xml:space="preserve"> strike </w:t>
      </w:r>
      <w:del w:id="296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297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seven times for </w:t>
      </w:r>
      <w:del w:id="298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299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sins. </w:t>
      </w:r>
      <w:r w:rsidRPr="00A83097">
        <w:rPr>
          <w:rFonts w:ascii="Trebuchet MS" w:hAnsi="Trebuchet MS"/>
          <w:b/>
          <w:noProof/>
        </w:rPr>
        <w:t xml:space="preserve">26:25 </w:t>
      </w:r>
      <w:del w:id="300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</w:t>
      </w:r>
      <w:del w:id="301" w:author="Author">
        <w:r w:rsidRPr="00A83097">
          <w:rPr>
            <w:rFonts w:ascii="Trebuchet MS" w:hAnsi="Trebuchet MS"/>
            <w:noProof/>
          </w:rPr>
          <w:delText xml:space="preserve">shall certainly </w:delText>
        </w:r>
      </w:del>
      <w:ins w:id="302" w:author="Author">
        <w:r w:rsidRPr="00A83097">
          <w:rPr>
            <w:rFonts w:ascii="Trebuchet MS" w:hAnsi="Trebuchet MS"/>
            <w:noProof/>
          </w:rPr>
          <w:t xml:space="preserve">will </w:t>
        </w:r>
      </w:ins>
      <w:r w:rsidRPr="00A83097">
        <w:rPr>
          <w:rFonts w:ascii="Trebuchet MS" w:hAnsi="Trebuchet MS"/>
          <w:noProof/>
        </w:rPr>
        <w:t xml:space="preserve">bring </w:t>
      </w:r>
      <w:del w:id="303" w:author="Author">
        <w:r w:rsidRPr="00A83097">
          <w:rPr>
            <w:rFonts w:ascii="Trebuchet MS" w:hAnsi="Trebuchet MS"/>
            <w:noProof/>
          </w:rPr>
          <w:delText xml:space="preserve">upon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a</w:delText>
        </w:r>
      </w:del>
      <w:ins w:id="304" w:author="Author">
        <w:r w:rsidRPr="00A83097">
          <w:rPr>
            <w:rFonts w:ascii="Trebuchet MS" w:hAnsi="Trebuchet MS"/>
            <w:noProof/>
          </w:rPr>
          <w:t>an avenging</w:t>
        </w:r>
      </w:ins>
      <w:r w:rsidRPr="00A83097">
        <w:rPr>
          <w:rFonts w:ascii="Trebuchet MS" w:hAnsi="Trebuchet MS"/>
          <w:noProof/>
        </w:rPr>
        <w:t xml:space="preserve"> sword </w:t>
      </w:r>
      <w:del w:id="305" w:author="Author">
        <w:r w:rsidRPr="00A83097">
          <w:rPr>
            <w:rFonts w:ascii="Trebuchet MS" w:hAnsi="Trebuchet MS"/>
            <w:noProof/>
          </w:rPr>
          <w:delText>wreaking vengeance</w:delText>
        </w:r>
      </w:del>
      <w:ins w:id="306" w:author="Author">
        <w:r w:rsidRPr="00A83097">
          <w:rPr>
            <w:rFonts w:ascii="Trebuchet MS" w:hAnsi="Trebuchet MS"/>
            <w:noProof/>
          </w:rPr>
          <w:t>upon you</w:t>
        </w:r>
      </w:ins>
      <w:r w:rsidRPr="00A83097">
        <w:rPr>
          <w:rFonts w:ascii="Trebuchet MS" w:hAnsi="Trebuchet MS"/>
          <w:noProof/>
        </w:rPr>
        <w:t xml:space="preserve"> for </w:t>
      </w:r>
      <w:ins w:id="307" w:author="Author">
        <w:r w:rsidRPr="00A83097">
          <w:rPr>
            <w:rFonts w:ascii="Trebuchet MS" w:hAnsi="Trebuchet MS"/>
            <w:noProof/>
          </w:rPr>
          <w:t xml:space="preserve">breaking </w:t>
        </w:r>
      </w:ins>
      <w:r w:rsidRPr="00A83097">
        <w:rPr>
          <w:rFonts w:ascii="Trebuchet MS" w:hAnsi="Trebuchet MS"/>
          <w:noProof/>
        </w:rPr>
        <w:t>the covenant</w:t>
      </w:r>
      <w:del w:id="308" w:author="Author">
        <w:r w:rsidRPr="00A83097">
          <w:rPr>
            <w:rFonts w:ascii="Trebuchet MS" w:hAnsi="Trebuchet MS"/>
            <w:noProof/>
          </w:rPr>
          <w:delText xml:space="preserve">; and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will indeed</w:delText>
        </w:r>
      </w:del>
      <w:ins w:id="309" w:author="Author">
        <w:r w:rsidRPr="00A83097">
          <w:rPr>
            <w:rFonts w:ascii="Trebuchet MS" w:hAnsi="Trebuchet MS"/>
            <w:noProof/>
          </w:rPr>
          <w:t>. If you</w:t>
        </w:r>
      </w:ins>
      <w:r w:rsidRPr="00A83097">
        <w:rPr>
          <w:rFonts w:ascii="Trebuchet MS" w:hAnsi="Trebuchet MS"/>
          <w:noProof/>
        </w:rPr>
        <w:t xml:space="preserve"> gather yourselves into </w:t>
      </w:r>
      <w:del w:id="310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11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cities, </w:t>
      </w:r>
      <w:del w:id="312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</w:t>
      </w:r>
      <w:del w:id="313" w:author="Author">
        <w:r w:rsidRPr="00A83097">
          <w:rPr>
            <w:rFonts w:ascii="Trebuchet MS" w:hAnsi="Trebuchet MS"/>
            <w:noProof/>
          </w:rPr>
          <w:delText>shall certainly</w:delText>
        </w:r>
      </w:del>
      <w:ins w:id="314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send </w:t>
      </w:r>
      <w:del w:id="315" w:author="Author">
        <w:r w:rsidRPr="00A83097">
          <w:rPr>
            <w:rFonts w:ascii="Trebuchet MS" w:hAnsi="Trebuchet MS"/>
            <w:noProof/>
          </w:rPr>
          <w:delText>pestilence</w:delText>
        </w:r>
      </w:del>
      <w:ins w:id="316" w:author="Author">
        <w:r w:rsidRPr="00A83097">
          <w:rPr>
            <w:rFonts w:ascii="Trebuchet MS" w:hAnsi="Trebuchet MS"/>
            <w:noProof/>
          </w:rPr>
          <w:t>disease</w:t>
        </w:r>
      </w:ins>
      <w:r w:rsidRPr="00A83097">
        <w:rPr>
          <w:rFonts w:ascii="Trebuchet MS" w:hAnsi="Trebuchet MS"/>
          <w:noProof/>
        </w:rPr>
        <w:t xml:space="preserve"> into </w:t>
      </w:r>
      <w:del w:id="317" w:author="Author">
        <w:r w:rsidRPr="00A83097">
          <w:rPr>
            <w:rFonts w:ascii="Trebuchet MS" w:hAnsi="Trebuchet MS"/>
            <w:noProof/>
          </w:rPr>
          <w:delText>the</w:delText>
        </w:r>
      </w:del>
      <w:ins w:id="318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midst</w:t>
      </w:r>
      <w:del w:id="319" w:author="Author">
        <w:r w:rsidRPr="00A83097">
          <w:rPr>
            <w:rFonts w:ascii="Trebuchet MS" w:hAnsi="Trebuchet MS"/>
            <w:noProof/>
          </w:rPr>
          <w:delText xml:space="preserve"> of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r w:rsidRPr="00A83097">
        <w:rPr>
          <w:rFonts w:ascii="Trebuchet MS" w:hAnsi="Trebuchet MS"/>
          <w:noProof/>
        </w:rPr>
        <w:t xml:space="preserve">, and </w:t>
      </w:r>
      <w:del w:id="320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must</w:delText>
        </w:r>
      </w:del>
      <w:ins w:id="321" w:author="Author">
        <w:r w:rsidRPr="00A83097">
          <w:rPr>
            <w:rFonts w:ascii="Trebuchet MS" w:hAnsi="Trebuchet MS"/>
            <w:noProof/>
          </w:rPr>
          <w:t>you will</w:t>
        </w:r>
      </w:ins>
      <w:r w:rsidRPr="00A83097">
        <w:rPr>
          <w:rFonts w:ascii="Trebuchet MS" w:hAnsi="Trebuchet MS"/>
          <w:noProof/>
        </w:rPr>
        <w:t xml:space="preserve"> be given into the hand of an enemy. </w:t>
      </w:r>
      <w:r w:rsidRPr="00A83097">
        <w:rPr>
          <w:rFonts w:ascii="Trebuchet MS" w:hAnsi="Trebuchet MS"/>
          <w:b/>
          <w:noProof/>
        </w:rPr>
        <w:t xml:space="preserve">26:26 </w:t>
      </w:r>
      <w:r w:rsidRPr="00A83097">
        <w:rPr>
          <w:rFonts w:ascii="Trebuchet MS" w:hAnsi="Trebuchet MS"/>
          <w:noProof/>
        </w:rPr>
        <w:t xml:space="preserve">When I </w:t>
      </w:r>
      <w:del w:id="322" w:author="Author">
        <w:r w:rsidRPr="00A83097">
          <w:rPr>
            <w:rFonts w:ascii="Trebuchet MS" w:hAnsi="Trebuchet MS"/>
            <w:noProof/>
          </w:rPr>
          <w:delText xml:space="preserve">have broken for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the rods around which ring-shaped loaves are suspended,</w:delText>
        </w:r>
      </w:del>
      <w:ins w:id="323" w:author="Author">
        <w:r w:rsidRPr="00A83097">
          <w:rPr>
            <w:rFonts w:ascii="Trebuchet MS" w:hAnsi="Trebuchet MS"/>
            <w:noProof/>
          </w:rPr>
          <w:t>destroy your supply</w:t>
        </w:r>
        <w:r w:rsidRPr="00A83097">
          <w:rPr>
            <w:rStyle w:val="FootnoteReference"/>
            <w:rFonts w:ascii="Trebuchet MS" w:hAnsi="Trebuchet MS"/>
            <w:noProof/>
          </w:rPr>
          <w:footnoteReference w:id="7"/>
        </w:r>
        <w:r w:rsidRPr="00A83097">
          <w:rPr>
            <w:rFonts w:ascii="Trebuchet MS" w:hAnsi="Trebuchet MS"/>
            <w:noProof/>
          </w:rPr>
          <w:t xml:space="preserve"> of bread,</w:t>
        </w:r>
        <w:r w:rsidRPr="00A83097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A83097">
        <w:rPr>
          <w:rFonts w:ascii="Trebuchet MS" w:hAnsi="Trebuchet MS"/>
          <w:noProof/>
        </w:rPr>
        <w:t xml:space="preserve"> ten women will </w:t>
      </w:r>
      <w:del w:id="328" w:author="Author">
        <w:r w:rsidRPr="00A83097">
          <w:rPr>
            <w:rFonts w:ascii="Trebuchet MS" w:hAnsi="Trebuchet MS"/>
            <w:noProof/>
          </w:rPr>
          <w:delText>then actually</w:delText>
        </w:r>
      </w:del>
      <w:ins w:id="329" w:author="Author">
        <w:r w:rsidRPr="00A83097">
          <w:rPr>
            <w:rFonts w:ascii="Trebuchet MS" w:hAnsi="Trebuchet MS"/>
            <w:noProof/>
          </w:rPr>
          <w:t>be able to</w:t>
        </w:r>
      </w:ins>
      <w:r w:rsidRPr="00A83097">
        <w:rPr>
          <w:rFonts w:ascii="Trebuchet MS" w:hAnsi="Trebuchet MS"/>
          <w:noProof/>
        </w:rPr>
        <w:t xml:space="preserve"> bake </w:t>
      </w:r>
      <w:del w:id="330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31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bread in </w:t>
      </w:r>
      <w:del w:id="332" w:author="Author">
        <w:r w:rsidRPr="00A83097">
          <w:rPr>
            <w:rFonts w:ascii="Trebuchet MS" w:hAnsi="Trebuchet MS"/>
            <w:noProof/>
          </w:rPr>
          <w:delText>but</w:delText>
        </w:r>
      </w:del>
      <w:ins w:id="333" w:author="Author">
        <w:r w:rsidRPr="00A83097">
          <w:rPr>
            <w:rFonts w:ascii="Trebuchet MS" w:hAnsi="Trebuchet MS"/>
            <w:noProof/>
          </w:rPr>
          <w:t>only</w:t>
        </w:r>
      </w:ins>
      <w:r w:rsidRPr="00A83097">
        <w:rPr>
          <w:rFonts w:ascii="Trebuchet MS" w:hAnsi="Trebuchet MS"/>
          <w:noProof/>
        </w:rPr>
        <w:t xml:space="preserve"> one oven and </w:t>
      </w:r>
      <w:del w:id="334" w:author="Author">
        <w:r w:rsidRPr="00A83097">
          <w:rPr>
            <w:rFonts w:ascii="Trebuchet MS" w:hAnsi="Trebuchet MS"/>
            <w:noProof/>
          </w:rPr>
          <w:delText xml:space="preserve">give back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35" w:author="Author">
        <w:r w:rsidRPr="00A83097">
          <w:rPr>
            <w:rFonts w:ascii="Trebuchet MS" w:hAnsi="Trebuchet MS"/>
            <w:noProof/>
          </w:rPr>
          <w:t>then ration your</w:t>
        </w:r>
      </w:ins>
      <w:r w:rsidRPr="00A83097">
        <w:rPr>
          <w:rFonts w:ascii="Trebuchet MS" w:hAnsi="Trebuchet MS"/>
          <w:noProof/>
        </w:rPr>
        <w:t xml:space="preserve"> bread by weight; and </w:t>
      </w:r>
      <w:del w:id="336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must</w:delText>
        </w:r>
      </w:del>
      <w:ins w:id="337" w:author="Author">
        <w:r w:rsidRPr="00A83097">
          <w:rPr>
            <w:rFonts w:ascii="Trebuchet MS" w:hAnsi="Trebuchet MS"/>
            <w:noProof/>
          </w:rPr>
          <w:t>you will</w:t>
        </w:r>
      </w:ins>
      <w:r w:rsidRPr="00A83097">
        <w:rPr>
          <w:rFonts w:ascii="Trebuchet MS" w:hAnsi="Trebuchet MS"/>
          <w:noProof/>
        </w:rPr>
        <w:t xml:space="preserve"> eat but </w:t>
      </w:r>
      <w:del w:id="338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339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not be satisfied.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26:27 </w:t>
      </w:r>
      <w:r w:rsidRPr="00A83097">
        <w:rPr>
          <w:rFonts w:ascii="Trebuchet MS" w:hAnsi="Trebuchet MS"/>
          <w:noProof/>
        </w:rPr>
        <w:t>“‘If</w:t>
      </w:r>
      <w:del w:id="340" w:author="Author">
        <w:r w:rsidRPr="00A83097">
          <w:rPr>
            <w:rFonts w:ascii="Trebuchet MS" w:hAnsi="Trebuchet MS"/>
            <w:noProof/>
          </w:rPr>
          <w:delText>, however, with</w:delText>
        </w:r>
      </w:del>
      <w:ins w:id="341" w:author="Author">
        <w:r w:rsidRPr="00A83097">
          <w:rPr>
            <w:rFonts w:ascii="Trebuchet MS" w:hAnsi="Trebuchet MS"/>
            <w:noProof/>
          </w:rPr>
          <w:t xml:space="preserve"> in spite of</w:t>
        </w:r>
      </w:ins>
      <w:r w:rsidRPr="00A83097">
        <w:rPr>
          <w:rFonts w:ascii="Trebuchet MS" w:hAnsi="Trebuchet MS"/>
          <w:noProof/>
        </w:rPr>
        <w:t xml:space="preserve"> this </w:t>
      </w:r>
      <w:del w:id="34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34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not listen to me and </w:t>
      </w:r>
      <w:del w:id="344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just must walk</w:delText>
        </w:r>
      </w:del>
      <w:ins w:id="345" w:author="Author">
        <w:r w:rsidRPr="00A83097">
          <w:rPr>
            <w:rFonts w:ascii="Trebuchet MS" w:hAnsi="Trebuchet MS"/>
            <w:noProof/>
          </w:rPr>
          <w:t>you insist on walking</w:t>
        </w:r>
      </w:ins>
      <w:r w:rsidRPr="00A83097">
        <w:rPr>
          <w:rFonts w:ascii="Trebuchet MS" w:hAnsi="Trebuchet MS"/>
          <w:noProof/>
        </w:rPr>
        <w:t xml:space="preserve"> in opposition to me, </w:t>
      </w:r>
      <w:r w:rsidRPr="00A83097">
        <w:rPr>
          <w:rFonts w:ascii="Trebuchet MS" w:hAnsi="Trebuchet MS"/>
          <w:b/>
          <w:noProof/>
        </w:rPr>
        <w:t xml:space="preserve">26:28 </w:t>
      </w:r>
      <w:r w:rsidRPr="00A83097">
        <w:rPr>
          <w:rFonts w:ascii="Trebuchet MS" w:hAnsi="Trebuchet MS"/>
          <w:noProof/>
        </w:rPr>
        <w:t xml:space="preserve">I </w:t>
      </w:r>
      <w:del w:id="346" w:author="Author">
        <w:r w:rsidRPr="00A83097">
          <w:rPr>
            <w:rFonts w:ascii="Trebuchet MS" w:hAnsi="Trebuchet MS"/>
            <w:noProof/>
          </w:rPr>
          <w:delText>shall then have to walk in heated</w:delText>
        </w:r>
      </w:del>
      <w:ins w:id="347" w:author="Author">
        <w:r w:rsidRPr="00A83097">
          <w:rPr>
            <w:rFonts w:ascii="Trebuchet MS" w:hAnsi="Trebuchet MS"/>
            <w:noProof/>
          </w:rPr>
          <w:t>will intensify my</w:t>
        </w:r>
      </w:ins>
      <w:r w:rsidRPr="00A83097">
        <w:rPr>
          <w:rFonts w:ascii="Trebuchet MS" w:hAnsi="Trebuchet MS"/>
          <w:noProof/>
        </w:rPr>
        <w:t xml:space="preserve"> opposition to </w:t>
      </w:r>
      <w:del w:id="348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349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>, and I</w:t>
      </w:r>
      <w:del w:id="350" w:author="Author">
        <w:r w:rsidRPr="00A83097">
          <w:rPr>
            <w:rFonts w:ascii="Trebuchet MS" w:hAnsi="Trebuchet MS"/>
            <w:noProof/>
          </w:rPr>
          <w:delText>, yes, I, shall</w:delText>
        </w:r>
      </w:del>
      <w:ins w:id="351" w:author="Author">
        <w:r w:rsidRPr="00A83097">
          <w:rPr>
            <w:rFonts w:ascii="Trebuchet MS" w:hAnsi="Trebuchet MS"/>
            <w:noProof/>
          </w:rPr>
          <w:t xml:space="preserve"> myself will</w:t>
        </w:r>
      </w:ins>
      <w:r w:rsidRPr="00A83097">
        <w:rPr>
          <w:rFonts w:ascii="Trebuchet MS" w:hAnsi="Trebuchet MS"/>
          <w:noProof/>
        </w:rPr>
        <w:t xml:space="preserve"> have to chastise </w:t>
      </w:r>
      <w:del w:id="35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35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seven times for </w:t>
      </w:r>
      <w:del w:id="354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55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sins. </w:t>
      </w:r>
      <w:r w:rsidRPr="00A83097">
        <w:rPr>
          <w:rFonts w:ascii="Trebuchet MS" w:hAnsi="Trebuchet MS"/>
          <w:b/>
          <w:noProof/>
        </w:rPr>
        <w:t xml:space="preserve">26:29 </w:t>
      </w:r>
      <w:r w:rsidRPr="00A83097">
        <w:rPr>
          <w:rFonts w:ascii="Trebuchet MS" w:hAnsi="Trebuchet MS"/>
          <w:noProof/>
        </w:rPr>
        <w:t xml:space="preserve">So </w:t>
      </w:r>
      <w:del w:id="356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357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have to eat the flesh of </w:t>
      </w:r>
      <w:del w:id="358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59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sons, and </w:t>
      </w:r>
      <w:del w:id="360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361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will eat the flesh of </w:t>
      </w:r>
      <w:del w:id="362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63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daughters. </w:t>
      </w:r>
      <w:r w:rsidRPr="00A83097">
        <w:rPr>
          <w:rFonts w:ascii="Trebuchet MS" w:hAnsi="Trebuchet MS"/>
          <w:b/>
          <w:noProof/>
        </w:rPr>
        <w:t xml:space="preserve">26:30 </w:t>
      </w:r>
      <w:del w:id="364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</w:t>
      </w:r>
      <w:del w:id="365" w:author="Author">
        <w:r w:rsidRPr="00A83097">
          <w:rPr>
            <w:rFonts w:ascii="Trebuchet MS" w:hAnsi="Trebuchet MS"/>
            <w:noProof/>
          </w:rPr>
          <w:delText xml:space="preserve">shall certainly </w:delText>
        </w:r>
      </w:del>
      <w:ins w:id="366" w:author="Author">
        <w:r w:rsidRPr="00A83097">
          <w:rPr>
            <w:rFonts w:ascii="Trebuchet MS" w:hAnsi="Trebuchet MS"/>
            <w:noProof/>
          </w:rPr>
          <w:t xml:space="preserve">will </w:t>
        </w:r>
      </w:ins>
      <w:r w:rsidRPr="00A83097">
        <w:rPr>
          <w:rFonts w:ascii="Trebuchet MS" w:hAnsi="Trebuchet MS"/>
          <w:noProof/>
        </w:rPr>
        <w:t xml:space="preserve">annihilate </w:t>
      </w:r>
      <w:del w:id="367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68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sacred high places and cut </w:t>
      </w:r>
      <w:del w:id="369" w:author="Author">
        <w:r w:rsidRPr="00A83097">
          <w:rPr>
            <w:rFonts w:ascii="Trebuchet MS" w:hAnsi="Trebuchet MS"/>
            <w:noProof/>
          </w:rPr>
          <w:delText xml:space="preserve">off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70" w:author="Author">
        <w:r w:rsidRPr="00A83097">
          <w:rPr>
            <w:rFonts w:ascii="Trebuchet MS" w:hAnsi="Trebuchet MS"/>
            <w:noProof/>
          </w:rPr>
          <w:t>down your</w:t>
        </w:r>
      </w:ins>
      <w:r w:rsidRPr="00A83097">
        <w:rPr>
          <w:rFonts w:ascii="Trebuchet MS" w:hAnsi="Trebuchet MS"/>
          <w:noProof/>
        </w:rPr>
        <w:t xml:space="preserve"> incense stands and </w:t>
      </w:r>
      <w:del w:id="371" w:author="Author">
        <w:r w:rsidRPr="00A83097">
          <w:rPr>
            <w:rFonts w:ascii="Trebuchet MS" w:hAnsi="Trebuchet MS"/>
            <w:noProof/>
          </w:rPr>
          <w:delText xml:space="preserve">lay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own</w:delText>
        </w:r>
      </w:del>
      <w:ins w:id="372" w:author="Author">
        <w:r w:rsidRPr="00A83097">
          <w:rPr>
            <w:rFonts w:ascii="Trebuchet MS" w:hAnsi="Trebuchet MS"/>
            <w:noProof/>
          </w:rPr>
          <w:t>pile your</w:t>
        </w:r>
      </w:ins>
      <w:r w:rsidRPr="00A83097">
        <w:rPr>
          <w:rFonts w:ascii="Trebuchet MS" w:hAnsi="Trebuchet MS"/>
          <w:noProof/>
        </w:rPr>
        <w:t xml:space="preserve"> carcasses </w:t>
      </w:r>
      <w:del w:id="373" w:author="Author">
        <w:r w:rsidRPr="00A83097">
          <w:rPr>
            <w:rFonts w:ascii="Trebuchet MS" w:hAnsi="Trebuchet MS"/>
            <w:noProof/>
          </w:rPr>
          <w:delText>upon</w:delText>
        </w:r>
      </w:del>
      <w:ins w:id="374" w:author="Author">
        <w:r w:rsidRPr="00A83097">
          <w:rPr>
            <w:rFonts w:ascii="Trebuchet MS" w:hAnsi="Trebuchet MS"/>
            <w:noProof/>
          </w:rPr>
          <w:t>on</w:t>
        </w:r>
      </w:ins>
      <w:r w:rsidRPr="00A83097">
        <w:rPr>
          <w:rFonts w:ascii="Trebuchet MS" w:hAnsi="Trebuchet MS"/>
          <w:noProof/>
        </w:rPr>
        <w:t xml:space="preserve"> the carcasses of </w:t>
      </w:r>
      <w:del w:id="375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dungy</w:delText>
        </w:r>
      </w:del>
      <w:ins w:id="376" w:author="Author">
        <w:r w:rsidRPr="00A83097">
          <w:rPr>
            <w:rFonts w:ascii="Trebuchet MS" w:hAnsi="Trebuchet MS"/>
            <w:noProof/>
          </w:rPr>
          <w:t>your disgusting</w:t>
        </w:r>
      </w:ins>
      <w:r w:rsidRPr="00A83097">
        <w:rPr>
          <w:rFonts w:ascii="Trebuchet MS" w:hAnsi="Trebuchet MS"/>
          <w:noProof/>
        </w:rPr>
        <w:t xml:space="preserve"> idols</w:t>
      </w:r>
      <w:del w:id="377" w:author="Author">
        <w:r w:rsidRPr="00A83097">
          <w:rPr>
            <w:rFonts w:ascii="Trebuchet MS" w:hAnsi="Trebuchet MS"/>
            <w:noProof/>
          </w:rPr>
          <w:delText>;</w:delText>
        </w:r>
      </w:del>
      <w:ins w:id="378" w:author="Author">
        <w:r w:rsidRPr="00A83097">
          <w:rPr>
            <w:rFonts w:ascii="Trebuchet MS" w:hAnsi="Trebuchet MS"/>
            <w:noProof/>
          </w:rPr>
          <w:t>,</w:t>
        </w:r>
        <w:r w:rsidRPr="00A83097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A83097">
        <w:rPr>
          <w:rFonts w:ascii="Trebuchet MS" w:hAnsi="Trebuchet MS"/>
          <w:noProof/>
        </w:rPr>
        <w:t xml:space="preserve"> and </w:t>
      </w:r>
      <w:del w:id="381" w:author="Author">
        <w:r w:rsidRPr="00A83097">
          <w:rPr>
            <w:rFonts w:ascii="Trebuchet MS" w:hAnsi="Trebuchet MS"/>
            <w:noProof/>
          </w:rPr>
          <w:delText>my soul</w:delText>
        </w:r>
      </w:del>
      <w:ins w:id="382" w:author="Author">
        <w:r w:rsidRPr="00A83097">
          <w:rPr>
            <w:rFonts w:ascii="Trebuchet MS" w:hAnsi="Trebuchet MS"/>
            <w:noProof/>
          </w:rPr>
          <w:t>I</w:t>
        </w:r>
        <w:r w:rsidRPr="00A83097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A83097">
        <w:rPr>
          <w:rFonts w:ascii="Trebuchet MS" w:hAnsi="Trebuchet MS"/>
          <w:noProof/>
        </w:rPr>
        <w:t xml:space="preserve"> will </w:t>
      </w:r>
      <w:del w:id="385" w:author="Author">
        <w:r w:rsidRPr="00A83097">
          <w:rPr>
            <w:rFonts w:ascii="Trebuchet MS" w:hAnsi="Trebuchet MS"/>
            <w:noProof/>
          </w:rPr>
          <w:delText xml:space="preserve">simply abhor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386" w:author="Author">
        <w:r w:rsidRPr="00A83097">
          <w:rPr>
            <w:rFonts w:ascii="Trebuchet MS" w:hAnsi="Trebuchet MS"/>
            <w:noProof/>
          </w:rPr>
          <w:t>turn away from you in disgust</w:t>
        </w:r>
      </w:ins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26:31 </w:t>
      </w:r>
      <w:del w:id="387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 xml:space="preserve">I </w:t>
      </w:r>
      <w:del w:id="388" w:author="Author">
        <w:r w:rsidRPr="00A83097">
          <w:rPr>
            <w:rFonts w:ascii="Trebuchet MS" w:hAnsi="Trebuchet MS"/>
            <w:noProof/>
          </w:rPr>
          <w:delText>shall indeed</w:delText>
        </w:r>
      </w:del>
      <w:ins w:id="389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give </w:t>
      </w:r>
      <w:del w:id="390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91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cities to the sword and </w:t>
      </w:r>
      <w:del w:id="392" w:author="Author">
        <w:r w:rsidRPr="00A83097">
          <w:rPr>
            <w:rFonts w:ascii="Trebuchet MS" w:hAnsi="Trebuchet MS"/>
            <w:noProof/>
          </w:rPr>
          <w:delText xml:space="preserve">lay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393" w:author="Author">
        <w:r w:rsidRPr="00A83097">
          <w:rPr>
            <w:rFonts w:ascii="Trebuchet MS" w:hAnsi="Trebuchet MS"/>
            <w:noProof/>
          </w:rPr>
          <w:t>make your</w:t>
        </w:r>
      </w:ins>
      <w:r w:rsidRPr="00A83097">
        <w:rPr>
          <w:rFonts w:ascii="Trebuchet MS" w:hAnsi="Trebuchet MS"/>
          <w:noProof/>
        </w:rPr>
        <w:t xml:space="preserve"> sanctuaries desolate, and I </w:t>
      </w:r>
      <w:del w:id="394" w:author="Author">
        <w:r w:rsidRPr="00A83097">
          <w:rPr>
            <w:rFonts w:ascii="Trebuchet MS" w:hAnsi="Trebuchet MS"/>
            <w:noProof/>
          </w:rPr>
          <w:delText>shall</w:delText>
        </w:r>
      </w:del>
      <w:ins w:id="395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not smell </w:t>
      </w:r>
      <w:del w:id="396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  <w:r w:rsidRPr="00A83097">
          <w:rPr>
            <w:rFonts w:ascii="Trebuchet MS" w:hAnsi="Trebuchet MS"/>
            <w:noProof/>
          </w:rPr>
          <w:delText xml:space="preserve"> restful odors</w:delText>
        </w:r>
      </w:del>
      <w:ins w:id="397" w:author="Author">
        <w:r w:rsidRPr="00A83097">
          <w:rPr>
            <w:rFonts w:ascii="Trebuchet MS" w:hAnsi="Trebuchet MS"/>
            <w:noProof/>
          </w:rPr>
          <w:t>the pleasing</w:t>
        </w:r>
        <w:r w:rsidRPr="00A83097">
          <w:rPr>
            <w:rStyle w:val="FootnoteReference"/>
            <w:rFonts w:ascii="Trebuchet MS" w:hAnsi="Trebuchet MS"/>
            <w:noProof/>
          </w:rPr>
          <w:footnoteReference w:id="11"/>
        </w:r>
        <w:r w:rsidRPr="00A83097">
          <w:rPr>
            <w:rFonts w:ascii="Trebuchet MS" w:hAnsi="Trebuchet MS"/>
            <w:noProof/>
          </w:rPr>
          <w:t xml:space="preserve"> aromas of your sacrifices</w:t>
        </w:r>
      </w:ins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26:32 </w:t>
      </w:r>
      <w:del w:id="400" w:author="Author">
        <w:r w:rsidRPr="00A83097">
          <w:rPr>
            <w:rFonts w:ascii="Trebuchet MS" w:hAnsi="Trebuchet MS"/>
            <w:noProof/>
          </w:rPr>
          <w:delText xml:space="preserve">And </w:delText>
        </w:r>
      </w:del>
      <w:r w:rsidRPr="00A83097">
        <w:rPr>
          <w:rFonts w:ascii="Trebuchet MS" w:hAnsi="Trebuchet MS"/>
          <w:noProof/>
        </w:rPr>
        <w:t>I</w:t>
      </w:r>
      <w:del w:id="401" w:author="Author">
        <w:r w:rsidRPr="00A83097">
          <w:rPr>
            <w:rFonts w:ascii="Trebuchet MS" w:hAnsi="Trebuchet MS"/>
            <w:noProof/>
          </w:rPr>
          <w:delText>, for my part,</w:delText>
        </w:r>
      </w:del>
      <w:ins w:id="402" w:author="Author">
        <w:r w:rsidRPr="00A83097">
          <w:rPr>
            <w:rFonts w:ascii="Trebuchet MS" w:hAnsi="Trebuchet MS"/>
            <w:noProof/>
          </w:rPr>
          <w:t xml:space="preserve"> myself</w:t>
        </w:r>
      </w:ins>
      <w:r w:rsidRPr="00A83097">
        <w:rPr>
          <w:rFonts w:ascii="Trebuchet MS" w:hAnsi="Trebuchet MS"/>
          <w:noProof/>
        </w:rPr>
        <w:t xml:space="preserve"> will </w:t>
      </w:r>
      <w:del w:id="403" w:author="Author">
        <w:r w:rsidRPr="00A83097">
          <w:rPr>
            <w:rFonts w:ascii="Trebuchet MS" w:hAnsi="Trebuchet MS"/>
            <w:noProof/>
          </w:rPr>
          <w:delText>lay</w:delText>
        </w:r>
      </w:del>
      <w:ins w:id="404" w:author="Author">
        <w:r w:rsidRPr="00A83097">
          <w:rPr>
            <w:rFonts w:ascii="Trebuchet MS" w:hAnsi="Trebuchet MS"/>
            <w:noProof/>
          </w:rPr>
          <w:t>make</w:t>
        </w:r>
      </w:ins>
      <w:r w:rsidRPr="00A83097">
        <w:rPr>
          <w:rFonts w:ascii="Trebuchet MS" w:hAnsi="Trebuchet MS"/>
          <w:noProof/>
        </w:rPr>
        <w:t xml:space="preserve"> the land desolate, and </w:t>
      </w:r>
      <w:del w:id="405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06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enemies who are dwelling in it will </w:t>
      </w:r>
      <w:del w:id="407" w:author="Author">
        <w:r w:rsidRPr="00A83097">
          <w:rPr>
            <w:rFonts w:ascii="Trebuchet MS" w:hAnsi="Trebuchet MS"/>
            <w:noProof/>
          </w:rPr>
          <w:delText xml:space="preserve">simply </w:delText>
        </w:r>
      </w:del>
      <w:r w:rsidRPr="00A83097">
        <w:rPr>
          <w:rFonts w:ascii="Trebuchet MS" w:hAnsi="Trebuchet MS"/>
          <w:noProof/>
        </w:rPr>
        <w:t xml:space="preserve">stare in amazement over it. </w:t>
      </w:r>
      <w:r w:rsidRPr="00A83097">
        <w:rPr>
          <w:rFonts w:ascii="Trebuchet MS" w:hAnsi="Trebuchet MS"/>
          <w:b/>
          <w:noProof/>
        </w:rPr>
        <w:t xml:space="preserve">26:33 </w:t>
      </w:r>
      <w:r w:rsidRPr="00A83097">
        <w:rPr>
          <w:rFonts w:ascii="Trebuchet MS" w:hAnsi="Trebuchet MS"/>
          <w:noProof/>
        </w:rPr>
        <w:t xml:space="preserve">And </w:t>
      </w:r>
      <w:del w:id="408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</w:delText>
        </w:r>
      </w:del>
      <w:r w:rsidRPr="00A83097">
        <w:rPr>
          <w:rFonts w:ascii="Trebuchet MS" w:hAnsi="Trebuchet MS"/>
          <w:noProof/>
        </w:rPr>
        <w:t xml:space="preserve">I </w:t>
      </w:r>
      <w:del w:id="409" w:author="Author">
        <w:r w:rsidRPr="00A83097">
          <w:rPr>
            <w:rFonts w:ascii="Trebuchet MS" w:hAnsi="Trebuchet MS"/>
            <w:noProof/>
          </w:rPr>
          <w:delText>shall</w:delText>
        </w:r>
      </w:del>
      <w:ins w:id="410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scatter </w:t>
      </w:r>
      <w:ins w:id="411" w:author="Author">
        <w:r w:rsidRPr="00A83097">
          <w:rPr>
            <w:rFonts w:ascii="Trebuchet MS" w:hAnsi="Trebuchet MS"/>
            <w:noProof/>
          </w:rPr>
          <w:t xml:space="preserve">you </w:t>
        </w:r>
      </w:ins>
      <w:r w:rsidRPr="00A83097">
        <w:rPr>
          <w:rFonts w:ascii="Trebuchet MS" w:hAnsi="Trebuchet MS"/>
          <w:noProof/>
        </w:rPr>
        <w:t xml:space="preserve">among the nations, and I will unsheathe a sword after </w:t>
      </w:r>
      <w:del w:id="412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413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; and </w:t>
      </w:r>
      <w:del w:id="414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15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land </w:t>
      </w:r>
      <w:del w:id="416" w:author="Author">
        <w:r w:rsidRPr="00A83097">
          <w:rPr>
            <w:rFonts w:ascii="Trebuchet MS" w:hAnsi="Trebuchet MS"/>
            <w:noProof/>
          </w:rPr>
          <w:delText>must become a desolation</w:delText>
        </w:r>
      </w:del>
      <w:ins w:id="417" w:author="Author">
        <w:r w:rsidRPr="00A83097">
          <w:rPr>
            <w:rFonts w:ascii="Trebuchet MS" w:hAnsi="Trebuchet MS"/>
            <w:noProof/>
          </w:rPr>
          <w:t>will be made desolate</w:t>
        </w:r>
      </w:ins>
      <w:r w:rsidRPr="00A83097">
        <w:rPr>
          <w:rFonts w:ascii="Trebuchet MS" w:hAnsi="Trebuchet MS"/>
          <w:noProof/>
        </w:rPr>
        <w:t xml:space="preserve">, and </w:t>
      </w:r>
      <w:del w:id="418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19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cities will </w:t>
      </w:r>
      <w:del w:id="420" w:author="Author">
        <w:r w:rsidRPr="00A83097">
          <w:rPr>
            <w:rFonts w:ascii="Trebuchet MS" w:hAnsi="Trebuchet MS"/>
            <w:noProof/>
          </w:rPr>
          <w:delText>become a desolate ruin</w:delText>
        </w:r>
      </w:del>
      <w:ins w:id="421" w:author="Author">
        <w:r w:rsidRPr="00A83097">
          <w:rPr>
            <w:rFonts w:ascii="Trebuchet MS" w:hAnsi="Trebuchet MS"/>
            <w:noProof/>
          </w:rPr>
          <w:t>be devastated</w:t>
        </w:r>
      </w:ins>
      <w:r w:rsidRPr="00A83097">
        <w:rPr>
          <w:rFonts w:ascii="Trebuchet MS" w:hAnsi="Trebuchet MS"/>
          <w:noProof/>
        </w:rPr>
        <w:t>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26:34 </w:t>
      </w:r>
      <w:r w:rsidRPr="00A83097">
        <w:rPr>
          <w:rFonts w:ascii="Trebuchet MS" w:hAnsi="Trebuchet MS"/>
          <w:noProof/>
        </w:rPr>
        <w:t xml:space="preserve">“‘At that time the land will pay off its sabbaths all the days </w:t>
      </w:r>
      <w:del w:id="422" w:author="Author">
        <w:r w:rsidRPr="00A83097">
          <w:rPr>
            <w:rFonts w:ascii="Trebuchet MS" w:hAnsi="Trebuchet MS"/>
            <w:noProof/>
          </w:rPr>
          <w:delText>of its lying desolated</w:delText>
        </w:r>
      </w:del>
      <w:ins w:id="423" w:author="Author">
        <w:r w:rsidRPr="00A83097">
          <w:rPr>
            <w:rFonts w:ascii="Trebuchet MS" w:hAnsi="Trebuchet MS"/>
            <w:noProof/>
          </w:rPr>
          <w:t>it lies desolate</w:t>
        </w:r>
      </w:ins>
      <w:r w:rsidRPr="00A83097">
        <w:rPr>
          <w:rFonts w:ascii="Trebuchet MS" w:hAnsi="Trebuchet MS"/>
          <w:noProof/>
        </w:rPr>
        <w:t xml:space="preserve">, while </w:t>
      </w:r>
      <w:del w:id="424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425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are in the land of </w:t>
      </w:r>
      <w:del w:id="426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27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enemies. At that time the land will </w:t>
      </w:r>
      <w:del w:id="428" w:author="Author">
        <w:r w:rsidRPr="00A83097">
          <w:rPr>
            <w:rFonts w:ascii="Trebuchet MS" w:hAnsi="Trebuchet MS"/>
            <w:noProof/>
          </w:rPr>
          <w:delText>keep sabbath,</w:delText>
        </w:r>
      </w:del>
      <w:ins w:id="429" w:author="Author">
        <w:r w:rsidRPr="00A83097">
          <w:rPr>
            <w:rFonts w:ascii="Trebuchet MS" w:hAnsi="Trebuchet MS"/>
            <w:noProof/>
          </w:rPr>
          <w:t>rest,</w:t>
        </w:r>
        <w:r w:rsidRPr="00A83097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A83097">
        <w:rPr>
          <w:rFonts w:ascii="Trebuchet MS" w:hAnsi="Trebuchet MS"/>
          <w:noProof/>
        </w:rPr>
        <w:t xml:space="preserve"> as it must repay its sabbaths. </w:t>
      </w:r>
      <w:r w:rsidRPr="00A83097">
        <w:rPr>
          <w:rFonts w:ascii="Trebuchet MS" w:hAnsi="Trebuchet MS"/>
          <w:b/>
          <w:noProof/>
        </w:rPr>
        <w:t xml:space="preserve">26:35 </w:t>
      </w:r>
      <w:r w:rsidRPr="00A83097">
        <w:rPr>
          <w:rFonts w:ascii="Trebuchet MS" w:hAnsi="Trebuchet MS"/>
          <w:noProof/>
        </w:rPr>
        <w:t xml:space="preserve">All the days </w:t>
      </w:r>
      <w:del w:id="432" w:author="Author">
        <w:r w:rsidRPr="00A83097">
          <w:rPr>
            <w:rFonts w:ascii="Trebuchet MS" w:hAnsi="Trebuchet MS"/>
            <w:noProof/>
          </w:rPr>
          <w:delText>of its lying desolated</w:delText>
        </w:r>
      </w:del>
      <w:ins w:id="433" w:author="Author">
        <w:r w:rsidRPr="00A83097">
          <w:rPr>
            <w:rFonts w:ascii="Trebuchet MS" w:hAnsi="Trebuchet MS"/>
            <w:noProof/>
          </w:rPr>
          <w:t>it lies desolate</w:t>
        </w:r>
      </w:ins>
      <w:r w:rsidRPr="00A83097">
        <w:rPr>
          <w:rFonts w:ascii="Trebuchet MS" w:hAnsi="Trebuchet MS"/>
          <w:noProof/>
        </w:rPr>
        <w:t xml:space="preserve"> it will </w:t>
      </w:r>
      <w:del w:id="434" w:author="Author">
        <w:r w:rsidRPr="00A83097">
          <w:rPr>
            <w:rFonts w:ascii="Trebuchet MS" w:hAnsi="Trebuchet MS"/>
            <w:noProof/>
          </w:rPr>
          <w:delText>keep sabbath, for the reason that</w:delText>
        </w:r>
      </w:del>
      <w:ins w:id="435" w:author="Author">
        <w:r w:rsidRPr="00A83097">
          <w:rPr>
            <w:rFonts w:ascii="Trebuchet MS" w:hAnsi="Trebuchet MS"/>
            <w:noProof/>
          </w:rPr>
          <w:t>rest, because</w:t>
        </w:r>
      </w:ins>
      <w:r w:rsidRPr="00A83097">
        <w:rPr>
          <w:rFonts w:ascii="Trebuchet MS" w:hAnsi="Trebuchet MS"/>
          <w:noProof/>
        </w:rPr>
        <w:t xml:space="preserve"> it did not </w:t>
      </w:r>
      <w:del w:id="436" w:author="Author">
        <w:r w:rsidRPr="00A83097">
          <w:rPr>
            <w:rFonts w:ascii="Trebuchet MS" w:hAnsi="Trebuchet MS"/>
            <w:noProof/>
          </w:rPr>
          <w:delText>keep sabbath</w:delText>
        </w:r>
      </w:del>
      <w:ins w:id="437" w:author="Author">
        <w:r w:rsidRPr="00A83097">
          <w:rPr>
            <w:rFonts w:ascii="Trebuchet MS" w:hAnsi="Trebuchet MS"/>
            <w:noProof/>
          </w:rPr>
          <w:t>rest</w:t>
        </w:r>
      </w:ins>
      <w:r w:rsidRPr="00A83097">
        <w:rPr>
          <w:rFonts w:ascii="Trebuchet MS" w:hAnsi="Trebuchet MS"/>
          <w:noProof/>
        </w:rPr>
        <w:t xml:space="preserve"> during </w:t>
      </w:r>
      <w:del w:id="438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39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sabbaths when </w:t>
      </w:r>
      <w:del w:id="440" w:author="Author"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441" w:author="Author">
        <w:r w:rsidRPr="00A83097">
          <w:rPr>
            <w:rFonts w:ascii="Trebuchet MS" w:hAnsi="Trebuchet MS"/>
            <w:noProof/>
          </w:rPr>
          <w:t>you</w:t>
        </w:r>
      </w:ins>
      <w:r w:rsidRPr="00A83097">
        <w:rPr>
          <w:rFonts w:ascii="Trebuchet MS" w:hAnsi="Trebuchet MS"/>
          <w:noProof/>
        </w:rPr>
        <w:t xml:space="preserve"> were dwelling </w:t>
      </w:r>
      <w:del w:id="442" w:author="Author">
        <w:r w:rsidRPr="00A83097">
          <w:rPr>
            <w:rFonts w:ascii="Trebuchet MS" w:hAnsi="Trebuchet MS"/>
            <w:noProof/>
          </w:rPr>
          <w:delText>upon</w:delText>
        </w:r>
      </w:del>
      <w:ins w:id="443" w:author="Author">
        <w:r w:rsidRPr="00A83097">
          <w:rPr>
            <w:rFonts w:ascii="Trebuchet MS" w:hAnsi="Trebuchet MS"/>
            <w:noProof/>
          </w:rPr>
          <w:t>on</w:t>
        </w:r>
      </w:ins>
      <w:r w:rsidRPr="00A83097">
        <w:rPr>
          <w:rFonts w:ascii="Trebuchet MS" w:hAnsi="Trebuchet MS"/>
          <w:noProof/>
        </w:rPr>
        <w:t xml:space="preserve"> it.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26:36 </w:t>
      </w:r>
      <w:r w:rsidRPr="00A83097">
        <w:rPr>
          <w:rFonts w:ascii="Trebuchet MS" w:hAnsi="Trebuchet MS"/>
          <w:noProof/>
        </w:rPr>
        <w:t xml:space="preserve">“‘As for those </w:t>
      </w:r>
      <w:del w:id="444" w:author="Author">
        <w:r w:rsidRPr="00A83097">
          <w:rPr>
            <w:rFonts w:ascii="Trebuchet MS" w:hAnsi="Trebuchet MS"/>
            <w:noProof/>
          </w:rPr>
          <w:delText xml:space="preserve">remaining among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</w:del>
      <w:ins w:id="445" w:author="Author">
        <w:r w:rsidRPr="00A83097">
          <w:rPr>
            <w:rFonts w:ascii="Trebuchet MS" w:hAnsi="Trebuchet MS"/>
            <w:noProof/>
          </w:rPr>
          <w:t>who survive</w:t>
        </w:r>
      </w:ins>
      <w:r w:rsidRPr="00A83097">
        <w:rPr>
          <w:rFonts w:ascii="Trebuchet MS" w:hAnsi="Trebuchet MS"/>
          <w:noProof/>
        </w:rPr>
        <w:t xml:space="preserve">, I </w:t>
      </w:r>
      <w:del w:id="446" w:author="Author">
        <w:r w:rsidRPr="00A83097">
          <w:rPr>
            <w:rFonts w:ascii="Trebuchet MS" w:hAnsi="Trebuchet MS"/>
            <w:noProof/>
          </w:rPr>
          <w:delText>shall certainly bring timidity into</w:delText>
        </w:r>
      </w:del>
      <w:ins w:id="447" w:author="Author">
        <w:r w:rsidRPr="00A83097">
          <w:rPr>
            <w:rFonts w:ascii="Trebuchet MS" w:hAnsi="Trebuchet MS"/>
            <w:noProof/>
          </w:rPr>
          <w:t>will fill</w:t>
        </w:r>
      </w:ins>
      <w:r w:rsidRPr="00A83097">
        <w:rPr>
          <w:rFonts w:ascii="Trebuchet MS" w:hAnsi="Trebuchet MS"/>
          <w:noProof/>
        </w:rPr>
        <w:t xml:space="preserve"> their hearts </w:t>
      </w:r>
      <w:ins w:id="448" w:author="Author">
        <w:r w:rsidRPr="00A83097">
          <w:rPr>
            <w:rFonts w:ascii="Trebuchet MS" w:hAnsi="Trebuchet MS"/>
            <w:noProof/>
          </w:rPr>
          <w:t xml:space="preserve">with despair </w:t>
        </w:r>
      </w:ins>
      <w:r w:rsidRPr="00A83097">
        <w:rPr>
          <w:rFonts w:ascii="Trebuchet MS" w:hAnsi="Trebuchet MS"/>
          <w:noProof/>
        </w:rPr>
        <w:t xml:space="preserve">in the lands of their enemies; and the sound of a </w:t>
      </w:r>
      <w:ins w:id="449" w:author="Author">
        <w:r w:rsidRPr="00A83097">
          <w:rPr>
            <w:rFonts w:ascii="Trebuchet MS" w:hAnsi="Trebuchet MS"/>
            <w:noProof/>
          </w:rPr>
          <w:t xml:space="preserve">blowing </w:t>
        </w:r>
      </w:ins>
      <w:r w:rsidRPr="00A83097">
        <w:rPr>
          <w:rFonts w:ascii="Trebuchet MS" w:hAnsi="Trebuchet MS"/>
          <w:noProof/>
        </w:rPr>
        <w:t xml:space="preserve">leaf </w:t>
      </w:r>
      <w:del w:id="450" w:author="Author">
        <w:r w:rsidRPr="00A83097">
          <w:rPr>
            <w:rFonts w:ascii="Trebuchet MS" w:hAnsi="Trebuchet MS"/>
            <w:noProof/>
          </w:rPr>
          <w:delText xml:space="preserve">driven about </w:delText>
        </w:r>
      </w:del>
      <w:r w:rsidRPr="00A83097">
        <w:rPr>
          <w:rFonts w:ascii="Trebuchet MS" w:hAnsi="Trebuchet MS"/>
          <w:noProof/>
        </w:rPr>
        <w:t xml:space="preserve">will </w:t>
      </w:r>
      <w:del w:id="451" w:author="Author">
        <w:r w:rsidRPr="00A83097">
          <w:rPr>
            <w:rFonts w:ascii="Trebuchet MS" w:hAnsi="Trebuchet MS"/>
            <w:noProof/>
          </w:rPr>
          <w:delText>indeed chase</w:delText>
        </w:r>
      </w:del>
      <w:ins w:id="452" w:author="Author">
        <w:r w:rsidRPr="00A83097">
          <w:rPr>
            <w:rFonts w:ascii="Trebuchet MS" w:hAnsi="Trebuchet MS"/>
            <w:noProof/>
          </w:rPr>
          <w:t>cause</w:t>
        </w:r>
      </w:ins>
      <w:r w:rsidRPr="00A83097">
        <w:rPr>
          <w:rFonts w:ascii="Trebuchet MS" w:hAnsi="Trebuchet MS"/>
          <w:noProof/>
        </w:rPr>
        <w:t xml:space="preserve"> them </w:t>
      </w:r>
      <w:del w:id="453" w:author="Author">
        <w:r w:rsidRPr="00A83097">
          <w:rPr>
            <w:rFonts w:ascii="Trebuchet MS" w:hAnsi="Trebuchet MS"/>
            <w:noProof/>
          </w:rPr>
          <w:delText>away</w:delText>
        </w:r>
      </w:del>
      <w:ins w:id="454" w:author="Author">
        <w:r w:rsidRPr="00A83097">
          <w:rPr>
            <w:rFonts w:ascii="Trebuchet MS" w:hAnsi="Trebuchet MS"/>
            <w:noProof/>
          </w:rPr>
          <w:t>to flee</w:t>
        </w:r>
      </w:ins>
      <w:r w:rsidRPr="00A83097">
        <w:rPr>
          <w:rFonts w:ascii="Trebuchet MS" w:hAnsi="Trebuchet MS"/>
          <w:noProof/>
        </w:rPr>
        <w:t xml:space="preserve">, and they will </w:t>
      </w:r>
      <w:del w:id="455" w:author="Author">
        <w:r w:rsidRPr="00A83097">
          <w:rPr>
            <w:rFonts w:ascii="Trebuchet MS" w:hAnsi="Trebuchet MS"/>
            <w:noProof/>
          </w:rPr>
          <w:delText xml:space="preserve">actually </w:delText>
        </w:r>
      </w:del>
      <w:r w:rsidRPr="00A83097">
        <w:rPr>
          <w:rFonts w:ascii="Trebuchet MS" w:hAnsi="Trebuchet MS"/>
          <w:noProof/>
        </w:rPr>
        <w:t xml:space="preserve">flee </w:t>
      </w:r>
      <w:del w:id="456" w:author="Author">
        <w:r w:rsidRPr="00A83097">
          <w:rPr>
            <w:rFonts w:ascii="Trebuchet MS" w:hAnsi="Trebuchet MS"/>
            <w:noProof/>
          </w:rPr>
          <w:delText>as in flight</w:delText>
        </w:r>
      </w:del>
      <w:ins w:id="457" w:author="Author">
        <w:r w:rsidRPr="00A83097">
          <w:rPr>
            <w:rFonts w:ascii="Trebuchet MS" w:hAnsi="Trebuchet MS"/>
            <w:noProof/>
          </w:rPr>
          <w:t>like someone running</w:t>
        </w:r>
      </w:ins>
      <w:r w:rsidRPr="00A83097">
        <w:rPr>
          <w:rFonts w:ascii="Trebuchet MS" w:hAnsi="Trebuchet MS"/>
          <w:noProof/>
        </w:rPr>
        <w:t xml:space="preserve"> from </w:t>
      </w:r>
      <w:del w:id="458" w:author="Author">
        <w:r w:rsidRPr="00A83097">
          <w:rPr>
            <w:rFonts w:ascii="Trebuchet MS" w:hAnsi="Trebuchet MS"/>
            <w:noProof/>
          </w:rPr>
          <w:delText>a</w:delText>
        </w:r>
      </w:del>
      <w:ins w:id="459" w:author="Author">
        <w:r w:rsidRPr="00A83097">
          <w:rPr>
            <w:rFonts w:ascii="Trebuchet MS" w:hAnsi="Trebuchet MS"/>
            <w:noProof/>
          </w:rPr>
          <w:t>the</w:t>
        </w:r>
      </w:ins>
      <w:r w:rsidRPr="00A83097">
        <w:rPr>
          <w:rFonts w:ascii="Trebuchet MS" w:hAnsi="Trebuchet MS"/>
          <w:noProof/>
        </w:rPr>
        <w:t xml:space="preserve"> sword and fall without anyone </w:t>
      </w:r>
      <w:del w:id="460" w:author="Author">
        <w:r w:rsidRPr="00A83097">
          <w:rPr>
            <w:rFonts w:ascii="Trebuchet MS" w:hAnsi="Trebuchet MS"/>
            <w:noProof/>
          </w:rPr>
          <w:delText>chasing</w:delText>
        </w:r>
      </w:del>
      <w:ins w:id="461" w:author="Author">
        <w:r w:rsidRPr="00A83097">
          <w:rPr>
            <w:rFonts w:ascii="Trebuchet MS" w:hAnsi="Trebuchet MS"/>
            <w:noProof/>
          </w:rPr>
          <w:t>pursuing them</w:t>
        </w:r>
      </w:ins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26:37 </w:t>
      </w:r>
      <w:del w:id="462" w:author="Author">
        <w:r w:rsidRPr="00A83097">
          <w:rPr>
            <w:rFonts w:ascii="Trebuchet MS" w:hAnsi="Trebuchet MS"/>
            <w:noProof/>
          </w:rPr>
          <w:delText>And they</w:delText>
        </w:r>
      </w:del>
      <w:ins w:id="463" w:author="Author">
        <w:r w:rsidRPr="00A83097">
          <w:rPr>
            <w:rFonts w:ascii="Trebuchet MS" w:hAnsi="Trebuchet MS"/>
            <w:noProof/>
          </w:rPr>
          <w:t>They</w:t>
        </w:r>
      </w:ins>
      <w:r w:rsidRPr="00A83097">
        <w:rPr>
          <w:rFonts w:ascii="Trebuchet MS" w:hAnsi="Trebuchet MS"/>
          <w:noProof/>
        </w:rPr>
        <w:t xml:space="preserve"> will </w:t>
      </w:r>
      <w:del w:id="464" w:author="Author">
        <w:r w:rsidRPr="00A83097">
          <w:rPr>
            <w:rFonts w:ascii="Trebuchet MS" w:hAnsi="Trebuchet MS"/>
            <w:noProof/>
          </w:rPr>
          <w:delText xml:space="preserve">certainly </w:delText>
        </w:r>
      </w:del>
      <w:r w:rsidRPr="00A83097">
        <w:rPr>
          <w:rFonts w:ascii="Trebuchet MS" w:hAnsi="Trebuchet MS"/>
          <w:noProof/>
        </w:rPr>
        <w:t xml:space="preserve">stumble </w:t>
      </w:r>
      <w:del w:id="465" w:author="Author">
        <w:r w:rsidRPr="00A83097">
          <w:rPr>
            <w:rFonts w:ascii="Trebuchet MS" w:hAnsi="Trebuchet MS"/>
            <w:noProof/>
          </w:rPr>
          <w:delText>against</w:delText>
        </w:r>
      </w:del>
      <w:ins w:id="466" w:author="Author">
        <w:r w:rsidRPr="00A83097">
          <w:rPr>
            <w:rFonts w:ascii="Trebuchet MS" w:hAnsi="Trebuchet MS"/>
            <w:noProof/>
          </w:rPr>
          <w:t>over</w:t>
        </w:r>
      </w:ins>
      <w:r w:rsidRPr="00A83097">
        <w:rPr>
          <w:rFonts w:ascii="Trebuchet MS" w:hAnsi="Trebuchet MS"/>
          <w:noProof/>
        </w:rPr>
        <w:t xml:space="preserve"> one another </w:t>
      </w:r>
      <w:del w:id="467" w:author="Author">
        <w:r w:rsidRPr="00A83097">
          <w:rPr>
            <w:rFonts w:ascii="Trebuchet MS" w:hAnsi="Trebuchet MS"/>
            <w:noProof/>
          </w:rPr>
          <w:delText>as if</w:delText>
        </w:r>
      </w:del>
      <w:ins w:id="468" w:author="Author">
        <w:r w:rsidRPr="00A83097">
          <w:rPr>
            <w:rFonts w:ascii="Trebuchet MS" w:hAnsi="Trebuchet MS"/>
            <w:noProof/>
          </w:rPr>
          <w:t>like those running</w:t>
        </w:r>
      </w:ins>
      <w:r w:rsidRPr="00A83097">
        <w:rPr>
          <w:rFonts w:ascii="Trebuchet MS" w:hAnsi="Trebuchet MS"/>
          <w:noProof/>
        </w:rPr>
        <w:t xml:space="preserve"> from </w:t>
      </w:r>
      <w:del w:id="469" w:author="Author">
        <w:r w:rsidRPr="00A83097">
          <w:rPr>
            <w:rFonts w:ascii="Trebuchet MS" w:hAnsi="Trebuchet MS"/>
            <w:noProof/>
          </w:rPr>
          <w:delText xml:space="preserve">before </w:delText>
        </w:r>
      </w:del>
      <w:r w:rsidRPr="00A83097">
        <w:rPr>
          <w:rFonts w:ascii="Trebuchet MS" w:hAnsi="Trebuchet MS"/>
          <w:noProof/>
        </w:rPr>
        <w:t>a sword</w:t>
      </w:r>
      <w:del w:id="470" w:author="Author">
        <w:r w:rsidRPr="00A83097">
          <w:rPr>
            <w:rFonts w:ascii="Trebuchet MS" w:hAnsi="Trebuchet MS"/>
            <w:noProof/>
          </w:rPr>
          <w:delText xml:space="preserve"> without anyone chasing, and for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there</w:delText>
        </w:r>
      </w:del>
      <w:ins w:id="471" w:author="Author">
        <w:r w:rsidRPr="00A83097">
          <w:rPr>
            <w:rFonts w:ascii="Trebuchet MS" w:hAnsi="Trebuchet MS"/>
            <w:noProof/>
          </w:rPr>
          <w:t>, though no one is pursuing them. You</w:t>
        </w:r>
      </w:ins>
      <w:r w:rsidRPr="00A83097">
        <w:rPr>
          <w:rFonts w:ascii="Trebuchet MS" w:hAnsi="Trebuchet MS"/>
          <w:noProof/>
        </w:rPr>
        <w:t xml:space="preserve"> will </w:t>
      </w:r>
      <w:del w:id="472" w:author="Author">
        <w:r w:rsidRPr="00A83097">
          <w:rPr>
            <w:rFonts w:ascii="Trebuchet MS" w:hAnsi="Trebuchet MS"/>
            <w:noProof/>
          </w:rPr>
          <w:delText>prove</w:delText>
        </w:r>
      </w:del>
      <w:ins w:id="473" w:author="Author">
        <w:r w:rsidRPr="00A83097">
          <w:rPr>
            <w:rFonts w:ascii="Trebuchet MS" w:hAnsi="Trebuchet MS"/>
            <w:noProof/>
          </w:rPr>
          <w:t>not be able</w:t>
        </w:r>
      </w:ins>
      <w:r w:rsidRPr="00A83097">
        <w:rPr>
          <w:rFonts w:ascii="Trebuchet MS" w:hAnsi="Trebuchet MS"/>
          <w:noProof/>
        </w:rPr>
        <w:t xml:space="preserve"> to </w:t>
      </w:r>
      <w:del w:id="474" w:author="Author">
        <w:r w:rsidRPr="00A83097">
          <w:rPr>
            <w:rFonts w:ascii="Trebuchet MS" w:hAnsi="Trebuchet MS"/>
            <w:noProof/>
          </w:rPr>
          <w:delText xml:space="preserve">be no ability to stand in resistance before </w:delText>
        </w:r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75" w:author="Author">
        <w:r w:rsidRPr="00A83097">
          <w:rPr>
            <w:rFonts w:ascii="Trebuchet MS" w:hAnsi="Trebuchet MS"/>
            <w:noProof/>
          </w:rPr>
          <w:t>resist your</w:t>
        </w:r>
      </w:ins>
      <w:r w:rsidRPr="00A83097">
        <w:rPr>
          <w:rFonts w:ascii="Trebuchet MS" w:hAnsi="Trebuchet MS"/>
          <w:noProof/>
        </w:rPr>
        <w:t xml:space="preserve"> enemies. </w:t>
      </w:r>
      <w:r w:rsidRPr="00A83097">
        <w:rPr>
          <w:rFonts w:ascii="Trebuchet MS" w:hAnsi="Trebuchet MS"/>
          <w:b/>
          <w:noProof/>
        </w:rPr>
        <w:t xml:space="preserve">26:38 </w:t>
      </w:r>
      <w:del w:id="476" w:author="Author">
        <w:r w:rsidRPr="00A83097">
          <w:rPr>
            <w:rFonts w:ascii="Trebuchet MS" w:hAnsi="Trebuchet MS"/>
            <w:noProof/>
          </w:rPr>
          <w:delText xml:space="preserve">And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must</w:delText>
        </w:r>
      </w:del>
      <w:ins w:id="477" w:author="Author">
        <w:r w:rsidRPr="00A83097">
          <w:rPr>
            <w:rFonts w:ascii="Trebuchet MS" w:hAnsi="Trebuchet MS"/>
            <w:noProof/>
          </w:rPr>
          <w:t>You will</w:t>
        </w:r>
      </w:ins>
      <w:r w:rsidRPr="00A83097">
        <w:rPr>
          <w:rFonts w:ascii="Trebuchet MS" w:hAnsi="Trebuchet MS"/>
          <w:noProof/>
        </w:rPr>
        <w:t xml:space="preserve"> perish among the nations, and the land of </w:t>
      </w:r>
      <w:del w:id="478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79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enemies </w:t>
      </w:r>
      <w:del w:id="480" w:author="Author">
        <w:r w:rsidRPr="00A83097">
          <w:rPr>
            <w:rFonts w:ascii="Trebuchet MS" w:hAnsi="Trebuchet MS"/>
            <w:noProof/>
          </w:rPr>
          <w:delText xml:space="preserve">must eat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 up</w:delText>
        </w:r>
      </w:del>
      <w:ins w:id="481" w:author="Author">
        <w:r w:rsidRPr="00A83097">
          <w:rPr>
            <w:rFonts w:ascii="Trebuchet MS" w:hAnsi="Trebuchet MS"/>
            <w:noProof/>
          </w:rPr>
          <w:t>will consume you</w:t>
        </w:r>
      </w:ins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26:39 </w:t>
      </w:r>
      <w:del w:id="482" w:author="Author">
        <w:r w:rsidRPr="00A83097">
          <w:rPr>
            <w:rFonts w:ascii="Trebuchet MS" w:hAnsi="Trebuchet MS"/>
            <w:noProof/>
          </w:rPr>
          <w:delText xml:space="preserve">As for those remaining among </w:delText>
        </w:r>
        <w:r w:rsidRPr="00A83097">
          <w:rPr>
            <w:rFonts w:ascii="Trebuchet MS" w:hAnsi="Trebuchet MS"/>
            <w:noProof/>
            <w:u w:val="dotted"/>
          </w:rPr>
          <w:delText>YOU</w:delText>
        </w:r>
        <w:r w:rsidRPr="00A83097">
          <w:rPr>
            <w:rFonts w:ascii="Trebuchet MS" w:hAnsi="Trebuchet MS"/>
            <w:noProof/>
          </w:rPr>
          <w:delText xml:space="preserve">, they will rot away because of their error </w:delText>
        </w:r>
      </w:del>
      <w:ins w:id="483" w:author="Author">
        <w:r w:rsidRPr="00A83097">
          <w:rPr>
            <w:rFonts w:ascii="Trebuchet MS" w:hAnsi="Trebuchet MS"/>
            <w:noProof/>
          </w:rPr>
          <w:t xml:space="preserve">Those of you who remain will be left to rot </w:t>
        </w:r>
      </w:ins>
      <w:r w:rsidRPr="00A83097">
        <w:rPr>
          <w:rFonts w:ascii="Trebuchet MS" w:hAnsi="Trebuchet MS"/>
          <w:noProof/>
        </w:rPr>
        <w:t xml:space="preserve">in the lands of </w:t>
      </w:r>
      <w:del w:id="484" w:author="Author">
        <w:r w:rsidRPr="00A83097">
          <w:rPr>
            <w:rFonts w:ascii="Trebuchet MS" w:hAnsi="Trebuchet MS"/>
            <w:noProof/>
            <w:u w:val="dotted"/>
          </w:rPr>
          <w:delText>YOUR</w:delText>
        </w:r>
      </w:del>
      <w:ins w:id="485" w:author="Author">
        <w:r w:rsidRPr="00A83097">
          <w:rPr>
            <w:rFonts w:ascii="Trebuchet MS" w:hAnsi="Trebuchet MS"/>
            <w:noProof/>
          </w:rPr>
          <w:t>your</w:t>
        </w:r>
      </w:ins>
      <w:r w:rsidRPr="00A83097">
        <w:rPr>
          <w:rFonts w:ascii="Trebuchet MS" w:hAnsi="Trebuchet MS"/>
          <w:noProof/>
        </w:rPr>
        <w:t xml:space="preserve"> enemies</w:t>
      </w:r>
      <w:del w:id="486" w:author="Author">
        <w:r w:rsidRPr="00A83097">
          <w:rPr>
            <w:rFonts w:ascii="Trebuchet MS" w:hAnsi="Trebuchet MS"/>
            <w:noProof/>
          </w:rPr>
          <w:delText>. Yes, even</w:delText>
        </w:r>
      </w:del>
      <w:r w:rsidRPr="00A83097">
        <w:rPr>
          <w:rFonts w:ascii="Trebuchet MS" w:hAnsi="Trebuchet MS"/>
          <w:noProof/>
        </w:rPr>
        <w:t xml:space="preserve"> because of </w:t>
      </w:r>
      <w:ins w:id="487" w:author="Author">
        <w:r w:rsidRPr="00A83097">
          <w:rPr>
            <w:rFonts w:ascii="Trebuchet MS" w:hAnsi="Trebuchet MS"/>
            <w:noProof/>
          </w:rPr>
          <w:t xml:space="preserve">your error. Yes, they will rot away because of </w:t>
        </w:r>
      </w:ins>
      <w:r w:rsidRPr="00A83097">
        <w:rPr>
          <w:rFonts w:ascii="Trebuchet MS" w:hAnsi="Trebuchet MS"/>
          <w:noProof/>
        </w:rPr>
        <w:t>the errors of their fathers</w:t>
      </w:r>
      <w:del w:id="488" w:author="Author">
        <w:r w:rsidRPr="00A83097">
          <w:rPr>
            <w:rFonts w:ascii="Trebuchet MS" w:hAnsi="Trebuchet MS"/>
            <w:noProof/>
          </w:rPr>
          <w:delText>, with them they will rot away</w:delText>
        </w:r>
      </w:del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26:40 </w:t>
      </w:r>
      <w:del w:id="489" w:author="Author">
        <w:r w:rsidRPr="00A83097">
          <w:rPr>
            <w:rFonts w:ascii="Trebuchet MS" w:hAnsi="Trebuchet MS"/>
            <w:noProof/>
          </w:rPr>
          <w:delText>And</w:delText>
        </w:r>
      </w:del>
      <w:ins w:id="490" w:author="Author">
        <w:r w:rsidRPr="00A83097">
          <w:rPr>
            <w:rFonts w:ascii="Trebuchet MS" w:hAnsi="Trebuchet MS"/>
            <w:noProof/>
          </w:rPr>
          <w:t>Then</w:t>
        </w:r>
      </w:ins>
      <w:r w:rsidRPr="00A83097">
        <w:rPr>
          <w:rFonts w:ascii="Trebuchet MS" w:hAnsi="Trebuchet MS"/>
          <w:noProof/>
        </w:rPr>
        <w:t xml:space="preserve"> they will </w:t>
      </w:r>
      <w:del w:id="491" w:author="Author">
        <w:r w:rsidRPr="00A83097">
          <w:rPr>
            <w:rFonts w:ascii="Trebuchet MS" w:hAnsi="Trebuchet MS"/>
            <w:noProof/>
          </w:rPr>
          <w:delText xml:space="preserve">certainly </w:delText>
        </w:r>
      </w:del>
      <w:r w:rsidRPr="00A83097">
        <w:rPr>
          <w:rFonts w:ascii="Trebuchet MS" w:hAnsi="Trebuchet MS"/>
          <w:noProof/>
        </w:rPr>
        <w:t xml:space="preserve">confess their own error and the error </w:t>
      </w:r>
      <w:ins w:id="492" w:author="Author">
        <w:r w:rsidRPr="00A83097">
          <w:rPr>
            <w:rFonts w:ascii="Trebuchet MS" w:hAnsi="Trebuchet MS"/>
            <w:noProof/>
          </w:rPr>
          <w:t xml:space="preserve">and unfaithfulness </w:t>
        </w:r>
      </w:ins>
      <w:r w:rsidRPr="00A83097">
        <w:rPr>
          <w:rFonts w:ascii="Trebuchet MS" w:hAnsi="Trebuchet MS"/>
          <w:noProof/>
        </w:rPr>
        <w:t xml:space="preserve">of their fathers </w:t>
      </w:r>
      <w:del w:id="493" w:author="Author">
        <w:r w:rsidRPr="00A83097">
          <w:rPr>
            <w:rFonts w:ascii="Trebuchet MS" w:hAnsi="Trebuchet MS"/>
            <w:noProof/>
          </w:rPr>
          <w:delText>in their unfaithfulness when</w:delText>
        </w:r>
      </w:del>
      <w:ins w:id="494" w:author="Author">
        <w:r w:rsidRPr="00A83097">
          <w:rPr>
            <w:rFonts w:ascii="Trebuchet MS" w:hAnsi="Trebuchet MS"/>
            <w:noProof/>
          </w:rPr>
          <w:t>and admit that</w:t>
        </w:r>
      </w:ins>
      <w:r w:rsidRPr="00A83097">
        <w:rPr>
          <w:rFonts w:ascii="Trebuchet MS" w:hAnsi="Trebuchet MS"/>
          <w:noProof/>
        </w:rPr>
        <w:t xml:space="preserve"> they behaved unfaithfully </w:t>
      </w:r>
      <w:del w:id="495" w:author="Author">
        <w:r w:rsidRPr="00A83097">
          <w:rPr>
            <w:rFonts w:ascii="Trebuchet MS" w:hAnsi="Trebuchet MS"/>
            <w:noProof/>
          </w:rPr>
          <w:delText>toward me, yes, even when they walked</w:delText>
        </w:r>
      </w:del>
      <w:ins w:id="496" w:author="Author">
        <w:r w:rsidRPr="00A83097">
          <w:rPr>
            <w:rFonts w:ascii="Trebuchet MS" w:hAnsi="Trebuchet MS"/>
            <w:noProof/>
          </w:rPr>
          <w:t>by walking</w:t>
        </w:r>
      </w:ins>
      <w:r w:rsidRPr="00A83097">
        <w:rPr>
          <w:rFonts w:ascii="Trebuchet MS" w:hAnsi="Trebuchet MS"/>
          <w:noProof/>
        </w:rPr>
        <w:t xml:space="preserve"> in opposition to me. </w:t>
      </w:r>
      <w:r w:rsidRPr="00A83097">
        <w:rPr>
          <w:rFonts w:ascii="Trebuchet MS" w:hAnsi="Trebuchet MS"/>
          <w:b/>
          <w:noProof/>
        </w:rPr>
        <w:t xml:space="preserve">26:41 </w:t>
      </w:r>
      <w:del w:id="497" w:author="Author">
        <w:r w:rsidRPr="00A83097">
          <w:rPr>
            <w:rFonts w:ascii="Trebuchet MS" w:hAnsi="Trebuchet MS"/>
            <w:noProof/>
          </w:rPr>
          <w:delText>Yet</w:delText>
        </w:r>
      </w:del>
      <w:ins w:id="498" w:author="Author">
        <w:r w:rsidRPr="00A83097">
          <w:rPr>
            <w:rFonts w:ascii="Trebuchet MS" w:hAnsi="Trebuchet MS"/>
            <w:noProof/>
          </w:rPr>
          <w:t>Then</w:t>
        </w:r>
      </w:ins>
      <w:r w:rsidRPr="00A83097">
        <w:rPr>
          <w:rFonts w:ascii="Trebuchet MS" w:hAnsi="Trebuchet MS"/>
          <w:noProof/>
        </w:rPr>
        <w:t xml:space="preserve"> I</w:t>
      </w:r>
      <w:del w:id="499" w:author="Author">
        <w:r w:rsidRPr="00A83097">
          <w:rPr>
            <w:rFonts w:ascii="Trebuchet MS" w:hAnsi="Trebuchet MS"/>
            <w:noProof/>
          </w:rPr>
          <w:delText>, for my part, proceeded to walk</w:delText>
        </w:r>
      </w:del>
      <w:ins w:id="500" w:author="Author">
        <w:r w:rsidRPr="00A83097">
          <w:rPr>
            <w:rFonts w:ascii="Trebuchet MS" w:hAnsi="Trebuchet MS"/>
            <w:noProof/>
          </w:rPr>
          <w:t xml:space="preserve"> also walked</w:t>
        </w:r>
      </w:ins>
      <w:r w:rsidRPr="00A83097">
        <w:rPr>
          <w:rFonts w:ascii="Trebuchet MS" w:hAnsi="Trebuchet MS"/>
          <w:noProof/>
        </w:rPr>
        <w:t xml:space="preserve"> in opposition to them</w:t>
      </w:r>
      <w:del w:id="501" w:author="Author">
        <w:r w:rsidRPr="00A83097">
          <w:rPr>
            <w:rFonts w:ascii="Trebuchet MS" w:hAnsi="Trebuchet MS"/>
            <w:noProof/>
          </w:rPr>
          <w:delText>, and I had to bring</w:delText>
        </w:r>
      </w:del>
      <w:ins w:id="502" w:author="Author">
        <w:r w:rsidRPr="00A83097">
          <w:rPr>
            <w:rFonts w:ascii="Trebuchet MS" w:hAnsi="Trebuchet MS"/>
            <w:noProof/>
          </w:rPr>
          <w:t xml:space="preserve"> by bringing</w:t>
        </w:r>
      </w:ins>
      <w:r w:rsidRPr="00A83097">
        <w:rPr>
          <w:rFonts w:ascii="Trebuchet MS" w:hAnsi="Trebuchet MS"/>
          <w:noProof/>
        </w:rPr>
        <w:t xml:space="preserve"> them into the land of their enemies.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noProof/>
        </w:rPr>
        <w:t xml:space="preserve">“‘Perhaps </w:t>
      </w:r>
      <w:del w:id="503" w:author="Author">
        <w:r w:rsidRPr="00A83097">
          <w:rPr>
            <w:rFonts w:ascii="Trebuchet MS" w:hAnsi="Trebuchet MS"/>
            <w:noProof/>
          </w:rPr>
          <w:delText>at that time</w:delText>
        </w:r>
      </w:del>
      <w:ins w:id="504" w:author="Author">
        <w:r w:rsidRPr="00A83097">
          <w:rPr>
            <w:rFonts w:ascii="Trebuchet MS" w:hAnsi="Trebuchet MS"/>
            <w:noProof/>
          </w:rPr>
          <w:t>then</w:t>
        </w:r>
      </w:ins>
      <w:r w:rsidRPr="00A83097">
        <w:rPr>
          <w:rFonts w:ascii="Trebuchet MS" w:hAnsi="Trebuchet MS"/>
          <w:noProof/>
        </w:rPr>
        <w:t xml:space="preserve"> their uncircumcised</w:t>
      </w:r>
      <w:ins w:id="505" w:author="Author">
        <w:r w:rsidRPr="00A83097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A83097">
        <w:rPr>
          <w:rFonts w:ascii="Trebuchet MS" w:hAnsi="Trebuchet MS"/>
          <w:noProof/>
        </w:rPr>
        <w:t xml:space="preserve"> heart will be humbled, and </w:t>
      </w:r>
      <w:del w:id="508" w:author="Author">
        <w:r w:rsidRPr="00A83097">
          <w:rPr>
            <w:rFonts w:ascii="Trebuchet MS" w:hAnsi="Trebuchet MS"/>
            <w:noProof/>
          </w:rPr>
          <w:delText>at that time</w:delText>
        </w:r>
      </w:del>
      <w:ins w:id="509" w:author="Author">
        <w:r w:rsidRPr="00A83097">
          <w:rPr>
            <w:rFonts w:ascii="Trebuchet MS" w:hAnsi="Trebuchet MS"/>
            <w:noProof/>
          </w:rPr>
          <w:t>then</w:t>
        </w:r>
      </w:ins>
      <w:r w:rsidRPr="00A83097">
        <w:rPr>
          <w:rFonts w:ascii="Trebuchet MS" w:hAnsi="Trebuchet MS"/>
          <w:noProof/>
        </w:rPr>
        <w:t xml:space="preserve"> they will pay off their error. </w:t>
      </w:r>
      <w:r w:rsidRPr="00A83097">
        <w:rPr>
          <w:rFonts w:ascii="Trebuchet MS" w:hAnsi="Trebuchet MS"/>
          <w:b/>
          <w:noProof/>
        </w:rPr>
        <w:t xml:space="preserve">26:42 </w:t>
      </w:r>
      <w:r w:rsidRPr="00A83097">
        <w:rPr>
          <w:rFonts w:ascii="Trebuchet MS" w:hAnsi="Trebuchet MS"/>
          <w:noProof/>
        </w:rPr>
        <w:t xml:space="preserve">And I </w:t>
      </w:r>
      <w:del w:id="510" w:author="Author">
        <w:r w:rsidRPr="00A83097">
          <w:rPr>
            <w:rFonts w:ascii="Trebuchet MS" w:hAnsi="Trebuchet MS"/>
            <w:noProof/>
          </w:rPr>
          <w:delText>shall indeed</w:delText>
        </w:r>
      </w:del>
      <w:ins w:id="511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remember my covenant with Jacob</w:t>
      </w:r>
      <w:del w:id="512" w:author="Author">
        <w:r w:rsidRPr="00A83097">
          <w:rPr>
            <w:rFonts w:ascii="Trebuchet MS" w:hAnsi="Trebuchet MS"/>
            <w:noProof/>
          </w:rPr>
          <w:delText>;</w:delText>
        </w:r>
      </w:del>
      <w:ins w:id="513" w:author="Author">
        <w:r w:rsidRPr="00A83097">
          <w:rPr>
            <w:rFonts w:ascii="Trebuchet MS" w:hAnsi="Trebuchet MS"/>
            <w:noProof/>
          </w:rPr>
          <w:t>,</w:t>
        </w:r>
      </w:ins>
      <w:r w:rsidRPr="00A83097">
        <w:rPr>
          <w:rFonts w:ascii="Trebuchet MS" w:hAnsi="Trebuchet MS"/>
          <w:noProof/>
        </w:rPr>
        <w:t xml:space="preserve"> and </w:t>
      </w:r>
      <w:del w:id="514" w:author="Author">
        <w:r w:rsidRPr="00A83097">
          <w:rPr>
            <w:rFonts w:ascii="Trebuchet MS" w:hAnsi="Trebuchet MS"/>
            <w:noProof/>
          </w:rPr>
          <w:delText xml:space="preserve">even </w:delText>
        </w:r>
      </w:del>
      <w:r w:rsidRPr="00A83097">
        <w:rPr>
          <w:rFonts w:ascii="Trebuchet MS" w:hAnsi="Trebuchet MS"/>
          <w:noProof/>
        </w:rPr>
        <w:t>my covenant with Isaac</w:t>
      </w:r>
      <w:ins w:id="515" w:author="Author">
        <w:r w:rsidRPr="00A83097">
          <w:rPr>
            <w:rFonts w:ascii="Trebuchet MS" w:hAnsi="Trebuchet MS"/>
            <w:noProof/>
          </w:rPr>
          <w:t>,</w:t>
        </w:r>
      </w:ins>
      <w:r w:rsidRPr="00A83097">
        <w:rPr>
          <w:rFonts w:ascii="Trebuchet MS" w:hAnsi="Trebuchet MS"/>
          <w:noProof/>
        </w:rPr>
        <w:t xml:space="preserve"> and </w:t>
      </w:r>
      <w:del w:id="516" w:author="Author">
        <w:r w:rsidRPr="00A83097">
          <w:rPr>
            <w:rFonts w:ascii="Trebuchet MS" w:hAnsi="Trebuchet MS"/>
            <w:noProof/>
          </w:rPr>
          <w:delText>even</w:delText>
        </w:r>
      </w:del>
      <w:ins w:id="517" w:author="Author">
        <w:r w:rsidRPr="00A83097">
          <w:rPr>
            <w:rFonts w:ascii="Trebuchet MS" w:hAnsi="Trebuchet MS"/>
            <w:noProof/>
          </w:rPr>
          <w:t>I will remember</w:t>
        </w:r>
      </w:ins>
      <w:r w:rsidRPr="00A83097">
        <w:rPr>
          <w:rFonts w:ascii="Trebuchet MS" w:hAnsi="Trebuchet MS"/>
          <w:noProof/>
        </w:rPr>
        <w:t xml:space="preserve"> my covenant with Abraham</w:t>
      </w:r>
      <w:del w:id="518" w:author="Author">
        <w:r w:rsidRPr="00A83097">
          <w:rPr>
            <w:rFonts w:ascii="Trebuchet MS" w:hAnsi="Trebuchet MS"/>
            <w:noProof/>
          </w:rPr>
          <w:delText xml:space="preserve"> I shall remember</w:delText>
        </w:r>
      </w:del>
      <w:r w:rsidRPr="00A83097">
        <w:rPr>
          <w:rFonts w:ascii="Trebuchet MS" w:hAnsi="Trebuchet MS"/>
          <w:noProof/>
        </w:rPr>
        <w:t xml:space="preserve">, and </w:t>
      </w:r>
      <w:del w:id="519" w:author="Author">
        <w:r w:rsidRPr="00A83097">
          <w:rPr>
            <w:rFonts w:ascii="Trebuchet MS" w:hAnsi="Trebuchet MS"/>
            <w:noProof/>
          </w:rPr>
          <w:delText xml:space="preserve">the land </w:delText>
        </w:r>
      </w:del>
      <w:r w:rsidRPr="00A83097">
        <w:rPr>
          <w:rFonts w:ascii="Trebuchet MS" w:hAnsi="Trebuchet MS"/>
          <w:noProof/>
        </w:rPr>
        <w:t xml:space="preserve">I </w:t>
      </w:r>
      <w:del w:id="520" w:author="Author">
        <w:r w:rsidRPr="00A83097">
          <w:rPr>
            <w:rFonts w:ascii="Trebuchet MS" w:hAnsi="Trebuchet MS"/>
            <w:noProof/>
          </w:rPr>
          <w:delText>shall</w:delText>
        </w:r>
      </w:del>
      <w:ins w:id="521" w:author="Author">
        <w:r w:rsidRPr="00A83097">
          <w:rPr>
            <w:rFonts w:ascii="Trebuchet MS" w:hAnsi="Trebuchet MS"/>
            <w:noProof/>
          </w:rPr>
          <w:t>will</w:t>
        </w:r>
      </w:ins>
      <w:r w:rsidRPr="00A83097">
        <w:rPr>
          <w:rFonts w:ascii="Trebuchet MS" w:hAnsi="Trebuchet MS"/>
          <w:noProof/>
        </w:rPr>
        <w:t xml:space="preserve"> remember</w:t>
      </w:r>
      <w:ins w:id="522" w:author="Author">
        <w:r w:rsidRPr="00A83097">
          <w:rPr>
            <w:rFonts w:ascii="Trebuchet MS" w:hAnsi="Trebuchet MS"/>
            <w:noProof/>
          </w:rPr>
          <w:t xml:space="preserve"> the land</w:t>
        </w:r>
      </w:ins>
      <w:r w:rsidRPr="00A83097">
        <w:rPr>
          <w:rFonts w:ascii="Trebuchet MS" w:hAnsi="Trebuchet MS"/>
          <w:noProof/>
        </w:rPr>
        <w:t xml:space="preserve">. </w:t>
      </w:r>
      <w:r w:rsidRPr="00A83097">
        <w:rPr>
          <w:rFonts w:ascii="Trebuchet MS" w:hAnsi="Trebuchet MS"/>
          <w:b/>
          <w:noProof/>
        </w:rPr>
        <w:t xml:space="preserve">26:43 </w:t>
      </w:r>
      <w:del w:id="523" w:author="Author">
        <w:r w:rsidRPr="00A83097">
          <w:rPr>
            <w:rFonts w:ascii="Trebuchet MS" w:hAnsi="Trebuchet MS"/>
            <w:noProof/>
          </w:rPr>
          <w:delText>All the while</w:delText>
        </w:r>
      </w:del>
      <w:ins w:id="524" w:author="Author">
        <w:r w:rsidRPr="00A83097">
          <w:rPr>
            <w:rFonts w:ascii="Trebuchet MS" w:hAnsi="Trebuchet MS"/>
            <w:noProof/>
          </w:rPr>
          <w:t>While</w:t>
        </w:r>
      </w:ins>
      <w:r w:rsidRPr="00A83097">
        <w:rPr>
          <w:rFonts w:ascii="Trebuchet MS" w:hAnsi="Trebuchet MS"/>
          <w:noProof/>
        </w:rPr>
        <w:t xml:space="preserve"> the land was </w:t>
      </w:r>
      <w:del w:id="525" w:author="Author">
        <w:r w:rsidRPr="00A83097">
          <w:rPr>
            <w:rFonts w:ascii="Trebuchet MS" w:hAnsi="Trebuchet MS"/>
            <w:noProof/>
          </w:rPr>
          <w:delText xml:space="preserve">left </w:delText>
        </w:r>
      </w:del>
      <w:r w:rsidRPr="00A83097">
        <w:rPr>
          <w:rFonts w:ascii="Trebuchet MS" w:hAnsi="Trebuchet MS"/>
          <w:noProof/>
        </w:rPr>
        <w:t>abandoned by them</w:t>
      </w:r>
      <w:del w:id="526" w:author="Author">
        <w:r w:rsidRPr="00A83097">
          <w:rPr>
            <w:rFonts w:ascii="Trebuchet MS" w:hAnsi="Trebuchet MS"/>
            <w:noProof/>
          </w:rPr>
          <w:delText xml:space="preserve"> and</w:delText>
        </w:r>
      </w:del>
      <w:ins w:id="527" w:author="Author">
        <w:r w:rsidRPr="00A83097">
          <w:rPr>
            <w:rFonts w:ascii="Trebuchet MS" w:hAnsi="Trebuchet MS"/>
            <w:noProof/>
          </w:rPr>
          <w:t>, it</w:t>
        </w:r>
      </w:ins>
      <w:r w:rsidRPr="00A83097">
        <w:rPr>
          <w:rFonts w:ascii="Trebuchet MS" w:hAnsi="Trebuchet MS"/>
          <w:noProof/>
        </w:rPr>
        <w:t xml:space="preserve"> was paying off its sabbaths </w:t>
      </w:r>
      <w:del w:id="528" w:author="Author">
        <w:r w:rsidRPr="00A83097">
          <w:rPr>
            <w:rFonts w:ascii="Trebuchet MS" w:hAnsi="Trebuchet MS"/>
            <w:noProof/>
          </w:rPr>
          <w:delText>while it was</w:delText>
        </w:r>
      </w:del>
      <w:ins w:id="529" w:author="Author">
        <w:r w:rsidRPr="00A83097">
          <w:rPr>
            <w:rFonts w:ascii="Trebuchet MS" w:hAnsi="Trebuchet MS"/>
            <w:noProof/>
          </w:rPr>
          <w:t>and</w:t>
        </w:r>
      </w:ins>
      <w:r w:rsidRPr="00A83097">
        <w:rPr>
          <w:rFonts w:ascii="Trebuchet MS" w:hAnsi="Trebuchet MS"/>
          <w:noProof/>
        </w:rPr>
        <w:t xml:space="preserve"> lying </w:t>
      </w:r>
      <w:del w:id="530" w:author="Author">
        <w:r w:rsidRPr="00A83097">
          <w:rPr>
            <w:rFonts w:ascii="Trebuchet MS" w:hAnsi="Trebuchet MS"/>
            <w:noProof/>
          </w:rPr>
          <w:delText>desolated</w:delText>
        </w:r>
      </w:del>
      <w:ins w:id="531" w:author="Author">
        <w:r w:rsidRPr="00A83097">
          <w:rPr>
            <w:rFonts w:ascii="Trebuchet MS" w:hAnsi="Trebuchet MS"/>
            <w:noProof/>
          </w:rPr>
          <w:t>desolate</w:t>
        </w:r>
      </w:ins>
      <w:r w:rsidRPr="00A83097">
        <w:rPr>
          <w:rFonts w:ascii="Trebuchet MS" w:hAnsi="Trebuchet MS"/>
          <w:noProof/>
        </w:rPr>
        <w:t xml:space="preserve"> without them</w:t>
      </w:r>
      <w:ins w:id="532" w:author="Author">
        <w:r w:rsidRPr="00A83097">
          <w:rPr>
            <w:rFonts w:ascii="Trebuchet MS" w:hAnsi="Trebuchet MS"/>
            <w:noProof/>
          </w:rPr>
          <w:t>,</w:t>
        </w:r>
      </w:ins>
      <w:r w:rsidRPr="00A83097">
        <w:rPr>
          <w:rFonts w:ascii="Trebuchet MS" w:hAnsi="Trebuchet MS"/>
          <w:noProof/>
        </w:rPr>
        <w:t xml:space="preserve"> and they </w:t>
      </w:r>
      <w:del w:id="533" w:author="Author">
        <w:r w:rsidRPr="00A83097">
          <w:rPr>
            <w:rFonts w:ascii="Trebuchet MS" w:hAnsi="Trebuchet MS"/>
            <w:noProof/>
          </w:rPr>
          <w:delText xml:space="preserve">themselves </w:delText>
        </w:r>
      </w:del>
      <w:r w:rsidRPr="00A83097">
        <w:rPr>
          <w:rFonts w:ascii="Trebuchet MS" w:hAnsi="Trebuchet MS"/>
          <w:noProof/>
        </w:rPr>
        <w:t>were paying for their error, because</w:t>
      </w:r>
      <w:del w:id="534" w:author="Author">
        <w:r w:rsidRPr="00A83097">
          <w:rPr>
            <w:rFonts w:ascii="Trebuchet MS" w:hAnsi="Trebuchet MS"/>
            <w:noProof/>
          </w:rPr>
          <w:delText>, even because,</w:delText>
        </w:r>
      </w:del>
      <w:r w:rsidRPr="00A83097">
        <w:rPr>
          <w:rFonts w:ascii="Trebuchet MS" w:hAnsi="Trebuchet MS"/>
          <w:noProof/>
        </w:rPr>
        <w:t xml:space="preserve"> they </w:t>
      </w:r>
      <w:del w:id="535" w:author="Author">
        <w:r w:rsidRPr="00A83097">
          <w:rPr>
            <w:rFonts w:ascii="Trebuchet MS" w:hAnsi="Trebuchet MS"/>
            <w:noProof/>
          </w:rPr>
          <w:delText xml:space="preserve">had </w:delText>
        </w:r>
      </w:del>
      <w:r w:rsidRPr="00A83097">
        <w:rPr>
          <w:rFonts w:ascii="Trebuchet MS" w:hAnsi="Trebuchet MS"/>
          <w:noProof/>
        </w:rPr>
        <w:t>rejected my judicial decisions</w:t>
      </w:r>
      <w:del w:id="536" w:author="Author">
        <w:r w:rsidRPr="00A83097">
          <w:rPr>
            <w:rFonts w:ascii="Trebuchet MS" w:hAnsi="Trebuchet MS"/>
            <w:noProof/>
          </w:rPr>
          <w:delText>,</w:delText>
        </w:r>
      </w:del>
      <w:r w:rsidRPr="00A83097">
        <w:rPr>
          <w:rFonts w:ascii="Trebuchet MS" w:hAnsi="Trebuchet MS"/>
          <w:noProof/>
        </w:rPr>
        <w:t xml:space="preserve"> and </w:t>
      </w:r>
      <w:del w:id="537" w:author="Author">
        <w:r w:rsidRPr="00A83097">
          <w:rPr>
            <w:rFonts w:ascii="Trebuchet MS" w:hAnsi="Trebuchet MS"/>
            <w:noProof/>
          </w:rPr>
          <w:delText>their souls had</w:delText>
        </w:r>
      </w:del>
      <w:ins w:id="538" w:author="Author">
        <w:r w:rsidRPr="00A83097">
          <w:rPr>
            <w:rFonts w:ascii="Trebuchet MS" w:hAnsi="Trebuchet MS"/>
            <w:noProof/>
          </w:rPr>
          <w:t>they</w:t>
        </w:r>
        <w:r w:rsidRPr="00A83097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A83097">
        <w:rPr>
          <w:rFonts w:ascii="Trebuchet MS" w:hAnsi="Trebuchet MS"/>
          <w:noProof/>
        </w:rPr>
        <w:t xml:space="preserve"> abhorred my statutes. </w:t>
      </w:r>
      <w:r w:rsidRPr="00A83097">
        <w:rPr>
          <w:rFonts w:ascii="Trebuchet MS" w:hAnsi="Trebuchet MS"/>
          <w:b/>
          <w:noProof/>
        </w:rPr>
        <w:t xml:space="preserve">26:44 </w:t>
      </w:r>
      <w:del w:id="541" w:author="Author">
        <w:r w:rsidRPr="00A83097">
          <w:rPr>
            <w:rFonts w:ascii="Trebuchet MS" w:hAnsi="Trebuchet MS"/>
            <w:noProof/>
          </w:rPr>
          <w:delText>And yet for</w:delText>
        </w:r>
      </w:del>
      <w:ins w:id="542" w:author="Author">
        <w:r w:rsidRPr="00A83097">
          <w:rPr>
            <w:rFonts w:ascii="Trebuchet MS" w:hAnsi="Trebuchet MS"/>
            <w:noProof/>
          </w:rPr>
          <w:t>But despite</w:t>
        </w:r>
      </w:ins>
      <w:r w:rsidRPr="00A83097">
        <w:rPr>
          <w:rFonts w:ascii="Trebuchet MS" w:hAnsi="Trebuchet MS"/>
          <w:noProof/>
        </w:rPr>
        <w:t xml:space="preserve"> all </w:t>
      </w:r>
      <w:ins w:id="543" w:author="Author">
        <w:r w:rsidRPr="00A83097">
          <w:rPr>
            <w:rFonts w:ascii="Trebuchet MS" w:hAnsi="Trebuchet MS"/>
            <w:noProof/>
          </w:rPr>
          <w:t xml:space="preserve">of </w:t>
        </w:r>
      </w:ins>
      <w:r w:rsidRPr="00A83097">
        <w:rPr>
          <w:rFonts w:ascii="Trebuchet MS" w:hAnsi="Trebuchet MS"/>
          <w:noProof/>
        </w:rPr>
        <w:t xml:space="preserve">this, while they </w:t>
      </w:r>
      <w:del w:id="544" w:author="Author">
        <w:r w:rsidRPr="00A83097">
          <w:rPr>
            <w:rFonts w:ascii="Trebuchet MS" w:hAnsi="Trebuchet MS"/>
            <w:noProof/>
          </w:rPr>
          <w:delText>continue</w:delText>
        </w:r>
      </w:del>
      <w:ins w:id="545" w:author="Author">
        <w:r w:rsidRPr="00A83097">
          <w:rPr>
            <w:rFonts w:ascii="Trebuchet MS" w:hAnsi="Trebuchet MS"/>
            <w:noProof/>
          </w:rPr>
          <w:t>are</w:t>
        </w:r>
      </w:ins>
      <w:r w:rsidRPr="00A83097">
        <w:rPr>
          <w:rFonts w:ascii="Trebuchet MS" w:hAnsi="Trebuchet MS"/>
          <w:noProof/>
        </w:rPr>
        <w:t xml:space="preserve"> in the land of their enemies, I </w:t>
      </w:r>
      <w:del w:id="546" w:author="Author">
        <w:r w:rsidRPr="00A83097">
          <w:rPr>
            <w:rFonts w:ascii="Trebuchet MS" w:hAnsi="Trebuchet MS"/>
            <w:noProof/>
          </w:rPr>
          <w:delText>shall certainly not</w:delText>
        </w:r>
      </w:del>
      <w:ins w:id="547" w:author="Author">
        <w:r w:rsidRPr="00A83097">
          <w:rPr>
            <w:rFonts w:ascii="Trebuchet MS" w:hAnsi="Trebuchet MS"/>
            <w:noProof/>
          </w:rPr>
          <w:t>will never completely</w:t>
        </w:r>
      </w:ins>
      <w:r w:rsidRPr="00A83097">
        <w:rPr>
          <w:rFonts w:ascii="Trebuchet MS" w:hAnsi="Trebuchet MS"/>
          <w:noProof/>
        </w:rPr>
        <w:t xml:space="preserve"> reject them nor </w:t>
      </w:r>
      <w:del w:id="548" w:author="Author">
        <w:r w:rsidRPr="00A83097">
          <w:rPr>
            <w:rFonts w:ascii="Trebuchet MS" w:hAnsi="Trebuchet MS"/>
            <w:noProof/>
          </w:rPr>
          <w:delText>abhor</w:delText>
        </w:r>
      </w:del>
      <w:ins w:id="549" w:author="Author">
        <w:r w:rsidRPr="00A83097">
          <w:rPr>
            <w:rFonts w:ascii="Trebuchet MS" w:hAnsi="Trebuchet MS"/>
            <w:noProof/>
          </w:rPr>
          <w:t>cast</w:t>
        </w:r>
      </w:ins>
      <w:r w:rsidRPr="00A83097">
        <w:rPr>
          <w:rFonts w:ascii="Trebuchet MS" w:hAnsi="Trebuchet MS"/>
          <w:noProof/>
        </w:rPr>
        <w:t xml:space="preserve"> them </w:t>
      </w:r>
      <w:del w:id="550" w:author="Author">
        <w:r w:rsidRPr="00A83097">
          <w:rPr>
            <w:rFonts w:ascii="Trebuchet MS" w:hAnsi="Trebuchet MS"/>
            <w:noProof/>
          </w:rPr>
          <w:delText>so as</w:delText>
        </w:r>
      </w:del>
      <w:ins w:id="551" w:author="Author">
        <w:r w:rsidRPr="00A83097">
          <w:rPr>
            <w:rFonts w:ascii="Trebuchet MS" w:hAnsi="Trebuchet MS"/>
            <w:noProof/>
          </w:rPr>
          <w:t>away</w:t>
        </w:r>
      </w:ins>
      <w:r w:rsidRPr="00A83097">
        <w:rPr>
          <w:rFonts w:ascii="Trebuchet MS" w:hAnsi="Trebuchet MS"/>
          <w:noProof/>
        </w:rPr>
        <w:t xml:space="preserve"> to </w:t>
      </w:r>
      <w:del w:id="552" w:author="Author">
        <w:r w:rsidRPr="00A83097">
          <w:rPr>
            <w:rFonts w:ascii="Trebuchet MS" w:hAnsi="Trebuchet MS"/>
            <w:noProof/>
          </w:rPr>
          <w:delText>exterminate</w:delText>
        </w:r>
      </w:del>
      <w:ins w:id="553" w:author="Author">
        <w:r w:rsidRPr="00A83097">
          <w:rPr>
            <w:rFonts w:ascii="Trebuchet MS" w:hAnsi="Trebuchet MS"/>
            <w:noProof/>
          </w:rPr>
          <w:t>the point of exterminating</w:t>
        </w:r>
      </w:ins>
      <w:r w:rsidRPr="00A83097">
        <w:rPr>
          <w:rFonts w:ascii="Trebuchet MS" w:hAnsi="Trebuchet MS"/>
          <w:noProof/>
        </w:rPr>
        <w:t xml:space="preserve"> them, </w:t>
      </w:r>
      <w:del w:id="554" w:author="Author">
        <w:r w:rsidRPr="00A83097">
          <w:rPr>
            <w:rFonts w:ascii="Trebuchet MS" w:hAnsi="Trebuchet MS"/>
            <w:noProof/>
          </w:rPr>
          <w:delText>to</w:delText>
        </w:r>
      </w:del>
      <w:ins w:id="555" w:author="Author">
        <w:r w:rsidRPr="00A83097">
          <w:rPr>
            <w:rFonts w:ascii="Trebuchet MS" w:hAnsi="Trebuchet MS"/>
            <w:noProof/>
          </w:rPr>
          <w:t>which would</w:t>
        </w:r>
      </w:ins>
      <w:r w:rsidRPr="00A83097">
        <w:rPr>
          <w:rFonts w:ascii="Trebuchet MS" w:hAnsi="Trebuchet MS"/>
          <w:noProof/>
        </w:rPr>
        <w:t xml:space="preserve"> violate my covenant with them</w:t>
      </w:r>
      <w:del w:id="556" w:author="Author">
        <w:r w:rsidRPr="00A83097">
          <w:rPr>
            <w:rFonts w:ascii="Trebuchet MS" w:hAnsi="Trebuchet MS"/>
            <w:noProof/>
          </w:rPr>
          <w:delText>;</w:delText>
        </w:r>
      </w:del>
      <w:ins w:id="557" w:author="Author">
        <w:r w:rsidRPr="00A83097">
          <w:rPr>
            <w:rFonts w:ascii="Trebuchet MS" w:hAnsi="Trebuchet MS"/>
            <w:noProof/>
          </w:rPr>
          <w:t>,</w:t>
        </w:r>
      </w:ins>
      <w:r w:rsidRPr="00A83097">
        <w:rPr>
          <w:rFonts w:ascii="Trebuchet MS" w:hAnsi="Trebuchet MS"/>
          <w:noProof/>
        </w:rPr>
        <w:t xml:space="preserve"> for I am Jehovah their God. </w:t>
      </w:r>
      <w:r w:rsidRPr="00A83097">
        <w:rPr>
          <w:rFonts w:ascii="Trebuchet MS" w:hAnsi="Trebuchet MS"/>
          <w:b/>
          <w:noProof/>
        </w:rPr>
        <w:t xml:space="preserve">26:45 </w:t>
      </w:r>
      <w:del w:id="558" w:author="Author">
        <w:r w:rsidRPr="00A83097">
          <w:rPr>
            <w:rFonts w:ascii="Trebuchet MS" w:hAnsi="Trebuchet MS"/>
            <w:noProof/>
          </w:rPr>
          <w:delText>And</w:delText>
        </w:r>
      </w:del>
      <w:ins w:id="559" w:author="Author">
        <w:r w:rsidRPr="00A83097">
          <w:rPr>
            <w:rFonts w:ascii="Trebuchet MS" w:hAnsi="Trebuchet MS"/>
            <w:noProof/>
          </w:rPr>
          <w:t>For their sakes</w:t>
        </w:r>
      </w:ins>
      <w:r w:rsidRPr="00A83097">
        <w:rPr>
          <w:rFonts w:ascii="Trebuchet MS" w:hAnsi="Trebuchet MS"/>
          <w:noProof/>
        </w:rPr>
        <w:t xml:space="preserve"> I will remember </w:t>
      </w:r>
      <w:del w:id="560" w:author="Author">
        <w:r w:rsidRPr="00A83097">
          <w:rPr>
            <w:rFonts w:ascii="Trebuchet MS" w:hAnsi="Trebuchet MS"/>
            <w:noProof/>
          </w:rPr>
          <w:delText xml:space="preserve">in their behalf </w:delText>
        </w:r>
      </w:del>
      <w:r w:rsidRPr="00A83097">
        <w:rPr>
          <w:rFonts w:ascii="Trebuchet MS" w:hAnsi="Trebuchet MS"/>
          <w:noProof/>
        </w:rPr>
        <w:t xml:space="preserve">the covenant </w:t>
      </w:r>
      <w:del w:id="561" w:author="Author">
        <w:r w:rsidRPr="00A83097">
          <w:rPr>
            <w:rFonts w:ascii="Trebuchet MS" w:hAnsi="Trebuchet MS"/>
            <w:noProof/>
          </w:rPr>
          <w:delText>of the</w:delText>
        </w:r>
      </w:del>
      <w:ins w:id="562" w:author="Author">
        <w:r w:rsidRPr="00A83097">
          <w:rPr>
            <w:rFonts w:ascii="Trebuchet MS" w:hAnsi="Trebuchet MS"/>
            <w:noProof/>
          </w:rPr>
          <w:t>with their</w:t>
        </w:r>
      </w:ins>
      <w:r w:rsidRPr="00A83097">
        <w:rPr>
          <w:rFonts w:ascii="Trebuchet MS" w:hAnsi="Trebuchet MS"/>
          <w:noProof/>
        </w:rPr>
        <w:t xml:space="preserve"> ancestors whom I brought</w:t>
      </w:r>
      <w:del w:id="563" w:author="Author">
        <w:r w:rsidRPr="00A83097">
          <w:rPr>
            <w:rFonts w:ascii="Trebuchet MS" w:hAnsi="Trebuchet MS"/>
            <w:noProof/>
          </w:rPr>
          <w:delText xml:space="preserve"> forth</w:delText>
        </w:r>
      </w:del>
      <w:r w:rsidRPr="00A83097">
        <w:rPr>
          <w:rFonts w:ascii="Trebuchet MS" w:hAnsi="Trebuchet MS"/>
          <w:noProof/>
        </w:rPr>
        <w:t xml:space="preserve"> out of the land of Egypt under the eyes of the nations, in order to prove myself their God. I am Jehovah.’”</w:t>
      </w:r>
    </w:p>
    <w:p w:rsidR="00114E31" w:rsidRPr="00A83097" w:rsidRDefault="00114E31" w:rsidP="00114E31">
      <w:pPr>
        <w:rPr>
          <w:rFonts w:ascii="Trebuchet MS" w:hAnsi="Trebuchet MS"/>
          <w:noProof/>
        </w:rPr>
      </w:pPr>
      <w:r w:rsidRPr="00A83097">
        <w:rPr>
          <w:rFonts w:ascii="Trebuchet MS" w:hAnsi="Trebuchet MS"/>
          <w:b/>
        </w:rPr>
        <w:t xml:space="preserve">26:46 </w:t>
      </w:r>
      <w:r w:rsidRPr="00A83097">
        <w:rPr>
          <w:rFonts w:ascii="Trebuchet MS" w:hAnsi="Trebuchet MS"/>
          <w:noProof/>
        </w:rPr>
        <w:t>These are the regulations</w:t>
      </w:r>
      <w:del w:id="564" w:author="Author">
        <w:r w:rsidRPr="00A83097">
          <w:rPr>
            <w:rFonts w:ascii="Trebuchet MS" w:hAnsi="Trebuchet MS"/>
            <w:noProof/>
          </w:rPr>
          <w:delText xml:space="preserve"> and</w:delText>
        </w:r>
      </w:del>
      <w:ins w:id="565" w:author="Author">
        <w:r w:rsidRPr="00A83097">
          <w:rPr>
            <w:rFonts w:ascii="Trebuchet MS" w:hAnsi="Trebuchet MS"/>
            <w:noProof/>
          </w:rPr>
          <w:t>,</w:t>
        </w:r>
      </w:ins>
      <w:r w:rsidRPr="00A83097">
        <w:rPr>
          <w:rFonts w:ascii="Trebuchet MS" w:hAnsi="Trebuchet MS"/>
          <w:noProof/>
        </w:rPr>
        <w:t xml:space="preserve"> the judicial decisions</w:t>
      </w:r>
      <w:ins w:id="566" w:author="Author">
        <w:r w:rsidRPr="00A83097">
          <w:rPr>
            <w:rFonts w:ascii="Trebuchet MS" w:hAnsi="Trebuchet MS"/>
            <w:noProof/>
          </w:rPr>
          <w:t>,</w:t>
        </w:r>
      </w:ins>
      <w:r w:rsidRPr="00A83097">
        <w:rPr>
          <w:rFonts w:ascii="Trebuchet MS" w:hAnsi="Trebuchet MS"/>
          <w:noProof/>
        </w:rPr>
        <w:t xml:space="preserve"> and the laws that Jehovah </w:t>
      </w:r>
      <w:del w:id="567" w:author="Author">
        <w:r w:rsidRPr="00A83097">
          <w:rPr>
            <w:rFonts w:ascii="Trebuchet MS" w:hAnsi="Trebuchet MS"/>
            <w:noProof/>
          </w:rPr>
          <w:delText>set</w:delText>
        </w:r>
      </w:del>
      <w:ins w:id="568" w:author="Author">
        <w:r w:rsidRPr="00A83097">
          <w:rPr>
            <w:rFonts w:ascii="Trebuchet MS" w:hAnsi="Trebuchet MS"/>
            <w:noProof/>
          </w:rPr>
          <w:t>established</w:t>
        </w:r>
      </w:ins>
      <w:r w:rsidRPr="00A83097">
        <w:rPr>
          <w:rFonts w:ascii="Trebuchet MS" w:hAnsi="Trebuchet MS"/>
          <w:noProof/>
        </w:rPr>
        <w:t xml:space="preserve"> between himself and the </w:t>
      </w:r>
      <w:del w:id="569" w:author="Author">
        <w:r w:rsidRPr="00A83097">
          <w:rPr>
            <w:rFonts w:ascii="Trebuchet MS" w:hAnsi="Trebuchet MS"/>
            <w:noProof/>
          </w:rPr>
          <w:delText>sons of Israel in</w:delText>
        </w:r>
      </w:del>
      <w:ins w:id="570" w:author="Author">
        <w:r w:rsidRPr="00A83097">
          <w:rPr>
            <w:rFonts w:ascii="Trebuchet MS" w:hAnsi="Trebuchet MS"/>
            <w:noProof/>
          </w:rPr>
          <w:t>Israelites on</w:t>
        </w:r>
      </w:ins>
      <w:r w:rsidRPr="00A83097">
        <w:rPr>
          <w:rFonts w:ascii="Trebuchet MS" w:hAnsi="Trebuchet MS"/>
          <w:noProof/>
        </w:rPr>
        <w:t xml:space="preserve"> Mount Si′nai </w:t>
      </w:r>
      <w:del w:id="571" w:author="Author">
        <w:r w:rsidRPr="00A83097">
          <w:rPr>
            <w:rFonts w:ascii="Trebuchet MS" w:hAnsi="Trebuchet MS"/>
            <w:noProof/>
          </w:rPr>
          <w:delText>by means of</w:delText>
        </w:r>
      </w:del>
      <w:ins w:id="572" w:author="Author">
        <w:r w:rsidRPr="00A83097">
          <w:rPr>
            <w:rFonts w:ascii="Trebuchet MS" w:hAnsi="Trebuchet MS"/>
            <w:noProof/>
          </w:rPr>
          <w:t>through</w:t>
        </w:r>
      </w:ins>
      <w:r w:rsidRPr="00A83097">
        <w:rPr>
          <w:rFonts w:ascii="Trebuchet MS" w:hAnsi="Trebuchet MS"/>
          <w:noProof/>
        </w:rPr>
        <w:t xml:space="preserve"> Moses.</w:t>
      </w:r>
    </w:p>
    <w:p w:rsidR="00114E31" w:rsidRPr="00A83097" w:rsidRDefault="00114E31" w:rsidP="00114E31">
      <w:pPr>
        <w:rPr>
          <w:rFonts w:ascii="Trebuchet MS" w:hAnsi="Trebuchet MS"/>
          <w:b/>
        </w:rPr>
      </w:pPr>
    </w:p>
    <w:p w:rsidR="00762BCB" w:rsidRPr="00114E31" w:rsidRDefault="00762BCB" w:rsidP="00114E31"/>
    <w:sectPr w:rsidR="00762BCB" w:rsidRPr="00114E31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495F" w:rsidRDefault="00CB495F">
      <w:r>
        <w:separator/>
      </w:r>
    </w:p>
  </w:endnote>
  <w:endnote w:type="continuationSeparator" w:id="0">
    <w:p w:rsidR="00CB495F" w:rsidRDefault="00CB4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495F" w:rsidRDefault="00CB495F">
      <w:r>
        <w:separator/>
      </w:r>
    </w:p>
  </w:footnote>
  <w:footnote w:type="continuationSeparator" w:id="0">
    <w:p w:rsidR="00CB495F" w:rsidRDefault="00CB495F">
      <w:r>
        <w:continuationSeparator/>
      </w:r>
    </w:p>
  </w:footnote>
  <w:footnote w:id="1">
    <w:p w:rsidR="00114E31" w:rsidRPr="00A83097" w:rsidRDefault="00114E31" w:rsidP="00A83097">
      <w:pPr>
        <w:pStyle w:val="FootnoteText"/>
        <w:spacing w:after="96"/>
        <w:ind w:firstLine="288"/>
        <w:rPr>
          <w:ins w:id="19" w:author="Author"/>
        </w:rPr>
      </w:pPr>
      <w:ins w:id="20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26:2 </w:t>
        </w:r>
        <w:r w:rsidRPr="00A83097">
          <w:t>Or “stand in awe of.” Lit., “fear.”</w:t>
        </w:r>
      </w:ins>
    </w:p>
  </w:footnote>
  <w:footnote w:id="2">
    <w:p w:rsidR="00114E31" w:rsidRPr="00A83097" w:rsidRDefault="00114E31" w:rsidP="00A83097">
      <w:pPr>
        <w:pStyle w:val="FootnoteText"/>
        <w:spacing w:after="96"/>
        <w:ind w:firstLine="288"/>
        <w:rPr>
          <w:ins w:id="99" w:author="Author"/>
        </w:rPr>
      </w:pPr>
      <w:ins w:id="100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26:9 </w:t>
        </w:r>
        <w:r w:rsidRPr="00A83097">
          <w:t>Lit., “will turn to.”</w:t>
        </w:r>
      </w:ins>
    </w:p>
  </w:footnote>
  <w:footnote w:id="3">
    <w:p w:rsidR="00114E31" w:rsidRPr="00A83097" w:rsidRDefault="00114E31" w:rsidP="00A83097">
      <w:pPr>
        <w:pStyle w:val="FootnoteText"/>
        <w:spacing w:after="96"/>
        <w:ind w:firstLine="288"/>
        <w:rPr>
          <w:ins w:id="125" w:author="Author"/>
        </w:rPr>
      </w:pPr>
      <w:ins w:id="126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26:11 </w:t>
        </w:r>
        <w:r w:rsidRPr="00A83097">
          <w:t>Or “my soul.”</w:t>
        </w:r>
      </w:ins>
    </w:p>
  </w:footnote>
  <w:footnote w:id="4">
    <w:p w:rsidR="00114E31" w:rsidRPr="00A83097" w:rsidRDefault="00114E31" w:rsidP="00A83097">
      <w:pPr>
        <w:pStyle w:val="FootnoteText"/>
        <w:spacing w:after="96"/>
        <w:ind w:firstLine="288"/>
        <w:rPr>
          <w:ins w:id="157" w:author="Author"/>
        </w:rPr>
      </w:pPr>
      <w:ins w:id="158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26:13 </w:t>
        </w:r>
        <w:r w:rsidRPr="00A83097">
          <w:t>Lit., “walk erect.”</w:t>
        </w:r>
      </w:ins>
    </w:p>
  </w:footnote>
  <w:footnote w:id="5">
    <w:p w:rsidR="00114E31" w:rsidRPr="00A83097" w:rsidRDefault="00114E31" w:rsidP="00A83097">
      <w:pPr>
        <w:pStyle w:val="FootnoteText"/>
        <w:spacing w:after="96"/>
        <w:ind w:firstLine="288"/>
        <w:rPr>
          <w:ins w:id="167" w:author="Author"/>
        </w:rPr>
      </w:pPr>
      <w:ins w:id="168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26:15 </w:t>
        </w:r>
        <w:r w:rsidRPr="00A83097">
          <w:t>Or “your souls.”</w:t>
        </w:r>
      </w:ins>
    </w:p>
  </w:footnote>
  <w:footnote w:id="6">
    <w:p w:rsidR="00114E31" w:rsidRPr="00A83097" w:rsidRDefault="00114E31" w:rsidP="00A83097">
      <w:pPr>
        <w:pStyle w:val="FootnoteText"/>
        <w:spacing w:after="96"/>
        <w:ind w:firstLine="288"/>
        <w:rPr>
          <w:ins w:id="187" w:author="Author"/>
        </w:rPr>
      </w:pPr>
      <w:ins w:id="188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26:16 </w:t>
        </w:r>
        <w:r w:rsidRPr="00A83097">
          <w:t>Or “soul.”</w:t>
        </w:r>
      </w:ins>
    </w:p>
  </w:footnote>
  <w:footnote w:id="7">
    <w:p w:rsidR="00114E31" w:rsidRPr="00A83097" w:rsidRDefault="00114E31" w:rsidP="00A83097">
      <w:pPr>
        <w:pStyle w:val="FootnoteText"/>
        <w:spacing w:after="96"/>
        <w:ind w:firstLine="288"/>
        <w:rPr>
          <w:ins w:id="324" w:author="Author"/>
        </w:rPr>
      </w:pPr>
      <w:ins w:id="325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26:26 </w:t>
        </w:r>
        <w:r w:rsidRPr="00A83097">
          <w:t>Lit., “rod.” Possibly referring to rods used for storing bread.</w:t>
        </w:r>
      </w:ins>
    </w:p>
  </w:footnote>
  <w:footnote w:id="8">
    <w:p w:rsidR="00114E31" w:rsidRPr="00A83097" w:rsidRDefault="00114E31" w:rsidP="00A83097">
      <w:pPr>
        <w:pStyle w:val="FootnoteText"/>
        <w:spacing w:after="96"/>
        <w:ind w:firstLine="288"/>
        <w:rPr>
          <w:ins w:id="326" w:author="Author"/>
        </w:rPr>
      </w:pPr>
      <w:ins w:id="327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26:26 </w:t>
        </w:r>
        <w:r w:rsidRPr="00A83097">
          <w:t>Or “food.”</w:t>
        </w:r>
      </w:ins>
    </w:p>
  </w:footnote>
  <w:footnote w:id="9">
    <w:p w:rsidR="00114E31" w:rsidRPr="00A83097" w:rsidRDefault="00114E31" w:rsidP="00A83097">
      <w:pPr>
        <w:pStyle w:val="FootnoteText"/>
        <w:spacing w:after="96"/>
        <w:ind w:firstLine="288"/>
        <w:rPr>
          <w:ins w:id="379" w:author="Author"/>
        </w:rPr>
      </w:pPr>
      <w:ins w:id="380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26:30 </w:t>
        </w:r>
        <w:r w:rsidRPr="00A83097">
          <w:t>The Hebrew term may be related to a word for “dung” and is used as an expression of contempt.</w:t>
        </w:r>
      </w:ins>
    </w:p>
  </w:footnote>
  <w:footnote w:id="10">
    <w:p w:rsidR="00114E31" w:rsidRPr="00A83097" w:rsidRDefault="00114E31" w:rsidP="00A83097">
      <w:pPr>
        <w:pStyle w:val="FootnoteText"/>
        <w:spacing w:after="96"/>
        <w:ind w:firstLine="288"/>
        <w:rPr>
          <w:ins w:id="383" w:author="Author"/>
        </w:rPr>
      </w:pPr>
      <w:ins w:id="384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26:30 </w:t>
        </w:r>
        <w:r w:rsidRPr="00A83097">
          <w:t>Or “my soul.”</w:t>
        </w:r>
      </w:ins>
    </w:p>
  </w:footnote>
  <w:footnote w:id="11">
    <w:p w:rsidR="00114E31" w:rsidRPr="00A83097" w:rsidRDefault="00114E31" w:rsidP="00A83097">
      <w:pPr>
        <w:pStyle w:val="FootnoteText"/>
        <w:spacing w:after="96"/>
        <w:ind w:firstLine="288"/>
        <w:rPr>
          <w:ins w:id="398" w:author="Author"/>
        </w:rPr>
      </w:pPr>
      <w:ins w:id="399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26:31 </w:t>
        </w:r>
        <w:r w:rsidRPr="00A83097">
          <w:t>Or “appeasing; soothing.” Lit., “restful.”</w:t>
        </w:r>
      </w:ins>
    </w:p>
  </w:footnote>
  <w:footnote w:id="12">
    <w:p w:rsidR="00114E31" w:rsidRPr="00A83097" w:rsidRDefault="00114E31" w:rsidP="00A83097">
      <w:pPr>
        <w:pStyle w:val="FootnoteText"/>
        <w:spacing w:after="96"/>
        <w:ind w:firstLine="288"/>
        <w:rPr>
          <w:ins w:id="430" w:author="Author"/>
        </w:rPr>
      </w:pPr>
      <w:ins w:id="431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26:34 </w:t>
        </w:r>
        <w:r w:rsidRPr="00A83097">
          <w:t>Or “keep sabbath.”</w:t>
        </w:r>
      </w:ins>
    </w:p>
  </w:footnote>
  <w:footnote w:id="13">
    <w:p w:rsidR="00114E31" w:rsidRPr="00A83097" w:rsidRDefault="00114E31" w:rsidP="00A83097">
      <w:pPr>
        <w:pStyle w:val="FootnoteText"/>
        <w:spacing w:after="96"/>
        <w:ind w:firstLine="288"/>
        <w:rPr>
          <w:ins w:id="506" w:author="Author"/>
        </w:rPr>
      </w:pPr>
      <w:ins w:id="507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26:41 </w:t>
        </w:r>
        <w:r w:rsidRPr="00A83097">
          <w:t>Or “stubborn.”</w:t>
        </w:r>
      </w:ins>
    </w:p>
  </w:footnote>
  <w:footnote w:id="14">
    <w:p w:rsidR="00114E31" w:rsidRPr="00A83097" w:rsidRDefault="00114E31" w:rsidP="00A83097">
      <w:pPr>
        <w:pStyle w:val="FootnoteText"/>
        <w:spacing w:after="96"/>
        <w:ind w:firstLine="288"/>
        <w:rPr>
          <w:ins w:id="539" w:author="Author"/>
        </w:rPr>
      </w:pPr>
      <w:ins w:id="540" w:author="Author">
        <w:r w:rsidRPr="00A83097">
          <w:rPr>
            <w:rStyle w:val="FootnoteReference"/>
          </w:rPr>
          <w:footnoteRef/>
        </w:r>
        <w:r w:rsidRPr="00A83097">
          <w:t xml:space="preserve"> </w:t>
        </w:r>
        <w:r w:rsidRPr="00A83097">
          <w:rPr>
            <w:b/>
          </w:rPr>
          <w:t xml:space="preserve">26:43 </w:t>
        </w:r>
        <w:r w:rsidRPr="00A83097">
          <w:t>Or “their souls.”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D6036">
        <w:t>Leviticus Chapter 26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D6036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D6036">
      <w:rPr>
        <w:noProof/>
        <w:snapToGrid w:val="0"/>
      </w:rPr>
      <w:t>Leviticus 26.Revised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9D6036">
        <w:t>Leviticus Chapter 26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D6036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D6036">
      <w:rPr>
        <w:noProof/>
        <w:snapToGrid w:val="0"/>
      </w:rPr>
      <w:t>Leviticus 26.Revised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D6036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D603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D6036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D603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5F"/>
    <w:rsid w:val="00114E3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9D6036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B495F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CEF03A6-FC15-4A16-B611-935BB37F4A3A}"/>
  <w:attachedTemplate r:id="R08d3d4c239224d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14E3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4E3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14E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8d3d4c239224d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1863</ap:Words>
  <ap:Characters>7993</ap:Characters>
  <ap:Application>Microsoft Office Word</ap:Application>
  <ap:DocSecurity>0</ap:DocSecurity>
  <ap:Lines>135</ap:Lines>
  <ap:Paragraphs>20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9836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26</dc:title>
  <dc:subject/>
  <dc:creator>Matthew Calleja</dc:creator>
  <cp:keywords/>
  <dc:description/>
  <cp:lastModifiedBy>Calleja, Matthew</cp:lastModifiedBy>
  <cp:revision>3</cp:revision>
  <dcterms:created xsi:type="dcterms:W3CDTF">2020-11-05T12:52:00Z</dcterms:created>
  <dcterms:modified xsi:type="dcterms:W3CDTF">2020-11-05T12:52:00Z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26.docx</vt:lpwstr>
  </property>
  <property fmtid="{D5CDD505-2E9C-101B-9397-08002B2CF9AE}" pid="9" name="_TranslationDocumentId">
    <vt:i4>19446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