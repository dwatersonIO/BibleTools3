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709" w:rsidRPr="000D1BB9" w:rsidRDefault="00DE3709" w:rsidP="00DE3709">
      <w:pPr>
        <w:rPr>
          <w:rFonts w:ascii="Trebuchet MS" w:hAnsi="Trebuchet MS"/>
          <w:noProof/>
        </w:rPr>
      </w:pPr>
      <w:bookmarkStart w:id="0" w:name="_GoBack"/>
      <w:bookmarkEnd w:id="0"/>
      <w:r w:rsidRPr="000D1BB9">
        <w:rPr>
          <w:rFonts w:ascii="Trebuchet MS" w:hAnsi="Trebuchet MS"/>
          <w:b/>
        </w:rPr>
        <w:t xml:space="preserve">7:1 </w:t>
      </w:r>
      <w:r w:rsidRPr="000D1BB9">
        <w:rPr>
          <w:rFonts w:ascii="Trebuchet MS" w:hAnsi="Trebuchet MS"/>
          <w:noProof/>
        </w:rPr>
        <w:t>“‘</w:t>
      </w:r>
      <w:del w:id="1" w:author="Author">
        <w:r w:rsidRPr="000D1BB9">
          <w:rPr>
            <w:rFonts w:ascii="Trebuchet MS" w:hAnsi="Trebuchet MS"/>
            <w:noProof/>
          </w:rPr>
          <w:delText>And this</w:delText>
        </w:r>
      </w:del>
      <w:ins w:id="2" w:author="Author">
        <w:r w:rsidRPr="000D1BB9">
          <w:rPr>
            <w:rFonts w:ascii="Trebuchet MS" w:hAnsi="Trebuchet MS"/>
            <w:noProof/>
          </w:rPr>
          <w:t>This</w:t>
        </w:r>
      </w:ins>
      <w:r w:rsidRPr="000D1BB9">
        <w:rPr>
          <w:rFonts w:ascii="Trebuchet MS" w:hAnsi="Trebuchet MS"/>
          <w:noProof/>
        </w:rPr>
        <w:t xml:space="preserve"> is the law of the guilt offering: It is something most holy. </w:t>
      </w:r>
      <w:r w:rsidRPr="000D1BB9">
        <w:rPr>
          <w:rFonts w:ascii="Trebuchet MS" w:hAnsi="Trebuchet MS"/>
          <w:b/>
          <w:noProof/>
        </w:rPr>
        <w:t xml:space="preserve">7:2 </w:t>
      </w:r>
      <w:del w:id="3" w:author="Author">
        <w:r w:rsidRPr="000D1BB9">
          <w:rPr>
            <w:rFonts w:ascii="Trebuchet MS" w:hAnsi="Trebuchet MS"/>
            <w:noProof/>
          </w:rPr>
          <w:delText>In</w:delText>
        </w:r>
      </w:del>
      <w:ins w:id="4" w:author="Author">
        <w:r w:rsidRPr="000D1BB9">
          <w:rPr>
            <w:rFonts w:ascii="Trebuchet MS" w:hAnsi="Trebuchet MS"/>
            <w:noProof/>
          </w:rPr>
          <w:t>They will slaughter the guilt offering in</w:t>
        </w:r>
      </w:ins>
      <w:r w:rsidRPr="000D1BB9">
        <w:rPr>
          <w:rFonts w:ascii="Trebuchet MS" w:hAnsi="Trebuchet MS"/>
          <w:noProof/>
        </w:rPr>
        <w:t xml:space="preserve"> the place where they </w:t>
      </w:r>
      <w:del w:id="5" w:author="Author">
        <w:r w:rsidRPr="000D1BB9">
          <w:rPr>
            <w:rFonts w:ascii="Trebuchet MS" w:hAnsi="Trebuchet MS"/>
            <w:noProof/>
          </w:rPr>
          <w:delText xml:space="preserve">regularly </w:delText>
        </w:r>
      </w:del>
      <w:r w:rsidRPr="000D1BB9">
        <w:rPr>
          <w:rFonts w:ascii="Trebuchet MS" w:hAnsi="Trebuchet MS"/>
          <w:noProof/>
        </w:rPr>
        <w:t xml:space="preserve">slaughter the burnt </w:t>
      </w:r>
      <w:del w:id="6" w:author="Author">
        <w:r w:rsidRPr="000D1BB9">
          <w:rPr>
            <w:rFonts w:ascii="Trebuchet MS" w:hAnsi="Trebuchet MS"/>
            <w:noProof/>
          </w:rPr>
          <w:delText>offering they will slaughter the guilt offering</w:delText>
        </w:r>
      </w:del>
      <w:ins w:id="7" w:author="Author">
        <w:r w:rsidRPr="000D1BB9">
          <w:rPr>
            <w:rFonts w:ascii="Trebuchet MS" w:hAnsi="Trebuchet MS"/>
            <w:noProof/>
          </w:rPr>
          <w:t>offerings</w:t>
        </w:r>
      </w:ins>
      <w:r w:rsidRPr="000D1BB9">
        <w:rPr>
          <w:rFonts w:ascii="Trebuchet MS" w:hAnsi="Trebuchet MS"/>
          <w:noProof/>
        </w:rPr>
        <w:t xml:space="preserve">, and its blood </w:t>
      </w:r>
      <w:del w:id="8" w:author="Author">
        <w:r w:rsidRPr="000D1BB9">
          <w:rPr>
            <w:rFonts w:ascii="Trebuchet MS" w:hAnsi="Trebuchet MS"/>
            <w:noProof/>
          </w:rPr>
          <w:delText>one will sprinkle round about upon</w:delText>
        </w:r>
      </w:del>
      <w:ins w:id="9" w:author="Author">
        <w:r w:rsidRPr="000D1BB9">
          <w:rPr>
            <w:rFonts w:ascii="Trebuchet MS" w:hAnsi="Trebuchet MS"/>
            <w:noProof/>
          </w:rPr>
          <w:t>should be sprinkled on all sides of</w:t>
        </w:r>
      </w:ins>
      <w:r w:rsidRPr="000D1BB9">
        <w:rPr>
          <w:rFonts w:ascii="Trebuchet MS" w:hAnsi="Trebuchet MS"/>
          <w:noProof/>
        </w:rPr>
        <w:t xml:space="preserve"> the altar. </w:t>
      </w:r>
      <w:r w:rsidRPr="000D1BB9">
        <w:rPr>
          <w:rFonts w:ascii="Trebuchet MS" w:hAnsi="Trebuchet MS"/>
          <w:b/>
          <w:noProof/>
        </w:rPr>
        <w:t xml:space="preserve">7:3 </w:t>
      </w:r>
      <w:del w:id="10" w:author="Author">
        <w:r w:rsidRPr="000D1BB9">
          <w:rPr>
            <w:rFonts w:ascii="Trebuchet MS" w:hAnsi="Trebuchet MS"/>
            <w:noProof/>
          </w:rPr>
          <w:delText>As for all its fat, he</w:delText>
        </w:r>
      </w:del>
      <w:ins w:id="11" w:author="Author">
        <w:r w:rsidRPr="000D1BB9">
          <w:rPr>
            <w:rFonts w:ascii="Trebuchet MS" w:hAnsi="Trebuchet MS"/>
            <w:noProof/>
          </w:rPr>
          <w:t>He</w:t>
        </w:r>
      </w:ins>
      <w:r w:rsidRPr="000D1BB9">
        <w:rPr>
          <w:rFonts w:ascii="Trebuchet MS" w:hAnsi="Trebuchet MS"/>
          <w:noProof/>
        </w:rPr>
        <w:t xml:space="preserve"> will present </w:t>
      </w:r>
      <w:del w:id="12" w:author="Author">
        <w:r w:rsidRPr="000D1BB9">
          <w:rPr>
            <w:rFonts w:ascii="Trebuchet MS" w:hAnsi="Trebuchet MS"/>
            <w:noProof/>
          </w:rPr>
          <w:delText>of it</w:delText>
        </w:r>
      </w:del>
      <w:ins w:id="13" w:author="Author">
        <w:r w:rsidRPr="000D1BB9">
          <w:rPr>
            <w:rFonts w:ascii="Trebuchet MS" w:hAnsi="Trebuchet MS"/>
            <w:noProof/>
          </w:rPr>
          <w:t>all its fat, including</w:t>
        </w:r>
      </w:ins>
      <w:r w:rsidRPr="000D1BB9">
        <w:rPr>
          <w:rFonts w:ascii="Trebuchet MS" w:hAnsi="Trebuchet MS"/>
          <w:noProof/>
        </w:rPr>
        <w:t xml:space="preserve"> the </w:t>
      </w:r>
      <w:del w:id="14" w:author="Author">
        <w:r w:rsidRPr="000D1BB9">
          <w:rPr>
            <w:rFonts w:ascii="Trebuchet MS" w:hAnsi="Trebuchet MS"/>
            <w:noProof/>
          </w:rPr>
          <w:delText>fatty</w:delText>
        </w:r>
      </w:del>
      <w:ins w:id="15" w:author="Author">
        <w:r w:rsidRPr="000D1BB9">
          <w:rPr>
            <w:rFonts w:ascii="Trebuchet MS" w:hAnsi="Trebuchet MS"/>
            <w:noProof/>
          </w:rPr>
          <w:t>fat</w:t>
        </w:r>
      </w:ins>
      <w:r w:rsidRPr="000D1BB9">
        <w:rPr>
          <w:rFonts w:ascii="Trebuchet MS" w:hAnsi="Trebuchet MS"/>
          <w:noProof/>
        </w:rPr>
        <w:t xml:space="preserve"> tail</w:t>
      </w:r>
      <w:del w:id="16" w:author="Author">
        <w:r w:rsidRPr="000D1BB9">
          <w:rPr>
            <w:rFonts w:ascii="Trebuchet MS" w:hAnsi="Trebuchet MS"/>
            <w:noProof/>
          </w:rPr>
          <w:delText xml:space="preserve"> and</w:delText>
        </w:r>
      </w:del>
      <w:ins w:id="17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the fat that covers the intestines, </w:t>
      </w:r>
      <w:r w:rsidRPr="000D1BB9">
        <w:rPr>
          <w:rFonts w:ascii="Trebuchet MS" w:hAnsi="Trebuchet MS"/>
          <w:b/>
          <w:noProof/>
        </w:rPr>
        <w:t xml:space="preserve">7:4 </w:t>
      </w:r>
      <w:r w:rsidRPr="000D1BB9">
        <w:rPr>
          <w:rFonts w:ascii="Trebuchet MS" w:hAnsi="Trebuchet MS"/>
          <w:noProof/>
        </w:rPr>
        <w:t xml:space="preserve">and the two kidneys </w:t>
      </w:r>
      <w:del w:id="18" w:author="Author">
        <w:r w:rsidRPr="000D1BB9">
          <w:rPr>
            <w:rFonts w:ascii="Trebuchet MS" w:hAnsi="Trebuchet MS"/>
            <w:noProof/>
          </w:rPr>
          <w:delText>and the</w:delText>
        </w:r>
      </w:del>
      <w:ins w:id="19" w:author="Author">
        <w:r w:rsidRPr="000D1BB9">
          <w:rPr>
            <w:rFonts w:ascii="Trebuchet MS" w:hAnsi="Trebuchet MS"/>
            <w:noProof/>
          </w:rPr>
          <w:t>with their</w:t>
        </w:r>
      </w:ins>
      <w:r w:rsidRPr="000D1BB9">
        <w:rPr>
          <w:rFonts w:ascii="Trebuchet MS" w:hAnsi="Trebuchet MS"/>
          <w:noProof/>
        </w:rPr>
        <w:t xml:space="preserve"> fat that is </w:t>
      </w:r>
      <w:del w:id="20" w:author="Author">
        <w:r w:rsidRPr="000D1BB9">
          <w:rPr>
            <w:rFonts w:ascii="Trebuchet MS" w:hAnsi="Trebuchet MS"/>
            <w:noProof/>
          </w:rPr>
          <w:delText>upon them the same as that upon</w:delText>
        </w:r>
      </w:del>
      <w:ins w:id="21" w:author="Author">
        <w:r w:rsidRPr="000D1BB9">
          <w:rPr>
            <w:rFonts w:ascii="Trebuchet MS" w:hAnsi="Trebuchet MS"/>
            <w:noProof/>
          </w:rPr>
          <w:t>near</w:t>
        </w:r>
      </w:ins>
      <w:r w:rsidRPr="000D1BB9">
        <w:rPr>
          <w:rFonts w:ascii="Trebuchet MS" w:hAnsi="Trebuchet MS"/>
          <w:noProof/>
        </w:rPr>
        <w:t xml:space="preserve"> the loins. </w:t>
      </w:r>
      <w:del w:id="22" w:author="Author">
        <w:r w:rsidRPr="000D1BB9">
          <w:rPr>
            <w:rFonts w:ascii="Trebuchet MS" w:hAnsi="Trebuchet MS"/>
            <w:noProof/>
          </w:rPr>
          <w:delText xml:space="preserve">And as for </w:delText>
        </w:r>
      </w:del>
      <w:ins w:id="23" w:author="Author">
        <w:r w:rsidRPr="000D1BB9">
          <w:rPr>
            <w:rFonts w:ascii="Trebuchet MS" w:hAnsi="Trebuchet MS"/>
            <w:noProof/>
          </w:rPr>
          <w:t xml:space="preserve">He will also remove </w:t>
        </w:r>
      </w:ins>
      <w:r w:rsidRPr="000D1BB9">
        <w:rPr>
          <w:rFonts w:ascii="Trebuchet MS" w:hAnsi="Trebuchet MS"/>
          <w:noProof/>
        </w:rPr>
        <w:t xml:space="preserve">the appendage </w:t>
      </w:r>
      <w:del w:id="24" w:author="Author">
        <w:r w:rsidRPr="000D1BB9">
          <w:rPr>
            <w:rFonts w:ascii="Trebuchet MS" w:hAnsi="Trebuchet MS"/>
            <w:noProof/>
          </w:rPr>
          <w:delText>upon</w:delText>
        </w:r>
      </w:del>
      <w:ins w:id="25" w:author="Author">
        <w:r w:rsidRPr="000D1BB9">
          <w:rPr>
            <w:rFonts w:ascii="Trebuchet MS" w:hAnsi="Trebuchet MS"/>
            <w:noProof/>
          </w:rPr>
          <w:t>of</w:t>
        </w:r>
      </w:ins>
      <w:r w:rsidRPr="000D1BB9">
        <w:rPr>
          <w:rFonts w:ascii="Trebuchet MS" w:hAnsi="Trebuchet MS"/>
          <w:noProof/>
        </w:rPr>
        <w:t xml:space="preserve"> the liver</w:t>
      </w:r>
      <w:del w:id="26" w:author="Author">
        <w:r w:rsidRPr="000D1BB9">
          <w:rPr>
            <w:rFonts w:ascii="Trebuchet MS" w:hAnsi="Trebuchet MS"/>
            <w:noProof/>
          </w:rPr>
          <w:delText>, he will remove it</w:delText>
        </w:r>
      </w:del>
      <w:r w:rsidRPr="000D1BB9">
        <w:rPr>
          <w:rFonts w:ascii="Trebuchet MS" w:hAnsi="Trebuchet MS"/>
          <w:noProof/>
        </w:rPr>
        <w:t xml:space="preserve"> along with the kidneys. </w:t>
      </w:r>
      <w:r w:rsidRPr="000D1BB9">
        <w:rPr>
          <w:rFonts w:ascii="Trebuchet MS" w:hAnsi="Trebuchet MS"/>
          <w:b/>
          <w:noProof/>
        </w:rPr>
        <w:t xml:space="preserve">7:5 </w:t>
      </w:r>
      <w:del w:id="27" w:author="Author">
        <w:r w:rsidRPr="000D1BB9">
          <w:rPr>
            <w:rFonts w:ascii="Trebuchet MS" w:hAnsi="Trebuchet MS"/>
            <w:noProof/>
          </w:rPr>
          <w:delText>And the</w:delText>
        </w:r>
      </w:del>
      <w:ins w:id="28" w:author="Author">
        <w:r w:rsidRPr="000D1BB9">
          <w:rPr>
            <w:rFonts w:ascii="Trebuchet MS" w:hAnsi="Trebuchet MS"/>
            <w:noProof/>
          </w:rPr>
          <w:t>The</w:t>
        </w:r>
      </w:ins>
      <w:r w:rsidRPr="000D1BB9">
        <w:rPr>
          <w:rFonts w:ascii="Trebuchet MS" w:hAnsi="Trebuchet MS"/>
          <w:noProof/>
        </w:rPr>
        <w:t xml:space="preserve"> priest </w:t>
      </w:r>
      <w:del w:id="29" w:author="Author">
        <w:r w:rsidRPr="000D1BB9">
          <w:rPr>
            <w:rFonts w:ascii="Trebuchet MS" w:hAnsi="Trebuchet MS"/>
            <w:noProof/>
          </w:rPr>
          <w:delText>must</w:delText>
        </w:r>
      </w:del>
      <w:ins w:id="30" w:author="Author">
        <w:r w:rsidRPr="000D1BB9">
          <w:rPr>
            <w:rFonts w:ascii="Trebuchet MS" w:hAnsi="Trebuchet MS"/>
            <w:noProof/>
          </w:rPr>
          <w:t>will</w:t>
        </w:r>
      </w:ins>
      <w:r w:rsidRPr="000D1BB9">
        <w:rPr>
          <w:rFonts w:ascii="Trebuchet MS" w:hAnsi="Trebuchet MS"/>
          <w:noProof/>
        </w:rPr>
        <w:t xml:space="preserve"> make them smoke on the altar as an offering made by fire to Jehovah. It is a guilt offering. </w:t>
      </w:r>
      <w:r w:rsidRPr="000D1BB9">
        <w:rPr>
          <w:rFonts w:ascii="Trebuchet MS" w:hAnsi="Trebuchet MS"/>
          <w:b/>
          <w:noProof/>
        </w:rPr>
        <w:t xml:space="preserve">7:6 </w:t>
      </w:r>
      <w:r w:rsidRPr="000D1BB9">
        <w:rPr>
          <w:rFonts w:ascii="Trebuchet MS" w:hAnsi="Trebuchet MS"/>
          <w:noProof/>
        </w:rPr>
        <w:t>Every male among the priests will eat it</w:t>
      </w:r>
      <w:del w:id="31" w:author="Author">
        <w:r w:rsidRPr="000D1BB9">
          <w:rPr>
            <w:rFonts w:ascii="Trebuchet MS" w:hAnsi="Trebuchet MS"/>
            <w:noProof/>
          </w:rPr>
          <w:delText>. In</w:delText>
        </w:r>
      </w:del>
      <w:ins w:id="32" w:author="Author">
        <w:r w:rsidRPr="000D1BB9">
          <w:rPr>
            <w:rFonts w:ascii="Trebuchet MS" w:hAnsi="Trebuchet MS"/>
            <w:noProof/>
          </w:rPr>
          <w:t>, and it should be eaten in</w:t>
        </w:r>
      </w:ins>
      <w:r w:rsidRPr="000D1BB9">
        <w:rPr>
          <w:rFonts w:ascii="Trebuchet MS" w:hAnsi="Trebuchet MS"/>
          <w:noProof/>
        </w:rPr>
        <w:t xml:space="preserve"> a holy place</w:t>
      </w:r>
      <w:del w:id="33" w:author="Author">
        <w:r w:rsidRPr="000D1BB9">
          <w:rPr>
            <w:rFonts w:ascii="Trebuchet MS" w:hAnsi="Trebuchet MS"/>
            <w:noProof/>
          </w:rPr>
          <w:delText xml:space="preserve"> it will be eaten</w:delText>
        </w:r>
      </w:del>
      <w:r w:rsidRPr="000D1BB9">
        <w:rPr>
          <w:rFonts w:ascii="Trebuchet MS" w:hAnsi="Trebuchet MS"/>
          <w:noProof/>
        </w:rPr>
        <w:t xml:space="preserve">. It is something most holy. </w:t>
      </w:r>
      <w:r w:rsidRPr="000D1BB9">
        <w:rPr>
          <w:rFonts w:ascii="Trebuchet MS" w:hAnsi="Trebuchet MS"/>
          <w:b/>
          <w:noProof/>
        </w:rPr>
        <w:t xml:space="preserve">7:7 </w:t>
      </w:r>
      <w:del w:id="34" w:author="Author">
        <w:r w:rsidRPr="000D1BB9">
          <w:rPr>
            <w:rFonts w:ascii="Trebuchet MS" w:hAnsi="Trebuchet MS"/>
            <w:noProof/>
          </w:rPr>
          <w:delText>Like</w:delText>
        </w:r>
      </w:del>
      <w:ins w:id="35" w:author="Author">
        <w:r w:rsidRPr="000D1BB9">
          <w:rPr>
            <w:rFonts w:ascii="Trebuchet MS" w:hAnsi="Trebuchet MS"/>
            <w:noProof/>
          </w:rPr>
          <w:t>The law regarding</w:t>
        </w:r>
      </w:ins>
      <w:r w:rsidRPr="000D1BB9">
        <w:rPr>
          <w:rFonts w:ascii="Trebuchet MS" w:hAnsi="Trebuchet MS"/>
          <w:noProof/>
        </w:rPr>
        <w:t xml:space="preserve"> the sin offering</w:t>
      </w:r>
      <w:del w:id="36" w:author="Author">
        <w:r w:rsidRPr="000D1BB9">
          <w:rPr>
            <w:rFonts w:ascii="Trebuchet MS" w:hAnsi="Trebuchet MS"/>
            <w:noProof/>
          </w:rPr>
          <w:delText>, so is</w:delText>
        </w:r>
      </w:del>
      <w:ins w:id="37" w:author="Author">
        <w:r w:rsidRPr="000D1BB9">
          <w:rPr>
            <w:rFonts w:ascii="Trebuchet MS" w:hAnsi="Trebuchet MS"/>
            <w:noProof/>
          </w:rPr>
          <w:t xml:space="preserve"> applies to</w:t>
        </w:r>
      </w:ins>
      <w:r w:rsidRPr="000D1BB9">
        <w:rPr>
          <w:rFonts w:ascii="Trebuchet MS" w:hAnsi="Trebuchet MS"/>
          <w:noProof/>
        </w:rPr>
        <w:t xml:space="preserve"> the guilt offering</w:t>
      </w:r>
      <w:del w:id="38" w:author="Author">
        <w:r w:rsidRPr="000D1BB9">
          <w:rPr>
            <w:rFonts w:ascii="Trebuchet MS" w:hAnsi="Trebuchet MS"/>
            <w:noProof/>
          </w:rPr>
          <w:delText xml:space="preserve">. There is one law for them. The </w:delText>
        </w:r>
      </w:del>
      <w:ins w:id="39" w:author="Author">
        <w:r w:rsidRPr="000D1BB9">
          <w:rPr>
            <w:rFonts w:ascii="Trebuchet MS" w:hAnsi="Trebuchet MS"/>
            <w:noProof/>
          </w:rPr>
          <w:t xml:space="preserve">; it belongs to the </w:t>
        </w:r>
      </w:ins>
      <w:r w:rsidRPr="000D1BB9">
        <w:rPr>
          <w:rFonts w:ascii="Trebuchet MS" w:hAnsi="Trebuchet MS"/>
          <w:noProof/>
        </w:rPr>
        <w:t xml:space="preserve">priest who </w:t>
      </w:r>
      <w:del w:id="40" w:author="Author">
        <w:r w:rsidRPr="000D1BB9">
          <w:rPr>
            <w:rFonts w:ascii="Trebuchet MS" w:hAnsi="Trebuchet MS"/>
            <w:noProof/>
          </w:rPr>
          <w:delText>will make</w:delText>
        </w:r>
      </w:del>
      <w:ins w:id="41" w:author="Author">
        <w:r w:rsidRPr="000D1BB9">
          <w:rPr>
            <w:rFonts w:ascii="Trebuchet MS" w:hAnsi="Trebuchet MS"/>
            <w:noProof/>
          </w:rPr>
          <w:t>makes</w:t>
        </w:r>
      </w:ins>
      <w:r w:rsidRPr="000D1BB9">
        <w:rPr>
          <w:rFonts w:ascii="Trebuchet MS" w:hAnsi="Trebuchet MS"/>
          <w:noProof/>
        </w:rPr>
        <w:t xml:space="preserve"> atonement with it</w:t>
      </w:r>
      <w:del w:id="42" w:author="Author">
        <w:r w:rsidRPr="000D1BB9">
          <w:rPr>
            <w:rFonts w:ascii="Trebuchet MS" w:hAnsi="Trebuchet MS"/>
            <w:noProof/>
          </w:rPr>
          <w:delText>, his it will become</w:delText>
        </w:r>
      </w:del>
      <w:r w:rsidRPr="000D1BB9">
        <w:rPr>
          <w:rFonts w:ascii="Trebuchet MS" w:hAnsi="Trebuchet MS"/>
          <w:noProof/>
        </w:rPr>
        <w:t>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7:8 </w:t>
      </w:r>
      <w:r w:rsidRPr="000D1BB9">
        <w:rPr>
          <w:rFonts w:ascii="Trebuchet MS" w:hAnsi="Trebuchet MS"/>
          <w:noProof/>
        </w:rPr>
        <w:t>“‘</w:t>
      </w:r>
      <w:del w:id="43" w:author="Author">
        <w:r w:rsidRPr="000D1BB9">
          <w:rPr>
            <w:rFonts w:ascii="Trebuchet MS" w:hAnsi="Trebuchet MS"/>
            <w:noProof/>
          </w:rPr>
          <w:delText>As for</w:delText>
        </w:r>
      </w:del>
      <w:ins w:id="44" w:author="Author">
        <w:r w:rsidRPr="000D1BB9">
          <w:rPr>
            <w:rFonts w:ascii="Trebuchet MS" w:hAnsi="Trebuchet MS"/>
            <w:noProof/>
          </w:rPr>
          <w:t>When</w:t>
        </w:r>
      </w:ins>
      <w:r w:rsidRPr="000D1BB9">
        <w:rPr>
          <w:rFonts w:ascii="Trebuchet MS" w:hAnsi="Trebuchet MS"/>
          <w:noProof/>
        </w:rPr>
        <w:t xml:space="preserve"> the priest </w:t>
      </w:r>
      <w:del w:id="45" w:author="Author">
        <w:r w:rsidRPr="000D1BB9">
          <w:rPr>
            <w:rFonts w:ascii="Trebuchet MS" w:hAnsi="Trebuchet MS"/>
            <w:noProof/>
          </w:rPr>
          <w:delText xml:space="preserve">who </w:delText>
        </w:r>
      </w:del>
      <w:r w:rsidRPr="000D1BB9">
        <w:rPr>
          <w:rFonts w:ascii="Trebuchet MS" w:hAnsi="Trebuchet MS"/>
          <w:noProof/>
        </w:rPr>
        <w:t xml:space="preserve">presents the burnt offering </w:t>
      </w:r>
      <w:del w:id="46" w:author="Author">
        <w:r w:rsidRPr="000D1BB9">
          <w:rPr>
            <w:rFonts w:ascii="Trebuchet MS" w:hAnsi="Trebuchet MS"/>
            <w:noProof/>
          </w:rPr>
          <w:delText>of any man</w:delText>
        </w:r>
      </w:del>
      <w:ins w:id="47" w:author="Author">
        <w:r w:rsidRPr="000D1BB9">
          <w:rPr>
            <w:rFonts w:ascii="Trebuchet MS" w:hAnsi="Trebuchet MS"/>
            <w:noProof/>
          </w:rPr>
          <w:t>for someone</w:t>
        </w:r>
      </w:ins>
      <w:r w:rsidRPr="000D1BB9">
        <w:rPr>
          <w:rFonts w:ascii="Trebuchet MS" w:hAnsi="Trebuchet MS"/>
          <w:noProof/>
        </w:rPr>
        <w:t xml:space="preserve">, the skin of the burnt offering that </w:t>
      </w:r>
      <w:del w:id="48" w:author="Author">
        <w:r w:rsidRPr="000D1BB9">
          <w:rPr>
            <w:rFonts w:ascii="Trebuchet MS" w:hAnsi="Trebuchet MS"/>
            <w:noProof/>
          </w:rPr>
          <w:delText>he has</w:delText>
        </w:r>
      </w:del>
      <w:ins w:id="49" w:author="Author">
        <w:r w:rsidRPr="000D1BB9">
          <w:rPr>
            <w:rFonts w:ascii="Trebuchet MS" w:hAnsi="Trebuchet MS"/>
            <w:noProof/>
          </w:rPr>
          <w:t>was</w:t>
        </w:r>
      </w:ins>
      <w:r w:rsidRPr="000D1BB9">
        <w:rPr>
          <w:rFonts w:ascii="Trebuchet MS" w:hAnsi="Trebuchet MS"/>
          <w:noProof/>
        </w:rPr>
        <w:t xml:space="preserve"> presented to the priest will become his.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7:9 </w:t>
      </w:r>
      <w:r w:rsidRPr="000D1BB9">
        <w:rPr>
          <w:rFonts w:ascii="Trebuchet MS" w:hAnsi="Trebuchet MS"/>
          <w:noProof/>
        </w:rPr>
        <w:t>“‘</w:t>
      </w:r>
      <w:del w:id="50" w:author="Author">
        <w:r w:rsidRPr="000D1BB9">
          <w:rPr>
            <w:rFonts w:ascii="Trebuchet MS" w:hAnsi="Trebuchet MS"/>
            <w:noProof/>
          </w:rPr>
          <w:delText>And every</w:delText>
        </w:r>
      </w:del>
      <w:ins w:id="51" w:author="Author">
        <w:r w:rsidRPr="000D1BB9">
          <w:rPr>
            <w:rFonts w:ascii="Trebuchet MS" w:hAnsi="Trebuchet MS"/>
            <w:noProof/>
          </w:rPr>
          <w:t>Every</w:t>
        </w:r>
      </w:ins>
      <w:r w:rsidRPr="000D1BB9">
        <w:rPr>
          <w:rFonts w:ascii="Trebuchet MS" w:hAnsi="Trebuchet MS"/>
          <w:noProof/>
        </w:rPr>
        <w:t xml:space="preserve"> grain offering that </w:t>
      </w:r>
      <w:del w:id="52" w:author="Author">
        <w:r w:rsidRPr="000D1BB9">
          <w:rPr>
            <w:rFonts w:ascii="Trebuchet MS" w:hAnsi="Trebuchet MS"/>
            <w:noProof/>
          </w:rPr>
          <w:delText>may be</w:delText>
        </w:r>
      </w:del>
      <w:ins w:id="53" w:author="Author">
        <w:r w:rsidRPr="000D1BB9">
          <w:rPr>
            <w:rFonts w:ascii="Trebuchet MS" w:hAnsi="Trebuchet MS"/>
            <w:noProof/>
          </w:rPr>
          <w:t>is</w:t>
        </w:r>
      </w:ins>
      <w:r w:rsidRPr="000D1BB9">
        <w:rPr>
          <w:rFonts w:ascii="Trebuchet MS" w:hAnsi="Trebuchet MS"/>
          <w:noProof/>
        </w:rPr>
        <w:t xml:space="preserve"> baked in the oven </w:t>
      </w:r>
      <w:del w:id="54" w:author="Author">
        <w:r w:rsidRPr="000D1BB9">
          <w:rPr>
            <w:rFonts w:ascii="Trebuchet MS" w:hAnsi="Trebuchet MS"/>
            <w:noProof/>
          </w:rPr>
          <w:delText>and every one made</w:delText>
        </w:r>
      </w:del>
      <w:ins w:id="55" w:author="Author">
        <w:r w:rsidRPr="000D1BB9">
          <w:rPr>
            <w:rFonts w:ascii="Trebuchet MS" w:hAnsi="Trebuchet MS"/>
            <w:noProof/>
          </w:rPr>
          <w:t>or prepared</w:t>
        </w:r>
      </w:ins>
      <w:r w:rsidRPr="000D1BB9">
        <w:rPr>
          <w:rFonts w:ascii="Trebuchet MS" w:hAnsi="Trebuchet MS"/>
          <w:noProof/>
        </w:rPr>
        <w:t xml:space="preserve"> in the </w:t>
      </w:r>
      <w:del w:id="56" w:author="Author">
        <w:r w:rsidRPr="000D1BB9">
          <w:rPr>
            <w:rFonts w:ascii="Trebuchet MS" w:hAnsi="Trebuchet MS"/>
            <w:noProof/>
          </w:rPr>
          <w:delText>deep-fat kettle and upon</w:delText>
        </w:r>
      </w:del>
      <w:ins w:id="57" w:author="Author">
        <w:r w:rsidRPr="000D1BB9">
          <w:rPr>
            <w:rFonts w:ascii="Trebuchet MS" w:hAnsi="Trebuchet MS"/>
            <w:noProof/>
          </w:rPr>
          <w:t>pan or on</w:t>
        </w:r>
      </w:ins>
      <w:r w:rsidRPr="000D1BB9">
        <w:rPr>
          <w:rFonts w:ascii="Trebuchet MS" w:hAnsi="Trebuchet MS"/>
          <w:noProof/>
        </w:rPr>
        <w:t xml:space="preserve"> the griddle belongs to the priest who presents it. It will become his. </w:t>
      </w:r>
      <w:r w:rsidRPr="000D1BB9">
        <w:rPr>
          <w:rFonts w:ascii="Trebuchet MS" w:hAnsi="Trebuchet MS"/>
          <w:b/>
          <w:noProof/>
        </w:rPr>
        <w:t xml:space="preserve">7:10 </w:t>
      </w:r>
      <w:r w:rsidRPr="000D1BB9">
        <w:rPr>
          <w:rFonts w:ascii="Trebuchet MS" w:hAnsi="Trebuchet MS"/>
          <w:noProof/>
        </w:rPr>
        <w:t xml:space="preserve">But every grain offering that is </w:t>
      </w:r>
      <w:del w:id="58" w:author="Author">
        <w:r w:rsidRPr="000D1BB9">
          <w:rPr>
            <w:rFonts w:ascii="Trebuchet MS" w:hAnsi="Trebuchet MS"/>
            <w:noProof/>
          </w:rPr>
          <w:delText>moistened</w:delText>
        </w:r>
      </w:del>
      <w:ins w:id="59" w:author="Author">
        <w:r w:rsidRPr="000D1BB9">
          <w:rPr>
            <w:rFonts w:ascii="Trebuchet MS" w:hAnsi="Trebuchet MS"/>
            <w:noProof/>
          </w:rPr>
          <w:t>mixed</w:t>
        </w:r>
      </w:ins>
      <w:r w:rsidRPr="000D1BB9">
        <w:rPr>
          <w:rFonts w:ascii="Trebuchet MS" w:hAnsi="Trebuchet MS"/>
          <w:noProof/>
        </w:rPr>
        <w:t xml:space="preserve"> with oil or </w:t>
      </w:r>
      <w:ins w:id="60" w:author="Author">
        <w:r w:rsidRPr="000D1BB9">
          <w:rPr>
            <w:rFonts w:ascii="Trebuchet MS" w:hAnsi="Trebuchet MS"/>
            <w:noProof/>
          </w:rPr>
          <w:t xml:space="preserve">that is </w:t>
        </w:r>
      </w:ins>
      <w:r w:rsidRPr="000D1BB9">
        <w:rPr>
          <w:rFonts w:ascii="Trebuchet MS" w:hAnsi="Trebuchet MS"/>
          <w:noProof/>
        </w:rPr>
        <w:t xml:space="preserve">dry will </w:t>
      </w:r>
      <w:del w:id="61" w:author="Author">
        <w:r w:rsidRPr="000D1BB9">
          <w:rPr>
            <w:rFonts w:ascii="Trebuchet MS" w:hAnsi="Trebuchet MS"/>
            <w:noProof/>
          </w:rPr>
          <w:delText xml:space="preserve">come to </w:delText>
        </w:r>
      </w:del>
      <w:r w:rsidRPr="000D1BB9">
        <w:rPr>
          <w:rFonts w:ascii="Trebuchet MS" w:hAnsi="Trebuchet MS"/>
          <w:noProof/>
        </w:rPr>
        <w:t>be for all of Aaron’s sons</w:t>
      </w:r>
      <w:del w:id="62" w:author="Author">
        <w:r w:rsidRPr="000D1BB9">
          <w:rPr>
            <w:rFonts w:ascii="Trebuchet MS" w:hAnsi="Trebuchet MS"/>
            <w:noProof/>
          </w:rPr>
          <w:delText>, for the one the same as for the other</w:delText>
        </w:r>
      </w:del>
      <w:ins w:id="63" w:author="Author">
        <w:r w:rsidRPr="000D1BB9">
          <w:rPr>
            <w:rFonts w:ascii="Trebuchet MS" w:hAnsi="Trebuchet MS"/>
            <w:noProof/>
          </w:rPr>
          <w:t>; each will have an equal share</w:t>
        </w:r>
      </w:ins>
      <w:r w:rsidRPr="000D1BB9">
        <w:rPr>
          <w:rFonts w:ascii="Trebuchet MS" w:hAnsi="Trebuchet MS"/>
          <w:noProof/>
        </w:rPr>
        <w:t>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7:11 </w:t>
      </w:r>
      <w:r w:rsidRPr="000D1BB9">
        <w:rPr>
          <w:rFonts w:ascii="Trebuchet MS" w:hAnsi="Trebuchet MS"/>
          <w:noProof/>
        </w:rPr>
        <w:t xml:space="preserve">“‘Now this is the law of the communion sacrifice that </w:t>
      </w:r>
      <w:del w:id="64" w:author="Author">
        <w:r w:rsidRPr="000D1BB9">
          <w:rPr>
            <w:rFonts w:ascii="Trebuchet MS" w:hAnsi="Trebuchet MS"/>
            <w:noProof/>
          </w:rPr>
          <w:delText>anyone will</w:delText>
        </w:r>
      </w:del>
      <w:ins w:id="65" w:author="Author">
        <w:r w:rsidRPr="000D1BB9">
          <w:rPr>
            <w:rFonts w:ascii="Trebuchet MS" w:hAnsi="Trebuchet MS"/>
            <w:noProof/>
          </w:rPr>
          <w:t>one may</w:t>
        </w:r>
      </w:ins>
      <w:r w:rsidRPr="000D1BB9">
        <w:rPr>
          <w:rFonts w:ascii="Trebuchet MS" w:hAnsi="Trebuchet MS"/>
          <w:noProof/>
        </w:rPr>
        <w:t xml:space="preserve"> present to Jehovah: </w:t>
      </w:r>
      <w:r w:rsidRPr="000D1BB9">
        <w:rPr>
          <w:rFonts w:ascii="Trebuchet MS" w:hAnsi="Trebuchet MS"/>
          <w:b/>
          <w:noProof/>
        </w:rPr>
        <w:t xml:space="preserve">7:12 </w:t>
      </w:r>
      <w:r w:rsidRPr="000D1BB9">
        <w:rPr>
          <w:rFonts w:ascii="Trebuchet MS" w:hAnsi="Trebuchet MS"/>
          <w:noProof/>
        </w:rPr>
        <w:t xml:space="preserve">If he </w:t>
      </w:r>
      <w:del w:id="66" w:author="Author">
        <w:r w:rsidRPr="000D1BB9">
          <w:rPr>
            <w:rFonts w:ascii="Trebuchet MS" w:hAnsi="Trebuchet MS"/>
            <w:noProof/>
          </w:rPr>
          <w:delText>would present</w:delText>
        </w:r>
      </w:del>
      <w:ins w:id="67" w:author="Author">
        <w:r w:rsidRPr="000D1BB9">
          <w:rPr>
            <w:rFonts w:ascii="Trebuchet MS" w:hAnsi="Trebuchet MS"/>
            <w:noProof/>
          </w:rPr>
          <w:t>presents</w:t>
        </w:r>
      </w:ins>
      <w:r w:rsidRPr="000D1BB9">
        <w:rPr>
          <w:rFonts w:ascii="Trebuchet MS" w:hAnsi="Trebuchet MS"/>
          <w:noProof/>
        </w:rPr>
        <w:t xml:space="preserve"> it </w:t>
      </w:r>
      <w:del w:id="68" w:author="Author">
        <w:r w:rsidRPr="000D1BB9">
          <w:rPr>
            <w:rFonts w:ascii="Trebuchet MS" w:hAnsi="Trebuchet MS"/>
            <w:noProof/>
          </w:rPr>
          <w:delText>in</w:delText>
        </w:r>
      </w:del>
      <w:ins w:id="69" w:author="Author">
        <w:r w:rsidRPr="000D1BB9">
          <w:rPr>
            <w:rFonts w:ascii="Trebuchet MS" w:hAnsi="Trebuchet MS"/>
            <w:noProof/>
          </w:rPr>
          <w:t>as an</w:t>
        </w:r>
      </w:ins>
      <w:r w:rsidRPr="000D1BB9">
        <w:rPr>
          <w:rFonts w:ascii="Trebuchet MS" w:hAnsi="Trebuchet MS"/>
          <w:noProof/>
        </w:rPr>
        <w:t xml:space="preserve"> expression of thanksgiving, </w:t>
      </w:r>
      <w:del w:id="70" w:author="Author">
        <w:r w:rsidRPr="000D1BB9">
          <w:rPr>
            <w:rFonts w:ascii="Trebuchet MS" w:hAnsi="Trebuchet MS"/>
            <w:noProof/>
          </w:rPr>
          <w:delText xml:space="preserve">then </w:delText>
        </w:r>
      </w:del>
      <w:r w:rsidRPr="000D1BB9">
        <w:rPr>
          <w:rFonts w:ascii="Trebuchet MS" w:hAnsi="Trebuchet MS"/>
          <w:noProof/>
        </w:rPr>
        <w:t xml:space="preserve">he </w:t>
      </w:r>
      <w:del w:id="71" w:author="Author">
        <w:r w:rsidRPr="000D1BB9">
          <w:rPr>
            <w:rFonts w:ascii="Trebuchet MS" w:hAnsi="Trebuchet MS"/>
            <w:noProof/>
          </w:rPr>
          <w:delText>must</w:delText>
        </w:r>
      </w:del>
      <w:ins w:id="72" w:author="Author">
        <w:r w:rsidRPr="000D1BB9">
          <w:rPr>
            <w:rFonts w:ascii="Trebuchet MS" w:hAnsi="Trebuchet MS"/>
            <w:noProof/>
          </w:rPr>
          <w:t>will</w:t>
        </w:r>
      </w:ins>
      <w:r w:rsidRPr="000D1BB9">
        <w:rPr>
          <w:rFonts w:ascii="Trebuchet MS" w:hAnsi="Trebuchet MS"/>
          <w:noProof/>
        </w:rPr>
        <w:t xml:space="preserve"> present along with the </w:t>
      </w:r>
      <w:del w:id="73" w:author="Author">
        <w:r w:rsidRPr="000D1BB9">
          <w:rPr>
            <w:rFonts w:ascii="Trebuchet MS" w:hAnsi="Trebuchet MS"/>
            <w:noProof/>
          </w:rPr>
          <w:delText xml:space="preserve">sacrifice of </w:delText>
        </w:r>
      </w:del>
      <w:r w:rsidRPr="000D1BB9">
        <w:rPr>
          <w:rFonts w:ascii="Trebuchet MS" w:hAnsi="Trebuchet MS"/>
          <w:noProof/>
        </w:rPr>
        <w:t xml:space="preserve">thanksgiving </w:t>
      </w:r>
      <w:del w:id="74" w:author="Author">
        <w:r w:rsidRPr="000D1BB9">
          <w:rPr>
            <w:rFonts w:ascii="Trebuchet MS" w:hAnsi="Trebuchet MS"/>
            <w:noProof/>
          </w:rPr>
          <w:delText>unfermented</w:delText>
        </w:r>
      </w:del>
      <w:ins w:id="75" w:author="Author">
        <w:r w:rsidRPr="000D1BB9">
          <w:rPr>
            <w:rFonts w:ascii="Trebuchet MS" w:hAnsi="Trebuchet MS"/>
            <w:noProof/>
          </w:rPr>
          <w:t>sacrifice unleavened</w:t>
        </w:r>
      </w:ins>
      <w:r w:rsidRPr="000D1BB9">
        <w:rPr>
          <w:rFonts w:ascii="Trebuchet MS" w:hAnsi="Trebuchet MS"/>
          <w:noProof/>
        </w:rPr>
        <w:t xml:space="preserve"> ring-shaped </w:t>
      </w:r>
      <w:del w:id="76" w:author="Author">
        <w:r w:rsidRPr="000D1BB9">
          <w:rPr>
            <w:rFonts w:ascii="Trebuchet MS" w:hAnsi="Trebuchet MS"/>
            <w:noProof/>
          </w:rPr>
          <w:delText xml:space="preserve">cakes moistened </w:delText>
        </w:r>
      </w:del>
      <w:ins w:id="77" w:author="Author">
        <w:r w:rsidRPr="000D1BB9">
          <w:rPr>
            <w:rFonts w:ascii="Trebuchet MS" w:hAnsi="Trebuchet MS"/>
            <w:noProof/>
          </w:rPr>
          <w:t xml:space="preserve">loaves mixed </w:t>
        </w:r>
      </w:ins>
      <w:r w:rsidRPr="000D1BB9">
        <w:rPr>
          <w:rFonts w:ascii="Trebuchet MS" w:hAnsi="Trebuchet MS"/>
          <w:noProof/>
        </w:rPr>
        <w:t>with oil</w:t>
      </w:r>
      <w:del w:id="78" w:author="Author">
        <w:r w:rsidRPr="000D1BB9">
          <w:rPr>
            <w:rFonts w:ascii="Trebuchet MS" w:hAnsi="Trebuchet MS"/>
            <w:noProof/>
          </w:rPr>
          <w:delText xml:space="preserve"> and unfermented</w:delText>
        </w:r>
      </w:del>
      <w:ins w:id="79" w:author="Author">
        <w:r w:rsidRPr="000D1BB9">
          <w:rPr>
            <w:rFonts w:ascii="Trebuchet MS" w:hAnsi="Trebuchet MS"/>
            <w:noProof/>
          </w:rPr>
          <w:t>, unleavened</w:t>
        </w:r>
      </w:ins>
      <w:r w:rsidRPr="000D1BB9">
        <w:rPr>
          <w:rFonts w:ascii="Trebuchet MS" w:hAnsi="Trebuchet MS"/>
          <w:noProof/>
        </w:rPr>
        <w:t xml:space="preserve"> wafers </w:t>
      </w:r>
      <w:del w:id="80" w:author="Author">
        <w:r w:rsidRPr="000D1BB9">
          <w:rPr>
            <w:rFonts w:ascii="Trebuchet MS" w:hAnsi="Trebuchet MS"/>
            <w:noProof/>
          </w:rPr>
          <w:delText>smeared</w:delText>
        </w:r>
      </w:del>
      <w:ins w:id="81" w:author="Author">
        <w:r w:rsidRPr="000D1BB9">
          <w:rPr>
            <w:rFonts w:ascii="Trebuchet MS" w:hAnsi="Trebuchet MS"/>
            <w:noProof/>
          </w:rPr>
          <w:t>spread</w:t>
        </w:r>
      </w:ins>
      <w:r w:rsidRPr="000D1BB9">
        <w:rPr>
          <w:rFonts w:ascii="Trebuchet MS" w:hAnsi="Trebuchet MS"/>
          <w:noProof/>
        </w:rPr>
        <w:t xml:space="preserve"> with oil</w:t>
      </w:r>
      <w:ins w:id="82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and </w:t>
      </w:r>
      <w:del w:id="83" w:author="Author">
        <w:r w:rsidRPr="000D1BB9">
          <w:rPr>
            <w:rFonts w:ascii="Trebuchet MS" w:hAnsi="Trebuchet MS"/>
            <w:noProof/>
          </w:rPr>
          <w:delText xml:space="preserve">well-mixed fine flour as </w:delText>
        </w:r>
      </w:del>
      <w:r w:rsidRPr="000D1BB9">
        <w:rPr>
          <w:rFonts w:ascii="Trebuchet MS" w:hAnsi="Trebuchet MS"/>
          <w:noProof/>
        </w:rPr>
        <w:t xml:space="preserve">ring-shaped </w:t>
      </w:r>
      <w:del w:id="84" w:author="Author">
        <w:r w:rsidRPr="000D1BB9">
          <w:rPr>
            <w:rFonts w:ascii="Trebuchet MS" w:hAnsi="Trebuchet MS"/>
            <w:noProof/>
          </w:rPr>
          <w:delText>cakes moistened</w:delText>
        </w:r>
      </w:del>
      <w:ins w:id="85" w:author="Author">
        <w:r w:rsidRPr="000D1BB9">
          <w:rPr>
            <w:rFonts w:ascii="Trebuchet MS" w:hAnsi="Trebuchet MS"/>
            <w:noProof/>
          </w:rPr>
          <w:t>loaves made with fine flour, well-mixed and blended</w:t>
        </w:r>
      </w:ins>
      <w:r w:rsidRPr="000D1BB9">
        <w:rPr>
          <w:rFonts w:ascii="Trebuchet MS" w:hAnsi="Trebuchet MS"/>
          <w:noProof/>
        </w:rPr>
        <w:t xml:space="preserve"> with oil. </w:t>
      </w:r>
      <w:r w:rsidRPr="000D1BB9">
        <w:rPr>
          <w:rFonts w:ascii="Trebuchet MS" w:hAnsi="Trebuchet MS"/>
          <w:b/>
          <w:noProof/>
        </w:rPr>
        <w:t xml:space="preserve">7:13 </w:t>
      </w:r>
      <w:del w:id="86" w:author="Author">
        <w:r w:rsidRPr="000D1BB9">
          <w:rPr>
            <w:rFonts w:ascii="Trebuchet MS" w:hAnsi="Trebuchet MS"/>
            <w:noProof/>
          </w:rPr>
          <w:delText>Along</w:delText>
        </w:r>
      </w:del>
      <w:ins w:id="87" w:author="Author">
        <w:r w:rsidRPr="000D1BB9">
          <w:rPr>
            <w:rFonts w:ascii="Trebuchet MS" w:hAnsi="Trebuchet MS"/>
            <w:noProof/>
          </w:rPr>
          <w:t>He will present his offering along</w:t>
        </w:r>
      </w:ins>
      <w:r w:rsidRPr="000D1BB9">
        <w:rPr>
          <w:rFonts w:ascii="Trebuchet MS" w:hAnsi="Trebuchet MS"/>
          <w:noProof/>
        </w:rPr>
        <w:t xml:space="preserve"> with ring-shaped </w:t>
      </w:r>
      <w:del w:id="88" w:author="Author">
        <w:r w:rsidRPr="000D1BB9">
          <w:rPr>
            <w:rFonts w:ascii="Trebuchet MS" w:hAnsi="Trebuchet MS"/>
            <w:noProof/>
          </w:rPr>
          <w:delText>cakes</w:delText>
        </w:r>
      </w:del>
      <w:ins w:id="89" w:author="Author">
        <w:r w:rsidRPr="000D1BB9">
          <w:rPr>
            <w:rFonts w:ascii="Trebuchet MS" w:hAnsi="Trebuchet MS"/>
            <w:noProof/>
          </w:rPr>
          <w:t>loaves</w:t>
        </w:r>
      </w:ins>
      <w:r w:rsidRPr="000D1BB9">
        <w:rPr>
          <w:rFonts w:ascii="Trebuchet MS" w:hAnsi="Trebuchet MS"/>
          <w:noProof/>
        </w:rPr>
        <w:t xml:space="preserve"> of leavened bread </w:t>
      </w:r>
      <w:del w:id="90" w:author="Author">
        <w:r w:rsidRPr="000D1BB9">
          <w:rPr>
            <w:rFonts w:ascii="Trebuchet MS" w:hAnsi="Trebuchet MS"/>
            <w:noProof/>
          </w:rPr>
          <w:delText>he will present his offering together with</w:delText>
        </w:r>
      </w:del>
      <w:ins w:id="91" w:author="Author">
        <w:r w:rsidRPr="000D1BB9">
          <w:rPr>
            <w:rFonts w:ascii="Trebuchet MS" w:hAnsi="Trebuchet MS"/>
            <w:noProof/>
          </w:rPr>
          <w:t>and</w:t>
        </w:r>
      </w:ins>
      <w:r w:rsidRPr="000D1BB9">
        <w:rPr>
          <w:rFonts w:ascii="Trebuchet MS" w:hAnsi="Trebuchet MS"/>
          <w:noProof/>
        </w:rPr>
        <w:t xml:space="preserve"> the thanksgiving sacrifice of his communion sacrifices. </w:t>
      </w:r>
      <w:r w:rsidRPr="000D1BB9">
        <w:rPr>
          <w:rFonts w:ascii="Trebuchet MS" w:hAnsi="Trebuchet MS"/>
          <w:b/>
          <w:noProof/>
        </w:rPr>
        <w:t xml:space="preserve">7:14 </w:t>
      </w:r>
      <w:del w:id="92" w:author="Author">
        <w:r w:rsidRPr="000D1BB9">
          <w:rPr>
            <w:rFonts w:ascii="Trebuchet MS" w:hAnsi="Trebuchet MS"/>
            <w:noProof/>
          </w:rPr>
          <w:delText xml:space="preserve">And out of it he must </w:delText>
        </w:r>
      </w:del>
      <w:ins w:id="93" w:author="Author">
        <w:r w:rsidRPr="000D1BB9">
          <w:rPr>
            <w:rFonts w:ascii="Trebuchet MS" w:hAnsi="Trebuchet MS"/>
            <w:noProof/>
          </w:rPr>
          <w:t xml:space="preserve">He is to </w:t>
        </w:r>
      </w:ins>
      <w:r w:rsidRPr="000D1BB9">
        <w:rPr>
          <w:rFonts w:ascii="Trebuchet MS" w:hAnsi="Trebuchet MS"/>
          <w:noProof/>
        </w:rPr>
        <w:t xml:space="preserve">present </w:t>
      </w:r>
      <w:ins w:id="94" w:author="Author">
        <w:r w:rsidRPr="000D1BB9">
          <w:rPr>
            <w:rFonts w:ascii="Trebuchet MS" w:hAnsi="Trebuchet MS"/>
            <w:noProof/>
          </w:rPr>
          <w:t xml:space="preserve">from it </w:t>
        </w:r>
      </w:ins>
      <w:r w:rsidRPr="000D1BB9">
        <w:rPr>
          <w:rFonts w:ascii="Trebuchet MS" w:hAnsi="Trebuchet MS"/>
          <w:noProof/>
        </w:rPr>
        <w:t xml:space="preserve">one of each offering as a sacred portion to Jehovah; </w:t>
      </w:r>
      <w:del w:id="95" w:author="Author">
        <w:r w:rsidRPr="000D1BB9">
          <w:rPr>
            <w:rFonts w:ascii="Trebuchet MS" w:hAnsi="Trebuchet MS"/>
            <w:noProof/>
          </w:rPr>
          <w:delText>as for</w:delText>
        </w:r>
      </w:del>
      <w:ins w:id="96" w:author="Author">
        <w:r w:rsidRPr="000D1BB9">
          <w:rPr>
            <w:rFonts w:ascii="Trebuchet MS" w:hAnsi="Trebuchet MS"/>
            <w:noProof/>
          </w:rPr>
          <w:t>it will belong to</w:t>
        </w:r>
      </w:ins>
      <w:r w:rsidRPr="000D1BB9">
        <w:rPr>
          <w:rFonts w:ascii="Trebuchet MS" w:hAnsi="Trebuchet MS"/>
          <w:noProof/>
        </w:rPr>
        <w:t xml:space="preserve"> the priest who sprinkles the blood of the communion sacrifices</w:t>
      </w:r>
      <w:del w:id="97" w:author="Author">
        <w:r w:rsidRPr="000D1BB9">
          <w:rPr>
            <w:rFonts w:ascii="Trebuchet MS" w:hAnsi="Trebuchet MS"/>
            <w:noProof/>
          </w:rPr>
          <w:delText>, it will become his</w:delText>
        </w:r>
      </w:del>
      <w:r w:rsidRPr="000D1BB9">
        <w:rPr>
          <w:rFonts w:ascii="Trebuchet MS" w:hAnsi="Trebuchet MS"/>
          <w:noProof/>
        </w:rPr>
        <w:t xml:space="preserve">. </w:t>
      </w:r>
      <w:r w:rsidRPr="000D1BB9">
        <w:rPr>
          <w:rFonts w:ascii="Trebuchet MS" w:hAnsi="Trebuchet MS"/>
          <w:b/>
          <w:noProof/>
        </w:rPr>
        <w:t xml:space="preserve">7:15 </w:t>
      </w:r>
      <w:del w:id="98" w:author="Author">
        <w:r w:rsidRPr="000D1BB9">
          <w:rPr>
            <w:rFonts w:ascii="Trebuchet MS" w:hAnsi="Trebuchet MS"/>
            <w:noProof/>
          </w:rPr>
          <w:delText>And the</w:delText>
        </w:r>
      </w:del>
      <w:ins w:id="99" w:author="Author">
        <w:r w:rsidRPr="000D1BB9">
          <w:rPr>
            <w:rFonts w:ascii="Trebuchet MS" w:hAnsi="Trebuchet MS"/>
            <w:noProof/>
          </w:rPr>
          <w:t>The</w:t>
        </w:r>
      </w:ins>
      <w:r w:rsidRPr="000D1BB9">
        <w:rPr>
          <w:rFonts w:ascii="Trebuchet MS" w:hAnsi="Trebuchet MS"/>
          <w:noProof/>
        </w:rPr>
        <w:t xml:space="preserve"> flesh of the thanksgiving sacrifice of his communion sacrifices is to be eaten on the day </w:t>
      </w:r>
      <w:del w:id="100" w:author="Author">
        <w:r w:rsidRPr="000D1BB9">
          <w:rPr>
            <w:rFonts w:ascii="Trebuchet MS" w:hAnsi="Trebuchet MS"/>
            <w:noProof/>
          </w:rPr>
          <w:delText>of his offering.</w:delText>
        </w:r>
      </w:del>
      <w:ins w:id="101" w:author="Author">
        <w:r w:rsidRPr="000D1BB9">
          <w:rPr>
            <w:rFonts w:ascii="Trebuchet MS" w:hAnsi="Trebuchet MS"/>
            <w:noProof/>
          </w:rPr>
          <w:t>he offers it.</w:t>
        </w:r>
      </w:ins>
      <w:r w:rsidRPr="000D1BB9">
        <w:rPr>
          <w:rFonts w:ascii="Trebuchet MS" w:hAnsi="Trebuchet MS"/>
          <w:noProof/>
        </w:rPr>
        <w:t xml:space="preserve"> He must not save </w:t>
      </w:r>
      <w:del w:id="102" w:author="Author">
        <w:r w:rsidRPr="000D1BB9">
          <w:rPr>
            <w:rFonts w:ascii="Trebuchet MS" w:hAnsi="Trebuchet MS"/>
            <w:noProof/>
          </w:rPr>
          <w:delText xml:space="preserve">up </w:delText>
        </w:r>
      </w:del>
      <w:r w:rsidRPr="000D1BB9">
        <w:rPr>
          <w:rFonts w:ascii="Trebuchet MS" w:hAnsi="Trebuchet MS"/>
          <w:noProof/>
        </w:rPr>
        <w:t>any of it until morning.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7:16 </w:t>
      </w:r>
      <w:r w:rsidRPr="000D1BB9">
        <w:rPr>
          <w:rFonts w:ascii="Trebuchet MS" w:hAnsi="Trebuchet MS"/>
          <w:noProof/>
        </w:rPr>
        <w:t>“‘</w:t>
      </w:r>
      <w:del w:id="103" w:author="Author">
        <w:r w:rsidRPr="000D1BB9">
          <w:rPr>
            <w:rFonts w:ascii="Trebuchet MS" w:hAnsi="Trebuchet MS"/>
            <w:noProof/>
          </w:rPr>
          <w:delText>And if</w:delText>
        </w:r>
      </w:del>
      <w:ins w:id="104" w:author="Author">
        <w:r w:rsidRPr="000D1BB9">
          <w:rPr>
            <w:rFonts w:ascii="Trebuchet MS" w:hAnsi="Trebuchet MS"/>
            <w:noProof/>
          </w:rPr>
          <w:t>If</w:t>
        </w:r>
      </w:ins>
      <w:r w:rsidRPr="000D1BB9">
        <w:rPr>
          <w:rFonts w:ascii="Trebuchet MS" w:hAnsi="Trebuchet MS"/>
          <w:noProof/>
        </w:rPr>
        <w:t xml:space="preserve"> the sacrifice of his offering is a vow or a voluntary offering, it is to be eaten on the day </w:t>
      </w:r>
      <w:del w:id="105" w:author="Author">
        <w:r w:rsidRPr="000D1BB9">
          <w:rPr>
            <w:rFonts w:ascii="Trebuchet MS" w:hAnsi="Trebuchet MS"/>
            <w:noProof/>
          </w:rPr>
          <w:delText>of his presenting</w:delText>
        </w:r>
      </w:del>
      <w:ins w:id="106" w:author="Author">
        <w:r w:rsidRPr="000D1BB9">
          <w:rPr>
            <w:rFonts w:ascii="Trebuchet MS" w:hAnsi="Trebuchet MS"/>
            <w:noProof/>
          </w:rPr>
          <w:t>he presents</w:t>
        </w:r>
      </w:ins>
      <w:r w:rsidRPr="000D1BB9">
        <w:rPr>
          <w:rFonts w:ascii="Trebuchet MS" w:hAnsi="Trebuchet MS"/>
          <w:noProof/>
        </w:rPr>
        <w:t xml:space="preserve"> his sacrifice, and </w:t>
      </w:r>
      <w:del w:id="107" w:author="Author">
        <w:r w:rsidRPr="000D1BB9">
          <w:rPr>
            <w:rFonts w:ascii="Trebuchet MS" w:hAnsi="Trebuchet MS"/>
            <w:noProof/>
          </w:rPr>
          <w:delText xml:space="preserve">on the next day </w:delText>
        </w:r>
      </w:del>
      <w:r w:rsidRPr="000D1BB9">
        <w:rPr>
          <w:rFonts w:ascii="Trebuchet MS" w:hAnsi="Trebuchet MS"/>
          <w:noProof/>
        </w:rPr>
        <w:t xml:space="preserve">what is left of it </w:t>
      </w:r>
      <w:ins w:id="108" w:author="Author">
        <w:r w:rsidRPr="000D1BB9">
          <w:rPr>
            <w:rFonts w:ascii="Trebuchet MS" w:hAnsi="Trebuchet MS"/>
            <w:noProof/>
          </w:rPr>
          <w:t xml:space="preserve">may </w:t>
        </w:r>
      </w:ins>
      <w:r w:rsidRPr="000D1BB9">
        <w:rPr>
          <w:rFonts w:ascii="Trebuchet MS" w:hAnsi="Trebuchet MS"/>
          <w:noProof/>
        </w:rPr>
        <w:t xml:space="preserve">also </w:t>
      </w:r>
      <w:del w:id="109" w:author="Author">
        <w:r w:rsidRPr="000D1BB9">
          <w:rPr>
            <w:rFonts w:ascii="Trebuchet MS" w:hAnsi="Trebuchet MS"/>
            <w:noProof/>
          </w:rPr>
          <w:delText xml:space="preserve">may </w:delText>
        </w:r>
      </w:del>
      <w:r w:rsidRPr="000D1BB9">
        <w:rPr>
          <w:rFonts w:ascii="Trebuchet MS" w:hAnsi="Trebuchet MS"/>
          <w:noProof/>
        </w:rPr>
        <w:t>be eaten</w:t>
      </w:r>
      <w:ins w:id="110" w:author="Author">
        <w:r w:rsidRPr="000D1BB9">
          <w:rPr>
            <w:rFonts w:ascii="Trebuchet MS" w:hAnsi="Trebuchet MS"/>
            <w:noProof/>
          </w:rPr>
          <w:t xml:space="preserve"> on the next day</w:t>
        </w:r>
      </w:ins>
      <w:r w:rsidRPr="000D1BB9">
        <w:rPr>
          <w:rFonts w:ascii="Trebuchet MS" w:hAnsi="Trebuchet MS"/>
          <w:noProof/>
        </w:rPr>
        <w:t xml:space="preserve">. </w:t>
      </w:r>
      <w:r w:rsidRPr="000D1BB9">
        <w:rPr>
          <w:rFonts w:ascii="Trebuchet MS" w:hAnsi="Trebuchet MS"/>
          <w:b/>
          <w:noProof/>
        </w:rPr>
        <w:t xml:space="preserve">7:17 </w:t>
      </w:r>
      <w:r w:rsidRPr="000D1BB9">
        <w:rPr>
          <w:rFonts w:ascii="Trebuchet MS" w:hAnsi="Trebuchet MS"/>
          <w:noProof/>
        </w:rPr>
        <w:t xml:space="preserve">But </w:t>
      </w:r>
      <w:del w:id="111" w:author="Author">
        <w:r w:rsidRPr="000D1BB9">
          <w:rPr>
            <w:rFonts w:ascii="Trebuchet MS" w:hAnsi="Trebuchet MS"/>
            <w:noProof/>
          </w:rPr>
          <w:delText>what</w:delText>
        </w:r>
      </w:del>
      <w:ins w:id="112" w:author="Author">
        <w:r w:rsidRPr="000D1BB9">
          <w:rPr>
            <w:rFonts w:ascii="Trebuchet MS" w:hAnsi="Trebuchet MS"/>
            <w:noProof/>
          </w:rPr>
          <w:t>whatever</w:t>
        </w:r>
      </w:ins>
      <w:r w:rsidRPr="000D1BB9">
        <w:rPr>
          <w:rFonts w:ascii="Trebuchet MS" w:hAnsi="Trebuchet MS"/>
          <w:noProof/>
        </w:rPr>
        <w:t xml:space="preserve"> is left of the flesh of the sacrifice on the third day is to be burned with fire. </w:t>
      </w:r>
      <w:r w:rsidRPr="000D1BB9">
        <w:rPr>
          <w:rFonts w:ascii="Trebuchet MS" w:hAnsi="Trebuchet MS"/>
          <w:b/>
          <w:noProof/>
        </w:rPr>
        <w:t xml:space="preserve">7:18 </w:t>
      </w:r>
      <w:r w:rsidRPr="000D1BB9">
        <w:rPr>
          <w:rFonts w:ascii="Trebuchet MS" w:hAnsi="Trebuchet MS"/>
          <w:noProof/>
        </w:rPr>
        <w:t xml:space="preserve">However, if any of the flesh of his communion sacrifice </w:t>
      </w:r>
      <w:del w:id="113" w:author="Author">
        <w:r w:rsidRPr="000D1BB9">
          <w:rPr>
            <w:rFonts w:ascii="Trebuchet MS" w:hAnsi="Trebuchet MS"/>
            <w:noProof/>
          </w:rPr>
          <w:delText>should at all be</w:delText>
        </w:r>
      </w:del>
      <w:ins w:id="114" w:author="Author">
        <w:r w:rsidRPr="000D1BB9">
          <w:rPr>
            <w:rFonts w:ascii="Trebuchet MS" w:hAnsi="Trebuchet MS"/>
            <w:noProof/>
          </w:rPr>
          <w:t>is</w:t>
        </w:r>
      </w:ins>
      <w:r w:rsidRPr="000D1BB9">
        <w:rPr>
          <w:rFonts w:ascii="Trebuchet MS" w:hAnsi="Trebuchet MS"/>
          <w:noProof/>
        </w:rPr>
        <w:t xml:space="preserve"> eaten on the third day, the one presenting it will not be accepted with approval. It will not be </w:t>
      </w:r>
      <w:del w:id="115" w:author="Author">
        <w:r w:rsidRPr="000D1BB9">
          <w:rPr>
            <w:rFonts w:ascii="Trebuchet MS" w:hAnsi="Trebuchet MS"/>
            <w:noProof/>
          </w:rPr>
          <w:delText>put</w:delText>
        </w:r>
      </w:del>
      <w:ins w:id="116" w:author="Author">
        <w:r w:rsidRPr="000D1BB9">
          <w:rPr>
            <w:rFonts w:ascii="Trebuchet MS" w:hAnsi="Trebuchet MS"/>
            <w:noProof/>
          </w:rPr>
          <w:t>credited</w:t>
        </w:r>
      </w:ins>
      <w:r w:rsidRPr="000D1BB9">
        <w:rPr>
          <w:rFonts w:ascii="Trebuchet MS" w:hAnsi="Trebuchet MS"/>
          <w:noProof/>
        </w:rPr>
        <w:t xml:space="preserve"> to </w:t>
      </w:r>
      <w:del w:id="117" w:author="Author">
        <w:r w:rsidRPr="000D1BB9">
          <w:rPr>
            <w:rFonts w:ascii="Trebuchet MS" w:hAnsi="Trebuchet MS"/>
            <w:noProof/>
          </w:rPr>
          <w:delText>his account. It will become a foul</w:delText>
        </w:r>
      </w:del>
      <w:ins w:id="118" w:author="Author">
        <w:r w:rsidRPr="000D1BB9">
          <w:rPr>
            <w:rFonts w:ascii="Trebuchet MS" w:hAnsi="Trebuchet MS"/>
            <w:noProof/>
          </w:rPr>
          <w:t>him; it is an offensive</w:t>
        </w:r>
      </w:ins>
      <w:r w:rsidRPr="000D1BB9">
        <w:rPr>
          <w:rFonts w:ascii="Trebuchet MS" w:hAnsi="Trebuchet MS"/>
          <w:noProof/>
        </w:rPr>
        <w:t xml:space="preserve"> thing, and the </w:t>
      </w:r>
      <w:del w:id="119" w:author="Author">
        <w:r w:rsidRPr="000D1BB9">
          <w:rPr>
            <w:rFonts w:ascii="Trebuchet MS" w:hAnsi="Trebuchet MS"/>
            <w:noProof/>
          </w:rPr>
          <w:delText>soul that</w:delText>
        </w:r>
      </w:del>
      <w:ins w:id="120" w:author="Author">
        <w:r w:rsidRPr="000D1BB9">
          <w:rPr>
            <w:rFonts w:ascii="Trebuchet MS" w:hAnsi="Trebuchet MS"/>
            <w:noProof/>
          </w:rPr>
          <w:t>person</w:t>
        </w:r>
        <w:r w:rsidRPr="000D1BB9">
          <w:rPr>
            <w:rStyle w:val="FootnoteReference"/>
            <w:rFonts w:ascii="Trebuchet MS" w:hAnsi="Trebuchet MS"/>
            <w:noProof/>
          </w:rPr>
          <w:footnoteReference w:id="1"/>
        </w:r>
        <w:r w:rsidRPr="000D1BB9">
          <w:rPr>
            <w:rFonts w:ascii="Trebuchet MS" w:hAnsi="Trebuchet MS"/>
            <w:noProof/>
          </w:rPr>
          <w:t xml:space="preserve"> who</w:t>
        </w:r>
      </w:ins>
      <w:r w:rsidRPr="000D1BB9">
        <w:rPr>
          <w:rFonts w:ascii="Trebuchet MS" w:hAnsi="Trebuchet MS"/>
          <w:noProof/>
        </w:rPr>
        <w:t xml:space="preserve"> eats some of it will answer for his error. </w:t>
      </w:r>
      <w:r w:rsidRPr="000D1BB9">
        <w:rPr>
          <w:rFonts w:ascii="Trebuchet MS" w:hAnsi="Trebuchet MS"/>
          <w:b/>
          <w:noProof/>
        </w:rPr>
        <w:t xml:space="preserve">7:19 </w:t>
      </w:r>
      <w:del w:id="123" w:author="Author">
        <w:r w:rsidRPr="000D1BB9">
          <w:rPr>
            <w:rFonts w:ascii="Trebuchet MS" w:hAnsi="Trebuchet MS"/>
            <w:noProof/>
          </w:rPr>
          <w:delText>And the flesh</w:delText>
        </w:r>
      </w:del>
      <w:ins w:id="124" w:author="Author">
        <w:r w:rsidRPr="000D1BB9">
          <w:rPr>
            <w:rFonts w:ascii="Trebuchet MS" w:hAnsi="Trebuchet MS"/>
            <w:noProof/>
          </w:rPr>
          <w:t>Flesh</w:t>
        </w:r>
      </w:ins>
      <w:r w:rsidRPr="000D1BB9">
        <w:rPr>
          <w:rFonts w:ascii="Trebuchet MS" w:hAnsi="Trebuchet MS"/>
          <w:noProof/>
        </w:rPr>
        <w:t xml:space="preserve"> that </w:t>
      </w:r>
      <w:del w:id="125" w:author="Author">
        <w:r w:rsidRPr="000D1BB9">
          <w:rPr>
            <w:rFonts w:ascii="Trebuchet MS" w:hAnsi="Trebuchet MS"/>
            <w:noProof/>
          </w:rPr>
          <w:delText>may touch</w:delText>
        </w:r>
      </w:del>
      <w:ins w:id="126" w:author="Author">
        <w:r w:rsidRPr="000D1BB9">
          <w:rPr>
            <w:rFonts w:ascii="Trebuchet MS" w:hAnsi="Trebuchet MS"/>
            <w:noProof/>
          </w:rPr>
          <w:t>touches</w:t>
        </w:r>
      </w:ins>
      <w:r w:rsidRPr="000D1BB9">
        <w:rPr>
          <w:rFonts w:ascii="Trebuchet MS" w:hAnsi="Trebuchet MS"/>
          <w:noProof/>
        </w:rPr>
        <w:t xml:space="preserve"> anything unclean is not to be eaten. It is to be burned with fire. </w:t>
      </w:r>
      <w:del w:id="127" w:author="Author">
        <w:r w:rsidRPr="000D1BB9">
          <w:rPr>
            <w:rFonts w:ascii="Trebuchet MS" w:hAnsi="Trebuchet MS"/>
            <w:noProof/>
          </w:rPr>
          <w:delText>As for the flesh, everybody</w:delText>
        </w:r>
      </w:del>
      <w:ins w:id="128" w:author="Author">
        <w:r w:rsidRPr="000D1BB9">
          <w:rPr>
            <w:rFonts w:ascii="Trebuchet MS" w:hAnsi="Trebuchet MS"/>
            <w:noProof/>
          </w:rPr>
          <w:t>Everyone who is</w:t>
        </w:r>
      </w:ins>
      <w:r w:rsidRPr="000D1BB9">
        <w:rPr>
          <w:rFonts w:ascii="Trebuchet MS" w:hAnsi="Trebuchet MS"/>
          <w:noProof/>
        </w:rPr>
        <w:t xml:space="preserve"> clean may eat the </w:t>
      </w:r>
      <w:ins w:id="129" w:author="Author">
        <w:r w:rsidRPr="000D1BB9">
          <w:rPr>
            <w:rFonts w:ascii="Trebuchet MS" w:hAnsi="Trebuchet MS"/>
            <w:noProof/>
          </w:rPr>
          <w:t xml:space="preserve">clean </w:t>
        </w:r>
      </w:ins>
      <w:r w:rsidRPr="000D1BB9">
        <w:rPr>
          <w:rFonts w:ascii="Trebuchet MS" w:hAnsi="Trebuchet MS"/>
          <w:noProof/>
        </w:rPr>
        <w:t>flesh.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7:20 </w:t>
      </w:r>
      <w:r w:rsidRPr="000D1BB9">
        <w:rPr>
          <w:rFonts w:ascii="Trebuchet MS" w:hAnsi="Trebuchet MS"/>
          <w:noProof/>
        </w:rPr>
        <w:t>“‘</w:t>
      </w:r>
      <w:del w:id="130" w:author="Author">
        <w:r w:rsidRPr="000D1BB9">
          <w:rPr>
            <w:rFonts w:ascii="Trebuchet MS" w:hAnsi="Trebuchet MS"/>
            <w:noProof/>
          </w:rPr>
          <w:delText>And the soul who</w:delText>
        </w:r>
      </w:del>
      <w:ins w:id="131" w:author="Author">
        <w:r w:rsidRPr="000D1BB9">
          <w:rPr>
            <w:rFonts w:ascii="Trebuchet MS" w:hAnsi="Trebuchet MS"/>
            <w:noProof/>
          </w:rPr>
          <w:t>But any person</w:t>
        </w:r>
        <w:r w:rsidRPr="000D1BB9">
          <w:rPr>
            <w:rStyle w:val="FootnoteReference"/>
            <w:rFonts w:ascii="Trebuchet MS" w:hAnsi="Trebuchet MS"/>
            <w:noProof/>
          </w:rPr>
          <w:footnoteReference w:id="2"/>
        </w:r>
        <w:r w:rsidRPr="000D1BB9">
          <w:rPr>
            <w:rFonts w:ascii="Trebuchet MS" w:hAnsi="Trebuchet MS"/>
            <w:noProof/>
          </w:rPr>
          <w:t xml:space="preserve"> who is unclean and</w:t>
        </w:r>
      </w:ins>
      <w:r w:rsidRPr="000D1BB9">
        <w:rPr>
          <w:rFonts w:ascii="Trebuchet MS" w:hAnsi="Trebuchet MS"/>
          <w:noProof/>
        </w:rPr>
        <w:t xml:space="preserve"> eats the flesh of the communion sacrifice, which is for Jehovah, </w:t>
      </w:r>
      <w:del w:id="134" w:author="Author">
        <w:r w:rsidRPr="000D1BB9">
          <w:rPr>
            <w:rFonts w:ascii="Trebuchet MS" w:hAnsi="Trebuchet MS"/>
            <w:noProof/>
          </w:rPr>
          <w:delText xml:space="preserve">while his uncleanness is upon him, </w:delText>
        </w:r>
      </w:del>
      <w:r w:rsidRPr="000D1BB9">
        <w:rPr>
          <w:rFonts w:ascii="Trebuchet MS" w:hAnsi="Trebuchet MS"/>
          <w:noProof/>
        </w:rPr>
        <w:t xml:space="preserve">that </w:t>
      </w:r>
      <w:del w:id="135" w:author="Author">
        <w:r w:rsidRPr="000D1BB9">
          <w:rPr>
            <w:rFonts w:ascii="Trebuchet MS" w:hAnsi="Trebuchet MS"/>
            <w:noProof/>
          </w:rPr>
          <w:delText>soul</w:delText>
        </w:r>
      </w:del>
      <w:ins w:id="136" w:author="Author">
        <w:r w:rsidRPr="000D1BB9">
          <w:rPr>
            <w:rFonts w:ascii="Trebuchet MS" w:hAnsi="Trebuchet MS"/>
            <w:noProof/>
          </w:rPr>
          <w:t>person</w:t>
        </w:r>
        <w:r w:rsidRPr="000D1BB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D1BB9">
        <w:rPr>
          <w:rFonts w:ascii="Trebuchet MS" w:hAnsi="Trebuchet MS"/>
          <w:noProof/>
        </w:rPr>
        <w:t xml:space="preserve"> must be cut off</w:t>
      </w:r>
      <w:ins w:id="139" w:author="Author">
        <w:r w:rsidRPr="000D1BB9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D1BB9">
        <w:rPr>
          <w:rFonts w:ascii="Trebuchet MS" w:hAnsi="Trebuchet MS"/>
          <w:noProof/>
        </w:rPr>
        <w:t xml:space="preserve"> from his people. </w:t>
      </w:r>
      <w:r w:rsidRPr="000D1BB9">
        <w:rPr>
          <w:rFonts w:ascii="Trebuchet MS" w:hAnsi="Trebuchet MS"/>
          <w:b/>
          <w:noProof/>
        </w:rPr>
        <w:t xml:space="preserve">7:21 </w:t>
      </w:r>
      <w:del w:id="142" w:author="Author">
        <w:r w:rsidRPr="000D1BB9">
          <w:rPr>
            <w:rFonts w:ascii="Trebuchet MS" w:hAnsi="Trebuchet MS"/>
            <w:noProof/>
          </w:rPr>
          <w:delText>And in case a soul</w:delText>
        </w:r>
      </w:del>
      <w:ins w:id="143" w:author="Author">
        <w:r w:rsidRPr="000D1BB9">
          <w:rPr>
            <w:rFonts w:ascii="Trebuchet MS" w:hAnsi="Trebuchet MS"/>
            <w:noProof/>
          </w:rPr>
          <w:t>If someone</w:t>
        </w:r>
        <w:r w:rsidRPr="000D1BB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D1BB9">
        <w:rPr>
          <w:rFonts w:ascii="Trebuchet MS" w:hAnsi="Trebuchet MS"/>
          <w:noProof/>
        </w:rPr>
        <w:t xml:space="preserve"> touches anything unclean, </w:t>
      </w:r>
      <w:ins w:id="146" w:author="Author">
        <w:r w:rsidRPr="000D1BB9">
          <w:rPr>
            <w:rFonts w:ascii="Trebuchet MS" w:hAnsi="Trebuchet MS"/>
            <w:noProof/>
          </w:rPr>
          <w:t xml:space="preserve">whether </w:t>
        </w:r>
      </w:ins>
      <w:r w:rsidRPr="000D1BB9">
        <w:rPr>
          <w:rFonts w:ascii="Trebuchet MS" w:hAnsi="Trebuchet MS"/>
          <w:noProof/>
        </w:rPr>
        <w:t xml:space="preserve">the uncleanness of a man or an unclean </w:t>
      </w:r>
      <w:del w:id="147" w:author="Author">
        <w:r w:rsidRPr="000D1BB9">
          <w:rPr>
            <w:rFonts w:ascii="Trebuchet MS" w:hAnsi="Trebuchet MS"/>
            <w:noProof/>
          </w:rPr>
          <w:delText>beast</w:delText>
        </w:r>
      </w:del>
      <w:ins w:id="148" w:author="Author">
        <w:r w:rsidRPr="000D1BB9">
          <w:rPr>
            <w:rFonts w:ascii="Trebuchet MS" w:hAnsi="Trebuchet MS"/>
            <w:noProof/>
          </w:rPr>
          <w:t>animal</w:t>
        </w:r>
      </w:ins>
      <w:r w:rsidRPr="000D1BB9">
        <w:rPr>
          <w:rFonts w:ascii="Trebuchet MS" w:hAnsi="Trebuchet MS"/>
          <w:noProof/>
        </w:rPr>
        <w:t xml:space="preserve"> or any unclean </w:t>
      </w:r>
      <w:del w:id="149" w:author="Author">
        <w:r w:rsidRPr="000D1BB9">
          <w:rPr>
            <w:rFonts w:ascii="Trebuchet MS" w:hAnsi="Trebuchet MS"/>
            <w:noProof/>
          </w:rPr>
          <w:delText>loathsome</w:delText>
        </w:r>
      </w:del>
      <w:ins w:id="150" w:author="Author">
        <w:r w:rsidRPr="000D1BB9">
          <w:rPr>
            <w:rFonts w:ascii="Trebuchet MS" w:hAnsi="Trebuchet MS"/>
            <w:noProof/>
          </w:rPr>
          <w:t>disgusting</w:t>
        </w:r>
      </w:ins>
      <w:r w:rsidRPr="000D1BB9">
        <w:rPr>
          <w:rFonts w:ascii="Trebuchet MS" w:hAnsi="Trebuchet MS"/>
          <w:noProof/>
        </w:rPr>
        <w:t xml:space="preserve"> thing, and </w:t>
      </w:r>
      <w:del w:id="151" w:author="Author">
        <w:r w:rsidRPr="000D1BB9">
          <w:rPr>
            <w:rFonts w:ascii="Trebuchet MS" w:hAnsi="Trebuchet MS"/>
            <w:noProof/>
          </w:rPr>
          <w:delText xml:space="preserve">actually </w:delText>
        </w:r>
      </w:del>
      <w:r w:rsidRPr="000D1BB9">
        <w:rPr>
          <w:rFonts w:ascii="Trebuchet MS" w:hAnsi="Trebuchet MS"/>
          <w:noProof/>
        </w:rPr>
        <w:t xml:space="preserve">eats some of the flesh of the communion sacrifice, which is for Jehovah, that </w:t>
      </w:r>
      <w:del w:id="152" w:author="Author">
        <w:r w:rsidRPr="000D1BB9">
          <w:rPr>
            <w:rFonts w:ascii="Trebuchet MS" w:hAnsi="Trebuchet MS"/>
            <w:noProof/>
          </w:rPr>
          <w:delText>soul</w:delText>
        </w:r>
      </w:del>
      <w:ins w:id="153" w:author="Author">
        <w:r w:rsidRPr="000D1BB9">
          <w:rPr>
            <w:rFonts w:ascii="Trebuchet MS" w:hAnsi="Trebuchet MS"/>
            <w:noProof/>
          </w:rPr>
          <w:t>person</w:t>
        </w:r>
        <w:r w:rsidRPr="000D1BB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0D1BB9">
        <w:rPr>
          <w:rFonts w:ascii="Trebuchet MS" w:hAnsi="Trebuchet MS"/>
          <w:noProof/>
        </w:rPr>
        <w:t xml:space="preserve"> must be cut off</w:t>
      </w:r>
      <w:ins w:id="156" w:author="Author">
        <w:r w:rsidRPr="000D1BB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0D1BB9">
        <w:rPr>
          <w:rFonts w:ascii="Trebuchet MS" w:hAnsi="Trebuchet MS"/>
          <w:noProof/>
        </w:rPr>
        <w:t xml:space="preserve"> from his people.’”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7:22 </w:t>
      </w:r>
      <w:del w:id="159" w:author="Author">
        <w:r w:rsidRPr="000D1BB9">
          <w:rPr>
            <w:rFonts w:ascii="Trebuchet MS" w:hAnsi="Trebuchet MS"/>
            <w:noProof/>
          </w:rPr>
          <w:delText xml:space="preserve">And </w:delText>
        </w:r>
      </w:del>
      <w:r w:rsidRPr="000D1BB9">
        <w:rPr>
          <w:rFonts w:ascii="Trebuchet MS" w:hAnsi="Trebuchet MS"/>
          <w:noProof/>
        </w:rPr>
        <w:t xml:space="preserve">Jehovah continued to speak to Moses, saying: </w:t>
      </w:r>
      <w:r w:rsidRPr="000D1BB9">
        <w:rPr>
          <w:rFonts w:ascii="Trebuchet MS" w:hAnsi="Trebuchet MS"/>
          <w:b/>
          <w:noProof/>
        </w:rPr>
        <w:t xml:space="preserve">7:23 </w:t>
      </w:r>
      <w:r w:rsidRPr="000D1BB9">
        <w:rPr>
          <w:rFonts w:ascii="Trebuchet MS" w:hAnsi="Trebuchet MS"/>
          <w:noProof/>
        </w:rPr>
        <w:t>“</w:t>
      </w:r>
      <w:del w:id="160" w:author="Author">
        <w:r w:rsidRPr="000D1BB9">
          <w:rPr>
            <w:rFonts w:ascii="Trebuchet MS" w:hAnsi="Trebuchet MS"/>
            <w:noProof/>
          </w:rPr>
          <w:delText>Speak to</w:delText>
        </w:r>
      </w:del>
      <w:ins w:id="161" w:author="Author">
        <w:r w:rsidRPr="000D1BB9">
          <w:rPr>
            <w:rFonts w:ascii="Trebuchet MS" w:hAnsi="Trebuchet MS"/>
            <w:noProof/>
          </w:rPr>
          <w:t>Tell</w:t>
        </w:r>
      </w:ins>
      <w:r w:rsidRPr="000D1BB9">
        <w:rPr>
          <w:rFonts w:ascii="Trebuchet MS" w:hAnsi="Trebuchet MS"/>
          <w:noProof/>
        </w:rPr>
        <w:t xml:space="preserve"> the </w:t>
      </w:r>
      <w:del w:id="162" w:author="Author">
        <w:r w:rsidRPr="000D1BB9">
          <w:rPr>
            <w:rFonts w:ascii="Trebuchet MS" w:hAnsi="Trebuchet MS"/>
            <w:noProof/>
          </w:rPr>
          <w:delText>sons of Israel, saying, ‘Y</w:delText>
        </w:r>
        <w:r w:rsidRPr="000D1BB9">
          <w:rPr>
            <w:rFonts w:ascii="Trebuchet MS" w:hAnsi="Trebuchet MS"/>
            <w:noProof/>
            <w:u w:val="dotted"/>
          </w:rPr>
          <w:delText>OU</w:delText>
        </w:r>
      </w:del>
      <w:ins w:id="163" w:author="Author">
        <w:r w:rsidRPr="000D1BB9">
          <w:rPr>
            <w:rFonts w:ascii="Trebuchet MS" w:hAnsi="Trebuchet MS"/>
            <w:noProof/>
          </w:rPr>
          <w:t>Israelites, ‘You</w:t>
        </w:r>
      </w:ins>
      <w:r w:rsidRPr="000D1BB9">
        <w:rPr>
          <w:rFonts w:ascii="Trebuchet MS" w:hAnsi="Trebuchet MS"/>
          <w:noProof/>
        </w:rPr>
        <w:t xml:space="preserve"> must not eat any fat of a bull or a young ram or a goat. </w:t>
      </w:r>
      <w:r w:rsidRPr="000D1BB9">
        <w:rPr>
          <w:rFonts w:ascii="Trebuchet MS" w:hAnsi="Trebuchet MS"/>
          <w:b/>
          <w:noProof/>
        </w:rPr>
        <w:t xml:space="preserve">7:24 </w:t>
      </w:r>
      <w:del w:id="164" w:author="Author">
        <w:r w:rsidRPr="000D1BB9">
          <w:rPr>
            <w:rFonts w:ascii="Trebuchet MS" w:hAnsi="Trebuchet MS"/>
            <w:noProof/>
          </w:rPr>
          <w:delText>Now the</w:delText>
        </w:r>
      </w:del>
      <w:ins w:id="165" w:author="Author">
        <w:r w:rsidRPr="000D1BB9">
          <w:rPr>
            <w:rFonts w:ascii="Trebuchet MS" w:hAnsi="Trebuchet MS"/>
            <w:noProof/>
          </w:rPr>
          <w:t>The</w:t>
        </w:r>
      </w:ins>
      <w:r w:rsidRPr="000D1BB9">
        <w:rPr>
          <w:rFonts w:ascii="Trebuchet MS" w:hAnsi="Trebuchet MS"/>
          <w:noProof/>
        </w:rPr>
        <w:t xml:space="preserve"> fat of </w:t>
      </w:r>
      <w:del w:id="166" w:author="Author">
        <w:r w:rsidRPr="000D1BB9">
          <w:rPr>
            <w:rFonts w:ascii="Trebuchet MS" w:hAnsi="Trebuchet MS"/>
            <w:noProof/>
          </w:rPr>
          <w:delText>a body already</w:delText>
        </w:r>
      </w:del>
      <w:ins w:id="167" w:author="Author">
        <w:r w:rsidRPr="000D1BB9">
          <w:rPr>
            <w:rFonts w:ascii="Trebuchet MS" w:hAnsi="Trebuchet MS"/>
            <w:noProof/>
          </w:rPr>
          <w:t>an animal found</w:t>
        </w:r>
      </w:ins>
      <w:r w:rsidRPr="000D1BB9">
        <w:rPr>
          <w:rFonts w:ascii="Trebuchet MS" w:hAnsi="Trebuchet MS"/>
          <w:noProof/>
        </w:rPr>
        <w:t xml:space="preserve"> dead and the fat of an animal </w:t>
      </w:r>
      <w:del w:id="168" w:author="Author">
        <w:r w:rsidRPr="000D1BB9">
          <w:rPr>
            <w:rFonts w:ascii="Trebuchet MS" w:hAnsi="Trebuchet MS"/>
            <w:noProof/>
          </w:rPr>
          <w:delText>torn to pieces</w:delText>
        </w:r>
      </w:del>
      <w:ins w:id="169" w:author="Author">
        <w:r w:rsidRPr="000D1BB9">
          <w:rPr>
            <w:rFonts w:ascii="Trebuchet MS" w:hAnsi="Trebuchet MS"/>
            <w:noProof/>
          </w:rPr>
          <w:t>killed by another animal</w:t>
        </w:r>
      </w:ins>
      <w:r w:rsidRPr="000D1BB9">
        <w:rPr>
          <w:rFonts w:ascii="Trebuchet MS" w:hAnsi="Trebuchet MS"/>
          <w:noProof/>
        </w:rPr>
        <w:t xml:space="preserve"> may be used for </w:t>
      </w:r>
      <w:del w:id="170" w:author="Author">
        <w:r w:rsidRPr="000D1BB9">
          <w:rPr>
            <w:rFonts w:ascii="Trebuchet MS" w:hAnsi="Trebuchet MS"/>
            <w:noProof/>
          </w:rPr>
          <w:delText>anything else conceivable</w:delText>
        </w:r>
      </w:del>
      <w:ins w:id="171" w:author="Author">
        <w:r w:rsidRPr="000D1BB9">
          <w:rPr>
            <w:rFonts w:ascii="Trebuchet MS" w:hAnsi="Trebuchet MS"/>
            <w:noProof/>
          </w:rPr>
          <w:t>any other purpose</w:t>
        </w:r>
      </w:ins>
      <w:r w:rsidRPr="000D1BB9">
        <w:rPr>
          <w:rFonts w:ascii="Trebuchet MS" w:hAnsi="Trebuchet MS"/>
          <w:noProof/>
        </w:rPr>
        <w:t xml:space="preserve">, but </w:t>
      </w:r>
      <w:del w:id="172" w:author="Author">
        <w:r w:rsidRPr="000D1BB9">
          <w:rPr>
            <w:rFonts w:ascii="Trebuchet MS" w:hAnsi="Trebuchet MS"/>
            <w:noProof/>
            <w:u w:val="dotted"/>
          </w:rPr>
          <w:delText>YOU</w:delText>
        </w:r>
      </w:del>
      <w:ins w:id="173" w:author="Author">
        <w:r w:rsidRPr="000D1BB9">
          <w:rPr>
            <w:rFonts w:ascii="Trebuchet MS" w:hAnsi="Trebuchet MS"/>
            <w:noProof/>
          </w:rPr>
          <w:t>you</w:t>
        </w:r>
      </w:ins>
      <w:r w:rsidRPr="000D1BB9">
        <w:rPr>
          <w:rFonts w:ascii="Trebuchet MS" w:hAnsi="Trebuchet MS"/>
          <w:noProof/>
        </w:rPr>
        <w:t xml:space="preserve"> must </w:t>
      </w:r>
      <w:del w:id="174" w:author="Author">
        <w:r w:rsidRPr="000D1BB9">
          <w:rPr>
            <w:rFonts w:ascii="Trebuchet MS" w:hAnsi="Trebuchet MS"/>
            <w:noProof/>
          </w:rPr>
          <w:delText>not</w:delText>
        </w:r>
      </w:del>
      <w:ins w:id="175" w:author="Author">
        <w:r w:rsidRPr="000D1BB9">
          <w:rPr>
            <w:rFonts w:ascii="Trebuchet MS" w:hAnsi="Trebuchet MS"/>
            <w:noProof/>
          </w:rPr>
          <w:t>never</w:t>
        </w:r>
      </w:ins>
      <w:r w:rsidRPr="000D1BB9">
        <w:rPr>
          <w:rFonts w:ascii="Trebuchet MS" w:hAnsi="Trebuchet MS"/>
          <w:noProof/>
        </w:rPr>
        <w:t xml:space="preserve"> eat it</w:t>
      </w:r>
      <w:del w:id="176" w:author="Author">
        <w:r w:rsidRPr="000D1BB9">
          <w:rPr>
            <w:rFonts w:ascii="Trebuchet MS" w:hAnsi="Trebuchet MS"/>
            <w:noProof/>
          </w:rPr>
          <w:delText xml:space="preserve"> at all</w:delText>
        </w:r>
      </w:del>
      <w:r w:rsidRPr="000D1BB9">
        <w:rPr>
          <w:rFonts w:ascii="Trebuchet MS" w:hAnsi="Trebuchet MS"/>
          <w:noProof/>
        </w:rPr>
        <w:t xml:space="preserve">. </w:t>
      </w:r>
      <w:r w:rsidRPr="000D1BB9">
        <w:rPr>
          <w:rFonts w:ascii="Trebuchet MS" w:hAnsi="Trebuchet MS"/>
          <w:b/>
          <w:noProof/>
        </w:rPr>
        <w:t xml:space="preserve">7:25 </w:t>
      </w:r>
      <w:r w:rsidRPr="000D1BB9">
        <w:rPr>
          <w:rFonts w:ascii="Trebuchet MS" w:hAnsi="Trebuchet MS"/>
          <w:noProof/>
        </w:rPr>
        <w:t xml:space="preserve">For </w:t>
      </w:r>
      <w:del w:id="177" w:author="Author">
        <w:r w:rsidRPr="000D1BB9">
          <w:rPr>
            <w:rFonts w:ascii="Trebuchet MS" w:hAnsi="Trebuchet MS"/>
            <w:noProof/>
          </w:rPr>
          <w:delText xml:space="preserve">anyone eating </w:delText>
        </w:r>
      </w:del>
      <w:ins w:id="178" w:author="Author">
        <w:r w:rsidRPr="000D1BB9">
          <w:rPr>
            <w:rFonts w:ascii="Trebuchet MS" w:hAnsi="Trebuchet MS"/>
            <w:noProof/>
          </w:rPr>
          <w:t xml:space="preserve">whoever eats </w:t>
        </w:r>
      </w:ins>
      <w:r w:rsidRPr="000D1BB9">
        <w:rPr>
          <w:rFonts w:ascii="Trebuchet MS" w:hAnsi="Trebuchet MS"/>
          <w:noProof/>
        </w:rPr>
        <w:t xml:space="preserve">fat from </w:t>
      </w:r>
      <w:del w:id="179" w:author="Author">
        <w:r w:rsidRPr="000D1BB9">
          <w:rPr>
            <w:rFonts w:ascii="Trebuchet MS" w:hAnsi="Trebuchet MS"/>
            <w:noProof/>
          </w:rPr>
          <w:delText xml:space="preserve">the beast from which </w:delText>
        </w:r>
      </w:del>
      <w:ins w:id="180" w:author="Author">
        <w:r w:rsidRPr="000D1BB9">
          <w:rPr>
            <w:rFonts w:ascii="Trebuchet MS" w:hAnsi="Trebuchet MS"/>
            <w:noProof/>
          </w:rPr>
          <w:t xml:space="preserve">an animal that </w:t>
        </w:r>
      </w:ins>
      <w:r w:rsidRPr="000D1BB9">
        <w:rPr>
          <w:rFonts w:ascii="Trebuchet MS" w:hAnsi="Trebuchet MS"/>
          <w:noProof/>
        </w:rPr>
        <w:t xml:space="preserve">he presents </w:t>
      </w:r>
      <w:del w:id="181" w:author="Author">
        <w:r w:rsidRPr="000D1BB9">
          <w:rPr>
            <w:rFonts w:ascii="Trebuchet MS" w:hAnsi="Trebuchet MS"/>
            <w:noProof/>
          </w:rPr>
          <w:delText xml:space="preserve">it </w:delText>
        </w:r>
      </w:del>
      <w:r w:rsidRPr="000D1BB9">
        <w:rPr>
          <w:rFonts w:ascii="Trebuchet MS" w:hAnsi="Trebuchet MS"/>
          <w:noProof/>
        </w:rPr>
        <w:t>as an offering made by fire to Jehovah</w:t>
      </w:r>
      <w:del w:id="182" w:author="Author">
        <w:r w:rsidRPr="000D1BB9">
          <w:rPr>
            <w:rFonts w:ascii="Trebuchet MS" w:hAnsi="Trebuchet MS"/>
            <w:noProof/>
          </w:rPr>
          <w:delText>, the soul that eats</w:delText>
        </w:r>
      </w:del>
      <w:r w:rsidRPr="000D1BB9">
        <w:rPr>
          <w:rFonts w:ascii="Trebuchet MS" w:hAnsi="Trebuchet MS"/>
          <w:noProof/>
        </w:rPr>
        <w:t xml:space="preserve"> must be cut off</w:t>
      </w:r>
      <w:ins w:id="183" w:author="Author">
        <w:r w:rsidRPr="000D1BB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0D1BB9">
        <w:rPr>
          <w:rFonts w:ascii="Trebuchet MS" w:hAnsi="Trebuchet MS"/>
          <w:noProof/>
        </w:rPr>
        <w:t xml:space="preserve"> from his people.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7:26 </w:t>
      </w:r>
      <w:r w:rsidRPr="000D1BB9">
        <w:rPr>
          <w:rFonts w:ascii="Trebuchet MS" w:hAnsi="Trebuchet MS"/>
          <w:noProof/>
        </w:rPr>
        <w:t>“‘</w:t>
      </w:r>
      <w:del w:id="186" w:author="Author">
        <w:r w:rsidRPr="000D1BB9">
          <w:rPr>
            <w:rFonts w:ascii="Trebuchet MS" w:hAnsi="Trebuchet MS"/>
            <w:noProof/>
          </w:rPr>
          <w:delText xml:space="preserve">And </w:delText>
        </w:r>
        <w:r w:rsidRPr="000D1BB9">
          <w:rPr>
            <w:rFonts w:ascii="Trebuchet MS" w:hAnsi="Trebuchet MS"/>
            <w:noProof/>
            <w:u w:val="dotted"/>
          </w:rPr>
          <w:delText>YOU</w:delText>
        </w:r>
      </w:del>
      <w:ins w:id="187" w:author="Author">
        <w:r w:rsidRPr="000D1BB9">
          <w:rPr>
            <w:rFonts w:ascii="Trebuchet MS" w:hAnsi="Trebuchet MS"/>
            <w:noProof/>
          </w:rPr>
          <w:t>You</w:t>
        </w:r>
      </w:ins>
      <w:r w:rsidRPr="000D1BB9">
        <w:rPr>
          <w:rFonts w:ascii="Trebuchet MS" w:hAnsi="Trebuchet MS"/>
          <w:noProof/>
        </w:rPr>
        <w:t xml:space="preserve"> must not eat any blood in any </w:t>
      </w:r>
      <w:ins w:id="188" w:author="Author">
        <w:r w:rsidRPr="000D1BB9">
          <w:rPr>
            <w:rFonts w:ascii="Trebuchet MS" w:hAnsi="Trebuchet MS"/>
            <w:noProof/>
          </w:rPr>
          <w:t xml:space="preserve">of your dwelling </w:t>
        </w:r>
      </w:ins>
      <w:r w:rsidRPr="000D1BB9">
        <w:rPr>
          <w:rFonts w:ascii="Trebuchet MS" w:hAnsi="Trebuchet MS"/>
          <w:noProof/>
        </w:rPr>
        <w:t>places</w:t>
      </w:r>
      <w:del w:id="189" w:author="Author">
        <w:r w:rsidRPr="000D1BB9">
          <w:rPr>
            <w:rFonts w:ascii="Trebuchet MS" w:hAnsi="Trebuchet MS"/>
            <w:noProof/>
          </w:rPr>
          <w:delText xml:space="preserve"> where </w:delText>
        </w:r>
        <w:r w:rsidRPr="000D1BB9">
          <w:rPr>
            <w:rFonts w:ascii="Trebuchet MS" w:hAnsi="Trebuchet MS"/>
            <w:noProof/>
            <w:u w:val="dotted"/>
          </w:rPr>
          <w:delText>YOU</w:delText>
        </w:r>
        <w:r w:rsidRPr="000D1BB9">
          <w:rPr>
            <w:rFonts w:ascii="Trebuchet MS" w:hAnsi="Trebuchet MS"/>
            <w:noProof/>
          </w:rPr>
          <w:delText xml:space="preserve"> dwell</w:delText>
        </w:r>
      </w:del>
      <w:r w:rsidRPr="000D1BB9">
        <w:rPr>
          <w:rFonts w:ascii="Trebuchet MS" w:hAnsi="Trebuchet MS"/>
          <w:noProof/>
        </w:rPr>
        <w:t xml:space="preserve">, whether that of </w:t>
      </w:r>
      <w:del w:id="190" w:author="Author">
        <w:r w:rsidRPr="000D1BB9">
          <w:rPr>
            <w:rFonts w:ascii="Trebuchet MS" w:hAnsi="Trebuchet MS"/>
            <w:noProof/>
          </w:rPr>
          <w:delText>fowl</w:delText>
        </w:r>
      </w:del>
      <w:ins w:id="191" w:author="Author">
        <w:r w:rsidRPr="000D1BB9">
          <w:rPr>
            <w:rFonts w:ascii="Trebuchet MS" w:hAnsi="Trebuchet MS"/>
            <w:noProof/>
          </w:rPr>
          <w:t>birds</w:t>
        </w:r>
      </w:ins>
      <w:r w:rsidRPr="000D1BB9">
        <w:rPr>
          <w:rFonts w:ascii="Trebuchet MS" w:hAnsi="Trebuchet MS"/>
          <w:noProof/>
        </w:rPr>
        <w:t xml:space="preserve"> or that of </w:t>
      </w:r>
      <w:del w:id="192" w:author="Author">
        <w:r w:rsidRPr="000D1BB9">
          <w:rPr>
            <w:rFonts w:ascii="Trebuchet MS" w:hAnsi="Trebuchet MS"/>
            <w:noProof/>
          </w:rPr>
          <w:delText>beast</w:delText>
        </w:r>
      </w:del>
      <w:ins w:id="193" w:author="Author">
        <w:r w:rsidRPr="000D1BB9">
          <w:rPr>
            <w:rFonts w:ascii="Trebuchet MS" w:hAnsi="Trebuchet MS"/>
            <w:noProof/>
          </w:rPr>
          <w:t>animals</w:t>
        </w:r>
      </w:ins>
      <w:r w:rsidRPr="000D1BB9">
        <w:rPr>
          <w:rFonts w:ascii="Trebuchet MS" w:hAnsi="Trebuchet MS"/>
          <w:noProof/>
        </w:rPr>
        <w:t xml:space="preserve">. </w:t>
      </w:r>
      <w:r w:rsidRPr="000D1BB9">
        <w:rPr>
          <w:rFonts w:ascii="Trebuchet MS" w:hAnsi="Trebuchet MS"/>
          <w:b/>
          <w:noProof/>
        </w:rPr>
        <w:t xml:space="preserve">7:27 </w:t>
      </w:r>
      <w:del w:id="194" w:author="Author">
        <w:r w:rsidRPr="000D1BB9">
          <w:rPr>
            <w:rFonts w:ascii="Trebuchet MS" w:hAnsi="Trebuchet MS"/>
            <w:noProof/>
          </w:rPr>
          <w:delText>Any soul</w:delText>
        </w:r>
      </w:del>
      <w:ins w:id="195" w:author="Author">
        <w:r w:rsidRPr="000D1BB9">
          <w:rPr>
            <w:rFonts w:ascii="Trebuchet MS" w:hAnsi="Trebuchet MS"/>
            <w:noProof/>
          </w:rPr>
          <w:t>Anyone</w:t>
        </w:r>
        <w:r w:rsidRPr="000D1BB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0D1BB9">
        <w:rPr>
          <w:rFonts w:ascii="Trebuchet MS" w:hAnsi="Trebuchet MS"/>
          <w:noProof/>
        </w:rPr>
        <w:t xml:space="preserve"> who eats any blood</w:t>
      </w:r>
      <w:del w:id="198" w:author="Author">
        <w:r w:rsidRPr="000D1BB9">
          <w:rPr>
            <w:rFonts w:ascii="Trebuchet MS" w:hAnsi="Trebuchet MS"/>
            <w:noProof/>
          </w:rPr>
          <w:delText>, that soul</w:delText>
        </w:r>
      </w:del>
      <w:r w:rsidRPr="000D1BB9">
        <w:rPr>
          <w:rFonts w:ascii="Trebuchet MS" w:hAnsi="Trebuchet MS"/>
          <w:noProof/>
        </w:rPr>
        <w:t xml:space="preserve"> must be cut off</w:t>
      </w:r>
      <w:ins w:id="199" w:author="Author">
        <w:r w:rsidRPr="000D1BB9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0D1BB9">
        <w:rPr>
          <w:rFonts w:ascii="Trebuchet MS" w:hAnsi="Trebuchet MS"/>
          <w:noProof/>
        </w:rPr>
        <w:t xml:space="preserve"> from his people.’”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7:28 </w:t>
      </w:r>
      <w:del w:id="202" w:author="Author">
        <w:r w:rsidRPr="000D1BB9">
          <w:rPr>
            <w:rFonts w:ascii="Trebuchet MS" w:hAnsi="Trebuchet MS"/>
            <w:noProof/>
          </w:rPr>
          <w:delText xml:space="preserve">And </w:delText>
        </w:r>
      </w:del>
      <w:r w:rsidRPr="000D1BB9">
        <w:rPr>
          <w:rFonts w:ascii="Trebuchet MS" w:hAnsi="Trebuchet MS"/>
          <w:noProof/>
        </w:rPr>
        <w:t xml:space="preserve">Jehovah went on to speak to Moses, saying: </w:t>
      </w:r>
      <w:r w:rsidRPr="000D1BB9">
        <w:rPr>
          <w:rFonts w:ascii="Trebuchet MS" w:hAnsi="Trebuchet MS"/>
          <w:b/>
          <w:noProof/>
        </w:rPr>
        <w:t xml:space="preserve">7:29 </w:t>
      </w:r>
      <w:r w:rsidRPr="000D1BB9">
        <w:rPr>
          <w:rFonts w:ascii="Trebuchet MS" w:hAnsi="Trebuchet MS"/>
          <w:noProof/>
        </w:rPr>
        <w:t>“</w:t>
      </w:r>
      <w:del w:id="203" w:author="Author">
        <w:r w:rsidRPr="000D1BB9">
          <w:rPr>
            <w:rFonts w:ascii="Trebuchet MS" w:hAnsi="Trebuchet MS"/>
            <w:noProof/>
          </w:rPr>
          <w:delText>Speak to</w:delText>
        </w:r>
      </w:del>
      <w:ins w:id="204" w:author="Author">
        <w:r w:rsidRPr="000D1BB9">
          <w:rPr>
            <w:rFonts w:ascii="Trebuchet MS" w:hAnsi="Trebuchet MS"/>
            <w:noProof/>
          </w:rPr>
          <w:t>Tell</w:t>
        </w:r>
      </w:ins>
      <w:r w:rsidRPr="000D1BB9">
        <w:rPr>
          <w:rFonts w:ascii="Trebuchet MS" w:hAnsi="Trebuchet MS"/>
          <w:noProof/>
        </w:rPr>
        <w:t xml:space="preserve"> the </w:t>
      </w:r>
      <w:del w:id="205" w:author="Author">
        <w:r w:rsidRPr="000D1BB9">
          <w:rPr>
            <w:rFonts w:ascii="Trebuchet MS" w:hAnsi="Trebuchet MS"/>
            <w:noProof/>
          </w:rPr>
          <w:delText>sons of Israel, saying, ‘He who</w:delText>
        </w:r>
      </w:del>
      <w:ins w:id="206" w:author="Author">
        <w:r w:rsidRPr="000D1BB9">
          <w:rPr>
            <w:rFonts w:ascii="Trebuchet MS" w:hAnsi="Trebuchet MS"/>
            <w:noProof/>
          </w:rPr>
          <w:t>Israelites, ‘Whoever</w:t>
        </w:r>
      </w:ins>
      <w:r w:rsidRPr="000D1BB9">
        <w:rPr>
          <w:rFonts w:ascii="Trebuchet MS" w:hAnsi="Trebuchet MS"/>
          <w:noProof/>
        </w:rPr>
        <w:t xml:space="preserve"> presents his communion sacrifice to Jehovah will bring </w:t>
      </w:r>
      <w:del w:id="207" w:author="Author">
        <w:r w:rsidRPr="000D1BB9">
          <w:rPr>
            <w:rFonts w:ascii="Trebuchet MS" w:hAnsi="Trebuchet MS"/>
            <w:noProof/>
          </w:rPr>
          <w:delText>his</w:delText>
        </w:r>
      </w:del>
      <w:ins w:id="208" w:author="Author">
        <w:r w:rsidRPr="000D1BB9">
          <w:rPr>
            <w:rFonts w:ascii="Trebuchet MS" w:hAnsi="Trebuchet MS"/>
            <w:noProof/>
          </w:rPr>
          <w:t>part of the</w:t>
        </w:r>
      </w:ins>
      <w:r w:rsidRPr="000D1BB9">
        <w:rPr>
          <w:rFonts w:ascii="Trebuchet MS" w:hAnsi="Trebuchet MS"/>
          <w:noProof/>
        </w:rPr>
        <w:t xml:space="preserve"> offering </w:t>
      </w:r>
      <w:del w:id="209" w:author="Author">
        <w:r w:rsidRPr="000D1BB9">
          <w:rPr>
            <w:rFonts w:ascii="Trebuchet MS" w:hAnsi="Trebuchet MS"/>
            <w:noProof/>
          </w:rPr>
          <w:delText xml:space="preserve">to Jehovah </w:delText>
        </w:r>
      </w:del>
      <w:r w:rsidRPr="000D1BB9">
        <w:rPr>
          <w:rFonts w:ascii="Trebuchet MS" w:hAnsi="Trebuchet MS"/>
          <w:noProof/>
        </w:rPr>
        <w:t>from his communion sacrifice</w:t>
      </w:r>
      <w:ins w:id="210" w:author="Author">
        <w:r w:rsidRPr="000D1BB9">
          <w:rPr>
            <w:rFonts w:ascii="Trebuchet MS" w:hAnsi="Trebuchet MS"/>
            <w:noProof/>
          </w:rPr>
          <w:t xml:space="preserve"> to Jehovah</w:t>
        </w:r>
      </w:ins>
      <w:r w:rsidRPr="000D1BB9">
        <w:rPr>
          <w:rFonts w:ascii="Trebuchet MS" w:hAnsi="Trebuchet MS"/>
          <w:noProof/>
        </w:rPr>
        <w:t xml:space="preserve">. </w:t>
      </w:r>
      <w:r w:rsidRPr="000D1BB9">
        <w:rPr>
          <w:rFonts w:ascii="Trebuchet MS" w:hAnsi="Trebuchet MS"/>
          <w:b/>
          <w:noProof/>
        </w:rPr>
        <w:t xml:space="preserve">7:30 </w:t>
      </w:r>
      <w:del w:id="211" w:author="Author">
        <w:r w:rsidRPr="000D1BB9">
          <w:rPr>
            <w:rFonts w:ascii="Trebuchet MS" w:hAnsi="Trebuchet MS"/>
            <w:noProof/>
          </w:rPr>
          <w:delText>His</w:delText>
        </w:r>
      </w:del>
      <w:ins w:id="212" w:author="Author">
        <w:r w:rsidRPr="000D1BB9">
          <w:rPr>
            <w:rFonts w:ascii="Trebuchet MS" w:hAnsi="Trebuchet MS"/>
            <w:noProof/>
          </w:rPr>
          <w:t>He will bring in his own</w:t>
        </w:r>
      </w:ins>
      <w:r w:rsidRPr="000D1BB9">
        <w:rPr>
          <w:rFonts w:ascii="Trebuchet MS" w:hAnsi="Trebuchet MS"/>
          <w:noProof/>
        </w:rPr>
        <w:t xml:space="preserve"> hands </w:t>
      </w:r>
      <w:del w:id="213" w:author="Author">
        <w:r w:rsidRPr="000D1BB9">
          <w:rPr>
            <w:rFonts w:ascii="Trebuchet MS" w:hAnsi="Trebuchet MS"/>
            <w:noProof/>
          </w:rPr>
          <w:delText xml:space="preserve">will bring as Jehovah’s offerings made by fire </w:delText>
        </w:r>
      </w:del>
      <w:r w:rsidRPr="000D1BB9">
        <w:rPr>
          <w:rFonts w:ascii="Trebuchet MS" w:hAnsi="Trebuchet MS"/>
          <w:noProof/>
        </w:rPr>
        <w:t xml:space="preserve">the fat </w:t>
      </w:r>
      <w:del w:id="214" w:author="Author">
        <w:r w:rsidRPr="000D1BB9">
          <w:rPr>
            <w:rFonts w:ascii="Trebuchet MS" w:hAnsi="Trebuchet MS"/>
            <w:noProof/>
          </w:rPr>
          <w:delText>upon the breast. He will bring it</w:delText>
        </w:r>
      </w:del>
      <w:ins w:id="215" w:author="Author">
        <w:r w:rsidRPr="000D1BB9">
          <w:rPr>
            <w:rFonts w:ascii="Trebuchet MS" w:hAnsi="Trebuchet MS"/>
            <w:noProof/>
          </w:rPr>
          <w:t>along</w:t>
        </w:r>
      </w:ins>
      <w:r w:rsidRPr="000D1BB9">
        <w:rPr>
          <w:rFonts w:ascii="Trebuchet MS" w:hAnsi="Trebuchet MS"/>
          <w:noProof/>
        </w:rPr>
        <w:t xml:space="preserve"> with the breast </w:t>
      </w:r>
      <w:ins w:id="216" w:author="Author">
        <w:r w:rsidRPr="000D1BB9">
          <w:rPr>
            <w:rFonts w:ascii="Trebuchet MS" w:hAnsi="Trebuchet MS"/>
            <w:noProof/>
          </w:rPr>
          <w:t xml:space="preserve">as an offering made by fire </w:t>
        </w:r>
      </w:ins>
      <w:r w:rsidRPr="000D1BB9">
        <w:rPr>
          <w:rFonts w:ascii="Trebuchet MS" w:hAnsi="Trebuchet MS"/>
          <w:noProof/>
        </w:rPr>
        <w:t xml:space="preserve">to </w:t>
      </w:r>
      <w:ins w:id="217" w:author="Author">
        <w:r w:rsidRPr="000D1BB9">
          <w:rPr>
            <w:rFonts w:ascii="Trebuchet MS" w:hAnsi="Trebuchet MS"/>
            <w:noProof/>
          </w:rPr>
          <w:t xml:space="preserve">Jehovah, and he will </w:t>
        </w:r>
      </w:ins>
      <w:r w:rsidRPr="000D1BB9">
        <w:rPr>
          <w:rFonts w:ascii="Trebuchet MS" w:hAnsi="Trebuchet MS"/>
          <w:noProof/>
        </w:rPr>
        <w:t xml:space="preserve">wave it </w:t>
      </w:r>
      <w:del w:id="218" w:author="Author">
        <w:r w:rsidRPr="000D1BB9">
          <w:rPr>
            <w:rFonts w:ascii="Trebuchet MS" w:hAnsi="Trebuchet MS"/>
            <w:noProof/>
          </w:rPr>
          <w:delText>to</w:delText>
        </w:r>
      </w:del>
      <w:ins w:id="219" w:author="Author">
        <w:r w:rsidRPr="000D1BB9">
          <w:rPr>
            <w:rFonts w:ascii="Trebuchet MS" w:hAnsi="Trebuchet MS"/>
            <w:noProof/>
          </w:rPr>
          <w:t>back</w:t>
        </w:r>
      </w:ins>
      <w:r w:rsidRPr="000D1BB9">
        <w:rPr>
          <w:rFonts w:ascii="Trebuchet MS" w:hAnsi="Trebuchet MS"/>
          <w:noProof/>
        </w:rPr>
        <w:t xml:space="preserve"> and </w:t>
      </w:r>
      <w:del w:id="220" w:author="Author">
        <w:r w:rsidRPr="000D1BB9">
          <w:rPr>
            <w:rFonts w:ascii="Trebuchet MS" w:hAnsi="Trebuchet MS"/>
            <w:noProof/>
          </w:rPr>
          <w:delText>fro</w:delText>
        </w:r>
      </w:del>
      <w:ins w:id="221" w:author="Author">
        <w:r w:rsidRPr="000D1BB9">
          <w:rPr>
            <w:rFonts w:ascii="Trebuchet MS" w:hAnsi="Trebuchet MS"/>
            <w:noProof/>
          </w:rPr>
          <w:t>forth</w:t>
        </w:r>
      </w:ins>
      <w:r w:rsidRPr="000D1BB9">
        <w:rPr>
          <w:rFonts w:ascii="Trebuchet MS" w:hAnsi="Trebuchet MS"/>
          <w:noProof/>
        </w:rPr>
        <w:t xml:space="preserve"> as a wave offering before Jehovah. </w:t>
      </w:r>
      <w:r w:rsidRPr="000D1BB9">
        <w:rPr>
          <w:rFonts w:ascii="Trebuchet MS" w:hAnsi="Trebuchet MS"/>
          <w:b/>
          <w:noProof/>
        </w:rPr>
        <w:t xml:space="preserve">7:31 </w:t>
      </w:r>
      <w:del w:id="222" w:author="Author">
        <w:r w:rsidRPr="000D1BB9">
          <w:rPr>
            <w:rFonts w:ascii="Trebuchet MS" w:hAnsi="Trebuchet MS"/>
            <w:noProof/>
          </w:rPr>
          <w:delText>And the</w:delText>
        </w:r>
      </w:del>
      <w:ins w:id="223" w:author="Author">
        <w:r w:rsidRPr="000D1BB9">
          <w:rPr>
            <w:rFonts w:ascii="Trebuchet MS" w:hAnsi="Trebuchet MS"/>
            <w:noProof/>
          </w:rPr>
          <w:t>The</w:t>
        </w:r>
      </w:ins>
      <w:r w:rsidRPr="000D1BB9">
        <w:rPr>
          <w:rFonts w:ascii="Trebuchet MS" w:hAnsi="Trebuchet MS"/>
          <w:noProof/>
        </w:rPr>
        <w:t xml:space="preserve"> priest </w:t>
      </w:r>
      <w:del w:id="224" w:author="Author">
        <w:r w:rsidRPr="000D1BB9">
          <w:rPr>
            <w:rFonts w:ascii="Trebuchet MS" w:hAnsi="Trebuchet MS"/>
            <w:noProof/>
          </w:rPr>
          <w:delText>must</w:delText>
        </w:r>
      </w:del>
      <w:ins w:id="225" w:author="Author">
        <w:r w:rsidRPr="000D1BB9">
          <w:rPr>
            <w:rFonts w:ascii="Trebuchet MS" w:hAnsi="Trebuchet MS"/>
            <w:noProof/>
          </w:rPr>
          <w:t>will</w:t>
        </w:r>
      </w:ins>
      <w:r w:rsidRPr="000D1BB9">
        <w:rPr>
          <w:rFonts w:ascii="Trebuchet MS" w:hAnsi="Trebuchet MS"/>
          <w:noProof/>
        </w:rPr>
        <w:t xml:space="preserve"> make the fat smoke </w:t>
      </w:r>
      <w:del w:id="226" w:author="Author">
        <w:r w:rsidRPr="000D1BB9">
          <w:rPr>
            <w:rFonts w:ascii="Trebuchet MS" w:hAnsi="Trebuchet MS"/>
            <w:noProof/>
          </w:rPr>
          <w:delText>upon</w:delText>
        </w:r>
      </w:del>
      <w:ins w:id="227" w:author="Author">
        <w:r w:rsidRPr="000D1BB9">
          <w:rPr>
            <w:rFonts w:ascii="Trebuchet MS" w:hAnsi="Trebuchet MS"/>
            <w:noProof/>
          </w:rPr>
          <w:t>on</w:t>
        </w:r>
      </w:ins>
      <w:r w:rsidRPr="000D1BB9">
        <w:rPr>
          <w:rFonts w:ascii="Trebuchet MS" w:hAnsi="Trebuchet MS"/>
          <w:noProof/>
        </w:rPr>
        <w:t xml:space="preserve"> the altar, but the breast </w:t>
      </w:r>
      <w:del w:id="228" w:author="Author">
        <w:r w:rsidRPr="000D1BB9">
          <w:rPr>
            <w:rFonts w:ascii="Trebuchet MS" w:hAnsi="Trebuchet MS"/>
            <w:noProof/>
          </w:rPr>
          <w:delText>must become Aaron’s</w:delText>
        </w:r>
      </w:del>
      <w:ins w:id="229" w:author="Author">
        <w:r w:rsidRPr="000D1BB9">
          <w:rPr>
            <w:rFonts w:ascii="Trebuchet MS" w:hAnsi="Trebuchet MS"/>
            <w:noProof/>
          </w:rPr>
          <w:t>will belong to Aaron</w:t>
        </w:r>
      </w:ins>
      <w:r w:rsidRPr="000D1BB9">
        <w:rPr>
          <w:rFonts w:ascii="Trebuchet MS" w:hAnsi="Trebuchet MS"/>
          <w:noProof/>
        </w:rPr>
        <w:t xml:space="preserve"> and his </w:t>
      </w:r>
      <w:del w:id="230" w:author="Author">
        <w:r w:rsidRPr="000D1BB9">
          <w:rPr>
            <w:rFonts w:ascii="Trebuchet MS" w:hAnsi="Trebuchet MS"/>
            <w:noProof/>
          </w:rPr>
          <w:delText>sons’</w:delText>
        </w:r>
      </w:del>
      <w:ins w:id="231" w:author="Author">
        <w:r w:rsidRPr="000D1BB9">
          <w:rPr>
            <w:rFonts w:ascii="Trebuchet MS" w:hAnsi="Trebuchet MS"/>
            <w:noProof/>
          </w:rPr>
          <w:t>sons</w:t>
        </w:r>
      </w:ins>
      <w:r w:rsidRPr="000D1BB9">
        <w:rPr>
          <w:rFonts w:ascii="Trebuchet MS" w:hAnsi="Trebuchet MS"/>
          <w:noProof/>
        </w:rPr>
        <w:t>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7:32 </w:t>
      </w:r>
      <w:r w:rsidRPr="000D1BB9">
        <w:rPr>
          <w:rFonts w:ascii="Trebuchet MS" w:hAnsi="Trebuchet MS"/>
          <w:noProof/>
        </w:rPr>
        <w:t>“‘</w:t>
      </w:r>
      <w:del w:id="232" w:author="Author">
        <w:r w:rsidRPr="000D1BB9">
          <w:rPr>
            <w:rFonts w:ascii="Trebuchet MS" w:hAnsi="Trebuchet MS"/>
            <w:noProof/>
          </w:rPr>
          <w:delText xml:space="preserve">And </w:delText>
        </w:r>
        <w:r w:rsidRPr="000D1BB9">
          <w:rPr>
            <w:rFonts w:ascii="Trebuchet MS" w:hAnsi="Trebuchet MS"/>
            <w:noProof/>
            <w:u w:val="dotted"/>
          </w:rPr>
          <w:delText>YOU</w:delText>
        </w:r>
      </w:del>
      <w:ins w:id="233" w:author="Author">
        <w:r w:rsidRPr="000D1BB9">
          <w:rPr>
            <w:rFonts w:ascii="Trebuchet MS" w:hAnsi="Trebuchet MS"/>
            <w:noProof/>
          </w:rPr>
          <w:t>You</w:t>
        </w:r>
      </w:ins>
      <w:r w:rsidRPr="000D1BB9">
        <w:rPr>
          <w:rFonts w:ascii="Trebuchet MS" w:hAnsi="Trebuchet MS"/>
          <w:noProof/>
        </w:rPr>
        <w:t xml:space="preserve"> will give the right leg as a sacred portion to the priest from </w:t>
      </w:r>
      <w:del w:id="234" w:author="Author">
        <w:r w:rsidRPr="000D1BB9">
          <w:rPr>
            <w:rFonts w:ascii="Trebuchet MS" w:hAnsi="Trebuchet MS"/>
            <w:noProof/>
            <w:u w:val="dotted"/>
          </w:rPr>
          <w:delText>YOUR</w:delText>
        </w:r>
      </w:del>
      <w:ins w:id="235" w:author="Author">
        <w:r w:rsidRPr="000D1BB9">
          <w:rPr>
            <w:rFonts w:ascii="Trebuchet MS" w:hAnsi="Trebuchet MS"/>
            <w:noProof/>
          </w:rPr>
          <w:t>your</w:t>
        </w:r>
      </w:ins>
      <w:r w:rsidRPr="000D1BB9">
        <w:rPr>
          <w:rFonts w:ascii="Trebuchet MS" w:hAnsi="Trebuchet MS"/>
          <w:noProof/>
        </w:rPr>
        <w:t xml:space="preserve"> communion sacrifices. </w:t>
      </w:r>
      <w:r w:rsidRPr="000D1BB9">
        <w:rPr>
          <w:rFonts w:ascii="Trebuchet MS" w:hAnsi="Trebuchet MS"/>
          <w:b/>
          <w:noProof/>
        </w:rPr>
        <w:t xml:space="preserve">7:33 </w:t>
      </w:r>
      <w:del w:id="236" w:author="Author">
        <w:r w:rsidRPr="000D1BB9">
          <w:rPr>
            <w:rFonts w:ascii="Trebuchet MS" w:hAnsi="Trebuchet MS"/>
            <w:noProof/>
          </w:rPr>
          <w:delText>That one</w:delText>
        </w:r>
      </w:del>
      <w:ins w:id="237" w:author="Author">
        <w:r w:rsidRPr="000D1BB9">
          <w:rPr>
            <w:rFonts w:ascii="Trebuchet MS" w:hAnsi="Trebuchet MS"/>
            <w:noProof/>
          </w:rPr>
          <w:t>The son</w:t>
        </w:r>
      </w:ins>
      <w:r w:rsidRPr="000D1BB9">
        <w:rPr>
          <w:rFonts w:ascii="Trebuchet MS" w:hAnsi="Trebuchet MS"/>
          <w:noProof/>
        </w:rPr>
        <w:t xml:space="preserve"> of </w:t>
      </w:r>
      <w:del w:id="238" w:author="Author">
        <w:r w:rsidRPr="000D1BB9">
          <w:rPr>
            <w:rFonts w:ascii="Trebuchet MS" w:hAnsi="Trebuchet MS"/>
            <w:noProof/>
          </w:rPr>
          <w:delText>Aaron’s sons</w:delText>
        </w:r>
      </w:del>
      <w:ins w:id="239" w:author="Author">
        <w:r w:rsidRPr="000D1BB9">
          <w:rPr>
            <w:rFonts w:ascii="Trebuchet MS" w:hAnsi="Trebuchet MS"/>
            <w:noProof/>
          </w:rPr>
          <w:t>Aaron</w:t>
        </w:r>
      </w:ins>
      <w:r w:rsidRPr="000D1BB9">
        <w:rPr>
          <w:rFonts w:ascii="Trebuchet MS" w:hAnsi="Trebuchet MS"/>
          <w:noProof/>
        </w:rPr>
        <w:t xml:space="preserve"> who presents the blood of the communion sacrifices and the fat</w:t>
      </w:r>
      <w:del w:id="240" w:author="Author">
        <w:r w:rsidRPr="000D1BB9">
          <w:rPr>
            <w:rFonts w:ascii="Trebuchet MS" w:hAnsi="Trebuchet MS"/>
            <w:noProof/>
          </w:rPr>
          <w:delText>,</w:delText>
        </w:r>
      </w:del>
      <w:ins w:id="241" w:author="Author">
        <w:r w:rsidRPr="000D1BB9">
          <w:rPr>
            <w:rFonts w:ascii="Trebuchet MS" w:hAnsi="Trebuchet MS"/>
            <w:noProof/>
          </w:rPr>
          <w:t xml:space="preserve"> will have</w:t>
        </w:r>
      </w:ins>
      <w:r w:rsidRPr="000D1BB9">
        <w:rPr>
          <w:rFonts w:ascii="Trebuchet MS" w:hAnsi="Trebuchet MS"/>
          <w:noProof/>
        </w:rPr>
        <w:t xml:space="preserve"> the right leg </w:t>
      </w:r>
      <w:del w:id="242" w:author="Author">
        <w:r w:rsidRPr="000D1BB9">
          <w:rPr>
            <w:rFonts w:ascii="Trebuchet MS" w:hAnsi="Trebuchet MS"/>
            <w:noProof/>
          </w:rPr>
          <w:delText>will become</w:delText>
        </w:r>
      </w:del>
      <w:ins w:id="243" w:author="Author">
        <w:r w:rsidRPr="000D1BB9">
          <w:rPr>
            <w:rFonts w:ascii="Trebuchet MS" w:hAnsi="Trebuchet MS"/>
            <w:noProof/>
          </w:rPr>
          <w:t>as</w:t>
        </w:r>
      </w:ins>
      <w:r w:rsidRPr="000D1BB9">
        <w:rPr>
          <w:rFonts w:ascii="Trebuchet MS" w:hAnsi="Trebuchet MS"/>
          <w:noProof/>
        </w:rPr>
        <w:t xml:space="preserve"> his </w:t>
      </w:r>
      <w:del w:id="244" w:author="Author">
        <w:r w:rsidRPr="000D1BB9">
          <w:rPr>
            <w:rFonts w:ascii="Trebuchet MS" w:hAnsi="Trebuchet MS"/>
            <w:noProof/>
          </w:rPr>
          <w:delText xml:space="preserve">as a </w:delText>
        </w:r>
      </w:del>
      <w:r w:rsidRPr="000D1BB9">
        <w:rPr>
          <w:rFonts w:ascii="Trebuchet MS" w:hAnsi="Trebuchet MS"/>
          <w:noProof/>
        </w:rPr>
        <w:t xml:space="preserve">portion. </w:t>
      </w:r>
      <w:r w:rsidRPr="000D1BB9">
        <w:rPr>
          <w:rFonts w:ascii="Trebuchet MS" w:hAnsi="Trebuchet MS"/>
          <w:b/>
          <w:noProof/>
        </w:rPr>
        <w:t xml:space="preserve">7:34 </w:t>
      </w:r>
      <w:r w:rsidRPr="000D1BB9">
        <w:rPr>
          <w:rFonts w:ascii="Trebuchet MS" w:hAnsi="Trebuchet MS"/>
          <w:noProof/>
        </w:rPr>
        <w:t>For</w:t>
      </w:r>
      <w:ins w:id="245" w:author="Author">
        <w:r w:rsidRPr="000D1BB9">
          <w:rPr>
            <w:rFonts w:ascii="Trebuchet MS" w:hAnsi="Trebuchet MS"/>
            <w:noProof/>
          </w:rPr>
          <w:t xml:space="preserve"> I take</w:t>
        </w:r>
      </w:ins>
      <w:r w:rsidRPr="000D1BB9">
        <w:rPr>
          <w:rFonts w:ascii="Trebuchet MS" w:hAnsi="Trebuchet MS"/>
          <w:noProof/>
        </w:rPr>
        <w:t xml:space="preserve"> the breast of the wave offering and the leg of the sacred portion </w:t>
      </w:r>
      <w:del w:id="246" w:author="Author">
        <w:r w:rsidRPr="000D1BB9">
          <w:rPr>
            <w:rFonts w:ascii="Trebuchet MS" w:hAnsi="Trebuchet MS"/>
            <w:noProof/>
          </w:rPr>
          <w:delText xml:space="preserve">I do take </w:delText>
        </w:r>
      </w:del>
      <w:r w:rsidRPr="000D1BB9">
        <w:rPr>
          <w:rFonts w:ascii="Trebuchet MS" w:hAnsi="Trebuchet MS"/>
          <w:noProof/>
        </w:rPr>
        <w:t xml:space="preserve">from the </w:t>
      </w:r>
      <w:del w:id="247" w:author="Author">
        <w:r w:rsidRPr="000D1BB9">
          <w:rPr>
            <w:rFonts w:ascii="Trebuchet MS" w:hAnsi="Trebuchet MS"/>
            <w:noProof/>
          </w:rPr>
          <w:delText xml:space="preserve">sons of Israel from their </w:delText>
        </w:r>
      </w:del>
      <w:r w:rsidRPr="000D1BB9">
        <w:rPr>
          <w:rFonts w:ascii="Trebuchet MS" w:hAnsi="Trebuchet MS"/>
          <w:noProof/>
        </w:rPr>
        <w:t>communion sacrifices</w:t>
      </w:r>
      <w:ins w:id="248" w:author="Author">
        <w:r w:rsidRPr="000D1BB9">
          <w:rPr>
            <w:rFonts w:ascii="Trebuchet MS" w:hAnsi="Trebuchet MS"/>
            <w:noProof/>
          </w:rPr>
          <w:t xml:space="preserve"> of the Israelites</w:t>
        </w:r>
      </w:ins>
      <w:r w:rsidRPr="000D1BB9">
        <w:rPr>
          <w:rFonts w:ascii="Trebuchet MS" w:hAnsi="Trebuchet MS"/>
          <w:noProof/>
        </w:rPr>
        <w:t xml:space="preserve">, and I </w:t>
      </w:r>
      <w:del w:id="249" w:author="Author">
        <w:r w:rsidRPr="000D1BB9">
          <w:rPr>
            <w:rFonts w:ascii="Trebuchet MS" w:hAnsi="Trebuchet MS"/>
            <w:noProof/>
          </w:rPr>
          <w:delText xml:space="preserve">shall </w:delText>
        </w:r>
      </w:del>
      <w:r w:rsidRPr="000D1BB9">
        <w:rPr>
          <w:rFonts w:ascii="Trebuchet MS" w:hAnsi="Trebuchet MS"/>
          <w:noProof/>
        </w:rPr>
        <w:t>give them to Aaron the priest and his sons</w:t>
      </w:r>
      <w:del w:id="250" w:author="Author">
        <w:r w:rsidRPr="000D1BB9">
          <w:rPr>
            <w:rFonts w:ascii="Trebuchet MS" w:hAnsi="Trebuchet MS"/>
            <w:noProof/>
          </w:rPr>
          <w:delText>,</w:delText>
        </w:r>
      </w:del>
      <w:r w:rsidRPr="000D1BB9">
        <w:rPr>
          <w:rFonts w:ascii="Trebuchet MS" w:hAnsi="Trebuchet MS"/>
          <w:noProof/>
        </w:rPr>
        <w:t xml:space="preserve"> as a </w:t>
      </w:r>
      <w:ins w:id="251" w:author="Author">
        <w:r w:rsidRPr="000D1BB9">
          <w:rPr>
            <w:rFonts w:ascii="Trebuchet MS" w:hAnsi="Trebuchet MS"/>
            <w:noProof/>
          </w:rPr>
          <w:t xml:space="preserve">lasting </w:t>
        </w:r>
      </w:ins>
      <w:r w:rsidRPr="000D1BB9">
        <w:rPr>
          <w:rFonts w:ascii="Trebuchet MS" w:hAnsi="Trebuchet MS"/>
          <w:noProof/>
        </w:rPr>
        <w:t xml:space="preserve">regulation </w:t>
      </w:r>
      <w:del w:id="252" w:author="Author">
        <w:r w:rsidRPr="000D1BB9">
          <w:rPr>
            <w:rFonts w:ascii="Trebuchet MS" w:hAnsi="Trebuchet MS"/>
            <w:noProof/>
          </w:rPr>
          <w:delText>to time indefinite, from the sons of Israel</w:delText>
        </w:r>
      </w:del>
      <w:ins w:id="253" w:author="Author">
        <w:r w:rsidRPr="000D1BB9">
          <w:rPr>
            <w:rFonts w:ascii="Trebuchet MS" w:hAnsi="Trebuchet MS"/>
            <w:noProof/>
          </w:rPr>
          <w:t>for the Israelites</w:t>
        </w:r>
      </w:ins>
      <w:r w:rsidRPr="000D1BB9">
        <w:rPr>
          <w:rFonts w:ascii="Trebuchet MS" w:hAnsi="Trebuchet MS"/>
          <w:noProof/>
        </w:rPr>
        <w:t>.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7:35 </w:t>
      </w:r>
      <w:r w:rsidRPr="000D1BB9">
        <w:rPr>
          <w:rFonts w:ascii="Trebuchet MS" w:hAnsi="Trebuchet MS"/>
          <w:noProof/>
        </w:rPr>
        <w:t xml:space="preserve">“‘This was the </w:t>
      </w:r>
      <w:del w:id="254" w:author="Author">
        <w:r w:rsidRPr="000D1BB9">
          <w:rPr>
            <w:rFonts w:ascii="Trebuchet MS" w:hAnsi="Trebuchet MS"/>
            <w:noProof/>
          </w:rPr>
          <w:delText>priestly share of Aaron and the priestly share of his sons</w:delText>
        </w:r>
      </w:del>
      <w:ins w:id="255" w:author="Author">
        <w:r w:rsidRPr="000D1BB9">
          <w:rPr>
            <w:rFonts w:ascii="Trebuchet MS" w:hAnsi="Trebuchet MS"/>
            <w:noProof/>
          </w:rPr>
          <w:t>portion</w:t>
        </w:r>
      </w:ins>
      <w:r w:rsidRPr="000D1BB9">
        <w:rPr>
          <w:rFonts w:ascii="Trebuchet MS" w:hAnsi="Trebuchet MS"/>
          <w:noProof/>
        </w:rPr>
        <w:t xml:space="preserve"> from Jehovah’s offerings made by fire</w:t>
      </w:r>
      <w:ins w:id="256" w:author="Author">
        <w:r w:rsidRPr="000D1BB9">
          <w:rPr>
            <w:rFonts w:ascii="Trebuchet MS" w:hAnsi="Trebuchet MS"/>
            <w:noProof/>
          </w:rPr>
          <w:t xml:space="preserve"> to be set aside for the priests, for Aaron and his sons</w:t>
        </w:r>
      </w:ins>
      <w:r w:rsidRPr="000D1BB9">
        <w:rPr>
          <w:rFonts w:ascii="Trebuchet MS" w:hAnsi="Trebuchet MS"/>
          <w:noProof/>
        </w:rPr>
        <w:t xml:space="preserve">, on the day </w:t>
      </w:r>
      <w:del w:id="257" w:author="Author">
        <w:r w:rsidRPr="000D1BB9">
          <w:rPr>
            <w:rFonts w:ascii="Trebuchet MS" w:hAnsi="Trebuchet MS"/>
            <w:noProof/>
          </w:rPr>
          <w:delText xml:space="preserve">that </w:delText>
        </w:r>
      </w:del>
      <w:r w:rsidRPr="000D1BB9">
        <w:rPr>
          <w:rFonts w:ascii="Trebuchet MS" w:hAnsi="Trebuchet MS"/>
          <w:noProof/>
        </w:rPr>
        <w:t xml:space="preserve">he presented them to </w:t>
      </w:r>
      <w:del w:id="258" w:author="Author">
        <w:r w:rsidRPr="000D1BB9">
          <w:rPr>
            <w:rFonts w:ascii="Trebuchet MS" w:hAnsi="Trebuchet MS"/>
            <w:noProof/>
          </w:rPr>
          <w:delText>act</w:delText>
        </w:r>
      </w:del>
      <w:ins w:id="259" w:author="Author">
        <w:r w:rsidRPr="000D1BB9">
          <w:rPr>
            <w:rFonts w:ascii="Trebuchet MS" w:hAnsi="Trebuchet MS"/>
            <w:noProof/>
          </w:rPr>
          <w:t>serve</w:t>
        </w:r>
      </w:ins>
      <w:r w:rsidRPr="000D1BB9">
        <w:rPr>
          <w:rFonts w:ascii="Trebuchet MS" w:hAnsi="Trebuchet MS"/>
          <w:noProof/>
        </w:rPr>
        <w:t xml:space="preserve"> as priests to Jehovah</w:t>
      </w:r>
      <w:del w:id="260" w:author="Author">
        <w:r w:rsidRPr="000D1BB9">
          <w:rPr>
            <w:rFonts w:ascii="Trebuchet MS" w:hAnsi="Trebuchet MS"/>
            <w:noProof/>
          </w:rPr>
          <w:delText>,</w:delText>
        </w:r>
      </w:del>
      <w:ins w:id="261" w:author="Author">
        <w:r w:rsidRPr="000D1BB9">
          <w:rPr>
            <w:rFonts w:ascii="Trebuchet MS" w:hAnsi="Trebuchet MS"/>
            <w:noProof/>
          </w:rPr>
          <w:t>.</w:t>
        </w:r>
      </w:ins>
      <w:r w:rsidRPr="000D1BB9">
        <w:rPr>
          <w:rFonts w:ascii="Trebuchet MS" w:hAnsi="Trebuchet MS"/>
          <w:noProof/>
        </w:rPr>
        <w:t xml:space="preserve"> </w:t>
      </w:r>
      <w:r w:rsidRPr="000D1BB9">
        <w:rPr>
          <w:rFonts w:ascii="Trebuchet MS" w:hAnsi="Trebuchet MS"/>
          <w:b/>
          <w:noProof/>
        </w:rPr>
        <w:t xml:space="preserve">7:36 </w:t>
      </w:r>
      <w:del w:id="262" w:author="Author">
        <w:r w:rsidRPr="000D1BB9">
          <w:rPr>
            <w:rFonts w:ascii="Trebuchet MS" w:hAnsi="Trebuchet MS"/>
            <w:noProof/>
          </w:rPr>
          <w:delText xml:space="preserve">just as </w:delText>
        </w:r>
      </w:del>
      <w:r w:rsidRPr="000D1BB9">
        <w:rPr>
          <w:rFonts w:ascii="Trebuchet MS" w:hAnsi="Trebuchet MS"/>
          <w:noProof/>
        </w:rPr>
        <w:t xml:space="preserve">Jehovah </w:t>
      </w:r>
      <w:del w:id="263" w:author="Author">
        <w:r w:rsidRPr="000D1BB9">
          <w:rPr>
            <w:rFonts w:ascii="Trebuchet MS" w:hAnsi="Trebuchet MS"/>
            <w:noProof/>
          </w:rPr>
          <w:delText xml:space="preserve">had </w:delText>
        </w:r>
      </w:del>
      <w:r w:rsidRPr="000D1BB9">
        <w:rPr>
          <w:rFonts w:ascii="Trebuchet MS" w:hAnsi="Trebuchet MS"/>
          <w:noProof/>
        </w:rPr>
        <w:t xml:space="preserve">commanded to give </w:t>
      </w:r>
      <w:del w:id="264" w:author="Author">
        <w:r w:rsidRPr="000D1BB9">
          <w:rPr>
            <w:rFonts w:ascii="Trebuchet MS" w:hAnsi="Trebuchet MS"/>
            <w:noProof/>
          </w:rPr>
          <w:delText xml:space="preserve">it to </w:delText>
        </w:r>
      </w:del>
      <w:r w:rsidRPr="000D1BB9">
        <w:rPr>
          <w:rFonts w:ascii="Trebuchet MS" w:hAnsi="Trebuchet MS"/>
          <w:noProof/>
        </w:rPr>
        <w:t xml:space="preserve">them </w:t>
      </w:r>
      <w:ins w:id="265" w:author="Author">
        <w:r w:rsidRPr="000D1BB9">
          <w:rPr>
            <w:rFonts w:ascii="Trebuchet MS" w:hAnsi="Trebuchet MS"/>
            <w:noProof/>
          </w:rPr>
          <w:t xml:space="preserve">this portion from the Israelites </w:t>
        </w:r>
      </w:ins>
      <w:r w:rsidRPr="000D1BB9">
        <w:rPr>
          <w:rFonts w:ascii="Trebuchet MS" w:hAnsi="Trebuchet MS"/>
          <w:noProof/>
        </w:rPr>
        <w:t xml:space="preserve">on the day </w:t>
      </w:r>
      <w:del w:id="266" w:author="Author">
        <w:r w:rsidRPr="000D1BB9">
          <w:rPr>
            <w:rFonts w:ascii="Trebuchet MS" w:hAnsi="Trebuchet MS"/>
            <w:noProof/>
          </w:rPr>
          <w:delText>of his anointing</w:delText>
        </w:r>
      </w:del>
      <w:ins w:id="267" w:author="Author">
        <w:r w:rsidRPr="000D1BB9">
          <w:rPr>
            <w:rFonts w:ascii="Trebuchet MS" w:hAnsi="Trebuchet MS"/>
            <w:noProof/>
          </w:rPr>
          <w:t>he anointed</w:t>
        </w:r>
      </w:ins>
      <w:r w:rsidRPr="000D1BB9">
        <w:rPr>
          <w:rFonts w:ascii="Trebuchet MS" w:hAnsi="Trebuchet MS"/>
          <w:noProof/>
        </w:rPr>
        <w:t xml:space="preserve"> them</w:t>
      </w:r>
      <w:del w:id="268" w:author="Author">
        <w:r w:rsidRPr="000D1BB9">
          <w:rPr>
            <w:rFonts w:ascii="Trebuchet MS" w:hAnsi="Trebuchet MS"/>
            <w:noProof/>
          </w:rPr>
          <w:delText xml:space="preserve"> from among the sons of Israel</w:delText>
        </w:r>
      </w:del>
      <w:r w:rsidRPr="000D1BB9">
        <w:rPr>
          <w:rFonts w:ascii="Trebuchet MS" w:hAnsi="Trebuchet MS"/>
          <w:noProof/>
        </w:rPr>
        <w:t xml:space="preserve">. It is a </w:t>
      </w:r>
      <w:ins w:id="269" w:author="Author">
        <w:r w:rsidRPr="000D1BB9">
          <w:rPr>
            <w:rFonts w:ascii="Trebuchet MS" w:hAnsi="Trebuchet MS"/>
            <w:noProof/>
          </w:rPr>
          <w:t xml:space="preserve">permanent </w:t>
        </w:r>
      </w:ins>
      <w:r w:rsidRPr="000D1BB9">
        <w:rPr>
          <w:rFonts w:ascii="Trebuchet MS" w:hAnsi="Trebuchet MS"/>
          <w:noProof/>
        </w:rPr>
        <w:t xml:space="preserve">statute </w:t>
      </w:r>
      <w:del w:id="270" w:author="Author">
        <w:r w:rsidRPr="000D1BB9">
          <w:rPr>
            <w:rFonts w:ascii="Trebuchet MS" w:hAnsi="Trebuchet MS"/>
            <w:noProof/>
          </w:rPr>
          <w:delText xml:space="preserve">to time indefinite </w:delText>
        </w:r>
      </w:del>
      <w:r w:rsidRPr="000D1BB9">
        <w:rPr>
          <w:rFonts w:ascii="Trebuchet MS" w:hAnsi="Trebuchet MS"/>
          <w:noProof/>
        </w:rPr>
        <w:t>for their generations.’”</w:t>
      </w:r>
    </w:p>
    <w:p w:rsidR="00DE3709" w:rsidRPr="000D1BB9" w:rsidRDefault="00DE3709" w:rsidP="00DE3709">
      <w:pPr>
        <w:rPr>
          <w:rFonts w:ascii="Trebuchet MS" w:hAnsi="Trebuchet MS"/>
          <w:noProof/>
        </w:rPr>
      </w:pPr>
      <w:r w:rsidRPr="000D1BB9">
        <w:rPr>
          <w:rFonts w:ascii="Trebuchet MS" w:hAnsi="Trebuchet MS"/>
          <w:b/>
        </w:rPr>
        <w:t xml:space="preserve">7:37 </w:t>
      </w:r>
      <w:r w:rsidRPr="000D1BB9">
        <w:rPr>
          <w:rFonts w:ascii="Trebuchet MS" w:hAnsi="Trebuchet MS"/>
          <w:noProof/>
        </w:rPr>
        <w:t>This is the law concerning the burnt offering, the grain offering</w:t>
      </w:r>
      <w:del w:id="271" w:author="Author">
        <w:r w:rsidRPr="000D1BB9">
          <w:rPr>
            <w:rFonts w:ascii="Trebuchet MS" w:hAnsi="Trebuchet MS"/>
            <w:noProof/>
          </w:rPr>
          <w:delText xml:space="preserve"> and</w:delText>
        </w:r>
      </w:del>
      <w:ins w:id="272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the sin offering</w:t>
      </w:r>
      <w:del w:id="273" w:author="Author">
        <w:r w:rsidRPr="000D1BB9">
          <w:rPr>
            <w:rFonts w:ascii="Trebuchet MS" w:hAnsi="Trebuchet MS"/>
            <w:noProof/>
          </w:rPr>
          <w:delText xml:space="preserve"> and</w:delText>
        </w:r>
      </w:del>
      <w:ins w:id="274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the guilt offering</w:t>
      </w:r>
      <w:del w:id="275" w:author="Author">
        <w:r w:rsidRPr="000D1BB9">
          <w:rPr>
            <w:rFonts w:ascii="Trebuchet MS" w:hAnsi="Trebuchet MS"/>
            <w:noProof/>
          </w:rPr>
          <w:delText xml:space="preserve"> and</w:delText>
        </w:r>
      </w:del>
      <w:ins w:id="276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the installation sacrifice</w:t>
      </w:r>
      <w:ins w:id="277" w:author="Author">
        <w:r w:rsidRPr="000D1BB9">
          <w:rPr>
            <w:rFonts w:ascii="Trebuchet MS" w:hAnsi="Trebuchet MS"/>
            <w:noProof/>
          </w:rPr>
          <w:t>,</w:t>
        </w:r>
      </w:ins>
      <w:r w:rsidRPr="000D1BB9">
        <w:rPr>
          <w:rFonts w:ascii="Trebuchet MS" w:hAnsi="Trebuchet MS"/>
          <w:noProof/>
        </w:rPr>
        <w:t xml:space="preserve"> and the communion sacrifice, </w:t>
      </w:r>
      <w:r w:rsidRPr="000D1BB9">
        <w:rPr>
          <w:rFonts w:ascii="Trebuchet MS" w:hAnsi="Trebuchet MS"/>
          <w:b/>
          <w:noProof/>
        </w:rPr>
        <w:t xml:space="preserve">7:38 </w:t>
      </w:r>
      <w:r w:rsidRPr="000D1BB9">
        <w:rPr>
          <w:rFonts w:ascii="Trebuchet MS" w:hAnsi="Trebuchet MS"/>
          <w:noProof/>
        </w:rPr>
        <w:t xml:space="preserve">just as Jehovah </w:t>
      </w:r>
      <w:del w:id="278" w:author="Author">
        <w:r w:rsidRPr="000D1BB9">
          <w:rPr>
            <w:rFonts w:ascii="Trebuchet MS" w:hAnsi="Trebuchet MS"/>
            <w:noProof/>
          </w:rPr>
          <w:delText xml:space="preserve">had </w:delText>
        </w:r>
      </w:del>
      <w:r w:rsidRPr="000D1BB9">
        <w:rPr>
          <w:rFonts w:ascii="Trebuchet MS" w:hAnsi="Trebuchet MS"/>
          <w:noProof/>
        </w:rPr>
        <w:t xml:space="preserve">commanded Moses </w:t>
      </w:r>
      <w:del w:id="279" w:author="Author">
        <w:r w:rsidRPr="000D1BB9">
          <w:rPr>
            <w:rFonts w:ascii="Trebuchet MS" w:hAnsi="Trebuchet MS"/>
            <w:noProof/>
          </w:rPr>
          <w:delText>in</w:delText>
        </w:r>
      </w:del>
      <w:ins w:id="280" w:author="Author">
        <w:r w:rsidRPr="000D1BB9">
          <w:rPr>
            <w:rFonts w:ascii="Trebuchet MS" w:hAnsi="Trebuchet MS"/>
            <w:noProof/>
          </w:rPr>
          <w:t>on</w:t>
        </w:r>
      </w:ins>
      <w:r w:rsidRPr="000D1BB9">
        <w:rPr>
          <w:rFonts w:ascii="Trebuchet MS" w:hAnsi="Trebuchet MS"/>
          <w:noProof/>
        </w:rPr>
        <w:t xml:space="preserve"> Mount Si′nai in the day </w:t>
      </w:r>
      <w:del w:id="281" w:author="Author">
        <w:r w:rsidRPr="000D1BB9">
          <w:rPr>
            <w:rFonts w:ascii="Trebuchet MS" w:hAnsi="Trebuchet MS"/>
            <w:noProof/>
          </w:rPr>
          <w:delText>of his commanding</w:delText>
        </w:r>
      </w:del>
      <w:ins w:id="282" w:author="Author">
        <w:r w:rsidRPr="000D1BB9">
          <w:rPr>
            <w:rFonts w:ascii="Trebuchet MS" w:hAnsi="Trebuchet MS"/>
            <w:noProof/>
          </w:rPr>
          <w:t>he commanded</w:t>
        </w:r>
      </w:ins>
      <w:r w:rsidRPr="000D1BB9">
        <w:rPr>
          <w:rFonts w:ascii="Trebuchet MS" w:hAnsi="Trebuchet MS"/>
          <w:noProof/>
        </w:rPr>
        <w:t xml:space="preserve"> the </w:t>
      </w:r>
      <w:del w:id="283" w:author="Author">
        <w:r w:rsidRPr="000D1BB9">
          <w:rPr>
            <w:rFonts w:ascii="Trebuchet MS" w:hAnsi="Trebuchet MS"/>
            <w:noProof/>
          </w:rPr>
          <w:delText>sons of Israel</w:delText>
        </w:r>
      </w:del>
      <w:ins w:id="284" w:author="Author">
        <w:r w:rsidRPr="000D1BB9">
          <w:rPr>
            <w:rFonts w:ascii="Trebuchet MS" w:hAnsi="Trebuchet MS"/>
            <w:noProof/>
          </w:rPr>
          <w:t>Israelites</w:t>
        </w:r>
      </w:ins>
      <w:r w:rsidRPr="000D1BB9">
        <w:rPr>
          <w:rFonts w:ascii="Trebuchet MS" w:hAnsi="Trebuchet MS"/>
          <w:noProof/>
        </w:rPr>
        <w:t xml:space="preserve"> to present their offerings to Jehovah in the wilderness of Si′nai.</w:t>
      </w:r>
    </w:p>
    <w:p w:rsidR="00DE3709" w:rsidRPr="000D1BB9" w:rsidRDefault="00DE3709" w:rsidP="00DE3709">
      <w:pPr>
        <w:rPr>
          <w:rFonts w:ascii="Trebuchet MS" w:hAnsi="Trebuchet MS"/>
          <w:b/>
        </w:rPr>
      </w:pPr>
    </w:p>
    <w:p w:rsidR="00762BCB" w:rsidRPr="00DE3709" w:rsidRDefault="00762BCB" w:rsidP="00DE3709"/>
    <w:sectPr w:rsidR="00762BCB" w:rsidRPr="00DE370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4BB" w:rsidRDefault="007C44BB">
      <w:r>
        <w:separator/>
      </w:r>
    </w:p>
  </w:endnote>
  <w:endnote w:type="continuationSeparator" w:id="0">
    <w:p w:rsidR="007C44BB" w:rsidRDefault="007C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4BB" w:rsidRDefault="007C44BB">
      <w:r>
        <w:separator/>
      </w:r>
    </w:p>
  </w:footnote>
  <w:footnote w:type="continuationSeparator" w:id="0">
    <w:p w:rsidR="007C44BB" w:rsidRDefault="007C44BB">
      <w:r>
        <w:continuationSeparator/>
      </w:r>
    </w:p>
  </w:footnote>
  <w:footnote w:id="1">
    <w:p w:rsidR="00DE3709" w:rsidRPr="000D1BB9" w:rsidRDefault="00DE3709" w:rsidP="000D1BB9">
      <w:pPr>
        <w:pStyle w:val="FootnoteText"/>
        <w:spacing w:after="96"/>
        <w:ind w:firstLine="288"/>
        <w:rPr>
          <w:ins w:id="121" w:author="Author"/>
        </w:rPr>
      </w:pPr>
      <w:ins w:id="122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7:18 </w:t>
        </w:r>
        <w:r w:rsidRPr="000D1BB9">
          <w:t>Or “soul.”</w:t>
        </w:r>
      </w:ins>
    </w:p>
  </w:footnote>
  <w:footnote w:id="2">
    <w:p w:rsidR="00DE3709" w:rsidRPr="000D1BB9" w:rsidRDefault="00DE3709" w:rsidP="000D1BB9">
      <w:pPr>
        <w:pStyle w:val="FootnoteText"/>
        <w:spacing w:after="96"/>
        <w:ind w:firstLine="288"/>
        <w:rPr>
          <w:ins w:id="132" w:author="Author"/>
        </w:rPr>
      </w:pPr>
      <w:ins w:id="133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7:20 </w:t>
        </w:r>
        <w:r w:rsidRPr="000D1BB9">
          <w:t>Or “the soul.”</w:t>
        </w:r>
      </w:ins>
    </w:p>
  </w:footnote>
  <w:footnote w:id="3">
    <w:p w:rsidR="00DE3709" w:rsidRPr="000D1BB9" w:rsidRDefault="00DE3709" w:rsidP="000D1BB9">
      <w:pPr>
        <w:pStyle w:val="FootnoteText"/>
        <w:spacing w:after="96"/>
        <w:ind w:firstLine="288"/>
        <w:rPr>
          <w:ins w:id="137" w:author="Author"/>
        </w:rPr>
      </w:pPr>
      <w:ins w:id="138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7:20 </w:t>
        </w:r>
        <w:r w:rsidRPr="000D1BB9">
          <w:t>Or “soul.”</w:t>
        </w:r>
      </w:ins>
    </w:p>
  </w:footnote>
  <w:footnote w:id="4">
    <w:p w:rsidR="00DE3709" w:rsidRPr="000D1BB9" w:rsidRDefault="00DE3709" w:rsidP="000D1BB9">
      <w:pPr>
        <w:pStyle w:val="FootnoteText"/>
        <w:spacing w:after="96"/>
        <w:ind w:firstLine="288"/>
        <w:rPr>
          <w:ins w:id="140" w:author="Author"/>
        </w:rPr>
      </w:pPr>
      <w:ins w:id="141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7:20 </w:t>
        </w:r>
        <w:r w:rsidRPr="000D1BB9">
          <w:t>Or “put to death.”</w:t>
        </w:r>
      </w:ins>
    </w:p>
  </w:footnote>
  <w:footnote w:id="5">
    <w:p w:rsidR="00DE3709" w:rsidRPr="000D1BB9" w:rsidRDefault="00DE3709" w:rsidP="000D1BB9">
      <w:pPr>
        <w:pStyle w:val="FootnoteText"/>
        <w:spacing w:after="96"/>
        <w:ind w:firstLine="288"/>
        <w:rPr>
          <w:ins w:id="144" w:author="Author"/>
        </w:rPr>
      </w:pPr>
      <w:ins w:id="145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7:21 </w:t>
        </w:r>
        <w:r w:rsidRPr="000D1BB9">
          <w:t>Or “a soul.”</w:t>
        </w:r>
      </w:ins>
    </w:p>
  </w:footnote>
  <w:footnote w:id="6">
    <w:p w:rsidR="00DE3709" w:rsidRPr="000D1BB9" w:rsidRDefault="00DE3709" w:rsidP="000D1BB9">
      <w:pPr>
        <w:pStyle w:val="FootnoteText"/>
        <w:spacing w:after="96"/>
        <w:ind w:firstLine="288"/>
        <w:rPr>
          <w:ins w:id="154" w:author="Author"/>
        </w:rPr>
      </w:pPr>
      <w:ins w:id="155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7:21 </w:t>
        </w:r>
        <w:r w:rsidRPr="000D1BB9">
          <w:t>Or “soul.”</w:t>
        </w:r>
      </w:ins>
    </w:p>
  </w:footnote>
  <w:footnote w:id="7">
    <w:p w:rsidR="00DE3709" w:rsidRPr="000D1BB9" w:rsidRDefault="00DE3709" w:rsidP="000D1BB9">
      <w:pPr>
        <w:pStyle w:val="FootnoteText"/>
        <w:spacing w:after="96"/>
        <w:ind w:firstLine="288"/>
        <w:rPr>
          <w:ins w:id="157" w:author="Author"/>
        </w:rPr>
      </w:pPr>
      <w:ins w:id="158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7:21 </w:t>
        </w:r>
        <w:r w:rsidRPr="000D1BB9">
          <w:t>Or “put to death.”</w:t>
        </w:r>
      </w:ins>
    </w:p>
  </w:footnote>
  <w:footnote w:id="8">
    <w:p w:rsidR="00DE3709" w:rsidRPr="000D1BB9" w:rsidRDefault="00DE3709" w:rsidP="000D1BB9">
      <w:pPr>
        <w:pStyle w:val="FootnoteText"/>
        <w:spacing w:after="96"/>
        <w:ind w:firstLine="288"/>
        <w:rPr>
          <w:ins w:id="184" w:author="Author"/>
        </w:rPr>
      </w:pPr>
      <w:ins w:id="185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7:25 </w:t>
        </w:r>
        <w:r w:rsidRPr="000D1BB9">
          <w:t>Or “put to death.”</w:t>
        </w:r>
      </w:ins>
    </w:p>
  </w:footnote>
  <w:footnote w:id="9">
    <w:p w:rsidR="00DE3709" w:rsidRPr="000D1BB9" w:rsidRDefault="00DE3709" w:rsidP="000D1BB9">
      <w:pPr>
        <w:pStyle w:val="FootnoteText"/>
        <w:spacing w:after="96"/>
        <w:ind w:firstLine="288"/>
        <w:rPr>
          <w:ins w:id="196" w:author="Author"/>
        </w:rPr>
      </w:pPr>
      <w:ins w:id="197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7:27 </w:t>
        </w:r>
        <w:r w:rsidRPr="000D1BB9">
          <w:t>Or “Any soul.”</w:t>
        </w:r>
      </w:ins>
    </w:p>
  </w:footnote>
  <w:footnote w:id="10">
    <w:p w:rsidR="00DE3709" w:rsidRPr="000D1BB9" w:rsidRDefault="00DE3709" w:rsidP="000D1BB9">
      <w:pPr>
        <w:pStyle w:val="FootnoteText"/>
        <w:spacing w:after="96"/>
        <w:ind w:firstLine="288"/>
        <w:rPr>
          <w:ins w:id="200" w:author="Author"/>
        </w:rPr>
      </w:pPr>
      <w:ins w:id="201" w:author="Author">
        <w:r w:rsidRPr="000D1BB9">
          <w:rPr>
            <w:rStyle w:val="FootnoteReference"/>
          </w:rPr>
          <w:footnoteRef/>
        </w:r>
        <w:r w:rsidRPr="000D1BB9">
          <w:t xml:space="preserve"> </w:t>
        </w:r>
        <w:r w:rsidRPr="000D1BB9">
          <w:rPr>
            <w:b/>
          </w:rPr>
          <w:t xml:space="preserve">7:27 </w:t>
        </w:r>
        <w:r w:rsidRPr="000D1BB9">
          <w:t>Or “put to death.”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D4334">
        <w:t>Leviticus Chapter 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D4334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D4334">
      <w:rPr>
        <w:noProof/>
        <w:snapToGrid w:val="0"/>
      </w:rPr>
      <w:t>Leviticus 07.Revised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D4334">
        <w:t>Leviticus Chapter 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D4334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D4334">
      <w:rPr>
        <w:noProof/>
        <w:snapToGrid w:val="0"/>
      </w:rPr>
      <w:t>Leviticus 07.Revised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D433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D433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D433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D433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B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C44B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D4334"/>
    <w:rsid w:val="00D066FD"/>
    <w:rsid w:val="00D36E44"/>
    <w:rsid w:val="00D41195"/>
    <w:rsid w:val="00D67FE7"/>
    <w:rsid w:val="00D75449"/>
    <w:rsid w:val="00DA0FE2"/>
    <w:rsid w:val="00DE253C"/>
    <w:rsid w:val="00DE3709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FDFF3D-E84A-4881-895D-22B862FE2A35}"/>
  <w:attachedTemplate r:id="R0dd576b5d24643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E370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370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E37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dd576b5d24643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1309</ap:Words>
  <ap:Characters>5751</ap:Characters>
  <ap:Application>Microsoft Office Word</ap:Application>
  <ap:DocSecurity>0</ap:DocSecurity>
  <ap:Lines>95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7041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7</dc:title>
  <dc:subject/>
  <dc:creator>Miriam Abela</dc:creator>
  <cp:keywords/>
  <dc:description/>
  <cp:lastModifiedBy>Abela, Miriam</cp:lastModifiedBy>
  <cp:revision>3</cp:revision>
  <dcterms:created xsi:type="dcterms:W3CDTF">2020-12-28T12:40:00Z</dcterms:created>
  <dcterms:modified xsi:type="dcterms:W3CDTF">2020-12-28T12:40:00Z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07.docx</vt:lpwstr>
  </property>
  <property fmtid="{D5CDD505-2E9C-101B-9397-08002B2CF9AE}" pid="9" name="_TranslationDocumentId">
    <vt:i4>19427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