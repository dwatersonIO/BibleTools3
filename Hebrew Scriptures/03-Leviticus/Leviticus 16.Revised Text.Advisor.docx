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2811" w:rsidRPr="00994B44" w:rsidRDefault="00542811" w:rsidP="00542811">
      <w:pPr>
        <w:rPr>
          <w:rFonts w:ascii="Trebuchet MS" w:hAnsi="Trebuchet MS"/>
          <w:noProof/>
        </w:rPr>
      </w:pPr>
      <w:bookmarkStart w:id="0" w:name="_GoBack"/>
      <w:bookmarkEnd w:id="0"/>
      <w:r w:rsidRPr="00994B44">
        <w:rPr>
          <w:rFonts w:ascii="Trebuchet MS" w:hAnsi="Trebuchet MS"/>
          <w:b/>
        </w:rPr>
        <w:t xml:space="preserve">16:1 </w:t>
      </w:r>
      <w:del w:id="1" w:author="Author">
        <w:r w:rsidRPr="00994B44">
          <w:rPr>
            <w:rFonts w:ascii="Trebuchet MS" w:hAnsi="Trebuchet MS"/>
            <w:noProof/>
          </w:rPr>
          <w:delText xml:space="preserve">And </w:delText>
        </w:r>
      </w:del>
      <w:r w:rsidRPr="00994B44">
        <w:rPr>
          <w:rFonts w:ascii="Trebuchet MS" w:hAnsi="Trebuchet MS"/>
          <w:noProof/>
        </w:rPr>
        <w:t xml:space="preserve">Jehovah </w:t>
      </w:r>
      <w:del w:id="2" w:author="Author">
        <w:r w:rsidRPr="00994B44">
          <w:rPr>
            <w:rFonts w:ascii="Trebuchet MS" w:hAnsi="Trebuchet MS"/>
            <w:noProof/>
          </w:rPr>
          <w:delText>proceeded to speak</w:delText>
        </w:r>
      </w:del>
      <w:ins w:id="3" w:author="Author">
        <w:r w:rsidRPr="00994B44">
          <w:rPr>
            <w:rFonts w:ascii="Trebuchet MS" w:hAnsi="Trebuchet MS"/>
            <w:noProof/>
          </w:rPr>
          <w:t>spoke</w:t>
        </w:r>
      </w:ins>
      <w:r w:rsidRPr="00994B44">
        <w:rPr>
          <w:rFonts w:ascii="Trebuchet MS" w:hAnsi="Trebuchet MS"/>
          <w:noProof/>
        </w:rPr>
        <w:t xml:space="preserve"> to Moses after the death of Aaron’s two sons </w:t>
      </w:r>
      <w:ins w:id="4" w:author="Author">
        <w:r w:rsidRPr="00994B44">
          <w:rPr>
            <w:rFonts w:ascii="Trebuchet MS" w:hAnsi="Trebuchet MS"/>
            <w:noProof/>
          </w:rPr>
          <w:t xml:space="preserve">who died </w:t>
        </w:r>
      </w:ins>
      <w:r w:rsidRPr="00994B44">
        <w:rPr>
          <w:rFonts w:ascii="Trebuchet MS" w:hAnsi="Trebuchet MS"/>
          <w:noProof/>
        </w:rPr>
        <w:t xml:space="preserve">for </w:t>
      </w:r>
      <w:del w:id="5" w:author="Author">
        <w:r w:rsidRPr="00994B44">
          <w:rPr>
            <w:rFonts w:ascii="Trebuchet MS" w:hAnsi="Trebuchet MS"/>
            <w:noProof/>
          </w:rPr>
          <w:delText xml:space="preserve">their </w:delText>
        </w:r>
      </w:del>
      <w:r w:rsidRPr="00994B44">
        <w:rPr>
          <w:rFonts w:ascii="Trebuchet MS" w:hAnsi="Trebuchet MS"/>
          <w:noProof/>
        </w:rPr>
        <w:t xml:space="preserve">approaching </w:t>
      </w:r>
      <w:del w:id="6" w:author="Author">
        <w:r w:rsidRPr="00994B44">
          <w:rPr>
            <w:rFonts w:ascii="Trebuchet MS" w:hAnsi="Trebuchet MS"/>
            <w:noProof/>
          </w:rPr>
          <w:delText xml:space="preserve">before </w:delText>
        </w:r>
      </w:del>
      <w:r w:rsidRPr="00994B44">
        <w:rPr>
          <w:rFonts w:ascii="Trebuchet MS" w:hAnsi="Trebuchet MS"/>
          <w:noProof/>
        </w:rPr>
        <w:t>Jehovah</w:t>
      </w:r>
      <w:del w:id="7" w:author="Author">
        <w:r w:rsidRPr="00994B44">
          <w:rPr>
            <w:rFonts w:ascii="Trebuchet MS" w:hAnsi="Trebuchet MS"/>
            <w:noProof/>
          </w:rPr>
          <w:delText xml:space="preserve"> so that they died</w:delText>
        </w:r>
      </w:del>
      <w:r w:rsidRPr="00994B44">
        <w:rPr>
          <w:rFonts w:ascii="Trebuchet MS" w:hAnsi="Trebuchet MS"/>
          <w:noProof/>
        </w:rPr>
        <w:t xml:space="preserve">. </w:t>
      </w:r>
      <w:r w:rsidRPr="00994B44">
        <w:rPr>
          <w:rFonts w:ascii="Trebuchet MS" w:hAnsi="Trebuchet MS"/>
          <w:b/>
          <w:noProof/>
        </w:rPr>
        <w:t xml:space="preserve">16:2 </w:t>
      </w:r>
      <w:del w:id="8" w:author="Author">
        <w:r w:rsidRPr="00994B44">
          <w:rPr>
            <w:rFonts w:ascii="Trebuchet MS" w:hAnsi="Trebuchet MS"/>
            <w:noProof/>
          </w:rPr>
          <w:delText xml:space="preserve">And </w:delText>
        </w:r>
      </w:del>
      <w:r w:rsidRPr="00994B44">
        <w:rPr>
          <w:rFonts w:ascii="Trebuchet MS" w:hAnsi="Trebuchet MS"/>
          <w:noProof/>
        </w:rPr>
        <w:t xml:space="preserve">Jehovah </w:t>
      </w:r>
      <w:del w:id="9" w:author="Author">
        <w:r w:rsidRPr="00994B44">
          <w:rPr>
            <w:rFonts w:ascii="Trebuchet MS" w:hAnsi="Trebuchet MS"/>
            <w:noProof/>
          </w:rPr>
          <w:delText>proceeded to say</w:delText>
        </w:r>
      </w:del>
      <w:ins w:id="10" w:author="Author">
        <w:r w:rsidRPr="00994B44">
          <w:rPr>
            <w:rFonts w:ascii="Trebuchet MS" w:hAnsi="Trebuchet MS"/>
            <w:noProof/>
          </w:rPr>
          <w:t>said</w:t>
        </w:r>
      </w:ins>
      <w:r w:rsidRPr="00994B44">
        <w:rPr>
          <w:rFonts w:ascii="Trebuchet MS" w:hAnsi="Trebuchet MS"/>
          <w:noProof/>
        </w:rPr>
        <w:t xml:space="preserve"> to Moses: “</w:t>
      </w:r>
      <w:del w:id="11" w:author="Author">
        <w:r w:rsidRPr="00994B44">
          <w:rPr>
            <w:rFonts w:ascii="Trebuchet MS" w:hAnsi="Trebuchet MS"/>
            <w:noProof/>
          </w:rPr>
          <w:delText>Speak to</w:delText>
        </w:r>
      </w:del>
      <w:ins w:id="12" w:author="Author">
        <w:r w:rsidRPr="00994B44">
          <w:rPr>
            <w:rFonts w:ascii="Trebuchet MS" w:hAnsi="Trebuchet MS"/>
            <w:noProof/>
          </w:rPr>
          <w:t>Tell</w:t>
        </w:r>
      </w:ins>
      <w:r w:rsidRPr="00994B44">
        <w:rPr>
          <w:rFonts w:ascii="Trebuchet MS" w:hAnsi="Trebuchet MS"/>
          <w:noProof/>
        </w:rPr>
        <w:t xml:space="preserve"> Aaron your brother</w:t>
      </w:r>
      <w:del w:id="13" w:author="Author">
        <w:r w:rsidRPr="00994B44">
          <w:rPr>
            <w:rFonts w:ascii="Trebuchet MS" w:hAnsi="Trebuchet MS"/>
            <w:noProof/>
          </w:rPr>
          <w:delText>,</w:delText>
        </w:r>
      </w:del>
      <w:r w:rsidRPr="00994B44">
        <w:rPr>
          <w:rFonts w:ascii="Trebuchet MS" w:hAnsi="Trebuchet MS"/>
          <w:noProof/>
        </w:rPr>
        <w:t xml:space="preserve"> that he </w:t>
      </w:r>
      <w:del w:id="14" w:author="Author">
        <w:r w:rsidRPr="00994B44">
          <w:rPr>
            <w:rFonts w:ascii="Trebuchet MS" w:hAnsi="Trebuchet MS"/>
            <w:noProof/>
          </w:rPr>
          <w:delText>should</w:delText>
        </w:r>
      </w:del>
      <w:ins w:id="15" w:author="Author">
        <w:r w:rsidRPr="00994B44">
          <w:rPr>
            <w:rFonts w:ascii="Trebuchet MS" w:hAnsi="Trebuchet MS"/>
            <w:noProof/>
          </w:rPr>
          <w:t>may</w:t>
        </w:r>
      </w:ins>
      <w:r w:rsidRPr="00994B44">
        <w:rPr>
          <w:rFonts w:ascii="Trebuchet MS" w:hAnsi="Trebuchet MS"/>
          <w:noProof/>
        </w:rPr>
        <w:t xml:space="preserve"> not </w:t>
      </w:r>
      <w:ins w:id="16" w:author="Author">
        <w:r w:rsidRPr="00994B44">
          <w:rPr>
            <w:rFonts w:ascii="Trebuchet MS" w:hAnsi="Trebuchet MS"/>
            <w:noProof/>
          </w:rPr>
          <w:t xml:space="preserve">come </w:t>
        </w:r>
      </w:ins>
      <w:r w:rsidRPr="00994B44">
        <w:rPr>
          <w:rFonts w:ascii="Trebuchet MS" w:hAnsi="Trebuchet MS"/>
          <w:noProof/>
        </w:rPr>
        <w:t xml:space="preserve">at </w:t>
      </w:r>
      <w:del w:id="17" w:author="Author">
        <w:r w:rsidRPr="00994B44">
          <w:rPr>
            <w:rFonts w:ascii="Trebuchet MS" w:hAnsi="Trebuchet MS"/>
            <w:noProof/>
          </w:rPr>
          <w:delText>all times come</w:delText>
        </w:r>
      </w:del>
      <w:ins w:id="18" w:author="Author">
        <w:r w:rsidRPr="00994B44">
          <w:rPr>
            <w:rFonts w:ascii="Trebuchet MS" w:hAnsi="Trebuchet MS"/>
            <w:noProof/>
          </w:rPr>
          <w:t>just any time</w:t>
        </w:r>
      </w:ins>
      <w:r w:rsidRPr="00994B44">
        <w:rPr>
          <w:rFonts w:ascii="Trebuchet MS" w:hAnsi="Trebuchet MS"/>
          <w:noProof/>
        </w:rPr>
        <w:t xml:space="preserve"> into the holy place inside the curtain, in front of the cover </w:t>
      </w:r>
      <w:del w:id="19" w:author="Author">
        <w:r w:rsidRPr="00994B44">
          <w:rPr>
            <w:rFonts w:ascii="Trebuchet MS" w:hAnsi="Trebuchet MS"/>
            <w:noProof/>
          </w:rPr>
          <w:delText>which is upon</w:delText>
        </w:r>
      </w:del>
      <w:ins w:id="20" w:author="Author">
        <w:r w:rsidRPr="00994B44">
          <w:rPr>
            <w:rFonts w:ascii="Trebuchet MS" w:hAnsi="Trebuchet MS"/>
            <w:noProof/>
          </w:rPr>
          <w:t>on</w:t>
        </w:r>
      </w:ins>
      <w:r w:rsidRPr="00994B44">
        <w:rPr>
          <w:rFonts w:ascii="Trebuchet MS" w:hAnsi="Trebuchet MS"/>
          <w:noProof/>
        </w:rPr>
        <w:t xml:space="preserve"> the Ark, </w:t>
      </w:r>
      <w:ins w:id="21" w:author="Author">
        <w:r w:rsidRPr="00994B44">
          <w:rPr>
            <w:rFonts w:ascii="Trebuchet MS" w:hAnsi="Trebuchet MS"/>
            <w:noProof/>
          </w:rPr>
          <w:t xml:space="preserve">so </w:t>
        </w:r>
      </w:ins>
      <w:r w:rsidRPr="00994B44">
        <w:rPr>
          <w:rFonts w:ascii="Trebuchet MS" w:hAnsi="Trebuchet MS"/>
          <w:noProof/>
        </w:rPr>
        <w:t>that he may not die</w:t>
      </w:r>
      <w:del w:id="22" w:author="Author">
        <w:r w:rsidRPr="00994B44">
          <w:rPr>
            <w:rFonts w:ascii="Trebuchet MS" w:hAnsi="Trebuchet MS"/>
            <w:noProof/>
          </w:rPr>
          <w:delText>; because in a cloud</w:delText>
        </w:r>
      </w:del>
      <w:ins w:id="23" w:author="Author">
        <w:r w:rsidRPr="00994B44">
          <w:rPr>
            <w:rFonts w:ascii="Trebuchet MS" w:hAnsi="Trebuchet MS"/>
            <w:noProof/>
          </w:rPr>
          <w:t>, for</w:t>
        </w:r>
      </w:ins>
      <w:r w:rsidRPr="00994B44">
        <w:rPr>
          <w:rFonts w:ascii="Trebuchet MS" w:hAnsi="Trebuchet MS"/>
          <w:noProof/>
        </w:rPr>
        <w:t xml:space="preserve"> I </w:t>
      </w:r>
      <w:del w:id="24" w:author="Author">
        <w:r w:rsidRPr="00994B44">
          <w:rPr>
            <w:rFonts w:ascii="Trebuchet MS" w:hAnsi="Trebuchet MS"/>
            <w:noProof/>
          </w:rPr>
          <w:delText>shall</w:delText>
        </w:r>
      </w:del>
      <w:ins w:id="25" w:author="Author">
        <w:r w:rsidRPr="00994B44">
          <w:rPr>
            <w:rFonts w:ascii="Trebuchet MS" w:hAnsi="Trebuchet MS"/>
            <w:noProof/>
          </w:rPr>
          <w:t>will</w:t>
        </w:r>
      </w:ins>
      <w:r w:rsidRPr="00994B44">
        <w:rPr>
          <w:rFonts w:ascii="Trebuchet MS" w:hAnsi="Trebuchet MS"/>
          <w:noProof/>
        </w:rPr>
        <w:t xml:space="preserve"> appear over the cover</w:t>
      </w:r>
      <w:ins w:id="26" w:author="Author">
        <w:r w:rsidRPr="00994B44">
          <w:rPr>
            <w:rFonts w:ascii="Trebuchet MS" w:hAnsi="Trebuchet MS"/>
            <w:noProof/>
          </w:rPr>
          <w:t xml:space="preserve"> in a cloud</w:t>
        </w:r>
      </w:ins>
      <w:r w:rsidRPr="00994B44">
        <w:rPr>
          <w:rFonts w:ascii="Trebuchet MS" w:hAnsi="Trebuchet MS"/>
          <w:noProof/>
        </w:rPr>
        <w:t>.</w:t>
      </w:r>
    </w:p>
    <w:p w:rsidR="00542811" w:rsidRPr="00994B44" w:rsidRDefault="00542811" w:rsidP="00542811">
      <w:pPr>
        <w:rPr>
          <w:rFonts w:ascii="Trebuchet MS" w:hAnsi="Trebuchet MS"/>
          <w:noProof/>
        </w:rPr>
      </w:pPr>
      <w:r w:rsidRPr="00994B44">
        <w:rPr>
          <w:rFonts w:ascii="Trebuchet MS" w:hAnsi="Trebuchet MS"/>
          <w:b/>
        </w:rPr>
        <w:t xml:space="preserve">16:3 </w:t>
      </w:r>
      <w:r w:rsidRPr="00994B44">
        <w:rPr>
          <w:rFonts w:ascii="Trebuchet MS" w:hAnsi="Trebuchet MS"/>
          <w:noProof/>
        </w:rPr>
        <w:t>“</w:t>
      </w:r>
      <w:del w:id="27" w:author="Author">
        <w:r w:rsidRPr="00994B44">
          <w:rPr>
            <w:rFonts w:ascii="Trebuchet MS" w:hAnsi="Trebuchet MS"/>
            <w:noProof/>
          </w:rPr>
          <w:delText>With the following</w:delText>
        </w:r>
      </w:del>
      <w:ins w:id="28" w:author="Author">
        <w:r w:rsidRPr="00994B44">
          <w:rPr>
            <w:rFonts w:ascii="Trebuchet MS" w:hAnsi="Trebuchet MS"/>
            <w:noProof/>
          </w:rPr>
          <w:t>This is what</w:t>
        </w:r>
      </w:ins>
      <w:r w:rsidRPr="00994B44">
        <w:rPr>
          <w:rFonts w:ascii="Trebuchet MS" w:hAnsi="Trebuchet MS"/>
          <w:noProof/>
        </w:rPr>
        <w:t xml:space="preserve"> Aaron should </w:t>
      </w:r>
      <w:del w:id="29" w:author="Author">
        <w:r w:rsidRPr="00994B44">
          <w:rPr>
            <w:rFonts w:ascii="Trebuchet MS" w:hAnsi="Trebuchet MS"/>
            <w:noProof/>
          </w:rPr>
          <w:delText>come</w:delText>
        </w:r>
      </w:del>
      <w:ins w:id="30" w:author="Author">
        <w:r w:rsidRPr="00994B44">
          <w:rPr>
            <w:rFonts w:ascii="Trebuchet MS" w:hAnsi="Trebuchet MS"/>
            <w:noProof/>
          </w:rPr>
          <w:t>bring when he comes</w:t>
        </w:r>
      </w:ins>
      <w:r w:rsidRPr="00994B44">
        <w:rPr>
          <w:rFonts w:ascii="Trebuchet MS" w:hAnsi="Trebuchet MS"/>
          <w:noProof/>
        </w:rPr>
        <w:t xml:space="preserve"> into the holy place: </w:t>
      </w:r>
      <w:del w:id="31" w:author="Author">
        <w:r w:rsidRPr="00994B44">
          <w:rPr>
            <w:rFonts w:ascii="Trebuchet MS" w:hAnsi="Trebuchet MS"/>
            <w:noProof/>
          </w:rPr>
          <w:delText xml:space="preserve">with </w:delText>
        </w:r>
      </w:del>
      <w:r w:rsidRPr="00994B44">
        <w:rPr>
          <w:rFonts w:ascii="Trebuchet MS" w:hAnsi="Trebuchet MS"/>
          <w:noProof/>
        </w:rPr>
        <w:t xml:space="preserve">a young bull for a sin offering and a ram for a burnt offering. </w:t>
      </w:r>
      <w:r w:rsidRPr="00994B44">
        <w:rPr>
          <w:rFonts w:ascii="Trebuchet MS" w:hAnsi="Trebuchet MS"/>
          <w:b/>
          <w:noProof/>
        </w:rPr>
        <w:t xml:space="preserve">16:4 </w:t>
      </w:r>
      <w:r w:rsidRPr="00994B44">
        <w:rPr>
          <w:rFonts w:ascii="Trebuchet MS" w:hAnsi="Trebuchet MS"/>
          <w:noProof/>
        </w:rPr>
        <w:t xml:space="preserve">He should put on the holy linen robe, and the linen </w:t>
      </w:r>
      <w:del w:id="32" w:author="Author">
        <w:r w:rsidRPr="00994B44">
          <w:rPr>
            <w:rFonts w:ascii="Trebuchet MS" w:hAnsi="Trebuchet MS"/>
            <w:noProof/>
          </w:rPr>
          <w:delText>drawers</w:delText>
        </w:r>
      </w:del>
      <w:ins w:id="33" w:author="Author">
        <w:r w:rsidRPr="00994B44">
          <w:rPr>
            <w:rFonts w:ascii="Trebuchet MS" w:hAnsi="Trebuchet MS"/>
            <w:noProof/>
          </w:rPr>
          <w:t>shorts</w:t>
        </w:r>
        <w:r w:rsidRPr="00994B44">
          <w:rPr>
            <w:rStyle w:val="FootnoteReference"/>
            <w:rFonts w:ascii="Trebuchet MS" w:hAnsi="Trebuchet MS"/>
            <w:noProof/>
          </w:rPr>
          <w:footnoteReference w:id="1"/>
        </w:r>
      </w:ins>
      <w:r w:rsidRPr="00994B44">
        <w:rPr>
          <w:rFonts w:ascii="Trebuchet MS" w:hAnsi="Trebuchet MS"/>
          <w:noProof/>
        </w:rPr>
        <w:t xml:space="preserve"> should </w:t>
      </w:r>
      <w:del w:id="36" w:author="Author">
        <w:r w:rsidRPr="00994B44">
          <w:rPr>
            <w:rFonts w:ascii="Trebuchet MS" w:hAnsi="Trebuchet MS"/>
            <w:noProof/>
          </w:rPr>
          <w:delText>come upon</w:delText>
        </w:r>
      </w:del>
      <w:ins w:id="37" w:author="Author">
        <w:r w:rsidRPr="00994B44">
          <w:rPr>
            <w:rFonts w:ascii="Trebuchet MS" w:hAnsi="Trebuchet MS"/>
            <w:noProof/>
          </w:rPr>
          <w:t>cover</w:t>
        </w:r>
      </w:ins>
      <w:r w:rsidRPr="00994B44">
        <w:rPr>
          <w:rFonts w:ascii="Trebuchet MS" w:hAnsi="Trebuchet MS"/>
          <w:noProof/>
        </w:rPr>
        <w:t xml:space="preserve"> his </w:t>
      </w:r>
      <w:del w:id="38" w:author="Author">
        <w:r w:rsidRPr="00994B44">
          <w:rPr>
            <w:rFonts w:ascii="Trebuchet MS" w:hAnsi="Trebuchet MS"/>
            <w:noProof/>
          </w:rPr>
          <w:delText>flesh,</w:delText>
        </w:r>
      </w:del>
      <w:ins w:id="39" w:author="Author">
        <w:r w:rsidRPr="00994B44">
          <w:rPr>
            <w:rFonts w:ascii="Trebuchet MS" w:hAnsi="Trebuchet MS"/>
            <w:noProof/>
          </w:rPr>
          <w:t>body,</w:t>
        </w:r>
        <w:r w:rsidRPr="00994B44">
          <w:rPr>
            <w:rStyle w:val="FootnoteReference"/>
            <w:rFonts w:ascii="Trebuchet MS" w:hAnsi="Trebuchet MS"/>
            <w:noProof/>
          </w:rPr>
          <w:footnoteReference w:id="2"/>
        </w:r>
      </w:ins>
      <w:r w:rsidRPr="00994B44">
        <w:rPr>
          <w:rFonts w:ascii="Trebuchet MS" w:hAnsi="Trebuchet MS"/>
          <w:noProof/>
        </w:rPr>
        <w:t xml:space="preserve"> and he should </w:t>
      </w:r>
      <w:del w:id="42" w:author="Author">
        <w:r w:rsidRPr="00994B44">
          <w:rPr>
            <w:rFonts w:ascii="Trebuchet MS" w:hAnsi="Trebuchet MS"/>
            <w:noProof/>
          </w:rPr>
          <w:delText xml:space="preserve">gird himself with the linen sash and </w:delText>
        </w:r>
      </w:del>
      <w:r w:rsidRPr="00994B44">
        <w:rPr>
          <w:rFonts w:ascii="Trebuchet MS" w:hAnsi="Trebuchet MS"/>
          <w:noProof/>
        </w:rPr>
        <w:t xml:space="preserve">wrap himself with the linen </w:t>
      </w:r>
      <w:ins w:id="43" w:author="Author">
        <w:r w:rsidRPr="00994B44">
          <w:rPr>
            <w:rFonts w:ascii="Trebuchet MS" w:hAnsi="Trebuchet MS"/>
            <w:noProof/>
          </w:rPr>
          <w:t xml:space="preserve">sash and his head with the linen </w:t>
        </w:r>
      </w:ins>
      <w:r w:rsidRPr="00994B44">
        <w:rPr>
          <w:rFonts w:ascii="Trebuchet MS" w:hAnsi="Trebuchet MS"/>
          <w:noProof/>
        </w:rPr>
        <w:t xml:space="preserve">turban. They are holy garments. </w:t>
      </w:r>
      <w:del w:id="44" w:author="Author">
        <w:r w:rsidRPr="00994B44">
          <w:rPr>
            <w:rFonts w:ascii="Trebuchet MS" w:hAnsi="Trebuchet MS"/>
            <w:noProof/>
          </w:rPr>
          <w:delText>And he must</w:delText>
        </w:r>
      </w:del>
      <w:ins w:id="45" w:author="Author">
        <w:r w:rsidRPr="00994B44">
          <w:rPr>
            <w:rFonts w:ascii="Trebuchet MS" w:hAnsi="Trebuchet MS"/>
            <w:noProof/>
          </w:rPr>
          <w:t>He will</w:t>
        </w:r>
      </w:ins>
      <w:r w:rsidRPr="00994B44">
        <w:rPr>
          <w:rFonts w:ascii="Trebuchet MS" w:hAnsi="Trebuchet MS"/>
          <w:noProof/>
        </w:rPr>
        <w:t xml:space="preserve"> bathe </w:t>
      </w:r>
      <w:del w:id="46" w:author="Author">
        <w:r w:rsidRPr="00994B44">
          <w:rPr>
            <w:rFonts w:ascii="Trebuchet MS" w:hAnsi="Trebuchet MS"/>
            <w:noProof/>
          </w:rPr>
          <w:delText>his flesh</w:delText>
        </w:r>
      </w:del>
      <w:ins w:id="47" w:author="Author">
        <w:r w:rsidRPr="00994B44">
          <w:rPr>
            <w:rFonts w:ascii="Trebuchet MS" w:hAnsi="Trebuchet MS"/>
            <w:noProof/>
          </w:rPr>
          <w:t>himself</w:t>
        </w:r>
      </w:ins>
      <w:r w:rsidRPr="00994B44">
        <w:rPr>
          <w:rFonts w:ascii="Trebuchet MS" w:hAnsi="Trebuchet MS"/>
          <w:noProof/>
        </w:rPr>
        <w:t xml:space="preserve"> in water and put them on.</w:t>
      </w:r>
    </w:p>
    <w:p w:rsidR="00542811" w:rsidRPr="00994B44" w:rsidRDefault="00542811" w:rsidP="00542811">
      <w:pPr>
        <w:rPr>
          <w:rFonts w:ascii="Trebuchet MS" w:hAnsi="Trebuchet MS"/>
          <w:noProof/>
        </w:rPr>
      </w:pPr>
      <w:r w:rsidRPr="00994B44">
        <w:rPr>
          <w:rFonts w:ascii="Trebuchet MS" w:hAnsi="Trebuchet MS"/>
          <w:b/>
        </w:rPr>
        <w:t xml:space="preserve">16:5 </w:t>
      </w:r>
      <w:r w:rsidRPr="00994B44">
        <w:rPr>
          <w:rFonts w:ascii="Trebuchet MS" w:hAnsi="Trebuchet MS"/>
          <w:noProof/>
        </w:rPr>
        <w:t>“</w:t>
      </w:r>
      <w:del w:id="48" w:author="Author">
        <w:r w:rsidRPr="00994B44">
          <w:rPr>
            <w:rFonts w:ascii="Trebuchet MS" w:hAnsi="Trebuchet MS"/>
            <w:noProof/>
          </w:rPr>
          <w:delText xml:space="preserve">And </w:delText>
        </w:r>
      </w:del>
      <w:ins w:id="49" w:author="Author">
        <w:r w:rsidRPr="00994B44">
          <w:rPr>
            <w:rFonts w:ascii="Trebuchet MS" w:hAnsi="Trebuchet MS"/>
            <w:noProof/>
          </w:rPr>
          <w:t xml:space="preserve">He should take </w:t>
        </w:r>
      </w:ins>
      <w:r w:rsidRPr="00994B44">
        <w:rPr>
          <w:rFonts w:ascii="Trebuchet MS" w:hAnsi="Trebuchet MS"/>
          <w:noProof/>
        </w:rPr>
        <w:t xml:space="preserve">from the assembly of the </w:t>
      </w:r>
      <w:del w:id="50" w:author="Author">
        <w:r w:rsidRPr="00994B44">
          <w:rPr>
            <w:rFonts w:ascii="Trebuchet MS" w:hAnsi="Trebuchet MS"/>
            <w:noProof/>
          </w:rPr>
          <w:delText xml:space="preserve">sons of Israel he should take </w:delText>
        </w:r>
      </w:del>
      <w:ins w:id="51" w:author="Author">
        <w:r w:rsidRPr="00994B44">
          <w:rPr>
            <w:rFonts w:ascii="Trebuchet MS" w:hAnsi="Trebuchet MS"/>
            <w:noProof/>
          </w:rPr>
          <w:t xml:space="preserve">Israelites </w:t>
        </w:r>
      </w:ins>
      <w:r w:rsidRPr="00994B44">
        <w:rPr>
          <w:rFonts w:ascii="Trebuchet MS" w:hAnsi="Trebuchet MS"/>
          <w:noProof/>
        </w:rPr>
        <w:t xml:space="preserve">two </w:t>
      </w:r>
      <w:ins w:id="52" w:author="Author">
        <w:r w:rsidRPr="00994B44">
          <w:rPr>
            <w:rFonts w:ascii="Trebuchet MS" w:hAnsi="Trebuchet MS"/>
            <w:noProof/>
          </w:rPr>
          <w:t xml:space="preserve">young </w:t>
        </w:r>
      </w:ins>
      <w:r w:rsidRPr="00994B44">
        <w:rPr>
          <w:rFonts w:ascii="Trebuchet MS" w:hAnsi="Trebuchet MS"/>
          <w:noProof/>
        </w:rPr>
        <w:t xml:space="preserve">male </w:t>
      </w:r>
      <w:del w:id="53" w:author="Author">
        <w:r w:rsidRPr="00994B44">
          <w:rPr>
            <w:rFonts w:ascii="Trebuchet MS" w:hAnsi="Trebuchet MS"/>
            <w:noProof/>
          </w:rPr>
          <w:delText xml:space="preserve">kids of the </w:delText>
        </w:r>
      </w:del>
      <w:r w:rsidRPr="00994B44">
        <w:rPr>
          <w:rFonts w:ascii="Trebuchet MS" w:hAnsi="Trebuchet MS"/>
          <w:noProof/>
        </w:rPr>
        <w:t>goats for a sin offering and one ram for a burnt offering.</w:t>
      </w:r>
    </w:p>
    <w:p w:rsidR="00542811" w:rsidRPr="00994B44" w:rsidRDefault="00542811" w:rsidP="00542811">
      <w:pPr>
        <w:rPr>
          <w:rFonts w:ascii="Trebuchet MS" w:hAnsi="Trebuchet MS"/>
          <w:noProof/>
        </w:rPr>
      </w:pPr>
      <w:r w:rsidRPr="00994B44">
        <w:rPr>
          <w:rFonts w:ascii="Trebuchet MS" w:hAnsi="Trebuchet MS"/>
          <w:b/>
        </w:rPr>
        <w:t xml:space="preserve">16:6 </w:t>
      </w:r>
      <w:r w:rsidRPr="00994B44">
        <w:rPr>
          <w:rFonts w:ascii="Trebuchet MS" w:hAnsi="Trebuchet MS"/>
          <w:noProof/>
        </w:rPr>
        <w:t>“</w:t>
      </w:r>
      <w:del w:id="54" w:author="Author">
        <w:r w:rsidRPr="00994B44">
          <w:rPr>
            <w:rFonts w:ascii="Trebuchet MS" w:hAnsi="Trebuchet MS"/>
            <w:noProof/>
          </w:rPr>
          <w:delText xml:space="preserve">And </w:delText>
        </w:r>
      </w:del>
      <w:r w:rsidRPr="00994B44">
        <w:rPr>
          <w:rFonts w:ascii="Trebuchet MS" w:hAnsi="Trebuchet MS"/>
          <w:noProof/>
        </w:rPr>
        <w:t xml:space="preserve">Aaron must </w:t>
      </w:r>
      <w:ins w:id="55" w:author="Author">
        <w:r w:rsidRPr="00994B44">
          <w:rPr>
            <w:rFonts w:ascii="Trebuchet MS" w:hAnsi="Trebuchet MS"/>
            <w:noProof/>
          </w:rPr>
          <w:t xml:space="preserve">then </w:t>
        </w:r>
      </w:ins>
      <w:r w:rsidRPr="00994B44">
        <w:rPr>
          <w:rFonts w:ascii="Trebuchet MS" w:hAnsi="Trebuchet MS"/>
          <w:noProof/>
        </w:rPr>
        <w:t xml:space="preserve">present the bull of the sin offering, which is for himself, and he </w:t>
      </w:r>
      <w:del w:id="56" w:author="Author">
        <w:r w:rsidRPr="00994B44">
          <w:rPr>
            <w:rFonts w:ascii="Trebuchet MS" w:hAnsi="Trebuchet MS"/>
            <w:noProof/>
          </w:rPr>
          <w:delText>must</w:delText>
        </w:r>
      </w:del>
      <w:ins w:id="57" w:author="Author">
        <w:r w:rsidRPr="00994B44">
          <w:rPr>
            <w:rFonts w:ascii="Trebuchet MS" w:hAnsi="Trebuchet MS"/>
            <w:noProof/>
          </w:rPr>
          <w:t>will</w:t>
        </w:r>
      </w:ins>
      <w:r w:rsidRPr="00994B44">
        <w:rPr>
          <w:rFonts w:ascii="Trebuchet MS" w:hAnsi="Trebuchet MS"/>
          <w:noProof/>
        </w:rPr>
        <w:t xml:space="preserve"> make atonement in behalf of himself and his house.</w:t>
      </w:r>
    </w:p>
    <w:p w:rsidR="00542811" w:rsidRPr="00994B44" w:rsidRDefault="00542811" w:rsidP="00542811">
      <w:pPr>
        <w:rPr>
          <w:rFonts w:ascii="Trebuchet MS" w:hAnsi="Trebuchet MS"/>
          <w:noProof/>
        </w:rPr>
      </w:pPr>
      <w:r w:rsidRPr="00994B44">
        <w:rPr>
          <w:rFonts w:ascii="Trebuchet MS" w:hAnsi="Trebuchet MS"/>
          <w:b/>
        </w:rPr>
        <w:t xml:space="preserve">16:7 </w:t>
      </w:r>
      <w:r w:rsidRPr="00994B44">
        <w:rPr>
          <w:rFonts w:ascii="Trebuchet MS" w:hAnsi="Trebuchet MS"/>
          <w:noProof/>
        </w:rPr>
        <w:t>“</w:t>
      </w:r>
      <w:del w:id="58" w:author="Author">
        <w:r w:rsidRPr="00994B44">
          <w:rPr>
            <w:rFonts w:ascii="Trebuchet MS" w:hAnsi="Trebuchet MS"/>
            <w:noProof/>
          </w:rPr>
          <w:delText>And he must</w:delText>
        </w:r>
      </w:del>
      <w:ins w:id="59" w:author="Author">
        <w:r w:rsidRPr="00994B44">
          <w:rPr>
            <w:rFonts w:ascii="Trebuchet MS" w:hAnsi="Trebuchet MS"/>
            <w:noProof/>
          </w:rPr>
          <w:t>He will then</w:t>
        </w:r>
      </w:ins>
      <w:r w:rsidRPr="00994B44">
        <w:rPr>
          <w:rFonts w:ascii="Trebuchet MS" w:hAnsi="Trebuchet MS"/>
          <w:noProof/>
        </w:rPr>
        <w:t xml:space="preserve"> take the two goats and make them stand before Jehovah at the entrance of the tent of meeting. </w:t>
      </w:r>
      <w:r w:rsidRPr="00994B44">
        <w:rPr>
          <w:rFonts w:ascii="Trebuchet MS" w:hAnsi="Trebuchet MS"/>
          <w:b/>
          <w:noProof/>
        </w:rPr>
        <w:t xml:space="preserve">16:8 </w:t>
      </w:r>
      <w:del w:id="60" w:author="Author">
        <w:r w:rsidRPr="00994B44">
          <w:rPr>
            <w:rFonts w:ascii="Trebuchet MS" w:hAnsi="Trebuchet MS"/>
            <w:noProof/>
          </w:rPr>
          <w:delText xml:space="preserve">And </w:delText>
        </w:r>
      </w:del>
      <w:r w:rsidRPr="00994B44">
        <w:rPr>
          <w:rFonts w:ascii="Trebuchet MS" w:hAnsi="Trebuchet MS"/>
          <w:noProof/>
        </w:rPr>
        <w:t xml:space="preserve">Aaron </w:t>
      </w:r>
      <w:del w:id="61" w:author="Author">
        <w:r w:rsidRPr="00994B44">
          <w:rPr>
            <w:rFonts w:ascii="Trebuchet MS" w:hAnsi="Trebuchet MS"/>
            <w:noProof/>
          </w:rPr>
          <w:delText>must</w:delText>
        </w:r>
      </w:del>
      <w:ins w:id="62" w:author="Author">
        <w:r w:rsidRPr="00994B44">
          <w:rPr>
            <w:rFonts w:ascii="Trebuchet MS" w:hAnsi="Trebuchet MS"/>
            <w:noProof/>
          </w:rPr>
          <w:t>will</w:t>
        </w:r>
      </w:ins>
      <w:r w:rsidRPr="00994B44">
        <w:rPr>
          <w:rFonts w:ascii="Trebuchet MS" w:hAnsi="Trebuchet MS"/>
          <w:noProof/>
        </w:rPr>
        <w:t xml:space="preserve"> draw lots over the two goats, the one lot for Jehovah and the other lot for A·za′zel.</w:t>
      </w:r>
      <w:ins w:id="63" w:author="Author">
        <w:r w:rsidRPr="00994B44">
          <w:rPr>
            <w:rStyle w:val="FootnoteReference"/>
            <w:rFonts w:ascii="Trebuchet MS" w:hAnsi="Trebuchet MS"/>
            <w:noProof/>
          </w:rPr>
          <w:footnoteReference w:id="3"/>
        </w:r>
      </w:ins>
      <w:r w:rsidRPr="00994B44">
        <w:rPr>
          <w:rFonts w:ascii="Trebuchet MS" w:hAnsi="Trebuchet MS"/>
          <w:noProof/>
        </w:rPr>
        <w:t xml:space="preserve"> </w:t>
      </w:r>
      <w:r w:rsidRPr="00994B44">
        <w:rPr>
          <w:rFonts w:ascii="Trebuchet MS" w:hAnsi="Trebuchet MS"/>
          <w:b/>
          <w:noProof/>
        </w:rPr>
        <w:t xml:space="preserve">16:9 </w:t>
      </w:r>
      <w:del w:id="66" w:author="Author">
        <w:r w:rsidRPr="00994B44">
          <w:rPr>
            <w:rFonts w:ascii="Trebuchet MS" w:hAnsi="Trebuchet MS"/>
            <w:noProof/>
          </w:rPr>
          <w:delText xml:space="preserve">And </w:delText>
        </w:r>
      </w:del>
      <w:r w:rsidRPr="00994B44">
        <w:rPr>
          <w:rFonts w:ascii="Trebuchet MS" w:hAnsi="Trebuchet MS"/>
          <w:noProof/>
        </w:rPr>
        <w:t xml:space="preserve">Aaron </w:t>
      </w:r>
      <w:del w:id="67" w:author="Author">
        <w:r w:rsidRPr="00994B44">
          <w:rPr>
            <w:rFonts w:ascii="Trebuchet MS" w:hAnsi="Trebuchet MS"/>
            <w:noProof/>
          </w:rPr>
          <w:delText>must</w:delText>
        </w:r>
      </w:del>
      <w:ins w:id="68" w:author="Author">
        <w:r w:rsidRPr="00994B44">
          <w:rPr>
            <w:rFonts w:ascii="Trebuchet MS" w:hAnsi="Trebuchet MS"/>
            <w:noProof/>
          </w:rPr>
          <w:t>will</w:t>
        </w:r>
      </w:ins>
      <w:r w:rsidRPr="00994B44">
        <w:rPr>
          <w:rFonts w:ascii="Trebuchet MS" w:hAnsi="Trebuchet MS"/>
          <w:noProof/>
        </w:rPr>
        <w:t xml:space="preserve"> present the goat </w:t>
      </w:r>
      <w:del w:id="69" w:author="Author">
        <w:r w:rsidRPr="00994B44">
          <w:rPr>
            <w:rFonts w:ascii="Trebuchet MS" w:hAnsi="Trebuchet MS"/>
            <w:noProof/>
          </w:rPr>
          <w:delText>over which the</w:delText>
        </w:r>
      </w:del>
      <w:ins w:id="70" w:author="Author">
        <w:r w:rsidRPr="00994B44">
          <w:rPr>
            <w:rFonts w:ascii="Trebuchet MS" w:hAnsi="Trebuchet MS"/>
            <w:noProof/>
          </w:rPr>
          <w:t>that was designated by</w:t>
        </w:r>
      </w:ins>
      <w:r w:rsidRPr="00994B44">
        <w:rPr>
          <w:rFonts w:ascii="Trebuchet MS" w:hAnsi="Trebuchet MS"/>
          <w:noProof/>
        </w:rPr>
        <w:t xml:space="preserve"> lot </w:t>
      </w:r>
      <w:del w:id="71" w:author="Author">
        <w:r w:rsidRPr="00994B44">
          <w:rPr>
            <w:rFonts w:ascii="Trebuchet MS" w:hAnsi="Trebuchet MS"/>
            <w:noProof/>
          </w:rPr>
          <w:delText xml:space="preserve">came up </w:delText>
        </w:r>
      </w:del>
      <w:r w:rsidRPr="00994B44">
        <w:rPr>
          <w:rFonts w:ascii="Trebuchet MS" w:hAnsi="Trebuchet MS"/>
          <w:noProof/>
        </w:rPr>
        <w:t>for Jehovah</w:t>
      </w:r>
      <w:del w:id="72" w:author="Author">
        <w:r w:rsidRPr="00994B44">
          <w:rPr>
            <w:rFonts w:ascii="Trebuchet MS" w:hAnsi="Trebuchet MS"/>
            <w:noProof/>
          </w:rPr>
          <w:delText>,</w:delText>
        </w:r>
      </w:del>
      <w:r w:rsidRPr="00994B44">
        <w:rPr>
          <w:rFonts w:ascii="Trebuchet MS" w:hAnsi="Trebuchet MS"/>
          <w:noProof/>
        </w:rPr>
        <w:t xml:space="preserve"> and </w:t>
      </w:r>
      <w:del w:id="73" w:author="Author">
        <w:r w:rsidRPr="00994B44">
          <w:rPr>
            <w:rFonts w:ascii="Trebuchet MS" w:hAnsi="Trebuchet MS"/>
            <w:noProof/>
          </w:rPr>
          <w:delText xml:space="preserve">he must </w:delText>
        </w:r>
      </w:del>
      <w:r w:rsidRPr="00994B44">
        <w:rPr>
          <w:rFonts w:ascii="Trebuchet MS" w:hAnsi="Trebuchet MS"/>
          <w:noProof/>
        </w:rPr>
        <w:t xml:space="preserve">make it a sin offering. </w:t>
      </w:r>
      <w:r w:rsidRPr="00994B44">
        <w:rPr>
          <w:rFonts w:ascii="Trebuchet MS" w:hAnsi="Trebuchet MS"/>
          <w:b/>
          <w:noProof/>
        </w:rPr>
        <w:t xml:space="preserve">16:10 </w:t>
      </w:r>
      <w:r w:rsidRPr="00994B44">
        <w:rPr>
          <w:rFonts w:ascii="Trebuchet MS" w:hAnsi="Trebuchet MS"/>
          <w:noProof/>
        </w:rPr>
        <w:t xml:space="preserve">But the goat </w:t>
      </w:r>
      <w:del w:id="74" w:author="Author">
        <w:r w:rsidRPr="00994B44">
          <w:rPr>
            <w:rFonts w:ascii="Trebuchet MS" w:hAnsi="Trebuchet MS"/>
            <w:noProof/>
          </w:rPr>
          <w:delText xml:space="preserve">over which the </w:delText>
        </w:r>
      </w:del>
      <w:ins w:id="75" w:author="Author">
        <w:r w:rsidRPr="00994B44">
          <w:rPr>
            <w:rFonts w:ascii="Trebuchet MS" w:hAnsi="Trebuchet MS"/>
            <w:noProof/>
          </w:rPr>
          <w:t xml:space="preserve">designated by </w:t>
        </w:r>
      </w:ins>
      <w:r w:rsidRPr="00994B44">
        <w:rPr>
          <w:rFonts w:ascii="Trebuchet MS" w:hAnsi="Trebuchet MS"/>
          <w:noProof/>
        </w:rPr>
        <w:t xml:space="preserve">lot </w:t>
      </w:r>
      <w:del w:id="76" w:author="Author">
        <w:r w:rsidRPr="00994B44">
          <w:rPr>
            <w:rFonts w:ascii="Trebuchet MS" w:hAnsi="Trebuchet MS"/>
            <w:noProof/>
          </w:rPr>
          <w:delText xml:space="preserve">came up </w:delText>
        </w:r>
      </w:del>
      <w:r w:rsidRPr="00994B44">
        <w:rPr>
          <w:rFonts w:ascii="Trebuchet MS" w:hAnsi="Trebuchet MS"/>
          <w:noProof/>
        </w:rPr>
        <w:t xml:space="preserve">for A·za′zel should be </w:t>
      </w:r>
      <w:del w:id="77" w:author="Author">
        <w:r w:rsidRPr="00994B44">
          <w:rPr>
            <w:rFonts w:ascii="Trebuchet MS" w:hAnsi="Trebuchet MS"/>
            <w:noProof/>
          </w:rPr>
          <w:delText>stood</w:delText>
        </w:r>
      </w:del>
      <w:ins w:id="78" w:author="Author">
        <w:r w:rsidRPr="00994B44">
          <w:rPr>
            <w:rFonts w:ascii="Trebuchet MS" w:hAnsi="Trebuchet MS"/>
            <w:noProof/>
          </w:rPr>
          <w:t>brought</w:t>
        </w:r>
      </w:ins>
      <w:r w:rsidRPr="00994B44">
        <w:rPr>
          <w:rFonts w:ascii="Trebuchet MS" w:hAnsi="Trebuchet MS"/>
          <w:noProof/>
        </w:rPr>
        <w:t xml:space="preserve"> alive </w:t>
      </w:r>
      <w:ins w:id="79" w:author="Author">
        <w:r w:rsidRPr="00994B44">
          <w:rPr>
            <w:rFonts w:ascii="Trebuchet MS" w:hAnsi="Trebuchet MS"/>
            <w:noProof/>
          </w:rPr>
          <w:t xml:space="preserve">to stand </w:t>
        </w:r>
      </w:ins>
      <w:r w:rsidRPr="00994B44">
        <w:rPr>
          <w:rFonts w:ascii="Trebuchet MS" w:hAnsi="Trebuchet MS"/>
          <w:noProof/>
        </w:rPr>
        <w:t xml:space="preserve">before Jehovah </w:t>
      </w:r>
      <w:ins w:id="80" w:author="Author">
        <w:r w:rsidRPr="00994B44">
          <w:rPr>
            <w:rFonts w:ascii="Trebuchet MS" w:hAnsi="Trebuchet MS"/>
            <w:noProof/>
          </w:rPr>
          <w:t xml:space="preserve">in order </w:t>
        </w:r>
      </w:ins>
      <w:r w:rsidRPr="00994B44">
        <w:rPr>
          <w:rFonts w:ascii="Trebuchet MS" w:hAnsi="Trebuchet MS"/>
          <w:noProof/>
        </w:rPr>
        <w:t xml:space="preserve">to </w:t>
      </w:r>
      <w:del w:id="81" w:author="Author">
        <w:r w:rsidRPr="00994B44">
          <w:rPr>
            <w:rFonts w:ascii="Trebuchet MS" w:hAnsi="Trebuchet MS"/>
            <w:noProof/>
          </w:rPr>
          <w:delText>make</w:delText>
        </w:r>
      </w:del>
      <w:ins w:id="82" w:author="Author">
        <w:r w:rsidRPr="00994B44">
          <w:rPr>
            <w:rFonts w:ascii="Trebuchet MS" w:hAnsi="Trebuchet MS"/>
            <w:noProof/>
          </w:rPr>
          <w:t>perform the</w:t>
        </w:r>
      </w:ins>
      <w:r w:rsidRPr="00994B44">
        <w:rPr>
          <w:rFonts w:ascii="Trebuchet MS" w:hAnsi="Trebuchet MS"/>
          <w:noProof/>
        </w:rPr>
        <w:t xml:space="preserve"> atonement </w:t>
      </w:r>
      <w:del w:id="83" w:author="Author">
        <w:r w:rsidRPr="00994B44">
          <w:rPr>
            <w:rFonts w:ascii="Trebuchet MS" w:hAnsi="Trebuchet MS"/>
            <w:noProof/>
          </w:rPr>
          <w:delText>for</w:delText>
        </w:r>
      </w:del>
      <w:ins w:id="84" w:author="Author">
        <w:r w:rsidRPr="00994B44">
          <w:rPr>
            <w:rFonts w:ascii="Trebuchet MS" w:hAnsi="Trebuchet MS"/>
            <w:noProof/>
          </w:rPr>
          <w:t>upon</w:t>
        </w:r>
      </w:ins>
      <w:r w:rsidRPr="00994B44">
        <w:rPr>
          <w:rFonts w:ascii="Trebuchet MS" w:hAnsi="Trebuchet MS"/>
          <w:noProof/>
        </w:rPr>
        <w:t xml:space="preserve"> it, so </w:t>
      </w:r>
      <w:del w:id="85" w:author="Author">
        <w:r w:rsidRPr="00994B44">
          <w:rPr>
            <w:rFonts w:ascii="Trebuchet MS" w:hAnsi="Trebuchet MS"/>
            <w:noProof/>
          </w:rPr>
          <w:delText>as to send</w:delText>
        </w:r>
      </w:del>
      <w:ins w:id="86" w:author="Author">
        <w:r w:rsidRPr="00994B44">
          <w:rPr>
            <w:rFonts w:ascii="Trebuchet MS" w:hAnsi="Trebuchet MS"/>
            <w:noProof/>
          </w:rPr>
          <w:t>that</w:t>
        </w:r>
      </w:ins>
      <w:r w:rsidRPr="00994B44">
        <w:rPr>
          <w:rFonts w:ascii="Trebuchet MS" w:hAnsi="Trebuchet MS"/>
          <w:noProof/>
        </w:rPr>
        <w:t xml:space="preserve"> it </w:t>
      </w:r>
      <w:ins w:id="87" w:author="Author">
        <w:r w:rsidRPr="00994B44">
          <w:rPr>
            <w:rFonts w:ascii="Trebuchet MS" w:hAnsi="Trebuchet MS"/>
            <w:noProof/>
          </w:rPr>
          <w:t xml:space="preserve">may be sent </w:t>
        </w:r>
      </w:ins>
      <w:r w:rsidRPr="00994B44">
        <w:rPr>
          <w:rFonts w:ascii="Trebuchet MS" w:hAnsi="Trebuchet MS"/>
          <w:noProof/>
        </w:rPr>
        <w:t>away for A·za′zel into the wilderness.</w:t>
      </w:r>
    </w:p>
    <w:p w:rsidR="00542811" w:rsidRPr="00994B44" w:rsidRDefault="00542811" w:rsidP="00542811">
      <w:pPr>
        <w:rPr>
          <w:rFonts w:ascii="Trebuchet MS" w:hAnsi="Trebuchet MS"/>
          <w:noProof/>
        </w:rPr>
      </w:pPr>
      <w:r w:rsidRPr="00994B44">
        <w:rPr>
          <w:rFonts w:ascii="Trebuchet MS" w:hAnsi="Trebuchet MS"/>
          <w:b/>
        </w:rPr>
        <w:t xml:space="preserve">16:11 </w:t>
      </w:r>
      <w:r w:rsidRPr="00994B44">
        <w:rPr>
          <w:rFonts w:ascii="Trebuchet MS" w:hAnsi="Trebuchet MS"/>
          <w:noProof/>
        </w:rPr>
        <w:t>“</w:t>
      </w:r>
      <w:del w:id="88" w:author="Author">
        <w:r w:rsidRPr="00994B44">
          <w:rPr>
            <w:rFonts w:ascii="Trebuchet MS" w:hAnsi="Trebuchet MS"/>
            <w:noProof/>
          </w:rPr>
          <w:delText xml:space="preserve">And </w:delText>
        </w:r>
      </w:del>
      <w:r w:rsidRPr="00994B44">
        <w:rPr>
          <w:rFonts w:ascii="Trebuchet MS" w:hAnsi="Trebuchet MS"/>
          <w:noProof/>
        </w:rPr>
        <w:t xml:space="preserve">Aaron </w:t>
      </w:r>
      <w:del w:id="89" w:author="Author">
        <w:r w:rsidRPr="00994B44">
          <w:rPr>
            <w:rFonts w:ascii="Trebuchet MS" w:hAnsi="Trebuchet MS"/>
            <w:noProof/>
          </w:rPr>
          <w:delText>must</w:delText>
        </w:r>
      </w:del>
      <w:ins w:id="90" w:author="Author">
        <w:r w:rsidRPr="00994B44">
          <w:rPr>
            <w:rFonts w:ascii="Trebuchet MS" w:hAnsi="Trebuchet MS"/>
            <w:noProof/>
          </w:rPr>
          <w:t>will</w:t>
        </w:r>
      </w:ins>
      <w:r w:rsidRPr="00994B44">
        <w:rPr>
          <w:rFonts w:ascii="Trebuchet MS" w:hAnsi="Trebuchet MS"/>
          <w:noProof/>
        </w:rPr>
        <w:t xml:space="preserve"> present the bull of the sin offering, which is for himself, and make </w:t>
      </w:r>
      <w:del w:id="91" w:author="Author">
        <w:r w:rsidRPr="00994B44">
          <w:rPr>
            <w:rFonts w:ascii="Trebuchet MS" w:hAnsi="Trebuchet MS"/>
            <w:noProof/>
          </w:rPr>
          <w:delText xml:space="preserve">an </w:delText>
        </w:r>
      </w:del>
      <w:r w:rsidRPr="00994B44">
        <w:rPr>
          <w:rFonts w:ascii="Trebuchet MS" w:hAnsi="Trebuchet MS"/>
          <w:noProof/>
        </w:rPr>
        <w:t xml:space="preserve">atonement in behalf of himself and his house; </w:t>
      </w:r>
      <w:del w:id="92" w:author="Author">
        <w:r w:rsidRPr="00994B44">
          <w:rPr>
            <w:rFonts w:ascii="Trebuchet MS" w:hAnsi="Trebuchet MS"/>
            <w:noProof/>
          </w:rPr>
          <w:delText>and</w:delText>
        </w:r>
      </w:del>
      <w:ins w:id="93" w:author="Author">
        <w:r w:rsidRPr="00994B44">
          <w:rPr>
            <w:rFonts w:ascii="Trebuchet MS" w:hAnsi="Trebuchet MS"/>
            <w:noProof/>
          </w:rPr>
          <w:t>afterward</w:t>
        </w:r>
      </w:ins>
      <w:r w:rsidRPr="00994B44">
        <w:rPr>
          <w:rFonts w:ascii="Trebuchet MS" w:hAnsi="Trebuchet MS"/>
          <w:noProof/>
        </w:rPr>
        <w:t xml:space="preserve"> he </w:t>
      </w:r>
      <w:del w:id="94" w:author="Author">
        <w:r w:rsidRPr="00994B44">
          <w:rPr>
            <w:rFonts w:ascii="Trebuchet MS" w:hAnsi="Trebuchet MS"/>
            <w:noProof/>
          </w:rPr>
          <w:delText>must</w:delText>
        </w:r>
      </w:del>
      <w:ins w:id="95" w:author="Author">
        <w:r w:rsidRPr="00994B44">
          <w:rPr>
            <w:rFonts w:ascii="Trebuchet MS" w:hAnsi="Trebuchet MS"/>
            <w:noProof/>
          </w:rPr>
          <w:t>will</w:t>
        </w:r>
      </w:ins>
      <w:r w:rsidRPr="00994B44">
        <w:rPr>
          <w:rFonts w:ascii="Trebuchet MS" w:hAnsi="Trebuchet MS"/>
          <w:noProof/>
        </w:rPr>
        <w:t xml:space="preserve"> slaughter the bull of the sin offering, which is for himself.</w:t>
      </w:r>
    </w:p>
    <w:p w:rsidR="00542811" w:rsidRPr="00994B44" w:rsidRDefault="00542811" w:rsidP="00542811">
      <w:pPr>
        <w:rPr>
          <w:rFonts w:ascii="Trebuchet MS" w:hAnsi="Trebuchet MS"/>
          <w:noProof/>
        </w:rPr>
      </w:pPr>
      <w:r w:rsidRPr="00994B44">
        <w:rPr>
          <w:rFonts w:ascii="Trebuchet MS" w:hAnsi="Trebuchet MS"/>
          <w:b/>
        </w:rPr>
        <w:t xml:space="preserve">16:12 </w:t>
      </w:r>
      <w:r w:rsidRPr="00994B44">
        <w:rPr>
          <w:rFonts w:ascii="Trebuchet MS" w:hAnsi="Trebuchet MS"/>
          <w:noProof/>
        </w:rPr>
        <w:t>“</w:t>
      </w:r>
      <w:del w:id="96" w:author="Author">
        <w:r w:rsidRPr="00994B44">
          <w:rPr>
            <w:rFonts w:ascii="Trebuchet MS" w:hAnsi="Trebuchet MS"/>
            <w:noProof/>
          </w:rPr>
          <w:delText>And he must</w:delText>
        </w:r>
      </w:del>
      <w:ins w:id="97" w:author="Author">
        <w:r w:rsidRPr="00994B44">
          <w:rPr>
            <w:rFonts w:ascii="Trebuchet MS" w:hAnsi="Trebuchet MS"/>
            <w:noProof/>
          </w:rPr>
          <w:t>He will then</w:t>
        </w:r>
      </w:ins>
      <w:r w:rsidRPr="00994B44">
        <w:rPr>
          <w:rFonts w:ascii="Trebuchet MS" w:hAnsi="Trebuchet MS"/>
          <w:noProof/>
        </w:rPr>
        <w:t xml:space="preserve"> take the fire holder full of burning coals </w:t>
      </w:r>
      <w:del w:id="98" w:author="Author">
        <w:r w:rsidRPr="00994B44">
          <w:rPr>
            <w:rFonts w:ascii="Trebuchet MS" w:hAnsi="Trebuchet MS"/>
            <w:noProof/>
          </w:rPr>
          <w:delText xml:space="preserve">of fire </w:delText>
        </w:r>
      </w:del>
      <w:r w:rsidRPr="00994B44">
        <w:rPr>
          <w:rFonts w:ascii="Trebuchet MS" w:hAnsi="Trebuchet MS"/>
          <w:noProof/>
        </w:rPr>
        <w:t xml:space="preserve">from </w:t>
      </w:r>
      <w:del w:id="99" w:author="Author">
        <w:r w:rsidRPr="00994B44">
          <w:rPr>
            <w:rFonts w:ascii="Trebuchet MS" w:hAnsi="Trebuchet MS"/>
            <w:noProof/>
          </w:rPr>
          <w:delText xml:space="preserve">off </w:delText>
        </w:r>
      </w:del>
      <w:r w:rsidRPr="00994B44">
        <w:rPr>
          <w:rFonts w:ascii="Trebuchet MS" w:hAnsi="Trebuchet MS"/>
          <w:noProof/>
        </w:rPr>
        <w:t>the altar before Jehovah</w:t>
      </w:r>
      <w:del w:id="100" w:author="Author">
        <w:r w:rsidRPr="00994B44">
          <w:rPr>
            <w:rFonts w:ascii="Trebuchet MS" w:hAnsi="Trebuchet MS"/>
            <w:noProof/>
          </w:rPr>
          <w:delText>,</w:delText>
        </w:r>
      </w:del>
      <w:r w:rsidRPr="00994B44">
        <w:rPr>
          <w:rFonts w:ascii="Trebuchet MS" w:hAnsi="Trebuchet MS"/>
          <w:noProof/>
        </w:rPr>
        <w:t xml:space="preserve"> and </w:t>
      </w:r>
      <w:del w:id="101" w:author="Author">
        <w:r w:rsidRPr="00994B44">
          <w:rPr>
            <w:rFonts w:ascii="Trebuchet MS" w:hAnsi="Trebuchet MS"/>
            <w:noProof/>
          </w:rPr>
          <w:delText>the hollows of both his hands full</w:delText>
        </w:r>
      </w:del>
      <w:ins w:id="102" w:author="Author">
        <w:r w:rsidRPr="00994B44">
          <w:rPr>
            <w:rFonts w:ascii="Trebuchet MS" w:hAnsi="Trebuchet MS"/>
            <w:noProof/>
          </w:rPr>
          <w:t>two handfuls</w:t>
        </w:r>
      </w:ins>
      <w:r w:rsidRPr="00994B44">
        <w:rPr>
          <w:rFonts w:ascii="Trebuchet MS" w:hAnsi="Trebuchet MS"/>
          <w:noProof/>
        </w:rPr>
        <w:t xml:space="preserve"> of fine perfumed incense, and he </w:t>
      </w:r>
      <w:del w:id="103" w:author="Author">
        <w:r w:rsidRPr="00994B44">
          <w:rPr>
            <w:rFonts w:ascii="Trebuchet MS" w:hAnsi="Trebuchet MS"/>
            <w:noProof/>
          </w:rPr>
          <w:delText>must</w:delText>
        </w:r>
      </w:del>
      <w:ins w:id="104" w:author="Author">
        <w:r w:rsidRPr="00994B44">
          <w:rPr>
            <w:rFonts w:ascii="Trebuchet MS" w:hAnsi="Trebuchet MS"/>
            <w:noProof/>
          </w:rPr>
          <w:t>will</w:t>
        </w:r>
      </w:ins>
      <w:r w:rsidRPr="00994B44">
        <w:rPr>
          <w:rFonts w:ascii="Trebuchet MS" w:hAnsi="Trebuchet MS"/>
          <w:noProof/>
        </w:rPr>
        <w:t xml:space="preserve"> bring them inside the curtain. </w:t>
      </w:r>
      <w:r w:rsidRPr="00994B44">
        <w:rPr>
          <w:rFonts w:ascii="Trebuchet MS" w:hAnsi="Trebuchet MS"/>
          <w:b/>
          <w:noProof/>
        </w:rPr>
        <w:t xml:space="preserve">16:13 </w:t>
      </w:r>
      <w:r w:rsidRPr="00994B44">
        <w:rPr>
          <w:rFonts w:ascii="Trebuchet MS" w:hAnsi="Trebuchet MS"/>
          <w:noProof/>
        </w:rPr>
        <w:t xml:space="preserve">He </w:t>
      </w:r>
      <w:del w:id="105" w:author="Author">
        <w:r w:rsidRPr="00994B44">
          <w:rPr>
            <w:rFonts w:ascii="Trebuchet MS" w:hAnsi="Trebuchet MS"/>
            <w:noProof/>
          </w:rPr>
          <w:delText>must</w:delText>
        </w:r>
      </w:del>
      <w:ins w:id="106" w:author="Author">
        <w:r w:rsidRPr="00994B44">
          <w:rPr>
            <w:rFonts w:ascii="Trebuchet MS" w:hAnsi="Trebuchet MS"/>
            <w:noProof/>
          </w:rPr>
          <w:t>will</w:t>
        </w:r>
      </w:ins>
      <w:r w:rsidRPr="00994B44">
        <w:rPr>
          <w:rFonts w:ascii="Trebuchet MS" w:hAnsi="Trebuchet MS"/>
          <w:noProof/>
        </w:rPr>
        <w:t xml:space="preserve"> also put the incense </w:t>
      </w:r>
      <w:del w:id="107" w:author="Author">
        <w:r w:rsidRPr="00994B44">
          <w:rPr>
            <w:rFonts w:ascii="Trebuchet MS" w:hAnsi="Trebuchet MS"/>
            <w:noProof/>
          </w:rPr>
          <w:delText>upon</w:delText>
        </w:r>
      </w:del>
      <w:ins w:id="108" w:author="Author">
        <w:r w:rsidRPr="00994B44">
          <w:rPr>
            <w:rFonts w:ascii="Trebuchet MS" w:hAnsi="Trebuchet MS"/>
            <w:noProof/>
          </w:rPr>
          <w:t>on</w:t>
        </w:r>
      </w:ins>
      <w:r w:rsidRPr="00994B44">
        <w:rPr>
          <w:rFonts w:ascii="Trebuchet MS" w:hAnsi="Trebuchet MS"/>
          <w:noProof/>
        </w:rPr>
        <w:t xml:space="preserve"> the fire before Jehovah, and the cloud of the incense </w:t>
      </w:r>
      <w:del w:id="109" w:author="Author">
        <w:r w:rsidRPr="00994B44">
          <w:rPr>
            <w:rFonts w:ascii="Trebuchet MS" w:hAnsi="Trebuchet MS"/>
            <w:noProof/>
          </w:rPr>
          <w:delText>must overspread</w:delText>
        </w:r>
      </w:del>
      <w:ins w:id="110" w:author="Author">
        <w:r w:rsidRPr="00994B44">
          <w:rPr>
            <w:rFonts w:ascii="Trebuchet MS" w:hAnsi="Trebuchet MS"/>
            <w:noProof/>
          </w:rPr>
          <w:t>will envelop</w:t>
        </w:r>
      </w:ins>
      <w:r w:rsidRPr="00994B44">
        <w:rPr>
          <w:rFonts w:ascii="Trebuchet MS" w:hAnsi="Trebuchet MS"/>
          <w:noProof/>
        </w:rPr>
        <w:t xml:space="preserve"> the Ark cover, which is </w:t>
      </w:r>
      <w:del w:id="111" w:author="Author">
        <w:r w:rsidRPr="00994B44">
          <w:rPr>
            <w:rFonts w:ascii="Trebuchet MS" w:hAnsi="Trebuchet MS"/>
            <w:noProof/>
          </w:rPr>
          <w:delText>upon</w:delText>
        </w:r>
      </w:del>
      <w:ins w:id="112" w:author="Author">
        <w:r w:rsidRPr="00994B44">
          <w:rPr>
            <w:rFonts w:ascii="Trebuchet MS" w:hAnsi="Trebuchet MS"/>
            <w:noProof/>
          </w:rPr>
          <w:t>on</w:t>
        </w:r>
      </w:ins>
      <w:r w:rsidRPr="00994B44">
        <w:rPr>
          <w:rFonts w:ascii="Trebuchet MS" w:hAnsi="Trebuchet MS"/>
          <w:noProof/>
        </w:rPr>
        <w:t xml:space="preserve"> the Testimony, </w:t>
      </w:r>
      <w:ins w:id="113" w:author="Author">
        <w:r w:rsidRPr="00994B44">
          <w:rPr>
            <w:rFonts w:ascii="Trebuchet MS" w:hAnsi="Trebuchet MS"/>
            <w:noProof/>
          </w:rPr>
          <w:t xml:space="preserve">so </w:t>
        </w:r>
      </w:ins>
      <w:r w:rsidRPr="00994B44">
        <w:rPr>
          <w:rFonts w:ascii="Trebuchet MS" w:hAnsi="Trebuchet MS"/>
          <w:noProof/>
        </w:rPr>
        <w:t>that he may not die.</w:t>
      </w:r>
    </w:p>
    <w:p w:rsidR="00542811" w:rsidRPr="00994B44" w:rsidRDefault="00542811" w:rsidP="00542811">
      <w:pPr>
        <w:rPr>
          <w:rFonts w:ascii="Trebuchet MS" w:hAnsi="Trebuchet MS"/>
          <w:noProof/>
        </w:rPr>
      </w:pPr>
      <w:r w:rsidRPr="00994B44">
        <w:rPr>
          <w:rFonts w:ascii="Trebuchet MS" w:hAnsi="Trebuchet MS"/>
          <w:b/>
        </w:rPr>
        <w:t xml:space="preserve">16:14 </w:t>
      </w:r>
      <w:r w:rsidRPr="00994B44">
        <w:rPr>
          <w:rFonts w:ascii="Trebuchet MS" w:hAnsi="Trebuchet MS"/>
          <w:noProof/>
        </w:rPr>
        <w:t>“</w:t>
      </w:r>
      <w:del w:id="114" w:author="Author">
        <w:r w:rsidRPr="00994B44">
          <w:rPr>
            <w:rFonts w:ascii="Trebuchet MS" w:hAnsi="Trebuchet MS"/>
            <w:noProof/>
          </w:rPr>
          <w:delText>And he must</w:delText>
        </w:r>
      </w:del>
      <w:ins w:id="115" w:author="Author">
        <w:r w:rsidRPr="00994B44">
          <w:rPr>
            <w:rFonts w:ascii="Trebuchet MS" w:hAnsi="Trebuchet MS"/>
            <w:noProof/>
          </w:rPr>
          <w:t>He will</w:t>
        </w:r>
      </w:ins>
      <w:r w:rsidRPr="00994B44">
        <w:rPr>
          <w:rFonts w:ascii="Trebuchet MS" w:hAnsi="Trebuchet MS"/>
          <w:noProof/>
        </w:rPr>
        <w:t xml:space="preserve"> take some of the bull’s blood and spatter it with his finger in front of the cover on the east side, and he will spatter some of the blood with his finger seven times before the cover.</w:t>
      </w:r>
    </w:p>
    <w:p w:rsidR="00542811" w:rsidRPr="00994B44" w:rsidRDefault="00542811" w:rsidP="00542811">
      <w:pPr>
        <w:rPr>
          <w:rFonts w:ascii="Trebuchet MS" w:hAnsi="Trebuchet MS"/>
          <w:noProof/>
        </w:rPr>
      </w:pPr>
      <w:r w:rsidRPr="00994B44">
        <w:rPr>
          <w:rFonts w:ascii="Trebuchet MS" w:hAnsi="Trebuchet MS"/>
          <w:b/>
        </w:rPr>
        <w:t xml:space="preserve">16:15 </w:t>
      </w:r>
      <w:r w:rsidRPr="00994B44">
        <w:rPr>
          <w:rFonts w:ascii="Trebuchet MS" w:hAnsi="Trebuchet MS"/>
          <w:noProof/>
        </w:rPr>
        <w:t>“</w:t>
      </w:r>
      <w:del w:id="116" w:author="Author">
        <w:r w:rsidRPr="00994B44">
          <w:rPr>
            <w:rFonts w:ascii="Trebuchet MS" w:hAnsi="Trebuchet MS"/>
            <w:noProof/>
          </w:rPr>
          <w:delText>And he must</w:delText>
        </w:r>
      </w:del>
      <w:ins w:id="117" w:author="Author">
        <w:r w:rsidRPr="00994B44">
          <w:rPr>
            <w:rFonts w:ascii="Trebuchet MS" w:hAnsi="Trebuchet MS"/>
            <w:noProof/>
          </w:rPr>
          <w:t>He will then</w:t>
        </w:r>
      </w:ins>
      <w:r w:rsidRPr="00994B44">
        <w:rPr>
          <w:rFonts w:ascii="Trebuchet MS" w:hAnsi="Trebuchet MS"/>
          <w:noProof/>
        </w:rPr>
        <w:t xml:space="preserve"> slaughter the goat of the sin offering, which is for the people, and </w:t>
      </w:r>
      <w:del w:id="118" w:author="Author">
        <w:r w:rsidRPr="00994B44">
          <w:rPr>
            <w:rFonts w:ascii="Trebuchet MS" w:hAnsi="Trebuchet MS"/>
            <w:noProof/>
          </w:rPr>
          <w:delText xml:space="preserve">he must </w:delText>
        </w:r>
      </w:del>
      <w:r w:rsidRPr="00994B44">
        <w:rPr>
          <w:rFonts w:ascii="Trebuchet MS" w:hAnsi="Trebuchet MS"/>
          <w:noProof/>
        </w:rPr>
        <w:t xml:space="preserve">bring its blood inside the curtain and do with its blood the same as he did with the bull’s blood; </w:t>
      </w:r>
      <w:del w:id="119" w:author="Author">
        <w:r w:rsidRPr="00994B44">
          <w:rPr>
            <w:rFonts w:ascii="Trebuchet MS" w:hAnsi="Trebuchet MS"/>
            <w:noProof/>
          </w:rPr>
          <w:delText xml:space="preserve">and </w:delText>
        </w:r>
      </w:del>
      <w:r w:rsidRPr="00994B44">
        <w:rPr>
          <w:rFonts w:ascii="Trebuchet MS" w:hAnsi="Trebuchet MS"/>
          <w:noProof/>
        </w:rPr>
        <w:t xml:space="preserve">he </w:t>
      </w:r>
      <w:del w:id="120" w:author="Author">
        <w:r w:rsidRPr="00994B44">
          <w:rPr>
            <w:rFonts w:ascii="Trebuchet MS" w:hAnsi="Trebuchet MS"/>
            <w:noProof/>
          </w:rPr>
          <w:delText>must</w:delText>
        </w:r>
      </w:del>
      <w:ins w:id="121" w:author="Author">
        <w:r w:rsidRPr="00994B44">
          <w:rPr>
            <w:rFonts w:ascii="Trebuchet MS" w:hAnsi="Trebuchet MS"/>
            <w:noProof/>
          </w:rPr>
          <w:t>is to</w:t>
        </w:r>
      </w:ins>
      <w:r w:rsidRPr="00994B44">
        <w:rPr>
          <w:rFonts w:ascii="Trebuchet MS" w:hAnsi="Trebuchet MS"/>
          <w:noProof/>
        </w:rPr>
        <w:t xml:space="preserve"> spatter it toward the cover and before the cover.</w:t>
      </w:r>
    </w:p>
    <w:p w:rsidR="00542811" w:rsidRPr="00994B44" w:rsidRDefault="00542811" w:rsidP="00542811">
      <w:pPr>
        <w:rPr>
          <w:rFonts w:ascii="Trebuchet MS" w:hAnsi="Trebuchet MS"/>
          <w:noProof/>
        </w:rPr>
      </w:pPr>
      <w:r w:rsidRPr="00994B44">
        <w:rPr>
          <w:rFonts w:ascii="Trebuchet MS" w:hAnsi="Trebuchet MS"/>
          <w:b/>
        </w:rPr>
        <w:t xml:space="preserve">16:16 </w:t>
      </w:r>
      <w:r w:rsidRPr="00994B44">
        <w:rPr>
          <w:rFonts w:ascii="Trebuchet MS" w:hAnsi="Trebuchet MS"/>
          <w:noProof/>
        </w:rPr>
        <w:t>“</w:t>
      </w:r>
      <w:del w:id="122" w:author="Author">
        <w:r w:rsidRPr="00994B44">
          <w:rPr>
            <w:rFonts w:ascii="Trebuchet MS" w:hAnsi="Trebuchet MS"/>
            <w:noProof/>
          </w:rPr>
          <w:delText>And he</w:delText>
        </w:r>
      </w:del>
      <w:ins w:id="123" w:author="Author">
        <w:r w:rsidRPr="00994B44">
          <w:rPr>
            <w:rFonts w:ascii="Trebuchet MS" w:hAnsi="Trebuchet MS"/>
            <w:noProof/>
          </w:rPr>
          <w:t>He</w:t>
        </w:r>
      </w:ins>
      <w:r w:rsidRPr="00994B44">
        <w:rPr>
          <w:rFonts w:ascii="Trebuchet MS" w:hAnsi="Trebuchet MS"/>
          <w:noProof/>
        </w:rPr>
        <w:t xml:space="preserve"> must make atonement for the holy place concerning the </w:t>
      </w:r>
      <w:del w:id="124" w:author="Author">
        <w:r w:rsidRPr="00994B44">
          <w:rPr>
            <w:rFonts w:ascii="Trebuchet MS" w:hAnsi="Trebuchet MS"/>
            <w:noProof/>
          </w:rPr>
          <w:delText>uncleannesses</w:delText>
        </w:r>
      </w:del>
      <w:ins w:id="125" w:author="Author">
        <w:r w:rsidRPr="00994B44">
          <w:rPr>
            <w:rFonts w:ascii="Trebuchet MS" w:hAnsi="Trebuchet MS"/>
            <w:noProof/>
          </w:rPr>
          <w:t>acts of uncleanness</w:t>
        </w:r>
      </w:ins>
      <w:r w:rsidRPr="00994B44">
        <w:rPr>
          <w:rFonts w:ascii="Trebuchet MS" w:hAnsi="Trebuchet MS"/>
          <w:noProof/>
        </w:rPr>
        <w:t xml:space="preserve"> of the </w:t>
      </w:r>
      <w:del w:id="126" w:author="Author">
        <w:r w:rsidRPr="00994B44">
          <w:rPr>
            <w:rFonts w:ascii="Trebuchet MS" w:hAnsi="Trebuchet MS"/>
            <w:noProof/>
          </w:rPr>
          <w:delText>sons of Israel</w:delText>
        </w:r>
      </w:del>
      <w:ins w:id="127" w:author="Author">
        <w:r w:rsidRPr="00994B44">
          <w:rPr>
            <w:rFonts w:ascii="Trebuchet MS" w:hAnsi="Trebuchet MS"/>
            <w:noProof/>
          </w:rPr>
          <w:t>Israelites</w:t>
        </w:r>
      </w:ins>
      <w:r w:rsidRPr="00994B44">
        <w:rPr>
          <w:rFonts w:ascii="Trebuchet MS" w:hAnsi="Trebuchet MS"/>
          <w:noProof/>
        </w:rPr>
        <w:t xml:space="preserve"> and concerning their </w:t>
      </w:r>
      <w:del w:id="128" w:author="Author">
        <w:r w:rsidRPr="00994B44">
          <w:rPr>
            <w:rFonts w:ascii="Trebuchet MS" w:hAnsi="Trebuchet MS"/>
            <w:noProof/>
          </w:rPr>
          <w:delText xml:space="preserve">revolts in all </w:delText>
        </w:r>
      </w:del>
      <w:ins w:id="129" w:author="Author">
        <w:r w:rsidRPr="00994B44">
          <w:rPr>
            <w:rFonts w:ascii="Trebuchet MS" w:hAnsi="Trebuchet MS"/>
            <w:noProof/>
          </w:rPr>
          <w:t xml:space="preserve">transgressions and </w:t>
        </w:r>
      </w:ins>
      <w:r w:rsidRPr="00994B44">
        <w:rPr>
          <w:rFonts w:ascii="Trebuchet MS" w:hAnsi="Trebuchet MS"/>
          <w:noProof/>
        </w:rPr>
        <w:t>their sins</w:t>
      </w:r>
      <w:del w:id="130" w:author="Author">
        <w:r w:rsidRPr="00994B44">
          <w:rPr>
            <w:rFonts w:ascii="Trebuchet MS" w:hAnsi="Trebuchet MS"/>
            <w:noProof/>
          </w:rPr>
          <w:delText>;</w:delText>
        </w:r>
      </w:del>
      <w:ins w:id="131" w:author="Author">
        <w:r w:rsidRPr="00994B44">
          <w:rPr>
            <w:rFonts w:ascii="Trebuchet MS" w:hAnsi="Trebuchet MS"/>
            <w:noProof/>
          </w:rPr>
          <w:t>,</w:t>
        </w:r>
      </w:ins>
      <w:r w:rsidRPr="00994B44">
        <w:rPr>
          <w:rFonts w:ascii="Trebuchet MS" w:hAnsi="Trebuchet MS"/>
          <w:noProof/>
        </w:rPr>
        <w:t xml:space="preserve"> and that is </w:t>
      </w:r>
      <w:del w:id="132" w:author="Author">
        <w:r w:rsidRPr="00994B44">
          <w:rPr>
            <w:rFonts w:ascii="Trebuchet MS" w:hAnsi="Trebuchet MS"/>
            <w:noProof/>
          </w:rPr>
          <w:delText>the way</w:delText>
        </w:r>
      </w:del>
      <w:ins w:id="133" w:author="Author">
        <w:r w:rsidRPr="00994B44">
          <w:rPr>
            <w:rFonts w:ascii="Trebuchet MS" w:hAnsi="Trebuchet MS"/>
            <w:noProof/>
          </w:rPr>
          <w:t>what</w:t>
        </w:r>
      </w:ins>
      <w:r w:rsidRPr="00994B44">
        <w:rPr>
          <w:rFonts w:ascii="Trebuchet MS" w:hAnsi="Trebuchet MS"/>
          <w:noProof/>
        </w:rPr>
        <w:t xml:space="preserve"> he should do for the tent of meeting, which is </w:t>
      </w:r>
      <w:del w:id="134" w:author="Author">
        <w:r w:rsidRPr="00994B44">
          <w:rPr>
            <w:rFonts w:ascii="Trebuchet MS" w:hAnsi="Trebuchet MS"/>
            <w:noProof/>
          </w:rPr>
          <w:delText>residing with</w:delText>
        </w:r>
      </w:del>
      <w:ins w:id="135" w:author="Author">
        <w:r w:rsidRPr="00994B44">
          <w:rPr>
            <w:rFonts w:ascii="Trebuchet MS" w:hAnsi="Trebuchet MS"/>
            <w:noProof/>
          </w:rPr>
          <w:t>located among</w:t>
        </w:r>
      </w:ins>
      <w:r w:rsidRPr="00994B44">
        <w:rPr>
          <w:rFonts w:ascii="Trebuchet MS" w:hAnsi="Trebuchet MS"/>
          <w:noProof/>
        </w:rPr>
        <w:t xml:space="preserve"> them in the midst of their </w:t>
      </w:r>
      <w:del w:id="136" w:author="Author">
        <w:r w:rsidRPr="00994B44">
          <w:rPr>
            <w:rFonts w:ascii="Trebuchet MS" w:hAnsi="Trebuchet MS"/>
            <w:noProof/>
          </w:rPr>
          <w:delText>uncleannesses</w:delText>
        </w:r>
      </w:del>
      <w:ins w:id="137" w:author="Author">
        <w:r w:rsidRPr="00994B44">
          <w:rPr>
            <w:rFonts w:ascii="Trebuchet MS" w:hAnsi="Trebuchet MS"/>
            <w:noProof/>
          </w:rPr>
          <w:t>acts of uncleanness</w:t>
        </w:r>
      </w:ins>
      <w:r w:rsidRPr="00994B44">
        <w:rPr>
          <w:rFonts w:ascii="Trebuchet MS" w:hAnsi="Trebuchet MS"/>
          <w:noProof/>
        </w:rPr>
        <w:t>.</w:t>
      </w:r>
    </w:p>
    <w:p w:rsidR="00542811" w:rsidRPr="00994B44" w:rsidRDefault="00542811" w:rsidP="00542811">
      <w:pPr>
        <w:rPr>
          <w:rFonts w:ascii="Trebuchet MS" w:hAnsi="Trebuchet MS"/>
          <w:noProof/>
        </w:rPr>
      </w:pPr>
      <w:r w:rsidRPr="00994B44">
        <w:rPr>
          <w:rFonts w:ascii="Trebuchet MS" w:hAnsi="Trebuchet MS"/>
          <w:b/>
        </w:rPr>
        <w:t xml:space="preserve">16:17 </w:t>
      </w:r>
      <w:r w:rsidRPr="00994B44">
        <w:rPr>
          <w:rFonts w:ascii="Trebuchet MS" w:hAnsi="Trebuchet MS"/>
          <w:noProof/>
        </w:rPr>
        <w:t>“</w:t>
      </w:r>
      <w:del w:id="138" w:author="Author">
        <w:r w:rsidRPr="00994B44">
          <w:rPr>
            <w:rFonts w:ascii="Trebuchet MS" w:hAnsi="Trebuchet MS"/>
            <w:noProof/>
          </w:rPr>
          <w:delText>And no</w:delText>
        </w:r>
      </w:del>
      <w:ins w:id="139" w:author="Author">
        <w:r w:rsidRPr="00994B44">
          <w:rPr>
            <w:rFonts w:ascii="Trebuchet MS" w:hAnsi="Trebuchet MS"/>
            <w:noProof/>
          </w:rPr>
          <w:t>No</w:t>
        </w:r>
      </w:ins>
      <w:r w:rsidRPr="00994B44">
        <w:rPr>
          <w:rFonts w:ascii="Trebuchet MS" w:hAnsi="Trebuchet MS"/>
          <w:noProof/>
        </w:rPr>
        <w:t xml:space="preserve"> other man should </w:t>
      </w:r>
      <w:del w:id="140" w:author="Author">
        <w:r w:rsidRPr="00994B44">
          <w:rPr>
            <w:rFonts w:ascii="Trebuchet MS" w:hAnsi="Trebuchet MS"/>
            <w:noProof/>
          </w:rPr>
          <w:delText xml:space="preserve">happen to </w:delText>
        </w:r>
      </w:del>
      <w:r w:rsidRPr="00994B44">
        <w:rPr>
          <w:rFonts w:ascii="Trebuchet MS" w:hAnsi="Trebuchet MS"/>
          <w:noProof/>
        </w:rPr>
        <w:t xml:space="preserve">be in the tent of meeting from </w:t>
      </w:r>
      <w:del w:id="141" w:author="Author">
        <w:r w:rsidRPr="00994B44">
          <w:rPr>
            <w:rFonts w:ascii="Trebuchet MS" w:hAnsi="Trebuchet MS"/>
            <w:noProof/>
          </w:rPr>
          <w:delText>when</w:delText>
        </w:r>
      </w:del>
      <w:ins w:id="142" w:author="Author">
        <w:r w:rsidRPr="00994B44">
          <w:rPr>
            <w:rFonts w:ascii="Trebuchet MS" w:hAnsi="Trebuchet MS"/>
            <w:noProof/>
          </w:rPr>
          <w:t>the time</w:t>
        </w:r>
      </w:ins>
      <w:r w:rsidRPr="00994B44">
        <w:rPr>
          <w:rFonts w:ascii="Trebuchet MS" w:hAnsi="Trebuchet MS"/>
          <w:noProof/>
        </w:rPr>
        <w:t xml:space="preserve"> he goes in to make atonement in the holy place until he comes out</w:t>
      </w:r>
      <w:del w:id="143" w:author="Author">
        <w:r w:rsidRPr="00994B44">
          <w:rPr>
            <w:rFonts w:ascii="Trebuchet MS" w:hAnsi="Trebuchet MS"/>
            <w:noProof/>
          </w:rPr>
          <w:delText>; and he must</w:delText>
        </w:r>
      </w:del>
      <w:ins w:id="144" w:author="Author">
        <w:r w:rsidRPr="00994B44">
          <w:rPr>
            <w:rFonts w:ascii="Trebuchet MS" w:hAnsi="Trebuchet MS"/>
            <w:noProof/>
          </w:rPr>
          <w:t>. He will</w:t>
        </w:r>
      </w:ins>
      <w:r w:rsidRPr="00994B44">
        <w:rPr>
          <w:rFonts w:ascii="Trebuchet MS" w:hAnsi="Trebuchet MS"/>
          <w:noProof/>
        </w:rPr>
        <w:t xml:space="preserve"> make atonement in behalf of himself and </w:t>
      </w:r>
      <w:del w:id="145" w:author="Author">
        <w:r w:rsidRPr="00994B44">
          <w:rPr>
            <w:rFonts w:ascii="Trebuchet MS" w:hAnsi="Trebuchet MS"/>
            <w:noProof/>
          </w:rPr>
          <w:delText xml:space="preserve">in behalf of </w:delText>
        </w:r>
      </w:del>
      <w:r w:rsidRPr="00994B44">
        <w:rPr>
          <w:rFonts w:ascii="Trebuchet MS" w:hAnsi="Trebuchet MS"/>
          <w:noProof/>
        </w:rPr>
        <w:t>his house and in behalf of the entire congregation of Israel.</w:t>
      </w:r>
    </w:p>
    <w:p w:rsidR="00542811" w:rsidRPr="00994B44" w:rsidRDefault="00542811" w:rsidP="00542811">
      <w:pPr>
        <w:rPr>
          <w:rFonts w:ascii="Trebuchet MS" w:hAnsi="Trebuchet MS"/>
          <w:noProof/>
        </w:rPr>
      </w:pPr>
      <w:r w:rsidRPr="00994B44">
        <w:rPr>
          <w:rFonts w:ascii="Trebuchet MS" w:hAnsi="Trebuchet MS"/>
          <w:b/>
        </w:rPr>
        <w:t xml:space="preserve">16:18 </w:t>
      </w:r>
      <w:r w:rsidRPr="00994B44">
        <w:rPr>
          <w:rFonts w:ascii="Trebuchet MS" w:hAnsi="Trebuchet MS"/>
          <w:noProof/>
        </w:rPr>
        <w:t>“</w:t>
      </w:r>
      <w:del w:id="146" w:author="Author">
        <w:r w:rsidRPr="00994B44">
          <w:rPr>
            <w:rFonts w:ascii="Trebuchet MS" w:hAnsi="Trebuchet MS"/>
            <w:noProof/>
          </w:rPr>
          <w:delText>And he must</w:delText>
        </w:r>
      </w:del>
      <w:ins w:id="147" w:author="Author">
        <w:r w:rsidRPr="00994B44">
          <w:rPr>
            <w:rFonts w:ascii="Trebuchet MS" w:hAnsi="Trebuchet MS"/>
            <w:noProof/>
          </w:rPr>
          <w:t>He will then</w:t>
        </w:r>
      </w:ins>
      <w:r w:rsidRPr="00994B44">
        <w:rPr>
          <w:rFonts w:ascii="Trebuchet MS" w:hAnsi="Trebuchet MS"/>
          <w:noProof/>
        </w:rPr>
        <w:t xml:space="preserve"> come out to the altar, which is before Jehovah, and make atonement for it, and he </w:t>
      </w:r>
      <w:del w:id="148" w:author="Author">
        <w:r w:rsidRPr="00994B44">
          <w:rPr>
            <w:rFonts w:ascii="Trebuchet MS" w:hAnsi="Trebuchet MS"/>
            <w:noProof/>
          </w:rPr>
          <w:delText>must</w:delText>
        </w:r>
      </w:del>
      <w:ins w:id="149" w:author="Author">
        <w:r w:rsidRPr="00994B44">
          <w:rPr>
            <w:rFonts w:ascii="Trebuchet MS" w:hAnsi="Trebuchet MS"/>
            <w:noProof/>
          </w:rPr>
          <w:t>will</w:t>
        </w:r>
      </w:ins>
      <w:r w:rsidRPr="00994B44">
        <w:rPr>
          <w:rFonts w:ascii="Trebuchet MS" w:hAnsi="Trebuchet MS"/>
          <w:noProof/>
        </w:rPr>
        <w:t xml:space="preserve"> take some of the bull’s blood and some of the goat’s blood and put it </w:t>
      </w:r>
      <w:del w:id="150" w:author="Author">
        <w:r w:rsidRPr="00994B44">
          <w:rPr>
            <w:rFonts w:ascii="Trebuchet MS" w:hAnsi="Trebuchet MS"/>
            <w:noProof/>
          </w:rPr>
          <w:delText>upon</w:delText>
        </w:r>
      </w:del>
      <w:ins w:id="151" w:author="Author">
        <w:r w:rsidRPr="00994B44">
          <w:rPr>
            <w:rFonts w:ascii="Trebuchet MS" w:hAnsi="Trebuchet MS"/>
            <w:noProof/>
          </w:rPr>
          <w:t>on</w:t>
        </w:r>
      </w:ins>
      <w:r w:rsidRPr="00994B44">
        <w:rPr>
          <w:rFonts w:ascii="Trebuchet MS" w:hAnsi="Trebuchet MS"/>
          <w:noProof/>
        </w:rPr>
        <w:t xml:space="preserve"> the horns of the altar </w:t>
      </w:r>
      <w:del w:id="152" w:author="Author">
        <w:r w:rsidRPr="00994B44">
          <w:rPr>
            <w:rFonts w:ascii="Trebuchet MS" w:hAnsi="Trebuchet MS"/>
            <w:noProof/>
          </w:rPr>
          <w:delText>round about</w:delText>
        </w:r>
      </w:del>
      <w:ins w:id="153" w:author="Author">
        <w:r w:rsidRPr="00994B44">
          <w:rPr>
            <w:rFonts w:ascii="Trebuchet MS" w:hAnsi="Trebuchet MS"/>
            <w:noProof/>
          </w:rPr>
          <w:t>on all sides</w:t>
        </w:r>
      </w:ins>
      <w:r w:rsidRPr="00994B44">
        <w:rPr>
          <w:rFonts w:ascii="Trebuchet MS" w:hAnsi="Trebuchet MS"/>
          <w:noProof/>
        </w:rPr>
        <w:t xml:space="preserve">. </w:t>
      </w:r>
      <w:r w:rsidRPr="00994B44">
        <w:rPr>
          <w:rFonts w:ascii="Trebuchet MS" w:hAnsi="Trebuchet MS"/>
          <w:b/>
          <w:noProof/>
        </w:rPr>
        <w:t xml:space="preserve">16:19 </w:t>
      </w:r>
      <w:r w:rsidRPr="00994B44">
        <w:rPr>
          <w:rFonts w:ascii="Trebuchet MS" w:hAnsi="Trebuchet MS"/>
          <w:noProof/>
        </w:rPr>
        <w:t xml:space="preserve">He </w:t>
      </w:r>
      <w:del w:id="154" w:author="Author">
        <w:r w:rsidRPr="00994B44">
          <w:rPr>
            <w:rFonts w:ascii="Trebuchet MS" w:hAnsi="Trebuchet MS"/>
            <w:noProof/>
          </w:rPr>
          <w:delText>must</w:delText>
        </w:r>
      </w:del>
      <w:ins w:id="155" w:author="Author">
        <w:r w:rsidRPr="00994B44">
          <w:rPr>
            <w:rFonts w:ascii="Trebuchet MS" w:hAnsi="Trebuchet MS"/>
            <w:noProof/>
          </w:rPr>
          <w:t>will</w:t>
        </w:r>
      </w:ins>
      <w:r w:rsidRPr="00994B44">
        <w:rPr>
          <w:rFonts w:ascii="Trebuchet MS" w:hAnsi="Trebuchet MS"/>
          <w:noProof/>
        </w:rPr>
        <w:t xml:space="preserve"> also spatter some of the blood </w:t>
      </w:r>
      <w:del w:id="156" w:author="Author">
        <w:r w:rsidRPr="00994B44">
          <w:rPr>
            <w:rFonts w:ascii="Trebuchet MS" w:hAnsi="Trebuchet MS"/>
            <w:noProof/>
          </w:rPr>
          <w:delText>upon</w:delText>
        </w:r>
      </w:del>
      <w:ins w:id="157" w:author="Author">
        <w:r w:rsidRPr="00994B44">
          <w:rPr>
            <w:rFonts w:ascii="Trebuchet MS" w:hAnsi="Trebuchet MS"/>
            <w:noProof/>
          </w:rPr>
          <w:t>on</w:t>
        </w:r>
      </w:ins>
      <w:r w:rsidRPr="00994B44">
        <w:rPr>
          <w:rFonts w:ascii="Trebuchet MS" w:hAnsi="Trebuchet MS"/>
          <w:noProof/>
        </w:rPr>
        <w:t xml:space="preserve"> it with his finger seven times and cleanse it and sanctify it from the </w:t>
      </w:r>
      <w:del w:id="158" w:author="Author">
        <w:r w:rsidRPr="00994B44">
          <w:rPr>
            <w:rFonts w:ascii="Trebuchet MS" w:hAnsi="Trebuchet MS"/>
            <w:noProof/>
          </w:rPr>
          <w:delText>uncleannesses</w:delText>
        </w:r>
      </w:del>
      <w:ins w:id="159" w:author="Author">
        <w:r w:rsidRPr="00994B44">
          <w:rPr>
            <w:rFonts w:ascii="Trebuchet MS" w:hAnsi="Trebuchet MS"/>
            <w:noProof/>
          </w:rPr>
          <w:t>acts of uncleanness</w:t>
        </w:r>
      </w:ins>
      <w:r w:rsidRPr="00994B44">
        <w:rPr>
          <w:rFonts w:ascii="Trebuchet MS" w:hAnsi="Trebuchet MS"/>
          <w:noProof/>
        </w:rPr>
        <w:t xml:space="preserve"> of the </w:t>
      </w:r>
      <w:del w:id="160" w:author="Author">
        <w:r w:rsidRPr="00994B44">
          <w:rPr>
            <w:rFonts w:ascii="Trebuchet MS" w:hAnsi="Trebuchet MS"/>
            <w:noProof/>
          </w:rPr>
          <w:delText>sons of Israel</w:delText>
        </w:r>
      </w:del>
      <w:ins w:id="161" w:author="Author">
        <w:r w:rsidRPr="00994B44">
          <w:rPr>
            <w:rFonts w:ascii="Trebuchet MS" w:hAnsi="Trebuchet MS"/>
            <w:noProof/>
          </w:rPr>
          <w:t>Israelites</w:t>
        </w:r>
      </w:ins>
      <w:r w:rsidRPr="00994B44">
        <w:rPr>
          <w:rFonts w:ascii="Trebuchet MS" w:hAnsi="Trebuchet MS"/>
          <w:noProof/>
        </w:rPr>
        <w:t>.</w:t>
      </w:r>
    </w:p>
    <w:p w:rsidR="00542811" w:rsidRPr="00994B44" w:rsidRDefault="00542811" w:rsidP="00542811">
      <w:pPr>
        <w:rPr>
          <w:rFonts w:ascii="Trebuchet MS" w:hAnsi="Trebuchet MS"/>
          <w:noProof/>
        </w:rPr>
      </w:pPr>
      <w:r w:rsidRPr="00994B44">
        <w:rPr>
          <w:rFonts w:ascii="Trebuchet MS" w:hAnsi="Trebuchet MS"/>
          <w:b/>
        </w:rPr>
        <w:t xml:space="preserve">16:20 </w:t>
      </w:r>
      <w:r w:rsidRPr="00994B44">
        <w:rPr>
          <w:rFonts w:ascii="Trebuchet MS" w:hAnsi="Trebuchet MS"/>
          <w:noProof/>
        </w:rPr>
        <w:t xml:space="preserve">“When he has finished making atonement for the holy place and the tent of meeting and the altar, he </w:t>
      </w:r>
      <w:del w:id="162" w:author="Author">
        <w:r w:rsidRPr="00994B44">
          <w:rPr>
            <w:rFonts w:ascii="Trebuchet MS" w:hAnsi="Trebuchet MS"/>
            <w:noProof/>
          </w:rPr>
          <w:delText>must</w:delText>
        </w:r>
      </w:del>
      <w:ins w:id="163" w:author="Author">
        <w:r w:rsidRPr="00994B44">
          <w:rPr>
            <w:rFonts w:ascii="Trebuchet MS" w:hAnsi="Trebuchet MS"/>
            <w:noProof/>
          </w:rPr>
          <w:t>will</w:t>
        </w:r>
      </w:ins>
      <w:r w:rsidRPr="00994B44">
        <w:rPr>
          <w:rFonts w:ascii="Trebuchet MS" w:hAnsi="Trebuchet MS"/>
          <w:noProof/>
        </w:rPr>
        <w:t xml:space="preserve"> also present the live goat. </w:t>
      </w:r>
      <w:r w:rsidRPr="00994B44">
        <w:rPr>
          <w:rFonts w:ascii="Trebuchet MS" w:hAnsi="Trebuchet MS"/>
          <w:b/>
          <w:noProof/>
        </w:rPr>
        <w:t xml:space="preserve">16:21 </w:t>
      </w:r>
      <w:del w:id="164" w:author="Author">
        <w:r w:rsidRPr="00994B44">
          <w:rPr>
            <w:rFonts w:ascii="Trebuchet MS" w:hAnsi="Trebuchet MS"/>
            <w:noProof/>
          </w:rPr>
          <w:delText xml:space="preserve">And </w:delText>
        </w:r>
      </w:del>
      <w:r w:rsidRPr="00994B44">
        <w:rPr>
          <w:rFonts w:ascii="Trebuchet MS" w:hAnsi="Trebuchet MS"/>
          <w:noProof/>
        </w:rPr>
        <w:t xml:space="preserve">Aaron </w:t>
      </w:r>
      <w:del w:id="165" w:author="Author">
        <w:r w:rsidRPr="00994B44">
          <w:rPr>
            <w:rFonts w:ascii="Trebuchet MS" w:hAnsi="Trebuchet MS"/>
            <w:noProof/>
          </w:rPr>
          <w:delText>must</w:delText>
        </w:r>
      </w:del>
      <w:ins w:id="166" w:author="Author">
        <w:r w:rsidRPr="00994B44">
          <w:rPr>
            <w:rFonts w:ascii="Trebuchet MS" w:hAnsi="Trebuchet MS"/>
            <w:noProof/>
          </w:rPr>
          <w:t>will</w:t>
        </w:r>
      </w:ins>
      <w:r w:rsidRPr="00994B44">
        <w:rPr>
          <w:rFonts w:ascii="Trebuchet MS" w:hAnsi="Trebuchet MS"/>
          <w:noProof/>
        </w:rPr>
        <w:t xml:space="preserve"> lay both his hands </w:t>
      </w:r>
      <w:del w:id="167" w:author="Author">
        <w:r w:rsidRPr="00994B44">
          <w:rPr>
            <w:rFonts w:ascii="Trebuchet MS" w:hAnsi="Trebuchet MS"/>
            <w:noProof/>
          </w:rPr>
          <w:delText>upon</w:delText>
        </w:r>
      </w:del>
      <w:ins w:id="168" w:author="Author">
        <w:r w:rsidRPr="00994B44">
          <w:rPr>
            <w:rFonts w:ascii="Trebuchet MS" w:hAnsi="Trebuchet MS"/>
            <w:noProof/>
          </w:rPr>
          <w:t>on</w:t>
        </w:r>
      </w:ins>
      <w:r w:rsidRPr="00994B44">
        <w:rPr>
          <w:rFonts w:ascii="Trebuchet MS" w:hAnsi="Trebuchet MS"/>
          <w:noProof/>
        </w:rPr>
        <w:t xml:space="preserve"> the head of the live goat and confess over it all the errors of the </w:t>
      </w:r>
      <w:del w:id="169" w:author="Author">
        <w:r w:rsidRPr="00994B44">
          <w:rPr>
            <w:rFonts w:ascii="Trebuchet MS" w:hAnsi="Trebuchet MS"/>
            <w:noProof/>
          </w:rPr>
          <w:delText>sons of Israel</w:delText>
        </w:r>
      </w:del>
      <w:ins w:id="170" w:author="Author">
        <w:r w:rsidRPr="00994B44">
          <w:rPr>
            <w:rFonts w:ascii="Trebuchet MS" w:hAnsi="Trebuchet MS"/>
            <w:noProof/>
          </w:rPr>
          <w:t>Israelites</w:t>
        </w:r>
      </w:ins>
      <w:r w:rsidRPr="00994B44">
        <w:rPr>
          <w:rFonts w:ascii="Trebuchet MS" w:hAnsi="Trebuchet MS"/>
          <w:noProof/>
        </w:rPr>
        <w:t xml:space="preserve"> and all their </w:t>
      </w:r>
      <w:del w:id="171" w:author="Author">
        <w:r w:rsidRPr="00994B44">
          <w:rPr>
            <w:rFonts w:ascii="Trebuchet MS" w:hAnsi="Trebuchet MS"/>
            <w:noProof/>
          </w:rPr>
          <w:delText xml:space="preserve">revolts in </w:delText>
        </w:r>
      </w:del>
      <w:ins w:id="172" w:author="Author">
        <w:r w:rsidRPr="00994B44">
          <w:rPr>
            <w:rFonts w:ascii="Trebuchet MS" w:hAnsi="Trebuchet MS"/>
            <w:noProof/>
          </w:rPr>
          <w:t xml:space="preserve">transgressions and </w:t>
        </w:r>
      </w:ins>
      <w:r w:rsidRPr="00994B44">
        <w:rPr>
          <w:rFonts w:ascii="Trebuchet MS" w:hAnsi="Trebuchet MS"/>
          <w:noProof/>
        </w:rPr>
        <w:t xml:space="preserve">all their sins, and he </w:t>
      </w:r>
      <w:del w:id="173" w:author="Author">
        <w:r w:rsidRPr="00994B44">
          <w:rPr>
            <w:rFonts w:ascii="Trebuchet MS" w:hAnsi="Trebuchet MS"/>
            <w:noProof/>
          </w:rPr>
          <w:delText>must</w:delText>
        </w:r>
      </w:del>
      <w:ins w:id="174" w:author="Author">
        <w:r w:rsidRPr="00994B44">
          <w:rPr>
            <w:rFonts w:ascii="Trebuchet MS" w:hAnsi="Trebuchet MS"/>
            <w:noProof/>
          </w:rPr>
          <w:t>will</w:t>
        </w:r>
      </w:ins>
      <w:r w:rsidRPr="00994B44">
        <w:rPr>
          <w:rFonts w:ascii="Trebuchet MS" w:hAnsi="Trebuchet MS"/>
          <w:noProof/>
        </w:rPr>
        <w:t xml:space="preserve"> put them </w:t>
      </w:r>
      <w:del w:id="175" w:author="Author">
        <w:r w:rsidRPr="00994B44">
          <w:rPr>
            <w:rFonts w:ascii="Trebuchet MS" w:hAnsi="Trebuchet MS"/>
            <w:noProof/>
          </w:rPr>
          <w:delText>upon</w:delText>
        </w:r>
      </w:del>
      <w:ins w:id="176" w:author="Author">
        <w:r w:rsidRPr="00994B44">
          <w:rPr>
            <w:rFonts w:ascii="Trebuchet MS" w:hAnsi="Trebuchet MS"/>
            <w:noProof/>
          </w:rPr>
          <w:t>on</w:t>
        </w:r>
      </w:ins>
      <w:r w:rsidRPr="00994B44">
        <w:rPr>
          <w:rFonts w:ascii="Trebuchet MS" w:hAnsi="Trebuchet MS"/>
          <w:noProof/>
        </w:rPr>
        <w:t xml:space="preserve"> the head of the goat and send it away </w:t>
      </w:r>
      <w:ins w:id="177" w:author="Author">
        <w:r w:rsidRPr="00994B44">
          <w:rPr>
            <w:rFonts w:ascii="Trebuchet MS" w:hAnsi="Trebuchet MS"/>
            <w:noProof/>
          </w:rPr>
          <w:t xml:space="preserve">into the wilderness </w:t>
        </w:r>
      </w:ins>
      <w:r w:rsidRPr="00994B44">
        <w:rPr>
          <w:rFonts w:ascii="Trebuchet MS" w:hAnsi="Trebuchet MS"/>
          <w:noProof/>
        </w:rPr>
        <w:t xml:space="preserve">by the hand of a </w:t>
      </w:r>
      <w:del w:id="178" w:author="Author">
        <w:r w:rsidRPr="00994B44">
          <w:rPr>
            <w:rFonts w:ascii="Trebuchet MS" w:hAnsi="Trebuchet MS"/>
            <w:noProof/>
          </w:rPr>
          <w:delText xml:space="preserve">ready </w:delText>
        </w:r>
      </w:del>
      <w:r w:rsidRPr="00994B44">
        <w:rPr>
          <w:rFonts w:ascii="Trebuchet MS" w:hAnsi="Trebuchet MS"/>
          <w:noProof/>
        </w:rPr>
        <w:t xml:space="preserve">man </w:t>
      </w:r>
      <w:del w:id="179" w:author="Author">
        <w:r w:rsidRPr="00994B44">
          <w:rPr>
            <w:rFonts w:ascii="Trebuchet MS" w:hAnsi="Trebuchet MS"/>
            <w:noProof/>
          </w:rPr>
          <w:delText>into the wilderness.</w:delText>
        </w:r>
      </w:del>
      <w:ins w:id="180" w:author="Author">
        <w:r w:rsidRPr="00994B44">
          <w:rPr>
            <w:rFonts w:ascii="Trebuchet MS" w:hAnsi="Trebuchet MS"/>
            <w:noProof/>
          </w:rPr>
          <w:t>designated to do this.</w:t>
        </w:r>
        <w:r w:rsidRPr="00994B44">
          <w:rPr>
            <w:rStyle w:val="FootnoteReference"/>
            <w:rFonts w:ascii="Trebuchet MS" w:hAnsi="Trebuchet MS"/>
            <w:noProof/>
          </w:rPr>
          <w:footnoteReference w:id="4"/>
        </w:r>
      </w:ins>
      <w:r w:rsidRPr="00994B44">
        <w:rPr>
          <w:rFonts w:ascii="Trebuchet MS" w:hAnsi="Trebuchet MS"/>
          <w:noProof/>
        </w:rPr>
        <w:t xml:space="preserve"> </w:t>
      </w:r>
      <w:r w:rsidRPr="00994B44">
        <w:rPr>
          <w:rFonts w:ascii="Trebuchet MS" w:hAnsi="Trebuchet MS"/>
          <w:b/>
          <w:noProof/>
        </w:rPr>
        <w:t xml:space="preserve">16:22 </w:t>
      </w:r>
      <w:del w:id="183" w:author="Author">
        <w:r w:rsidRPr="00994B44">
          <w:rPr>
            <w:rFonts w:ascii="Trebuchet MS" w:hAnsi="Trebuchet MS"/>
            <w:noProof/>
          </w:rPr>
          <w:delText>And the</w:delText>
        </w:r>
      </w:del>
      <w:ins w:id="184" w:author="Author">
        <w:r w:rsidRPr="00994B44">
          <w:rPr>
            <w:rFonts w:ascii="Trebuchet MS" w:hAnsi="Trebuchet MS"/>
            <w:noProof/>
          </w:rPr>
          <w:t>The</w:t>
        </w:r>
      </w:ins>
      <w:r w:rsidRPr="00994B44">
        <w:rPr>
          <w:rFonts w:ascii="Trebuchet MS" w:hAnsi="Trebuchet MS"/>
          <w:noProof/>
        </w:rPr>
        <w:t xml:space="preserve"> goat </w:t>
      </w:r>
      <w:del w:id="185" w:author="Author">
        <w:r w:rsidRPr="00994B44">
          <w:rPr>
            <w:rFonts w:ascii="Trebuchet MS" w:hAnsi="Trebuchet MS"/>
            <w:noProof/>
          </w:rPr>
          <w:delText>must</w:delText>
        </w:r>
      </w:del>
      <w:ins w:id="186" w:author="Author">
        <w:r w:rsidRPr="00994B44">
          <w:rPr>
            <w:rFonts w:ascii="Trebuchet MS" w:hAnsi="Trebuchet MS"/>
            <w:noProof/>
          </w:rPr>
          <w:t>will</w:t>
        </w:r>
      </w:ins>
      <w:r w:rsidRPr="00994B44">
        <w:rPr>
          <w:rFonts w:ascii="Trebuchet MS" w:hAnsi="Trebuchet MS"/>
          <w:noProof/>
        </w:rPr>
        <w:t xml:space="preserve"> carry upon itself all their errors into a desert land, and he </w:t>
      </w:r>
      <w:del w:id="187" w:author="Author">
        <w:r w:rsidRPr="00994B44">
          <w:rPr>
            <w:rFonts w:ascii="Trebuchet MS" w:hAnsi="Trebuchet MS"/>
            <w:noProof/>
          </w:rPr>
          <w:delText>must</w:delText>
        </w:r>
      </w:del>
      <w:ins w:id="188" w:author="Author">
        <w:r w:rsidRPr="00994B44">
          <w:rPr>
            <w:rFonts w:ascii="Trebuchet MS" w:hAnsi="Trebuchet MS"/>
            <w:noProof/>
          </w:rPr>
          <w:t>will</w:t>
        </w:r>
      </w:ins>
      <w:r w:rsidRPr="00994B44">
        <w:rPr>
          <w:rFonts w:ascii="Trebuchet MS" w:hAnsi="Trebuchet MS"/>
          <w:noProof/>
        </w:rPr>
        <w:t xml:space="preserve"> send the goat away into the wilderness.</w:t>
      </w:r>
    </w:p>
    <w:p w:rsidR="00542811" w:rsidRPr="00994B44" w:rsidRDefault="00542811" w:rsidP="00542811">
      <w:pPr>
        <w:rPr>
          <w:rFonts w:ascii="Trebuchet MS" w:hAnsi="Trebuchet MS"/>
          <w:noProof/>
        </w:rPr>
      </w:pPr>
      <w:r w:rsidRPr="00994B44">
        <w:rPr>
          <w:rFonts w:ascii="Trebuchet MS" w:hAnsi="Trebuchet MS"/>
          <w:b/>
        </w:rPr>
        <w:t xml:space="preserve">16:23 </w:t>
      </w:r>
      <w:r w:rsidRPr="00994B44">
        <w:rPr>
          <w:rFonts w:ascii="Trebuchet MS" w:hAnsi="Trebuchet MS"/>
          <w:noProof/>
        </w:rPr>
        <w:t>“</w:t>
      </w:r>
      <w:del w:id="189" w:author="Author">
        <w:r w:rsidRPr="00994B44">
          <w:rPr>
            <w:rFonts w:ascii="Trebuchet MS" w:hAnsi="Trebuchet MS"/>
            <w:noProof/>
          </w:rPr>
          <w:delText xml:space="preserve">And </w:delText>
        </w:r>
      </w:del>
      <w:r w:rsidRPr="00994B44">
        <w:rPr>
          <w:rFonts w:ascii="Trebuchet MS" w:hAnsi="Trebuchet MS"/>
          <w:noProof/>
        </w:rPr>
        <w:t xml:space="preserve">Aaron </w:t>
      </w:r>
      <w:del w:id="190" w:author="Author">
        <w:r w:rsidRPr="00994B44">
          <w:rPr>
            <w:rFonts w:ascii="Trebuchet MS" w:hAnsi="Trebuchet MS"/>
            <w:noProof/>
          </w:rPr>
          <w:delText>must come</w:delText>
        </w:r>
      </w:del>
      <w:ins w:id="191" w:author="Author">
        <w:r w:rsidRPr="00994B44">
          <w:rPr>
            <w:rFonts w:ascii="Trebuchet MS" w:hAnsi="Trebuchet MS"/>
            <w:noProof/>
          </w:rPr>
          <w:t>will then enter</w:t>
        </w:r>
      </w:ins>
      <w:r w:rsidRPr="00994B44">
        <w:rPr>
          <w:rFonts w:ascii="Trebuchet MS" w:hAnsi="Trebuchet MS"/>
          <w:noProof/>
        </w:rPr>
        <w:t xml:space="preserve"> into the tent of meeting and </w:t>
      </w:r>
      <w:del w:id="192" w:author="Author">
        <w:r w:rsidRPr="00994B44">
          <w:rPr>
            <w:rFonts w:ascii="Trebuchet MS" w:hAnsi="Trebuchet MS"/>
            <w:noProof/>
          </w:rPr>
          <w:delText>strip</w:delText>
        </w:r>
      </w:del>
      <w:ins w:id="193" w:author="Author">
        <w:r w:rsidRPr="00994B44">
          <w:rPr>
            <w:rFonts w:ascii="Trebuchet MS" w:hAnsi="Trebuchet MS"/>
            <w:noProof/>
          </w:rPr>
          <w:t>take</w:t>
        </w:r>
      </w:ins>
      <w:r w:rsidRPr="00994B44">
        <w:rPr>
          <w:rFonts w:ascii="Trebuchet MS" w:hAnsi="Trebuchet MS"/>
          <w:noProof/>
        </w:rPr>
        <w:t xml:space="preserve"> off the linen garments that he put on when he went into the holy place, and he </w:t>
      </w:r>
      <w:del w:id="194" w:author="Author">
        <w:r w:rsidRPr="00994B44">
          <w:rPr>
            <w:rFonts w:ascii="Trebuchet MS" w:hAnsi="Trebuchet MS"/>
            <w:noProof/>
          </w:rPr>
          <w:delText>must</w:delText>
        </w:r>
      </w:del>
      <w:ins w:id="195" w:author="Author">
        <w:r w:rsidRPr="00994B44">
          <w:rPr>
            <w:rFonts w:ascii="Trebuchet MS" w:hAnsi="Trebuchet MS"/>
            <w:noProof/>
          </w:rPr>
          <w:t>will</w:t>
        </w:r>
      </w:ins>
      <w:r w:rsidRPr="00994B44">
        <w:rPr>
          <w:rFonts w:ascii="Trebuchet MS" w:hAnsi="Trebuchet MS"/>
          <w:noProof/>
        </w:rPr>
        <w:t xml:space="preserve"> lay them down there. </w:t>
      </w:r>
      <w:r w:rsidRPr="00994B44">
        <w:rPr>
          <w:rFonts w:ascii="Trebuchet MS" w:hAnsi="Trebuchet MS"/>
          <w:b/>
          <w:noProof/>
        </w:rPr>
        <w:t xml:space="preserve">16:24 </w:t>
      </w:r>
      <w:del w:id="196" w:author="Author">
        <w:r w:rsidRPr="00994B44">
          <w:rPr>
            <w:rFonts w:ascii="Trebuchet MS" w:hAnsi="Trebuchet MS"/>
            <w:noProof/>
          </w:rPr>
          <w:delText>And he</w:delText>
        </w:r>
      </w:del>
      <w:ins w:id="197" w:author="Author">
        <w:r w:rsidRPr="00994B44">
          <w:rPr>
            <w:rFonts w:ascii="Trebuchet MS" w:hAnsi="Trebuchet MS"/>
            <w:noProof/>
          </w:rPr>
          <w:t>He</w:t>
        </w:r>
      </w:ins>
      <w:r w:rsidRPr="00994B44">
        <w:rPr>
          <w:rFonts w:ascii="Trebuchet MS" w:hAnsi="Trebuchet MS"/>
          <w:noProof/>
        </w:rPr>
        <w:t xml:space="preserve"> must bathe </w:t>
      </w:r>
      <w:del w:id="198" w:author="Author">
        <w:r w:rsidRPr="00994B44">
          <w:rPr>
            <w:rFonts w:ascii="Trebuchet MS" w:hAnsi="Trebuchet MS"/>
            <w:noProof/>
          </w:rPr>
          <w:delText>his flesh</w:delText>
        </w:r>
      </w:del>
      <w:ins w:id="199" w:author="Author">
        <w:r w:rsidRPr="00994B44">
          <w:rPr>
            <w:rFonts w:ascii="Trebuchet MS" w:hAnsi="Trebuchet MS"/>
            <w:noProof/>
          </w:rPr>
          <w:t>himself</w:t>
        </w:r>
        <w:r w:rsidRPr="00994B44">
          <w:rPr>
            <w:rStyle w:val="FootnoteReference"/>
            <w:rFonts w:ascii="Trebuchet MS" w:hAnsi="Trebuchet MS"/>
            <w:noProof/>
          </w:rPr>
          <w:footnoteReference w:id="5"/>
        </w:r>
      </w:ins>
      <w:r w:rsidRPr="00994B44">
        <w:rPr>
          <w:rFonts w:ascii="Trebuchet MS" w:hAnsi="Trebuchet MS"/>
          <w:noProof/>
        </w:rPr>
        <w:t xml:space="preserve"> in water in a holy place and put on his garments</w:t>
      </w:r>
      <w:del w:id="202" w:author="Author">
        <w:r w:rsidRPr="00994B44">
          <w:rPr>
            <w:rFonts w:ascii="Trebuchet MS" w:hAnsi="Trebuchet MS"/>
            <w:noProof/>
          </w:rPr>
          <w:delText xml:space="preserve"> and</w:delText>
        </w:r>
      </w:del>
      <w:ins w:id="203" w:author="Author">
        <w:r w:rsidRPr="00994B44">
          <w:rPr>
            <w:rFonts w:ascii="Trebuchet MS" w:hAnsi="Trebuchet MS"/>
            <w:noProof/>
          </w:rPr>
          <w:t>; then he will</w:t>
        </w:r>
      </w:ins>
      <w:r w:rsidRPr="00994B44">
        <w:rPr>
          <w:rFonts w:ascii="Trebuchet MS" w:hAnsi="Trebuchet MS"/>
          <w:noProof/>
        </w:rPr>
        <w:t xml:space="preserve"> come out and </w:t>
      </w:r>
      <w:del w:id="204" w:author="Author">
        <w:r w:rsidRPr="00994B44">
          <w:rPr>
            <w:rFonts w:ascii="Trebuchet MS" w:hAnsi="Trebuchet MS"/>
            <w:noProof/>
          </w:rPr>
          <w:delText>render</w:delText>
        </w:r>
      </w:del>
      <w:ins w:id="205" w:author="Author">
        <w:r w:rsidRPr="00994B44">
          <w:rPr>
            <w:rFonts w:ascii="Trebuchet MS" w:hAnsi="Trebuchet MS"/>
            <w:noProof/>
          </w:rPr>
          <w:t>offer</w:t>
        </w:r>
      </w:ins>
      <w:r w:rsidRPr="00994B44">
        <w:rPr>
          <w:rFonts w:ascii="Trebuchet MS" w:hAnsi="Trebuchet MS"/>
          <w:noProof/>
        </w:rPr>
        <w:t xml:space="preserve"> up his burnt offering and the people’s burnt offering and make atonement in his own behalf and in behalf of the people. </w:t>
      </w:r>
      <w:r w:rsidRPr="00994B44">
        <w:rPr>
          <w:rFonts w:ascii="Trebuchet MS" w:hAnsi="Trebuchet MS"/>
          <w:b/>
          <w:noProof/>
        </w:rPr>
        <w:t xml:space="preserve">16:25 </w:t>
      </w:r>
      <w:del w:id="206" w:author="Author">
        <w:r w:rsidRPr="00994B44">
          <w:rPr>
            <w:rFonts w:ascii="Trebuchet MS" w:hAnsi="Trebuchet MS"/>
            <w:noProof/>
          </w:rPr>
          <w:delText>And he</w:delText>
        </w:r>
      </w:del>
      <w:ins w:id="207" w:author="Author">
        <w:r w:rsidRPr="00994B44">
          <w:rPr>
            <w:rFonts w:ascii="Trebuchet MS" w:hAnsi="Trebuchet MS"/>
            <w:noProof/>
          </w:rPr>
          <w:t>He</w:t>
        </w:r>
      </w:ins>
      <w:r w:rsidRPr="00994B44">
        <w:rPr>
          <w:rFonts w:ascii="Trebuchet MS" w:hAnsi="Trebuchet MS"/>
          <w:noProof/>
        </w:rPr>
        <w:t xml:space="preserve"> will make the fat of the sin offering smoke </w:t>
      </w:r>
      <w:del w:id="208" w:author="Author">
        <w:r w:rsidRPr="00994B44">
          <w:rPr>
            <w:rFonts w:ascii="Trebuchet MS" w:hAnsi="Trebuchet MS"/>
            <w:noProof/>
          </w:rPr>
          <w:delText>upon</w:delText>
        </w:r>
      </w:del>
      <w:ins w:id="209" w:author="Author">
        <w:r w:rsidRPr="00994B44">
          <w:rPr>
            <w:rFonts w:ascii="Trebuchet MS" w:hAnsi="Trebuchet MS"/>
            <w:noProof/>
          </w:rPr>
          <w:t>on</w:t>
        </w:r>
      </w:ins>
      <w:r w:rsidRPr="00994B44">
        <w:rPr>
          <w:rFonts w:ascii="Trebuchet MS" w:hAnsi="Trebuchet MS"/>
          <w:noProof/>
        </w:rPr>
        <w:t xml:space="preserve"> the altar.</w:t>
      </w:r>
    </w:p>
    <w:p w:rsidR="00542811" w:rsidRPr="00994B44" w:rsidRDefault="00542811" w:rsidP="00542811">
      <w:pPr>
        <w:rPr>
          <w:rFonts w:ascii="Trebuchet MS" w:hAnsi="Trebuchet MS"/>
          <w:noProof/>
        </w:rPr>
      </w:pPr>
      <w:r w:rsidRPr="00994B44">
        <w:rPr>
          <w:rFonts w:ascii="Trebuchet MS" w:hAnsi="Trebuchet MS"/>
          <w:b/>
        </w:rPr>
        <w:t xml:space="preserve">16:26 </w:t>
      </w:r>
      <w:r w:rsidRPr="00994B44">
        <w:rPr>
          <w:rFonts w:ascii="Trebuchet MS" w:hAnsi="Trebuchet MS"/>
          <w:noProof/>
        </w:rPr>
        <w:t>“</w:t>
      </w:r>
      <w:del w:id="210" w:author="Author">
        <w:r w:rsidRPr="00994B44">
          <w:rPr>
            <w:rFonts w:ascii="Trebuchet MS" w:hAnsi="Trebuchet MS"/>
            <w:noProof/>
          </w:rPr>
          <w:delText>As for the one</w:delText>
        </w:r>
      </w:del>
      <w:ins w:id="211" w:author="Author">
        <w:r w:rsidRPr="00994B44">
          <w:rPr>
            <w:rFonts w:ascii="Trebuchet MS" w:hAnsi="Trebuchet MS"/>
            <w:noProof/>
          </w:rPr>
          <w:t>The man</w:t>
        </w:r>
      </w:ins>
      <w:r w:rsidRPr="00994B44">
        <w:rPr>
          <w:rFonts w:ascii="Trebuchet MS" w:hAnsi="Trebuchet MS"/>
          <w:noProof/>
        </w:rPr>
        <w:t xml:space="preserve"> who sent </w:t>
      </w:r>
      <w:ins w:id="212" w:author="Author">
        <w:r w:rsidRPr="00994B44">
          <w:rPr>
            <w:rFonts w:ascii="Trebuchet MS" w:hAnsi="Trebuchet MS"/>
            <w:noProof/>
          </w:rPr>
          <w:t xml:space="preserve">away </w:t>
        </w:r>
      </w:ins>
      <w:r w:rsidRPr="00994B44">
        <w:rPr>
          <w:rFonts w:ascii="Trebuchet MS" w:hAnsi="Trebuchet MS"/>
          <w:noProof/>
        </w:rPr>
        <w:t xml:space="preserve">the goat </w:t>
      </w:r>
      <w:del w:id="213" w:author="Author">
        <w:r w:rsidRPr="00994B44">
          <w:rPr>
            <w:rFonts w:ascii="Trebuchet MS" w:hAnsi="Trebuchet MS"/>
            <w:noProof/>
          </w:rPr>
          <w:delText xml:space="preserve">away </w:delText>
        </w:r>
      </w:del>
      <w:r w:rsidRPr="00994B44">
        <w:rPr>
          <w:rFonts w:ascii="Trebuchet MS" w:hAnsi="Trebuchet MS"/>
          <w:noProof/>
        </w:rPr>
        <w:t>for A·za′zel</w:t>
      </w:r>
      <w:del w:id="214" w:author="Author">
        <w:r w:rsidRPr="00994B44">
          <w:rPr>
            <w:rFonts w:ascii="Trebuchet MS" w:hAnsi="Trebuchet MS"/>
            <w:noProof/>
          </w:rPr>
          <w:delText>, he</w:delText>
        </w:r>
      </w:del>
      <w:r w:rsidRPr="00994B44">
        <w:rPr>
          <w:rFonts w:ascii="Trebuchet MS" w:hAnsi="Trebuchet MS"/>
          <w:noProof/>
        </w:rPr>
        <w:t xml:space="preserve"> should wash his garments</w:t>
      </w:r>
      <w:del w:id="215" w:author="Author">
        <w:r w:rsidRPr="00994B44">
          <w:rPr>
            <w:rFonts w:ascii="Trebuchet MS" w:hAnsi="Trebuchet MS"/>
            <w:noProof/>
          </w:rPr>
          <w:delText>,</w:delText>
        </w:r>
      </w:del>
      <w:r w:rsidRPr="00994B44">
        <w:rPr>
          <w:rFonts w:ascii="Trebuchet MS" w:hAnsi="Trebuchet MS"/>
          <w:noProof/>
        </w:rPr>
        <w:t xml:space="preserve"> and </w:t>
      </w:r>
      <w:del w:id="216" w:author="Author">
        <w:r w:rsidRPr="00994B44">
          <w:rPr>
            <w:rFonts w:ascii="Trebuchet MS" w:hAnsi="Trebuchet MS"/>
            <w:noProof/>
          </w:rPr>
          <w:delText xml:space="preserve">he must </w:delText>
        </w:r>
      </w:del>
      <w:r w:rsidRPr="00994B44">
        <w:rPr>
          <w:rFonts w:ascii="Trebuchet MS" w:hAnsi="Trebuchet MS"/>
          <w:noProof/>
        </w:rPr>
        <w:t xml:space="preserve">bathe </w:t>
      </w:r>
      <w:del w:id="217" w:author="Author">
        <w:r w:rsidRPr="00994B44">
          <w:rPr>
            <w:rFonts w:ascii="Trebuchet MS" w:hAnsi="Trebuchet MS"/>
            <w:noProof/>
          </w:rPr>
          <w:delText>his flesh</w:delText>
        </w:r>
      </w:del>
      <w:ins w:id="218" w:author="Author">
        <w:r w:rsidRPr="00994B44">
          <w:rPr>
            <w:rFonts w:ascii="Trebuchet MS" w:hAnsi="Trebuchet MS"/>
            <w:noProof/>
          </w:rPr>
          <w:t>himself</w:t>
        </w:r>
      </w:ins>
      <w:r w:rsidRPr="00994B44">
        <w:rPr>
          <w:rFonts w:ascii="Trebuchet MS" w:hAnsi="Trebuchet MS"/>
          <w:noProof/>
        </w:rPr>
        <w:t xml:space="preserve"> in water, and after that he may come into the camp.</w:t>
      </w:r>
    </w:p>
    <w:p w:rsidR="00542811" w:rsidRPr="00994B44" w:rsidRDefault="00542811" w:rsidP="00542811">
      <w:pPr>
        <w:rPr>
          <w:rFonts w:ascii="Trebuchet MS" w:hAnsi="Trebuchet MS"/>
          <w:noProof/>
        </w:rPr>
      </w:pPr>
      <w:r w:rsidRPr="00994B44">
        <w:rPr>
          <w:rFonts w:ascii="Trebuchet MS" w:hAnsi="Trebuchet MS"/>
          <w:b/>
        </w:rPr>
        <w:t xml:space="preserve">16:27 </w:t>
      </w:r>
      <w:r w:rsidRPr="00994B44">
        <w:rPr>
          <w:rFonts w:ascii="Trebuchet MS" w:hAnsi="Trebuchet MS"/>
          <w:noProof/>
        </w:rPr>
        <w:t>“</w:t>
      </w:r>
      <w:del w:id="219" w:author="Author">
        <w:r w:rsidRPr="00994B44">
          <w:rPr>
            <w:rFonts w:ascii="Trebuchet MS" w:hAnsi="Trebuchet MS"/>
            <w:noProof/>
          </w:rPr>
          <w:delText>However, he will have</w:delText>
        </w:r>
      </w:del>
      <w:ins w:id="220" w:author="Author">
        <w:r w:rsidRPr="00994B44">
          <w:rPr>
            <w:rFonts w:ascii="Trebuchet MS" w:hAnsi="Trebuchet MS"/>
            <w:noProof/>
          </w:rPr>
          <w:t>And</w:t>
        </w:r>
      </w:ins>
      <w:r w:rsidRPr="00994B44">
        <w:rPr>
          <w:rFonts w:ascii="Trebuchet MS" w:hAnsi="Trebuchet MS"/>
          <w:noProof/>
        </w:rPr>
        <w:t xml:space="preserve"> the bull of the sin offering and the goat of the sin offering, </w:t>
      </w:r>
      <w:del w:id="221" w:author="Author">
        <w:r w:rsidRPr="00994B44">
          <w:rPr>
            <w:rFonts w:ascii="Trebuchet MS" w:hAnsi="Trebuchet MS"/>
            <w:noProof/>
          </w:rPr>
          <w:delText>the</w:delText>
        </w:r>
      </w:del>
      <w:ins w:id="222" w:author="Author">
        <w:r w:rsidRPr="00994B44">
          <w:rPr>
            <w:rFonts w:ascii="Trebuchet MS" w:hAnsi="Trebuchet MS"/>
            <w:noProof/>
          </w:rPr>
          <w:t>whose</w:t>
        </w:r>
      </w:ins>
      <w:r w:rsidRPr="00994B44">
        <w:rPr>
          <w:rFonts w:ascii="Trebuchet MS" w:hAnsi="Trebuchet MS"/>
          <w:noProof/>
        </w:rPr>
        <w:t xml:space="preserve"> blood </w:t>
      </w:r>
      <w:del w:id="223" w:author="Author">
        <w:r w:rsidRPr="00994B44">
          <w:rPr>
            <w:rFonts w:ascii="Trebuchet MS" w:hAnsi="Trebuchet MS"/>
            <w:noProof/>
          </w:rPr>
          <w:delText xml:space="preserve">of both of which </w:delText>
        </w:r>
      </w:del>
      <w:r w:rsidRPr="00994B44">
        <w:rPr>
          <w:rFonts w:ascii="Trebuchet MS" w:hAnsi="Trebuchet MS"/>
          <w:noProof/>
        </w:rPr>
        <w:t xml:space="preserve">was brought </w:t>
      </w:r>
      <w:del w:id="224" w:author="Author">
        <w:r w:rsidRPr="00994B44">
          <w:rPr>
            <w:rFonts w:ascii="Trebuchet MS" w:hAnsi="Trebuchet MS"/>
            <w:noProof/>
          </w:rPr>
          <w:delText>in</w:delText>
        </w:r>
      </w:del>
      <w:ins w:id="225" w:author="Author">
        <w:r w:rsidRPr="00994B44">
          <w:rPr>
            <w:rFonts w:ascii="Trebuchet MS" w:hAnsi="Trebuchet MS"/>
            <w:noProof/>
          </w:rPr>
          <w:t>into the holy place</w:t>
        </w:r>
      </w:ins>
      <w:r w:rsidRPr="00994B44">
        <w:rPr>
          <w:rFonts w:ascii="Trebuchet MS" w:hAnsi="Trebuchet MS"/>
          <w:noProof/>
        </w:rPr>
        <w:t xml:space="preserve"> to make atonement</w:t>
      </w:r>
      <w:del w:id="226" w:author="Author">
        <w:r w:rsidRPr="00994B44">
          <w:rPr>
            <w:rFonts w:ascii="Trebuchet MS" w:hAnsi="Trebuchet MS"/>
            <w:noProof/>
          </w:rPr>
          <w:delText xml:space="preserve"> in the holy place</w:delText>
        </w:r>
      </w:del>
      <w:r w:rsidRPr="00994B44">
        <w:rPr>
          <w:rFonts w:ascii="Trebuchet MS" w:hAnsi="Trebuchet MS"/>
          <w:noProof/>
        </w:rPr>
        <w:t>,</w:t>
      </w:r>
      <w:ins w:id="227" w:author="Author">
        <w:r w:rsidRPr="00994B44">
          <w:rPr>
            <w:rFonts w:ascii="Trebuchet MS" w:hAnsi="Trebuchet MS"/>
            <w:noProof/>
          </w:rPr>
          <w:t xml:space="preserve"> will be</w:t>
        </w:r>
      </w:ins>
      <w:r w:rsidRPr="00994B44">
        <w:rPr>
          <w:rFonts w:ascii="Trebuchet MS" w:hAnsi="Trebuchet MS"/>
          <w:noProof/>
        </w:rPr>
        <w:t xml:space="preserve"> taken </w:t>
      </w:r>
      <w:del w:id="228" w:author="Author">
        <w:r w:rsidRPr="00994B44">
          <w:rPr>
            <w:rFonts w:ascii="Trebuchet MS" w:hAnsi="Trebuchet MS"/>
            <w:noProof/>
          </w:rPr>
          <w:delText xml:space="preserve">forth </w:delText>
        </w:r>
      </w:del>
      <w:r w:rsidRPr="00994B44">
        <w:rPr>
          <w:rFonts w:ascii="Trebuchet MS" w:hAnsi="Trebuchet MS"/>
          <w:noProof/>
        </w:rPr>
        <w:t>outside the camp</w:t>
      </w:r>
      <w:del w:id="229" w:author="Author">
        <w:r w:rsidRPr="00994B44">
          <w:rPr>
            <w:rFonts w:ascii="Trebuchet MS" w:hAnsi="Trebuchet MS"/>
            <w:noProof/>
          </w:rPr>
          <w:delText>;</w:delText>
        </w:r>
      </w:del>
      <w:ins w:id="230" w:author="Author">
        <w:r w:rsidRPr="00994B44">
          <w:rPr>
            <w:rFonts w:ascii="Trebuchet MS" w:hAnsi="Trebuchet MS"/>
            <w:noProof/>
          </w:rPr>
          <w:t>,</w:t>
        </w:r>
      </w:ins>
      <w:r w:rsidRPr="00994B44">
        <w:rPr>
          <w:rFonts w:ascii="Trebuchet MS" w:hAnsi="Trebuchet MS"/>
          <w:noProof/>
        </w:rPr>
        <w:t xml:space="preserve"> and </w:t>
      </w:r>
      <w:del w:id="231" w:author="Author">
        <w:r w:rsidRPr="00994B44">
          <w:rPr>
            <w:rFonts w:ascii="Trebuchet MS" w:hAnsi="Trebuchet MS"/>
            <w:noProof/>
          </w:rPr>
          <w:delText xml:space="preserve">they must burn </w:delText>
        </w:r>
      </w:del>
      <w:r w:rsidRPr="00994B44">
        <w:rPr>
          <w:rFonts w:ascii="Trebuchet MS" w:hAnsi="Trebuchet MS"/>
          <w:noProof/>
        </w:rPr>
        <w:t xml:space="preserve">their skins and their flesh and their dung </w:t>
      </w:r>
      <w:ins w:id="232" w:author="Author">
        <w:r w:rsidRPr="00994B44">
          <w:rPr>
            <w:rFonts w:ascii="Trebuchet MS" w:hAnsi="Trebuchet MS"/>
            <w:noProof/>
          </w:rPr>
          <w:t xml:space="preserve">will be burned </w:t>
        </w:r>
      </w:ins>
      <w:r w:rsidRPr="00994B44">
        <w:rPr>
          <w:rFonts w:ascii="Trebuchet MS" w:hAnsi="Trebuchet MS"/>
          <w:noProof/>
        </w:rPr>
        <w:t xml:space="preserve">in the fire. </w:t>
      </w:r>
      <w:r w:rsidRPr="00994B44">
        <w:rPr>
          <w:rFonts w:ascii="Trebuchet MS" w:hAnsi="Trebuchet MS"/>
          <w:b/>
          <w:noProof/>
        </w:rPr>
        <w:t xml:space="preserve">16:28 </w:t>
      </w:r>
      <w:del w:id="233" w:author="Author">
        <w:r w:rsidRPr="00994B44">
          <w:rPr>
            <w:rFonts w:ascii="Trebuchet MS" w:hAnsi="Trebuchet MS"/>
            <w:noProof/>
          </w:rPr>
          <w:delText>And the</w:delText>
        </w:r>
      </w:del>
      <w:ins w:id="234" w:author="Author">
        <w:r w:rsidRPr="00994B44">
          <w:rPr>
            <w:rFonts w:ascii="Trebuchet MS" w:hAnsi="Trebuchet MS"/>
            <w:noProof/>
          </w:rPr>
          <w:t>The</w:t>
        </w:r>
      </w:ins>
      <w:r w:rsidRPr="00994B44">
        <w:rPr>
          <w:rFonts w:ascii="Trebuchet MS" w:hAnsi="Trebuchet MS"/>
          <w:noProof/>
        </w:rPr>
        <w:t xml:space="preserve"> one who </w:t>
      </w:r>
      <w:del w:id="235" w:author="Author">
        <w:r w:rsidRPr="00994B44">
          <w:rPr>
            <w:rFonts w:ascii="Trebuchet MS" w:hAnsi="Trebuchet MS"/>
            <w:noProof/>
          </w:rPr>
          <w:delText>burned</w:delText>
        </w:r>
      </w:del>
      <w:ins w:id="236" w:author="Author">
        <w:r w:rsidRPr="00994B44">
          <w:rPr>
            <w:rFonts w:ascii="Trebuchet MS" w:hAnsi="Trebuchet MS"/>
            <w:noProof/>
          </w:rPr>
          <w:t>burns</w:t>
        </w:r>
      </w:ins>
      <w:r w:rsidRPr="00994B44">
        <w:rPr>
          <w:rFonts w:ascii="Trebuchet MS" w:hAnsi="Trebuchet MS"/>
          <w:noProof/>
        </w:rPr>
        <w:t xml:space="preserve"> them should wash his garments</w:t>
      </w:r>
      <w:del w:id="237" w:author="Author">
        <w:r w:rsidRPr="00994B44">
          <w:rPr>
            <w:rFonts w:ascii="Trebuchet MS" w:hAnsi="Trebuchet MS"/>
            <w:noProof/>
          </w:rPr>
          <w:delText>,</w:delText>
        </w:r>
      </w:del>
      <w:r w:rsidRPr="00994B44">
        <w:rPr>
          <w:rFonts w:ascii="Trebuchet MS" w:hAnsi="Trebuchet MS"/>
          <w:noProof/>
        </w:rPr>
        <w:t xml:space="preserve"> and </w:t>
      </w:r>
      <w:del w:id="238" w:author="Author">
        <w:r w:rsidRPr="00994B44">
          <w:rPr>
            <w:rFonts w:ascii="Trebuchet MS" w:hAnsi="Trebuchet MS"/>
            <w:noProof/>
          </w:rPr>
          <w:delText xml:space="preserve">he must </w:delText>
        </w:r>
      </w:del>
      <w:r w:rsidRPr="00994B44">
        <w:rPr>
          <w:rFonts w:ascii="Trebuchet MS" w:hAnsi="Trebuchet MS"/>
          <w:noProof/>
        </w:rPr>
        <w:t xml:space="preserve">bathe </w:t>
      </w:r>
      <w:del w:id="239" w:author="Author">
        <w:r w:rsidRPr="00994B44">
          <w:rPr>
            <w:rFonts w:ascii="Trebuchet MS" w:hAnsi="Trebuchet MS"/>
            <w:noProof/>
          </w:rPr>
          <w:delText>his flesh</w:delText>
        </w:r>
      </w:del>
      <w:ins w:id="240" w:author="Author">
        <w:r w:rsidRPr="00994B44">
          <w:rPr>
            <w:rFonts w:ascii="Trebuchet MS" w:hAnsi="Trebuchet MS"/>
            <w:noProof/>
          </w:rPr>
          <w:t>himself</w:t>
        </w:r>
      </w:ins>
      <w:r w:rsidRPr="00994B44">
        <w:rPr>
          <w:rFonts w:ascii="Trebuchet MS" w:hAnsi="Trebuchet MS"/>
          <w:noProof/>
        </w:rPr>
        <w:t xml:space="preserve"> in water, and after that he may come into the camp.</w:t>
      </w:r>
    </w:p>
    <w:p w:rsidR="00542811" w:rsidRPr="00994B44" w:rsidRDefault="00542811" w:rsidP="00542811">
      <w:pPr>
        <w:rPr>
          <w:rFonts w:ascii="Trebuchet MS" w:hAnsi="Trebuchet MS"/>
          <w:noProof/>
        </w:rPr>
      </w:pPr>
      <w:r w:rsidRPr="00994B44">
        <w:rPr>
          <w:rFonts w:ascii="Trebuchet MS" w:hAnsi="Trebuchet MS"/>
          <w:b/>
        </w:rPr>
        <w:t xml:space="preserve">16:29 </w:t>
      </w:r>
      <w:r w:rsidRPr="00994B44">
        <w:rPr>
          <w:rFonts w:ascii="Trebuchet MS" w:hAnsi="Trebuchet MS"/>
          <w:noProof/>
        </w:rPr>
        <w:t>“</w:t>
      </w:r>
      <w:del w:id="241" w:author="Author">
        <w:r w:rsidRPr="00994B44">
          <w:rPr>
            <w:rFonts w:ascii="Trebuchet MS" w:hAnsi="Trebuchet MS"/>
            <w:noProof/>
          </w:rPr>
          <w:delText>And it must</w:delText>
        </w:r>
      </w:del>
      <w:ins w:id="242" w:author="Author">
        <w:r w:rsidRPr="00994B44">
          <w:rPr>
            <w:rFonts w:ascii="Trebuchet MS" w:hAnsi="Trebuchet MS"/>
            <w:noProof/>
          </w:rPr>
          <w:t>It will</w:t>
        </w:r>
      </w:ins>
      <w:r w:rsidRPr="00994B44">
        <w:rPr>
          <w:rFonts w:ascii="Trebuchet MS" w:hAnsi="Trebuchet MS"/>
          <w:noProof/>
        </w:rPr>
        <w:t xml:space="preserve"> serve as a </w:t>
      </w:r>
      <w:ins w:id="243" w:author="Author">
        <w:r w:rsidRPr="00994B44">
          <w:rPr>
            <w:rFonts w:ascii="Trebuchet MS" w:hAnsi="Trebuchet MS"/>
            <w:noProof/>
          </w:rPr>
          <w:t xml:space="preserve">lasting </w:t>
        </w:r>
      </w:ins>
      <w:r w:rsidRPr="00994B44">
        <w:rPr>
          <w:rFonts w:ascii="Trebuchet MS" w:hAnsi="Trebuchet MS"/>
          <w:noProof/>
        </w:rPr>
        <w:t xml:space="preserve">statute </w:t>
      </w:r>
      <w:del w:id="244" w:author="Author">
        <w:r w:rsidRPr="00994B44">
          <w:rPr>
            <w:rFonts w:ascii="Trebuchet MS" w:hAnsi="Trebuchet MS"/>
            <w:noProof/>
          </w:rPr>
          <w:delText xml:space="preserve">to time indefinite </w:delText>
        </w:r>
      </w:del>
      <w:r w:rsidRPr="00994B44">
        <w:rPr>
          <w:rFonts w:ascii="Trebuchet MS" w:hAnsi="Trebuchet MS"/>
          <w:noProof/>
        </w:rPr>
        <w:t xml:space="preserve">for </w:t>
      </w:r>
      <w:del w:id="245" w:author="Author">
        <w:r w:rsidRPr="00994B44">
          <w:rPr>
            <w:rFonts w:ascii="Trebuchet MS" w:hAnsi="Trebuchet MS"/>
            <w:noProof/>
            <w:u w:val="dotted"/>
          </w:rPr>
          <w:delText>YOU</w:delText>
        </w:r>
        <w:r w:rsidRPr="00994B44">
          <w:rPr>
            <w:rFonts w:ascii="Trebuchet MS" w:hAnsi="Trebuchet MS"/>
            <w:noProof/>
          </w:rPr>
          <w:delText xml:space="preserve"> people</w:delText>
        </w:r>
      </w:del>
      <w:ins w:id="246" w:author="Author">
        <w:r w:rsidRPr="00994B44">
          <w:rPr>
            <w:rFonts w:ascii="Trebuchet MS" w:hAnsi="Trebuchet MS"/>
            <w:noProof/>
          </w:rPr>
          <w:t>you</w:t>
        </w:r>
      </w:ins>
      <w:r w:rsidRPr="00994B44">
        <w:rPr>
          <w:rFonts w:ascii="Trebuchet MS" w:hAnsi="Trebuchet MS"/>
          <w:noProof/>
        </w:rPr>
        <w:t>: In the seventh month</w:t>
      </w:r>
      <w:ins w:id="247" w:author="Author">
        <w:r w:rsidRPr="00994B44">
          <w:rPr>
            <w:rFonts w:ascii="Trebuchet MS" w:hAnsi="Trebuchet MS"/>
            <w:noProof/>
          </w:rPr>
          <w:t>,</w:t>
        </w:r>
      </w:ins>
      <w:r w:rsidRPr="00994B44">
        <w:rPr>
          <w:rFonts w:ascii="Trebuchet MS" w:hAnsi="Trebuchet MS"/>
          <w:noProof/>
        </w:rPr>
        <w:t xml:space="preserve"> on the tenth of the month</w:t>
      </w:r>
      <w:del w:id="248" w:author="Author">
        <w:r w:rsidRPr="00994B44">
          <w:rPr>
            <w:rFonts w:ascii="Trebuchet MS" w:hAnsi="Trebuchet MS"/>
            <w:noProof/>
          </w:rPr>
          <w:delText xml:space="preserve"> </w:delText>
        </w:r>
        <w:r w:rsidRPr="00994B44">
          <w:rPr>
            <w:rFonts w:ascii="Trebuchet MS" w:hAnsi="Trebuchet MS"/>
            <w:noProof/>
            <w:u w:val="dotted"/>
          </w:rPr>
          <w:delText>YOU</w:delText>
        </w:r>
      </w:del>
      <w:ins w:id="249" w:author="Author">
        <w:r w:rsidRPr="00994B44">
          <w:rPr>
            <w:rFonts w:ascii="Trebuchet MS" w:hAnsi="Trebuchet MS"/>
            <w:noProof/>
          </w:rPr>
          <w:t>, you</w:t>
        </w:r>
      </w:ins>
      <w:r w:rsidRPr="00994B44">
        <w:rPr>
          <w:rFonts w:ascii="Trebuchet MS" w:hAnsi="Trebuchet MS"/>
          <w:noProof/>
        </w:rPr>
        <w:t xml:space="preserve"> should afflict </w:t>
      </w:r>
      <w:del w:id="250" w:author="Author">
        <w:r w:rsidRPr="00994B44">
          <w:rPr>
            <w:rFonts w:ascii="Trebuchet MS" w:hAnsi="Trebuchet MS"/>
            <w:noProof/>
            <w:u w:val="dotted"/>
          </w:rPr>
          <w:delText>YOUR</w:delText>
        </w:r>
        <w:r w:rsidRPr="00994B44">
          <w:rPr>
            <w:rFonts w:ascii="Trebuchet MS" w:hAnsi="Trebuchet MS"/>
            <w:noProof/>
          </w:rPr>
          <w:delText xml:space="preserve"> souls,</w:delText>
        </w:r>
      </w:del>
      <w:ins w:id="251" w:author="Author">
        <w:r w:rsidRPr="00994B44">
          <w:rPr>
            <w:rFonts w:ascii="Trebuchet MS" w:hAnsi="Trebuchet MS"/>
            <w:noProof/>
          </w:rPr>
          <w:t>yourselves,</w:t>
        </w:r>
        <w:r w:rsidRPr="00994B44">
          <w:rPr>
            <w:rStyle w:val="FootnoteReference"/>
            <w:rFonts w:ascii="Trebuchet MS" w:hAnsi="Trebuchet MS"/>
            <w:noProof/>
          </w:rPr>
          <w:footnoteReference w:id="6"/>
        </w:r>
      </w:ins>
      <w:r w:rsidRPr="00994B44">
        <w:rPr>
          <w:rFonts w:ascii="Trebuchet MS" w:hAnsi="Trebuchet MS"/>
          <w:noProof/>
        </w:rPr>
        <w:t xml:space="preserve"> and </w:t>
      </w:r>
      <w:del w:id="254" w:author="Author">
        <w:r w:rsidRPr="00994B44">
          <w:rPr>
            <w:rFonts w:ascii="Trebuchet MS" w:hAnsi="Trebuchet MS"/>
            <w:noProof/>
            <w:u w:val="dotted"/>
          </w:rPr>
          <w:delText>YOU</w:delText>
        </w:r>
      </w:del>
      <w:ins w:id="255" w:author="Author">
        <w:r w:rsidRPr="00994B44">
          <w:rPr>
            <w:rFonts w:ascii="Trebuchet MS" w:hAnsi="Trebuchet MS"/>
            <w:noProof/>
          </w:rPr>
          <w:t>you</w:t>
        </w:r>
      </w:ins>
      <w:r w:rsidRPr="00994B44">
        <w:rPr>
          <w:rFonts w:ascii="Trebuchet MS" w:hAnsi="Trebuchet MS"/>
          <w:noProof/>
        </w:rPr>
        <w:t xml:space="preserve"> must not do any work, </w:t>
      </w:r>
      <w:del w:id="256" w:author="Author">
        <w:r w:rsidRPr="00994B44">
          <w:rPr>
            <w:rFonts w:ascii="Trebuchet MS" w:hAnsi="Trebuchet MS"/>
            <w:noProof/>
          </w:rPr>
          <w:delText>either the</w:delText>
        </w:r>
      </w:del>
      <w:ins w:id="257" w:author="Author">
        <w:r w:rsidRPr="00994B44">
          <w:rPr>
            <w:rFonts w:ascii="Trebuchet MS" w:hAnsi="Trebuchet MS"/>
            <w:noProof/>
          </w:rPr>
          <w:t>whether a</w:t>
        </w:r>
      </w:ins>
      <w:r w:rsidRPr="00994B44">
        <w:rPr>
          <w:rFonts w:ascii="Trebuchet MS" w:hAnsi="Trebuchet MS"/>
          <w:noProof/>
        </w:rPr>
        <w:t xml:space="preserve"> native or </w:t>
      </w:r>
      <w:del w:id="258" w:author="Author">
        <w:r w:rsidRPr="00994B44">
          <w:rPr>
            <w:rFonts w:ascii="Trebuchet MS" w:hAnsi="Trebuchet MS"/>
            <w:noProof/>
          </w:rPr>
          <w:delText>the alien resident</w:delText>
        </w:r>
      </w:del>
      <w:ins w:id="259" w:author="Author">
        <w:r w:rsidRPr="00994B44">
          <w:rPr>
            <w:rFonts w:ascii="Trebuchet MS" w:hAnsi="Trebuchet MS"/>
            <w:noProof/>
          </w:rPr>
          <w:t>a foreigner</w:t>
        </w:r>
      </w:ins>
      <w:r w:rsidRPr="00994B44">
        <w:rPr>
          <w:rFonts w:ascii="Trebuchet MS" w:hAnsi="Trebuchet MS"/>
          <w:noProof/>
        </w:rPr>
        <w:t xml:space="preserve"> who is residing </w:t>
      </w:r>
      <w:del w:id="260" w:author="Author">
        <w:r w:rsidRPr="00994B44">
          <w:rPr>
            <w:rFonts w:ascii="Trebuchet MS" w:hAnsi="Trebuchet MS"/>
            <w:noProof/>
          </w:rPr>
          <w:delText xml:space="preserve">as an alien in </w:delText>
        </w:r>
        <w:r w:rsidRPr="00994B44">
          <w:rPr>
            <w:rFonts w:ascii="Trebuchet MS" w:hAnsi="Trebuchet MS"/>
            <w:noProof/>
            <w:u w:val="dotted"/>
          </w:rPr>
          <w:delText>YOUR</w:delText>
        </w:r>
        <w:r w:rsidRPr="00994B44">
          <w:rPr>
            <w:rFonts w:ascii="Trebuchet MS" w:hAnsi="Trebuchet MS"/>
            <w:noProof/>
          </w:rPr>
          <w:delText xml:space="preserve"> midst</w:delText>
        </w:r>
      </w:del>
      <w:ins w:id="261" w:author="Author">
        <w:r w:rsidRPr="00994B44">
          <w:rPr>
            <w:rFonts w:ascii="Trebuchet MS" w:hAnsi="Trebuchet MS"/>
            <w:noProof/>
          </w:rPr>
          <w:t>among you</w:t>
        </w:r>
      </w:ins>
      <w:r w:rsidRPr="00994B44">
        <w:rPr>
          <w:rFonts w:ascii="Trebuchet MS" w:hAnsi="Trebuchet MS"/>
          <w:noProof/>
        </w:rPr>
        <w:t xml:space="preserve">. </w:t>
      </w:r>
      <w:r w:rsidRPr="00994B44">
        <w:rPr>
          <w:rFonts w:ascii="Trebuchet MS" w:hAnsi="Trebuchet MS"/>
          <w:b/>
          <w:noProof/>
        </w:rPr>
        <w:t xml:space="preserve">16:30 </w:t>
      </w:r>
      <w:del w:id="262" w:author="Author">
        <w:r w:rsidRPr="00994B44">
          <w:rPr>
            <w:rFonts w:ascii="Trebuchet MS" w:hAnsi="Trebuchet MS"/>
            <w:noProof/>
          </w:rPr>
          <w:delText>For on</w:delText>
        </w:r>
      </w:del>
      <w:ins w:id="263" w:author="Author">
        <w:r w:rsidRPr="00994B44">
          <w:rPr>
            <w:rFonts w:ascii="Trebuchet MS" w:hAnsi="Trebuchet MS"/>
            <w:noProof/>
          </w:rPr>
          <w:t>On</w:t>
        </w:r>
      </w:ins>
      <w:r w:rsidRPr="00994B44">
        <w:rPr>
          <w:rFonts w:ascii="Trebuchet MS" w:hAnsi="Trebuchet MS"/>
          <w:noProof/>
        </w:rPr>
        <w:t xml:space="preserve"> this day atonement will be made for </w:t>
      </w:r>
      <w:del w:id="264" w:author="Author">
        <w:r w:rsidRPr="00994B44">
          <w:rPr>
            <w:rFonts w:ascii="Trebuchet MS" w:hAnsi="Trebuchet MS"/>
            <w:noProof/>
            <w:u w:val="dotted"/>
          </w:rPr>
          <w:delText>YOU</w:delText>
        </w:r>
      </w:del>
      <w:ins w:id="265" w:author="Author">
        <w:r w:rsidRPr="00994B44">
          <w:rPr>
            <w:rFonts w:ascii="Trebuchet MS" w:hAnsi="Trebuchet MS"/>
            <w:noProof/>
          </w:rPr>
          <w:t>you,</w:t>
        </w:r>
      </w:ins>
      <w:r w:rsidRPr="00994B44">
        <w:rPr>
          <w:rFonts w:ascii="Trebuchet MS" w:hAnsi="Trebuchet MS"/>
          <w:noProof/>
        </w:rPr>
        <w:t xml:space="preserve"> to </w:t>
      </w:r>
      <w:del w:id="266" w:author="Author">
        <w:r w:rsidRPr="00994B44">
          <w:rPr>
            <w:rFonts w:ascii="Trebuchet MS" w:hAnsi="Trebuchet MS"/>
            <w:noProof/>
          </w:rPr>
          <w:delText xml:space="preserve">pronounce </w:delText>
        </w:r>
        <w:r w:rsidRPr="00994B44">
          <w:rPr>
            <w:rFonts w:ascii="Trebuchet MS" w:hAnsi="Trebuchet MS"/>
            <w:noProof/>
            <w:u w:val="dotted"/>
          </w:rPr>
          <w:delText>YOU</w:delText>
        </w:r>
      </w:del>
      <w:ins w:id="267" w:author="Author">
        <w:r w:rsidRPr="00994B44">
          <w:rPr>
            <w:rFonts w:ascii="Trebuchet MS" w:hAnsi="Trebuchet MS"/>
            <w:noProof/>
          </w:rPr>
          <w:t>declare you</w:t>
        </w:r>
      </w:ins>
      <w:r w:rsidRPr="00994B44">
        <w:rPr>
          <w:rFonts w:ascii="Trebuchet MS" w:hAnsi="Trebuchet MS"/>
          <w:noProof/>
        </w:rPr>
        <w:t xml:space="preserve"> clean. </w:t>
      </w:r>
      <w:del w:id="268" w:author="Author">
        <w:r w:rsidRPr="00994B44">
          <w:rPr>
            <w:rFonts w:ascii="Trebuchet MS" w:hAnsi="Trebuchet MS"/>
            <w:noProof/>
          </w:rPr>
          <w:delText>Y</w:delText>
        </w:r>
        <w:r w:rsidRPr="00994B44">
          <w:rPr>
            <w:rFonts w:ascii="Trebuchet MS" w:hAnsi="Trebuchet MS"/>
            <w:noProof/>
            <w:u w:val="dotted"/>
          </w:rPr>
          <w:delText>OU</w:delText>
        </w:r>
      </w:del>
      <w:ins w:id="269" w:author="Author">
        <w:r w:rsidRPr="00994B44">
          <w:rPr>
            <w:rFonts w:ascii="Trebuchet MS" w:hAnsi="Trebuchet MS"/>
            <w:noProof/>
          </w:rPr>
          <w:t>You</w:t>
        </w:r>
      </w:ins>
      <w:r w:rsidRPr="00994B44">
        <w:rPr>
          <w:rFonts w:ascii="Trebuchet MS" w:hAnsi="Trebuchet MS"/>
          <w:noProof/>
        </w:rPr>
        <w:t xml:space="preserve"> will be clean from all </w:t>
      </w:r>
      <w:del w:id="270" w:author="Author">
        <w:r w:rsidRPr="00994B44">
          <w:rPr>
            <w:rFonts w:ascii="Trebuchet MS" w:hAnsi="Trebuchet MS"/>
            <w:noProof/>
            <w:u w:val="dotted"/>
          </w:rPr>
          <w:delText>YOUR</w:delText>
        </w:r>
      </w:del>
      <w:ins w:id="271" w:author="Author">
        <w:r w:rsidRPr="00994B44">
          <w:rPr>
            <w:rFonts w:ascii="Trebuchet MS" w:hAnsi="Trebuchet MS"/>
            <w:noProof/>
          </w:rPr>
          <w:t>your</w:t>
        </w:r>
      </w:ins>
      <w:r w:rsidRPr="00994B44">
        <w:rPr>
          <w:rFonts w:ascii="Trebuchet MS" w:hAnsi="Trebuchet MS"/>
          <w:noProof/>
        </w:rPr>
        <w:t xml:space="preserve"> sins before Jehovah. </w:t>
      </w:r>
      <w:r w:rsidRPr="00994B44">
        <w:rPr>
          <w:rFonts w:ascii="Trebuchet MS" w:hAnsi="Trebuchet MS"/>
          <w:b/>
          <w:noProof/>
        </w:rPr>
        <w:t xml:space="preserve">16:31 </w:t>
      </w:r>
      <w:r w:rsidRPr="00994B44">
        <w:rPr>
          <w:rFonts w:ascii="Trebuchet MS" w:hAnsi="Trebuchet MS"/>
          <w:noProof/>
        </w:rPr>
        <w:t xml:space="preserve">It is a sabbath of complete rest for </w:t>
      </w:r>
      <w:del w:id="272" w:author="Author">
        <w:r w:rsidRPr="00994B44">
          <w:rPr>
            <w:rFonts w:ascii="Trebuchet MS" w:hAnsi="Trebuchet MS"/>
            <w:noProof/>
            <w:u w:val="dotted"/>
          </w:rPr>
          <w:delText>YOU</w:delText>
        </w:r>
      </w:del>
      <w:ins w:id="273" w:author="Author">
        <w:r w:rsidRPr="00994B44">
          <w:rPr>
            <w:rFonts w:ascii="Trebuchet MS" w:hAnsi="Trebuchet MS"/>
            <w:noProof/>
          </w:rPr>
          <w:t>you</w:t>
        </w:r>
      </w:ins>
      <w:r w:rsidRPr="00994B44">
        <w:rPr>
          <w:rFonts w:ascii="Trebuchet MS" w:hAnsi="Trebuchet MS"/>
          <w:noProof/>
        </w:rPr>
        <w:t xml:space="preserve">, and </w:t>
      </w:r>
      <w:del w:id="274" w:author="Author">
        <w:r w:rsidRPr="00994B44">
          <w:rPr>
            <w:rFonts w:ascii="Trebuchet MS" w:hAnsi="Trebuchet MS"/>
            <w:noProof/>
            <w:u w:val="dotted"/>
          </w:rPr>
          <w:delText>YOU</w:delText>
        </w:r>
        <w:r w:rsidRPr="00994B44">
          <w:rPr>
            <w:rFonts w:ascii="Trebuchet MS" w:hAnsi="Trebuchet MS"/>
            <w:noProof/>
          </w:rPr>
          <w:delText xml:space="preserve"> must</w:delText>
        </w:r>
      </w:del>
      <w:ins w:id="275" w:author="Author">
        <w:r w:rsidRPr="00994B44">
          <w:rPr>
            <w:rFonts w:ascii="Trebuchet MS" w:hAnsi="Trebuchet MS"/>
            <w:noProof/>
          </w:rPr>
          <w:t>you should</w:t>
        </w:r>
      </w:ins>
      <w:r w:rsidRPr="00994B44">
        <w:rPr>
          <w:rFonts w:ascii="Trebuchet MS" w:hAnsi="Trebuchet MS"/>
          <w:noProof/>
        </w:rPr>
        <w:t xml:space="preserve"> afflict </w:t>
      </w:r>
      <w:del w:id="276" w:author="Author">
        <w:r w:rsidRPr="00994B44">
          <w:rPr>
            <w:rFonts w:ascii="Trebuchet MS" w:hAnsi="Trebuchet MS"/>
            <w:noProof/>
            <w:u w:val="dotted"/>
          </w:rPr>
          <w:delText>YOUR</w:delText>
        </w:r>
        <w:r w:rsidRPr="00994B44">
          <w:rPr>
            <w:rFonts w:ascii="Trebuchet MS" w:hAnsi="Trebuchet MS"/>
            <w:noProof/>
          </w:rPr>
          <w:delText xml:space="preserve"> souls.</w:delText>
        </w:r>
      </w:del>
      <w:ins w:id="277" w:author="Author">
        <w:r w:rsidRPr="00994B44">
          <w:rPr>
            <w:rFonts w:ascii="Trebuchet MS" w:hAnsi="Trebuchet MS"/>
            <w:noProof/>
          </w:rPr>
          <w:t>yourselves.</w:t>
        </w:r>
        <w:r w:rsidRPr="00994B44">
          <w:rPr>
            <w:rStyle w:val="FootnoteReference"/>
            <w:rFonts w:ascii="Trebuchet MS" w:hAnsi="Trebuchet MS"/>
            <w:noProof/>
          </w:rPr>
          <w:footnoteReference w:id="7"/>
        </w:r>
      </w:ins>
      <w:r w:rsidRPr="00994B44">
        <w:rPr>
          <w:rFonts w:ascii="Trebuchet MS" w:hAnsi="Trebuchet MS"/>
          <w:noProof/>
        </w:rPr>
        <w:t xml:space="preserve"> It is a </w:t>
      </w:r>
      <w:ins w:id="280" w:author="Author">
        <w:r w:rsidRPr="00994B44">
          <w:rPr>
            <w:rFonts w:ascii="Trebuchet MS" w:hAnsi="Trebuchet MS"/>
            <w:noProof/>
          </w:rPr>
          <w:t xml:space="preserve">lasting </w:t>
        </w:r>
      </w:ins>
      <w:r w:rsidRPr="00994B44">
        <w:rPr>
          <w:rFonts w:ascii="Trebuchet MS" w:hAnsi="Trebuchet MS"/>
          <w:noProof/>
        </w:rPr>
        <w:t>statute</w:t>
      </w:r>
      <w:del w:id="281" w:author="Author">
        <w:r w:rsidRPr="00994B44">
          <w:rPr>
            <w:rFonts w:ascii="Trebuchet MS" w:hAnsi="Trebuchet MS"/>
            <w:noProof/>
          </w:rPr>
          <w:delText xml:space="preserve"> to time indefinite</w:delText>
        </w:r>
      </w:del>
      <w:r w:rsidRPr="00994B44">
        <w:rPr>
          <w:rFonts w:ascii="Trebuchet MS" w:hAnsi="Trebuchet MS"/>
          <w:noProof/>
        </w:rPr>
        <w:t>.</w:t>
      </w:r>
    </w:p>
    <w:p w:rsidR="00542811" w:rsidRPr="00994B44" w:rsidRDefault="00542811" w:rsidP="00542811">
      <w:pPr>
        <w:rPr>
          <w:rFonts w:ascii="Trebuchet MS" w:hAnsi="Trebuchet MS"/>
          <w:noProof/>
        </w:rPr>
      </w:pPr>
      <w:r w:rsidRPr="00994B44">
        <w:rPr>
          <w:rFonts w:ascii="Trebuchet MS" w:hAnsi="Trebuchet MS"/>
          <w:b/>
        </w:rPr>
        <w:t xml:space="preserve">16:32 </w:t>
      </w:r>
      <w:r w:rsidRPr="00994B44">
        <w:rPr>
          <w:rFonts w:ascii="Trebuchet MS" w:hAnsi="Trebuchet MS"/>
          <w:noProof/>
        </w:rPr>
        <w:t>“</w:t>
      </w:r>
      <w:del w:id="282" w:author="Author">
        <w:r w:rsidRPr="00994B44">
          <w:rPr>
            <w:rFonts w:ascii="Trebuchet MS" w:hAnsi="Trebuchet MS"/>
            <w:noProof/>
          </w:rPr>
          <w:delText>And the</w:delText>
        </w:r>
      </w:del>
      <w:ins w:id="283" w:author="Author">
        <w:r w:rsidRPr="00994B44">
          <w:rPr>
            <w:rFonts w:ascii="Trebuchet MS" w:hAnsi="Trebuchet MS"/>
            <w:noProof/>
          </w:rPr>
          <w:t>The</w:t>
        </w:r>
      </w:ins>
      <w:r w:rsidRPr="00994B44">
        <w:rPr>
          <w:rFonts w:ascii="Trebuchet MS" w:hAnsi="Trebuchet MS"/>
          <w:noProof/>
        </w:rPr>
        <w:t xml:space="preserve"> priest who </w:t>
      </w:r>
      <w:del w:id="284" w:author="Author">
        <w:r w:rsidRPr="00994B44">
          <w:rPr>
            <w:rFonts w:ascii="Trebuchet MS" w:hAnsi="Trebuchet MS"/>
            <w:noProof/>
          </w:rPr>
          <w:delText>will be</w:delText>
        </w:r>
      </w:del>
      <w:ins w:id="285" w:author="Author">
        <w:r w:rsidRPr="00994B44">
          <w:rPr>
            <w:rFonts w:ascii="Trebuchet MS" w:hAnsi="Trebuchet MS"/>
            <w:noProof/>
          </w:rPr>
          <w:t>is</w:t>
        </w:r>
      </w:ins>
      <w:r w:rsidRPr="00994B44">
        <w:rPr>
          <w:rFonts w:ascii="Trebuchet MS" w:hAnsi="Trebuchet MS"/>
          <w:noProof/>
        </w:rPr>
        <w:t xml:space="preserve"> anointed and </w:t>
      </w:r>
      <w:del w:id="286" w:author="Author">
        <w:r w:rsidRPr="00994B44">
          <w:rPr>
            <w:rFonts w:ascii="Trebuchet MS" w:hAnsi="Trebuchet MS"/>
            <w:noProof/>
          </w:rPr>
          <w:delText>whose hand will be filled with power</w:delText>
        </w:r>
      </w:del>
      <w:ins w:id="287" w:author="Author">
        <w:r w:rsidRPr="00994B44">
          <w:rPr>
            <w:rFonts w:ascii="Trebuchet MS" w:hAnsi="Trebuchet MS"/>
            <w:noProof/>
          </w:rPr>
          <w:t>installed</w:t>
        </w:r>
        <w:r w:rsidRPr="00994B44">
          <w:rPr>
            <w:rStyle w:val="FootnoteReference"/>
            <w:rFonts w:ascii="Trebuchet MS" w:hAnsi="Trebuchet MS"/>
            <w:noProof/>
          </w:rPr>
          <w:footnoteReference w:id="8"/>
        </w:r>
      </w:ins>
      <w:r w:rsidRPr="00994B44">
        <w:rPr>
          <w:rFonts w:ascii="Trebuchet MS" w:hAnsi="Trebuchet MS"/>
          <w:noProof/>
        </w:rPr>
        <w:t xml:space="preserve"> to </w:t>
      </w:r>
      <w:del w:id="290" w:author="Author">
        <w:r w:rsidRPr="00994B44">
          <w:rPr>
            <w:rFonts w:ascii="Trebuchet MS" w:hAnsi="Trebuchet MS"/>
            <w:noProof/>
          </w:rPr>
          <w:delText>act</w:delText>
        </w:r>
      </w:del>
      <w:ins w:id="291" w:author="Author">
        <w:r w:rsidRPr="00994B44">
          <w:rPr>
            <w:rFonts w:ascii="Trebuchet MS" w:hAnsi="Trebuchet MS"/>
            <w:noProof/>
          </w:rPr>
          <w:t>serve</w:t>
        </w:r>
      </w:ins>
      <w:r w:rsidRPr="00994B44">
        <w:rPr>
          <w:rFonts w:ascii="Trebuchet MS" w:hAnsi="Trebuchet MS"/>
          <w:noProof/>
        </w:rPr>
        <w:t xml:space="preserve"> as priest </w:t>
      </w:r>
      <w:del w:id="292" w:author="Author">
        <w:r w:rsidRPr="00994B44">
          <w:rPr>
            <w:rFonts w:ascii="Trebuchet MS" w:hAnsi="Trebuchet MS"/>
            <w:noProof/>
          </w:rPr>
          <w:delText>as successor</w:delText>
        </w:r>
      </w:del>
      <w:ins w:id="293" w:author="Author">
        <w:r w:rsidRPr="00994B44">
          <w:rPr>
            <w:rFonts w:ascii="Trebuchet MS" w:hAnsi="Trebuchet MS"/>
            <w:noProof/>
          </w:rPr>
          <w:t>in place</w:t>
        </w:r>
      </w:ins>
      <w:r w:rsidRPr="00994B44">
        <w:rPr>
          <w:rFonts w:ascii="Trebuchet MS" w:hAnsi="Trebuchet MS"/>
          <w:noProof/>
        </w:rPr>
        <w:t xml:space="preserve"> of his father </w:t>
      </w:r>
      <w:del w:id="294" w:author="Author">
        <w:r w:rsidRPr="00994B44">
          <w:rPr>
            <w:rFonts w:ascii="Trebuchet MS" w:hAnsi="Trebuchet MS"/>
            <w:noProof/>
          </w:rPr>
          <w:delText>must</w:delText>
        </w:r>
      </w:del>
      <w:ins w:id="295" w:author="Author">
        <w:r w:rsidRPr="00994B44">
          <w:rPr>
            <w:rFonts w:ascii="Trebuchet MS" w:hAnsi="Trebuchet MS"/>
            <w:noProof/>
          </w:rPr>
          <w:t>will</w:t>
        </w:r>
      </w:ins>
      <w:r w:rsidRPr="00994B44">
        <w:rPr>
          <w:rFonts w:ascii="Trebuchet MS" w:hAnsi="Trebuchet MS"/>
          <w:noProof/>
        </w:rPr>
        <w:t xml:space="preserve"> make </w:t>
      </w:r>
      <w:del w:id="296" w:author="Author">
        <w:r w:rsidRPr="00994B44">
          <w:rPr>
            <w:rFonts w:ascii="Trebuchet MS" w:hAnsi="Trebuchet MS"/>
            <w:noProof/>
          </w:rPr>
          <w:delText xml:space="preserve">an </w:delText>
        </w:r>
      </w:del>
      <w:r w:rsidRPr="00994B44">
        <w:rPr>
          <w:rFonts w:ascii="Trebuchet MS" w:hAnsi="Trebuchet MS"/>
          <w:noProof/>
        </w:rPr>
        <w:t xml:space="preserve">atonement and </w:t>
      </w:r>
      <w:del w:id="297" w:author="Author">
        <w:r w:rsidRPr="00994B44">
          <w:rPr>
            <w:rFonts w:ascii="Trebuchet MS" w:hAnsi="Trebuchet MS"/>
            <w:noProof/>
          </w:rPr>
          <w:delText xml:space="preserve">must </w:delText>
        </w:r>
      </w:del>
      <w:r w:rsidRPr="00994B44">
        <w:rPr>
          <w:rFonts w:ascii="Trebuchet MS" w:hAnsi="Trebuchet MS"/>
          <w:noProof/>
        </w:rPr>
        <w:t>put on the linen garments</w:t>
      </w:r>
      <w:del w:id="298" w:author="Author">
        <w:r w:rsidRPr="00994B44">
          <w:rPr>
            <w:rFonts w:ascii="Trebuchet MS" w:hAnsi="Trebuchet MS"/>
            <w:noProof/>
          </w:rPr>
          <w:delText>. They are</w:delText>
        </w:r>
      </w:del>
      <w:ins w:id="299" w:author="Author">
        <w:r w:rsidRPr="00994B44">
          <w:rPr>
            <w:rFonts w:ascii="Trebuchet MS" w:hAnsi="Trebuchet MS"/>
            <w:noProof/>
          </w:rPr>
          <w:t>, the</w:t>
        </w:r>
      </w:ins>
      <w:r w:rsidRPr="00994B44">
        <w:rPr>
          <w:rFonts w:ascii="Trebuchet MS" w:hAnsi="Trebuchet MS"/>
          <w:noProof/>
        </w:rPr>
        <w:t xml:space="preserve"> holy garments. </w:t>
      </w:r>
      <w:r w:rsidRPr="00994B44">
        <w:rPr>
          <w:rFonts w:ascii="Trebuchet MS" w:hAnsi="Trebuchet MS"/>
          <w:b/>
          <w:noProof/>
        </w:rPr>
        <w:t xml:space="preserve">16:33 </w:t>
      </w:r>
      <w:del w:id="300" w:author="Author">
        <w:r w:rsidRPr="00994B44">
          <w:rPr>
            <w:rFonts w:ascii="Trebuchet MS" w:hAnsi="Trebuchet MS"/>
            <w:noProof/>
          </w:rPr>
          <w:delText>And he must</w:delText>
        </w:r>
      </w:del>
      <w:ins w:id="301" w:author="Author">
        <w:r w:rsidRPr="00994B44">
          <w:rPr>
            <w:rFonts w:ascii="Trebuchet MS" w:hAnsi="Trebuchet MS"/>
            <w:noProof/>
          </w:rPr>
          <w:t>He will</w:t>
        </w:r>
      </w:ins>
      <w:r w:rsidRPr="00994B44">
        <w:rPr>
          <w:rFonts w:ascii="Trebuchet MS" w:hAnsi="Trebuchet MS"/>
          <w:noProof/>
        </w:rPr>
        <w:t xml:space="preserve"> make atonement for the holy sanctuary, </w:t>
      </w:r>
      <w:del w:id="302" w:author="Author">
        <w:r w:rsidRPr="00994B44">
          <w:rPr>
            <w:rFonts w:ascii="Trebuchet MS" w:hAnsi="Trebuchet MS"/>
            <w:noProof/>
          </w:rPr>
          <w:delText xml:space="preserve">and for </w:delText>
        </w:r>
      </w:del>
      <w:r w:rsidRPr="00994B44">
        <w:rPr>
          <w:rFonts w:ascii="Trebuchet MS" w:hAnsi="Trebuchet MS"/>
          <w:noProof/>
        </w:rPr>
        <w:t>the tent of meeting</w:t>
      </w:r>
      <w:ins w:id="303" w:author="Author">
        <w:r w:rsidRPr="00994B44">
          <w:rPr>
            <w:rFonts w:ascii="Trebuchet MS" w:hAnsi="Trebuchet MS"/>
            <w:noProof/>
          </w:rPr>
          <w:t>,</w:t>
        </w:r>
      </w:ins>
      <w:r w:rsidRPr="00994B44">
        <w:rPr>
          <w:rFonts w:ascii="Trebuchet MS" w:hAnsi="Trebuchet MS"/>
          <w:noProof/>
        </w:rPr>
        <w:t xml:space="preserve"> and </w:t>
      </w:r>
      <w:del w:id="304" w:author="Author">
        <w:r w:rsidRPr="00994B44">
          <w:rPr>
            <w:rFonts w:ascii="Trebuchet MS" w:hAnsi="Trebuchet MS"/>
            <w:noProof/>
          </w:rPr>
          <w:delText xml:space="preserve">for </w:delText>
        </w:r>
      </w:del>
      <w:r w:rsidRPr="00994B44">
        <w:rPr>
          <w:rFonts w:ascii="Trebuchet MS" w:hAnsi="Trebuchet MS"/>
          <w:noProof/>
        </w:rPr>
        <w:t>the altar</w:t>
      </w:r>
      <w:ins w:id="305" w:author="Author">
        <w:r w:rsidRPr="00994B44">
          <w:rPr>
            <w:rFonts w:ascii="Trebuchet MS" w:hAnsi="Trebuchet MS"/>
            <w:noProof/>
          </w:rPr>
          <w:t>; and</w:t>
        </w:r>
      </w:ins>
      <w:r w:rsidRPr="00994B44">
        <w:rPr>
          <w:rFonts w:ascii="Trebuchet MS" w:hAnsi="Trebuchet MS"/>
          <w:noProof/>
        </w:rPr>
        <w:t xml:space="preserve"> he will make atonement</w:t>
      </w:r>
      <w:del w:id="306" w:author="Author">
        <w:r w:rsidRPr="00994B44">
          <w:rPr>
            <w:rFonts w:ascii="Trebuchet MS" w:hAnsi="Trebuchet MS"/>
            <w:noProof/>
          </w:rPr>
          <w:delText>; and</w:delText>
        </w:r>
      </w:del>
      <w:r w:rsidRPr="00994B44">
        <w:rPr>
          <w:rFonts w:ascii="Trebuchet MS" w:hAnsi="Trebuchet MS"/>
          <w:noProof/>
        </w:rPr>
        <w:t xml:space="preserve"> for the priests and for all the people of the congregation</w:t>
      </w:r>
      <w:del w:id="307" w:author="Author">
        <w:r w:rsidRPr="00994B44">
          <w:rPr>
            <w:rFonts w:ascii="Trebuchet MS" w:hAnsi="Trebuchet MS"/>
            <w:noProof/>
          </w:rPr>
          <w:delText xml:space="preserve"> he will make atonement</w:delText>
        </w:r>
      </w:del>
      <w:r w:rsidRPr="00994B44">
        <w:rPr>
          <w:rFonts w:ascii="Trebuchet MS" w:hAnsi="Trebuchet MS"/>
          <w:noProof/>
        </w:rPr>
        <w:t xml:space="preserve">. </w:t>
      </w:r>
      <w:r w:rsidRPr="00994B44">
        <w:rPr>
          <w:rFonts w:ascii="Trebuchet MS" w:hAnsi="Trebuchet MS"/>
          <w:b/>
          <w:noProof/>
        </w:rPr>
        <w:t xml:space="preserve">16:34 </w:t>
      </w:r>
      <w:del w:id="308" w:author="Author">
        <w:r w:rsidRPr="00994B44">
          <w:rPr>
            <w:rFonts w:ascii="Trebuchet MS" w:hAnsi="Trebuchet MS"/>
            <w:noProof/>
          </w:rPr>
          <w:delText>And this must</w:delText>
        </w:r>
      </w:del>
      <w:ins w:id="309" w:author="Author">
        <w:r w:rsidRPr="00994B44">
          <w:rPr>
            <w:rFonts w:ascii="Trebuchet MS" w:hAnsi="Trebuchet MS"/>
            <w:noProof/>
          </w:rPr>
          <w:t>This will</w:t>
        </w:r>
      </w:ins>
      <w:r w:rsidRPr="00994B44">
        <w:rPr>
          <w:rFonts w:ascii="Trebuchet MS" w:hAnsi="Trebuchet MS"/>
          <w:noProof/>
        </w:rPr>
        <w:t xml:space="preserve"> serve as a </w:t>
      </w:r>
      <w:ins w:id="310" w:author="Author">
        <w:r w:rsidRPr="00994B44">
          <w:rPr>
            <w:rFonts w:ascii="Trebuchet MS" w:hAnsi="Trebuchet MS"/>
            <w:noProof/>
          </w:rPr>
          <w:t xml:space="preserve">lasting </w:t>
        </w:r>
      </w:ins>
      <w:r w:rsidRPr="00994B44">
        <w:rPr>
          <w:rFonts w:ascii="Trebuchet MS" w:hAnsi="Trebuchet MS"/>
          <w:noProof/>
        </w:rPr>
        <w:t xml:space="preserve">statute </w:t>
      </w:r>
      <w:del w:id="311" w:author="Author">
        <w:r w:rsidRPr="00994B44">
          <w:rPr>
            <w:rFonts w:ascii="Trebuchet MS" w:hAnsi="Trebuchet MS"/>
            <w:noProof/>
          </w:rPr>
          <w:delText xml:space="preserve">to time indefinite </w:delText>
        </w:r>
      </w:del>
      <w:r w:rsidRPr="00994B44">
        <w:rPr>
          <w:rFonts w:ascii="Trebuchet MS" w:hAnsi="Trebuchet MS"/>
          <w:noProof/>
        </w:rPr>
        <w:t xml:space="preserve">for </w:t>
      </w:r>
      <w:del w:id="312" w:author="Author">
        <w:r w:rsidRPr="00994B44">
          <w:rPr>
            <w:rFonts w:ascii="Trebuchet MS" w:hAnsi="Trebuchet MS"/>
            <w:noProof/>
            <w:u w:val="dotted"/>
          </w:rPr>
          <w:delText>YOU</w:delText>
        </w:r>
        <w:r w:rsidRPr="00994B44">
          <w:rPr>
            <w:rFonts w:ascii="Trebuchet MS" w:hAnsi="Trebuchet MS"/>
            <w:noProof/>
          </w:rPr>
          <w:delText>, in order</w:delText>
        </w:r>
      </w:del>
      <w:ins w:id="313" w:author="Author">
        <w:r w:rsidRPr="00994B44">
          <w:rPr>
            <w:rFonts w:ascii="Trebuchet MS" w:hAnsi="Trebuchet MS"/>
            <w:noProof/>
          </w:rPr>
          <w:t>you,</w:t>
        </w:r>
      </w:ins>
      <w:r w:rsidRPr="00994B44">
        <w:rPr>
          <w:rFonts w:ascii="Trebuchet MS" w:hAnsi="Trebuchet MS"/>
          <w:noProof/>
        </w:rPr>
        <w:t xml:space="preserve"> to make atonement for the </w:t>
      </w:r>
      <w:del w:id="314" w:author="Author">
        <w:r w:rsidRPr="00994B44">
          <w:rPr>
            <w:rFonts w:ascii="Trebuchet MS" w:hAnsi="Trebuchet MS"/>
            <w:noProof/>
          </w:rPr>
          <w:delText>sons of Israel</w:delText>
        </w:r>
      </w:del>
      <w:ins w:id="315" w:author="Author">
        <w:r w:rsidRPr="00994B44">
          <w:rPr>
            <w:rFonts w:ascii="Trebuchet MS" w:hAnsi="Trebuchet MS"/>
            <w:noProof/>
          </w:rPr>
          <w:t>Israelites</w:t>
        </w:r>
      </w:ins>
      <w:r w:rsidRPr="00994B44">
        <w:rPr>
          <w:rFonts w:ascii="Trebuchet MS" w:hAnsi="Trebuchet MS"/>
          <w:noProof/>
        </w:rPr>
        <w:t xml:space="preserve"> concerning all their sins once </w:t>
      </w:r>
      <w:del w:id="316" w:author="Author">
        <w:r w:rsidRPr="00994B44">
          <w:rPr>
            <w:rFonts w:ascii="Trebuchet MS" w:hAnsi="Trebuchet MS"/>
            <w:noProof/>
          </w:rPr>
          <w:delText>in the</w:delText>
        </w:r>
      </w:del>
      <w:ins w:id="317" w:author="Author">
        <w:r w:rsidRPr="00994B44">
          <w:rPr>
            <w:rFonts w:ascii="Trebuchet MS" w:hAnsi="Trebuchet MS"/>
            <w:noProof/>
          </w:rPr>
          <w:t>each</w:t>
        </w:r>
      </w:ins>
      <w:r w:rsidRPr="00994B44">
        <w:rPr>
          <w:rFonts w:ascii="Trebuchet MS" w:hAnsi="Trebuchet MS"/>
          <w:noProof/>
        </w:rPr>
        <w:t xml:space="preserve"> year.”</w:t>
      </w:r>
    </w:p>
    <w:p w:rsidR="00542811" w:rsidRPr="00994B44" w:rsidRDefault="00542811" w:rsidP="00542811">
      <w:pPr>
        <w:rPr>
          <w:rFonts w:ascii="Trebuchet MS" w:hAnsi="Trebuchet MS"/>
          <w:noProof/>
        </w:rPr>
      </w:pPr>
      <w:del w:id="318" w:author="Author">
        <w:r w:rsidRPr="00994B44">
          <w:rPr>
            <w:rFonts w:ascii="Trebuchet MS" w:hAnsi="Trebuchet MS"/>
            <w:noProof/>
          </w:rPr>
          <w:delText>Accordingly</w:delText>
        </w:r>
      </w:del>
      <w:ins w:id="319" w:author="Author">
        <w:r w:rsidRPr="00994B44">
          <w:rPr>
            <w:rFonts w:ascii="Trebuchet MS" w:hAnsi="Trebuchet MS"/>
            <w:noProof/>
          </w:rPr>
          <w:t>So</w:t>
        </w:r>
      </w:ins>
      <w:r w:rsidRPr="00994B44">
        <w:rPr>
          <w:rFonts w:ascii="Trebuchet MS" w:hAnsi="Trebuchet MS"/>
          <w:noProof/>
        </w:rPr>
        <w:t xml:space="preserve"> he did just as Jehovah had commanded Moses.</w:t>
      </w:r>
    </w:p>
    <w:p w:rsidR="00542811" w:rsidRPr="00994B44" w:rsidRDefault="00542811" w:rsidP="00542811">
      <w:pPr>
        <w:rPr>
          <w:rFonts w:ascii="Trebuchet MS" w:hAnsi="Trebuchet MS"/>
          <w:b/>
        </w:rPr>
      </w:pPr>
    </w:p>
    <w:p w:rsidR="00762BCB" w:rsidRPr="00542811" w:rsidRDefault="00762BCB" w:rsidP="00542811"/>
    <w:sectPr w:rsidR="00762BCB" w:rsidRPr="00542811" w:rsidSect="00CA2E7C">
      <w:headerReference w:type="default" r:id="rId7"/>
      <w:headerReference w:type="first" r:id="rId8"/>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34BF" w:rsidRDefault="009634BF">
      <w:r>
        <w:separator/>
      </w:r>
    </w:p>
  </w:endnote>
  <w:endnote w:type="continuationSeparator" w:id="0">
    <w:p w:rsidR="009634BF" w:rsidRDefault="00963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0"/>
    <w:family w:val="swiss"/>
    <w:pitch w:val="variable"/>
    <w:sig w:usb0="001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34BF" w:rsidRDefault="009634BF">
      <w:r>
        <w:separator/>
      </w:r>
    </w:p>
  </w:footnote>
  <w:footnote w:type="continuationSeparator" w:id="0">
    <w:p w:rsidR="009634BF" w:rsidRDefault="009634BF">
      <w:r>
        <w:continuationSeparator/>
      </w:r>
    </w:p>
  </w:footnote>
  <w:footnote w:id="1">
    <w:p w:rsidR="00542811" w:rsidRPr="00994B44" w:rsidRDefault="00542811" w:rsidP="00994B44">
      <w:pPr>
        <w:pStyle w:val="FootnoteText"/>
        <w:spacing w:after="96"/>
        <w:ind w:firstLine="288"/>
        <w:rPr>
          <w:ins w:id="34" w:author="Author"/>
        </w:rPr>
      </w:pPr>
      <w:ins w:id="35" w:author="Author">
        <w:r w:rsidRPr="00994B44">
          <w:rPr>
            <w:rStyle w:val="FootnoteReference"/>
          </w:rPr>
          <w:footnoteRef/>
        </w:r>
        <w:r w:rsidRPr="00994B44">
          <w:t xml:space="preserve"> </w:t>
        </w:r>
        <w:r w:rsidRPr="00994B44">
          <w:rPr>
            <w:b/>
          </w:rPr>
          <w:t xml:space="preserve">16:4 </w:t>
        </w:r>
        <w:r w:rsidRPr="00994B44">
          <w:t>Or “undergarments.”</w:t>
        </w:r>
      </w:ins>
    </w:p>
  </w:footnote>
  <w:footnote w:id="2">
    <w:p w:rsidR="00542811" w:rsidRPr="00994B44" w:rsidRDefault="00542811" w:rsidP="00994B44">
      <w:pPr>
        <w:pStyle w:val="FootnoteText"/>
        <w:spacing w:after="96"/>
        <w:ind w:firstLine="288"/>
        <w:rPr>
          <w:ins w:id="40" w:author="Author"/>
        </w:rPr>
      </w:pPr>
      <w:ins w:id="41" w:author="Author">
        <w:r w:rsidRPr="00994B44">
          <w:rPr>
            <w:rStyle w:val="FootnoteReference"/>
          </w:rPr>
          <w:footnoteRef/>
        </w:r>
        <w:r w:rsidRPr="00994B44">
          <w:t xml:space="preserve"> </w:t>
        </w:r>
        <w:r w:rsidRPr="00994B44">
          <w:rPr>
            <w:b/>
          </w:rPr>
          <w:t xml:space="preserve">16:4 </w:t>
        </w:r>
        <w:r w:rsidRPr="00994B44">
          <w:t>Or “his exposed flesh.”</w:t>
        </w:r>
      </w:ins>
    </w:p>
  </w:footnote>
  <w:footnote w:id="3">
    <w:p w:rsidR="00542811" w:rsidRPr="00994B44" w:rsidRDefault="00542811" w:rsidP="00994B44">
      <w:pPr>
        <w:pStyle w:val="FootnoteText"/>
        <w:spacing w:after="96"/>
        <w:ind w:firstLine="288"/>
        <w:rPr>
          <w:ins w:id="64" w:author="Author"/>
        </w:rPr>
      </w:pPr>
      <w:ins w:id="65" w:author="Author">
        <w:r w:rsidRPr="00994B44">
          <w:rPr>
            <w:rStyle w:val="FootnoteReference"/>
          </w:rPr>
          <w:footnoteRef/>
        </w:r>
        <w:r w:rsidRPr="00994B44">
          <w:t xml:space="preserve"> </w:t>
        </w:r>
        <w:r w:rsidRPr="00994B44">
          <w:rPr>
            <w:b/>
          </w:rPr>
          <w:t xml:space="preserve">16:8 </w:t>
        </w:r>
        <w:r w:rsidRPr="00994B44">
          <w:t>Possibly meaning “Goat That Disappears.”</w:t>
        </w:r>
      </w:ins>
    </w:p>
  </w:footnote>
  <w:footnote w:id="4">
    <w:p w:rsidR="00542811" w:rsidRPr="00994B44" w:rsidRDefault="00542811" w:rsidP="00994B44">
      <w:pPr>
        <w:pStyle w:val="FootnoteText"/>
        <w:spacing w:after="96"/>
        <w:ind w:firstLine="288"/>
        <w:rPr>
          <w:ins w:id="181" w:author="Author"/>
        </w:rPr>
      </w:pPr>
      <w:ins w:id="182" w:author="Author">
        <w:r w:rsidRPr="00994B44">
          <w:rPr>
            <w:rStyle w:val="FootnoteReference"/>
          </w:rPr>
          <w:footnoteRef/>
        </w:r>
        <w:r w:rsidRPr="00994B44">
          <w:t xml:space="preserve"> </w:t>
        </w:r>
        <w:r w:rsidRPr="00994B44">
          <w:rPr>
            <w:b/>
          </w:rPr>
          <w:t xml:space="preserve">16:21 </w:t>
        </w:r>
        <w:r w:rsidRPr="00994B44">
          <w:t>Or “a man standing ready.”</w:t>
        </w:r>
      </w:ins>
    </w:p>
  </w:footnote>
  <w:footnote w:id="5">
    <w:p w:rsidR="00542811" w:rsidRPr="00994B44" w:rsidRDefault="00542811" w:rsidP="00994B44">
      <w:pPr>
        <w:pStyle w:val="FootnoteText"/>
        <w:spacing w:after="96"/>
        <w:ind w:firstLine="288"/>
        <w:rPr>
          <w:ins w:id="200" w:author="Author"/>
        </w:rPr>
      </w:pPr>
      <w:ins w:id="201" w:author="Author">
        <w:r w:rsidRPr="00994B44">
          <w:rPr>
            <w:rStyle w:val="FootnoteReference"/>
          </w:rPr>
          <w:footnoteRef/>
        </w:r>
        <w:r w:rsidRPr="00994B44">
          <w:t xml:space="preserve"> </w:t>
        </w:r>
        <w:r w:rsidRPr="00994B44">
          <w:rPr>
            <w:b/>
          </w:rPr>
          <w:t xml:space="preserve">16:24 </w:t>
        </w:r>
        <w:r w:rsidRPr="00994B44">
          <w:t>Lit., “his flesh.”</w:t>
        </w:r>
      </w:ins>
    </w:p>
  </w:footnote>
  <w:footnote w:id="6">
    <w:p w:rsidR="00542811" w:rsidRPr="00994B44" w:rsidRDefault="00542811" w:rsidP="00994B44">
      <w:pPr>
        <w:pStyle w:val="FootnoteText"/>
        <w:spacing w:after="96"/>
        <w:ind w:firstLine="288"/>
        <w:rPr>
          <w:ins w:id="252" w:author="Author"/>
        </w:rPr>
      </w:pPr>
      <w:ins w:id="253" w:author="Author">
        <w:r w:rsidRPr="00994B44">
          <w:rPr>
            <w:rStyle w:val="FootnoteReference"/>
          </w:rPr>
          <w:footnoteRef/>
        </w:r>
        <w:r w:rsidRPr="00994B44">
          <w:t xml:space="preserve"> </w:t>
        </w:r>
        <w:r w:rsidRPr="00994B44">
          <w:rPr>
            <w:b/>
          </w:rPr>
          <w:t xml:space="preserve">16:29 </w:t>
        </w:r>
        <w:r w:rsidRPr="00994B44">
          <w:t>Or “your souls.” To “afflict oneself” is generally understood to mean various forms of self-denial, including fasting.</w:t>
        </w:r>
      </w:ins>
    </w:p>
  </w:footnote>
  <w:footnote w:id="7">
    <w:p w:rsidR="00542811" w:rsidRPr="00994B44" w:rsidRDefault="00542811" w:rsidP="00994B44">
      <w:pPr>
        <w:pStyle w:val="FootnoteText"/>
        <w:spacing w:after="96"/>
        <w:ind w:firstLine="288"/>
        <w:rPr>
          <w:ins w:id="278" w:author="Author"/>
        </w:rPr>
      </w:pPr>
      <w:ins w:id="279" w:author="Author">
        <w:r w:rsidRPr="00994B44">
          <w:rPr>
            <w:rStyle w:val="FootnoteReference"/>
          </w:rPr>
          <w:footnoteRef/>
        </w:r>
        <w:r w:rsidRPr="00994B44">
          <w:t xml:space="preserve"> </w:t>
        </w:r>
        <w:r w:rsidRPr="00994B44">
          <w:rPr>
            <w:b/>
          </w:rPr>
          <w:t xml:space="preserve">16:31 </w:t>
        </w:r>
        <w:r w:rsidRPr="00994B44">
          <w:t>Or “your souls.”</w:t>
        </w:r>
      </w:ins>
    </w:p>
  </w:footnote>
  <w:footnote w:id="8">
    <w:p w:rsidR="00542811" w:rsidRPr="00994B44" w:rsidRDefault="00542811" w:rsidP="00994B44">
      <w:pPr>
        <w:pStyle w:val="FootnoteText"/>
        <w:spacing w:after="96"/>
        <w:ind w:firstLine="288"/>
        <w:rPr>
          <w:ins w:id="288" w:author="Author"/>
        </w:rPr>
      </w:pPr>
      <w:ins w:id="289" w:author="Author">
        <w:r w:rsidRPr="00994B44">
          <w:rPr>
            <w:rStyle w:val="FootnoteReference"/>
          </w:rPr>
          <w:footnoteRef/>
        </w:r>
        <w:r w:rsidRPr="00994B44">
          <w:t xml:space="preserve"> </w:t>
        </w:r>
        <w:r w:rsidRPr="00994B44">
          <w:rPr>
            <w:b/>
          </w:rPr>
          <w:t xml:space="preserve">16:32 </w:t>
        </w:r>
        <w:r w:rsidRPr="00994B44">
          <w:t>Lit., “whose hand will be filled.”</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BD1380">
        <w:t>Leviticus Chapter 16</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BD1380">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D1380">
      <w:rPr>
        <w:noProof/>
        <w:snapToGrid w:val="0"/>
      </w:rPr>
      <w:t>Leviticus 16.Revised Text.Advisor.docx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6530" w:rsidRDefault="00FB6530" w:rsidP="005D65DB">
    <w:pPr>
      <w:pStyle w:val="Style3"/>
    </w:pPr>
    <w:r>
      <w:t xml:space="preserve">English Title: </w:t>
    </w:r>
    <w:fldSimple w:instr=" TITLE  \* MERGEFORMAT ">
      <w:r w:rsidR="00BD1380">
        <w:t>Leviticus Chapter 16</w:t>
      </w:r>
    </w:fldSimple>
  </w:p>
  <w:p w:rsidR="00FB6530" w:rsidRDefault="00FB6530" w:rsidP="005D65DB">
    <w:pPr>
      <w:pStyle w:val="Style4"/>
    </w:pPr>
    <w:r>
      <w:t xml:space="preserve">Publication: </w:t>
    </w:r>
    <w:r>
      <w:fldChar w:fldCharType="begin"/>
    </w:r>
    <w:r>
      <w:instrText xml:space="preserve"> DOCPROPERTY "_ParentPublicationName"</w:instrText>
    </w:r>
    <w:r>
      <w:fldChar w:fldCharType="separate"/>
    </w:r>
    <w:r w:rsidR="00BD1380">
      <w:t>03-Leviticus</w:t>
    </w:r>
    <w:r>
      <w:fldChar w:fldCharType="end"/>
    </w:r>
  </w:p>
  <w:p w:rsidR="00FB6530" w:rsidRDefault="00FB6530" w:rsidP="005D65DB">
    <w:pPr>
      <w:pStyle w:val="Style2"/>
    </w:pPr>
    <w:r w:rsidRPr="005D65DB">
      <w:t>Document</w:t>
    </w:r>
    <w:r>
      <w:t xml:space="preserve">: </w:t>
    </w:r>
    <w:r>
      <w:rPr>
        <w:snapToGrid w:val="0"/>
      </w:rPr>
      <w:fldChar w:fldCharType="begin"/>
    </w:r>
    <w:r>
      <w:rPr>
        <w:snapToGrid w:val="0"/>
      </w:rPr>
      <w:instrText xml:space="preserve"> FILENAME </w:instrText>
    </w:r>
    <w:r>
      <w:rPr>
        <w:snapToGrid w:val="0"/>
      </w:rPr>
      <w:fldChar w:fldCharType="separate"/>
    </w:r>
    <w:r w:rsidR="00BD1380">
      <w:rPr>
        <w:noProof/>
        <w:snapToGrid w:val="0"/>
      </w:rPr>
      <w:t>Leviticus 16.Revised Text.Advisor.docx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BD1380">
      <w:t>&lt;not set&gt;</w:t>
    </w:r>
    <w:r>
      <w:fldChar w:fldCharType="end"/>
    </w:r>
  </w:p>
  <w:p w:rsidR="00FB6530" w:rsidRDefault="00FB6530" w:rsidP="005D65DB">
    <w:pPr>
      <w:pStyle w:val="Style5"/>
    </w:pPr>
    <w:r>
      <w:t xml:space="preserve">Translator: </w:t>
    </w:r>
    <w:r>
      <w:fldChar w:fldCharType="begin"/>
    </w:r>
    <w:r>
      <w:instrText xml:space="preserve"> DOCPROPERTY "_RoleTranslator"</w:instrText>
    </w:r>
    <w:r>
      <w:fldChar w:fldCharType="separate"/>
    </w:r>
    <w:r w:rsidR="00BD1380">
      <w:t>&lt;not set&gt;</w:t>
    </w:r>
    <w:r>
      <w:fldChar w:fldCharType="end"/>
    </w:r>
    <w:r>
      <w:tab/>
      <w:t xml:space="preserve">Checker: </w:t>
    </w:r>
    <w:r>
      <w:fldChar w:fldCharType="begin"/>
    </w:r>
    <w:r>
      <w:instrText xml:space="preserve"> DOCPROPERTY "_RoleChecker" </w:instrText>
    </w:r>
    <w:r>
      <w:fldChar w:fldCharType="separate"/>
    </w:r>
    <w:r w:rsidR="00BD1380">
      <w:t>&lt;not set&gt;</w:t>
    </w:r>
    <w:r>
      <w:fldChar w:fldCharType="end"/>
    </w:r>
  </w:p>
  <w:p w:rsidR="00FB6530" w:rsidRDefault="00FB6530" w:rsidP="005D65DB">
    <w:pPr>
      <w:pStyle w:val="Style6"/>
    </w:pPr>
    <w:r>
      <w:t xml:space="preserve">Proofreader: </w:t>
    </w:r>
    <w:r>
      <w:fldChar w:fldCharType="begin"/>
    </w:r>
    <w:r>
      <w:instrText xml:space="preserve"> DOCPROPERTY "_RoleProofreader"</w:instrText>
    </w:r>
    <w:r>
      <w:fldChar w:fldCharType="separate"/>
    </w:r>
    <w:r w:rsidR="00BD1380">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912B6C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DC2C6E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D22D9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A66ECB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025B7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4BF"/>
    <w:rsid w:val="00245EDD"/>
    <w:rsid w:val="0026230D"/>
    <w:rsid w:val="002B524D"/>
    <w:rsid w:val="002C00A8"/>
    <w:rsid w:val="00310508"/>
    <w:rsid w:val="003B380B"/>
    <w:rsid w:val="004500A2"/>
    <w:rsid w:val="004B7393"/>
    <w:rsid w:val="004C5EB7"/>
    <w:rsid w:val="00542811"/>
    <w:rsid w:val="005D4494"/>
    <w:rsid w:val="005D65DB"/>
    <w:rsid w:val="005F29B7"/>
    <w:rsid w:val="006634F9"/>
    <w:rsid w:val="00683A19"/>
    <w:rsid w:val="006B2E68"/>
    <w:rsid w:val="006D0A9F"/>
    <w:rsid w:val="006E0169"/>
    <w:rsid w:val="0075006C"/>
    <w:rsid w:val="00762BCB"/>
    <w:rsid w:val="00796D66"/>
    <w:rsid w:val="007A584B"/>
    <w:rsid w:val="0085190A"/>
    <w:rsid w:val="00875211"/>
    <w:rsid w:val="008F667F"/>
    <w:rsid w:val="009634BF"/>
    <w:rsid w:val="00980020"/>
    <w:rsid w:val="0098685D"/>
    <w:rsid w:val="009C7D92"/>
    <w:rsid w:val="00A13B03"/>
    <w:rsid w:val="00A73FF6"/>
    <w:rsid w:val="00A86CA5"/>
    <w:rsid w:val="00AA09DB"/>
    <w:rsid w:val="00B87B77"/>
    <w:rsid w:val="00BC4A6C"/>
    <w:rsid w:val="00BD1380"/>
    <w:rsid w:val="00BD6AB0"/>
    <w:rsid w:val="00C37E6E"/>
    <w:rsid w:val="00C810DC"/>
    <w:rsid w:val="00C92D5F"/>
    <w:rsid w:val="00CA2E7C"/>
    <w:rsid w:val="00D066FD"/>
    <w:rsid w:val="00D36E44"/>
    <w:rsid w:val="00D41195"/>
    <w:rsid w:val="00D67FE7"/>
    <w:rsid w:val="00D75449"/>
    <w:rsid w:val="00DA0FE2"/>
    <w:rsid w:val="00DE253C"/>
    <w:rsid w:val="00EA2DE5"/>
    <w:rsid w:val="00F30C4C"/>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FB8ED17-C7B2-494B-AC66-C85895C3147E}"/>
  <w:attachedTemplate r:id="Ra23a45b5cb8c4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D65D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customStyle="1" w:styleId="Style1">
    <w:name w:val="Style1"/>
    <w:basedOn w:val="Normal"/>
    <w:qFormat/>
    <w:rsid w:val="005D65DB"/>
  </w:style>
  <w:style w:type="paragraph" w:customStyle="1" w:styleId="Style2">
    <w:name w:val="Style2"/>
    <w:basedOn w:val="Header"/>
    <w:qFormat/>
    <w:rsid w:val="005D65DB"/>
  </w:style>
  <w:style w:type="paragraph" w:customStyle="1" w:styleId="Style3">
    <w:name w:val="Style3"/>
    <w:basedOn w:val="Header"/>
    <w:qFormat/>
    <w:rsid w:val="005D65DB"/>
    <w:pPr>
      <w:tabs>
        <w:tab w:val="center" w:pos="4200"/>
        <w:tab w:val="right" w:pos="8280"/>
      </w:tabs>
    </w:pPr>
  </w:style>
  <w:style w:type="paragraph" w:customStyle="1" w:styleId="Style4">
    <w:name w:val="Style4"/>
    <w:basedOn w:val="Header"/>
    <w:qFormat/>
    <w:rsid w:val="005D65DB"/>
    <w:pPr>
      <w:tabs>
        <w:tab w:val="left" w:pos="4200"/>
        <w:tab w:val="right" w:pos="8280"/>
      </w:tabs>
    </w:pPr>
  </w:style>
  <w:style w:type="paragraph" w:customStyle="1" w:styleId="Style5">
    <w:name w:val="Style5"/>
    <w:basedOn w:val="Header"/>
    <w:qFormat/>
    <w:rsid w:val="005D65DB"/>
    <w:pPr>
      <w:tabs>
        <w:tab w:val="left" w:pos="4200"/>
        <w:tab w:val="right" w:pos="8280"/>
      </w:tabs>
    </w:pPr>
  </w:style>
  <w:style w:type="paragraph" w:customStyle="1" w:styleId="Style6">
    <w:name w:val="Style6"/>
    <w:basedOn w:val="Header"/>
    <w:qFormat/>
    <w:rsid w:val="005D65DB"/>
    <w:pPr>
      <w:tabs>
        <w:tab w:val="left" w:pos="4200"/>
        <w:tab w:val="right" w:pos="8280"/>
      </w:tabs>
    </w:pPr>
  </w:style>
  <w:style w:type="paragraph" w:styleId="FootnoteText">
    <w:name w:val="footnote text"/>
    <w:basedOn w:val="Normal"/>
    <w:link w:val="FootnoteTextChar"/>
    <w:uiPriority w:val="99"/>
    <w:semiHidden/>
    <w:unhideWhenUsed/>
    <w:rsid w:val="00542811"/>
    <w:pPr>
      <w:spacing w:line="240" w:lineRule="auto"/>
      <w:ind w:firstLine="0"/>
    </w:pPr>
    <w:rPr>
      <w:rFonts w:ascii="Trebuchet MS" w:eastAsiaTheme="minorHAnsi" w:hAnsi="Trebuchet MS" w:cs="Trebuchet MS"/>
      <w:sz w:val="20"/>
      <w:szCs w:val="20"/>
      <w:lang w:bidi="ar-SA"/>
    </w:rPr>
  </w:style>
  <w:style w:type="character" w:customStyle="1" w:styleId="FootnoteTextChar">
    <w:name w:val="Footnote Text Char"/>
    <w:basedOn w:val="DefaultParagraphFont"/>
    <w:link w:val="FootnoteText"/>
    <w:uiPriority w:val="99"/>
    <w:semiHidden/>
    <w:rsid w:val="00542811"/>
    <w:rPr>
      <w:rFonts w:ascii="Trebuchet MS" w:eastAsiaTheme="minorHAnsi" w:hAnsi="Trebuchet MS" w:cs="Trebuchet MS"/>
      <w:lang w:val="en-US" w:eastAsia="en-US"/>
    </w:rPr>
  </w:style>
  <w:style w:type="character" w:styleId="FootnoteReference">
    <w:name w:val="footnote reference"/>
    <w:basedOn w:val="DefaultParagraphFont"/>
    <w:uiPriority w:val="99"/>
    <w:semiHidden/>
    <w:unhideWhenUsed/>
    <w:rsid w:val="005428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a23a45b5cb8c45f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1414</ap:Words>
  <ap:Characters>5954</ap:Characters>
  <ap:Application>Microsoft Office Word</ap:Application>
  <ap:DocSecurity>0</ap:DocSecurity>
  <ap:Lines>102</ap:Lines>
  <ap:Paragraphs>29</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7339</ap:CharactersWithSpaces>
  <ap:SharedDoc>false</ap:SharedDoc>
  <ap:HyperlinksChanged>false</ap:HyperlinksChanged>
  <ap:AppVersion>16.0000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16</dc:title>
  <dc:subject/>
  <dc:creator>Matthew Calleja</dc:creator>
  <cp:keywords/>
  <dc:description/>
  <cp:lastModifiedBy>Calleja, Matthew</cp:lastModifiedBy>
  <cp:revision>3</cp:revision>
  <dcterms:created xsi:type="dcterms:W3CDTF">2020-12-29T08:03:00Z</dcterms:created>
  <dcterms:modified xsi:type="dcterms:W3CDTF">2020-12-29T08:03:00Z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16.docx</vt:lpwstr>
  </property>
  <property fmtid="{D5CDD505-2E9C-101B-9397-08002B2CF9AE}" pid="9" name="_TranslationDocumentId">
    <vt:i4>19436</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3016</vt:i4>
  </property>
  <property fmtid="{D5CDD505-2E9C-101B-9397-08002B2CF9AE}" pid="15" name="_PublicationDate">
    <vt:filetime>1899-12-29T23:00:00Z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16</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AdditionalAdvisor">
    <vt:bool>true</vt:bool>
  </property>
  <property fmtid="{D5CDD505-2E9C-101B-9397-08002B2CF9AE}" pid="25" name="_SignLanguage">
    <vt:bool>false</vt:bool>
  </property>
</Properties>
</file>