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4E93" w:rsidRPr="001C1D22" w:rsidRDefault="00734E93" w:rsidP="00734E93">
      <w:pPr>
        <w:rPr>
          <w:rFonts w:ascii="Trebuchet MS" w:hAnsi="Trebuchet MS"/>
          <w:noProof/>
        </w:rPr>
      </w:pPr>
      <w:bookmarkStart w:id="0" w:name="_GoBack"/>
      <w:bookmarkEnd w:id="0"/>
      <w:r w:rsidRPr="001C1D22">
        <w:rPr>
          <w:rFonts w:ascii="Trebuchet MS" w:hAnsi="Trebuchet MS"/>
          <w:b/>
        </w:rPr>
        <w:t xml:space="preserve">24:1 </w:t>
      </w:r>
      <w:del w:id="1" w:author="Author">
        <w:r w:rsidRPr="001C1D22">
          <w:rPr>
            <w:rFonts w:ascii="Trebuchet MS" w:hAnsi="Trebuchet MS"/>
            <w:noProof/>
          </w:rPr>
          <w:delText xml:space="preserve">And </w:delText>
        </w:r>
      </w:del>
      <w:r w:rsidRPr="001C1D22">
        <w:rPr>
          <w:rFonts w:ascii="Trebuchet MS" w:hAnsi="Trebuchet MS"/>
          <w:noProof/>
        </w:rPr>
        <w:t xml:space="preserve">Jehovah </w:t>
      </w:r>
      <w:del w:id="2" w:author="Author">
        <w:r w:rsidRPr="001C1D22">
          <w:rPr>
            <w:rFonts w:ascii="Trebuchet MS" w:hAnsi="Trebuchet MS"/>
            <w:noProof/>
          </w:rPr>
          <w:delText>proceeded</w:delText>
        </w:r>
      </w:del>
      <w:ins w:id="3" w:author="Author">
        <w:r w:rsidRPr="001C1D22">
          <w:rPr>
            <w:rFonts w:ascii="Trebuchet MS" w:hAnsi="Trebuchet MS"/>
            <w:noProof/>
          </w:rPr>
          <w:t>continued</w:t>
        </w:r>
      </w:ins>
      <w:r w:rsidRPr="001C1D22">
        <w:rPr>
          <w:rFonts w:ascii="Trebuchet MS" w:hAnsi="Trebuchet MS"/>
          <w:noProof/>
        </w:rPr>
        <w:t xml:space="preserve"> to speak to Moses, saying: </w:t>
      </w:r>
      <w:r w:rsidRPr="001C1D22">
        <w:rPr>
          <w:rFonts w:ascii="Trebuchet MS" w:hAnsi="Trebuchet MS"/>
          <w:b/>
          <w:noProof/>
        </w:rPr>
        <w:t xml:space="preserve">24:2 </w:t>
      </w:r>
      <w:r w:rsidRPr="001C1D22">
        <w:rPr>
          <w:rFonts w:ascii="Trebuchet MS" w:hAnsi="Trebuchet MS"/>
          <w:noProof/>
        </w:rPr>
        <w:t xml:space="preserve">“Command the </w:t>
      </w:r>
      <w:del w:id="4" w:author="Author">
        <w:r w:rsidRPr="001C1D22">
          <w:rPr>
            <w:rFonts w:ascii="Trebuchet MS" w:hAnsi="Trebuchet MS"/>
            <w:noProof/>
          </w:rPr>
          <w:delText>sons of Israel that they get for</w:delText>
        </w:r>
      </w:del>
      <w:ins w:id="5" w:author="Author">
        <w:r w:rsidRPr="001C1D22">
          <w:rPr>
            <w:rFonts w:ascii="Trebuchet MS" w:hAnsi="Trebuchet MS"/>
            <w:noProof/>
          </w:rPr>
          <w:t>Israelites to bring to</w:t>
        </w:r>
      </w:ins>
      <w:r w:rsidRPr="001C1D22">
        <w:rPr>
          <w:rFonts w:ascii="Trebuchet MS" w:hAnsi="Trebuchet MS"/>
          <w:noProof/>
        </w:rPr>
        <w:t xml:space="preserve"> you pure, beaten olive oil for the </w:t>
      </w:r>
      <w:del w:id="6" w:author="Author">
        <w:r w:rsidRPr="001C1D22">
          <w:rPr>
            <w:rFonts w:ascii="Trebuchet MS" w:hAnsi="Trebuchet MS"/>
            <w:noProof/>
          </w:rPr>
          <w:delText>luminary</w:delText>
        </w:r>
      </w:del>
      <w:ins w:id="7" w:author="Author">
        <w:r w:rsidRPr="001C1D22">
          <w:rPr>
            <w:rFonts w:ascii="Trebuchet MS" w:hAnsi="Trebuchet MS"/>
            <w:noProof/>
          </w:rPr>
          <w:t>lights</w:t>
        </w:r>
      </w:ins>
      <w:r w:rsidRPr="001C1D22">
        <w:rPr>
          <w:rFonts w:ascii="Trebuchet MS" w:hAnsi="Trebuchet MS"/>
          <w:noProof/>
        </w:rPr>
        <w:t xml:space="preserve">, to </w:t>
      </w:r>
      <w:del w:id="8" w:author="Author">
        <w:r w:rsidRPr="001C1D22">
          <w:rPr>
            <w:rFonts w:ascii="Trebuchet MS" w:hAnsi="Trebuchet MS"/>
            <w:noProof/>
          </w:rPr>
          <w:delText>light up</w:delText>
        </w:r>
      </w:del>
      <w:ins w:id="9" w:author="Author">
        <w:r w:rsidRPr="001C1D22">
          <w:rPr>
            <w:rFonts w:ascii="Trebuchet MS" w:hAnsi="Trebuchet MS"/>
            <w:noProof/>
          </w:rPr>
          <w:t>keep</w:t>
        </w:r>
      </w:ins>
      <w:r w:rsidRPr="001C1D22">
        <w:rPr>
          <w:rFonts w:ascii="Trebuchet MS" w:hAnsi="Trebuchet MS"/>
          <w:noProof/>
        </w:rPr>
        <w:t xml:space="preserve"> the </w:t>
      </w:r>
      <w:del w:id="10" w:author="Author">
        <w:r w:rsidRPr="001C1D22">
          <w:rPr>
            <w:rFonts w:ascii="Trebuchet MS" w:hAnsi="Trebuchet MS"/>
            <w:noProof/>
          </w:rPr>
          <w:delText>lamp</w:delText>
        </w:r>
      </w:del>
      <w:ins w:id="11" w:author="Author">
        <w:r w:rsidRPr="001C1D22">
          <w:rPr>
            <w:rFonts w:ascii="Trebuchet MS" w:hAnsi="Trebuchet MS"/>
            <w:noProof/>
          </w:rPr>
          <w:t>lamps lit</w:t>
        </w:r>
      </w:ins>
      <w:r w:rsidRPr="001C1D22">
        <w:rPr>
          <w:rFonts w:ascii="Trebuchet MS" w:hAnsi="Trebuchet MS"/>
          <w:noProof/>
        </w:rPr>
        <w:t xml:space="preserve"> constantly. </w:t>
      </w:r>
      <w:r w:rsidRPr="001C1D22">
        <w:rPr>
          <w:rFonts w:ascii="Trebuchet MS" w:hAnsi="Trebuchet MS"/>
          <w:b/>
          <w:noProof/>
        </w:rPr>
        <w:t xml:space="preserve">24:3 </w:t>
      </w:r>
      <w:r w:rsidRPr="001C1D22">
        <w:rPr>
          <w:rFonts w:ascii="Trebuchet MS" w:hAnsi="Trebuchet MS"/>
          <w:noProof/>
        </w:rPr>
        <w:t>Outside the curtain of the Testimony in the tent of meeting</w:t>
      </w:r>
      <w:ins w:id="12" w:author="Author">
        <w:r w:rsidRPr="001C1D22">
          <w:rPr>
            <w:rFonts w:ascii="Trebuchet MS" w:hAnsi="Trebuchet MS"/>
            <w:noProof/>
          </w:rPr>
          <w:t>,</w:t>
        </w:r>
      </w:ins>
      <w:r w:rsidRPr="001C1D22">
        <w:rPr>
          <w:rFonts w:ascii="Trebuchet MS" w:hAnsi="Trebuchet MS"/>
          <w:noProof/>
        </w:rPr>
        <w:t xml:space="preserve"> Aaron should </w:t>
      </w:r>
      <w:del w:id="13" w:author="Author">
        <w:r w:rsidRPr="001C1D22">
          <w:rPr>
            <w:rFonts w:ascii="Trebuchet MS" w:hAnsi="Trebuchet MS"/>
            <w:noProof/>
          </w:rPr>
          <w:delText>set it in order</w:delText>
        </w:r>
      </w:del>
      <w:ins w:id="14" w:author="Author">
        <w:r w:rsidRPr="001C1D22">
          <w:rPr>
            <w:rFonts w:ascii="Trebuchet MS" w:hAnsi="Trebuchet MS"/>
            <w:noProof/>
          </w:rPr>
          <w:t>arrange to keep the lamps lit</w:t>
        </w:r>
      </w:ins>
      <w:r w:rsidRPr="001C1D22">
        <w:rPr>
          <w:rFonts w:ascii="Trebuchet MS" w:hAnsi="Trebuchet MS"/>
          <w:noProof/>
        </w:rPr>
        <w:t xml:space="preserve"> from evening to morning before Jehovah constantly. It is a </w:t>
      </w:r>
      <w:ins w:id="15" w:author="Author">
        <w:r w:rsidRPr="001C1D22">
          <w:rPr>
            <w:rFonts w:ascii="Trebuchet MS" w:hAnsi="Trebuchet MS"/>
            <w:noProof/>
          </w:rPr>
          <w:t xml:space="preserve">permanent </w:t>
        </w:r>
      </w:ins>
      <w:r w:rsidRPr="001C1D22">
        <w:rPr>
          <w:rFonts w:ascii="Trebuchet MS" w:hAnsi="Trebuchet MS"/>
          <w:noProof/>
        </w:rPr>
        <w:t xml:space="preserve">statute </w:t>
      </w:r>
      <w:del w:id="16" w:author="Author">
        <w:r w:rsidRPr="001C1D22">
          <w:rPr>
            <w:rFonts w:ascii="Trebuchet MS" w:hAnsi="Trebuchet MS"/>
            <w:noProof/>
          </w:rPr>
          <w:delText xml:space="preserve">to time indefinite during </w:delText>
        </w:r>
        <w:r w:rsidRPr="001C1D22">
          <w:rPr>
            <w:rFonts w:ascii="Trebuchet MS" w:hAnsi="Trebuchet MS"/>
            <w:noProof/>
            <w:u w:val="dotted"/>
          </w:rPr>
          <w:delText>YOUR</w:delText>
        </w:r>
      </w:del>
      <w:ins w:id="17" w:author="Author">
        <w:r w:rsidRPr="001C1D22">
          <w:rPr>
            <w:rFonts w:ascii="Trebuchet MS" w:hAnsi="Trebuchet MS"/>
            <w:noProof/>
          </w:rPr>
          <w:t>for all your</w:t>
        </w:r>
      </w:ins>
      <w:r w:rsidRPr="001C1D22">
        <w:rPr>
          <w:rFonts w:ascii="Trebuchet MS" w:hAnsi="Trebuchet MS"/>
          <w:noProof/>
        </w:rPr>
        <w:t xml:space="preserve"> generations. </w:t>
      </w:r>
      <w:r w:rsidRPr="001C1D22">
        <w:rPr>
          <w:rFonts w:ascii="Trebuchet MS" w:hAnsi="Trebuchet MS"/>
          <w:b/>
          <w:noProof/>
        </w:rPr>
        <w:t xml:space="preserve">24:4 </w:t>
      </w:r>
      <w:del w:id="18" w:author="Author">
        <w:r w:rsidRPr="001C1D22">
          <w:rPr>
            <w:rFonts w:ascii="Trebuchet MS" w:hAnsi="Trebuchet MS"/>
            <w:noProof/>
          </w:rPr>
          <w:delText>Upon the lampstand of pure gold he</w:delText>
        </w:r>
      </w:del>
      <w:ins w:id="19" w:author="Author">
        <w:r w:rsidRPr="001C1D22">
          <w:rPr>
            <w:rFonts w:ascii="Trebuchet MS" w:hAnsi="Trebuchet MS"/>
            <w:noProof/>
          </w:rPr>
          <w:t>He</w:t>
        </w:r>
      </w:ins>
      <w:r w:rsidRPr="001C1D22">
        <w:rPr>
          <w:rFonts w:ascii="Trebuchet MS" w:hAnsi="Trebuchet MS"/>
          <w:noProof/>
        </w:rPr>
        <w:t xml:space="preserve"> should set the lamps in order </w:t>
      </w:r>
      <w:ins w:id="20" w:author="Author">
        <w:r w:rsidRPr="001C1D22">
          <w:rPr>
            <w:rFonts w:ascii="Trebuchet MS" w:hAnsi="Trebuchet MS"/>
            <w:noProof/>
          </w:rPr>
          <w:t xml:space="preserve">on the lampstand of pure gold </w:t>
        </w:r>
      </w:ins>
      <w:r w:rsidRPr="001C1D22">
        <w:rPr>
          <w:rFonts w:ascii="Trebuchet MS" w:hAnsi="Trebuchet MS"/>
          <w:noProof/>
        </w:rPr>
        <w:t>before Jehovah constantly.</w:t>
      </w:r>
    </w:p>
    <w:p w:rsidR="00734E93" w:rsidRPr="001C1D22" w:rsidRDefault="00734E93" w:rsidP="00734E93">
      <w:pPr>
        <w:rPr>
          <w:rFonts w:ascii="Trebuchet MS" w:hAnsi="Trebuchet MS"/>
          <w:noProof/>
        </w:rPr>
      </w:pPr>
      <w:r w:rsidRPr="001C1D22">
        <w:rPr>
          <w:rFonts w:ascii="Trebuchet MS" w:hAnsi="Trebuchet MS"/>
          <w:b/>
        </w:rPr>
        <w:t xml:space="preserve">24:5 </w:t>
      </w:r>
      <w:r w:rsidRPr="001C1D22">
        <w:rPr>
          <w:rFonts w:ascii="Trebuchet MS" w:hAnsi="Trebuchet MS"/>
          <w:noProof/>
        </w:rPr>
        <w:t>“</w:t>
      </w:r>
      <w:del w:id="21" w:author="Author">
        <w:r w:rsidRPr="001C1D22">
          <w:rPr>
            <w:rFonts w:ascii="Trebuchet MS" w:hAnsi="Trebuchet MS"/>
            <w:noProof/>
          </w:rPr>
          <w:delText>And you must</w:delText>
        </w:r>
      </w:del>
      <w:ins w:id="22" w:author="Author">
        <w:r w:rsidRPr="001C1D22">
          <w:rPr>
            <w:rFonts w:ascii="Trebuchet MS" w:hAnsi="Trebuchet MS"/>
            <w:noProof/>
          </w:rPr>
          <w:t>You will</w:t>
        </w:r>
      </w:ins>
      <w:r w:rsidRPr="001C1D22">
        <w:rPr>
          <w:rFonts w:ascii="Trebuchet MS" w:hAnsi="Trebuchet MS"/>
          <w:noProof/>
        </w:rPr>
        <w:t xml:space="preserve"> take fine flour and bake it </w:t>
      </w:r>
      <w:del w:id="23" w:author="Author">
        <w:r w:rsidRPr="001C1D22">
          <w:rPr>
            <w:rFonts w:ascii="Trebuchet MS" w:hAnsi="Trebuchet MS"/>
            <w:noProof/>
          </w:rPr>
          <w:delText xml:space="preserve">up </w:delText>
        </w:r>
      </w:del>
      <w:r w:rsidRPr="001C1D22">
        <w:rPr>
          <w:rFonts w:ascii="Trebuchet MS" w:hAnsi="Trebuchet MS"/>
          <w:noProof/>
        </w:rPr>
        <w:t xml:space="preserve">into </w:t>
      </w:r>
      <w:del w:id="24" w:author="Author">
        <w:r w:rsidRPr="001C1D22">
          <w:rPr>
            <w:rFonts w:ascii="Trebuchet MS" w:hAnsi="Trebuchet MS"/>
            <w:noProof/>
          </w:rPr>
          <w:delText>twelve</w:delText>
        </w:r>
      </w:del>
      <w:ins w:id="25" w:author="Author">
        <w:r w:rsidRPr="001C1D22">
          <w:rPr>
            <w:rFonts w:ascii="Trebuchet MS" w:hAnsi="Trebuchet MS"/>
            <w:noProof/>
          </w:rPr>
          <w:t>12</w:t>
        </w:r>
      </w:ins>
      <w:r w:rsidRPr="001C1D22">
        <w:rPr>
          <w:rFonts w:ascii="Trebuchet MS" w:hAnsi="Trebuchet MS"/>
          <w:noProof/>
        </w:rPr>
        <w:t xml:space="preserve"> ring-shaped </w:t>
      </w:r>
      <w:del w:id="26" w:author="Author">
        <w:r w:rsidRPr="001C1D22">
          <w:rPr>
            <w:rFonts w:ascii="Trebuchet MS" w:hAnsi="Trebuchet MS"/>
            <w:noProof/>
          </w:rPr>
          <w:delText>cakes</w:delText>
        </w:r>
      </w:del>
      <w:ins w:id="27" w:author="Author">
        <w:r w:rsidRPr="001C1D22">
          <w:rPr>
            <w:rFonts w:ascii="Trebuchet MS" w:hAnsi="Trebuchet MS"/>
            <w:noProof/>
          </w:rPr>
          <w:t>loaves</w:t>
        </w:r>
      </w:ins>
      <w:r w:rsidRPr="001C1D22">
        <w:rPr>
          <w:rFonts w:ascii="Trebuchet MS" w:hAnsi="Trebuchet MS"/>
          <w:noProof/>
        </w:rPr>
        <w:t>. Two tenths of an e′phah</w:t>
      </w:r>
      <w:ins w:id="28" w:author="Author">
        <w:r w:rsidRPr="001C1D22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1C1D22">
        <w:rPr>
          <w:rFonts w:ascii="Trebuchet MS" w:hAnsi="Trebuchet MS"/>
          <w:noProof/>
        </w:rPr>
        <w:t xml:space="preserve"> should go </w:t>
      </w:r>
      <w:del w:id="31" w:author="Author">
        <w:r w:rsidRPr="001C1D22">
          <w:rPr>
            <w:rFonts w:ascii="Trebuchet MS" w:hAnsi="Trebuchet MS"/>
            <w:noProof/>
          </w:rPr>
          <w:delText>to</w:delText>
        </w:r>
      </w:del>
      <w:ins w:id="32" w:author="Author">
        <w:r w:rsidRPr="001C1D22">
          <w:rPr>
            <w:rFonts w:ascii="Trebuchet MS" w:hAnsi="Trebuchet MS"/>
            <w:noProof/>
          </w:rPr>
          <w:t>into</w:t>
        </w:r>
      </w:ins>
      <w:r w:rsidRPr="001C1D22">
        <w:rPr>
          <w:rFonts w:ascii="Trebuchet MS" w:hAnsi="Trebuchet MS"/>
          <w:noProof/>
        </w:rPr>
        <w:t xml:space="preserve"> each </w:t>
      </w:r>
      <w:del w:id="33" w:author="Author">
        <w:r w:rsidRPr="001C1D22">
          <w:rPr>
            <w:rFonts w:ascii="Trebuchet MS" w:hAnsi="Trebuchet MS"/>
            <w:noProof/>
          </w:rPr>
          <w:delText>ring-shaped cake</w:delText>
        </w:r>
      </w:del>
      <w:ins w:id="34" w:author="Author">
        <w:r w:rsidRPr="001C1D22">
          <w:rPr>
            <w:rFonts w:ascii="Trebuchet MS" w:hAnsi="Trebuchet MS"/>
            <w:noProof/>
          </w:rPr>
          <w:t>loaf</w:t>
        </w:r>
      </w:ins>
      <w:r w:rsidRPr="001C1D22">
        <w:rPr>
          <w:rFonts w:ascii="Trebuchet MS" w:hAnsi="Trebuchet MS"/>
          <w:noProof/>
        </w:rPr>
        <w:t xml:space="preserve">. </w:t>
      </w:r>
      <w:r w:rsidRPr="001C1D22">
        <w:rPr>
          <w:rFonts w:ascii="Trebuchet MS" w:hAnsi="Trebuchet MS"/>
          <w:b/>
          <w:noProof/>
        </w:rPr>
        <w:t xml:space="preserve">24:6 </w:t>
      </w:r>
      <w:del w:id="35" w:author="Author">
        <w:r w:rsidRPr="001C1D22">
          <w:rPr>
            <w:rFonts w:ascii="Trebuchet MS" w:hAnsi="Trebuchet MS"/>
            <w:noProof/>
          </w:rPr>
          <w:delText>And you must</w:delText>
        </w:r>
      </w:del>
      <w:ins w:id="36" w:author="Author">
        <w:r w:rsidRPr="001C1D22">
          <w:rPr>
            <w:rFonts w:ascii="Trebuchet MS" w:hAnsi="Trebuchet MS"/>
            <w:noProof/>
          </w:rPr>
          <w:t>You will</w:t>
        </w:r>
      </w:ins>
      <w:r w:rsidRPr="001C1D22">
        <w:rPr>
          <w:rFonts w:ascii="Trebuchet MS" w:hAnsi="Trebuchet MS"/>
          <w:noProof/>
        </w:rPr>
        <w:t xml:space="preserve"> place them in two sets of layers, six to the layer set, </w:t>
      </w:r>
      <w:del w:id="37" w:author="Author">
        <w:r w:rsidRPr="001C1D22">
          <w:rPr>
            <w:rFonts w:ascii="Trebuchet MS" w:hAnsi="Trebuchet MS"/>
            <w:noProof/>
          </w:rPr>
          <w:delText>upon</w:delText>
        </w:r>
      </w:del>
      <w:ins w:id="38" w:author="Author">
        <w:r w:rsidRPr="001C1D22">
          <w:rPr>
            <w:rFonts w:ascii="Trebuchet MS" w:hAnsi="Trebuchet MS"/>
            <w:noProof/>
          </w:rPr>
          <w:t>on</w:t>
        </w:r>
      </w:ins>
      <w:r w:rsidRPr="001C1D22">
        <w:rPr>
          <w:rFonts w:ascii="Trebuchet MS" w:hAnsi="Trebuchet MS"/>
          <w:noProof/>
        </w:rPr>
        <w:t xml:space="preserve"> the table of pure gold before Jehovah. </w:t>
      </w:r>
      <w:r w:rsidRPr="001C1D22">
        <w:rPr>
          <w:rFonts w:ascii="Trebuchet MS" w:hAnsi="Trebuchet MS"/>
          <w:b/>
          <w:noProof/>
        </w:rPr>
        <w:t xml:space="preserve">24:7 </w:t>
      </w:r>
      <w:del w:id="39" w:author="Author">
        <w:r w:rsidRPr="001C1D22">
          <w:rPr>
            <w:rFonts w:ascii="Trebuchet MS" w:hAnsi="Trebuchet MS"/>
            <w:noProof/>
          </w:rPr>
          <w:delText>And you must</w:delText>
        </w:r>
      </w:del>
      <w:ins w:id="40" w:author="Author">
        <w:r w:rsidRPr="001C1D22">
          <w:rPr>
            <w:rFonts w:ascii="Trebuchet MS" w:hAnsi="Trebuchet MS"/>
            <w:noProof/>
          </w:rPr>
          <w:t>You should</w:t>
        </w:r>
      </w:ins>
      <w:r w:rsidRPr="001C1D22">
        <w:rPr>
          <w:rFonts w:ascii="Trebuchet MS" w:hAnsi="Trebuchet MS"/>
          <w:noProof/>
        </w:rPr>
        <w:t xml:space="preserve"> put pure frankincense </w:t>
      </w:r>
      <w:del w:id="41" w:author="Author">
        <w:r w:rsidRPr="001C1D22">
          <w:rPr>
            <w:rFonts w:ascii="Trebuchet MS" w:hAnsi="Trebuchet MS"/>
            <w:noProof/>
          </w:rPr>
          <w:delText>upon</w:delText>
        </w:r>
      </w:del>
      <w:ins w:id="42" w:author="Author">
        <w:r w:rsidRPr="001C1D22">
          <w:rPr>
            <w:rFonts w:ascii="Trebuchet MS" w:hAnsi="Trebuchet MS"/>
            <w:noProof/>
          </w:rPr>
          <w:t>on</w:t>
        </w:r>
      </w:ins>
      <w:r w:rsidRPr="001C1D22">
        <w:rPr>
          <w:rFonts w:ascii="Trebuchet MS" w:hAnsi="Trebuchet MS"/>
          <w:noProof/>
        </w:rPr>
        <w:t xml:space="preserve"> each layer set, and it </w:t>
      </w:r>
      <w:del w:id="43" w:author="Author">
        <w:r w:rsidRPr="001C1D22">
          <w:rPr>
            <w:rFonts w:ascii="Trebuchet MS" w:hAnsi="Trebuchet MS"/>
            <w:noProof/>
          </w:rPr>
          <w:delText>must</w:delText>
        </w:r>
      </w:del>
      <w:ins w:id="44" w:author="Author">
        <w:r w:rsidRPr="001C1D22">
          <w:rPr>
            <w:rFonts w:ascii="Trebuchet MS" w:hAnsi="Trebuchet MS"/>
            <w:noProof/>
          </w:rPr>
          <w:t>will</w:t>
        </w:r>
      </w:ins>
      <w:r w:rsidRPr="001C1D22">
        <w:rPr>
          <w:rFonts w:ascii="Trebuchet MS" w:hAnsi="Trebuchet MS"/>
          <w:noProof/>
        </w:rPr>
        <w:t xml:space="preserve"> serve as the bread for a </w:t>
      </w:r>
      <w:del w:id="45" w:author="Author">
        <w:r w:rsidRPr="001C1D22">
          <w:rPr>
            <w:rFonts w:ascii="Trebuchet MS" w:hAnsi="Trebuchet MS"/>
            <w:noProof/>
          </w:rPr>
          <w:delText>remembrancer, an</w:delText>
        </w:r>
      </w:del>
      <w:ins w:id="46" w:author="Author">
        <w:r w:rsidRPr="001C1D22">
          <w:rPr>
            <w:rFonts w:ascii="Trebuchet MS" w:hAnsi="Trebuchet MS"/>
            <w:noProof/>
          </w:rPr>
          <w:t>token</w:t>
        </w:r>
      </w:ins>
      <w:r w:rsidRPr="001C1D22">
        <w:rPr>
          <w:rFonts w:ascii="Trebuchet MS" w:hAnsi="Trebuchet MS"/>
          <w:noProof/>
        </w:rPr>
        <w:t xml:space="preserve"> offering</w:t>
      </w:r>
      <w:ins w:id="47" w:author="Author">
        <w:r w:rsidRPr="001C1D22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1C1D22">
        <w:rPr>
          <w:rFonts w:ascii="Trebuchet MS" w:hAnsi="Trebuchet MS"/>
          <w:noProof/>
        </w:rPr>
        <w:t xml:space="preserve"> made by fire to Jehovah. </w:t>
      </w:r>
      <w:r w:rsidRPr="001C1D22">
        <w:rPr>
          <w:rFonts w:ascii="Trebuchet MS" w:hAnsi="Trebuchet MS"/>
          <w:b/>
          <w:noProof/>
        </w:rPr>
        <w:t xml:space="preserve">24:8 </w:t>
      </w:r>
      <w:r w:rsidRPr="001C1D22">
        <w:rPr>
          <w:rFonts w:ascii="Trebuchet MS" w:hAnsi="Trebuchet MS"/>
          <w:noProof/>
        </w:rPr>
        <w:t xml:space="preserve">On </w:t>
      </w:r>
      <w:del w:id="50" w:author="Author">
        <w:r w:rsidRPr="001C1D22">
          <w:rPr>
            <w:rFonts w:ascii="Trebuchet MS" w:hAnsi="Trebuchet MS"/>
            <w:noProof/>
          </w:rPr>
          <w:delText>one sabbath</w:delText>
        </w:r>
      </w:del>
      <w:ins w:id="51" w:author="Author">
        <w:r w:rsidRPr="001C1D22">
          <w:rPr>
            <w:rFonts w:ascii="Trebuchet MS" w:hAnsi="Trebuchet MS"/>
            <w:noProof/>
          </w:rPr>
          <w:t>each Sabbath</w:t>
        </w:r>
      </w:ins>
      <w:r w:rsidRPr="001C1D22">
        <w:rPr>
          <w:rFonts w:ascii="Trebuchet MS" w:hAnsi="Trebuchet MS"/>
          <w:noProof/>
        </w:rPr>
        <w:t xml:space="preserve"> day</w:t>
      </w:r>
      <w:del w:id="52" w:author="Author">
        <w:r w:rsidRPr="001C1D22">
          <w:rPr>
            <w:rFonts w:ascii="Trebuchet MS" w:hAnsi="Trebuchet MS"/>
            <w:noProof/>
          </w:rPr>
          <w:delText xml:space="preserve"> after another</w:delText>
        </w:r>
      </w:del>
      <w:ins w:id="53" w:author="Author">
        <w:r w:rsidRPr="001C1D22">
          <w:rPr>
            <w:rFonts w:ascii="Trebuchet MS" w:hAnsi="Trebuchet MS"/>
            <w:noProof/>
          </w:rPr>
          <w:t>,</w:t>
        </w:r>
      </w:ins>
      <w:r w:rsidRPr="001C1D22">
        <w:rPr>
          <w:rFonts w:ascii="Trebuchet MS" w:hAnsi="Trebuchet MS"/>
          <w:noProof/>
        </w:rPr>
        <w:t xml:space="preserve"> he should </w:t>
      </w:r>
      <w:del w:id="54" w:author="Author">
        <w:r w:rsidRPr="001C1D22">
          <w:rPr>
            <w:rFonts w:ascii="Trebuchet MS" w:hAnsi="Trebuchet MS"/>
            <w:noProof/>
          </w:rPr>
          <w:delText>set</w:delText>
        </w:r>
      </w:del>
      <w:ins w:id="55" w:author="Author">
        <w:r w:rsidRPr="001C1D22">
          <w:rPr>
            <w:rFonts w:ascii="Trebuchet MS" w:hAnsi="Trebuchet MS"/>
            <w:noProof/>
          </w:rPr>
          <w:t>regularly arrange</w:t>
        </w:r>
      </w:ins>
      <w:r w:rsidRPr="001C1D22">
        <w:rPr>
          <w:rFonts w:ascii="Trebuchet MS" w:hAnsi="Trebuchet MS"/>
          <w:noProof/>
        </w:rPr>
        <w:t xml:space="preserve"> it </w:t>
      </w:r>
      <w:del w:id="56" w:author="Author">
        <w:r w:rsidRPr="001C1D22">
          <w:rPr>
            <w:rFonts w:ascii="Trebuchet MS" w:hAnsi="Trebuchet MS"/>
            <w:noProof/>
          </w:rPr>
          <w:delText xml:space="preserve">in order </w:delText>
        </w:r>
      </w:del>
      <w:r w:rsidRPr="001C1D22">
        <w:rPr>
          <w:rFonts w:ascii="Trebuchet MS" w:hAnsi="Trebuchet MS"/>
          <w:noProof/>
        </w:rPr>
        <w:t>before Jehovah</w:t>
      </w:r>
      <w:del w:id="57" w:author="Author">
        <w:r w:rsidRPr="001C1D22">
          <w:rPr>
            <w:rFonts w:ascii="Trebuchet MS" w:hAnsi="Trebuchet MS"/>
            <w:noProof/>
          </w:rPr>
          <w:delText xml:space="preserve"> constantly</w:delText>
        </w:r>
      </w:del>
      <w:r w:rsidRPr="001C1D22">
        <w:rPr>
          <w:rFonts w:ascii="Trebuchet MS" w:hAnsi="Trebuchet MS"/>
          <w:noProof/>
        </w:rPr>
        <w:t xml:space="preserve">. It is a </w:t>
      </w:r>
      <w:ins w:id="58" w:author="Author">
        <w:r w:rsidRPr="001C1D22">
          <w:rPr>
            <w:rFonts w:ascii="Trebuchet MS" w:hAnsi="Trebuchet MS"/>
            <w:noProof/>
          </w:rPr>
          <w:t xml:space="preserve">lasting </w:t>
        </w:r>
      </w:ins>
      <w:r w:rsidRPr="001C1D22">
        <w:rPr>
          <w:rFonts w:ascii="Trebuchet MS" w:hAnsi="Trebuchet MS"/>
          <w:noProof/>
        </w:rPr>
        <w:t xml:space="preserve">covenant </w:t>
      </w:r>
      <w:del w:id="59" w:author="Author">
        <w:r w:rsidRPr="001C1D22">
          <w:rPr>
            <w:rFonts w:ascii="Trebuchet MS" w:hAnsi="Trebuchet MS"/>
            <w:noProof/>
          </w:rPr>
          <w:delText xml:space="preserve">to time indefinite </w:delText>
        </w:r>
      </w:del>
      <w:r w:rsidRPr="001C1D22">
        <w:rPr>
          <w:rFonts w:ascii="Trebuchet MS" w:hAnsi="Trebuchet MS"/>
          <w:noProof/>
        </w:rPr>
        <w:t xml:space="preserve">with the </w:t>
      </w:r>
      <w:del w:id="60" w:author="Author">
        <w:r w:rsidRPr="001C1D22">
          <w:rPr>
            <w:rFonts w:ascii="Trebuchet MS" w:hAnsi="Trebuchet MS"/>
            <w:noProof/>
          </w:rPr>
          <w:delText>sons of Israel</w:delText>
        </w:r>
      </w:del>
      <w:ins w:id="61" w:author="Author">
        <w:r w:rsidRPr="001C1D22">
          <w:rPr>
            <w:rFonts w:ascii="Trebuchet MS" w:hAnsi="Trebuchet MS"/>
            <w:noProof/>
          </w:rPr>
          <w:t>Israelites</w:t>
        </w:r>
      </w:ins>
      <w:r w:rsidRPr="001C1D22">
        <w:rPr>
          <w:rFonts w:ascii="Trebuchet MS" w:hAnsi="Trebuchet MS"/>
          <w:noProof/>
        </w:rPr>
        <w:t xml:space="preserve">. </w:t>
      </w:r>
      <w:r w:rsidRPr="001C1D22">
        <w:rPr>
          <w:rFonts w:ascii="Trebuchet MS" w:hAnsi="Trebuchet MS"/>
          <w:b/>
          <w:noProof/>
        </w:rPr>
        <w:t xml:space="preserve">24:9 </w:t>
      </w:r>
      <w:del w:id="62" w:author="Author">
        <w:r w:rsidRPr="001C1D22">
          <w:rPr>
            <w:rFonts w:ascii="Trebuchet MS" w:hAnsi="Trebuchet MS"/>
            <w:noProof/>
          </w:rPr>
          <w:delText>And it must</w:delText>
        </w:r>
      </w:del>
      <w:ins w:id="63" w:author="Author">
        <w:r w:rsidRPr="001C1D22">
          <w:rPr>
            <w:rFonts w:ascii="Trebuchet MS" w:hAnsi="Trebuchet MS"/>
            <w:noProof/>
          </w:rPr>
          <w:t>It will</w:t>
        </w:r>
      </w:ins>
      <w:r w:rsidRPr="001C1D22">
        <w:rPr>
          <w:rFonts w:ascii="Trebuchet MS" w:hAnsi="Trebuchet MS"/>
          <w:noProof/>
        </w:rPr>
        <w:t xml:space="preserve"> become Aaron’s and his sons’, and they </w:t>
      </w:r>
      <w:del w:id="64" w:author="Author">
        <w:r w:rsidRPr="001C1D22">
          <w:rPr>
            <w:rFonts w:ascii="Trebuchet MS" w:hAnsi="Trebuchet MS"/>
            <w:noProof/>
          </w:rPr>
          <w:delText>must</w:delText>
        </w:r>
      </w:del>
      <w:ins w:id="65" w:author="Author">
        <w:r w:rsidRPr="001C1D22">
          <w:rPr>
            <w:rFonts w:ascii="Trebuchet MS" w:hAnsi="Trebuchet MS"/>
            <w:noProof/>
          </w:rPr>
          <w:t>will</w:t>
        </w:r>
      </w:ins>
      <w:r w:rsidRPr="001C1D22">
        <w:rPr>
          <w:rFonts w:ascii="Trebuchet MS" w:hAnsi="Trebuchet MS"/>
          <w:noProof/>
        </w:rPr>
        <w:t xml:space="preserve"> eat it in a holy place, because it is something most holy for him from Jehovah’s offerings made by fire, as a </w:t>
      </w:r>
      <w:ins w:id="66" w:author="Author">
        <w:r w:rsidRPr="001C1D22">
          <w:rPr>
            <w:rFonts w:ascii="Trebuchet MS" w:hAnsi="Trebuchet MS"/>
            <w:noProof/>
          </w:rPr>
          <w:t xml:space="preserve">lasting </w:t>
        </w:r>
      </w:ins>
      <w:r w:rsidRPr="001C1D22">
        <w:rPr>
          <w:rFonts w:ascii="Trebuchet MS" w:hAnsi="Trebuchet MS"/>
          <w:noProof/>
        </w:rPr>
        <w:t>regulation</w:t>
      </w:r>
      <w:del w:id="67" w:author="Author">
        <w:r w:rsidRPr="001C1D22">
          <w:rPr>
            <w:rFonts w:ascii="Trebuchet MS" w:hAnsi="Trebuchet MS"/>
            <w:noProof/>
          </w:rPr>
          <w:delText xml:space="preserve"> to time indefinite</w:delText>
        </w:r>
      </w:del>
      <w:r w:rsidRPr="001C1D22">
        <w:rPr>
          <w:rFonts w:ascii="Trebuchet MS" w:hAnsi="Trebuchet MS"/>
          <w:noProof/>
        </w:rPr>
        <w:t>.”</w:t>
      </w:r>
    </w:p>
    <w:p w:rsidR="00734E93" w:rsidRPr="001C1D22" w:rsidRDefault="00734E93" w:rsidP="00734E93">
      <w:pPr>
        <w:rPr>
          <w:rFonts w:ascii="Trebuchet MS" w:hAnsi="Trebuchet MS"/>
          <w:noProof/>
        </w:rPr>
      </w:pPr>
      <w:r w:rsidRPr="001C1D22">
        <w:rPr>
          <w:rFonts w:ascii="Trebuchet MS" w:hAnsi="Trebuchet MS"/>
          <w:b/>
        </w:rPr>
        <w:t xml:space="preserve">24:10 </w:t>
      </w:r>
      <w:r w:rsidRPr="001C1D22">
        <w:rPr>
          <w:rFonts w:ascii="Trebuchet MS" w:hAnsi="Trebuchet MS"/>
          <w:noProof/>
        </w:rPr>
        <w:t xml:space="preserve">Now </w:t>
      </w:r>
      <w:ins w:id="68" w:author="Author">
        <w:r w:rsidRPr="001C1D22">
          <w:rPr>
            <w:rFonts w:ascii="Trebuchet MS" w:hAnsi="Trebuchet MS"/>
            <w:noProof/>
          </w:rPr>
          <w:t xml:space="preserve">among the Israelites was </w:t>
        </w:r>
      </w:ins>
      <w:r w:rsidRPr="001C1D22">
        <w:rPr>
          <w:rFonts w:ascii="Trebuchet MS" w:hAnsi="Trebuchet MS"/>
          <w:noProof/>
        </w:rPr>
        <w:t>a son of an Israelite woman</w:t>
      </w:r>
      <w:del w:id="69" w:author="Author">
        <w:r w:rsidRPr="001C1D22">
          <w:rPr>
            <w:rFonts w:ascii="Trebuchet MS" w:hAnsi="Trebuchet MS"/>
            <w:noProof/>
          </w:rPr>
          <w:delText>, who, however, was the son of</w:delText>
        </w:r>
      </w:del>
      <w:r w:rsidRPr="001C1D22">
        <w:rPr>
          <w:rFonts w:ascii="Trebuchet MS" w:hAnsi="Trebuchet MS"/>
          <w:noProof/>
        </w:rPr>
        <w:t xml:space="preserve"> </w:t>
      </w:r>
      <w:ins w:id="70" w:author="Author">
        <w:r w:rsidRPr="001C1D22">
          <w:rPr>
            <w:rFonts w:ascii="Trebuchet MS" w:hAnsi="Trebuchet MS"/>
            <w:noProof/>
          </w:rPr>
          <w:t xml:space="preserve">and </w:t>
        </w:r>
      </w:ins>
      <w:r w:rsidRPr="001C1D22">
        <w:rPr>
          <w:rFonts w:ascii="Trebuchet MS" w:hAnsi="Trebuchet MS"/>
          <w:noProof/>
        </w:rPr>
        <w:t xml:space="preserve">an Egyptian man, </w:t>
      </w:r>
      <w:del w:id="71" w:author="Author">
        <w:r w:rsidRPr="001C1D22">
          <w:rPr>
            <w:rFonts w:ascii="Trebuchet MS" w:hAnsi="Trebuchet MS"/>
            <w:noProof/>
          </w:rPr>
          <w:delText>went</w:delText>
        </w:r>
      </w:del>
      <w:ins w:id="72" w:author="Author">
        <w:r w:rsidRPr="001C1D22">
          <w:rPr>
            <w:rFonts w:ascii="Trebuchet MS" w:hAnsi="Trebuchet MS"/>
            <w:noProof/>
          </w:rPr>
          <w:t>and a fight broke</w:t>
        </w:r>
      </w:ins>
      <w:r w:rsidRPr="001C1D22">
        <w:rPr>
          <w:rFonts w:ascii="Trebuchet MS" w:hAnsi="Trebuchet MS"/>
          <w:noProof/>
        </w:rPr>
        <w:t xml:space="preserve"> out </w:t>
      </w:r>
      <w:del w:id="73" w:author="Author">
        <w:r w:rsidRPr="001C1D22">
          <w:rPr>
            <w:rFonts w:ascii="Trebuchet MS" w:hAnsi="Trebuchet MS"/>
            <w:noProof/>
          </w:rPr>
          <w:delText>into the midst of the sons of Israel, and the son of the Israelitess</w:delText>
        </w:r>
      </w:del>
      <w:ins w:id="74" w:author="Author">
        <w:r w:rsidRPr="001C1D22">
          <w:rPr>
            <w:rFonts w:ascii="Trebuchet MS" w:hAnsi="Trebuchet MS"/>
            <w:noProof/>
          </w:rPr>
          <w:t>between him</w:t>
        </w:r>
      </w:ins>
      <w:r w:rsidRPr="001C1D22">
        <w:rPr>
          <w:rFonts w:ascii="Trebuchet MS" w:hAnsi="Trebuchet MS"/>
          <w:noProof/>
        </w:rPr>
        <w:t xml:space="preserve"> and an Israelite man </w:t>
      </w:r>
      <w:del w:id="75" w:author="Author">
        <w:r w:rsidRPr="001C1D22">
          <w:rPr>
            <w:rFonts w:ascii="Trebuchet MS" w:hAnsi="Trebuchet MS"/>
            <w:noProof/>
          </w:rPr>
          <w:delText xml:space="preserve">began to struggle with each other </w:delText>
        </w:r>
      </w:del>
      <w:r w:rsidRPr="001C1D22">
        <w:rPr>
          <w:rFonts w:ascii="Trebuchet MS" w:hAnsi="Trebuchet MS"/>
          <w:noProof/>
        </w:rPr>
        <w:t xml:space="preserve">in the camp. </w:t>
      </w:r>
      <w:r w:rsidRPr="001C1D22">
        <w:rPr>
          <w:rFonts w:ascii="Trebuchet MS" w:hAnsi="Trebuchet MS"/>
          <w:b/>
          <w:noProof/>
        </w:rPr>
        <w:t xml:space="preserve">24:11 </w:t>
      </w:r>
      <w:del w:id="76" w:author="Author">
        <w:r w:rsidRPr="001C1D22">
          <w:rPr>
            <w:rFonts w:ascii="Trebuchet MS" w:hAnsi="Trebuchet MS"/>
            <w:noProof/>
          </w:rPr>
          <w:delText>And the</w:delText>
        </w:r>
      </w:del>
      <w:ins w:id="77" w:author="Author">
        <w:r w:rsidRPr="001C1D22">
          <w:rPr>
            <w:rFonts w:ascii="Trebuchet MS" w:hAnsi="Trebuchet MS"/>
            <w:noProof/>
          </w:rPr>
          <w:t>The</w:t>
        </w:r>
      </w:ins>
      <w:r w:rsidRPr="001C1D22">
        <w:rPr>
          <w:rFonts w:ascii="Trebuchet MS" w:hAnsi="Trebuchet MS"/>
          <w:noProof/>
        </w:rPr>
        <w:t xml:space="preserve"> son of the Israelite woman began to abuse the Name</w:t>
      </w:r>
      <w:ins w:id="78" w:author="Author">
        <w:r w:rsidRPr="001C1D22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1C1D22">
        <w:rPr>
          <w:rFonts w:ascii="Trebuchet MS" w:hAnsi="Trebuchet MS"/>
          <w:noProof/>
        </w:rPr>
        <w:t xml:space="preserve"> and to </w:t>
      </w:r>
      <w:del w:id="81" w:author="Author">
        <w:r w:rsidRPr="001C1D22">
          <w:rPr>
            <w:rFonts w:ascii="Trebuchet MS" w:hAnsi="Trebuchet MS"/>
            <w:noProof/>
          </w:rPr>
          <w:delText>call down evil upon</w:delText>
        </w:r>
      </w:del>
      <w:ins w:id="82" w:author="Author">
        <w:r w:rsidRPr="001C1D22">
          <w:rPr>
            <w:rFonts w:ascii="Trebuchet MS" w:hAnsi="Trebuchet MS"/>
            <w:noProof/>
          </w:rPr>
          <w:t>curse</w:t>
        </w:r>
        <w:r w:rsidRPr="001C1D22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1C1D22">
        <w:rPr>
          <w:rFonts w:ascii="Trebuchet MS" w:hAnsi="Trebuchet MS"/>
          <w:noProof/>
        </w:rPr>
        <w:t xml:space="preserve"> it. So they brought him to Moses. Incidentally, his </w:t>
      </w:r>
      <w:del w:id="85" w:author="Author">
        <w:r w:rsidRPr="001C1D22">
          <w:rPr>
            <w:rFonts w:ascii="Trebuchet MS" w:hAnsi="Trebuchet MS"/>
            <w:noProof/>
          </w:rPr>
          <w:delText>mother’s name</w:delText>
        </w:r>
      </w:del>
      <w:ins w:id="86" w:author="Author">
        <w:r w:rsidRPr="001C1D22">
          <w:rPr>
            <w:rFonts w:ascii="Trebuchet MS" w:hAnsi="Trebuchet MS"/>
            <w:noProof/>
          </w:rPr>
          <w:t>mother</w:t>
        </w:r>
      </w:ins>
      <w:r w:rsidRPr="001C1D22">
        <w:rPr>
          <w:rFonts w:ascii="Trebuchet MS" w:hAnsi="Trebuchet MS"/>
          <w:noProof/>
        </w:rPr>
        <w:t xml:space="preserve"> was She·lo′mith, the daughter of Dib′ri of the tribe of Dan. </w:t>
      </w:r>
      <w:r w:rsidRPr="001C1D22">
        <w:rPr>
          <w:rFonts w:ascii="Trebuchet MS" w:hAnsi="Trebuchet MS"/>
          <w:b/>
          <w:noProof/>
        </w:rPr>
        <w:t xml:space="preserve">24:12 </w:t>
      </w:r>
      <w:del w:id="87" w:author="Author">
        <w:r w:rsidRPr="001C1D22">
          <w:rPr>
            <w:rFonts w:ascii="Trebuchet MS" w:hAnsi="Trebuchet MS"/>
            <w:noProof/>
          </w:rPr>
          <w:delText>Then they committed</w:delText>
        </w:r>
      </w:del>
      <w:ins w:id="88" w:author="Author">
        <w:r w:rsidRPr="001C1D22">
          <w:rPr>
            <w:rFonts w:ascii="Trebuchet MS" w:hAnsi="Trebuchet MS"/>
            <w:noProof/>
          </w:rPr>
          <w:t>They placed</w:t>
        </w:r>
      </w:ins>
      <w:r w:rsidRPr="001C1D22">
        <w:rPr>
          <w:rFonts w:ascii="Trebuchet MS" w:hAnsi="Trebuchet MS"/>
          <w:noProof/>
        </w:rPr>
        <w:t xml:space="preserve"> him </w:t>
      </w:r>
      <w:del w:id="89" w:author="Author">
        <w:r w:rsidRPr="001C1D22">
          <w:rPr>
            <w:rFonts w:ascii="Trebuchet MS" w:hAnsi="Trebuchet MS"/>
            <w:noProof/>
          </w:rPr>
          <w:delText>into</w:delText>
        </w:r>
      </w:del>
      <w:ins w:id="90" w:author="Author">
        <w:r w:rsidRPr="001C1D22">
          <w:rPr>
            <w:rFonts w:ascii="Trebuchet MS" w:hAnsi="Trebuchet MS"/>
            <w:noProof/>
          </w:rPr>
          <w:t>in</w:t>
        </w:r>
      </w:ins>
      <w:r w:rsidRPr="001C1D22">
        <w:rPr>
          <w:rFonts w:ascii="Trebuchet MS" w:hAnsi="Trebuchet MS"/>
          <w:noProof/>
        </w:rPr>
        <w:t xml:space="preserve"> custody </w:t>
      </w:r>
      <w:del w:id="91" w:author="Author">
        <w:r w:rsidRPr="001C1D22">
          <w:rPr>
            <w:rFonts w:ascii="Trebuchet MS" w:hAnsi="Trebuchet MS"/>
            <w:noProof/>
          </w:rPr>
          <w:delText>till there should be a distinct declaration</w:delText>
        </w:r>
      </w:del>
      <w:ins w:id="92" w:author="Author">
        <w:r w:rsidRPr="001C1D22">
          <w:rPr>
            <w:rFonts w:ascii="Trebuchet MS" w:hAnsi="Trebuchet MS"/>
            <w:noProof/>
          </w:rPr>
          <w:t>until Jehovah’s decision was made clear</w:t>
        </w:r>
      </w:ins>
      <w:r w:rsidRPr="001C1D22">
        <w:rPr>
          <w:rFonts w:ascii="Trebuchet MS" w:hAnsi="Trebuchet MS"/>
          <w:noProof/>
        </w:rPr>
        <w:t xml:space="preserve"> to them</w:t>
      </w:r>
      <w:del w:id="93" w:author="Author">
        <w:r w:rsidRPr="001C1D22">
          <w:rPr>
            <w:rFonts w:ascii="Trebuchet MS" w:hAnsi="Trebuchet MS"/>
            <w:noProof/>
          </w:rPr>
          <w:delText xml:space="preserve"> according to the saying of Jehovah</w:delText>
        </w:r>
      </w:del>
      <w:r w:rsidRPr="001C1D22">
        <w:rPr>
          <w:rFonts w:ascii="Trebuchet MS" w:hAnsi="Trebuchet MS"/>
          <w:noProof/>
        </w:rPr>
        <w:t>.</w:t>
      </w:r>
    </w:p>
    <w:p w:rsidR="00734E93" w:rsidRPr="001C1D22" w:rsidRDefault="00734E93" w:rsidP="00734E93">
      <w:pPr>
        <w:rPr>
          <w:rFonts w:ascii="Trebuchet MS" w:hAnsi="Trebuchet MS"/>
          <w:noProof/>
        </w:rPr>
      </w:pPr>
      <w:r w:rsidRPr="001C1D22">
        <w:rPr>
          <w:rFonts w:ascii="Trebuchet MS" w:hAnsi="Trebuchet MS"/>
          <w:b/>
        </w:rPr>
        <w:t xml:space="preserve">24:13 </w:t>
      </w:r>
      <w:del w:id="94" w:author="Author">
        <w:r w:rsidRPr="001C1D22">
          <w:rPr>
            <w:rFonts w:ascii="Trebuchet MS" w:hAnsi="Trebuchet MS"/>
            <w:noProof/>
          </w:rPr>
          <w:delText>And</w:delText>
        </w:r>
      </w:del>
      <w:ins w:id="95" w:author="Author">
        <w:r w:rsidRPr="001C1D22">
          <w:rPr>
            <w:rFonts w:ascii="Trebuchet MS" w:hAnsi="Trebuchet MS"/>
            <w:noProof/>
          </w:rPr>
          <w:t>Then</w:t>
        </w:r>
      </w:ins>
      <w:r w:rsidRPr="001C1D22">
        <w:rPr>
          <w:rFonts w:ascii="Trebuchet MS" w:hAnsi="Trebuchet MS"/>
          <w:noProof/>
        </w:rPr>
        <w:t xml:space="preserve"> Jehovah </w:t>
      </w:r>
      <w:del w:id="96" w:author="Author">
        <w:r w:rsidRPr="001C1D22">
          <w:rPr>
            <w:rFonts w:ascii="Trebuchet MS" w:hAnsi="Trebuchet MS"/>
            <w:noProof/>
          </w:rPr>
          <w:delText>proceeded to speak</w:delText>
        </w:r>
      </w:del>
      <w:ins w:id="97" w:author="Author">
        <w:r w:rsidRPr="001C1D22">
          <w:rPr>
            <w:rFonts w:ascii="Trebuchet MS" w:hAnsi="Trebuchet MS"/>
            <w:noProof/>
          </w:rPr>
          <w:t>said</w:t>
        </w:r>
      </w:ins>
      <w:r w:rsidRPr="001C1D22">
        <w:rPr>
          <w:rFonts w:ascii="Trebuchet MS" w:hAnsi="Trebuchet MS"/>
          <w:noProof/>
        </w:rPr>
        <w:t xml:space="preserve"> to Moses</w:t>
      </w:r>
      <w:del w:id="98" w:author="Author">
        <w:r w:rsidRPr="001C1D22">
          <w:rPr>
            <w:rFonts w:ascii="Trebuchet MS" w:hAnsi="Trebuchet MS"/>
            <w:noProof/>
          </w:rPr>
          <w:delText>, saying</w:delText>
        </w:r>
      </w:del>
      <w:r w:rsidRPr="001C1D22">
        <w:rPr>
          <w:rFonts w:ascii="Trebuchet MS" w:hAnsi="Trebuchet MS"/>
          <w:noProof/>
        </w:rPr>
        <w:t xml:space="preserve">: </w:t>
      </w:r>
      <w:r w:rsidRPr="001C1D22">
        <w:rPr>
          <w:rFonts w:ascii="Trebuchet MS" w:hAnsi="Trebuchet MS"/>
          <w:b/>
          <w:noProof/>
        </w:rPr>
        <w:t xml:space="preserve">24:14 </w:t>
      </w:r>
      <w:r w:rsidRPr="001C1D22">
        <w:rPr>
          <w:rFonts w:ascii="Trebuchet MS" w:hAnsi="Trebuchet MS"/>
          <w:noProof/>
        </w:rPr>
        <w:t xml:space="preserve">“Bring </w:t>
      </w:r>
      <w:del w:id="99" w:author="Author">
        <w:r w:rsidRPr="001C1D22">
          <w:rPr>
            <w:rFonts w:ascii="Trebuchet MS" w:hAnsi="Trebuchet MS"/>
            <w:noProof/>
          </w:rPr>
          <w:delText xml:space="preserve">forth </w:delText>
        </w:r>
      </w:del>
      <w:r w:rsidRPr="001C1D22">
        <w:rPr>
          <w:rFonts w:ascii="Trebuchet MS" w:hAnsi="Trebuchet MS"/>
          <w:noProof/>
        </w:rPr>
        <w:t xml:space="preserve">the one who </w:t>
      </w:r>
      <w:del w:id="100" w:author="Author">
        <w:r w:rsidRPr="001C1D22">
          <w:rPr>
            <w:rFonts w:ascii="Trebuchet MS" w:hAnsi="Trebuchet MS"/>
            <w:noProof/>
          </w:rPr>
          <w:delText>called down evil</w:delText>
        </w:r>
      </w:del>
      <w:ins w:id="101" w:author="Author">
        <w:r w:rsidRPr="001C1D22">
          <w:rPr>
            <w:rFonts w:ascii="Trebuchet MS" w:hAnsi="Trebuchet MS"/>
            <w:noProof/>
          </w:rPr>
          <w:t>cursed</w:t>
        </w:r>
      </w:ins>
      <w:r w:rsidRPr="001C1D22">
        <w:rPr>
          <w:rFonts w:ascii="Trebuchet MS" w:hAnsi="Trebuchet MS"/>
          <w:noProof/>
        </w:rPr>
        <w:t xml:space="preserve"> to the outside of the camp</w:t>
      </w:r>
      <w:del w:id="102" w:author="Author">
        <w:r w:rsidRPr="001C1D22">
          <w:rPr>
            <w:rFonts w:ascii="Trebuchet MS" w:hAnsi="Trebuchet MS"/>
            <w:noProof/>
          </w:rPr>
          <w:delText>;</w:delText>
        </w:r>
      </w:del>
      <w:ins w:id="103" w:author="Author">
        <w:r w:rsidRPr="001C1D22">
          <w:rPr>
            <w:rFonts w:ascii="Trebuchet MS" w:hAnsi="Trebuchet MS"/>
            <w:noProof/>
          </w:rPr>
          <w:t>,</w:t>
        </w:r>
      </w:ins>
      <w:r w:rsidRPr="001C1D22">
        <w:rPr>
          <w:rFonts w:ascii="Trebuchet MS" w:hAnsi="Trebuchet MS"/>
          <w:noProof/>
        </w:rPr>
        <w:t xml:space="preserve"> and all those who heard him must lay their hands </w:t>
      </w:r>
      <w:del w:id="104" w:author="Author">
        <w:r w:rsidRPr="001C1D22">
          <w:rPr>
            <w:rFonts w:ascii="Trebuchet MS" w:hAnsi="Trebuchet MS"/>
            <w:noProof/>
          </w:rPr>
          <w:delText>upon</w:delText>
        </w:r>
      </w:del>
      <w:ins w:id="105" w:author="Author">
        <w:r w:rsidRPr="001C1D22">
          <w:rPr>
            <w:rFonts w:ascii="Trebuchet MS" w:hAnsi="Trebuchet MS"/>
            <w:noProof/>
          </w:rPr>
          <w:t>on</w:t>
        </w:r>
      </w:ins>
      <w:r w:rsidRPr="001C1D22">
        <w:rPr>
          <w:rFonts w:ascii="Trebuchet MS" w:hAnsi="Trebuchet MS"/>
          <w:noProof/>
        </w:rPr>
        <w:t xml:space="preserve"> his head, and </w:t>
      </w:r>
      <w:ins w:id="106" w:author="Author">
        <w:r w:rsidRPr="001C1D22">
          <w:rPr>
            <w:rFonts w:ascii="Trebuchet MS" w:hAnsi="Trebuchet MS"/>
            <w:noProof/>
          </w:rPr>
          <w:t xml:space="preserve">then </w:t>
        </w:r>
      </w:ins>
      <w:r w:rsidRPr="001C1D22">
        <w:rPr>
          <w:rFonts w:ascii="Trebuchet MS" w:hAnsi="Trebuchet MS"/>
          <w:noProof/>
        </w:rPr>
        <w:t xml:space="preserve">the entire assembly must </w:t>
      </w:r>
      <w:del w:id="107" w:author="Author">
        <w:r w:rsidRPr="001C1D22">
          <w:rPr>
            <w:rFonts w:ascii="Trebuchet MS" w:hAnsi="Trebuchet MS"/>
            <w:noProof/>
          </w:rPr>
          <w:delText>pelt</w:delText>
        </w:r>
      </w:del>
      <w:ins w:id="108" w:author="Author">
        <w:r w:rsidRPr="001C1D22">
          <w:rPr>
            <w:rFonts w:ascii="Trebuchet MS" w:hAnsi="Trebuchet MS"/>
            <w:noProof/>
          </w:rPr>
          <w:t>stone</w:t>
        </w:r>
      </w:ins>
      <w:r w:rsidRPr="001C1D22">
        <w:rPr>
          <w:rFonts w:ascii="Trebuchet MS" w:hAnsi="Trebuchet MS"/>
          <w:noProof/>
        </w:rPr>
        <w:t xml:space="preserve"> him</w:t>
      </w:r>
      <w:del w:id="109" w:author="Author">
        <w:r w:rsidRPr="001C1D22">
          <w:rPr>
            <w:rFonts w:ascii="Trebuchet MS" w:hAnsi="Trebuchet MS"/>
            <w:noProof/>
          </w:rPr>
          <w:delText xml:space="preserve"> with stones</w:delText>
        </w:r>
      </w:del>
      <w:r w:rsidRPr="001C1D22">
        <w:rPr>
          <w:rFonts w:ascii="Trebuchet MS" w:hAnsi="Trebuchet MS"/>
          <w:noProof/>
        </w:rPr>
        <w:t xml:space="preserve">. </w:t>
      </w:r>
      <w:r w:rsidRPr="001C1D22">
        <w:rPr>
          <w:rFonts w:ascii="Trebuchet MS" w:hAnsi="Trebuchet MS"/>
          <w:b/>
          <w:noProof/>
        </w:rPr>
        <w:t xml:space="preserve">24:15 </w:t>
      </w:r>
      <w:r w:rsidRPr="001C1D22">
        <w:rPr>
          <w:rFonts w:ascii="Trebuchet MS" w:hAnsi="Trebuchet MS"/>
          <w:noProof/>
        </w:rPr>
        <w:t xml:space="preserve">And you should </w:t>
      </w:r>
      <w:del w:id="110" w:author="Author">
        <w:r w:rsidRPr="001C1D22">
          <w:rPr>
            <w:rFonts w:ascii="Trebuchet MS" w:hAnsi="Trebuchet MS"/>
            <w:noProof/>
          </w:rPr>
          <w:delText>speak to</w:delText>
        </w:r>
      </w:del>
      <w:ins w:id="111" w:author="Author">
        <w:r w:rsidRPr="001C1D22">
          <w:rPr>
            <w:rFonts w:ascii="Trebuchet MS" w:hAnsi="Trebuchet MS"/>
            <w:noProof/>
          </w:rPr>
          <w:t>tell</w:t>
        </w:r>
      </w:ins>
      <w:r w:rsidRPr="001C1D22">
        <w:rPr>
          <w:rFonts w:ascii="Trebuchet MS" w:hAnsi="Trebuchet MS"/>
          <w:noProof/>
        </w:rPr>
        <w:t xml:space="preserve"> the </w:t>
      </w:r>
      <w:del w:id="112" w:author="Author">
        <w:r w:rsidRPr="001C1D22">
          <w:rPr>
            <w:rFonts w:ascii="Trebuchet MS" w:hAnsi="Trebuchet MS"/>
            <w:noProof/>
          </w:rPr>
          <w:delText>sons of Israel, saying, ‘In case</w:delText>
        </w:r>
      </w:del>
      <w:ins w:id="113" w:author="Author">
        <w:r w:rsidRPr="001C1D22">
          <w:rPr>
            <w:rFonts w:ascii="Trebuchet MS" w:hAnsi="Trebuchet MS"/>
            <w:noProof/>
          </w:rPr>
          <w:t>Israelites, ‘If</w:t>
        </w:r>
      </w:ins>
      <w:r w:rsidRPr="001C1D22">
        <w:rPr>
          <w:rFonts w:ascii="Trebuchet MS" w:hAnsi="Trebuchet MS"/>
          <w:noProof/>
        </w:rPr>
        <w:t xml:space="preserve"> any man </w:t>
      </w:r>
      <w:del w:id="114" w:author="Author">
        <w:r w:rsidRPr="001C1D22">
          <w:rPr>
            <w:rFonts w:ascii="Trebuchet MS" w:hAnsi="Trebuchet MS"/>
            <w:noProof/>
          </w:rPr>
          <w:delText>calls down evil upon</w:delText>
        </w:r>
      </w:del>
      <w:ins w:id="115" w:author="Author">
        <w:r w:rsidRPr="001C1D22">
          <w:rPr>
            <w:rFonts w:ascii="Trebuchet MS" w:hAnsi="Trebuchet MS"/>
            <w:noProof/>
          </w:rPr>
          <w:t>curses</w:t>
        </w:r>
      </w:ins>
      <w:r w:rsidRPr="001C1D22">
        <w:rPr>
          <w:rFonts w:ascii="Trebuchet MS" w:hAnsi="Trebuchet MS"/>
          <w:noProof/>
        </w:rPr>
        <w:t xml:space="preserve"> his God, he </w:t>
      </w:r>
      <w:del w:id="116" w:author="Author">
        <w:r w:rsidRPr="001C1D22">
          <w:rPr>
            <w:rFonts w:ascii="Trebuchet MS" w:hAnsi="Trebuchet MS"/>
            <w:noProof/>
          </w:rPr>
          <w:delText>must then</w:delText>
        </w:r>
      </w:del>
      <w:ins w:id="117" w:author="Author">
        <w:r w:rsidRPr="001C1D22">
          <w:rPr>
            <w:rFonts w:ascii="Trebuchet MS" w:hAnsi="Trebuchet MS"/>
            <w:noProof/>
          </w:rPr>
          <w:t>will</w:t>
        </w:r>
      </w:ins>
      <w:r w:rsidRPr="001C1D22">
        <w:rPr>
          <w:rFonts w:ascii="Trebuchet MS" w:hAnsi="Trebuchet MS"/>
          <w:noProof/>
        </w:rPr>
        <w:t xml:space="preserve"> answer for his sin. </w:t>
      </w:r>
      <w:r w:rsidRPr="001C1D22">
        <w:rPr>
          <w:rFonts w:ascii="Trebuchet MS" w:hAnsi="Trebuchet MS"/>
          <w:b/>
          <w:noProof/>
        </w:rPr>
        <w:t xml:space="preserve">24:16 </w:t>
      </w:r>
      <w:r w:rsidRPr="001C1D22">
        <w:rPr>
          <w:rFonts w:ascii="Trebuchet MS" w:hAnsi="Trebuchet MS"/>
          <w:noProof/>
        </w:rPr>
        <w:t xml:space="preserve">So the abuser of Jehovah’s name should be put to death without fail. The entire assembly should </w:t>
      </w:r>
      <w:ins w:id="118" w:author="Author">
        <w:r w:rsidRPr="001C1D22">
          <w:rPr>
            <w:rFonts w:ascii="Trebuchet MS" w:hAnsi="Trebuchet MS"/>
            <w:noProof/>
          </w:rPr>
          <w:t xml:space="preserve">stone him </w:t>
        </w:r>
      </w:ins>
      <w:r w:rsidRPr="001C1D22">
        <w:rPr>
          <w:rFonts w:ascii="Trebuchet MS" w:hAnsi="Trebuchet MS"/>
          <w:noProof/>
        </w:rPr>
        <w:t>without fail</w:t>
      </w:r>
      <w:del w:id="119" w:author="Author">
        <w:r w:rsidRPr="001C1D22">
          <w:rPr>
            <w:rFonts w:ascii="Trebuchet MS" w:hAnsi="Trebuchet MS"/>
            <w:noProof/>
          </w:rPr>
          <w:delText xml:space="preserve"> pelt him with stones</w:delText>
        </w:r>
      </w:del>
      <w:r w:rsidRPr="001C1D22">
        <w:rPr>
          <w:rFonts w:ascii="Trebuchet MS" w:hAnsi="Trebuchet MS"/>
          <w:noProof/>
        </w:rPr>
        <w:t xml:space="preserve">. The </w:t>
      </w:r>
      <w:del w:id="120" w:author="Author">
        <w:r w:rsidRPr="001C1D22">
          <w:rPr>
            <w:rFonts w:ascii="Trebuchet MS" w:hAnsi="Trebuchet MS"/>
            <w:noProof/>
          </w:rPr>
          <w:delText>alien</w:delText>
        </w:r>
      </w:del>
      <w:ins w:id="121" w:author="Author">
        <w:r w:rsidRPr="001C1D22">
          <w:rPr>
            <w:rFonts w:ascii="Trebuchet MS" w:hAnsi="Trebuchet MS"/>
            <w:noProof/>
          </w:rPr>
          <w:t>foreign</w:t>
        </w:r>
      </w:ins>
      <w:r w:rsidRPr="001C1D22">
        <w:rPr>
          <w:rFonts w:ascii="Trebuchet MS" w:hAnsi="Trebuchet MS"/>
          <w:noProof/>
        </w:rPr>
        <w:t xml:space="preserve"> resident </w:t>
      </w:r>
      <w:ins w:id="122" w:author="Author">
        <w:r w:rsidRPr="001C1D22">
          <w:rPr>
            <w:rFonts w:ascii="Trebuchet MS" w:hAnsi="Trebuchet MS"/>
            <w:noProof/>
          </w:rPr>
          <w:t xml:space="preserve">should be put to death </w:t>
        </w:r>
      </w:ins>
      <w:r w:rsidRPr="001C1D22">
        <w:rPr>
          <w:rFonts w:ascii="Trebuchet MS" w:hAnsi="Trebuchet MS"/>
          <w:noProof/>
        </w:rPr>
        <w:t xml:space="preserve">the same as the native </w:t>
      </w:r>
      <w:del w:id="123" w:author="Author">
        <w:r w:rsidRPr="001C1D22">
          <w:rPr>
            <w:rFonts w:ascii="Trebuchet MS" w:hAnsi="Trebuchet MS"/>
            <w:noProof/>
          </w:rPr>
          <w:delText xml:space="preserve">should be put to death </w:delText>
        </w:r>
      </w:del>
      <w:r w:rsidRPr="001C1D22">
        <w:rPr>
          <w:rFonts w:ascii="Trebuchet MS" w:hAnsi="Trebuchet MS"/>
          <w:noProof/>
        </w:rPr>
        <w:t>for his abusing the Name.</w:t>
      </w:r>
    </w:p>
    <w:p w:rsidR="00734E93" w:rsidRPr="001C1D22" w:rsidRDefault="00734E93" w:rsidP="00734E93">
      <w:pPr>
        <w:rPr>
          <w:rFonts w:ascii="Trebuchet MS" w:hAnsi="Trebuchet MS"/>
          <w:noProof/>
        </w:rPr>
      </w:pPr>
      <w:r w:rsidRPr="001C1D22">
        <w:rPr>
          <w:rFonts w:ascii="Trebuchet MS" w:hAnsi="Trebuchet MS"/>
          <w:b/>
        </w:rPr>
        <w:t xml:space="preserve">24:17 </w:t>
      </w:r>
      <w:r w:rsidRPr="001C1D22">
        <w:rPr>
          <w:rFonts w:ascii="Trebuchet MS" w:hAnsi="Trebuchet MS"/>
          <w:noProof/>
        </w:rPr>
        <w:t>“‘</w:t>
      </w:r>
      <w:del w:id="124" w:author="Author">
        <w:r w:rsidRPr="001C1D22">
          <w:rPr>
            <w:rFonts w:ascii="Trebuchet MS" w:hAnsi="Trebuchet MS"/>
            <w:noProof/>
          </w:rPr>
          <w:delText>And in case</w:delText>
        </w:r>
      </w:del>
      <w:ins w:id="125" w:author="Author">
        <w:r w:rsidRPr="001C1D22">
          <w:rPr>
            <w:rFonts w:ascii="Trebuchet MS" w:hAnsi="Trebuchet MS"/>
            <w:noProof/>
          </w:rPr>
          <w:t>If</w:t>
        </w:r>
      </w:ins>
      <w:r w:rsidRPr="001C1D22">
        <w:rPr>
          <w:rFonts w:ascii="Trebuchet MS" w:hAnsi="Trebuchet MS"/>
          <w:noProof/>
        </w:rPr>
        <w:t xml:space="preserve"> a man </w:t>
      </w:r>
      <w:del w:id="126" w:author="Author">
        <w:r w:rsidRPr="001C1D22">
          <w:rPr>
            <w:rFonts w:ascii="Trebuchet MS" w:hAnsi="Trebuchet MS"/>
            <w:noProof/>
          </w:rPr>
          <w:delText>strikes any soul of mankind fatally,</w:delText>
        </w:r>
      </w:del>
      <w:ins w:id="127" w:author="Author">
        <w:r w:rsidRPr="001C1D22">
          <w:rPr>
            <w:rFonts w:ascii="Trebuchet MS" w:hAnsi="Trebuchet MS"/>
            <w:noProof/>
          </w:rPr>
          <w:t>takes a human life,</w:t>
        </w:r>
        <w:r w:rsidRPr="001C1D22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1C1D22">
        <w:rPr>
          <w:rFonts w:ascii="Trebuchet MS" w:hAnsi="Trebuchet MS"/>
          <w:noProof/>
        </w:rPr>
        <w:t xml:space="preserve"> he should be put to death without fail. </w:t>
      </w:r>
      <w:r w:rsidRPr="001C1D22">
        <w:rPr>
          <w:rFonts w:ascii="Trebuchet MS" w:hAnsi="Trebuchet MS"/>
          <w:b/>
          <w:noProof/>
        </w:rPr>
        <w:t xml:space="preserve">24:18 </w:t>
      </w:r>
      <w:del w:id="130" w:author="Author">
        <w:r w:rsidRPr="001C1D22">
          <w:rPr>
            <w:rFonts w:ascii="Trebuchet MS" w:hAnsi="Trebuchet MS"/>
            <w:noProof/>
          </w:rPr>
          <w:delText>And the fatal striker of the soul of</w:delText>
        </w:r>
      </w:del>
      <w:ins w:id="131" w:author="Author">
        <w:r w:rsidRPr="001C1D22">
          <w:rPr>
            <w:rFonts w:ascii="Trebuchet MS" w:hAnsi="Trebuchet MS"/>
            <w:noProof/>
          </w:rPr>
          <w:t>Anyone who strikes and kills</w:t>
        </w:r>
      </w:ins>
      <w:r w:rsidRPr="001C1D22">
        <w:rPr>
          <w:rFonts w:ascii="Trebuchet MS" w:hAnsi="Trebuchet MS"/>
          <w:noProof/>
        </w:rPr>
        <w:t xml:space="preserve"> a domestic animal</w:t>
      </w:r>
      <w:ins w:id="132" w:author="Author">
        <w:r w:rsidRPr="001C1D22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1C1D22">
        <w:rPr>
          <w:rFonts w:ascii="Trebuchet MS" w:hAnsi="Trebuchet MS"/>
          <w:noProof/>
        </w:rPr>
        <w:t xml:space="preserve"> should make compensation for it, </w:t>
      </w:r>
      <w:del w:id="135" w:author="Author">
        <w:r w:rsidRPr="001C1D22">
          <w:rPr>
            <w:rFonts w:ascii="Trebuchet MS" w:hAnsi="Trebuchet MS"/>
            <w:noProof/>
          </w:rPr>
          <w:delText>soul</w:delText>
        </w:r>
      </w:del>
      <w:ins w:id="136" w:author="Author">
        <w:r w:rsidRPr="001C1D22">
          <w:rPr>
            <w:rFonts w:ascii="Trebuchet MS" w:hAnsi="Trebuchet MS"/>
            <w:noProof/>
          </w:rPr>
          <w:t>life</w:t>
        </w:r>
      </w:ins>
      <w:r w:rsidRPr="001C1D22">
        <w:rPr>
          <w:rFonts w:ascii="Trebuchet MS" w:hAnsi="Trebuchet MS"/>
          <w:noProof/>
        </w:rPr>
        <w:t xml:space="preserve"> for </w:t>
      </w:r>
      <w:del w:id="137" w:author="Author">
        <w:r w:rsidRPr="001C1D22">
          <w:rPr>
            <w:rFonts w:ascii="Trebuchet MS" w:hAnsi="Trebuchet MS"/>
            <w:noProof/>
          </w:rPr>
          <w:delText>soul.</w:delText>
        </w:r>
      </w:del>
      <w:ins w:id="138" w:author="Author">
        <w:r w:rsidRPr="001C1D22">
          <w:rPr>
            <w:rFonts w:ascii="Trebuchet MS" w:hAnsi="Trebuchet MS"/>
            <w:noProof/>
          </w:rPr>
          <w:t>life.</w:t>
        </w:r>
        <w:r w:rsidRPr="001C1D22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1C1D22">
        <w:rPr>
          <w:rFonts w:ascii="Trebuchet MS" w:hAnsi="Trebuchet MS"/>
          <w:noProof/>
        </w:rPr>
        <w:t xml:space="preserve"> </w:t>
      </w:r>
      <w:r w:rsidRPr="001C1D22">
        <w:rPr>
          <w:rFonts w:ascii="Trebuchet MS" w:hAnsi="Trebuchet MS"/>
          <w:b/>
          <w:noProof/>
        </w:rPr>
        <w:t xml:space="preserve">24:19 </w:t>
      </w:r>
      <w:del w:id="141" w:author="Author">
        <w:r w:rsidRPr="001C1D22">
          <w:rPr>
            <w:rFonts w:ascii="Trebuchet MS" w:hAnsi="Trebuchet MS"/>
            <w:noProof/>
          </w:rPr>
          <w:delText>And in case</w:delText>
        </w:r>
      </w:del>
      <w:ins w:id="142" w:author="Author">
        <w:r w:rsidRPr="001C1D22">
          <w:rPr>
            <w:rFonts w:ascii="Trebuchet MS" w:hAnsi="Trebuchet MS"/>
            <w:noProof/>
          </w:rPr>
          <w:t>If</w:t>
        </w:r>
      </w:ins>
      <w:r w:rsidRPr="001C1D22">
        <w:rPr>
          <w:rFonts w:ascii="Trebuchet MS" w:hAnsi="Trebuchet MS"/>
          <w:noProof/>
        </w:rPr>
        <w:t xml:space="preserve"> a man </w:t>
      </w:r>
      <w:del w:id="143" w:author="Author">
        <w:r w:rsidRPr="001C1D22">
          <w:rPr>
            <w:rFonts w:ascii="Trebuchet MS" w:hAnsi="Trebuchet MS"/>
            <w:noProof/>
          </w:rPr>
          <w:delText>should cause a defect in</w:delText>
        </w:r>
      </w:del>
      <w:ins w:id="144" w:author="Author">
        <w:r w:rsidRPr="001C1D22">
          <w:rPr>
            <w:rFonts w:ascii="Trebuchet MS" w:hAnsi="Trebuchet MS"/>
            <w:noProof/>
          </w:rPr>
          <w:t>injures</w:t>
        </w:r>
      </w:ins>
      <w:r w:rsidRPr="001C1D22">
        <w:rPr>
          <w:rFonts w:ascii="Trebuchet MS" w:hAnsi="Trebuchet MS"/>
          <w:noProof/>
        </w:rPr>
        <w:t xml:space="preserve"> his </w:t>
      </w:r>
      <w:del w:id="145" w:author="Author">
        <w:r w:rsidRPr="001C1D22">
          <w:rPr>
            <w:rFonts w:ascii="Trebuchet MS" w:hAnsi="Trebuchet MS"/>
            <w:noProof/>
          </w:rPr>
          <w:delText>associate</w:delText>
        </w:r>
      </w:del>
      <w:ins w:id="146" w:author="Author">
        <w:r w:rsidRPr="001C1D22">
          <w:rPr>
            <w:rFonts w:ascii="Trebuchet MS" w:hAnsi="Trebuchet MS"/>
            <w:noProof/>
          </w:rPr>
          <w:t>fellow man</w:t>
        </w:r>
      </w:ins>
      <w:r w:rsidRPr="001C1D22">
        <w:rPr>
          <w:rFonts w:ascii="Trebuchet MS" w:hAnsi="Trebuchet MS"/>
          <w:noProof/>
        </w:rPr>
        <w:t xml:space="preserve">, then </w:t>
      </w:r>
      <w:del w:id="147" w:author="Author">
        <w:r w:rsidRPr="001C1D22">
          <w:rPr>
            <w:rFonts w:ascii="Trebuchet MS" w:hAnsi="Trebuchet MS"/>
            <w:noProof/>
          </w:rPr>
          <w:delText>just as</w:delText>
        </w:r>
      </w:del>
      <w:ins w:id="148" w:author="Author">
        <w:r w:rsidRPr="001C1D22">
          <w:rPr>
            <w:rFonts w:ascii="Trebuchet MS" w:hAnsi="Trebuchet MS"/>
            <w:noProof/>
          </w:rPr>
          <w:t>what</w:t>
        </w:r>
      </w:ins>
      <w:r w:rsidRPr="001C1D22">
        <w:rPr>
          <w:rFonts w:ascii="Trebuchet MS" w:hAnsi="Trebuchet MS"/>
          <w:noProof/>
        </w:rPr>
        <w:t xml:space="preserve"> he has done</w:t>
      </w:r>
      <w:del w:id="149" w:author="Author">
        <w:r w:rsidRPr="001C1D22">
          <w:rPr>
            <w:rFonts w:ascii="Trebuchet MS" w:hAnsi="Trebuchet MS"/>
            <w:noProof/>
          </w:rPr>
          <w:delText>, so it</w:delText>
        </w:r>
      </w:del>
      <w:r w:rsidRPr="001C1D22">
        <w:rPr>
          <w:rFonts w:ascii="Trebuchet MS" w:hAnsi="Trebuchet MS"/>
          <w:noProof/>
        </w:rPr>
        <w:t xml:space="preserve"> should be done to him. </w:t>
      </w:r>
      <w:r w:rsidRPr="001C1D22">
        <w:rPr>
          <w:rFonts w:ascii="Trebuchet MS" w:hAnsi="Trebuchet MS"/>
          <w:b/>
          <w:noProof/>
        </w:rPr>
        <w:t xml:space="preserve">24:20 </w:t>
      </w:r>
      <w:r w:rsidRPr="001C1D22">
        <w:rPr>
          <w:rFonts w:ascii="Trebuchet MS" w:hAnsi="Trebuchet MS"/>
          <w:noProof/>
        </w:rPr>
        <w:t>Fracture for fracture, eye for eye, tooth for tooth</w:t>
      </w:r>
      <w:del w:id="150" w:author="Author">
        <w:r w:rsidRPr="001C1D22">
          <w:rPr>
            <w:rFonts w:ascii="Trebuchet MS" w:hAnsi="Trebuchet MS"/>
            <w:noProof/>
          </w:rPr>
          <w:delText>;</w:delText>
        </w:r>
      </w:del>
      <w:ins w:id="151" w:author="Author">
        <w:r w:rsidRPr="001C1D22">
          <w:rPr>
            <w:rFonts w:ascii="Trebuchet MS" w:hAnsi="Trebuchet MS"/>
            <w:noProof/>
          </w:rPr>
          <w:t>,</w:t>
        </w:r>
      </w:ins>
      <w:r w:rsidRPr="001C1D22">
        <w:rPr>
          <w:rFonts w:ascii="Trebuchet MS" w:hAnsi="Trebuchet MS"/>
          <w:noProof/>
        </w:rPr>
        <w:t xml:space="preserve"> the same sort of </w:t>
      </w:r>
      <w:del w:id="152" w:author="Author">
        <w:r w:rsidRPr="001C1D22">
          <w:rPr>
            <w:rFonts w:ascii="Trebuchet MS" w:hAnsi="Trebuchet MS"/>
            <w:noProof/>
          </w:rPr>
          <w:delText>defect</w:delText>
        </w:r>
      </w:del>
      <w:ins w:id="153" w:author="Author">
        <w:r w:rsidRPr="001C1D22">
          <w:rPr>
            <w:rFonts w:ascii="Trebuchet MS" w:hAnsi="Trebuchet MS"/>
            <w:noProof/>
          </w:rPr>
          <w:t>injury</w:t>
        </w:r>
      </w:ins>
      <w:r w:rsidRPr="001C1D22">
        <w:rPr>
          <w:rFonts w:ascii="Trebuchet MS" w:hAnsi="Trebuchet MS"/>
          <w:noProof/>
        </w:rPr>
        <w:t xml:space="preserve"> he </w:t>
      </w:r>
      <w:del w:id="154" w:author="Author">
        <w:r w:rsidRPr="001C1D22">
          <w:rPr>
            <w:rFonts w:ascii="Trebuchet MS" w:hAnsi="Trebuchet MS"/>
            <w:noProof/>
          </w:rPr>
          <w:delText>may cause in the man, that is what</w:delText>
        </w:r>
      </w:del>
      <w:ins w:id="155" w:author="Author">
        <w:r w:rsidRPr="001C1D22">
          <w:rPr>
            <w:rFonts w:ascii="Trebuchet MS" w:hAnsi="Trebuchet MS"/>
            <w:noProof/>
          </w:rPr>
          <w:t>inflicted</w:t>
        </w:r>
      </w:ins>
      <w:r w:rsidRPr="001C1D22">
        <w:rPr>
          <w:rFonts w:ascii="Trebuchet MS" w:hAnsi="Trebuchet MS"/>
          <w:noProof/>
        </w:rPr>
        <w:t xml:space="preserve"> should be </w:t>
      </w:r>
      <w:del w:id="156" w:author="Author">
        <w:r w:rsidRPr="001C1D22">
          <w:rPr>
            <w:rFonts w:ascii="Trebuchet MS" w:hAnsi="Trebuchet MS"/>
            <w:noProof/>
          </w:rPr>
          <w:delText>caused in</w:delText>
        </w:r>
      </w:del>
      <w:ins w:id="157" w:author="Author">
        <w:r w:rsidRPr="001C1D22">
          <w:rPr>
            <w:rFonts w:ascii="Trebuchet MS" w:hAnsi="Trebuchet MS"/>
            <w:noProof/>
          </w:rPr>
          <w:t>inflicted on</w:t>
        </w:r>
      </w:ins>
      <w:r w:rsidRPr="001C1D22">
        <w:rPr>
          <w:rFonts w:ascii="Trebuchet MS" w:hAnsi="Trebuchet MS"/>
          <w:noProof/>
        </w:rPr>
        <w:t xml:space="preserve"> him. </w:t>
      </w:r>
      <w:r w:rsidRPr="001C1D22">
        <w:rPr>
          <w:rFonts w:ascii="Trebuchet MS" w:hAnsi="Trebuchet MS"/>
          <w:b/>
          <w:noProof/>
        </w:rPr>
        <w:t xml:space="preserve">24:21 </w:t>
      </w:r>
      <w:del w:id="158" w:author="Author">
        <w:r w:rsidRPr="001C1D22">
          <w:rPr>
            <w:rFonts w:ascii="Trebuchet MS" w:hAnsi="Trebuchet MS"/>
            <w:noProof/>
          </w:rPr>
          <w:delText>And the fatal striker of a beast</w:delText>
        </w:r>
      </w:del>
      <w:ins w:id="159" w:author="Author">
        <w:r w:rsidRPr="001C1D22">
          <w:rPr>
            <w:rFonts w:ascii="Trebuchet MS" w:hAnsi="Trebuchet MS"/>
            <w:noProof/>
          </w:rPr>
          <w:t>The man who strikes and kills an animal</w:t>
        </w:r>
      </w:ins>
      <w:r w:rsidRPr="001C1D22">
        <w:rPr>
          <w:rFonts w:ascii="Trebuchet MS" w:hAnsi="Trebuchet MS"/>
          <w:noProof/>
        </w:rPr>
        <w:t xml:space="preserve"> should make compensation for it, but the </w:t>
      </w:r>
      <w:del w:id="160" w:author="Author">
        <w:r w:rsidRPr="001C1D22">
          <w:rPr>
            <w:rFonts w:ascii="Trebuchet MS" w:hAnsi="Trebuchet MS"/>
            <w:noProof/>
          </w:rPr>
          <w:delText>fatal striker of</w:delText>
        </w:r>
      </w:del>
      <w:ins w:id="161" w:author="Author">
        <w:r w:rsidRPr="001C1D22">
          <w:rPr>
            <w:rFonts w:ascii="Trebuchet MS" w:hAnsi="Trebuchet MS"/>
            <w:noProof/>
          </w:rPr>
          <w:t>one who strikes and kills</w:t>
        </w:r>
      </w:ins>
      <w:r w:rsidRPr="001C1D22">
        <w:rPr>
          <w:rFonts w:ascii="Trebuchet MS" w:hAnsi="Trebuchet MS"/>
          <w:noProof/>
        </w:rPr>
        <w:t xml:space="preserve"> a man should be put to death.</w:t>
      </w:r>
    </w:p>
    <w:p w:rsidR="00734E93" w:rsidRPr="001C1D22" w:rsidRDefault="00734E93" w:rsidP="00734E93">
      <w:pPr>
        <w:rPr>
          <w:rFonts w:ascii="Trebuchet MS" w:hAnsi="Trebuchet MS"/>
          <w:noProof/>
        </w:rPr>
      </w:pPr>
      <w:r w:rsidRPr="001C1D22">
        <w:rPr>
          <w:rFonts w:ascii="Trebuchet MS" w:hAnsi="Trebuchet MS"/>
          <w:b/>
        </w:rPr>
        <w:t xml:space="preserve">24:22 </w:t>
      </w:r>
      <w:r w:rsidRPr="001C1D22">
        <w:rPr>
          <w:rFonts w:ascii="Trebuchet MS" w:hAnsi="Trebuchet MS"/>
          <w:noProof/>
        </w:rPr>
        <w:t xml:space="preserve">“‘One judicial decision </w:t>
      </w:r>
      <w:del w:id="162" w:author="Author">
        <w:r w:rsidRPr="001C1D22">
          <w:rPr>
            <w:rFonts w:ascii="Trebuchet MS" w:hAnsi="Trebuchet MS"/>
            <w:noProof/>
          </w:rPr>
          <w:delText>should hold good</w:delText>
        </w:r>
      </w:del>
      <w:ins w:id="163" w:author="Author">
        <w:r w:rsidRPr="001C1D22">
          <w:rPr>
            <w:rFonts w:ascii="Trebuchet MS" w:hAnsi="Trebuchet MS"/>
            <w:noProof/>
          </w:rPr>
          <w:t>will apply</w:t>
        </w:r>
      </w:ins>
      <w:r w:rsidRPr="001C1D22">
        <w:rPr>
          <w:rFonts w:ascii="Trebuchet MS" w:hAnsi="Trebuchet MS"/>
          <w:noProof/>
        </w:rPr>
        <w:t xml:space="preserve"> for </w:t>
      </w:r>
      <w:del w:id="164" w:author="Author">
        <w:r w:rsidRPr="001C1D22">
          <w:rPr>
            <w:rFonts w:ascii="Trebuchet MS" w:hAnsi="Trebuchet MS"/>
            <w:noProof/>
            <w:u w:val="dotted"/>
          </w:rPr>
          <w:delText>YOU</w:delText>
        </w:r>
        <w:r w:rsidRPr="001C1D22">
          <w:rPr>
            <w:rFonts w:ascii="Trebuchet MS" w:hAnsi="Trebuchet MS"/>
            <w:noProof/>
          </w:rPr>
          <w:delText>. The alien</w:delText>
        </w:r>
      </w:del>
      <w:ins w:id="165" w:author="Author">
        <w:r w:rsidRPr="001C1D22">
          <w:rPr>
            <w:rFonts w:ascii="Trebuchet MS" w:hAnsi="Trebuchet MS"/>
            <w:noProof/>
          </w:rPr>
          <w:t>you, whether a foreign</w:t>
        </w:r>
      </w:ins>
      <w:r w:rsidRPr="001C1D22">
        <w:rPr>
          <w:rFonts w:ascii="Trebuchet MS" w:hAnsi="Trebuchet MS"/>
          <w:noProof/>
        </w:rPr>
        <w:t xml:space="preserve"> resident </w:t>
      </w:r>
      <w:del w:id="166" w:author="Author">
        <w:r w:rsidRPr="001C1D22">
          <w:rPr>
            <w:rFonts w:ascii="Trebuchet MS" w:hAnsi="Trebuchet MS"/>
            <w:noProof/>
          </w:rPr>
          <w:delText>should prove to be the same as the</w:delText>
        </w:r>
      </w:del>
      <w:ins w:id="167" w:author="Author">
        <w:r w:rsidRPr="001C1D22">
          <w:rPr>
            <w:rFonts w:ascii="Trebuchet MS" w:hAnsi="Trebuchet MS"/>
            <w:noProof/>
          </w:rPr>
          <w:t>or a</w:t>
        </w:r>
      </w:ins>
      <w:r w:rsidRPr="001C1D22">
        <w:rPr>
          <w:rFonts w:ascii="Trebuchet MS" w:hAnsi="Trebuchet MS"/>
          <w:noProof/>
        </w:rPr>
        <w:t xml:space="preserve"> native, because I am Jehovah </w:t>
      </w:r>
      <w:del w:id="168" w:author="Author">
        <w:r w:rsidRPr="001C1D22">
          <w:rPr>
            <w:rFonts w:ascii="Trebuchet MS" w:hAnsi="Trebuchet MS"/>
            <w:noProof/>
            <w:u w:val="dotted"/>
          </w:rPr>
          <w:delText>YOUR</w:delText>
        </w:r>
      </w:del>
      <w:ins w:id="169" w:author="Author">
        <w:r w:rsidRPr="001C1D22">
          <w:rPr>
            <w:rFonts w:ascii="Trebuchet MS" w:hAnsi="Trebuchet MS"/>
            <w:noProof/>
          </w:rPr>
          <w:t>your</w:t>
        </w:r>
      </w:ins>
      <w:r w:rsidRPr="001C1D22">
        <w:rPr>
          <w:rFonts w:ascii="Trebuchet MS" w:hAnsi="Trebuchet MS"/>
          <w:noProof/>
        </w:rPr>
        <w:t xml:space="preserve"> God.’”</w:t>
      </w:r>
    </w:p>
    <w:p w:rsidR="00734E93" w:rsidRPr="001C1D22" w:rsidRDefault="00734E93" w:rsidP="00734E93">
      <w:pPr>
        <w:rPr>
          <w:rFonts w:ascii="Trebuchet MS" w:hAnsi="Trebuchet MS"/>
          <w:noProof/>
        </w:rPr>
      </w:pPr>
      <w:r w:rsidRPr="001C1D22">
        <w:rPr>
          <w:rFonts w:ascii="Trebuchet MS" w:hAnsi="Trebuchet MS"/>
          <w:b/>
        </w:rPr>
        <w:t xml:space="preserve">24:23 </w:t>
      </w:r>
      <w:del w:id="170" w:author="Author">
        <w:r w:rsidRPr="001C1D22">
          <w:rPr>
            <w:rFonts w:ascii="Trebuchet MS" w:hAnsi="Trebuchet MS"/>
            <w:noProof/>
          </w:rPr>
          <w:delText xml:space="preserve">After that </w:delText>
        </w:r>
      </w:del>
      <w:r w:rsidRPr="001C1D22">
        <w:rPr>
          <w:rFonts w:ascii="Trebuchet MS" w:hAnsi="Trebuchet MS"/>
          <w:noProof/>
        </w:rPr>
        <w:t xml:space="preserve">Moses </w:t>
      </w:r>
      <w:ins w:id="171" w:author="Author">
        <w:r w:rsidRPr="001C1D22">
          <w:rPr>
            <w:rFonts w:ascii="Trebuchet MS" w:hAnsi="Trebuchet MS"/>
            <w:noProof/>
          </w:rPr>
          <w:t xml:space="preserve">then </w:t>
        </w:r>
      </w:ins>
      <w:r w:rsidRPr="001C1D22">
        <w:rPr>
          <w:rFonts w:ascii="Trebuchet MS" w:hAnsi="Trebuchet MS"/>
          <w:noProof/>
        </w:rPr>
        <w:t xml:space="preserve">spoke to the </w:t>
      </w:r>
      <w:del w:id="172" w:author="Author">
        <w:r w:rsidRPr="001C1D22">
          <w:rPr>
            <w:rFonts w:ascii="Trebuchet MS" w:hAnsi="Trebuchet MS"/>
            <w:noProof/>
          </w:rPr>
          <w:delText>sons of Israel</w:delText>
        </w:r>
      </w:del>
      <w:ins w:id="173" w:author="Author">
        <w:r w:rsidRPr="001C1D22">
          <w:rPr>
            <w:rFonts w:ascii="Trebuchet MS" w:hAnsi="Trebuchet MS"/>
            <w:noProof/>
          </w:rPr>
          <w:t>Israelites</w:t>
        </w:r>
      </w:ins>
      <w:r w:rsidRPr="001C1D22">
        <w:rPr>
          <w:rFonts w:ascii="Trebuchet MS" w:hAnsi="Trebuchet MS"/>
          <w:noProof/>
        </w:rPr>
        <w:t xml:space="preserve">, and they brought </w:t>
      </w:r>
      <w:del w:id="174" w:author="Author">
        <w:r w:rsidRPr="001C1D22">
          <w:rPr>
            <w:rFonts w:ascii="Trebuchet MS" w:hAnsi="Trebuchet MS"/>
            <w:noProof/>
          </w:rPr>
          <w:delText xml:space="preserve">forth </w:delText>
        </w:r>
      </w:del>
      <w:r w:rsidRPr="001C1D22">
        <w:rPr>
          <w:rFonts w:ascii="Trebuchet MS" w:hAnsi="Trebuchet MS"/>
          <w:noProof/>
        </w:rPr>
        <w:t xml:space="preserve">the one who </w:t>
      </w:r>
      <w:del w:id="175" w:author="Author">
        <w:r w:rsidRPr="001C1D22">
          <w:rPr>
            <w:rFonts w:ascii="Trebuchet MS" w:hAnsi="Trebuchet MS"/>
            <w:noProof/>
          </w:rPr>
          <w:delText>had called down evil</w:delText>
        </w:r>
      </w:del>
      <w:ins w:id="176" w:author="Author">
        <w:r w:rsidRPr="001C1D22">
          <w:rPr>
            <w:rFonts w:ascii="Trebuchet MS" w:hAnsi="Trebuchet MS"/>
            <w:noProof/>
          </w:rPr>
          <w:t>uttered the curse</w:t>
        </w:r>
      </w:ins>
      <w:r w:rsidRPr="001C1D22">
        <w:rPr>
          <w:rFonts w:ascii="Trebuchet MS" w:hAnsi="Trebuchet MS"/>
          <w:noProof/>
        </w:rPr>
        <w:t xml:space="preserve"> to the outside of the camp, and they </w:t>
      </w:r>
      <w:del w:id="177" w:author="Author">
        <w:r w:rsidRPr="001C1D22">
          <w:rPr>
            <w:rFonts w:ascii="Trebuchet MS" w:hAnsi="Trebuchet MS"/>
            <w:noProof/>
          </w:rPr>
          <w:delText>pelted</w:delText>
        </w:r>
      </w:del>
      <w:ins w:id="178" w:author="Author">
        <w:r w:rsidRPr="001C1D22">
          <w:rPr>
            <w:rFonts w:ascii="Trebuchet MS" w:hAnsi="Trebuchet MS"/>
            <w:noProof/>
          </w:rPr>
          <w:t>stoned</w:t>
        </w:r>
      </w:ins>
      <w:r w:rsidRPr="001C1D22">
        <w:rPr>
          <w:rFonts w:ascii="Trebuchet MS" w:hAnsi="Trebuchet MS"/>
          <w:noProof/>
        </w:rPr>
        <w:t xml:space="preserve"> him</w:t>
      </w:r>
      <w:del w:id="179" w:author="Author">
        <w:r w:rsidRPr="001C1D22">
          <w:rPr>
            <w:rFonts w:ascii="Trebuchet MS" w:hAnsi="Trebuchet MS"/>
            <w:noProof/>
          </w:rPr>
          <w:delText xml:space="preserve"> with stones</w:delText>
        </w:r>
      </w:del>
      <w:r w:rsidRPr="001C1D22">
        <w:rPr>
          <w:rFonts w:ascii="Trebuchet MS" w:hAnsi="Trebuchet MS"/>
          <w:noProof/>
        </w:rPr>
        <w:t xml:space="preserve">. Thus the </w:t>
      </w:r>
      <w:del w:id="180" w:author="Author">
        <w:r w:rsidRPr="001C1D22">
          <w:rPr>
            <w:rFonts w:ascii="Trebuchet MS" w:hAnsi="Trebuchet MS"/>
            <w:noProof/>
          </w:rPr>
          <w:delText>sons of Israel</w:delText>
        </w:r>
      </w:del>
      <w:ins w:id="181" w:author="Author">
        <w:r w:rsidRPr="001C1D22">
          <w:rPr>
            <w:rFonts w:ascii="Trebuchet MS" w:hAnsi="Trebuchet MS"/>
            <w:noProof/>
          </w:rPr>
          <w:t>Israelites</w:t>
        </w:r>
      </w:ins>
      <w:r w:rsidRPr="001C1D22">
        <w:rPr>
          <w:rFonts w:ascii="Trebuchet MS" w:hAnsi="Trebuchet MS"/>
          <w:noProof/>
        </w:rPr>
        <w:t xml:space="preserve"> did just as Jehovah had commanded Moses.</w:t>
      </w:r>
    </w:p>
    <w:p w:rsidR="00734E93" w:rsidRPr="001C1D22" w:rsidRDefault="00734E93" w:rsidP="00734E93">
      <w:pPr>
        <w:rPr>
          <w:rFonts w:ascii="Trebuchet MS" w:hAnsi="Trebuchet MS"/>
          <w:b/>
        </w:rPr>
      </w:pPr>
    </w:p>
    <w:p w:rsidR="00762BCB" w:rsidRPr="00734E93" w:rsidRDefault="00762BCB" w:rsidP="00734E93"/>
    <w:sectPr w:rsidR="00762BCB" w:rsidRPr="00734E93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6BF1" w:rsidRDefault="001F6BF1">
      <w:r>
        <w:separator/>
      </w:r>
    </w:p>
  </w:endnote>
  <w:endnote w:type="continuationSeparator" w:id="0">
    <w:p w:rsidR="001F6BF1" w:rsidRDefault="001F6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6BF1" w:rsidRDefault="001F6BF1">
      <w:r>
        <w:separator/>
      </w:r>
    </w:p>
  </w:footnote>
  <w:footnote w:type="continuationSeparator" w:id="0">
    <w:p w:rsidR="001F6BF1" w:rsidRDefault="001F6BF1">
      <w:r>
        <w:continuationSeparator/>
      </w:r>
    </w:p>
  </w:footnote>
  <w:footnote w:id="1">
    <w:p w:rsidR="00734E93" w:rsidRPr="001C1D22" w:rsidRDefault="00734E93" w:rsidP="001C1D22">
      <w:pPr>
        <w:pStyle w:val="FootnoteText"/>
        <w:spacing w:after="96"/>
        <w:ind w:firstLine="288"/>
        <w:rPr>
          <w:ins w:id="29" w:author="Author"/>
        </w:rPr>
      </w:pPr>
      <w:ins w:id="30" w:author="Author">
        <w:r w:rsidRPr="001C1D22">
          <w:rPr>
            <w:rStyle w:val="FootnoteReference"/>
          </w:rPr>
          <w:footnoteRef/>
        </w:r>
        <w:r w:rsidRPr="001C1D22">
          <w:t xml:space="preserve"> </w:t>
        </w:r>
        <w:r w:rsidRPr="001C1D22">
          <w:rPr>
            <w:b/>
          </w:rPr>
          <w:t xml:space="preserve">24:5 </w:t>
        </w:r>
        <w:r w:rsidRPr="001C1D22">
          <w:t>Two tenths of an ephah equaled 4.4 L (4 dry qt). See App. B14.</w:t>
        </w:r>
      </w:ins>
    </w:p>
  </w:footnote>
  <w:footnote w:id="2">
    <w:p w:rsidR="00734E93" w:rsidRPr="001C1D22" w:rsidRDefault="00734E93" w:rsidP="001C1D22">
      <w:pPr>
        <w:pStyle w:val="FootnoteText"/>
        <w:spacing w:after="96"/>
        <w:ind w:firstLine="288"/>
        <w:rPr>
          <w:ins w:id="48" w:author="Author"/>
        </w:rPr>
      </w:pPr>
      <w:ins w:id="49" w:author="Author">
        <w:r w:rsidRPr="001C1D22">
          <w:rPr>
            <w:rStyle w:val="FootnoteReference"/>
          </w:rPr>
          <w:footnoteRef/>
        </w:r>
        <w:r w:rsidRPr="001C1D22">
          <w:t xml:space="preserve"> </w:t>
        </w:r>
        <w:r w:rsidRPr="001C1D22">
          <w:rPr>
            <w:b/>
          </w:rPr>
          <w:t xml:space="preserve">24:7 </w:t>
        </w:r>
        <w:r w:rsidRPr="001C1D22">
          <w:t>Or “as a memorial (representative) portion of it.”</w:t>
        </w:r>
      </w:ins>
    </w:p>
  </w:footnote>
  <w:footnote w:id="3">
    <w:p w:rsidR="00734E93" w:rsidRPr="001C1D22" w:rsidRDefault="00734E93" w:rsidP="001C1D22">
      <w:pPr>
        <w:pStyle w:val="FootnoteText"/>
        <w:spacing w:after="96"/>
        <w:ind w:firstLine="288"/>
        <w:rPr>
          <w:ins w:id="79" w:author="Author"/>
        </w:rPr>
      </w:pPr>
      <w:ins w:id="80" w:author="Author">
        <w:r w:rsidRPr="001C1D22">
          <w:rPr>
            <w:rStyle w:val="FootnoteReference"/>
          </w:rPr>
          <w:footnoteRef/>
        </w:r>
        <w:r w:rsidRPr="001C1D22">
          <w:t xml:space="preserve"> </w:t>
        </w:r>
        <w:r w:rsidRPr="001C1D22">
          <w:rPr>
            <w:b/>
          </w:rPr>
          <w:t xml:space="preserve">24:11 </w:t>
        </w:r>
        <w:r w:rsidRPr="001C1D22">
          <w:t>That is, the name Jehovah, as indicated by vss. 15 and 16.</w:t>
        </w:r>
      </w:ins>
    </w:p>
  </w:footnote>
  <w:footnote w:id="4">
    <w:p w:rsidR="00734E93" w:rsidRPr="001C1D22" w:rsidRDefault="00734E93" w:rsidP="001C1D22">
      <w:pPr>
        <w:pStyle w:val="FootnoteText"/>
        <w:spacing w:after="96"/>
        <w:ind w:firstLine="288"/>
        <w:rPr>
          <w:ins w:id="83" w:author="Author"/>
        </w:rPr>
      </w:pPr>
      <w:ins w:id="84" w:author="Author">
        <w:r w:rsidRPr="001C1D22">
          <w:rPr>
            <w:rStyle w:val="FootnoteReference"/>
          </w:rPr>
          <w:footnoteRef/>
        </w:r>
        <w:r w:rsidRPr="001C1D22">
          <w:t xml:space="preserve"> </w:t>
        </w:r>
        <w:r w:rsidRPr="001C1D22">
          <w:rPr>
            <w:b/>
          </w:rPr>
          <w:t xml:space="preserve">24:11 </w:t>
        </w:r>
        <w:r w:rsidRPr="001C1D22">
          <w:t>Or “call down evil upon.”</w:t>
        </w:r>
      </w:ins>
    </w:p>
  </w:footnote>
  <w:footnote w:id="5">
    <w:p w:rsidR="00734E93" w:rsidRPr="001C1D22" w:rsidRDefault="00734E93" w:rsidP="001C1D22">
      <w:pPr>
        <w:pStyle w:val="FootnoteText"/>
        <w:spacing w:after="96"/>
        <w:ind w:firstLine="288"/>
        <w:rPr>
          <w:ins w:id="128" w:author="Author"/>
        </w:rPr>
      </w:pPr>
      <w:ins w:id="129" w:author="Author">
        <w:r w:rsidRPr="001C1D22">
          <w:rPr>
            <w:rStyle w:val="FootnoteReference"/>
          </w:rPr>
          <w:footnoteRef/>
        </w:r>
        <w:r w:rsidRPr="001C1D22">
          <w:t xml:space="preserve"> </w:t>
        </w:r>
        <w:r w:rsidRPr="001C1D22">
          <w:rPr>
            <w:b/>
          </w:rPr>
          <w:t xml:space="preserve">24:17 </w:t>
        </w:r>
        <w:r w:rsidRPr="001C1D22">
          <w:t>Or “fatally strikes any human soul.”</w:t>
        </w:r>
      </w:ins>
    </w:p>
  </w:footnote>
  <w:footnote w:id="6">
    <w:p w:rsidR="00734E93" w:rsidRPr="001C1D22" w:rsidRDefault="00734E93" w:rsidP="001C1D22">
      <w:pPr>
        <w:pStyle w:val="FootnoteText"/>
        <w:spacing w:after="96"/>
        <w:ind w:firstLine="288"/>
        <w:rPr>
          <w:ins w:id="133" w:author="Author"/>
        </w:rPr>
      </w:pPr>
      <w:ins w:id="134" w:author="Author">
        <w:r w:rsidRPr="001C1D22">
          <w:rPr>
            <w:rStyle w:val="FootnoteReference"/>
          </w:rPr>
          <w:footnoteRef/>
        </w:r>
        <w:r w:rsidRPr="001C1D22">
          <w:t xml:space="preserve"> </w:t>
        </w:r>
        <w:r w:rsidRPr="001C1D22">
          <w:rPr>
            <w:b/>
          </w:rPr>
          <w:t xml:space="preserve">24:18 </w:t>
        </w:r>
        <w:r w:rsidRPr="001C1D22">
          <w:t>Or “And one who fatally strikes the soul of an animal.”</w:t>
        </w:r>
      </w:ins>
    </w:p>
  </w:footnote>
  <w:footnote w:id="7">
    <w:p w:rsidR="00734E93" w:rsidRPr="001C1D22" w:rsidRDefault="00734E93" w:rsidP="001C1D22">
      <w:pPr>
        <w:pStyle w:val="FootnoteText"/>
        <w:spacing w:after="96"/>
        <w:ind w:firstLine="288"/>
        <w:rPr>
          <w:ins w:id="139" w:author="Author"/>
        </w:rPr>
      </w:pPr>
      <w:ins w:id="140" w:author="Author">
        <w:r w:rsidRPr="001C1D22">
          <w:rPr>
            <w:rStyle w:val="FootnoteReference"/>
          </w:rPr>
          <w:footnoteRef/>
        </w:r>
        <w:r w:rsidRPr="001C1D22">
          <w:t xml:space="preserve"> </w:t>
        </w:r>
        <w:r w:rsidRPr="001C1D22">
          <w:rPr>
            <w:b/>
          </w:rPr>
          <w:t xml:space="preserve">24:18 </w:t>
        </w:r>
        <w:r w:rsidRPr="001C1D22">
          <w:t>Or “soul for soul.”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721FB">
        <w:t>Leviticus Chapter 24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721FB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721FB">
      <w:rPr>
        <w:noProof/>
        <w:snapToGrid w:val="0"/>
      </w:rPr>
      <w:t>Leviticus 24.Revised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0721FB">
        <w:t>Leviticus Chapter 24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721FB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721FB">
      <w:rPr>
        <w:noProof/>
        <w:snapToGrid w:val="0"/>
      </w:rPr>
      <w:t>Leviticus 24.Revised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721FB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721F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721FB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721FB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F1"/>
    <w:rsid w:val="000721FB"/>
    <w:rsid w:val="001F6BF1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34E93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4FA338C-971C-4205-9CAE-633FBEF903B6}"/>
  <w:attachedTemplate r:id="R0f5eb4455c2a46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34E93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4E93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34E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f5eb4455c2a46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771</ap:Words>
  <ap:Characters>3404</ap:Characters>
  <ap:Application>Microsoft Office Word</ap:Application>
  <ap:DocSecurity>0</ap:DocSecurity>
  <ap:Lines>58</ap:Lines>
  <ap:Paragraphs>12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4163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24</dc:title>
  <dc:subject/>
  <dc:creator>Miriam Abela</dc:creator>
  <cp:keywords/>
  <dc:description/>
  <cp:lastModifiedBy>Abela, Miriam</cp:lastModifiedBy>
  <cp:revision>3</cp:revision>
  <dcterms:created xsi:type="dcterms:W3CDTF">2020-11-30T14:50:00Z</dcterms:created>
  <dcterms:modified xsi:type="dcterms:W3CDTF">2020-11-30T14:50:00Z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24.docx</vt:lpwstr>
  </property>
  <property fmtid="{D5CDD505-2E9C-101B-9397-08002B2CF9AE}" pid="9" name="_TranslationDocumentId">
    <vt:i4>19444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3024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