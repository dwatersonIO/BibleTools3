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970" w:rsidRPr="001049A2" w:rsidRDefault="004C5970" w:rsidP="004C5970">
      <w:pPr>
        <w:rPr>
          <w:rFonts w:ascii="Trebuchet MS" w:hAnsi="Trebuchet MS"/>
          <w:noProof/>
        </w:rPr>
      </w:pPr>
      <w:bookmarkStart w:id="0" w:name="_GoBack"/>
      <w:bookmarkEnd w:id="0"/>
      <w:r w:rsidRPr="001049A2">
        <w:rPr>
          <w:rFonts w:ascii="Trebuchet MS" w:hAnsi="Trebuchet MS"/>
          <w:b/>
        </w:rPr>
        <w:t xml:space="preserve">10:1 </w:t>
      </w:r>
      <w:r w:rsidRPr="001049A2">
        <w:rPr>
          <w:rFonts w:ascii="Trebuchet MS" w:hAnsi="Trebuchet MS"/>
          <w:noProof/>
        </w:rPr>
        <w:t xml:space="preserve">Later </w:t>
      </w:r>
      <w:del w:id="1" w:author="Author">
        <w:r w:rsidRPr="001049A2">
          <w:rPr>
            <w:rFonts w:ascii="Trebuchet MS" w:hAnsi="Trebuchet MS"/>
            <w:noProof/>
          </w:rPr>
          <w:delText xml:space="preserve">on </w:delText>
        </w:r>
      </w:del>
      <w:r w:rsidRPr="001049A2">
        <w:rPr>
          <w:rFonts w:ascii="Trebuchet MS" w:hAnsi="Trebuchet MS"/>
          <w:noProof/>
        </w:rPr>
        <w:t xml:space="preserve">Aaron’s sons Na′dab and A·bi′hu </w:t>
      </w:r>
      <w:ins w:id="2" w:author="Author">
        <w:r w:rsidRPr="001049A2">
          <w:rPr>
            <w:rFonts w:ascii="Trebuchet MS" w:hAnsi="Trebuchet MS"/>
            <w:noProof/>
          </w:rPr>
          <w:t xml:space="preserve">each </w:t>
        </w:r>
      </w:ins>
      <w:r w:rsidRPr="001049A2">
        <w:rPr>
          <w:rFonts w:ascii="Trebuchet MS" w:hAnsi="Trebuchet MS"/>
          <w:noProof/>
        </w:rPr>
        <w:t xml:space="preserve">took </w:t>
      </w:r>
      <w:del w:id="3" w:author="Author">
        <w:r w:rsidRPr="001049A2">
          <w:rPr>
            <w:rFonts w:ascii="Trebuchet MS" w:hAnsi="Trebuchet MS"/>
            <w:noProof/>
          </w:rPr>
          <w:delText xml:space="preserve">up and brought each one </w:delText>
        </w:r>
      </w:del>
      <w:r w:rsidRPr="001049A2">
        <w:rPr>
          <w:rFonts w:ascii="Trebuchet MS" w:hAnsi="Trebuchet MS"/>
          <w:noProof/>
        </w:rPr>
        <w:t xml:space="preserve">his fire holder and put fire in </w:t>
      </w:r>
      <w:del w:id="4" w:author="Author">
        <w:r w:rsidRPr="001049A2">
          <w:rPr>
            <w:rFonts w:ascii="Trebuchet MS" w:hAnsi="Trebuchet MS"/>
            <w:noProof/>
          </w:rPr>
          <w:delText>them</w:delText>
        </w:r>
      </w:del>
      <w:ins w:id="5" w:author="Author">
        <w:r w:rsidRPr="001049A2">
          <w:rPr>
            <w:rFonts w:ascii="Trebuchet MS" w:hAnsi="Trebuchet MS"/>
            <w:noProof/>
          </w:rPr>
          <w:t>it</w:t>
        </w:r>
      </w:ins>
      <w:r w:rsidRPr="001049A2">
        <w:rPr>
          <w:rFonts w:ascii="Trebuchet MS" w:hAnsi="Trebuchet MS"/>
          <w:noProof/>
        </w:rPr>
        <w:t xml:space="preserve"> and placed incense </w:t>
      </w:r>
      <w:del w:id="6" w:author="Author">
        <w:r w:rsidRPr="001049A2">
          <w:rPr>
            <w:rFonts w:ascii="Trebuchet MS" w:hAnsi="Trebuchet MS"/>
            <w:noProof/>
          </w:rPr>
          <w:delText>upon</w:delText>
        </w:r>
      </w:del>
      <w:ins w:id="7" w:author="Author">
        <w:r w:rsidRPr="001049A2">
          <w:rPr>
            <w:rFonts w:ascii="Trebuchet MS" w:hAnsi="Trebuchet MS"/>
            <w:noProof/>
          </w:rPr>
          <w:t>on</w:t>
        </w:r>
      </w:ins>
      <w:r w:rsidRPr="001049A2">
        <w:rPr>
          <w:rFonts w:ascii="Trebuchet MS" w:hAnsi="Trebuchet MS"/>
          <w:noProof/>
        </w:rPr>
        <w:t xml:space="preserve"> it</w:t>
      </w:r>
      <w:del w:id="8" w:author="Author">
        <w:r w:rsidRPr="001049A2">
          <w:rPr>
            <w:rFonts w:ascii="Trebuchet MS" w:hAnsi="Trebuchet MS"/>
            <w:noProof/>
          </w:rPr>
          <w:delText>, and</w:delText>
        </w:r>
      </w:del>
      <w:ins w:id="9" w:author="Author">
        <w:r w:rsidRPr="001049A2">
          <w:rPr>
            <w:rFonts w:ascii="Trebuchet MS" w:hAnsi="Trebuchet MS"/>
            <w:noProof/>
          </w:rPr>
          <w:t>. Then</w:t>
        </w:r>
      </w:ins>
      <w:r w:rsidRPr="001049A2">
        <w:rPr>
          <w:rFonts w:ascii="Trebuchet MS" w:hAnsi="Trebuchet MS"/>
          <w:noProof/>
        </w:rPr>
        <w:t xml:space="preserve"> they began offering before Jehovah </w:t>
      </w:r>
      <w:del w:id="10" w:author="Author">
        <w:r w:rsidRPr="001049A2">
          <w:rPr>
            <w:rFonts w:ascii="Trebuchet MS" w:hAnsi="Trebuchet MS"/>
            <w:noProof/>
          </w:rPr>
          <w:delText>illegitimate</w:delText>
        </w:r>
      </w:del>
      <w:ins w:id="11" w:author="Author">
        <w:r w:rsidRPr="001049A2">
          <w:rPr>
            <w:rFonts w:ascii="Trebuchet MS" w:hAnsi="Trebuchet MS"/>
            <w:noProof/>
          </w:rPr>
          <w:t>unauthorized</w:t>
        </w:r>
      </w:ins>
      <w:r w:rsidRPr="001049A2">
        <w:rPr>
          <w:rFonts w:ascii="Trebuchet MS" w:hAnsi="Trebuchet MS"/>
          <w:noProof/>
        </w:rPr>
        <w:t xml:space="preserve"> fire, which he had not </w:t>
      </w:r>
      <w:del w:id="12" w:author="Author">
        <w:r w:rsidRPr="001049A2">
          <w:rPr>
            <w:rFonts w:ascii="Trebuchet MS" w:hAnsi="Trebuchet MS"/>
            <w:noProof/>
          </w:rPr>
          <w:delText>prescribed for</w:delText>
        </w:r>
      </w:del>
      <w:ins w:id="13" w:author="Author">
        <w:r w:rsidRPr="001049A2">
          <w:rPr>
            <w:rFonts w:ascii="Trebuchet MS" w:hAnsi="Trebuchet MS"/>
            <w:noProof/>
          </w:rPr>
          <w:t>commanded</w:t>
        </w:r>
      </w:ins>
      <w:r w:rsidRPr="001049A2">
        <w:rPr>
          <w:rFonts w:ascii="Trebuchet MS" w:hAnsi="Trebuchet MS"/>
          <w:noProof/>
        </w:rPr>
        <w:t xml:space="preserve"> them</w:t>
      </w:r>
      <w:ins w:id="14" w:author="Author">
        <w:r w:rsidRPr="001049A2">
          <w:rPr>
            <w:rFonts w:ascii="Trebuchet MS" w:hAnsi="Trebuchet MS"/>
            <w:noProof/>
          </w:rPr>
          <w:t xml:space="preserve"> to do</w:t>
        </w:r>
      </w:ins>
      <w:r w:rsidRPr="001049A2">
        <w:rPr>
          <w:rFonts w:ascii="Trebuchet MS" w:hAnsi="Trebuchet MS"/>
          <w:noProof/>
        </w:rPr>
        <w:t xml:space="preserve">. </w:t>
      </w:r>
      <w:r w:rsidRPr="001049A2">
        <w:rPr>
          <w:rFonts w:ascii="Trebuchet MS" w:hAnsi="Trebuchet MS"/>
          <w:b/>
          <w:noProof/>
        </w:rPr>
        <w:t xml:space="preserve">10:2 </w:t>
      </w:r>
      <w:r w:rsidRPr="001049A2">
        <w:rPr>
          <w:rFonts w:ascii="Trebuchet MS" w:hAnsi="Trebuchet MS"/>
          <w:noProof/>
        </w:rPr>
        <w:t xml:space="preserve">At this a fire came out from before Jehovah and consumed them, so that they died before Jehovah. </w:t>
      </w:r>
      <w:r w:rsidRPr="001049A2">
        <w:rPr>
          <w:rFonts w:ascii="Trebuchet MS" w:hAnsi="Trebuchet MS"/>
          <w:b/>
          <w:noProof/>
        </w:rPr>
        <w:t xml:space="preserve">10:3 </w:t>
      </w:r>
      <w:r w:rsidRPr="001049A2">
        <w:rPr>
          <w:rFonts w:ascii="Trebuchet MS" w:hAnsi="Trebuchet MS"/>
          <w:noProof/>
        </w:rPr>
        <w:t xml:space="preserve">Then Moses said to Aaron: “This is what Jehovah has </w:t>
      </w:r>
      <w:del w:id="15" w:author="Author">
        <w:r w:rsidRPr="001049A2">
          <w:rPr>
            <w:rFonts w:ascii="Trebuchet MS" w:hAnsi="Trebuchet MS"/>
            <w:noProof/>
          </w:rPr>
          <w:delText>spoken, saying, ‘Among</w:delText>
        </w:r>
      </w:del>
      <w:ins w:id="16" w:author="Author">
        <w:r w:rsidRPr="001049A2">
          <w:rPr>
            <w:rFonts w:ascii="Trebuchet MS" w:hAnsi="Trebuchet MS"/>
            <w:noProof/>
          </w:rPr>
          <w:t>said, ‘I will be made holy among</w:t>
        </w:r>
      </w:ins>
      <w:r w:rsidRPr="001049A2">
        <w:rPr>
          <w:rFonts w:ascii="Trebuchet MS" w:hAnsi="Trebuchet MS"/>
          <w:noProof/>
        </w:rPr>
        <w:t xml:space="preserve"> those near to me</w:t>
      </w:r>
      <w:del w:id="17" w:author="Author">
        <w:r w:rsidRPr="001049A2">
          <w:rPr>
            <w:rFonts w:ascii="Trebuchet MS" w:hAnsi="Trebuchet MS"/>
            <w:noProof/>
          </w:rPr>
          <w:delText xml:space="preserve"> let me be sanctified</w:delText>
        </w:r>
      </w:del>
      <w:r w:rsidRPr="001049A2">
        <w:rPr>
          <w:rFonts w:ascii="Trebuchet MS" w:hAnsi="Trebuchet MS"/>
          <w:noProof/>
        </w:rPr>
        <w:t xml:space="preserve">, and </w:t>
      </w:r>
      <w:ins w:id="18" w:author="Author">
        <w:r w:rsidRPr="001049A2">
          <w:rPr>
            <w:rFonts w:ascii="Trebuchet MS" w:hAnsi="Trebuchet MS"/>
            <w:noProof/>
          </w:rPr>
          <w:t xml:space="preserve">I will be glorified </w:t>
        </w:r>
      </w:ins>
      <w:r w:rsidRPr="001049A2">
        <w:rPr>
          <w:rFonts w:ascii="Trebuchet MS" w:hAnsi="Trebuchet MS"/>
          <w:noProof/>
        </w:rPr>
        <w:t xml:space="preserve">before </w:t>
      </w:r>
      <w:del w:id="19" w:author="Author">
        <w:r w:rsidRPr="001049A2">
          <w:rPr>
            <w:rFonts w:ascii="Trebuchet MS" w:hAnsi="Trebuchet MS"/>
            <w:noProof/>
          </w:rPr>
          <w:delText xml:space="preserve">the face of </w:delText>
        </w:r>
      </w:del>
      <w:r w:rsidRPr="001049A2">
        <w:rPr>
          <w:rFonts w:ascii="Trebuchet MS" w:hAnsi="Trebuchet MS"/>
          <w:noProof/>
        </w:rPr>
        <w:t>all the people</w:t>
      </w:r>
      <w:del w:id="20" w:author="Author">
        <w:r w:rsidRPr="001049A2">
          <w:rPr>
            <w:rFonts w:ascii="Trebuchet MS" w:hAnsi="Trebuchet MS"/>
            <w:noProof/>
          </w:rPr>
          <w:delText xml:space="preserve"> let me be glorified</w:delText>
        </w:r>
      </w:del>
      <w:r w:rsidRPr="001049A2">
        <w:rPr>
          <w:rFonts w:ascii="Trebuchet MS" w:hAnsi="Trebuchet MS"/>
          <w:noProof/>
        </w:rPr>
        <w:t>.’” And Aaron kept silent.</w:t>
      </w:r>
    </w:p>
    <w:p w:rsidR="004C5970" w:rsidRPr="001049A2" w:rsidRDefault="004C5970" w:rsidP="004C5970">
      <w:pPr>
        <w:rPr>
          <w:rFonts w:ascii="Trebuchet MS" w:hAnsi="Trebuchet MS"/>
          <w:noProof/>
        </w:rPr>
      </w:pPr>
      <w:r w:rsidRPr="001049A2">
        <w:rPr>
          <w:rFonts w:ascii="Trebuchet MS" w:hAnsi="Trebuchet MS"/>
          <w:b/>
        </w:rPr>
        <w:t xml:space="preserve">10:4 </w:t>
      </w:r>
      <w:r w:rsidRPr="001049A2">
        <w:rPr>
          <w:rFonts w:ascii="Trebuchet MS" w:hAnsi="Trebuchet MS"/>
          <w:noProof/>
        </w:rPr>
        <w:t xml:space="preserve">So Moses called Mish′a·el and El·za′phan, the sons of Uz′zi·el, Aaron’s uncle, and said to them: “Come </w:t>
      </w:r>
      <w:del w:id="21" w:author="Author">
        <w:r w:rsidRPr="001049A2">
          <w:rPr>
            <w:rFonts w:ascii="Trebuchet MS" w:hAnsi="Trebuchet MS"/>
            <w:noProof/>
          </w:rPr>
          <w:delText>near</w:delText>
        </w:r>
      </w:del>
      <w:ins w:id="22" w:author="Author">
        <w:r w:rsidRPr="001049A2">
          <w:rPr>
            <w:rFonts w:ascii="Trebuchet MS" w:hAnsi="Trebuchet MS"/>
            <w:noProof/>
          </w:rPr>
          <w:t>here</w:t>
        </w:r>
      </w:ins>
      <w:r w:rsidRPr="001049A2">
        <w:rPr>
          <w:rFonts w:ascii="Trebuchet MS" w:hAnsi="Trebuchet MS"/>
          <w:noProof/>
        </w:rPr>
        <w:t xml:space="preserve">, carry </w:t>
      </w:r>
      <w:del w:id="23" w:author="Author">
        <w:r w:rsidRPr="001049A2">
          <w:rPr>
            <w:rFonts w:ascii="Trebuchet MS" w:hAnsi="Trebuchet MS"/>
            <w:noProof/>
            <w:u w:val="dotted"/>
          </w:rPr>
          <w:delText>YOUR</w:delText>
        </w:r>
      </w:del>
      <w:ins w:id="24" w:author="Author">
        <w:r w:rsidRPr="001049A2">
          <w:rPr>
            <w:rFonts w:ascii="Trebuchet MS" w:hAnsi="Trebuchet MS"/>
            <w:noProof/>
          </w:rPr>
          <w:t>your</w:t>
        </w:r>
      </w:ins>
      <w:r w:rsidRPr="001049A2">
        <w:rPr>
          <w:rFonts w:ascii="Trebuchet MS" w:hAnsi="Trebuchet MS"/>
          <w:noProof/>
        </w:rPr>
        <w:t xml:space="preserve"> brothers from in front of the holy place to </w:t>
      </w:r>
      <w:ins w:id="25" w:author="Author">
        <w:r w:rsidRPr="001049A2">
          <w:rPr>
            <w:rFonts w:ascii="Trebuchet MS" w:hAnsi="Trebuchet MS"/>
            <w:noProof/>
          </w:rPr>
          <w:t xml:space="preserve">a place </w:t>
        </w:r>
      </w:ins>
      <w:r w:rsidRPr="001049A2">
        <w:rPr>
          <w:rFonts w:ascii="Trebuchet MS" w:hAnsi="Trebuchet MS"/>
          <w:noProof/>
        </w:rPr>
        <w:t xml:space="preserve">outside the camp.” </w:t>
      </w:r>
      <w:r w:rsidRPr="001049A2">
        <w:rPr>
          <w:rFonts w:ascii="Trebuchet MS" w:hAnsi="Trebuchet MS"/>
          <w:b/>
          <w:noProof/>
        </w:rPr>
        <w:t xml:space="preserve">10:5 </w:t>
      </w:r>
      <w:del w:id="26" w:author="Author">
        <w:r w:rsidRPr="001049A2">
          <w:rPr>
            <w:rFonts w:ascii="Trebuchet MS" w:hAnsi="Trebuchet MS"/>
            <w:noProof/>
          </w:rPr>
          <w:delText>They accordingly</w:delText>
        </w:r>
      </w:del>
      <w:ins w:id="27" w:author="Author">
        <w:r w:rsidRPr="001049A2">
          <w:rPr>
            <w:rFonts w:ascii="Trebuchet MS" w:hAnsi="Trebuchet MS"/>
            <w:noProof/>
          </w:rPr>
          <w:t>So they</w:t>
        </w:r>
      </w:ins>
      <w:r w:rsidRPr="001049A2">
        <w:rPr>
          <w:rFonts w:ascii="Trebuchet MS" w:hAnsi="Trebuchet MS"/>
          <w:noProof/>
        </w:rPr>
        <w:t xml:space="preserve"> came </w:t>
      </w:r>
      <w:del w:id="28" w:author="Author">
        <w:r w:rsidRPr="001049A2">
          <w:rPr>
            <w:rFonts w:ascii="Trebuchet MS" w:hAnsi="Trebuchet MS"/>
            <w:noProof/>
          </w:rPr>
          <w:delText>near</w:delText>
        </w:r>
      </w:del>
      <w:ins w:id="29" w:author="Author">
        <w:r w:rsidRPr="001049A2">
          <w:rPr>
            <w:rFonts w:ascii="Trebuchet MS" w:hAnsi="Trebuchet MS"/>
            <w:noProof/>
          </w:rPr>
          <w:t>forward</w:t>
        </w:r>
      </w:ins>
      <w:r w:rsidRPr="001049A2">
        <w:rPr>
          <w:rFonts w:ascii="Trebuchet MS" w:hAnsi="Trebuchet MS"/>
          <w:noProof/>
        </w:rPr>
        <w:t xml:space="preserve"> and carried </w:t>
      </w:r>
      <w:del w:id="30" w:author="Author">
        <w:r w:rsidRPr="001049A2">
          <w:rPr>
            <w:rFonts w:ascii="Trebuchet MS" w:hAnsi="Trebuchet MS"/>
            <w:noProof/>
          </w:rPr>
          <w:delText>them</w:delText>
        </w:r>
      </w:del>
      <w:ins w:id="31" w:author="Author">
        <w:r w:rsidRPr="001049A2">
          <w:rPr>
            <w:rFonts w:ascii="Trebuchet MS" w:hAnsi="Trebuchet MS"/>
            <w:noProof/>
          </w:rPr>
          <w:t>the men away</w:t>
        </w:r>
      </w:ins>
      <w:r w:rsidRPr="001049A2">
        <w:rPr>
          <w:rFonts w:ascii="Trebuchet MS" w:hAnsi="Trebuchet MS"/>
          <w:noProof/>
        </w:rPr>
        <w:t xml:space="preserve"> in their robes to </w:t>
      </w:r>
      <w:ins w:id="32" w:author="Author">
        <w:r w:rsidRPr="001049A2">
          <w:rPr>
            <w:rFonts w:ascii="Trebuchet MS" w:hAnsi="Trebuchet MS"/>
            <w:noProof/>
          </w:rPr>
          <w:t xml:space="preserve">a place </w:t>
        </w:r>
      </w:ins>
      <w:r w:rsidRPr="001049A2">
        <w:rPr>
          <w:rFonts w:ascii="Trebuchet MS" w:hAnsi="Trebuchet MS"/>
          <w:noProof/>
        </w:rPr>
        <w:t xml:space="preserve">outside the camp, just as Moses had </w:t>
      </w:r>
      <w:del w:id="33" w:author="Author">
        <w:r w:rsidRPr="001049A2">
          <w:rPr>
            <w:rFonts w:ascii="Trebuchet MS" w:hAnsi="Trebuchet MS"/>
            <w:noProof/>
          </w:rPr>
          <w:delText>spoken</w:delText>
        </w:r>
      </w:del>
      <w:ins w:id="34" w:author="Author">
        <w:r w:rsidRPr="001049A2">
          <w:rPr>
            <w:rFonts w:ascii="Trebuchet MS" w:hAnsi="Trebuchet MS"/>
            <w:noProof/>
          </w:rPr>
          <w:t>told them</w:t>
        </w:r>
      </w:ins>
      <w:r w:rsidRPr="001049A2">
        <w:rPr>
          <w:rFonts w:ascii="Trebuchet MS" w:hAnsi="Trebuchet MS"/>
          <w:noProof/>
        </w:rPr>
        <w:t>.</w:t>
      </w:r>
    </w:p>
    <w:p w:rsidR="004C5970" w:rsidRPr="001049A2" w:rsidRDefault="004C5970" w:rsidP="004C5970">
      <w:pPr>
        <w:rPr>
          <w:rFonts w:ascii="Trebuchet MS" w:hAnsi="Trebuchet MS"/>
          <w:noProof/>
        </w:rPr>
      </w:pPr>
      <w:r w:rsidRPr="001049A2">
        <w:rPr>
          <w:rFonts w:ascii="Trebuchet MS" w:hAnsi="Trebuchet MS"/>
          <w:b/>
        </w:rPr>
        <w:t xml:space="preserve">10:6 </w:t>
      </w:r>
      <w:del w:id="35" w:author="Author">
        <w:r w:rsidRPr="001049A2">
          <w:rPr>
            <w:rFonts w:ascii="Trebuchet MS" w:hAnsi="Trebuchet MS"/>
            <w:noProof/>
          </w:rPr>
          <w:delText xml:space="preserve">Subsequently </w:delText>
        </w:r>
      </w:del>
      <w:r w:rsidRPr="001049A2">
        <w:rPr>
          <w:rFonts w:ascii="Trebuchet MS" w:hAnsi="Trebuchet MS"/>
          <w:noProof/>
        </w:rPr>
        <w:t xml:space="preserve">Moses </w:t>
      </w:r>
      <w:ins w:id="36" w:author="Author">
        <w:r w:rsidRPr="001049A2">
          <w:rPr>
            <w:rFonts w:ascii="Trebuchet MS" w:hAnsi="Trebuchet MS"/>
            <w:noProof/>
          </w:rPr>
          <w:t xml:space="preserve">then </w:t>
        </w:r>
      </w:ins>
      <w:r w:rsidRPr="001049A2">
        <w:rPr>
          <w:rFonts w:ascii="Trebuchet MS" w:hAnsi="Trebuchet MS"/>
          <w:noProof/>
        </w:rPr>
        <w:t xml:space="preserve">said to Aaron and </w:t>
      </w:r>
      <w:del w:id="37" w:author="Author">
        <w:r w:rsidRPr="001049A2">
          <w:rPr>
            <w:rFonts w:ascii="Trebuchet MS" w:hAnsi="Trebuchet MS"/>
            <w:noProof/>
          </w:rPr>
          <w:delText>to</w:delText>
        </w:r>
      </w:del>
      <w:ins w:id="38" w:author="Author">
        <w:r w:rsidRPr="001049A2">
          <w:rPr>
            <w:rFonts w:ascii="Trebuchet MS" w:hAnsi="Trebuchet MS"/>
            <w:noProof/>
          </w:rPr>
          <w:t>his other sons</w:t>
        </w:r>
      </w:ins>
      <w:r w:rsidRPr="001049A2">
        <w:rPr>
          <w:rFonts w:ascii="Trebuchet MS" w:hAnsi="Trebuchet MS"/>
          <w:noProof/>
        </w:rPr>
        <w:t xml:space="preserve"> El·e·a′zar and Ith′a·mar</w:t>
      </w:r>
      <w:del w:id="39" w:author="Author">
        <w:r w:rsidRPr="001049A2">
          <w:rPr>
            <w:rFonts w:ascii="Trebuchet MS" w:hAnsi="Trebuchet MS"/>
            <w:noProof/>
          </w:rPr>
          <w:delText xml:space="preserve"> his other sons</w:delText>
        </w:r>
      </w:del>
      <w:r w:rsidRPr="001049A2">
        <w:rPr>
          <w:rFonts w:ascii="Trebuchet MS" w:hAnsi="Trebuchet MS"/>
          <w:noProof/>
        </w:rPr>
        <w:t xml:space="preserve">: “Do not let </w:t>
      </w:r>
      <w:del w:id="40" w:author="Author">
        <w:r w:rsidRPr="001049A2">
          <w:rPr>
            <w:rFonts w:ascii="Trebuchet MS" w:hAnsi="Trebuchet MS"/>
            <w:noProof/>
            <w:u w:val="dotted"/>
          </w:rPr>
          <w:delText>YOUR</w:delText>
        </w:r>
      </w:del>
      <w:ins w:id="41" w:author="Author">
        <w:r w:rsidRPr="001049A2">
          <w:rPr>
            <w:rFonts w:ascii="Trebuchet MS" w:hAnsi="Trebuchet MS"/>
            <w:noProof/>
          </w:rPr>
          <w:t>your</w:t>
        </w:r>
      </w:ins>
      <w:r w:rsidRPr="001049A2">
        <w:rPr>
          <w:rFonts w:ascii="Trebuchet MS" w:hAnsi="Trebuchet MS"/>
          <w:noProof/>
        </w:rPr>
        <w:t xml:space="preserve"> heads go ungroomed</w:t>
      </w:r>
      <w:del w:id="42" w:author="Author">
        <w:r w:rsidRPr="001049A2">
          <w:rPr>
            <w:rFonts w:ascii="Trebuchet MS" w:hAnsi="Trebuchet MS"/>
            <w:noProof/>
          </w:rPr>
          <w:delText xml:space="preserve">, and </w:delText>
        </w:r>
        <w:r w:rsidRPr="001049A2">
          <w:rPr>
            <w:rFonts w:ascii="Trebuchet MS" w:hAnsi="Trebuchet MS"/>
            <w:noProof/>
            <w:u w:val="dotted"/>
          </w:rPr>
          <w:delText>YOU</w:delText>
        </w:r>
        <w:r w:rsidRPr="001049A2">
          <w:rPr>
            <w:rFonts w:ascii="Trebuchet MS" w:hAnsi="Trebuchet MS"/>
            <w:noProof/>
          </w:rPr>
          <w:delText xml:space="preserve"> must not</w:delText>
        </w:r>
      </w:del>
      <w:ins w:id="43" w:author="Author">
        <w:r w:rsidRPr="001049A2">
          <w:rPr>
            <w:rFonts w:ascii="Trebuchet MS" w:hAnsi="Trebuchet MS"/>
            <w:noProof/>
          </w:rPr>
          <w:t xml:space="preserve"> or</w:t>
        </w:r>
      </w:ins>
      <w:r w:rsidRPr="001049A2">
        <w:rPr>
          <w:rFonts w:ascii="Trebuchet MS" w:hAnsi="Trebuchet MS"/>
          <w:noProof/>
        </w:rPr>
        <w:t xml:space="preserve"> tear </w:t>
      </w:r>
      <w:del w:id="44" w:author="Author">
        <w:r w:rsidRPr="001049A2">
          <w:rPr>
            <w:rFonts w:ascii="Trebuchet MS" w:hAnsi="Trebuchet MS"/>
            <w:noProof/>
            <w:u w:val="dotted"/>
          </w:rPr>
          <w:delText>YOUR</w:delText>
        </w:r>
      </w:del>
      <w:ins w:id="45" w:author="Author">
        <w:r w:rsidRPr="001049A2">
          <w:rPr>
            <w:rFonts w:ascii="Trebuchet MS" w:hAnsi="Trebuchet MS"/>
            <w:noProof/>
          </w:rPr>
          <w:t>your</w:t>
        </w:r>
      </w:ins>
      <w:r w:rsidRPr="001049A2">
        <w:rPr>
          <w:rFonts w:ascii="Trebuchet MS" w:hAnsi="Trebuchet MS"/>
          <w:noProof/>
        </w:rPr>
        <w:t xml:space="preserve"> garments, </w:t>
      </w:r>
      <w:ins w:id="46" w:author="Author">
        <w:r w:rsidRPr="001049A2">
          <w:rPr>
            <w:rFonts w:ascii="Trebuchet MS" w:hAnsi="Trebuchet MS"/>
            <w:noProof/>
          </w:rPr>
          <w:t xml:space="preserve">so </w:t>
        </w:r>
      </w:ins>
      <w:r w:rsidRPr="001049A2">
        <w:rPr>
          <w:rFonts w:ascii="Trebuchet MS" w:hAnsi="Trebuchet MS"/>
          <w:noProof/>
        </w:rPr>
        <w:t xml:space="preserve">that </w:t>
      </w:r>
      <w:del w:id="47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48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may not die and that </w:t>
      </w:r>
      <w:del w:id="49" w:author="Author">
        <w:r w:rsidRPr="001049A2">
          <w:rPr>
            <w:rFonts w:ascii="Trebuchet MS" w:hAnsi="Trebuchet MS"/>
            <w:noProof/>
          </w:rPr>
          <w:delText>he</w:delText>
        </w:r>
      </w:del>
      <w:ins w:id="50" w:author="Author">
        <w:r w:rsidRPr="001049A2">
          <w:rPr>
            <w:rFonts w:ascii="Trebuchet MS" w:hAnsi="Trebuchet MS"/>
            <w:noProof/>
          </w:rPr>
          <w:t>God</w:t>
        </w:r>
      </w:ins>
      <w:r w:rsidRPr="001049A2">
        <w:rPr>
          <w:rFonts w:ascii="Trebuchet MS" w:hAnsi="Trebuchet MS"/>
          <w:noProof/>
        </w:rPr>
        <w:t xml:space="preserve"> may not become indignant against all the assembly</w:t>
      </w:r>
      <w:del w:id="51" w:author="Author">
        <w:r w:rsidRPr="001049A2">
          <w:rPr>
            <w:rFonts w:ascii="Trebuchet MS" w:hAnsi="Trebuchet MS"/>
            <w:noProof/>
          </w:rPr>
          <w:delText xml:space="preserve">; but </w:delText>
        </w:r>
        <w:r w:rsidRPr="001049A2">
          <w:rPr>
            <w:rFonts w:ascii="Trebuchet MS" w:hAnsi="Trebuchet MS"/>
            <w:noProof/>
            <w:u w:val="dotted"/>
          </w:rPr>
          <w:delText>YOUR</w:delText>
        </w:r>
      </w:del>
      <w:ins w:id="52" w:author="Author">
        <w:r w:rsidRPr="001049A2">
          <w:rPr>
            <w:rFonts w:ascii="Trebuchet MS" w:hAnsi="Trebuchet MS"/>
            <w:noProof/>
          </w:rPr>
          <w:t>. Your</w:t>
        </w:r>
      </w:ins>
      <w:r w:rsidRPr="001049A2">
        <w:rPr>
          <w:rFonts w:ascii="Trebuchet MS" w:hAnsi="Trebuchet MS"/>
          <w:noProof/>
        </w:rPr>
        <w:t xml:space="preserve"> brothers of the whole house of Israel will </w:t>
      </w:r>
      <w:del w:id="53" w:author="Author">
        <w:r w:rsidRPr="001049A2">
          <w:rPr>
            <w:rFonts w:ascii="Trebuchet MS" w:hAnsi="Trebuchet MS"/>
            <w:noProof/>
          </w:rPr>
          <w:delText>do the weeping</w:delText>
        </w:r>
      </w:del>
      <w:ins w:id="54" w:author="Author">
        <w:r w:rsidRPr="001049A2">
          <w:rPr>
            <w:rFonts w:ascii="Trebuchet MS" w:hAnsi="Trebuchet MS"/>
            <w:noProof/>
          </w:rPr>
          <w:t>weep</w:t>
        </w:r>
      </w:ins>
      <w:r w:rsidRPr="001049A2">
        <w:rPr>
          <w:rFonts w:ascii="Trebuchet MS" w:hAnsi="Trebuchet MS"/>
          <w:noProof/>
        </w:rPr>
        <w:t xml:space="preserve"> over </w:t>
      </w:r>
      <w:del w:id="55" w:author="Author">
        <w:r w:rsidRPr="001049A2">
          <w:rPr>
            <w:rFonts w:ascii="Trebuchet MS" w:hAnsi="Trebuchet MS"/>
            <w:noProof/>
          </w:rPr>
          <w:delText>the burning, which</w:delText>
        </w:r>
      </w:del>
      <w:ins w:id="56" w:author="Author">
        <w:r w:rsidRPr="001049A2">
          <w:rPr>
            <w:rFonts w:ascii="Trebuchet MS" w:hAnsi="Trebuchet MS"/>
            <w:noProof/>
          </w:rPr>
          <w:t>those whom</w:t>
        </w:r>
      </w:ins>
      <w:r w:rsidRPr="001049A2">
        <w:rPr>
          <w:rFonts w:ascii="Trebuchet MS" w:hAnsi="Trebuchet MS"/>
          <w:noProof/>
        </w:rPr>
        <w:t xml:space="preserve"> Jehovah has </w:t>
      </w:r>
      <w:del w:id="57" w:author="Author">
        <w:r w:rsidRPr="001049A2">
          <w:rPr>
            <w:rFonts w:ascii="Trebuchet MS" w:hAnsi="Trebuchet MS"/>
            <w:noProof/>
          </w:rPr>
          <w:delText>made burn</w:delText>
        </w:r>
      </w:del>
      <w:ins w:id="58" w:author="Author">
        <w:r w:rsidRPr="001049A2">
          <w:rPr>
            <w:rFonts w:ascii="Trebuchet MS" w:hAnsi="Trebuchet MS"/>
            <w:noProof/>
          </w:rPr>
          <w:t>killed by the fire</w:t>
        </w:r>
      </w:ins>
      <w:r w:rsidRPr="001049A2">
        <w:rPr>
          <w:rFonts w:ascii="Trebuchet MS" w:hAnsi="Trebuchet MS"/>
          <w:noProof/>
        </w:rPr>
        <w:t xml:space="preserve">. </w:t>
      </w:r>
      <w:r w:rsidRPr="001049A2">
        <w:rPr>
          <w:rFonts w:ascii="Trebuchet MS" w:hAnsi="Trebuchet MS"/>
          <w:b/>
          <w:noProof/>
        </w:rPr>
        <w:t xml:space="preserve">10:7 </w:t>
      </w:r>
      <w:del w:id="59" w:author="Author">
        <w:r w:rsidRPr="001049A2">
          <w:rPr>
            <w:rFonts w:ascii="Trebuchet MS" w:hAnsi="Trebuchet MS"/>
            <w:noProof/>
          </w:rPr>
          <w:delText xml:space="preserve">And </w:delText>
        </w:r>
      </w:del>
      <w:ins w:id="60" w:author="Author">
        <w:r w:rsidRPr="001049A2">
          <w:rPr>
            <w:rFonts w:ascii="Trebuchet MS" w:hAnsi="Trebuchet MS"/>
            <w:noProof/>
          </w:rPr>
          <w:t xml:space="preserve">You must not go out </w:t>
        </w:r>
      </w:ins>
      <w:r w:rsidRPr="001049A2">
        <w:rPr>
          <w:rFonts w:ascii="Trebuchet MS" w:hAnsi="Trebuchet MS"/>
          <w:noProof/>
        </w:rPr>
        <w:t xml:space="preserve">from the entrance of the tent of meeting </w:t>
      </w:r>
      <w:del w:id="61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  <w:r w:rsidRPr="001049A2">
          <w:rPr>
            <w:rFonts w:ascii="Trebuchet MS" w:hAnsi="Trebuchet MS"/>
            <w:noProof/>
          </w:rPr>
          <w:delText xml:space="preserve"> must not go out for fear </w:delText>
        </w:r>
        <w:r w:rsidRPr="001049A2">
          <w:rPr>
            <w:rFonts w:ascii="Trebuchet MS" w:hAnsi="Trebuchet MS"/>
            <w:noProof/>
            <w:u w:val="dotted"/>
          </w:rPr>
          <w:delText>YOU</w:delText>
        </w:r>
        <w:r w:rsidRPr="001049A2">
          <w:rPr>
            <w:rFonts w:ascii="Trebuchet MS" w:hAnsi="Trebuchet MS"/>
            <w:noProof/>
          </w:rPr>
          <w:delText xml:space="preserve"> may</w:delText>
        </w:r>
      </w:del>
      <w:ins w:id="62" w:author="Author">
        <w:r w:rsidRPr="001049A2">
          <w:rPr>
            <w:rFonts w:ascii="Trebuchet MS" w:hAnsi="Trebuchet MS"/>
            <w:noProof/>
          </w:rPr>
          <w:t>or you will</w:t>
        </w:r>
      </w:ins>
      <w:r w:rsidRPr="001049A2">
        <w:rPr>
          <w:rFonts w:ascii="Trebuchet MS" w:hAnsi="Trebuchet MS"/>
          <w:noProof/>
        </w:rPr>
        <w:t xml:space="preserve"> die, </w:t>
      </w:r>
      <w:del w:id="63" w:author="Author">
        <w:r w:rsidRPr="001049A2">
          <w:rPr>
            <w:rFonts w:ascii="Trebuchet MS" w:hAnsi="Trebuchet MS"/>
            <w:noProof/>
          </w:rPr>
          <w:delText>because</w:delText>
        </w:r>
      </w:del>
      <w:ins w:id="64" w:author="Author">
        <w:r w:rsidRPr="001049A2">
          <w:rPr>
            <w:rFonts w:ascii="Trebuchet MS" w:hAnsi="Trebuchet MS"/>
            <w:noProof/>
          </w:rPr>
          <w:t>for</w:t>
        </w:r>
      </w:ins>
      <w:r w:rsidRPr="001049A2">
        <w:rPr>
          <w:rFonts w:ascii="Trebuchet MS" w:hAnsi="Trebuchet MS"/>
          <w:noProof/>
        </w:rPr>
        <w:t xml:space="preserve"> Jehovah’s anointing oil is upon </w:t>
      </w:r>
      <w:del w:id="65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66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>.” So they did according to Moses’ word.</w:t>
      </w:r>
    </w:p>
    <w:p w:rsidR="004C5970" w:rsidRPr="001049A2" w:rsidRDefault="004C5970" w:rsidP="004C5970">
      <w:pPr>
        <w:rPr>
          <w:rFonts w:ascii="Trebuchet MS" w:hAnsi="Trebuchet MS"/>
          <w:noProof/>
        </w:rPr>
      </w:pPr>
      <w:r w:rsidRPr="001049A2">
        <w:rPr>
          <w:rFonts w:ascii="Trebuchet MS" w:hAnsi="Trebuchet MS"/>
          <w:b/>
        </w:rPr>
        <w:t xml:space="preserve">10:8 </w:t>
      </w:r>
      <w:del w:id="67" w:author="Author">
        <w:r w:rsidRPr="001049A2">
          <w:rPr>
            <w:rFonts w:ascii="Trebuchet MS" w:hAnsi="Trebuchet MS"/>
            <w:noProof/>
          </w:rPr>
          <w:delText>And</w:delText>
        </w:r>
      </w:del>
      <w:ins w:id="68" w:author="Author">
        <w:r w:rsidRPr="001049A2">
          <w:rPr>
            <w:rFonts w:ascii="Trebuchet MS" w:hAnsi="Trebuchet MS"/>
            <w:noProof/>
          </w:rPr>
          <w:t>Then</w:t>
        </w:r>
      </w:ins>
      <w:r w:rsidRPr="001049A2">
        <w:rPr>
          <w:rFonts w:ascii="Trebuchet MS" w:hAnsi="Trebuchet MS"/>
          <w:noProof/>
        </w:rPr>
        <w:t xml:space="preserve"> Jehovah </w:t>
      </w:r>
      <w:del w:id="69" w:author="Author">
        <w:r w:rsidRPr="001049A2">
          <w:rPr>
            <w:rFonts w:ascii="Trebuchet MS" w:hAnsi="Trebuchet MS"/>
            <w:noProof/>
          </w:rPr>
          <w:delText>proceeded to speak</w:delText>
        </w:r>
      </w:del>
      <w:ins w:id="70" w:author="Author">
        <w:r w:rsidRPr="001049A2">
          <w:rPr>
            <w:rFonts w:ascii="Trebuchet MS" w:hAnsi="Trebuchet MS"/>
            <w:noProof/>
          </w:rPr>
          <w:t>said</w:t>
        </w:r>
      </w:ins>
      <w:r w:rsidRPr="001049A2">
        <w:rPr>
          <w:rFonts w:ascii="Trebuchet MS" w:hAnsi="Trebuchet MS"/>
          <w:noProof/>
        </w:rPr>
        <w:t xml:space="preserve"> to Aaron</w:t>
      </w:r>
      <w:del w:id="71" w:author="Author">
        <w:r w:rsidRPr="001049A2">
          <w:rPr>
            <w:rFonts w:ascii="Trebuchet MS" w:hAnsi="Trebuchet MS"/>
            <w:noProof/>
          </w:rPr>
          <w:delText>, saying</w:delText>
        </w:r>
      </w:del>
      <w:r w:rsidRPr="001049A2">
        <w:rPr>
          <w:rFonts w:ascii="Trebuchet MS" w:hAnsi="Trebuchet MS"/>
          <w:noProof/>
        </w:rPr>
        <w:t xml:space="preserve">: </w:t>
      </w:r>
      <w:r w:rsidRPr="001049A2">
        <w:rPr>
          <w:rFonts w:ascii="Trebuchet MS" w:hAnsi="Trebuchet MS"/>
          <w:b/>
          <w:noProof/>
        </w:rPr>
        <w:t xml:space="preserve">10:9 </w:t>
      </w:r>
      <w:r w:rsidRPr="001049A2">
        <w:rPr>
          <w:rFonts w:ascii="Trebuchet MS" w:hAnsi="Trebuchet MS"/>
          <w:noProof/>
        </w:rPr>
        <w:t xml:space="preserve">“Do not drink wine or </w:t>
      </w:r>
      <w:del w:id="72" w:author="Author">
        <w:r w:rsidRPr="001049A2">
          <w:rPr>
            <w:rFonts w:ascii="Trebuchet MS" w:hAnsi="Trebuchet MS"/>
            <w:noProof/>
          </w:rPr>
          <w:delText>intoxicating liquor</w:delText>
        </w:r>
      </w:del>
      <w:ins w:id="73" w:author="Author">
        <w:r w:rsidRPr="001049A2">
          <w:rPr>
            <w:rFonts w:ascii="Trebuchet MS" w:hAnsi="Trebuchet MS"/>
            <w:noProof/>
          </w:rPr>
          <w:t>other alcoholic beverages</w:t>
        </w:r>
      </w:ins>
      <w:r w:rsidRPr="001049A2">
        <w:rPr>
          <w:rFonts w:ascii="Trebuchet MS" w:hAnsi="Trebuchet MS"/>
          <w:noProof/>
        </w:rPr>
        <w:t xml:space="preserve">, you and your sons with you, when </w:t>
      </w:r>
      <w:del w:id="74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75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come into the tent of meeting, </w:t>
      </w:r>
      <w:ins w:id="76" w:author="Author">
        <w:r w:rsidRPr="001049A2">
          <w:rPr>
            <w:rFonts w:ascii="Trebuchet MS" w:hAnsi="Trebuchet MS"/>
            <w:noProof/>
          </w:rPr>
          <w:t xml:space="preserve">so </w:t>
        </w:r>
      </w:ins>
      <w:r w:rsidRPr="001049A2">
        <w:rPr>
          <w:rFonts w:ascii="Trebuchet MS" w:hAnsi="Trebuchet MS"/>
          <w:noProof/>
        </w:rPr>
        <w:t xml:space="preserve">that </w:t>
      </w:r>
      <w:del w:id="77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  <w:r w:rsidRPr="001049A2">
          <w:rPr>
            <w:rFonts w:ascii="Trebuchet MS" w:hAnsi="Trebuchet MS"/>
            <w:noProof/>
          </w:rPr>
          <w:delText xml:space="preserve"> may</w:delText>
        </w:r>
      </w:del>
      <w:ins w:id="78" w:author="Author">
        <w:r w:rsidRPr="001049A2">
          <w:rPr>
            <w:rFonts w:ascii="Trebuchet MS" w:hAnsi="Trebuchet MS"/>
            <w:noProof/>
          </w:rPr>
          <w:t>you will</w:t>
        </w:r>
      </w:ins>
      <w:r w:rsidRPr="001049A2">
        <w:rPr>
          <w:rFonts w:ascii="Trebuchet MS" w:hAnsi="Trebuchet MS"/>
          <w:noProof/>
        </w:rPr>
        <w:t xml:space="preserve"> not die. It is a </w:t>
      </w:r>
      <w:ins w:id="79" w:author="Author">
        <w:r w:rsidRPr="001049A2">
          <w:rPr>
            <w:rFonts w:ascii="Trebuchet MS" w:hAnsi="Trebuchet MS"/>
            <w:noProof/>
          </w:rPr>
          <w:t xml:space="preserve">permanent </w:t>
        </w:r>
      </w:ins>
      <w:r w:rsidRPr="001049A2">
        <w:rPr>
          <w:rFonts w:ascii="Trebuchet MS" w:hAnsi="Trebuchet MS"/>
          <w:noProof/>
        </w:rPr>
        <w:t xml:space="preserve">statute </w:t>
      </w:r>
      <w:del w:id="80" w:author="Author">
        <w:r w:rsidRPr="001049A2">
          <w:rPr>
            <w:rFonts w:ascii="Trebuchet MS" w:hAnsi="Trebuchet MS"/>
            <w:noProof/>
          </w:rPr>
          <w:delText xml:space="preserve">to time indefinite </w:delText>
        </w:r>
      </w:del>
      <w:r w:rsidRPr="001049A2">
        <w:rPr>
          <w:rFonts w:ascii="Trebuchet MS" w:hAnsi="Trebuchet MS"/>
          <w:noProof/>
        </w:rPr>
        <w:t xml:space="preserve">for </w:t>
      </w:r>
      <w:del w:id="81" w:author="Author">
        <w:r w:rsidRPr="001049A2">
          <w:rPr>
            <w:rFonts w:ascii="Trebuchet MS" w:hAnsi="Trebuchet MS"/>
            <w:noProof/>
            <w:u w:val="dotted"/>
          </w:rPr>
          <w:delText>YOUR</w:delText>
        </w:r>
      </w:del>
      <w:ins w:id="82" w:author="Author">
        <w:r w:rsidRPr="001049A2">
          <w:rPr>
            <w:rFonts w:ascii="Trebuchet MS" w:hAnsi="Trebuchet MS"/>
            <w:noProof/>
          </w:rPr>
          <w:t>your</w:t>
        </w:r>
      </w:ins>
      <w:r w:rsidRPr="001049A2">
        <w:rPr>
          <w:rFonts w:ascii="Trebuchet MS" w:hAnsi="Trebuchet MS"/>
          <w:noProof/>
        </w:rPr>
        <w:t xml:space="preserve"> generations</w:t>
      </w:r>
      <w:del w:id="83" w:author="Author">
        <w:r w:rsidRPr="001049A2">
          <w:rPr>
            <w:rFonts w:ascii="Trebuchet MS" w:hAnsi="Trebuchet MS"/>
            <w:noProof/>
          </w:rPr>
          <w:delText>,</w:delText>
        </w:r>
      </w:del>
      <w:ins w:id="84" w:author="Author">
        <w:r w:rsidRPr="001049A2">
          <w:rPr>
            <w:rFonts w:ascii="Trebuchet MS" w:hAnsi="Trebuchet MS"/>
            <w:noProof/>
          </w:rPr>
          <w:t>.</w:t>
        </w:r>
      </w:ins>
      <w:r w:rsidRPr="001049A2">
        <w:rPr>
          <w:rFonts w:ascii="Trebuchet MS" w:hAnsi="Trebuchet MS"/>
          <w:noProof/>
        </w:rPr>
        <w:t xml:space="preserve"> </w:t>
      </w:r>
      <w:r w:rsidRPr="001049A2">
        <w:rPr>
          <w:rFonts w:ascii="Trebuchet MS" w:hAnsi="Trebuchet MS"/>
          <w:b/>
          <w:noProof/>
        </w:rPr>
        <w:t xml:space="preserve">10:10 </w:t>
      </w:r>
      <w:del w:id="85" w:author="Author">
        <w:r w:rsidRPr="001049A2">
          <w:rPr>
            <w:rFonts w:ascii="Trebuchet MS" w:hAnsi="Trebuchet MS"/>
            <w:noProof/>
          </w:rPr>
          <w:delText>both in order</w:delText>
        </w:r>
      </w:del>
      <w:ins w:id="86" w:author="Author">
        <w:r w:rsidRPr="001049A2">
          <w:rPr>
            <w:rFonts w:ascii="Trebuchet MS" w:hAnsi="Trebuchet MS"/>
            <w:noProof/>
          </w:rPr>
          <w:t>This is</w:t>
        </w:r>
      </w:ins>
      <w:r w:rsidRPr="001049A2">
        <w:rPr>
          <w:rFonts w:ascii="Trebuchet MS" w:hAnsi="Trebuchet MS"/>
          <w:noProof/>
        </w:rPr>
        <w:t xml:space="preserve"> to </w:t>
      </w:r>
      <w:del w:id="87" w:author="Author">
        <w:r w:rsidRPr="001049A2">
          <w:rPr>
            <w:rFonts w:ascii="Trebuchet MS" w:hAnsi="Trebuchet MS"/>
            <w:noProof/>
          </w:rPr>
          <w:delText>make a distinction</w:delText>
        </w:r>
      </w:del>
      <w:ins w:id="88" w:author="Author">
        <w:r w:rsidRPr="001049A2">
          <w:rPr>
            <w:rFonts w:ascii="Trebuchet MS" w:hAnsi="Trebuchet MS"/>
            <w:noProof/>
          </w:rPr>
          <w:t>distinguish</w:t>
        </w:r>
      </w:ins>
      <w:r w:rsidRPr="001049A2">
        <w:rPr>
          <w:rFonts w:ascii="Trebuchet MS" w:hAnsi="Trebuchet MS"/>
          <w:noProof/>
        </w:rPr>
        <w:t xml:space="preserve"> between the holy thing and the profane and between the unclean thing and the clean, </w:t>
      </w:r>
      <w:r w:rsidRPr="001049A2">
        <w:rPr>
          <w:rFonts w:ascii="Trebuchet MS" w:hAnsi="Trebuchet MS"/>
          <w:b/>
          <w:noProof/>
        </w:rPr>
        <w:t xml:space="preserve">10:11 </w:t>
      </w:r>
      <w:r w:rsidRPr="001049A2">
        <w:rPr>
          <w:rFonts w:ascii="Trebuchet MS" w:hAnsi="Trebuchet MS"/>
          <w:noProof/>
        </w:rPr>
        <w:t xml:space="preserve">and </w:t>
      </w:r>
      <w:del w:id="89" w:author="Author">
        <w:r w:rsidRPr="001049A2">
          <w:rPr>
            <w:rFonts w:ascii="Trebuchet MS" w:hAnsi="Trebuchet MS"/>
            <w:noProof/>
          </w:rPr>
          <w:delText xml:space="preserve">in order </w:delText>
        </w:r>
      </w:del>
      <w:r w:rsidRPr="001049A2">
        <w:rPr>
          <w:rFonts w:ascii="Trebuchet MS" w:hAnsi="Trebuchet MS"/>
          <w:noProof/>
        </w:rPr>
        <w:t xml:space="preserve">to teach the </w:t>
      </w:r>
      <w:del w:id="90" w:author="Author">
        <w:r w:rsidRPr="001049A2">
          <w:rPr>
            <w:rFonts w:ascii="Trebuchet MS" w:hAnsi="Trebuchet MS"/>
            <w:noProof/>
          </w:rPr>
          <w:delText>sons of Israel</w:delText>
        </w:r>
      </w:del>
      <w:ins w:id="91" w:author="Author">
        <w:r w:rsidRPr="001049A2">
          <w:rPr>
            <w:rFonts w:ascii="Trebuchet MS" w:hAnsi="Trebuchet MS"/>
            <w:noProof/>
          </w:rPr>
          <w:t>Israelites</w:t>
        </w:r>
      </w:ins>
      <w:r w:rsidRPr="001049A2">
        <w:rPr>
          <w:rFonts w:ascii="Trebuchet MS" w:hAnsi="Trebuchet MS"/>
          <w:noProof/>
        </w:rPr>
        <w:t xml:space="preserve"> all the regulations that Jehovah has spoken to them </w:t>
      </w:r>
      <w:del w:id="92" w:author="Author">
        <w:r w:rsidRPr="001049A2">
          <w:rPr>
            <w:rFonts w:ascii="Trebuchet MS" w:hAnsi="Trebuchet MS"/>
            <w:noProof/>
          </w:rPr>
          <w:delText>by means of</w:delText>
        </w:r>
      </w:del>
      <w:ins w:id="93" w:author="Author">
        <w:r w:rsidRPr="001049A2">
          <w:rPr>
            <w:rFonts w:ascii="Trebuchet MS" w:hAnsi="Trebuchet MS"/>
            <w:noProof/>
          </w:rPr>
          <w:t>through</w:t>
        </w:r>
      </w:ins>
      <w:r w:rsidRPr="001049A2">
        <w:rPr>
          <w:rFonts w:ascii="Trebuchet MS" w:hAnsi="Trebuchet MS"/>
          <w:noProof/>
        </w:rPr>
        <w:t xml:space="preserve"> Moses.”</w:t>
      </w:r>
    </w:p>
    <w:p w:rsidR="004C5970" w:rsidRPr="001049A2" w:rsidRDefault="004C5970" w:rsidP="004C5970">
      <w:pPr>
        <w:rPr>
          <w:rFonts w:ascii="Trebuchet MS" w:hAnsi="Trebuchet MS"/>
          <w:noProof/>
        </w:rPr>
      </w:pPr>
      <w:r w:rsidRPr="001049A2">
        <w:rPr>
          <w:rFonts w:ascii="Trebuchet MS" w:hAnsi="Trebuchet MS"/>
          <w:b/>
        </w:rPr>
        <w:t xml:space="preserve">10:12 </w:t>
      </w:r>
      <w:r w:rsidRPr="001049A2">
        <w:rPr>
          <w:rFonts w:ascii="Trebuchet MS" w:hAnsi="Trebuchet MS"/>
          <w:noProof/>
        </w:rPr>
        <w:t xml:space="preserve">Then Moses spoke to Aaron and to El·e·a′zar and Ith′a·mar, his sons </w:t>
      </w:r>
      <w:del w:id="94" w:author="Author">
        <w:r w:rsidRPr="001049A2">
          <w:rPr>
            <w:rFonts w:ascii="Trebuchet MS" w:hAnsi="Trebuchet MS"/>
            <w:noProof/>
          </w:rPr>
          <w:delText>that</w:delText>
        </w:r>
      </w:del>
      <w:ins w:id="95" w:author="Author">
        <w:r w:rsidRPr="001049A2">
          <w:rPr>
            <w:rFonts w:ascii="Trebuchet MS" w:hAnsi="Trebuchet MS"/>
            <w:noProof/>
          </w:rPr>
          <w:t>who</w:t>
        </w:r>
      </w:ins>
      <w:r w:rsidRPr="001049A2">
        <w:rPr>
          <w:rFonts w:ascii="Trebuchet MS" w:hAnsi="Trebuchet MS"/>
          <w:noProof/>
        </w:rPr>
        <w:t xml:space="preserve"> were left: “Take </w:t>
      </w:r>
      <w:ins w:id="96" w:author="Author">
        <w:r w:rsidRPr="001049A2">
          <w:rPr>
            <w:rFonts w:ascii="Trebuchet MS" w:hAnsi="Trebuchet MS"/>
            <w:noProof/>
          </w:rPr>
          <w:t xml:space="preserve">what was left of </w:t>
        </w:r>
      </w:ins>
      <w:r w:rsidRPr="001049A2">
        <w:rPr>
          <w:rFonts w:ascii="Trebuchet MS" w:hAnsi="Trebuchet MS"/>
          <w:noProof/>
        </w:rPr>
        <w:t xml:space="preserve">the grain offering </w:t>
      </w:r>
      <w:del w:id="97" w:author="Author">
        <w:r w:rsidRPr="001049A2">
          <w:rPr>
            <w:rFonts w:ascii="Trebuchet MS" w:hAnsi="Trebuchet MS"/>
            <w:noProof/>
          </w:rPr>
          <w:delText xml:space="preserve">that was left over </w:delText>
        </w:r>
      </w:del>
      <w:r w:rsidRPr="001049A2">
        <w:rPr>
          <w:rFonts w:ascii="Trebuchet MS" w:hAnsi="Trebuchet MS"/>
          <w:noProof/>
        </w:rPr>
        <w:t xml:space="preserve">from Jehovah’s offerings made by fire and eat it </w:t>
      </w:r>
      <w:del w:id="98" w:author="Author">
        <w:r w:rsidRPr="001049A2">
          <w:rPr>
            <w:rFonts w:ascii="Trebuchet MS" w:hAnsi="Trebuchet MS"/>
            <w:noProof/>
          </w:rPr>
          <w:delText>unfermented</w:delText>
        </w:r>
      </w:del>
      <w:ins w:id="99" w:author="Author">
        <w:r w:rsidRPr="001049A2">
          <w:rPr>
            <w:rFonts w:ascii="Trebuchet MS" w:hAnsi="Trebuchet MS"/>
            <w:noProof/>
          </w:rPr>
          <w:t>as unleavened bread</w:t>
        </w:r>
      </w:ins>
      <w:r w:rsidRPr="001049A2">
        <w:rPr>
          <w:rFonts w:ascii="Trebuchet MS" w:hAnsi="Trebuchet MS"/>
          <w:noProof/>
        </w:rPr>
        <w:t xml:space="preserve"> near the altar, because it is something most holy. </w:t>
      </w:r>
      <w:r w:rsidRPr="001049A2">
        <w:rPr>
          <w:rFonts w:ascii="Trebuchet MS" w:hAnsi="Trebuchet MS"/>
          <w:b/>
          <w:noProof/>
        </w:rPr>
        <w:t xml:space="preserve">10:13 </w:t>
      </w:r>
      <w:del w:id="100" w:author="Author">
        <w:r w:rsidRPr="001049A2">
          <w:rPr>
            <w:rFonts w:ascii="Trebuchet MS" w:hAnsi="Trebuchet MS"/>
            <w:noProof/>
          </w:rPr>
          <w:delText xml:space="preserve">And </w:delText>
        </w:r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101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must eat it in a holy place, because it is your allowance and the allowance of your sons from Jehovah’s offerings made by fire</w:t>
      </w:r>
      <w:del w:id="102" w:author="Author">
        <w:r w:rsidRPr="001049A2">
          <w:rPr>
            <w:rFonts w:ascii="Trebuchet MS" w:hAnsi="Trebuchet MS"/>
            <w:noProof/>
          </w:rPr>
          <w:delText>;</w:delText>
        </w:r>
      </w:del>
      <w:ins w:id="103" w:author="Author">
        <w:r w:rsidRPr="001049A2">
          <w:rPr>
            <w:rFonts w:ascii="Trebuchet MS" w:hAnsi="Trebuchet MS"/>
            <w:noProof/>
          </w:rPr>
          <w:t>,</w:t>
        </w:r>
      </w:ins>
      <w:r w:rsidRPr="001049A2">
        <w:rPr>
          <w:rFonts w:ascii="Trebuchet MS" w:hAnsi="Trebuchet MS"/>
          <w:noProof/>
        </w:rPr>
        <w:t xml:space="preserve"> for </w:t>
      </w:r>
      <w:del w:id="104" w:author="Author">
        <w:r w:rsidRPr="001049A2">
          <w:rPr>
            <w:rFonts w:ascii="Trebuchet MS" w:hAnsi="Trebuchet MS"/>
            <w:noProof/>
          </w:rPr>
          <w:delText>so</w:delText>
        </w:r>
      </w:del>
      <w:ins w:id="105" w:author="Author">
        <w:r w:rsidRPr="001049A2">
          <w:rPr>
            <w:rFonts w:ascii="Trebuchet MS" w:hAnsi="Trebuchet MS"/>
            <w:noProof/>
          </w:rPr>
          <w:t>this is what</w:t>
        </w:r>
      </w:ins>
      <w:r w:rsidRPr="001049A2">
        <w:rPr>
          <w:rFonts w:ascii="Trebuchet MS" w:hAnsi="Trebuchet MS"/>
          <w:noProof/>
        </w:rPr>
        <w:t xml:space="preserve"> I have been commanded. </w:t>
      </w:r>
      <w:r w:rsidRPr="001049A2">
        <w:rPr>
          <w:rFonts w:ascii="Trebuchet MS" w:hAnsi="Trebuchet MS"/>
          <w:b/>
          <w:noProof/>
        </w:rPr>
        <w:t xml:space="preserve">10:14 </w:t>
      </w:r>
      <w:del w:id="106" w:author="Author">
        <w:r w:rsidRPr="001049A2">
          <w:rPr>
            <w:rFonts w:ascii="Trebuchet MS" w:hAnsi="Trebuchet MS"/>
            <w:noProof/>
          </w:rPr>
          <w:delText xml:space="preserve">And </w:delText>
        </w:r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107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will</w:t>
      </w:r>
      <w:ins w:id="108" w:author="Author">
        <w:r w:rsidRPr="001049A2">
          <w:rPr>
            <w:rFonts w:ascii="Trebuchet MS" w:hAnsi="Trebuchet MS"/>
            <w:noProof/>
          </w:rPr>
          <w:t xml:space="preserve"> also</w:t>
        </w:r>
      </w:ins>
      <w:r w:rsidRPr="001049A2">
        <w:rPr>
          <w:rFonts w:ascii="Trebuchet MS" w:hAnsi="Trebuchet MS"/>
          <w:noProof/>
        </w:rPr>
        <w:t xml:space="preserve"> eat the breast of the wave offering and the leg of the sacred portion in a clean place, you and your sons and your daughters with you, because </w:t>
      </w:r>
      <w:del w:id="109" w:author="Author">
        <w:r w:rsidRPr="001049A2">
          <w:rPr>
            <w:rFonts w:ascii="Trebuchet MS" w:hAnsi="Trebuchet MS"/>
            <w:noProof/>
          </w:rPr>
          <w:delText>they</w:delText>
        </w:r>
      </w:del>
      <w:ins w:id="110" w:author="Author">
        <w:r w:rsidRPr="001049A2">
          <w:rPr>
            <w:rFonts w:ascii="Trebuchet MS" w:hAnsi="Trebuchet MS"/>
            <w:noProof/>
          </w:rPr>
          <w:t>these things</w:t>
        </w:r>
      </w:ins>
      <w:r w:rsidRPr="001049A2">
        <w:rPr>
          <w:rFonts w:ascii="Trebuchet MS" w:hAnsi="Trebuchet MS"/>
          <w:noProof/>
        </w:rPr>
        <w:t xml:space="preserve"> have been given as your allowance and the allowance of your sons from the communion sacrifices of the </w:t>
      </w:r>
      <w:del w:id="111" w:author="Author">
        <w:r w:rsidRPr="001049A2">
          <w:rPr>
            <w:rFonts w:ascii="Trebuchet MS" w:hAnsi="Trebuchet MS"/>
            <w:noProof/>
          </w:rPr>
          <w:delText>sons of Israel</w:delText>
        </w:r>
      </w:del>
      <w:ins w:id="112" w:author="Author">
        <w:r w:rsidRPr="001049A2">
          <w:rPr>
            <w:rFonts w:ascii="Trebuchet MS" w:hAnsi="Trebuchet MS"/>
            <w:noProof/>
          </w:rPr>
          <w:t>Israelites</w:t>
        </w:r>
      </w:ins>
      <w:r w:rsidRPr="001049A2">
        <w:rPr>
          <w:rFonts w:ascii="Trebuchet MS" w:hAnsi="Trebuchet MS"/>
          <w:noProof/>
        </w:rPr>
        <w:t xml:space="preserve">. </w:t>
      </w:r>
      <w:r w:rsidRPr="001049A2">
        <w:rPr>
          <w:rFonts w:ascii="Trebuchet MS" w:hAnsi="Trebuchet MS"/>
          <w:b/>
          <w:noProof/>
        </w:rPr>
        <w:t xml:space="preserve">10:15 </w:t>
      </w:r>
      <w:r w:rsidRPr="001049A2">
        <w:rPr>
          <w:rFonts w:ascii="Trebuchet MS" w:hAnsi="Trebuchet MS"/>
          <w:noProof/>
        </w:rPr>
        <w:t xml:space="preserve">They will bring the leg of the sacred portion and the breast of the wave offering along with the offerings </w:t>
      </w:r>
      <w:ins w:id="113" w:author="Author">
        <w:r w:rsidRPr="001049A2">
          <w:rPr>
            <w:rFonts w:ascii="Trebuchet MS" w:hAnsi="Trebuchet MS"/>
            <w:noProof/>
          </w:rPr>
          <w:t xml:space="preserve">of fat </w:t>
        </w:r>
      </w:ins>
      <w:r w:rsidRPr="001049A2">
        <w:rPr>
          <w:rFonts w:ascii="Trebuchet MS" w:hAnsi="Trebuchet MS"/>
          <w:noProof/>
        </w:rPr>
        <w:t xml:space="preserve">made by fire, </w:t>
      </w:r>
      <w:del w:id="114" w:author="Author">
        <w:r w:rsidRPr="001049A2">
          <w:rPr>
            <w:rFonts w:ascii="Trebuchet MS" w:hAnsi="Trebuchet MS"/>
            <w:noProof/>
          </w:rPr>
          <w:delText xml:space="preserve">of the fatty pieces, </w:delText>
        </w:r>
      </w:del>
      <w:r w:rsidRPr="001049A2">
        <w:rPr>
          <w:rFonts w:ascii="Trebuchet MS" w:hAnsi="Trebuchet MS"/>
          <w:noProof/>
        </w:rPr>
        <w:t xml:space="preserve">in order to wave the wave offering </w:t>
      </w:r>
      <w:del w:id="115" w:author="Author">
        <w:r w:rsidRPr="001049A2">
          <w:rPr>
            <w:rFonts w:ascii="Trebuchet MS" w:hAnsi="Trebuchet MS"/>
            <w:noProof/>
          </w:rPr>
          <w:delText>to</w:delText>
        </w:r>
      </w:del>
      <w:ins w:id="116" w:author="Author">
        <w:r w:rsidRPr="001049A2">
          <w:rPr>
            <w:rFonts w:ascii="Trebuchet MS" w:hAnsi="Trebuchet MS"/>
            <w:noProof/>
          </w:rPr>
          <w:t>back</w:t>
        </w:r>
      </w:ins>
      <w:r w:rsidRPr="001049A2">
        <w:rPr>
          <w:rFonts w:ascii="Trebuchet MS" w:hAnsi="Trebuchet MS"/>
          <w:noProof/>
        </w:rPr>
        <w:t xml:space="preserve"> and </w:t>
      </w:r>
      <w:del w:id="117" w:author="Author">
        <w:r w:rsidRPr="001049A2">
          <w:rPr>
            <w:rFonts w:ascii="Trebuchet MS" w:hAnsi="Trebuchet MS"/>
            <w:noProof/>
          </w:rPr>
          <w:delText>fro</w:delText>
        </w:r>
      </w:del>
      <w:ins w:id="118" w:author="Author">
        <w:r w:rsidRPr="001049A2">
          <w:rPr>
            <w:rFonts w:ascii="Trebuchet MS" w:hAnsi="Trebuchet MS"/>
            <w:noProof/>
          </w:rPr>
          <w:t>forth</w:t>
        </w:r>
      </w:ins>
      <w:r w:rsidRPr="001049A2">
        <w:rPr>
          <w:rFonts w:ascii="Trebuchet MS" w:hAnsi="Trebuchet MS"/>
          <w:noProof/>
        </w:rPr>
        <w:t xml:space="preserve"> before Jehovah; and it </w:t>
      </w:r>
      <w:del w:id="119" w:author="Author">
        <w:r w:rsidRPr="001049A2">
          <w:rPr>
            <w:rFonts w:ascii="Trebuchet MS" w:hAnsi="Trebuchet MS"/>
            <w:noProof/>
          </w:rPr>
          <w:delText>must</w:delText>
        </w:r>
      </w:del>
      <w:ins w:id="120" w:author="Author">
        <w:r w:rsidRPr="001049A2">
          <w:rPr>
            <w:rFonts w:ascii="Trebuchet MS" w:hAnsi="Trebuchet MS"/>
            <w:noProof/>
          </w:rPr>
          <w:t>will</w:t>
        </w:r>
      </w:ins>
      <w:r w:rsidRPr="001049A2">
        <w:rPr>
          <w:rFonts w:ascii="Trebuchet MS" w:hAnsi="Trebuchet MS"/>
          <w:noProof/>
        </w:rPr>
        <w:t xml:space="preserve"> serve as </w:t>
      </w:r>
      <w:del w:id="121" w:author="Author">
        <w:r w:rsidRPr="001049A2">
          <w:rPr>
            <w:rFonts w:ascii="Trebuchet MS" w:hAnsi="Trebuchet MS"/>
            <w:noProof/>
          </w:rPr>
          <w:delText>an</w:delText>
        </w:r>
      </w:del>
      <w:ins w:id="122" w:author="Author">
        <w:r w:rsidRPr="001049A2">
          <w:rPr>
            <w:rFonts w:ascii="Trebuchet MS" w:hAnsi="Trebuchet MS"/>
            <w:noProof/>
          </w:rPr>
          <w:t>a permanent</w:t>
        </w:r>
      </w:ins>
      <w:r w:rsidRPr="001049A2">
        <w:rPr>
          <w:rFonts w:ascii="Trebuchet MS" w:hAnsi="Trebuchet MS"/>
          <w:noProof/>
        </w:rPr>
        <w:t xml:space="preserve"> allowance</w:t>
      </w:r>
      <w:del w:id="123" w:author="Author">
        <w:r w:rsidRPr="001049A2">
          <w:rPr>
            <w:rFonts w:ascii="Trebuchet MS" w:hAnsi="Trebuchet MS"/>
            <w:noProof/>
          </w:rPr>
          <w:delText xml:space="preserve"> to time indefinite</w:delText>
        </w:r>
      </w:del>
      <w:r w:rsidRPr="001049A2">
        <w:rPr>
          <w:rFonts w:ascii="Trebuchet MS" w:hAnsi="Trebuchet MS"/>
          <w:noProof/>
        </w:rPr>
        <w:t xml:space="preserve"> for you and your sons with you, just as Jehovah has commanded.”</w:t>
      </w:r>
    </w:p>
    <w:p w:rsidR="004C5970" w:rsidRPr="001049A2" w:rsidRDefault="004C5970" w:rsidP="004C5970">
      <w:pPr>
        <w:rPr>
          <w:rFonts w:ascii="Trebuchet MS" w:hAnsi="Trebuchet MS"/>
          <w:noProof/>
        </w:rPr>
      </w:pPr>
      <w:r w:rsidRPr="001049A2">
        <w:rPr>
          <w:rFonts w:ascii="Trebuchet MS" w:hAnsi="Trebuchet MS"/>
          <w:b/>
        </w:rPr>
        <w:t xml:space="preserve">10:16 </w:t>
      </w:r>
      <w:r w:rsidRPr="001049A2">
        <w:rPr>
          <w:rFonts w:ascii="Trebuchet MS" w:hAnsi="Trebuchet MS"/>
          <w:noProof/>
        </w:rPr>
        <w:t xml:space="preserve">And Moses </w:t>
      </w:r>
      <w:ins w:id="124" w:author="Author">
        <w:r w:rsidRPr="001049A2">
          <w:rPr>
            <w:rFonts w:ascii="Trebuchet MS" w:hAnsi="Trebuchet MS"/>
            <w:noProof/>
          </w:rPr>
          <w:t xml:space="preserve">diligently </w:t>
        </w:r>
      </w:ins>
      <w:r w:rsidRPr="001049A2">
        <w:rPr>
          <w:rFonts w:ascii="Trebuchet MS" w:hAnsi="Trebuchet MS"/>
          <w:noProof/>
        </w:rPr>
        <w:t xml:space="preserve">searched </w:t>
      </w:r>
      <w:del w:id="125" w:author="Author">
        <w:r w:rsidRPr="001049A2">
          <w:rPr>
            <w:rFonts w:ascii="Trebuchet MS" w:hAnsi="Trebuchet MS"/>
            <w:noProof/>
          </w:rPr>
          <w:delText xml:space="preserve">thoroughly </w:delText>
        </w:r>
      </w:del>
      <w:r w:rsidRPr="001049A2">
        <w:rPr>
          <w:rFonts w:ascii="Trebuchet MS" w:hAnsi="Trebuchet MS"/>
          <w:noProof/>
        </w:rPr>
        <w:t>for the goat of the sin offering, and</w:t>
      </w:r>
      <w:del w:id="126" w:author="Author">
        <w:r w:rsidRPr="001049A2">
          <w:rPr>
            <w:rFonts w:ascii="Trebuchet MS" w:hAnsi="Trebuchet MS"/>
            <w:noProof/>
          </w:rPr>
          <w:delText>, look!</w:delText>
        </w:r>
      </w:del>
      <w:r w:rsidRPr="001049A2">
        <w:rPr>
          <w:rFonts w:ascii="Trebuchet MS" w:hAnsi="Trebuchet MS"/>
          <w:noProof/>
        </w:rPr>
        <w:t xml:space="preserve"> </w:t>
      </w:r>
      <w:ins w:id="127" w:author="Author">
        <w:r w:rsidRPr="001049A2">
          <w:rPr>
            <w:rFonts w:ascii="Trebuchet MS" w:hAnsi="Trebuchet MS"/>
            <w:noProof/>
          </w:rPr>
          <w:t xml:space="preserve">he discovered that </w:t>
        </w:r>
      </w:ins>
      <w:r w:rsidRPr="001049A2">
        <w:rPr>
          <w:rFonts w:ascii="Trebuchet MS" w:hAnsi="Trebuchet MS"/>
          <w:noProof/>
        </w:rPr>
        <w:t xml:space="preserve">it had been burned up. So he grew indignant at El·e·a′zar and Ith′a·mar, Aaron’s sons </w:t>
      </w:r>
      <w:del w:id="128" w:author="Author">
        <w:r w:rsidRPr="001049A2">
          <w:rPr>
            <w:rFonts w:ascii="Trebuchet MS" w:hAnsi="Trebuchet MS"/>
            <w:noProof/>
          </w:rPr>
          <w:delText>that</w:delText>
        </w:r>
      </w:del>
      <w:ins w:id="129" w:author="Author">
        <w:r w:rsidRPr="001049A2">
          <w:rPr>
            <w:rFonts w:ascii="Trebuchet MS" w:hAnsi="Trebuchet MS"/>
            <w:noProof/>
          </w:rPr>
          <w:t>who</w:t>
        </w:r>
      </w:ins>
      <w:r w:rsidRPr="001049A2">
        <w:rPr>
          <w:rFonts w:ascii="Trebuchet MS" w:hAnsi="Trebuchet MS"/>
          <w:noProof/>
        </w:rPr>
        <w:t xml:space="preserve"> were left, </w:t>
      </w:r>
      <w:del w:id="130" w:author="Author">
        <w:r w:rsidRPr="001049A2">
          <w:rPr>
            <w:rFonts w:ascii="Trebuchet MS" w:hAnsi="Trebuchet MS"/>
            <w:noProof/>
          </w:rPr>
          <w:delText>saying</w:delText>
        </w:r>
      </w:del>
      <w:ins w:id="131" w:author="Author">
        <w:r w:rsidRPr="001049A2">
          <w:rPr>
            <w:rFonts w:ascii="Trebuchet MS" w:hAnsi="Trebuchet MS"/>
            <w:noProof/>
          </w:rPr>
          <w:t>and he said</w:t>
        </w:r>
      </w:ins>
      <w:r w:rsidRPr="001049A2">
        <w:rPr>
          <w:rFonts w:ascii="Trebuchet MS" w:hAnsi="Trebuchet MS"/>
          <w:noProof/>
        </w:rPr>
        <w:t xml:space="preserve">: </w:t>
      </w:r>
      <w:r w:rsidRPr="001049A2">
        <w:rPr>
          <w:rFonts w:ascii="Trebuchet MS" w:hAnsi="Trebuchet MS"/>
          <w:b/>
          <w:noProof/>
        </w:rPr>
        <w:t xml:space="preserve">10:17 </w:t>
      </w:r>
      <w:r w:rsidRPr="001049A2">
        <w:rPr>
          <w:rFonts w:ascii="Trebuchet MS" w:hAnsi="Trebuchet MS"/>
          <w:noProof/>
        </w:rPr>
        <w:t xml:space="preserve">“Why did </w:t>
      </w:r>
      <w:del w:id="132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133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not eat the sin offering in the </w:t>
      </w:r>
      <w:ins w:id="134" w:author="Author">
        <w:r w:rsidRPr="001049A2">
          <w:rPr>
            <w:rFonts w:ascii="Trebuchet MS" w:hAnsi="Trebuchet MS"/>
            <w:noProof/>
          </w:rPr>
          <w:t xml:space="preserve">holy </w:t>
        </w:r>
      </w:ins>
      <w:r w:rsidRPr="001049A2">
        <w:rPr>
          <w:rFonts w:ascii="Trebuchet MS" w:hAnsi="Trebuchet MS"/>
          <w:noProof/>
        </w:rPr>
        <w:t>place</w:t>
      </w:r>
      <w:del w:id="135" w:author="Author">
        <w:r w:rsidRPr="001049A2">
          <w:rPr>
            <w:rFonts w:ascii="Trebuchet MS" w:hAnsi="Trebuchet MS"/>
            <w:noProof/>
          </w:rPr>
          <w:delText xml:space="preserve"> that is holy</w:delText>
        </w:r>
      </w:del>
      <w:r w:rsidRPr="001049A2">
        <w:rPr>
          <w:rFonts w:ascii="Trebuchet MS" w:hAnsi="Trebuchet MS"/>
          <w:noProof/>
        </w:rPr>
        <w:t xml:space="preserve">, since it is something most holy and he has given it to </w:t>
      </w:r>
      <w:del w:id="136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137" w:author="Author">
        <w:r w:rsidRPr="001049A2">
          <w:rPr>
            <w:rFonts w:ascii="Trebuchet MS" w:hAnsi="Trebuchet MS"/>
            <w:noProof/>
          </w:rPr>
          <w:t>you so</w:t>
        </w:r>
      </w:ins>
      <w:r w:rsidRPr="001049A2">
        <w:rPr>
          <w:rFonts w:ascii="Trebuchet MS" w:hAnsi="Trebuchet MS"/>
          <w:noProof/>
        </w:rPr>
        <w:t xml:space="preserve"> that </w:t>
      </w:r>
      <w:del w:id="138" w:author="Author">
        <w:r w:rsidRPr="001049A2">
          <w:rPr>
            <w:rFonts w:ascii="Trebuchet MS" w:hAnsi="Trebuchet MS"/>
            <w:noProof/>
            <w:u w:val="dotted"/>
          </w:rPr>
          <w:delText>YOU</w:delText>
        </w:r>
      </w:del>
      <w:ins w:id="139" w:author="Author">
        <w:r w:rsidRPr="001049A2">
          <w:rPr>
            <w:rFonts w:ascii="Trebuchet MS" w:hAnsi="Trebuchet MS"/>
            <w:noProof/>
          </w:rPr>
          <w:t>you</w:t>
        </w:r>
      </w:ins>
      <w:r w:rsidRPr="001049A2">
        <w:rPr>
          <w:rFonts w:ascii="Trebuchet MS" w:hAnsi="Trebuchet MS"/>
          <w:noProof/>
        </w:rPr>
        <w:t xml:space="preserve"> may answer for the error of the assembly </w:t>
      </w:r>
      <w:del w:id="140" w:author="Author">
        <w:r w:rsidRPr="001049A2">
          <w:rPr>
            <w:rFonts w:ascii="Trebuchet MS" w:hAnsi="Trebuchet MS"/>
            <w:noProof/>
          </w:rPr>
          <w:delText>so as to</w:delText>
        </w:r>
      </w:del>
      <w:ins w:id="141" w:author="Author">
        <w:r w:rsidRPr="001049A2">
          <w:rPr>
            <w:rFonts w:ascii="Trebuchet MS" w:hAnsi="Trebuchet MS"/>
            <w:noProof/>
          </w:rPr>
          <w:t>and</w:t>
        </w:r>
      </w:ins>
      <w:r w:rsidRPr="001049A2">
        <w:rPr>
          <w:rFonts w:ascii="Trebuchet MS" w:hAnsi="Trebuchet MS"/>
          <w:noProof/>
        </w:rPr>
        <w:t xml:space="preserve"> make atonement for them before Jehovah? </w:t>
      </w:r>
      <w:r w:rsidRPr="001049A2">
        <w:rPr>
          <w:rFonts w:ascii="Trebuchet MS" w:hAnsi="Trebuchet MS"/>
          <w:b/>
          <w:noProof/>
        </w:rPr>
        <w:t xml:space="preserve">10:18 </w:t>
      </w:r>
      <w:r w:rsidRPr="001049A2">
        <w:rPr>
          <w:rFonts w:ascii="Trebuchet MS" w:hAnsi="Trebuchet MS"/>
          <w:noProof/>
        </w:rPr>
        <w:t xml:space="preserve">Look! Its blood has not been brought </w:t>
      </w:r>
      <w:del w:id="142" w:author="Author">
        <w:r w:rsidRPr="001049A2">
          <w:rPr>
            <w:rFonts w:ascii="Trebuchet MS" w:hAnsi="Trebuchet MS"/>
            <w:noProof/>
          </w:rPr>
          <w:delText>into</w:delText>
        </w:r>
      </w:del>
      <w:ins w:id="143" w:author="Author">
        <w:r w:rsidRPr="001049A2">
          <w:rPr>
            <w:rFonts w:ascii="Trebuchet MS" w:hAnsi="Trebuchet MS"/>
            <w:noProof/>
          </w:rPr>
          <w:t>inside</w:t>
        </w:r>
      </w:ins>
      <w:r w:rsidRPr="001049A2">
        <w:rPr>
          <w:rFonts w:ascii="Trebuchet MS" w:hAnsi="Trebuchet MS"/>
          <w:noProof/>
        </w:rPr>
        <w:t xml:space="preserve"> the holy place</w:t>
      </w:r>
      <w:del w:id="144" w:author="Author">
        <w:r w:rsidRPr="001049A2">
          <w:rPr>
            <w:rFonts w:ascii="Trebuchet MS" w:hAnsi="Trebuchet MS"/>
            <w:noProof/>
          </w:rPr>
          <w:delText xml:space="preserve"> within. Y</w:delText>
        </w:r>
        <w:r w:rsidRPr="001049A2">
          <w:rPr>
            <w:rFonts w:ascii="Trebuchet MS" w:hAnsi="Trebuchet MS"/>
            <w:noProof/>
            <w:u w:val="dotted"/>
          </w:rPr>
          <w:delText>OU</w:delText>
        </w:r>
      </w:del>
      <w:ins w:id="145" w:author="Author">
        <w:r w:rsidRPr="001049A2">
          <w:rPr>
            <w:rFonts w:ascii="Trebuchet MS" w:hAnsi="Trebuchet MS"/>
            <w:noProof/>
          </w:rPr>
          <w:t>. You certainly</w:t>
        </w:r>
      </w:ins>
      <w:r w:rsidRPr="001049A2">
        <w:rPr>
          <w:rFonts w:ascii="Trebuchet MS" w:hAnsi="Trebuchet MS"/>
          <w:noProof/>
        </w:rPr>
        <w:t xml:space="preserve"> should have eaten it </w:t>
      </w:r>
      <w:del w:id="146" w:author="Author">
        <w:r w:rsidRPr="001049A2">
          <w:rPr>
            <w:rFonts w:ascii="Trebuchet MS" w:hAnsi="Trebuchet MS"/>
            <w:noProof/>
          </w:rPr>
          <w:delText xml:space="preserve">without fail </w:delText>
        </w:r>
      </w:del>
      <w:r w:rsidRPr="001049A2">
        <w:rPr>
          <w:rFonts w:ascii="Trebuchet MS" w:hAnsi="Trebuchet MS"/>
          <w:noProof/>
        </w:rPr>
        <w:t xml:space="preserve">in the holy place, just as I </w:t>
      </w:r>
      <w:del w:id="147" w:author="Author">
        <w:r w:rsidRPr="001049A2">
          <w:rPr>
            <w:rFonts w:ascii="Trebuchet MS" w:hAnsi="Trebuchet MS"/>
            <w:noProof/>
          </w:rPr>
          <w:delText>had been</w:delText>
        </w:r>
      </w:del>
      <w:ins w:id="148" w:author="Author">
        <w:r w:rsidRPr="001049A2">
          <w:rPr>
            <w:rFonts w:ascii="Trebuchet MS" w:hAnsi="Trebuchet MS"/>
            <w:noProof/>
          </w:rPr>
          <w:t>was</w:t>
        </w:r>
      </w:ins>
      <w:r w:rsidRPr="001049A2">
        <w:rPr>
          <w:rFonts w:ascii="Trebuchet MS" w:hAnsi="Trebuchet MS"/>
          <w:noProof/>
        </w:rPr>
        <w:t xml:space="preserve"> commanded.” </w:t>
      </w:r>
      <w:r w:rsidRPr="001049A2">
        <w:rPr>
          <w:rFonts w:ascii="Trebuchet MS" w:hAnsi="Trebuchet MS"/>
          <w:b/>
          <w:noProof/>
        </w:rPr>
        <w:t xml:space="preserve">10:19 </w:t>
      </w:r>
      <w:del w:id="149" w:author="Author">
        <w:r w:rsidRPr="001049A2">
          <w:rPr>
            <w:rFonts w:ascii="Trebuchet MS" w:hAnsi="Trebuchet MS"/>
            <w:noProof/>
          </w:rPr>
          <w:delText xml:space="preserve">At this </w:delText>
        </w:r>
      </w:del>
      <w:r w:rsidRPr="001049A2">
        <w:rPr>
          <w:rFonts w:ascii="Trebuchet MS" w:hAnsi="Trebuchet MS"/>
          <w:noProof/>
        </w:rPr>
        <w:t xml:space="preserve">Aaron </w:t>
      </w:r>
      <w:del w:id="150" w:author="Author">
        <w:r w:rsidRPr="001049A2">
          <w:rPr>
            <w:rFonts w:ascii="Trebuchet MS" w:hAnsi="Trebuchet MS"/>
            <w:noProof/>
          </w:rPr>
          <w:delText>spoke</w:delText>
        </w:r>
      </w:del>
      <w:ins w:id="151" w:author="Author">
        <w:r w:rsidRPr="001049A2">
          <w:rPr>
            <w:rFonts w:ascii="Trebuchet MS" w:hAnsi="Trebuchet MS"/>
            <w:noProof/>
          </w:rPr>
          <w:t>replied</w:t>
        </w:r>
      </w:ins>
      <w:r w:rsidRPr="001049A2">
        <w:rPr>
          <w:rFonts w:ascii="Trebuchet MS" w:hAnsi="Trebuchet MS"/>
          <w:noProof/>
        </w:rPr>
        <w:t xml:space="preserve"> to Moses: “Look! Today they </w:t>
      </w:r>
      <w:del w:id="152" w:author="Author">
        <w:r w:rsidRPr="001049A2">
          <w:rPr>
            <w:rFonts w:ascii="Trebuchet MS" w:hAnsi="Trebuchet MS"/>
            <w:noProof/>
          </w:rPr>
          <w:delText xml:space="preserve">have </w:delText>
        </w:r>
      </w:del>
      <w:r w:rsidRPr="001049A2">
        <w:rPr>
          <w:rFonts w:ascii="Trebuchet MS" w:hAnsi="Trebuchet MS"/>
          <w:noProof/>
        </w:rPr>
        <w:t xml:space="preserve">presented their sin offering and their burnt offering before Jehovah, </w:t>
      </w:r>
      <w:del w:id="153" w:author="Author">
        <w:r w:rsidRPr="001049A2">
          <w:rPr>
            <w:rFonts w:ascii="Trebuchet MS" w:hAnsi="Trebuchet MS"/>
            <w:noProof/>
          </w:rPr>
          <w:delText xml:space="preserve">while such </w:delText>
        </w:r>
      </w:del>
      <w:ins w:id="154" w:author="Author">
        <w:r w:rsidRPr="001049A2">
          <w:rPr>
            <w:rFonts w:ascii="Trebuchet MS" w:hAnsi="Trebuchet MS"/>
            <w:noProof/>
          </w:rPr>
          <w:t xml:space="preserve">and yet these </w:t>
        </w:r>
      </w:ins>
      <w:r w:rsidRPr="001049A2">
        <w:rPr>
          <w:rFonts w:ascii="Trebuchet MS" w:hAnsi="Trebuchet MS"/>
          <w:noProof/>
        </w:rPr>
        <w:t xml:space="preserve">things </w:t>
      </w:r>
      <w:del w:id="155" w:author="Author">
        <w:r w:rsidRPr="001049A2">
          <w:rPr>
            <w:rFonts w:ascii="Trebuchet MS" w:hAnsi="Trebuchet MS"/>
            <w:noProof/>
          </w:rPr>
          <w:delText>as these began</w:delText>
        </w:r>
      </w:del>
      <w:ins w:id="156" w:author="Author">
        <w:r w:rsidRPr="001049A2">
          <w:rPr>
            <w:rFonts w:ascii="Trebuchet MS" w:hAnsi="Trebuchet MS"/>
            <w:noProof/>
          </w:rPr>
          <w:t>happened</w:t>
        </w:r>
      </w:ins>
      <w:r w:rsidRPr="001049A2">
        <w:rPr>
          <w:rFonts w:ascii="Trebuchet MS" w:hAnsi="Trebuchet MS"/>
          <w:noProof/>
        </w:rPr>
        <w:t xml:space="preserve"> to </w:t>
      </w:r>
      <w:del w:id="157" w:author="Author">
        <w:r w:rsidRPr="001049A2">
          <w:rPr>
            <w:rFonts w:ascii="Trebuchet MS" w:hAnsi="Trebuchet MS"/>
            <w:noProof/>
          </w:rPr>
          <w:delText xml:space="preserve">befall </w:delText>
        </w:r>
      </w:del>
      <w:r w:rsidRPr="001049A2">
        <w:rPr>
          <w:rFonts w:ascii="Trebuchet MS" w:hAnsi="Trebuchet MS"/>
          <w:noProof/>
        </w:rPr>
        <w:t>me</w:t>
      </w:r>
      <w:del w:id="158" w:author="Author">
        <w:r w:rsidRPr="001049A2">
          <w:rPr>
            <w:rFonts w:ascii="Trebuchet MS" w:hAnsi="Trebuchet MS"/>
            <w:noProof/>
          </w:rPr>
          <w:delText>; and</w:delText>
        </w:r>
      </w:del>
      <w:ins w:id="159" w:author="Author">
        <w:r w:rsidRPr="001049A2">
          <w:rPr>
            <w:rFonts w:ascii="Trebuchet MS" w:hAnsi="Trebuchet MS"/>
            <w:noProof/>
          </w:rPr>
          <w:t>. If I</w:t>
        </w:r>
      </w:ins>
      <w:r w:rsidRPr="001049A2">
        <w:rPr>
          <w:rFonts w:ascii="Trebuchet MS" w:hAnsi="Trebuchet MS"/>
          <w:noProof/>
        </w:rPr>
        <w:t xml:space="preserve"> had </w:t>
      </w:r>
      <w:del w:id="160" w:author="Author">
        <w:r w:rsidRPr="001049A2">
          <w:rPr>
            <w:rFonts w:ascii="Trebuchet MS" w:hAnsi="Trebuchet MS"/>
            <w:noProof/>
          </w:rPr>
          <w:delText xml:space="preserve">I </w:delText>
        </w:r>
      </w:del>
      <w:r w:rsidRPr="001049A2">
        <w:rPr>
          <w:rFonts w:ascii="Trebuchet MS" w:hAnsi="Trebuchet MS"/>
          <w:noProof/>
        </w:rPr>
        <w:t xml:space="preserve">eaten the sin offering today, would </w:t>
      </w:r>
      <w:del w:id="161" w:author="Author">
        <w:r w:rsidRPr="001049A2">
          <w:rPr>
            <w:rFonts w:ascii="Trebuchet MS" w:hAnsi="Trebuchet MS"/>
            <w:noProof/>
          </w:rPr>
          <w:delText>it prove satisfactory in Jehovah’s eyes</w:delText>
        </w:r>
      </w:del>
      <w:ins w:id="162" w:author="Author">
        <w:r w:rsidRPr="001049A2">
          <w:rPr>
            <w:rFonts w:ascii="Trebuchet MS" w:hAnsi="Trebuchet MS"/>
            <w:noProof/>
          </w:rPr>
          <w:t>that have been pleasing to Jehovah</w:t>
        </w:r>
      </w:ins>
      <w:r w:rsidRPr="001049A2">
        <w:rPr>
          <w:rFonts w:ascii="Trebuchet MS" w:hAnsi="Trebuchet MS"/>
          <w:noProof/>
        </w:rPr>
        <w:t xml:space="preserve">?” </w:t>
      </w:r>
      <w:r w:rsidRPr="001049A2">
        <w:rPr>
          <w:rFonts w:ascii="Trebuchet MS" w:hAnsi="Trebuchet MS"/>
          <w:b/>
          <w:noProof/>
        </w:rPr>
        <w:t xml:space="preserve">10:20 </w:t>
      </w:r>
      <w:r w:rsidRPr="001049A2">
        <w:rPr>
          <w:rFonts w:ascii="Trebuchet MS" w:hAnsi="Trebuchet MS"/>
          <w:noProof/>
        </w:rPr>
        <w:t xml:space="preserve">When Moses </w:t>
      </w:r>
      <w:del w:id="163" w:author="Author">
        <w:r w:rsidRPr="001049A2">
          <w:rPr>
            <w:rFonts w:ascii="Trebuchet MS" w:hAnsi="Trebuchet MS"/>
            <w:noProof/>
          </w:rPr>
          <w:delText>got to hear</w:delText>
        </w:r>
      </w:del>
      <w:ins w:id="164" w:author="Author">
        <w:r w:rsidRPr="001049A2">
          <w:rPr>
            <w:rFonts w:ascii="Trebuchet MS" w:hAnsi="Trebuchet MS"/>
            <w:noProof/>
          </w:rPr>
          <w:t>heard</w:t>
        </w:r>
      </w:ins>
      <w:r w:rsidRPr="001049A2">
        <w:rPr>
          <w:rFonts w:ascii="Trebuchet MS" w:hAnsi="Trebuchet MS"/>
          <w:noProof/>
        </w:rPr>
        <w:t xml:space="preserve"> that, </w:t>
      </w:r>
      <w:del w:id="165" w:author="Author">
        <w:r w:rsidRPr="001049A2">
          <w:rPr>
            <w:rFonts w:ascii="Trebuchet MS" w:hAnsi="Trebuchet MS"/>
            <w:noProof/>
          </w:rPr>
          <w:delText>then it proved satisfactory in his eyes</w:delText>
        </w:r>
      </w:del>
      <w:ins w:id="166" w:author="Author">
        <w:r w:rsidRPr="001049A2">
          <w:rPr>
            <w:rFonts w:ascii="Trebuchet MS" w:hAnsi="Trebuchet MS"/>
            <w:noProof/>
          </w:rPr>
          <w:t>he was satisfied</w:t>
        </w:r>
      </w:ins>
      <w:r w:rsidRPr="001049A2">
        <w:rPr>
          <w:rFonts w:ascii="Trebuchet MS" w:hAnsi="Trebuchet MS"/>
          <w:noProof/>
        </w:rPr>
        <w:t>.</w:t>
      </w:r>
    </w:p>
    <w:p w:rsidR="004C5970" w:rsidRPr="001049A2" w:rsidRDefault="004C5970" w:rsidP="004C5970">
      <w:pPr>
        <w:rPr>
          <w:rFonts w:ascii="Trebuchet MS" w:hAnsi="Trebuchet MS"/>
          <w:b/>
        </w:rPr>
      </w:pPr>
    </w:p>
    <w:p w:rsidR="00762BCB" w:rsidRPr="004C5970" w:rsidRDefault="00762BCB" w:rsidP="004C5970"/>
    <w:sectPr w:rsidR="00762BCB" w:rsidRPr="004C597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5CD" w:rsidRDefault="001C25CD">
      <w:r>
        <w:separator/>
      </w:r>
    </w:p>
  </w:endnote>
  <w:endnote w:type="continuationSeparator" w:id="0">
    <w:p w:rsidR="001C25CD" w:rsidRDefault="001C2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5CD" w:rsidRDefault="001C25CD">
      <w:r>
        <w:separator/>
      </w:r>
    </w:p>
  </w:footnote>
  <w:footnote w:type="continuationSeparator" w:id="0">
    <w:p w:rsidR="001C25CD" w:rsidRDefault="001C2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46B22">
        <w:t>Leviticus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46B22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46B22">
      <w:rPr>
        <w:noProof/>
        <w:snapToGrid w:val="0"/>
      </w:rPr>
      <w:t>Leviticus 10.Revised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46B22">
        <w:t>Leviticus Chapter 10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46B22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46B22">
      <w:rPr>
        <w:noProof/>
        <w:snapToGrid w:val="0"/>
      </w:rPr>
      <w:t>Leviticus 10.Revised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46B2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46B2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46B2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46B2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CD"/>
    <w:rsid w:val="001C25CD"/>
    <w:rsid w:val="00245EDD"/>
    <w:rsid w:val="0026230D"/>
    <w:rsid w:val="002B524D"/>
    <w:rsid w:val="002C00A8"/>
    <w:rsid w:val="00310508"/>
    <w:rsid w:val="003B380B"/>
    <w:rsid w:val="004500A2"/>
    <w:rsid w:val="004B7393"/>
    <w:rsid w:val="004C5970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46B22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84FAD52-2994-4336-B137-DA3539E8ABA6}"/>
  <w:attachedTemplate r:id="Ref0f6ec12e0846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f0f6ec12e0846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827</ap:Words>
  <ap:Characters>3650</ap:Characters>
  <ap:Application>Microsoft Office Word</ap:Application>
  <ap:DocSecurity>0</ap:DocSecurity>
  <ap:Lines>59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4468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10</dc:title>
  <dc:subject/>
  <dc:creator>Matthew Calleja</dc:creator>
  <cp:keywords/>
  <dc:description/>
  <cp:lastModifiedBy>Calleja, Matthew</cp:lastModifiedBy>
  <cp:revision>3</cp:revision>
  <dcterms:created xsi:type="dcterms:W3CDTF">2020-12-29T07:55:00Z</dcterms:created>
  <dcterms:modified xsi:type="dcterms:W3CDTF">2020-12-29T07:56:00Z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10.docx</vt:lpwstr>
  </property>
  <property fmtid="{D5CDD505-2E9C-101B-9397-08002B2CF9AE}" pid="9" name="_TranslationDocumentId">
    <vt:i4>19430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3010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