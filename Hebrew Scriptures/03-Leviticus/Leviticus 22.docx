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7B8FD7" w14:textId="2152C922" w:rsidR="001704CD" w:rsidRPr="000542E4" w:rsidRDefault="001704CD" w:rsidP="001704CD">
      <w:pPr>
        <w:rPr>
          <w:rFonts w:ascii="Arial" w:eastAsia="Arial" w:hAnsi="Arial" w:cs="MEPS Bookman WTS"/>
        </w:rPr>
      </w:pPr>
      <w:r w:rsidRPr="00BE6395">
        <w:rPr>
          <w:rFonts w:ascii="Arial" w:eastAsia="Arial" w:hAnsi="Arial" w:cs="Arial"/>
          <w:b/>
        </w:rPr>
        <w:t xml:space="preserve">22:1 </w:t>
      </w:r>
      <w:r w:rsidRPr="00BE6395">
        <w:rPr>
          <w:rFonts w:ascii="Arial" w:eastAsia="Arial" w:hAnsi="Arial" w:cs="Arial"/>
        </w:rPr>
        <w:t>Ġeħova kompla j</w:t>
      </w:r>
      <w:r w:rsidR="00CE30D4" w:rsidRPr="00BE6395">
        <w:rPr>
          <w:rFonts w:ascii="Arial" w:eastAsia="Arial" w:hAnsi="Arial" w:cs="Arial"/>
        </w:rPr>
        <w:t>għid</w:t>
      </w:r>
      <w:r w:rsidRPr="00BE6395">
        <w:rPr>
          <w:rFonts w:ascii="Arial" w:eastAsia="Arial" w:hAnsi="Arial" w:cs="Arial"/>
        </w:rPr>
        <w:t xml:space="preserve"> lil Mosè: </w:t>
      </w:r>
      <w:r w:rsidRPr="00BE6395">
        <w:rPr>
          <w:rFonts w:ascii="Arial" w:eastAsia="Arial" w:hAnsi="Arial" w:cs="Arial"/>
          <w:b/>
        </w:rPr>
        <w:t>22:2</w:t>
      </w:r>
      <w:r w:rsidR="001173A3" w:rsidRPr="00BE6395">
        <w:rPr>
          <w:rFonts w:ascii="Arial" w:eastAsia="Arial" w:hAnsi="Arial" w:cs="Arial"/>
          <w:b/>
        </w:rPr>
        <w:t xml:space="preserve"> </w:t>
      </w:r>
      <w:r w:rsidRPr="00BE6395">
        <w:rPr>
          <w:rFonts w:ascii="Arial" w:eastAsia="Arial" w:hAnsi="Arial" w:cs="MEPS Bookman WTS"/>
        </w:rPr>
        <w:t>“</w:t>
      </w:r>
      <w:r w:rsidR="00CE30D4" w:rsidRPr="00BE6395">
        <w:rPr>
          <w:rFonts w:ascii="Arial" w:eastAsia="Arial" w:hAnsi="Arial" w:cs="MEPS Bookman WTS"/>
        </w:rPr>
        <w:t>Għid</w:t>
      </w:r>
      <w:r w:rsidRPr="00BE6395">
        <w:rPr>
          <w:rFonts w:ascii="Arial" w:eastAsia="Arial" w:hAnsi="Arial" w:cs="MEPS Bookman WTS"/>
        </w:rPr>
        <w:t xml:space="preserve"> lil Aron u </w:t>
      </w:r>
      <w:r w:rsidR="00162D7D">
        <w:rPr>
          <w:rFonts w:ascii="Arial" w:eastAsia="Arial" w:hAnsi="Arial" w:cs="MEPS Bookman WTS"/>
        </w:rPr>
        <w:t xml:space="preserve">lit-tfal tiegħu </w:t>
      </w:r>
      <w:r w:rsidR="003E3664" w:rsidRPr="00BE6395">
        <w:rPr>
          <w:rFonts w:ascii="Arial" w:eastAsia="Arial" w:hAnsi="Arial" w:cs="MEPS Bookman WTS"/>
        </w:rPr>
        <w:t>biex</w:t>
      </w:r>
      <w:r w:rsidR="00CE30D4" w:rsidRPr="00BE6395">
        <w:rPr>
          <w:rFonts w:ascii="Arial" w:eastAsia="Arial" w:hAnsi="Arial" w:cs="MEPS Bookman WTS"/>
        </w:rPr>
        <w:t xml:space="preserve"> joqogħdu attenti kif </w:t>
      </w:r>
      <w:r w:rsidRPr="00BE6395">
        <w:rPr>
          <w:rFonts w:ascii="Arial" w:eastAsia="Arial" w:hAnsi="Arial" w:cs="MEPS Bookman WTS"/>
        </w:rPr>
        <w:t>jużaw</w:t>
      </w:r>
      <w:r w:rsidR="00FF327C" w:rsidRPr="00BE6395">
        <w:rPr>
          <w:rFonts w:ascii="MEPS Bookman WTS" w:eastAsia="Arial" w:hAnsi="MEPS Bookman WTS" w:cs="MEPS Bookman WTS"/>
        </w:rPr>
        <w:t></w:t>
      </w:r>
      <w:r w:rsidRPr="00BE6395">
        <w:rPr>
          <w:rFonts w:ascii="Arial" w:eastAsia="Arial" w:hAnsi="Arial" w:cs="MEPS Bookman WTS"/>
        </w:rPr>
        <w:t xml:space="preserve"> l</w:t>
      </w:r>
      <w:r w:rsidR="001173A3" w:rsidRPr="00BE6395">
        <w:rPr>
          <w:rFonts w:ascii="Arial" w:eastAsia="Arial" w:hAnsi="Arial" w:cs="MEPS Bookman WTS"/>
        </w:rPr>
        <w:t>-</w:t>
      </w:r>
      <w:r w:rsidRPr="00BE6395">
        <w:rPr>
          <w:rFonts w:ascii="Arial" w:eastAsia="Arial" w:hAnsi="Arial" w:cs="MEPS Bookman WTS"/>
        </w:rPr>
        <w:t>affarijiet qadd</w:t>
      </w:r>
      <w:r w:rsidR="00CE30D4" w:rsidRPr="00BE6395">
        <w:rPr>
          <w:rFonts w:ascii="Arial" w:eastAsia="Arial" w:hAnsi="Arial" w:cs="MEPS Bookman WTS"/>
        </w:rPr>
        <w:t>i</w:t>
      </w:r>
      <w:r w:rsidRPr="00BE6395">
        <w:rPr>
          <w:rFonts w:ascii="Arial" w:eastAsia="Arial" w:hAnsi="Arial" w:cs="MEPS Bookman WTS"/>
        </w:rPr>
        <w:t>sin ta</w:t>
      </w:r>
      <w:r w:rsidR="00CE30D4" w:rsidRPr="00BE6395">
        <w:rPr>
          <w:rFonts w:ascii="Arial" w:eastAsia="Arial" w:hAnsi="Arial" w:cs="MEPS Bookman WTS"/>
        </w:rPr>
        <w:t>l-</w:t>
      </w:r>
      <w:r w:rsidR="001C6C88" w:rsidRPr="00BE6395">
        <w:rPr>
          <w:rFonts w:ascii="Arial" w:eastAsia="Arial" w:hAnsi="Arial" w:cs="MEPS Bookman WTS"/>
        </w:rPr>
        <w:t>Iżrael</w:t>
      </w:r>
      <w:r w:rsidR="00CE30D4" w:rsidRPr="00BE6395">
        <w:rPr>
          <w:rFonts w:ascii="Arial" w:eastAsia="Arial" w:hAnsi="Arial" w:cs="MEPS Bookman WTS"/>
        </w:rPr>
        <w:t>in</w:t>
      </w:r>
      <w:r w:rsidRPr="00BE6395">
        <w:rPr>
          <w:rFonts w:ascii="Arial" w:eastAsia="Arial" w:hAnsi="Arial" w:cs="MEPS Bookman WTS"/>
        </w:rPr>
        <w:t xml:space="preserve"> u </w:t>
      </w:r>
      <w:r w:rsidR="0021549A" w:rsidRPr="00BE6395">
        <w:rPr>
          <w:rFonts w:ascii="Arial" w:eastAsia="Arial" w:hAnsi="Arial" w:cs="MEPS Bookman WTS"/>
        </w:rPr>
        <w:t xml:space="preserve">biex </w:t>
      </w:r>
      <w:r w:rsidRPr="00BE6395">
        <w:rPr>
          <w:rFonts w:ascii="Arial" w:eastAsia="Arial" w:hAnsi="Arial" w:cs="MEPS Bookman WTS"/>
        </w:rPr>
        <w:t>ma jka</w:t>
      </w:r>
      <w:r w:rsidR="00CE30D4" w:rsidRPr="00BE6395">
        <w:rPr>
          <w:rFonts w:ascii="Arial" w:eastAsia="Arial" w:hAnsi="Arial" w:cs="MEPS Bookman WTS"/>
        </w:rPr>
        <w:t>ż</w:t>
      </w:r>
      <w:r w:rsidRPr="00BE6395">
        <w:rPr>
          <w:rFonts w:ascii="Arial" w:eastAsia="Arial" w:hAnsi="Arial" w:cs="MEPS Bookman WTS"/>
        </w:rPr>
        <w:t>brux l</w:t>
      </w:r>
      <w:r w:rsidR="001173A3" w:rsidRPr="00BE6395">
        <w:rPr>
          <w:rFonts w:ascii="Arial" w:eastAsia="Arial" w:hAnsi="Arial" w:cs="MEPS Bookman WTS"/>
        </w:rPr>
        <w:t>-</w:t>
      </w:r>
      <w:r w:rsidRPr="00BE6395">
        <w:rPr>
          <w:rFonts w:ascii="Arial" w:eastAsia="Arial" w:hAnsi="Arial" w:cs="MEPS Bookman WTS"/>
        </w:rPr>
        <w:t xml:space="preserve">isem qaddis tiegħi </w:t>
      </w:r>
      <w:r w:rsidR="0021549A" w:rsidRPr="00BE6395">
        <w:rPr>
          <w:rFonts w:ascii="Arial" w:eastAsia="Arial" w:hAnsi="Arial" w:cs="MEPS Bookman WTS"/>
        </w:rPr>
        <w:t>b</w:t>
      </w:r>
      <w:r w:rsidRPr="00BE6395">
        <w:rPr>
          <w:rFonts w:ascii="Arial" w:eastAsia="Arial" w:hAnsi="Arial" w:cs="MEPS Bookman WTS"/>
        </w:rPr>
        <w:t>l</w:t>
      </w:r>
      <w:r w:rsidR="001173A3" w:rsidRPr="00BE6395">
        <w:rPr>
          <w:rFonts w:ascii="Arial" w:eastAsia="Arial" w:hAnsi="Arial" w:cs="MEPS Bookman WTS"/>
        </w:rPr>
        <w:t>-</w:t>
      </w:r>
      <w:r w:rsidRPr="00BE6395">
        <w:rPr>
          <w:rFonts w:ascii="Arial" w:eastAsia="Arial" w:hAnsi="Arial" w:cs="MEPS Bookman WTS"/>
        </w:rPr>
        <w:t xml:space="preserve">affarijiet li qed iqaddsuli. Jien Ġeħova. </w:t>
      </w:r>
      <w:r w:rsidRPr="00BE6395">
        <w:rPr>
          <w:rFonts w:ascii="Arial" w:eastAsia="Arial" w:hAnsi="Arial" w:cs="Arial"/>
          <w:b/>
        </w:rPr>
        <w:t>22:3</w:t>
      </w:r>
      <w:r w:rsidR="001173A3" w:rsidRPr="00BE6395">
        <w:rPr>
          <w:rFonts w:ascii="Arial" w:eastAsia="Arial" w:hAnsi="Arial" w:cs="Arial"/>
          <w:b/>
        </w:rPr>
        <w:t xml:space="preserve"> </w:t>
      </w:r>
      <w:r w:rsidRPr="00BE6395">
        <w:rPr>
          <w:rFonts w:ascii="Arial" w:eastAsia="Arial" w:hAnsi="Arial" w:cs="MEPS Bookman WTS"/>
        </w:rPr>
        <w:t>Għidilhom, ‘Matul il</w:t>
      </w:r>
      <w:r w:rsidR="001173A3" w:rsidRPr="00BE6395">
        <w:rPr>
          <w:rFonts w:ascii="Arial" w:eastAsia="Arial" w:hAnsi="Arial" w:cs="MEPS Bookman WTS"/>
        </w:rPr>
        <w:t>-</w:t>
      </w:r>
      <w:r w:rsidRPr="00BE6395">
        <w:rPr>
          <w:rFonts w:ascii="Arial" w:eastAsia="Arial" w:hAnsi="Arial" w:cs="MEPS Bookman WTS"/>
        </w:rPr>
        <w:t>ġenerazzjonijiet tagħkom</w:t>
      </w:r>
      <w:r w:rsidR="00767955" w:rsidRPr="00BE6395">
        <w:rPr>
          <w:rFonts w:ascii="Arial" w:eastAsia="Arial" w:hAnsi="Arial" w:cs="MEPS Bookman WTS"/>
        </w:rPr>
        <w:t>, kwalunkwe raġel min-</w:t>
      </w:r>
      <w:r w:rsidRPr="00BE6395">
        <w:rPr>
          <w:rFonts w:ascii="Arial" w:eastAsia="Arial" w:hAnsi="Arial" w:cs="MEPS Bookman WTS"/>
        </w:rPr>
        <w:t>nis</w:t>
      </w:r>
      <w:r w:rsidR="00767955" w:rsidRPr="00BE6395">
        <w:rPr>
          <w:rFonts w:ascii="Arial" w:eastAsia="Arial" w:hAnsi="Arial" w:cs="MEPS Bookman WTS"/>
        </w:rPr>
        <w:t>e</w:t>
      </w:r>
      <w:r w:rsidRPr="00BE6395">
        <w:rPr>
          <w:rFonts w:ascii="Arial" w:eastAsia="Arial" w:hAnsi="Arial" w:cs="MEPS Bookman WTS"/>
        </w:rPr>
        <w:t>l</w:t>
      </w:r>
      <w:r w:rsidR="00767955" w:rsidRPr="00BE6395">
        <w:rPr>
          <w:rFonts w:ascii="Arial" w:eastAsia="Arial" w:hAnsi="Arial" w:cs="MEPS Bookman WTS"/>
        </w:rPr>
        <w:t xml:space="preserve"> tagħ</w:t>
      </w:r>
      <w:r w:rsidRPr="00BE6395">
        <w:rPr>
          <w:rFonts w:ascii="Arial" w:eastAsia="Arial" w:hAnsi="Arial" w:cs="MEPS Bookman WTS"/>
        </w:rPr>
        <w:t xml:space="preserve">kom </w:t>
      </w:r>
      <w:r w:rsidR="00767955" w:rsidRPr="00BE6395">
        <w:rPr>
          <w:rFonts w:ascii="Arial" w:eastAsia="Arial" w:hAnsi="Arial" w:cs="MEPS Bookman WTS"/>
        </w:rPr>
        <w:t>li</w:t>
      </w:r>
      <w:r w:rsidR="0043429A" w:rsidRPr="00BE6395">
        <w:rPr>
          <w:rFonts w:ascii="Arial" w:eastAsia="Arial" w:hAnsi="Arial" w:cs="MEPS Bookman WTS"/>
        </w:rPr>
        <w:t>,</w:t>
      </w:r>
      <w:r w:rsidR="00767955" w:rsidRPr="00BE6395">
        <w:rPr>
          <w:rFonts w:ascii="Arial" w:eastAsia="Arial" w:hAnsi="Arial" w:cs="MEPS Bookman WTS"/>
        </w:rPr>
        <w:t xml:space="preserve"> waqt li ma jkunx nadif</w:t>
      </w:r>
      <w:r w:rsidR="0043429A" w:rsidRPr="00BE6395">
        <w:rPr>
          <w:rFonts w:ascii="Arial" w:eastAsia="Arial" w:hAnsi="Arial" w:cs="MEPS Bookman WTS"/>
        </w:rPr>
        <w:t>,</w:t>
      </w:r>
      <w:r w:rsidRPr="00BE6395">
        <w:rPr>
          <w:rFonts w:ascii="Arial" w:eastAsia="Arial" w:hAnsi="Arial" w:cs="MEPS Bookman WTS"/>
        </w:rPr>
        <w:t xml:space="preserve"> jersaq lejn l</w:t>
      </w:r>
      <w:r w:rsidR="001173A3" w:rsidRPr="00BE6395">
        <w:rPr>
          <w:rFonts w:ascii="Arial" w:eastAsia="Arial" w:hAnsi="Arial" w:cs="MEPS Bookman WTS"/>
        </w:rPr>
        <w:t>-</w:t>
      </w:r>
      <w:r w:rsidRPr="00BE6395">
        <w:rPr>
          <w:rFonts w:ascii="Arial" w:eastAsia="Arial" w:hAnsi="Arial" w:cs="MEPS Bookman WTS"/>
        </w:rPr>
        <w:t>affarijiet qadd</w:t>
      </w:r>
      <w:r w:rsidR="00767955" w:rsidRPr="00BE6395">
        <w:rPr>
          <w:rFonts w:ascii="Arial" w:eastAsia="Arial" w:hAnsi="Arial" w:cs="MEPS Bookman WTS"/>
        </w:rPr>
        <w:t xml:space="preserve">isin </w:t>
      </w:r>
      <w:r w:rsidRPr="00BE6395">
        <w:rPr>
          <w:rFonts w:ascii="Arial" w:eastAsia="Arial" w:hAnsi="Arial" w:cs="MEPS Bookman WTS"/>
        </w:rPr>
        <w:t xml:space="preserve">li </w:t>
      </w:r>
      <w:r w:rsidR="00767955" w:rsidRPr="00BE6395">
        <w:rPr>
          <w:rFonts w:ascii="Arial" w:eastAsia="Arial" w:hAnsi="Arial" w:cs="MEPS Bookman WTS"/>
        </w:rPr>
        <w:t>l-</w:t>
      </w:r>
      <w:r w:rsidR="001C6C88" w:rsidRPr="00BE6395">
        <w:rPr>
          <w:rFonts w:ascii="Arial" w:eastAsia="Arial" w:hAnsi="Arial" w:cs="MEPS Bookman WTS"/>
        </w:rPr>
        <w:t>Iżrael</w:t>
      </w:r>
      <w:r w:rsidR="00767955" w:rsidRPr="00BE6395">
        <w:rPr>
          <w:rFonts w:ascii="Arial" w:eastAsia="Arial" w:hAnsi="Arial" w:cs="MEPS Bookman WTS"/>
        </w:rPr>
        <w:t>in</w:t>
      </w:r>
      <w:r w:rsidRPr="00BE6395">
        <w:rPr>
          <w:rFonts w:ascii="Arial" w:eastAsia="Arial" w:hAnsi="Arial" w:cs="MEPS Bookman WTS"/>
        </w:rPr>
        <w:t xml:space="preserve"> </w:t>
      </w:r>
      <w:r w:rsidR="00767955" w:rsidRPr="00BE6395">
        <w:rPr>
          <w:rFonts w:ascii="Arial" w:eastAsia="Arial" w:hAnsi="Arial" w:cs="MEPS Bookman WTS"/>
        </w:rPr>
        <w:t>i</w:t>
      </w:r>
      <w:r w:rsidRPr="00BE6395">
        <w:rPr>
          <w:rFonts w:ascii="Arial" w:eastAsia="Arial" w:hAnsi="Arial" w:cs="MEPS Bookman WTS"/>
        </w:rPr>
        <w:t>qaddsu għal Ġeħova, d</w:t>
      </w:r>
      <w:r w:rsidR="00767955" w:rsidRPr="00BE6395">
        <w:rPr>
          <w:rFonts w:ascii="Arial" w:eastAsia="Arial" w:hAnsi="Arial" w:cs="MEPS Bookman WTS"/>
        </w:rPr>
        <w:t>i</w:t>
      </w:r>
      <w:r w:rsidRPr="00BE6395">
        <w:rPr>
          <w:rFonts w:ascii="Arial" w:eastAsia="Arial" w:hAnsi="Arial" w:cs="MEPS Bookman WTS"/>
        </w:rPr>
        <w:t>n il</w:t>
      </w:r>
      <w:r w:rsidR="001173A3" w:rsidRPr="00BE6395">
        <w:rPr>
          <w:rFonts w:ascii="Arial" w:eastAsia="Arial" w:hAnsi="Arial" w:cs="MEPS Bookman WTS"/>
        </w:rPr>
        <w:t>-</w:t>
      </w:r>
      <w:r w:rsidR="00767955" w:rsidRPr="00BE6395">
        <w:rPr>
          <w:rFonts w:ascii="Arial" w:eastAsia="Arial" w:hAnsi="Arial" w:cs="MEPS Bookman WTS"/>
        </w:rPr>
        <w:t>persuna</w:t>
      </w:r>
      <w:r w:rsidRPr="00BE6395">
        <w:rPr>
          <w:rFonts w:ascii="Arial" w:eastAsia="Arial" w:hAnsi="Arial" w:cs="MEPS Bookman WTS"/>
        </w:rPr>
        <w:t xml:space="preserve"> </w:t>
      </w:r>
      <w:r w:rsidR="002D6387" w:rsidRPr="00BE6395">
        <w:rPr>
          <w:rFonts w:ascii="Arial" w:eastAsia="Arial" w:hAnsi="Arial" w:cs="MEPS Bookman WTS"/>
        </w:rPr>
        <w:t>tiġi</w:t>
      </w:r>
      <w:r w:rsidRPr="00BE6395">
        <w:rPr>
          <w:rFonts w:ascii="Arial" w:eastAsia="Arial" w:hAnsi="Arial" w:cs="MEPS Bookman WTS"/>
        </w:rPr>
        <w:t xml:space="preserve"> </w:t>
      </w:r>
      <w:r w:rsidR="002D6387" w:rsidRPr="00BE6395">
        <w:rPr>
          <w:rFonts w:ascii="Arial" w:eastAsia="Arial" w:hAnsi="Arial" w:cs="MEPS Bookman WTS"/>
        </w:rPr>
        <w:t>maqtugħa</w:t>
      </w:r>
      <w:r w:rsidR="00952984" w:rsidRPr="00BE6395">
        <w:rPr>
          <w:rFonts w:ascii="MEPS Bookman WTS" w:eastAsia="Arial" w:hAnsi="MEPS Bookman WTS" w:cs="MEPS Bookman WTS"/>
        </w:rPr>
        <w:t></w:t>
      </w:r>
      <w:r w:rsidRPr="00BE6395">
        <w:rPr>
          <w:rFonts w:ascii="Arial" w:eastAsia="Arial" w:hAnsi="Arial" w:cs="MEPS Bookman WTS"/>
        </w:rPr>
        <w:t xml:space="preserve"> minn quddiemi. Jien Ġeħova. </w:t>
      </w:r>
      <w:r w:rsidRPr="00BE6395">
        <w:rPr>
          <w:rFonts w:ascii="Arial" w:eastAsia="Arial" w:hAnsi="Arial" w:cs="Arial"/>
          <w:b/>
        </w:rPr>
        <w:t>22:4</w:t>
      </w:r>
      <w:r w:rsidR="001173A3" w:rsidRPr="00BE6395">
        <w:rPr>
          <w:rFonts w:ascii="Arial" w:eastAsia="Arial" w:hAnsi="Arial" w:cs="Arial"/>
          <w:b/>
        </w:rPr>
        <w:t xml:space="preserve"> </w:t>
      </w:r>
      <w:r w:rsidRPr="00BE6395">
        <w:rPr>
          <w:rFonts w:ascii="Arial" w:eastAsia="Arial" w:hAnsi="Arial" w:cs="MEPS Bookman WTS"/>
        </w:rPr>
        <w:t>Ebda raġel min</w:t>
      </w:r>
      <w:r w:rsidR="00AF0B60" w:rsidRPr="00BE6395">
        <w:rPr>
          <w:rFonts w:ascii="Arial" w:eastAsia="Arial" w:hAnsi="Arial" w:cs="MEPS Bookman WTS"/>
        </w:rPr>
        <w:t>-</w:t>
      </w:r>
      <w:r w:rsidRPr="00BE6395">
        <w:rPr>
          <w:rFonts w:ascii="Arial" w:eastAsia="Arial" w:hAnsi="Arial" w:cs="MEPS Bookman WTS"/>
        </w:rPr>
        <w:t xml:space="preserve">nisel </w:t>
      </w:r>
      <w:r w:rsidR="00AF0B60" w:rsidRPr="00BE6395">
        <w:rPr>
          <w:rFonts w:ascii="Arial" w:eastAsia="Arial" w:hAnsi="Arial" w:cs="MEPS Bookman WTS"/>
        </w:rPr>
        <w:t>t’</w:t>
      </w:r>
      <w:r w:rsidRPr="00BE6395">
        <w:rPr>
          <w:rFonts w:ascii="Arial" w:eastAsia="Arial" w:hAnsi="Arial" w:cs="MEPS Bookman WTS"/>
        </w:rPr>
        <w:t>Aron</w:t>
      </w:r>
      <w:r w:rsidR="00232407" w:rsidRPr="00BE6395">
        <w:rPr>
          <w:rFonts w:ascii="Arial" w:eastAsia="Arial" w:hAnsi="Arial" w:cs="MEPS Bookman WTS"/>
        </w:rPr>
        <w:t xml:space="preserve"> li jkollu l-ġdiem jew </w:t>
      </w:r>
      <w:r w:rsidR="001A5B97" w:rsidRPr="00BE6395">
        <w:rPr>
          <w:rFonts w:ascii="Arial" w:eastAsia="Arial" w:hAnsi="Arial" w:cs="MEPS Bookman WTS"/>
        </w:rPr>
        <w:t>toħroġlu l-materja</w:t>
      </w:r>
      <w:r w:rsidRPr="00BE6395">
        <w:rPr>
          <w:rFonts w:ascii="Arial" w:eastAsia="Arial" w:hAnsi="Arial" w:cs="MEPS Bookman WTS"/>
        </w:rPr>
        <w:t xml:space="preserve"> </w:t>
      </w:r>
      <w:r w:rsidR="001A5B97" w:rsidRPr="00BE6395">
        <w:rPr>
          <w:rFonts w:ascii="Arial" w:eastAsia="Arial" w:hAnsi="Arial" w:cs="MEPS Bookman WTS"/>
        </w:rPr>
        <w:t xml:space="preserve">mill-organu ġenitali </w:t>
      </w:r>
      <w:r w:rsidRPr="00BE6395">
        <w:rPr>
          <w:rFonts w:ascii="Arial" w:eastAsia="Arial" w:hAnsi="Arial" w:cs="MEPS Bookman WTS"/>
        </w:rPr>
        <w:t>ma jistaʼ jiekol mill</w:t>
      </w:r>
      <w:r w:rsidR="001173A3" w:rsidRPr="00BE6395">
        <w:rPr>
          <w:rFonts w:ascii="Arial" w:eastAsia="Arial" w:hAnsi="Arial" w:cs="MEPS Bookman WTS"/>
        </w:rPr>
        <w:t>-</w:t>
      </w:r>
      <w:r w:rsidRPr="00BE6395">
        <w:rPr>
          <w:rFonts w:ascii="Arial" w:eastAsia="Arial" w:hAnsi="Arial" w:cs="MEPS Bookman WTS"/>
        </w:rPr>
        <w:t>affarijiet qadd</w:t>
      </w:r>
      <w:r w:rsidR="00232407" w:rsidRPr="00BE6395">
        <w:rPr>
          <w:rFonts w:ascii="Arial" w:eastAsia="Arial" w:hAnsi="Arial" w:cs="MEPS Bookman WTS"/>
        </w:rPr>
        <w:t>i</w:t>
      </w:r>
      <w:r w:rsidRPr="00BE6395">
        <w:rPr>
          <w:rFonts w:ascii="Arial" w:eastAsia="Arial" w:hAnsi="Arial" w:cs="MEPS Bookman WTS"/>
        </w:rPr>
        <w:t xml:space="preserve">sin sakemm jindaf, lanqas min imiss lil xi ħadd </w:t>
      </w:r>
      <w:r w:rsidR="00DE21E7" w:rsidRPr="00BE6395">
        <w:rPr>
          <w:rFonts w:ascii="Arial" w:eastAsia="Arial" w:hAnsi="Arial" w:cs="MEPS Bookman WTS"/>
        </w:rPr>
        <w:t xml:space="preserve">li sar </w:t>
      </w:r>
      <w:r w:rsidRPr="00BE6395">
        <w:rPr>
          <w:rFonts w:ascii="Arial" w:eastAsia="Arial" w:hAnsi="Arial" w:cs="MEPS Bookman WTS"/>
        </w:rPr>
        <w:t xml:space="preserve">mhux nadif </w:t>
      </w:r>
      <w:r w:rsidR="00232407" w:rsidRPr="00BE6395">
        <w:rPr>
          <w:rFonts w:ascii="Arial" w:eastAsia="Arial" w:hAnsi="Arial" w:cs="MEPS Bookman WTS"/>
        </w:rPr>
        <w:t>minħabba persuna</w:t>
      </w:r>
      <w:r w:rsidRPr="00BE6395">
        <w:rPr>
          <w:rFonts w:ascii="Arial" w:eastAsia="Arial" w:hAnsi="Arial" w:cs="MEPS Bookman WTS"/>
        </w:rPr>
        <w:t xml:space="preserve"> mejta jew raġel li </w:t>
      </w:r>
      <w:r w:rsidR="00232407" w:rsidRPr="00BE6395">
        <w:rPr>
          <w:rFonts w:ascii="Arial" w:eastAsia="Arial" w:hAnsi="Arial" w:cs="MEPS Bookman WTS"/>
        </w:rPr>
        <w:t>t</w:t>
      </w:r>
      <w:r w:rsidRPr="00BE6395">
        <w:rPr>
          <w:rFonts w:ascii="Arial" w:eastAsia="Arial" w:hAnsi="Arial" w:cs="MEPS Bookman WTS"/>
        </w:rPr>
        <w:t>oħroġ</w:t>
      </w:r>
      <w:r w:rsidR="001A5B97" w:rsidRPr="00BE6395">
        <w:rPr>
          <w:rFonts w:ascii="Arial" w:eastAsia="Arial" w:hAnsi="Arial" w:cs="MEPS Bookman WTS"/>
        </w:rPr>
        <w:t>lu</w:t>
      </w:r>
      <w:r w:rsidRPr="00BE6395">
        <w:rPr>
          <w:rFonts w:ascii="Arial" w:eastAsia="Arial" w:hAnsi="Arial" w:cs="MEPS Bookman WTS"/>
        </w:rPr>
        <w:t xml:space="preserve"> l</w:t>
      </w:r>
      <w:r w:rsidR="001173A3" w:rsidRPr="00BE6395">
        <w:rPr>
          <w:rFonts w:ascii="Arial" w:eastAsia="Arial" w:hAnsi="Arial" w:cs="MEPS Bookman WTS"/>
        </w:rPr>
        <w:t>-</w:t>
      </w:r>
      <w:r w:rsidRPr="00BE6395">
        <w:rPr>
          <w:rFonts w:ascii="Arial" w:eastAsia="Arial" w:hAnsi="Arial" w:cs="MEPS Bookman WTS"/>
        </w:rPr>
        <w:t xml:space="preserve">isperma, </w:t>
      </w:r>
      <w:r w:rsidRPr="00BE6395">
        <w:rPr>
          <w:rFonts w:ascii="Arial" w:eastAsia="Arial" w:hAnsi="Arial" w:cs="Arial"/>
          <w:b/>
        </w:rPr>
        <w:t>22:5</w:t>
      </w:r>
      <w:r w:rsidR="001173A3" w:rsidRPr="00BE6395">
        <w:rPr>
          <w:rFonts w:ascii="Arial" w:eastAsia="Arial" w:hAnsi="Arial" w:cs="Arial"/>
          <w:b/>
        </w:rPr>
        <w:t xml:space="preserve"> </w:t>
      </w:r>
      <w:r w:rsidRPr="00BE6395">
        <w:rPr>
          <w:rFonts w:ascii="Arial" w:eastAsia="Arial" w:hAnsi="Arial" w:cs="MEPS Bookman WTS"/>
        </w:rPr>
        <w:t>lanqas raġel li jmiss xi ħl</w:t>
      </w:r>
      <w:r w:rsidR="0066329B" w:rsidRPr="00BE6395">
        <w:rPr>
          <w:rFonts w:ascii="Arial" w:eastAsia="Arial" w:hAnsi="Arial" w:cs="MEPS Bookman WTS"/>
        </w:rPr>
        <w:t>i</w:t>
      </w:r>
      <w:r w:rsidRPr="00BE6395">
        <w:rPr>
          <w:rFonts w:ascii="Arial" w:eastAsia="Arial" w:hAnsi="Arial" w:cs="MEPS Bookman WTS"/>
        </w:rPr>
        <w:t>qa li tgħix fi qtajjaʼ u li mhix nadifa jew imiss bniedem li mhux nadif</w:t>
      </w:r>
      <w:r w:rsidR="0066329B" w:rsidRPr="00BE6395">
        <w:rPr>
          <w:rFonts w:ascii="Arial" w:eastAsia="Arial" w:hAnsi="Arial" w:cs="MEPS Bookman WTS"/>
        </w:rPr>
        <w:t xml:space="preserve"> u li jistaʼ jagħmlu mhux nadif</w:t>
      </w:r>
      <w:r w:rsidRPr="00BE6395">
        <w:rPr>
          <w:rFonts w:ascii="Arial" w:eastAsia="Arial" w:hAnsi="Arial" w:cs="MEPS Bookman WTS"/>
        </w:rPr>
        <w:t xml:space="preserve">. </w:t>
      </w:r>
      <w:r w:rsidRPr="00BE6395">
        <w:rPr>
          <w:rFonts w:ascii="Arial" w:eastAsia="Arial" w:hAnsi="Arial" w:cs="Arial"/>
          <w:b/>
        </w:rPr>
        <w:t>22:6</w:t>
      </w:r>
      <w:r w:rsidR="001173A3" w:rsidRPr="00BE6395">
        <w:rPr>
          <w:rFonts w:ascii="Arial" w:eastAsia="Arial" w:hAnsi="Arial" w:cs="Arial"/>
          <w:b/>
        </w:rPr>
        <w:t xml:space="preserve"> </w:t>
      </w:r>
      <w:r w:rsidR="00AA582F" w:rsidRPr="00BE6395">
        <w:rPr>
          <w:rFonts w:ascii="Arial" w:eastAsia="Arial" w:hAnsi="Arial" w:cs="MEPS Bookman WTS"/>
        </w:rPr>
        <w:t>Min</w:t>
      </w:r>
      <w:r w:rsidRPr="00BE6395">
        <w:rPr>
          <w:rFonts w:ascii="Arial" w:eastAsia="Arial" w:hAnsi="Arial" w:cs="MEPS Bookman WTS"/>
        </w:rPr>
        <w:t xml:space="preserve"> </w:t>
      </w:r>
      <w:r w:rsidR="00AA582F" w:rsidRPr="00BE6395">
        <w:rPr>
          <w:rFonts w:ascii="Arial" w:eastAsia="Arial" w:hAnsi="Arial" w:cs="MEPS Bookman WTS"/>
        </w:rPr>
        <w:t>i</w:t>
      </w:r>
      <w:r w:rsidRPr="00BE6395">
        <w:rPr>
          <w:rFonts w:ascii="Arial" w:eastAsia="Arial" w:hAnsi="Arial" w:cs="MEPS Bookman WTS"/>
        </w:rPr>
        <w:t xml:space="preserve">miss xi </w:t>
      </w:r>
      <w:r w:rsidR="00E83305" w:rsidRPr="00BE6395">
        <w:rPr>
          <w:rFonts w:ascii="Arial" w:eastAsia="Arial" w:hAnsi="Arial" w:cs="MEPS Bookman WTS"/>
        </w:rPr>
        <w:t>ħaġa</w:t>
      </w:r>
      <w:r w:rsidRPr="00BE6395">
        <w:rPr>
          <w:rFonts w:ascii="Arial" w:eastAsia="Arial" w:hAnsi="Arial" w:cs="MEPS Bookman WTS"/>
        </w:rPr>
        <w:t xml:space="preserve"> minn dawn</w:t>
      </w:r>
      <w:r w:rsidR="00AA582F" w:rsidRPr="00BE6395">
        <w:rPr>
          <w:rFonts w:ascii="Arial" w:eastAsia="Arial" w:hAnsi="Arial" w:cs="MEPS Bookman WTS"/>
        </w:rPr>
        <w:t>,</w:t>
      </w:r>
      <w:r w:rsidRPr="00BE6395">
        <w:rPr>
          <w:rFonts w:ascii="Arial" w:eastAsia="Arial" w:hAnsi="Arial" w:cs="MEPS Bookman WTS"/>
        </w:rPr>
        <w:t xml:space="preserve"> ma </w:t>
      </w:r>
      <w:r w:rsidR="00AA582F" w:rsidRPr="00BE6395">
        <w:rPr>
          <w:rFonts w:ascii="Arial" w:eastAsia="Arial" w:hAnsi="Arial" w:cs="MEPS Bookman WTS"/>
        </w:rPr>
        <w:t>j</w:t>
      </w:r>
      <w:r w:rsidRPr="00BE6395">
        <w:rPr>
          <w:rFonts w:ascii="Arial" w:eastAsia="Arial" w:hAnsi="Arial" w:cs="MEPS Bookman WTS"/>
        </w:rPr>
        <w:t>kunx nadif sa filgħaxija u ma</w:t>
      </w:r>
      <w:r w:rsidR="00E83305" w:rsidRPr="00BE6395">
        <w:rPr>
          <w:rFonts w:ascii="Arial" w:eastAsia="Arial" w:hAnsi="Arial" w:cs="MEPS Bookman WTS"/>
        </w:rPr>
        <w:t xml:space="preserve"> </w:t>
      </w:r>
      <w:r w:rsidR="00AA582F" w:rsidRPr="00BE6395">
        <w:rPr>
          <w:rFonts w:ascii="Arial" w:eastAsia="Arial" w:hAnsi="Arial" w:cs="MEPS Bookman WTS"/>
        </w:rPr>
        <w:t>j</w:t>
      </w:r>
      <w:r w:rsidRPr="00BE6395">
        <w:rPr>
          <w:rFonts w:ascii="Arial" w:eastAsia="Arial" w:hAnsi="Arial" w:cs="MEPS Bookman WTS"/>
        </w:rPr>
        <w:t>ista</w:t>
      </w:r>
      <w:r w:rsidR="00E83305" w:rsidRPr="00BE6395">
        <w:rPr>
          <w:rFonts w:ascii="Arial" w:eastAsia="Arial" w:hAnsi="Arial" w:cs="MEPS Bookman WTS"/>
        </w:rPr>
        <w:t xml:space="preserve">x </w:t>
      </w:r>
      <w:r w:rsidR="00AA582F" w:rsidRPr="00BE6395">
        <w:rPr>
          <w:rFonts w:ascii="Arial" w:eastAsia="Arial" w:hAnsi="Arial" w:cs="MEPS Bookman WTS"/>
        </w:rPr>
        <w:t>j</w:t>
      </w:r>
      <w:r w:rsidRPr="00BE6395">
        <w:rPr>
          <w:rFonts w:ascii="Arial" w:eastAsia="Arial" w:hAnsi="Arial" w:cs="MEPS Bookman WTS"/>
        </w:rPr>
        <w:t>iekol mill</w:t>
      </w:r>
      <w:r w:rsidR="001173A3" w:rsidRPr="00BE6395">
        <w:rPr>
          <w:rFonts w:ascii="Arial" w:eastAsia="Arial" w:hAnsi="Arial" w:cs="MEPS Bookman WTS"/>
        </w:rPr>
        <w:t>-</w:t>
      </w:r>
      <w:r w:rsidRPr="00BE6395">
        <w:rPr>
          <w:rFonts w:ascii="Arial" w:eastAsia="Arial" w:hAnsi="Arial" w:cs="MEPS Bookman WTS"/>
        </w:rPr>
        <w:t>affarijiet qadd</w:t>
      </w:r>
      <w:r w:rsidR="00E83305" w:rsidRPr="00BE6395">
        <w:rPr>
          <w:rFonts w:ascii="Arial" w:eastAsia="Arial" w:hAnsi="Arial" w:cs="MEPS Bookman WTS"/>
        </w:rPr>
        <w:t>i</w:t>
      </w:r>
      <w:r w:rsidRPr="00BE6395">
        <w:rPr>
          <w:rFonts w:ascii="Arial" w:eastAsia="Arial" w:hAnsi="Arial" w:cs="MEPS Bookman WTS"/>
        </w:rPr>
        <w:t xml:space="preserve">sin, imma </w:t>
      </w:r>
      <w:r w:rsidR="00AA582F" w:rsidRPr="00BE6395">
        <w:rPr>
          <w:rFonts w:ascii="Arial" w:eastAsia="Arial" w:hAnsi="Arial" w:cs="MEPS Bookman WTS"/>
        </w:rPr>
        <w:t>j</w:t>
      </w:r>
      <w:r w:rsidRPr="00BE6395">
        <w:rPr>
          <w:rFonts w:ascii="Arial" w:eastAsia="Arial" w:hAnsi="Arial" w:cs="MEPS Bookman WTS"/>
        </w:rPr>
        <w:t xml:space="preserve">rid </w:t>
      </w:r>
      <w:r w:rsidR="00AA582F" w:rsidRPr="00BE6395">
        <w:rPr>
          <w:rFonts w:ascii="Arial" w:eastAsia="Arial" w:hAnsi="Arial" w:cs="MEPS Bookman WTS"/>
        </w:rPr>
        <w:t>j</w:t>
      </w:r>
      <w:r w:rsidRPr="00BE6395">
        <w:rPr>
          <w:rFonts w:ascii="Arial" w:eastAsia="Arial" w:hAnsi="Arial" w:cs="MEPS Bookman WTS"/>
        </w:rPr>
        <w:t>inħasel fl</w:t>
      </w:r>
      <w:r w:rsidR="001173A3" w:rsidRPr="00BE6395">
        <w:rPr>
          <w:rFonts w:ascii="Arial" w:eastAsia="Arial" w:hAnsi="Arial" w:cs="MEPS Bookman WTS"/>
        </w:rPr>
        <w:t>-</w:t>
      </w:r>
      <w:r w:rsidRPr="00BE6395">
        <w:rPr>
          <w:rFonts w:ascii="Arial" w:eastAsia="Arial" w:hAnsi="Arial" w:cs="MEPS Bookman WTS"/>
        </w:rPr>
        <w:t xml:space="preserve">ilma. </w:t>
      </w:r>
      <w:r w:rsidRPr="00BE6395">
        <w:rPr>
          <w:rFonts w:ascii="Arial" w:eastAsia="Arial" w:hAnsi="Arial" w:cs="Arial"/>
          <w:b/>
        </w:rPr>
        <w:t>22:7</w:t>
      </w:r>
      <w:r w:rsidR="001173A3" w:rsidRPr="00BE6395">
        <w:rPr>
          <w:rFonts w:ascii="Arial" w:eastAsia="Arial" w:hAnsi="Arial" w:cs="Arial"/>
          <w:b/>
        </w:rPr>
        <w:t xml:space="preserve"> </w:t>
      </w:r>
      <w:r w:rsidRPr="00BE6395">
        <w:rPr>
          <w:rFonts w:ascii="Arial" w:eastAsia="Arial" w:hAnsi="Arial" w:cs="MEPS Bookman WTS"/>
        </w:rPr>
        <w:t>Meta tkun niżlet ix</w:t>
      </w:r>
      <w:r w:rsidR="001173A3" w:rsidRPr="00BE6395">
        <w:rPr>
          <w:rFonts w:ascii="Arial" w:eastAsia="Arial" w:hAnsi="Arial" w:cs="MEPS Bookman WTS"/>
        </w:rPr>
        <w:t>-</w:t>
      </w:r>
      <w:r w:rsidRPr="00BE6395">
        <w:rPr>
          <w:rFonts w:ascii="Arial" w:eastAsia="Arial" w:hAnsi="Arial" w:cs="MEPS Bookman WTS"/>
        </w:rPr>
        <w:t>xemx, ikun nadif, u wara jkun jistaʼ jiekol ftit mill</w:t>
      </w:r>
      <w:r w:rsidR="001173A3" w:rsidRPr="00BE6395">
        <w:rPr>
          <w:rFonts w:ascii="Arial" w:eastAsia="Arial" w:hAnsi="Arial" w:cs="MEPS Bookman WTS"/>
        </w:rPr>
        <w:t>-</w:t>
      </w:r>
      <w:r w:rsidRPr="00BE6395">
        <w:rPr>
          <w:rFonts w:ascii="Arial" w:eastAsia="Arial" w:hAnsi="Arial" w:cs="MEPS Bookman WTS"/>
        </w:rPr>
        <w:t>affarijiet qadd</w:t>
      </w:r>
      <w:r w:rsidR="00AF0B60" w:rsidRPr="00BE6395">
        <w:rPr>
          <w:rFonts w:ascii="Arial" w:eastAsia="Arial" w:hAnsi="Arial" w:cs="MEPS Bookman WTS"/>
        </w:rPr>
        <w:t>i</w:t>
      </w:r>
      <w:r w:rsidRPr="00BE6395">
        <w:rPr>
          <w:rFonts w:ascii="Arial" w:eastAsia="Arial" w:hAnsi="Arial" w:cs="MEPS Bookman WTS"/>
        </w:rPr>
        <w:t>sin għaliex dan</w:t>
      </w:r>
      <w:r w:rsidR="00AF0B60" w:rsidRPr="00BE6395">
        <w:rPr>
          <w:rFonts w:ascii="Arial" w:eastAsia="Arial" w:hAnsi="Arial" w:cs="MEPS Bookman WTS"/>
        </w:rPr>
        <w:t xml:space="preserve"> hu</w:t>
      </w:r>
      <w:r w:rsidRPr="00BE6395">
        <w:rPr>
          <w:rFonts w:ascii="Arial" w:eastAsia="Arial" w:hAnsi="Arial" w:cs="MEPS Bookman WTS"/>
        </w:rPr>
        <w:t xml:space="preserve"> </w:t>
      </w:r>
      <w:r w:rsidR="00AA582F" w:rsidRPr="00BE6395">
        <w:rPr>
          <w:rFonts w:ascii="Arial" w:eastAsia="Arial" w:hAnsi="Arial" w:cs="MEPS Bookman WTS"/>
        </w:rPr>
        <w:t>l-ikel tiegħu</w:t>
      </w:r>
      <w:r w:rsidRPr="00BE6395">
        <w:rPr>
          <w:rFonts w:ascii="Arial" w:eastAsia="Arial" w:hAnsi="Arial" w:cs="MEPS Bookman WTS"/>
        </w:rPr>
        <w:t xml:space="preserve">. </w:t>
      </w:r>
      <w:r w:rsidRPr="000542E4">
        <w:rPr>
          <w:rFonts w:ascii="Arial" w:eastAsia="Arial" w:hAnsi="Arial" w:cs="Arial"/>
          <w:b/>
        </w:rPr>
        <w:t>22:8</w:t>
      </w:r>
      <w:r w:rsidR="001173A3" w:rsidRPr="000542E4">
        <w:rPr>
          <w:rFonts w:ascii="Arial" w:eastAsia="Arial" w:hAnsi="Arial" w:cs="Arial"/>
          <w:b/>
        </w:rPr>
        <w:t xml:space="preserve"> </w:t>
      </w:r>
      <w:r w:rsidRPr="000542E4">
        <w:rPr>
          <w:rFonts w:ascii="Arial" w:eastAsia="Arial" w:hAnsi="Arial" w:cs="MEPS Bookman WTS"/>
        </w:rPr>
        <w:t xml:space="preserve">Ukoll, m’għandux jiekol xi </w:t>
      </w:r>
      <w:r w:rsidR="00AF3ADA" w:rsidRPr="000542E4">
        <w:rPr>
          <w:rFonts w:ascii="Arial" w:eastAsia="Arial" w:hAnsi="Arial" w:cs="MEPS Bookman WTS"/>
        </w:rPr>
        <w:t>annimal</w:t>
      </w:r>
      <w:r w:rsidRPr="000542E4">
        <w:rPr>
          <w:rFonts w:ascii="Arial" w:eastAsia="Arial" w:hAnsi="Arial" w:cs="MEPS Bookman WTS"/>
        </w:rPr>
        <w:t xml:space="preserve"> li jkun </w:t>
      </w:r>
      <w:r w:rsidR="00AF3ADA" w:rsidRPr="000542E4">
        <w:rPr>
          <w:rFonts w:ascii="Arial" w:eastAsia="Arial" w:hAnsi="Arial" w:cs="MEPS Bookman WTS"/>
        </w:rPr>
        <w:t>instab</w:t>
      </w:r>
      <w:r w:rsidRPr="000542E4">
        <w:rPr>
          <w:rFonts w:ascii="Arial" w:eastAsia="Arial" w:hAnsi="Arial" w:cs="MEPS Bookman WTS"/>
        </w:rPr>
        <w:t xml:space="preserve"> mejjet jew </w:t>
      </w:r>
      <w:commentRangeStart w:id="0"/>
      <w:r w:rsidR="00364E88" w:rsidRPr="000542E4">
        <w:rPr>
          <w:rFonts w:ascii="Arial" w:eastAsia="Arial" w:hAnsi="Arial" w:cs="MEPS Bookman WTS"/>
        </w:rPr>
        <w:t>i</w:t>
      </w:r>
      <w:r w:rsidRPr="000542E4">
        <w:rPr>
          <w:rFonts w:ascii="Arial" w:eastAsia="Arial" w:hAnsi="Arial" w:cs="MEPS Bookman WTS"/>
        </w:rPr>
        <w:t>mqatta</w:t>
      </w:r>
      <w:commentRangeEnd w:id="0"/>
      <w:r w:rsidR="007B13ED" w:rsidRPr="000542E4">
        <w:rPr>
          <w:rStyle w:val="CommentReference"/>
        </w:rPr>
        <w:commentReference w:id="0"/>
      </w:r>
      <w:r w:rsidR="004E2AD5" w:rsidRPr="000542E4">
        <w:rPr>
          <w:rFonts w:ascii="Arial" w:eastAsia="Arial" w:hAnsi="Arial" w:cs="MEPS Bookman WTS"/>
        </w:rPr>
        <w:t>ʼ</w:t>
      </w:r>
      <w:r w:rsidRPr="000542E4">
        <w:rPr>
          <w:rFonts w:ascii="Arial" w:eastAsia="Arial" w:hAnsi="Arial" w:cs="MEPS Bookman WTS"/>
        </w:rPr>
        <w:t xml:space="preserve"> mi</w:t>
      </w:r>
      <w:r w:rsidR="00364E88" w:rsidRPr="000542E4">
        <w:rPr>
          <w:rFonts w:ascii="Arial" w:eastAsia="Arial" w:hAnsi="Arial" w:cs="MEPS Bookman WTS"/>
        </w:rPr>
        <w:t xml:space="preserve">nn </w:t>
      </w:r>
      <w:r w:rsidR="00AF3ADA" w:rsidRPr="000542E4">
        <w:rPr>
          <w:rFonts w:ascii="Arial" w:eastAsia="Arial" w:hAnsi="Arial" w:cs="MEPS Bookman WTS"/>
        </w:rPr>
        <w:t>annimali salvaġġi</w:t>
      </w:r>
      <w:r w:rsidRPr="000542E4">
        <w:rPr>
          <w:rFonts w:ascii="Arial" w:eastAsia="Arial" w:hAnsi="Arial" w:cs="MEPS Bookman WTS"/>
        </w:rPr>
        <w:t xml:space="preserve"> u </w:t>
      </w:r>
      <w:r w:rsidR="00AF3ADA" w:rsidRPr="000542E4">
        <w:rPr>
          <w:rFonts w:ascii="Arial" w:eastAsia="Arial" w:hAnsi="Arial" w:cs="MEPS Bookman WTS"/>
        </w:rPr>
        <w:t>j</w:t>
      </w:r>
      <w:r w:rsidRPr="000542E4">
        <w:rPr>
          <w:rFonts w:ascii="Arial" w:eastAsia="Arial" w:hAnsi="Arial" w:cs="MEPS Bookman WTS"/>
        </w:rPr>
        <w:t>sir mhux nadif b’dan. Jien Ġeħova.</w:t>
      </w:r>
    </w:p>
    <w:p w14:paraId="424A2012" w14:textId="273528F3" w:rsidR="001704CD" w:rsidRPr="00BE6395" w:rsidRDefault="001704CD" w:rsidP="001704CD">
      <w:pPr>
        <w:rPr>
          <w:rFonts w:ascii="Arial" w:eastAsia="Arial" w:hAnsi="Arial" w:cs="MEPS Bookman WTS"/>
        </w:rPr>
      </w:pPr>
      <w:r w:rsidRPr="00BE6395">
        <w:rPr>
          <w:rFonts w:ascii="Arial" w:eastAsia="Arial" w:hAnsi="Arial" w:cs="Arial"/>
          <w:b/>
        </w:rPr>
        <w:t>22:9</w:t>
      </w:r>
      <w:r w:rsidR="001173A3" w:rsidRPr="00BE6395">
        <w:rPr>
          <w:rFonts w:ascii="Arial" w:eastAsia="Arial" w:hAnsi="Arial" w:cs="Arial"/>
          <w:b/>
        </w:rPr>
        <w:t xml:space="preserve"> </w:t>
      </w:r>
      <w:r w:rsidRPr="00BE6395">
        <w:rPr>
          <w:rFonts w:ascii="Arial" w:eastAsia="Arial" w:hAnsi="Arial" w:cs="MEPS Bookman WTS"/>
        </w:rPr>
        <w:t>“‘</w:t>
      </w:r>
      <w:r w:rsidR="00364E88" w:rsidRPr="00BE6395">
        <w:rPr>
          <w:rFonts w:ascii="Arial" w:eastAsia="Arial" w:hAnsi="Arial" w:cs="MEPS Bookman WTS"/>
        </w:rPr>
        <w:t>I</w:t>
      </w:r>
      <w:r w:rsidRPr="00BE6395">
        <w:rPr>
          <w:rFonts w:ascii="Arial" w:eastAsia="Arial" w:hAnsi="Arial" w:cs="MEPS Bookman WTS"/>
        </w:rPr>
        <w:t>ridu j</w:t>
      </w:r>
      <w:r w:rsidR="00C37A6F">
        <w:rPr>
          <w:rFonts w:ascii="Arial" w:eastAsia="Arial" w:hAnsi="Arial" w:cs="MEPS Bookman WTS"/>
        </w:rPr>
        <w:t>obdu l-kmandamenti tiegħi</w:t>
      </w:r>
      <w:r w:rsidRPr="00BE6395">
        <w:rPr>
          <w:rFonts w:ascii="Arial" w:eastAsia="Arial" w:hAnsi="Arial" w:cs="MEPS Bookman WTS"/>
        </w:rPr>
        <w:t>, sab</w:t>
      </w:r>
      <w:bookmarkStart w:id="1" w:name="_GoBack"/>
      <w:bookmarkEnd w:id="1"/>
      <w:r w:rsidRPr="00BE6395">
        <w:rPr>
          <w:rFonts w:ascii="Arial" w:eastAsia="Arial" w:hAnsi="Arial" w:cs="MEPS Bookman WTS"/>
        </w:rPr>
        <w:t xml:space="preserve">iex ma </w:t>
      </w:r>
      <w:r w:rsidR="00364E88" w:rsidRPr="00BE6395">
        <w:rPr>
          <w:rFonts w:ascii="Arial" w:eastAsia="Arial" w:hAnsi="Arial" w:cs="MEPS Bookman WTS"/>
        </w:rPr>
        <w:t>jġibux</w:t>
      </w:r>
      <w:r w:rsidRPr="00BE6395">
        <w:rPr>
          <w:rFonts w:ascii="Arial" w:eastAsia="Arial" w:hAnsi="Arial" w:cs="MEPS Bookman WTS"/>
        </w:rPr>
        <w:t xml:space="preserve"> </w:t>
      </w:r>
      <w:r w:rsidR="00364E88" w:rsidRPr="00BE6395">
        <w:rPr>
          <w:rFonts w:ascii="Arial" w:eastAsia="Arial" w:hAnsi="Arial" w:cs="MEPS Bookman WTS"/>
        </w:rPr>
        <w:t>i</w:t>
      </w:r>
      <w:r w:rsidRPr="00BE6395">
        <w:rPr>
          <w:rFonts w:ascii="Arial" w:eastAsia="Arial" w:hAnsi="Arial" w:cs="MEPS Bookman WTS"/>
        </w:rPr>
        <w:t>d</w:t>
      </w:r>
      <w:r w:rsidR="001173A3" w:rsidRPr="00BE6395">
        <w:rPr>
          <w:rFonts w:ascii="Arial" w:eastAsia="Arial" w:hAnsi="Arial" w:cs="MEPS Bookman WTS"/>
        </w:rPr>
        <w:t>-</w:t>
      </w:r>
      <w:r w:rsidRPr="00BE6395">
        <w:rPr>
          <w:rFonts w:ascii="Arial" w:eastAsia="Arial" w:hAnsi="Arial" w:cs="MEPS Bookman WTS"/>
        </w:rPr>
        <w:t xml:space="preserve">dnub </w:t>
      </w:r>
      <w:r w:rsidR="00BB6C83" w:rsidRPr="00BE6395">
        <w:rPr>
          <w:rFonts w:ascii="Arial" w:eastAsia="Arial" w:hAnsi="Arial" w:cs="MEPS Bookman WTS"/>
        </w:rPr>
        <w:t xml:space="preserve">fuqhom </w:t>
      </w:r>
      <w:r w:rsidRPr="00BE6395">
        <w:rPr>
          <w:rFonts w:ascii="Arial" w:eastAsia="Arial" w:hAnsi="Arial" w:cs="MEPS Bookman WTS"/>
        </w:rPr>
        <w:t xml:space="preserve">minħabba </w:t>
      </w:r>
      <w:r w:rsidR="00364E88" w:rsidRPr="00BE6395">
        <w:rPr>
          <w:rFonts w:ascii="Arial" w:eastAsia="Arial" w:hAnsi="Arial" w:cs="MEPS Bookman WTS"/>
        </w:rPr>
        <w:t>dan</w:t>
      </w:r>
      <w:r w:rsidRPr="00BE6395">
        <w:rPr>
          <w:rFonts w:ascii="Arial" w:eastAsia="Arial" w:hAnsi="Arial" w:cs="MEPS Bookman WTS"/>
        </w:rPr>
        <w:t xml:space="preserve"> u jkollhom imutu talli ma ħarsuhx għax kienu qed ika</w:t>
      </w:r>
      <w:r w:rsidR="00364E88" w:rsidRPr="00BE6395">
        <w:rPr>
          <w:rFonts w:ascii="Arial" w:eastAsia="Arial" w:hAnsi="Arial" w:cs="MEPS Bookman WTS"/>
        </w:rPr>
        <w:t>ż</w:t>
      </w:r>
      <w:r w:rsidRPr="00BE6395">
        <w:rPr>
          <w:rFonts w:ascii="Arial" w:eastAsia="Arial" w:hAnsi="Arial" w:cs="MEPS Bookman WTS"/>
        </w:rPr>
        <w:t>bru</w:t>
      </w:r>
      <w:r w:rsidR="00364E88" w:rsidRPr="00BE6395">
        <w:rPr>
          <w:rFonts w:ascii="Arial" w:eastAsia="Arial" w:hAnsi="Arial" w:cs="MEPS Bookman WTS"/>
        </w:rPr>
        <w:t xml:space="preserve"> l-affarijiet qaddisa</w:t>
      </w:r>
      <w:r w:rsidRPr="00BE6395">
        <w:rPr>
          <w:rFonts w:ascii="Arial" w:eastAsia="Arial" w:hAnsi="Arial" w:cs="MEPS Bookman WTS"/>
        </w:rPr>
        <w:t>. Jien Ġeħova</w:t>
      </w:r>
      <w:r w:rsidR="00364E88" w:rsidRPr="00BE6395">
        <w:rPr>
          <w:rFonts w:ascii="Arial" w:eastAsia="Arial" w:hAnsi="Arial" w:cs="MEPS Bookman WTS"/>
        </w:rPr>
        <w:t>,</w:t>
      </w:r>
      <w:r w:rsidRPr="00BE6395">
        <w:rPr>
          <w:rFonts w:ascii="Arial" w:eastAsia="Arial" w:hAnsi="Arial" w:cs="MEPS Bookman WTS"/>
        </w:rPr>
        <w:t xml:space="preserve"> li qed inqaddishom.</w:t>
      </w:r>
    </w:p>
    <w:p w14:paraId="30BD1AD9" w14:textId="77777777" w:rsidR="001704CD" w:rsidRPr="00BE6395" w:rsidRDefault="001704CD" w:rsidP="001704CD">
      <w:pPr>
        <w:rPr>
          <w:rFonts w:ascii="Arial" w:eastAsia="Arial" w:hAnsi="Arial" w:cs="MEPS Bookman WTS"/>
        </w:rPr>
      </w:pPr>
      <w:r w:rsidRPr="00BE6395">
        <w:rPr>
          <w:rFonts w:ascii="Arial" w:eastAsia="Arial" w:hAnsi="Arial" w:cs="Arial"/>
          <w:b/>
        </w:rPr>
        <w:t>22:10</w:t>
      </w:r>
      <w:r w:rsidR="001173A3" w:rsidRPr="00BE6395">
        <w:rPr>
          <w:rFonts w:ascii="Arial" w:eastAsia="Arial" w:hAnsi="Arial" w:cs="Arial"/>
          <w:b/>
        </w:rPr>
        <w:t xml:space="preserve"> </w:t>
      </w:r>
      <w:r w:rsidRPr="00BE6395">
        <w:rPr>
          <w:rFonts w:ascii="Arial" w:eastAsia="Arial" w:hAnsi="Arial" w:cs="MEPS Bookman WTS"/>
        </w:rPr>
        <w:t>“‘</w:t>
      </w:r>
      <w:r w:rsidR="00BB6C83" w:rsidRPr="00BE6395">
        <w:rPr>
          <w:rFonts w:ascii="Arial" w:eastAsia="Arial" w:hAnsi="Arial" w:cs="MEPS Bookman WTS"/>
        </w:rPr>
        <w:t>E</w:t>
      </w:r>
      <w:r w:rsidRPr="00BE6395">
        <w:rPr>
          <w:rFonts w:ascii="Arial" w:eastAsia="Arial" w:hAnsi="Arial" w:cs="MEPS Bookman WTS"/>
        </w:rPr>
        <w:t xml:space="preserve">bda </w:t>
      </w:r>
      <w:r w:rsidR="00BB6C83" w:rsidRPr="00BE6395">
        <w:rPr>
          <w:rFonts w:ascii="Arial" w:eastAsia="Arial" w:hAnsi="Arial" w:cs="MEPS Bookman WTS"/>
        </w:rPr>
        <w:t>persuna</w:t>
      </w:r>
      <w:r w:rsidRPr="00BE6395">
        <w:rPr>
          <w:rFonts w:ascii="Arial" w:eastAsia="Arial" w:hAnsi="Arial" w:cs="MEPS Bookman WTS"/>
        </w:rPr>
        <w:t xml:space="preserve"> mhux awtorizzat</w:t>
      </w:r>
      <w:r w:rsidR="00BB6C83" w:rsidRPr="00BE6395">
        <w:rPr>
          <w:rFonts w:ascii="Arial" w:eastAsia="Arial" w:hAnsi="Arial" w:cs="MEPS Bookman WTS"/>
        </w:rPr>
        <w:t>a</w:t>
      </w:r>
      <w:r w:rsidR="006F5DA9" w:rsidRPr="00BE6395">
        <w:rPr>
          <w:rFonts w:ascii="MEPS Bookman WTS" w:eastAsia="Arial" w:hAnsi="MEPS Bookman WTS" w:cs="MEPS Bookman WTS"/>
        </w:rPr>
        <w:t></w:t>
      </w:r>
      <w:r w:rsidRPr="00BE6395">
        <w:rPr>
          <w:rFonts w:ascii="Arial" w:eastAsia="Arial" w:hAnsi="Arial" w:cs="MEPS Bookman WTS"/>
        </w:rPr>
        <w:t xml:space="preserve"> ma </w:t>
      </w:r>
      <w:r w:rsidR="00BB6C83" w:rsidRPr="00BE6395">
        <w:rPr>
          <w:rFonts w:ascii="Arial" w:eastAsia="Arial" w:hAnsi="Arial" w:cs="MEPS Bookman WTS"/>
        </w:rPr>
        <w:t>t</w:t>
      </w:r>
      <w:r w:rsidRPr="00BE6395">
        <w:rPr>
          <w:rFonts w:ascii="Arial" w:eastAsia="Arial" w:hAnsi="Arial" w:cs="MEPS Bookman WTS"/>
        </w:rPr>
        <w:t xml:space="preserve">istaʼ </w:t>
      </w:r>
      <w:r w:rsidR="00BB6C83" w:rsidRPr="00BE6395">
        <w:rPr>
          <w:rFonts w:ascii="Arial" w:eastAsia="Arial" w:hAnsi="Arial" w:cs="MEPS Bookman WTS"/>
        </w:rPr>
        <w:t>t</w:t>
      </w:r>
      <w:r w:rsidRPr="00BE6395">
        <w:rPr>
          <w:rFonts w:ascii="Arial" w:eastAsia="Arial" w:hAnsi="Arial" w:cs="MEPS Bookman WTS"/>
        </w:rPr>
        <w:t xml:space="preserve">iekol xi ħaġa qaddisa. </w:t>
      </w:r>
      <w:r w:rsidR="00BE6395" w:rsidRPr="00BE6395">
        <w:rPr>
          <w:rFonts w:ascii="Arial" w:eastAsia="Arial" w:hAnsi="Arial" w:cs="MEPS Bookman WTS"/>
        </w:rPr>
        <w:t>E</w:t>
      </w:r>
      <w:r w:rsidR="00BB6C83" w:rsidRPr="00BE6395">
        <w:rPr>
          <w:rFonts w:ascii="Arial" w:eastAsia="Arial" w:hAnsi="Arial" w:cs="MEPS Bookman WTS"/>
        </w:rPr>
        <w:t>bda barrani</w:t>
      </w:r>
      <w:r w:rsidRPr="00BE6395">
        <w:rPr>
          <w:rFonts w:ascii="Arial" w:eastAsia="Arial" w:hAnsi="Arial" w:cs="MEPS Bookman WTS"/>
        </w:rPr>
        <w:t xml:space="preserve"> li joqgħod maʼ qassis </w:t>
      </w:r>
      <w:r w:rsidR="00BB6C83" w:rsidRPr="00BE6395">
        <w:rPr>
          <w:rFonts w:ascii="Arial" w:eastAsia="Arial" w:hAnsi="Arial" w:cs="MEPS Bookman WTS"/>
        </w:rPr>
        <w:t>jew</w:t>
      </w:r>
      <w:r w:rsidRPr="00BE6395">
        <w:rPr>
          <w:rFonts w:ascii="Arial" w:eastAsia="Arial" w:hAnsi="Arial" w:cs="MEPS Bookman WTS"/>
        </w:rPr>
        <w:t xml:space="preserve"> ħaddiem mikri ma jistaʼ jiekol xi ħaġa qaddisa. </w:t>
      </w:r>
      <w:r w:rsidRPr="004E2267">
        <w:rPr>
          <w:rFonts w:ascii="Arial" w:eastAsia="Arial" w:hAnsi="Arial" w:cs="Arial"/>
          <w:b/>
        </w:rPr>
        <w:t>22:11</w:t>
      </w:r>
      <w:r w:rsidR="001173A3" w:rsidRPr="004E2267">
        <w:rPr>
          <w:rFonts w:ascii="Arial" w:eastAsia="Arial" w:hAnsi="Arial" w:cs="Arial"/>
          <w:b/>
        </w:rPr>
        <w:t xml:space="preserve"> </w:t>
      </w:r>
      <w:r w:rsidRPr="004E2267">
        <w:rPr>
          <w:rFonts w:ascii="Arial" w:eastAsia="Arial" w:hAnsi="Arial" w:cs="MEPS Bookman WTS"/>
        </w:rPr>
        <w:t xml:space="preserve">Imma jekk qassis jixtri lil </w:t>
      </w:r>
      <w:r w:rsidR="00BA21AD" w:rsidRPr="004E2267">
        <w:rPr>
          <w:rFonts w:ascii="Arial" w:eastAsia="Arial" w:hAnsi="Arial" w:cs="MEPS Bookman WTS"/>
        </w:rPr>
        <w:t>persuna</w:t>
      </w:r>
      <w:r w:rsidRPr="004E2267">
        <w:rPr>
          <w:rFonts w:ascii="Arial" w:eastAsia="Arial" w:hAnsi="Arial" w:cs="MEPS Bookman WTS"/>
        </w:rPr>
        <w:t xml:space="preserve"> bi flusu</w:t>
      </w:r>
      <w:r w:rsidR="00BE6395" w:rsidRPr="004E2267">
        <w:rPr>
          <w:rFonts w:ascii="Arial" w:eastAsia="Arial" w:hAnsi="Arial" w:cs="MEPS Bookman WTS"/>
        </w:rPr>
        <w:t xml:space="preserve"> stess</w:t>
      </w:r>
      <w:r w:rsidRPr="004E2267">
        <w:rPr>
          <w:rFonts w:ascii="Arial" w:eastAsia="Arial" w:hAnsi="Arial" w:cs="MEPS Bookman WTS"/>
        </w:rPr>
        <w:t xml:space="preserve">, </w:t>
      </w:r>
      <w:commentRangeStart w:id="2"/>
      <w:r w:rsidR="00DC08EB" w:rsidRPr="004E2267">
        <w:rPr>
          <w:rFonts w:ascii="Arial" w:eastAsia="Arial" w:hAnsi="Arial" w:cs="MEPS Bookman WTS"/>
        </w:rPr>
        <w:t>d</w:t>
      </w:r>
      <w:r w:rsidR="00BA21AD" w:rsidRPr="004E2267">
        <w:rPr>
          <w:rFonts w:ascii="Arial" w:eastAsia="Arial" w:hAnsi="Arial" w:cs="MEPS Bookman WTS"/>
        </w:rPr>
        <w:t>i</w:t>
      </w:r>
      <w:r w:rsidR="00DC08EB" w:rsidRPr="004E2267">
        <w:rPr>
          <w:rFonts w:ascii="Arial" w:eastAsia="Arial" w:hAnsi="Arial" w:cs="MEPS Bookman WTS"/>
        </w:rPr>
        <w:t>n</w:t>
      </w:r>
      <w:r w:rsidRPr="004E2267">
        <w:rPr>
          <w:rFonts w:ascii="Arial" w:eastAsia="Arial" w:hAnsi="Arial" w:cs="MEPS Bookman WTS"/>
        </w:rPr>
        <w:t xml:space="preserve"> </w:t>
      </w:r>
      <w:r w:rsidR="004E2267" w:rsidRPr="004E2267">
        <w:rPr>
          <w:rFonts w:ascii="Arial" w:eastAsia="Arial" w:hAnsi="Arial" w:cs="MEPS Bookman WTS"/>
        </w:rPr>
        <w:t xml:space="preserve">tkun </w:t>
      </w:r>
      <w:r w:rsidR="00BA21AD" w:rsidRPr="004E2267">
        <w:rPr>
          <w:rFonts w:ascii="Arial" w:eastAsia="Arial" w:hAnsi="Arial" w:cs="MEPS Bookman WTS"/>
        </w:rPr>
        <w:t>t</w:t>
      </w:r>
      <w:r w:rsidRPr="004E2267">
        <w:rPr>
          <w:rFonts w:ascii="Arial" w:eastAsia="Arial" w:hAnsi="Arial" w:cs="MEPS Bookman WTS"/>
        </w:rPr>
        <w:t xml:space="preserve">istaʼ </w:t>
      </w:r>
      <w:r w:rsidR="00BA21AD" w:rsidRPr="004E2267">
        <w:rPr>
          <w:rFonts w:ascii="Arial" w:eastAsia="Arial" w:hAnsi="Arial" w:cs="MEPS Bookman WTS"/>
        </w:rPr>
        <w:t>t</w:t>
      </w:r>
      <w:r w:rsidRPr="004E2267">
        <w:rPr>
          <w:rFonts w:ascii="Arial" w:eastAsia="Arial" w:hAnsi="Arial" w:cs="MEPS Bookman WTS"/>
        </w:rPr>
        <w:t>iekol minnha</w:t>
      </w:r>
      <w:commentRangeEnd w:id="2"/>
      <w:r w:rsidR="00E75E41" w:rsidRPr="004E2267">
        <w:rPr>
          <w:rStyle w:val="CommentReference"/>
        </w:rPr>
        <w:commentReference w:id="2"/>
      </w:r>
      <w:r w:rsidRPr="004E2267">
        <w:rPr>
          <w:rFonts w:ascii="Arial" w:eastAsia="Arial" w:hAnsi="Arial" w:cs="MEPS Bookman WTS"/>
        </w:rPr>
        <w:t xml:space="preserve">. </w:t>
      </w:r>
      <w:r w:rsidR="00DC08EB" w:rsidRPr="004E2267">
        <w:rPr>
          <w:rFonts w:ascii="Arial" w:eastAsia="Arial" w:hAnsi="Arial" w:cs="MEPS Bookman WTS"/>
        </w:rPr>
        <w:t>Anki</w:t>
      </w:r>
      <w:r w:rsidRPr="004E2267">
        <w:rPr>
          <w:rFonts w:ascii="Arial" w:eastAsia="Arial" w:hAnsi="Arial" w:cs="MEPS Bookman WTS"/>
        </w:rPr>
        <w:t xml:space="preserve"> l</w:t>
      </w:r>
      <w:r w:rsidR="001173A3" w:rsidRPr="004E2267">
        <w:rPr>
          <w:rFonts w:ascii="Arial" w:eastAsia="Arial" w:hAnsi="Arial" w:cs="MEPS Bookman WTS"/>
        </w:rPr>
        <w:t>-</w:t>
      </w:r>
      <w:r w:rsidRPr="004E2267">
        <w:rPr>
          <w:rFonts w:ascii="Arial" w:eastAsia="Arial" w:hAnsi="Arial" w:cs="MEPS Bookman WTS"/>
        </w:rPr>
        <w:t xml:space="preserve">ilsiera </w:t>
      </w:r>
      <w:r w:rsidR="00DC08EB" w:rsidRPr="004E2267">
        <w:rPr>
          <w:rFonts w:ascii="Arial" w:eastAsia="Arial" w:hAnsi="Arial" w:cs="MEPS Bookman WTS"/>
        </w:rPr>
        <w:t>li jitwieldu</w:t>
      </w:r>
      <w:r w:rsidRPr="004E2267">
        <w:rPr>
          <w:rFonts w:ascii="Arial" w:eastAsia="Arial" w:hAnsi="Arial" w:cs="MEPS Bookman WTS"/>
        </w:rPr>
        <w:t xml:space="preserve"> f’daru</w:t>
      </w:r>
      <w:r w:rsidR="00DC08EB" w:rsidRPr="004E2267">
        <w:rPr>
          <w:rFonts w:ascii="Arial" w:eastAsia="Arial" w:hAnsi="Arial" w:cs="MEPS Bookman WTS"/>
        </w:rPr>
        <w:t xml:space="preserve"> </w:t>
      </w:r>
      <w:r w:rsidRPr="004E2267">
        <w:rPr>
          <w:rFonts w:ascii="Arial" w:eastAsia="Arial" w:hAnsi="Arial" w:cs="MEPS Bookman WTS"/>
        </w:rPr>
        <w:t>jistgħu jieklu mi</w:t>
      </w:r>
      <w:r w:rsidR="00DC08EB" w:rsidRPr="004E2267">
        <w:rPr>
          <w:rFonts w:ascii="Arial" w:eastAsia="Arial" w:hAnsi="Arial" w:cs="MEPS Bookman WTS"/>
        </w:rPr>
        <w:t>ll-ikel tiegħu</w:t>
      </w:r>
      <w:r w:rsidRPr="004E2267">
        <w:rPr>
          <w:rFonts w:ascii="Arial" w:eastAsia="Arial" w:hAnsi="Arial" w:cs="MEPS Bookman WTS"/>
        </w:rPr>
        <w:t xml:space="preserve">. </w:t>
      </w:r>
      <w:r w:rsidRPr="00BE6395">
        <w:rPr>
          <w:rFonts w:ascii="Arial" w:eastAsia="Arial" w:hAnsi="Arial" w:cs="Arial"/>
          <w:b/>
        </w:rPr>
        <w:t>22:12</w:t>
      </w:r>
      <w:r w:rsidR="001173A3" w:rsidRPr="00BE6395">
        <w:rPr>
          <w:rFonts w:ascii="Arial" w:eastAsia="Arial" w:hAnsi="Arial" w:cs="Arial"/>
          <w:b/>
        </w:rPr>
        <w:t xml:space="preserve"> </w:t>
      </w:r>
      <w:r w:rsidR="00B041B6" w:rsidRPr="00BE6395">
        <w:rPr>
          <w:rFonts w:ascii="Arial" w:eastAsia="Arial" w:hAnsi="Arial" w:cs="MEPS Bookman WTS"/>
        </w:rPr>
        <w:t>J</w:t>
      </w:r>
      <w:r w:rsidRPr="00BE6395">
        <w:rPr>
          <w:rFonts w:ascii="Arial" w:eastAsia="Arial" w:hAnsi="Arial" w:cs="MEPS Bookman WTS"/>
        </w:rPr>
        <w:t xml:space="preserve">ekk bint qassis </w:t>
      </w:r>
      <w:r w:rsidR="00B041B6" w:rsidRPr="00BE6395">
        <w:rPr>
          <w:rFonts w:ascii="Arial" w:eastAsia="Arial" w:hAnsi="Arial" w:cs="MEPS Bookman WTS"/>
        </w:rPr>
        <w:t>tiżżewweġ lil xi ħadd li mhux qassis</w:t>
      </w:r>
      <w:r w:rsidRPr="00BE6395">
        <w:rPr>
          <w:rFonts w:ascii="Arial" w:eastAsia="Arial" w:hAnsi="Arial" w:cs="MEPS Bookman WTS"/>
        </w:rPr>
        <w:t>,</w:t>
      </w:r>
      <w:r w:rsidR="003E3E11" w:rsidRPr="00BE6395">
        <w:rPr>
          <w:rFonts w:ascii="MEPS Bookman WTS" w:eastAsia="Arial" w:hAnsi="MEPS Bookman WTS" w:cs="MEPS Bookman WTS"/>
        </w:rPr>
        <w:t></w:t>
      </w:r>
      <w:r w:rsidRPr="00BE6395">
        <w:rPr>
          <w:rFonts w:ascii="Arial" w:eastAsia="Arial" w:hAnsi="Arial" w:cs="MEPS Bookman WTS"/>
        </w:rPr>
        <w:t xml:space="preserve"> hi ma tistax tiekol mill</w:t>
      </w:r>
      <w:r w:rsidR="001173A3" w:rsidRPr="00BE6395">
        <w:rPr>
          <w:rFonts w:ascii="Arial" w:eastAsia="Arial" w:hAnsi="Arial" w:cs="MEPS Bookman WTS"/>
        </w:rPr>
        <w:t>-</w:t>
      </w:r>
      <w:r w:rsidRPr="00BE6395">
        <w:rPr>
          <w:rFonts w:ascii="Arial" w:eastAsia="Arial" w:hAnsi="Arial" w:cs="MEPS Bookman WTS"/>
        </w:rPr>
        <w:t>kontribuzzjoni</w:t>
      </w:r>
      <w:r w:rsidR="00B041B6" w:rsidRPr="00BE6395">
        <w:rPr>
          <w:rFonts w:ascii="Arial" w:eastAsia="Arial" w:hAnsi="Arial" w:cs="MEPS Bookman WTS"/>
        </w:rPr>
        <w:t xml:space="preserve"> tal-affarijiet</w:t>
      </w:r>
      <w:r w:rsidRPr="00BE6395">
        <w:rPr>
          <w:rFonts w:ascii="Arial" w:eastAsia="Arial" w:hAnsi="Arial" w:cs="MEPS Bookman WTS"/>
        </w:rPr>
        <w:t xml:space="preserve"> </w:t>
      </w:r>
      <w:r w:rsidR="00B041B6" w:rsidRPr="00BE6395">
        <w:rPr>
          <w:rFonts w:ascii="Arial" w:eastAsia="Arial" w:hAnsi="Arial" w:cs="MEPS Bookman WTS"/>
        </w:rPr>
        <w:t>q</w:t>
      </w:r>
      <w:r w:rsidRPr="00BE6395">
        <w:rPr>
          <w:rFonts w:ascii="Arial" w:eastAsia="Arial" w:hAnsi="Arial" w:cs="MEPS Bookman WTS"/>
        </w:rPr>
        <w:t>add</w:t>
      </w:r>
      <w:r w:rsidR="00B041B6" w:rsidRPr="00BE6395">
        <w:rPr>
          <w:rFonts w:ascii="Arial" w:eastAsia="Arial" w:hAnsi="Arial" w:cs="MEPS Bookman WTS"/>
        </w:rPr>
        <w:t>i</w:t>
      </w:r>
      <w:r w:rsidRPr="00BE6395">
        <w:rPr>
          <w:rFonts w:ascii="Arial" w:eastAsia="Arial" w:hAnsi="Arial" w:cs="MEPS Bookman WTS"/>
        </w:rPr>
        <w:t>s</w:t>
      </w:r>
      <w:r w:rsidR="00B041B6" w:rsidRPr="00BE6395">
        <w:rPr>
          <w:rFonts w:ascii="Arial" w:eastAsia="Arial" w:hAnsi="Arial" w:cs="MEPS Bookman WTS"/>
        </w:rPr>
        <w:t>in</w:t>
      </w:r>
      <w:r w:rsidRPr="00BE6395">
        <w:rPr>
          <w:rFonts w:ascii="Arial" w:eastAsia="Arial" w:hAnsi="Arial" w:cs="MEPS Bookman WTS"/>
        </w:rPr>
        <w:t xml:space="preserve">. </w:t>
      </w:r>
      <w:r w:rsidRPr="00BE6395">
        <w:rPr>
          <w:rFonts w:ascii="Arial" w:eastAsia="Arial" w:hAnsi="Arial" w:cs="Arial"/>
          <w:b/>
        </w:rPr>
        <w:t>22:13</w:t>
      </w:r>
      <w:r w:rsidR="001173A3" w:rsidRPr="00BE6395">
        <w:rPr>
          <w:rFonts w:ascii="Arial" w:eastAsia="Arial" w:hAnsi="Arial" w:cs="Arial"/>
          <w:b/>
        </w:rPr>
        <w:t xml:space="preserve"> </w:t>
      </w:r>
      <w:r w:rsidRPr="00BE6395">
        <w:rPr>
          <w:rFonts w:ascii="Arial" w:eastAsia="Arial" w:hAnsi="Arial" w:cs="MEPS Bookman WTS"/>
        </w:rPr>
        <w:t>Imma jekk bint qassis tormol jew tiddivorzja u ma jkollhiex tfal u tmur lura lejn dar missierha bħal f’żgħożitha, tkun tistaʼ tiekol mill</w:t>
      </w:r>
      <w:r w:rsidR="001173A3" w:rsidRPr="00BE6395">
        <w:rPr>
          <w:rFonts w:ascii="Arial" w:eastAsia="Arial" w:hAnsi="Arial" w:cs="MEPS Bookman WTS"/>
        </w:rPr>
        <w:t>-</w:t>
      </w:r>
      <w:r w:rsidR="00D0354B" w:rsidRPr="00BE6395">
        <w:rPr>
          <w:rFonts w:ascii="Arial" w:eastAsia="Arial" w:hAnsi="Arial" w:cs="MEPS Bookman WTS"/>
        </w:rPr>
        <w:t>ikel</w:t>
      </w:r>
      <w:r w:rsidRPr="00BE6395">
        <w:rPr>
          <w:rFonts w:ascii="Arial" w:eastAsia="Arial" w:hAnsi="Arial" w:cs="MEPS Bookman WTS"/>
        </w:rPr>
        <w:t xml:space="preserve"> taʼ missierha</w:t>
      </w:r>
      <w:r w:rsidR="00D0354B" w:rsidRPr="00BE6395">
        <w:rPr>
          <w:rFonts w:ascii="Arial" w:eastAsia="Arial" w:hAnsi="Arial" w:cs="MEPS Bookman WTS"/>
        </w:rPr>
        <w:t>.</w:t>
      </w:r>
      <w:r w:rsidRPr="00BE6395">
        <w:rPr>
          <w:rFonts w:ascii="Arial" w:eastAsia="Arial" w:hAnsi="Arial" w:cs="MEPS Bookman WTS"/>
        </w:rPr>
        <w:t xml:space="preserve"> </w:t>
      </w:r>
      <w:r w:rsidR="00D0354B" w:rsidRPr="00BE6395">
        <w:rPr>
          <w:rFonts w:ascii="Arial" w:eastAsia="Arial" w:hAnsi="Arial" w:cs="MEPS Bookman WTS"/>
        </w:rPr>
        <w:t xml:space="preserve">Imma </w:t>
      </w:r>
      <w:r w:rsidRPr="00BE6395">
        <w:rPr>
          <w:rFonts w:ascii="Arial" w:eastAsia="Arial" w:hAnsi="Arial" w:cs="MEPS Bookman WTS"/>
        </w:rPr>
        <w:t xml:space="preserve">ebda </w:t>
      </w:r>
      <w:r w:rsidR="00D0354B" w:rsidRPr="00BE6395">
        <w:rPr>
          <w:rFonts w:ascii="Arial" w:eastAsia="Arial" w:hAnsi="Arial" w:cs="MEPS Bookman WTS"/>
        </w:rPr>
        <w:t>persuna</w:t>
      </w:r>
      <w:r w:rsidRPr="00BE6395">
        <w:rPr>
          <w:rFonts w:ascii="Arial" w:eastAsia="Arial" w:hAnsi="Arial" w:cs="MEPS Bookman WTS"/>
        </w:rPr>
        <w:t xml:space="preserve"> mhux awtorizzat</w:t>
      </w:r>
      <w:r w:rsidR="00CB5A6E" w:rsidRPr="00BE6395">
        <w:rPr>
          <w:rFonts w:ascii="Arial" w:eastAsia="Arial" w:hAnsi="Arial" w:cs="MEPS Bookman WTS"/>
        </w:rPr>
        <w:t>a</w:t>
      </w:r>
      <w:r w:rsidR="00A97C3B" w:rsidRPr="00BE6395">
        <w:rPr>
          <w:rFonts w:ascii="MEPS Bookman WTS" w:eastAsia="Arial" w:hAnsi="MEPS Bookman WTS" w:cs="MEPS Bookman WTS"/>
        </w:rPr>
        <w:t></w:t>
      </w:r>
      <w:r w:rsidRPr="00BE6395">
        <w:rPr>
          <w:rFonts w:ascii="Arial" w:eastAsia="Arial" w:hAnsi="Arial" w:cs="MEPS Bookman WTS"/>
        </w:rPr>
        <w:t xml:space="preserve"> ma </w:t>
      </w:r>
      <w:r w:rsidR="00D0354B" w:rsidRPr="00BE6395">
        <w:rPr>
          <w:rFonts w:ascii="Arial" w:eastAsia="Arial" w:hAnsi="Arial" w:cs="MEPS Bookman WTS"/>
        </w:rPr>
        <w:t>t</w:t>
      </w:r>
      <w:r w:rsidRPr="00BE6395">
        <w:rPr>
          <w:rFonts w:ascii="Arial" w:eastAsia="Arial" w:hAnsi="Arial" w:cs="MEPS Bookman WTS"/>
        </w:rPr>
        <w:t xml:space="preserve">istaʼ </w:t>
      </w:r>
      <w:r w:rsidR="00D0354B" w:rsidRPr="00BE6395">
        <w:rPr>
          <w:rFonts w:ascii="Arial" w:eastAsia="Arial" w:hAnsi="Arial" w:cs="MEPS Bookman WTS"/>
        </w:rPr>
        <w:t>t</w:t>
      </w:r>
      <w:r w:rsidRPr="00BE6395">
        <w:rPr>
          <w:rFonts w:ascii="Arial" w:eastAsia="Arial" w:hAnsi="Arial" w:cs="MEPS Bookman WTS"/>
        </w:rPr>
        <w:t>iekol minnu.</w:t>
      </w:r>
    </w:p>
    <w:p w14:paraId="61BBB52C" w14:textId="77777777" w:rsidR="001704CD" w:rsidRPr="00BE6395" w:rsidRDefault="001704CD" w:rsidP="001704CD">
      <w:pPr>
        <w:rPr>
          <w:rFonts w:ascii="Arial" w:eastAsia="Arial" w:hAnsi="Arial" w:cs="MEPS Bookman WTS"/>
        </w:rPr>
      </w:pPr>
      <w:r w:rsidRPr="00BE6395">
        <w:rPr>
          <w:rFonts w:ascii="Arial" w:eastAsia="Arial" w:hAnsi="Arial" w:cs="Arial"/>
          <w:b/>
        </w:rPr>
        <w:t>22:14</w:t>
      </w:r>
      <w:r w:rsidR="001173A3" w:rsidRPr="00BE6395">
        <w:rPr>
          <w:rFonts w:ascii="Arial" w:eastAsia="Arial" w:hAnsi="Arial" w:cs="Arial"/>
          <w:b/>
        </w:rPr>
        <w:t xml:space="preserve"> </w:t>
      </w:r>
      <w:r w:rsidRPr="00BE6395">
        <w:rPr>
          <w:rFonts w:ascii="Arial" w:eastAsia="Arial" w:hAnsi="Arial" w:cs="MEPS Bookman WTS"/>
        </w:rPr>
        <w:t xml:space="preserve">“‘Issa jekk raġel jiekol bi żball xi ħaġa qaddisa, ikollu jpattiha lura u jżid magħha </w:t>
      </w:r>
      <w:commentRangeStart w:id="3"/>
      <w:r w:rsidRPr="00BE6395">
        <w:rPr>
          <w:rFonts w:ascii="Arial" w:eastAsia="Arial" w:hAnsi="Arial" w:cs="MEPS Bookman WTS"/>
        </w:rPr>
        <w:t>wieħed minn ħamsa</w:t>
      </w:r>
      <w:commentRangeEnd w:id="3"/>
      <w:r w:rsidR="00E1405D">
        <w:rPr>
          <w:rStyle w:val="CommentReference"/>
        </w:rPr>
        <w:commentReference w:id="3"/>
      </w:r>
      <w:r w:rsidRPr="00BE6395">
        <w:rPr>
          <w:rFonts w:ascii="Arial" w:eastAsia="Arial" w:hAnsi="Arial" w:cs="MEPS Bookman WTS"/>
        </w:rPr>
        <w:t xml:space="preserve"> tal</w:t>
      </w:r>
      <w:r w:rsidR="001173A3" w:rsidRPr="00BE6395">
        <w:rPr>
          <w:rFonts w:ascii="Arial" w:eastAsia="Arial" w:hAnsi="Arial" w:cs="MEPS Bookman WTS"/>
        </w:rPr>
        <w:t>-</w:t>
      </w:r>
      <w:r w:rsidRPr="00BE6395">
        <w:rPr>
          <w:rFonts w:ascii="Arial" w:eastAsia="Arial" w:hAnsi="Arial" w:cs="MEPS Bookman WTS"/>
        </w:rPr>
        <w:t xml:space="preserve">valur </w:t>
      </w:r>
      <w:r w:rsidR="00CB5A6E" w:rsidRPr="00BE6395">
        <w:rPr>
          <w:rFonts w:ascii="Arial" w:eastAsia="Arial" w:hAnsi="Arial" w:cs="MEPS Bookman WTS"/>
        </w:rPr>
        <w:t>tagħha u jagħti l-offerta</w:t>
      </w:r>
      <w:r w:rsidRPr="00BE6395">
        <w:rPr>
          <w:rFonts w:ascii="Arial" w:eastAsia="Arial" w:hAnsi="Arial" w:cs="MEPS Bookman WTS"/>
        </w:rPr>
        <w:t xml:space="preserve"> qaddisa lill</w:t>
      </w:r>
      <w:r w:rsidR="001173A3" w:rsidRPr="00BE6395">
        <w:rPr>
          <w:rFonts w:ascii="Arial" w:eastAsia="Arial" w:hAnsi="Arial" w:cs="MEPS Bookman WTS"/>
        </w:rPr>
        <w:t>-</w:t>
      </w:r>
      <w:r w:rsidRPr="00BE6395">
        <w:rPr>
          <w:rFonts w:ascii="Arial" w:eastAsia="Arial" w:hAnsi="Arial" w:cs="MEPS Bookman WTS"/>
        </w:rPr>
        <w:t xml:space="preserve">qassis. </w:t>
      </w:r>
      <w:r w:rsidRPr="00BE6395">
        <w:rPr>
          <w:rFonts w:ascii="Arial" w:eastAsia="Arial" w:hAnsi="Arial" w:cs="Arial"/>
          <w:b/>
        </w:rPr>
        <w:t>22:15</w:t>
      </w:r>
      <w:r w:rsidR="001173A3" w:rsidRPr="00BE6395">
        <w:rPr>
          <w:rFonts w:ascii="Arial" w:eastAsia="Arial" w:hAnsi="Arial" w:cs="Arial"/>
          <w:b/>
        </w:rPr>
        <w:t xml:space="preserve"> </w:t>
      </w:r>
      <w:r w:rsidRPr="00BE6395">
        <w:rPr>
          <w:rFonts w:ascii="Arial" w:eastAsia="Arial" w:hAnsi="Arial" w:cs="MEPS Bookman WTS"/>
        </w:rPr>
        <w:t>Għalhekk, m’għandhomx ika</w:t>
      </w:r>
      <w:r w:rsidR="003C15E3" w:rsidRPr="00BE6395">
        <w:rPr>
          <w:rFonts w:ascii="Arial" w:eastAsia="Arial" w:hAnsi="Arial" w:cs="MEPS Bookman WTS"/>
        </w:rPr>
        <w:t>ż</w:t>
      </w:r>
      <w:r w:rsidRPr="00BE6395">
        <w:rPr>
          <w:rFonts w:ascii="Arial" w:eastAsia="Arial" w:hAnsi="Arial" w:cs="MEPS Bookman WTS"/>
        </w:rPr>
        <w:t>bru l</w:t>
      </w:r>
      <w:r w:rsidR="001173A3" w:rsidRPr="00BE6395">
        <w:rPr>
          <w:rFonts w:ascii="Arial" w:eastAsia="Arial" w:hAnsi="Arial" w:cs="MEPS Bookman WTS"/>
        </w:rPr>
        <w:t>-</w:t>
      </w:r>
      <w:r w:rsidRPr="00BE6395">
        <w:rPr>
          <w:rFonts w:ascii="Arial" w:eastAsia="Arial" w:hAnsi="Arial" w:cs="MEPS Bookman WTS"/>
        </w:rPr>
        <w:t>affarijiet qadd</w:t>
      </w:r>
      <w:r w:rsidR="003C15E3" w:rsidRPr="00BE6395">
        <w:rPr>
          <w:rFonts w:ascii="Arial" w:eastAsia="Arial" w:hAnsi="Arial" w:cs="MEPS Bookman WTS"/>
        </w:rPr>
        <w:t>i</w:t>
      </w:r>
      <w:r w:rsidRPr="00BE6395">
        <w:rPr>
          <w:rFonts w:ascii="Arial" w:eastAsia="Arial" w:hAnsi="Arial" w:cs="MEPS Bookman WTS"/>
        </w:rPr>
        <w:t>sin ta</w:t>
      </w:r>
      <w:r w:rsidR="003C15E3" w:rsidRPr="00BE6395">
        <w:rPr>
          <w:rFonts w:ascii="Arial" w:eastAsia="Arial" w:hAnsi="Arial" w:cs="MEPS Bookman WTS"/>
        </w:rPr>
        <w:t>l-</w:t>
      </w:r>
      <w:r w:rsidR="001C6C88" w:rsidRPr="00BE6395">
        <w:rPr>
          <w:rFonts w:ascii="Arial" w:eastAsia="Arial" w:hAnsi="Arial" w:cs="MEPS Bookman WTS"/>
        </w:rPr>
        <w:t>Iżrael</w:t>
      </w:r>
      <w:r w:rsidR="003C15E3" w:rsidRPr="00BE6395">
        <w:rPr>
          <w:rFonts w:ascii="Arial" w:eastAsia="Arial" w:hAnsi="Arial" w:cs="MEPS Bookman WTS"/>
        </w:rPr>
        <w:t xml:space="preserve">in </w:t>
      </w:r>
      <w:r w:rsidRPr="00BE6395">
        <w:rPr>
          <w:rFonts w:ascii="Arial" w:eastAsia="Arial" w:hAnsi="Arial" w:cs="MEPS Bookman WTS"/>
        </w:rPr>
        <w:t xml:space="preserve">li jagħtu bħala kontribuzzjoni lil Ġeħova </w:t>
      </w:r>
      <w:r w:rsidRPr="00BE6395">
        <w:rPr>
          <w:rFonts w:ascii="Arial" w:eastAsia="Arial" w:hAnsi="Arial" w:cs="Arial"/>
          <w:b/>
        </w:rPr>
        <w:t>22:16</w:t>
      </w:r>
      <w:r w:rsidR="001173A3" w:rsidRPr="00BE6395">
        <w:rPr>
          <w:rFonts w:ascii="Arial" w:eastAsia="Arial" w:hAnsi="Arial" w:cs="Arial"/>
          <w:b/>
        </w:rPr>
        <w:t xml:space="preserve"> </w:t>
      </w:r>
      <w:r w:rsidRPr="00BE6395">
        <w:rPr>
          <w:rFonts w:ascii="Arial" w:eastAsia="Arial" w:hAnsi="Arial" w:cs="MEPS Bookman WTS"/>
        </w:rPr>
        <w:t>u</w:t>
      </w:r>
      <w:r w:rsidR="003C15E3" w:rsidRPr="00BE6395">
        <w:rPr>
          <w:rFonts w:ascii="Arial" w:eastAsia="Arial" w:hAnsi="Arial" w:cs="MEPS Bookman WTS"/>
        </w:rPr>
        <w:t xml:space="preserve"> jġibu fuqhom</w:t>
      </w:r>
      <w:r w:rsidRPr="00BE6395">
        <w:rPr>
          <w:rFonts w:ascii="Arial" w:eastAsia="Arial" w:hAnsi="Arial" w:cs="MEPS Bookman WTS"/>
        </w:rPr>
        <w:t xml:space="preserve"> il</w:t>
      </w:r>
      <w:r w:rsidR="001173A3" w:rsidRPr="00BE6395">
        <w:rPr>
          <w:rFonts w:ascii="Arial" w:eastAsia="Arial" w:hAnsi="Arial" w:cs="MEPS Bookman WTS"/>
        </w:rPr>
        <w:t>-</w:t>
      </w:r>
      <w:r w:rsidRPr="00BE6395">
        <w:rPr>
          <w:rFonts w:ascii="Arial" w:eastAsia="Arial" w:hAnsi="Arial" w:cs="MEPS Bookman WTS"/>
        </w:rPr>
        <w:t xml:space="preserve">kastig </w:t>
      </w:r>
      <w:r w:rsidR="003C15E3" w:rsidRPr="00BE6395">
        <w:rPr>
          <w:rFonts w:ascii="Arial" w:eastAsia="Arial" w:hAnsi="Arial" w:cs="MEPS Bookman WTS"/>
        </w:rPr>
        <w:t>għ</w:t>
      </w:r>
      <w:r w:rsidRPr="00BE6395">
        <w:rPr>
          <w:rFonts w:ascii="Arial" w:eastAsia="Arial" w:hAnsi="Arial" w:cs="MEPS Bookman WTS"/>
        </w:rPr>
        <w:t>a</w:t>
      </w:r>
      <w:r w:rsidR="003C15E3" w:rsidRPr="00BE6395">
        <w:rPr>
          <w:rFonts w:ascii="Arial" w:eastAsia="Arial" w:hAnsi="Arial" w:cs="MEPS Bookman WTS"/>
        </w:rPr>
        <w:t>l</w:t>
      </w:r>
      <w:r w:rsidRPr="00BE6395">
        <w:rPr>
          <w:rFonts w:ascii="Arial" w:eastAsia="Arial" w:hAnsi="Arial" w:cs="MEPS Bookman WTS"/>
        </w:rPr>
        <w:t>l</w:t>
      </w:r>
      <w:r w:rsidR="001173A3" w:rsidRPr="00BE6395">
        <w:rPr>
          <w:rFonts w:ascii="Arial" w:eastAsia="Arial" w:hAnsi="Arial" w:cs="MEPS Bookman WTS"/>
        </w:rPr>
        <w:t>-</w:t>
      </w:r>
      <w:r w:rsidRPr="00BE6395">
        <w:rPr>
          <w:rFonts w:ascii="Arial" w:eastAsia="Arial" w:hAnsi="Arial" w:cs="MEPS Bookman WTS"/>
        </w:rPr>
        <w:t xml:space="preserve">ħtija talli </w:t>
      </w:r>
      <w:r w:rsidR="003C15E3" w:rsidRPr="00BE6395">
        <w:rPr>
          <w:rFonts w:ascii="Arial" w:eastAsia="Arial" w:hAnsi="Arial" w:cs="MEPS Bookman WTS"/>
        </w:rPr>
        <w:t xml:space="preserve">jkunu </w:t>
      </w:r>
      <w:r w:rsidRPr="00BE6395">
        <w:rPr>
          <w:rFonts w:ascii="Arial" w:eastAsia="Arial" w:hAnsi="Arial" w:cs="MEPS Bookman WTS"/>
        </w:rPr>
        <w:t>kielu l</w:t>
      </w:r>
      <w:r w:rsidR="001173A3" w:rsidRPr="00BE6395">
        <w:rPr>
          <w:rFonts w:ascii="Arial" w:eastAsia="Arial" w:hAnsi="Arial" w:cs="MEPS Bookman WTS"/>
        </w:rPr>
        <w:t>-</w:t>
      </w:r>
      <w:r w:rsidRPr="00BE6395">
        <w:rPr>
          <w:rFonts w:ascii="Arial" w:eastAsia="Arial" w:hAnsi="Arial" w:cs="MEPS Bookman WTS"/>
        </w:rPr>
        <w:t>affarijiet qadd</w:t>
      </w:r>
      <w:r w:rsidR="003C15E3" w:rsidRPr="00BE6395">
        <w:rPr>
          <w:rFonts w:ascii="Arial" w:eastAsia="Arial" w:hAnsi="Arial" w:cs="MEPS Bookman WTS"/>
        </w:rPr>
        <w:t>i</w:t>
      </w:r>
      <w:r w:rsidRPr="00BE6395">
        <w:rPr>
          <w:rFonts w:ascii="Arial" w:eastAsia="Arial" w:hAnsi="Arial" w:cs="MEPS Bookman WTS"/>
        </w:rPr>
        <w:t>sin tagħhom</w:t>
      </w:r>
      <w:r w:rsidR="00BE6395">
        <w:rPr>
          <w:rFonts w:ascii="Arial" w:eastAsia="Arial" w:hAnsi="Arial" w:cs="MEPS Bookman WTS"/>
        </w:rPr>
        <w:t xml:space="preserve">, </w:t>
      </w:r>
      <w:r w:rsidRPr="00BE6395">
        <w:rPr>
          <w:rFonts w:ascii="Arial" w:eastAsia="Arial" w:hAnsi="Arial" w:cs="MEPS Bookman WTS"/>
        </w:rPr>
        <w:t xml:space="preserve">għax </w:t>
      </w:r>
      <w:commentRangeStart w:id="4"/>
      <w:r w:rsidRPr="00BE6395">
        <w:rPr>
          <w:rFonts w:ascii="Arial" w:eastAsia="Arial" w:hAnsi="Arial" w:cs="MEPS Bookman WTS"/>
        </w:rPr>
        <w:t>jien</w:t>
      </w:r>
      <w:commentRangeEnd w:id="4"/>
      <w:r w:rsidR="00D102D8">
        <w:rPr>
          <w:rStyle w:val="CommentReference"/>
        </w:rPr>
        <w:commentReference w:id="4"/>
      </w:r>
      <w:r w:rsidRPr="00BE6395">
        <w:rPr>
          <w:rFonts w:ascii="Arial" w:eastAsia="Arial" w:hAnsi="Arial" w:cs="MEPS Bookman WTS"/>
        </w:rPr>
        <w:t xml:space="preserve"> Ġeħova</w:t>
      </w:r>
      <w:r w:rsidR="003C15E3" w:rsidRPr="00BE6395">
        <w:rPr>
          <w:rFonts w:ascii="Arial" w:eastAsia="Arial" w:hAnsi="Arial" w:cs="MEPS Bookman WTS"/>
        </w:rPr>
        <w:t>,</w:t>
      </w:r>
      <w:r w:rsidRPr="00BE6395">
        <w:rPr>
          <w:rFonts w:ascii="Arial" w:eastAsia="Arial" w:hAnsi="Arial" w:cs="MEPS Bookman WTS"/>
        </w:rPr>
        <w:t xml:space="preserve"> li qed inqaddishom.’”</w:t>
      </w:r>
    </w:p>
    <w:p w14:paraId="7922379E" w14:textId="3A3C4C33" w:rsidR="001704CD" w:rsidRPr="00BE6395" w:rsidRDefault="001704CD" w:rsidP="001704CD">
      <w:pPr>
        <w:rPr>
          <w:rFonts w:ascii="Arial" w:eastAsia="Arial" w:hAnsi="Arial" w:cs="MEPS Bookman WTS"/>
        </w:rPr>
      </w:pPr>
      <w:r w:rsidRPr="00BE6395">
        <w:rPr>
          <w:rFonts w:ascii="Arial" w:eastAsia="Arial" w:hAnsi="Arial" w:cs="Arial"/>
          <w:b/>
        </w:rPr>
        <w:t>22:17</w:t>
      </w:r>
      <w:r w:rsidR="001173A3" w:rsidRPr="00BE6395">
        <w:rPr>
          <w:rFonts w:ascii="Arial" w:eastAsia="Arial" w:hAnsi="Arial" w:cs="Arial"/>
          <w:b/>
        </w:rPr>
        <w:t xml:space="preserve"> </w:t>
      </w:r>
      <w:r w:rsidRPr="00BE6395">
        <w:rPr>
          <w:rFonts w:ascii="Arial" w:eastAsia="Arial" w:hAnsi="Arial" w:cs="MEPS Bookman WTS"/>
        </w:rPr>
        <w:t>Ġeħova kompla j</w:t>
      </w:r>
      <w:r w:rsidR="00073F3E" w:rsidRPr="00BE6395">
        <w:rPr>
          <w:rFonts w:ascii="Arial" w:eastAsia="Arial" w:hAnsi="Arial" w:cs="MEPS Bookman WTS"/>
        </w:rPr>
        <w:t>għid</w:t>
      </w:r>
      <w:r w:rsidRPr="00BE6395">
        <w:rPr>
          <w:rFonts w:ascii="Arial" w:eastAsia="Arial" w:hAnsi="Arial" w:cs="MEPS Bookman WTS"/>
        </w:rPr>
        <w:t xml:space="preserve"> lil Mosè: </w:t>
      </w:r>
      <w:r w:rsidRPr="00BE6395">
        <w:rPr>
          <w:rFonts w:ascii="Arial" w:eastAsia="Arial" w:hAnsi="Arial" w:cs="Arial"/>
          <w:b/>
        </w:rPr>
        <w:t>22:18</w:t>
      </w:r>
      <w:r w:rsidR="001173A3" w:rsidRPr="00BE6395">
        <w:rPr>
          <w:rFonts w:ascii="Arial" w:eastAsia="Arial" w:hAnsi="Arial" w:cs="Arial"/>
          <w:b/>
        </w:rPr>
        <w:t xml:space="preserve"> </w:t>
      </w:r>
      <w:r w:rsidRPr="00BE6395">
        <w:rPr>
          <w:rFonts w:ascii="Arial" w:eastAsia="Arial" w:hAnsi="Arial" w:cs="MEPS Bookman WTS"/>
        </w:rPr>
        <w:t xml:space="preserve">“Kellem lil Aron u </w:t>
      </w:r>
      <w:r w:rsidR="00162D7D">
        <w:rPr>
          <w:rFonts w:ascii="Arial" w:eastAsia="Arial" w:hAnsi="Arial" w:cs="MEPS Bookman WTS"/>
        </w:rPr>
        <w:t xml:space="preserve">lit-tfal tiegħu </w:t>
      </w:r>
      <w:r w:rsidR="00073F3E" w:rsidRPr="00BE6395">
        <w:rPr>
          <w:rFonts w:ascii="Arial" w:eastAsia="Arial" w:hAnsi="Arial" w:cs="MEPS Bookman WTS"/>
        </w:rPr>
        <w:t>u l-</w:t>
      </w:r>
      <w:r w:rsidR="001C6C88" w:rsidRPr="00BE6395">
        <w:rPr>
          <w:rFonts w:ascii="Arial" w:eastAsia="Arial" w:hAnsi="Arial" w:cs="MEPS Bookman WTS"/>
        </w:rPr>
        <w:t>Iżrael</w:t>
      </w:r>
      <w:r w:rsidR="00073F3E" w:rsidRPr="00BE6395">
        <w:rPr>
          <w:rFonts w:ascii="Arial" w:eastAsia="Arial" w:hAnsi="Arial" w:cs="MEPS Bookman WTS"/>
        </w:rPr>
        <w:t>in kollha</w:t>
      </w:r>
      <w:r w:rsidRPr="00BE6395">
        <w:rPr>
          <w:rFonts w:ascii="Arial" w:eastAsia="Arial" w:hAnsi="Arial" w:cs="MEPS Bookman WTS"/>
        </w:rPr>
        <w:t xml:space="preserve"> u għidilhom, ‘</w:t>
      </w:r>
      <w:r w:rsidR="00073F3E" w:rsidRPr="00BE6395">
        <w:rPr>
          <w:rFonts w:ascii="Arial" w:eastAsia="Arial" w:hAnsi="Arial" w:cs="MEPS Bookman WTS"/>
        </w:rPr>
        <w:t>Meta</w:t>
      </w:r>
      <w:r w:rsidRPr="00BE6395">
        <w:rPr>
          <w:rFonts w:ascii="Arial" w:eastAsia="Arial" w:hAnsi="Arial" w:cs="MEPS Bookman WTS"/>
        </w:rPr>
        <w:t xml:space="preserve"> </w:t>
      </w:r>
      <w:r w:rsidR="001C6C88" w:rsidRPr="00BE6395">
        <w:rPr>
          <w:rFonts w:ascii="Arial" w:eastAsia="Arial" w:hAnsi="Arial" w:cs="MEPS Bookman WTS"/>
        </w:rPr>
        <w:t>Iżrael</w:t>
      </w:r>
      <w:r w:rsidR="00073F3E" w:rsidRPr="00BE6395">
        <w:rPr>
          <w:rFonts w:ascii="Arial" w:eastAsia="Arial" w:hAnsi="Arial" w:cs="MEPS Bookman WTS"/>
        </w:rPr>
        <w:t>i</w:t>
      </w:r>
      <w:r w:rsidRPr="00BE6395">
        <w:rPr>
          <w:rFonts w:ascii="Arial" w:eastAsia="Arial" w:hAnsi="Arial" w:cs="MEPS Bookman WTS"/>
        </w:rPr>
        <w:t xml:space="preserve"> jew xi resident barrani f’I</w:t>
      </w:r>
      <w:r w:rsidR="00073F3E" w:rsidRPr="00BE6395">
        <w:rPr>
          <w:rFonts w:ascii="Arial" w:eastAsia="Arial" w:hAnsi="Arial" w:cs="MEPS Bookman WTS"/>
        </w:rPr>
        <w:t>ż</w:t>
      </w:r>
      <w:r w:rsidRPr="00BE6395">
        <w:rPr>
          <w:rFonts w:ascii="Arial" w:eastAsia="Arial" w:hAnsi="Arial" w:cs="MEPS Bookman WTS"/>
        </w:rPr>
        <w:t>rael jippreżenta offerta t</w:t>
      </w:r>
      <w:r w:rsidR="00073F3E" w:rsidRPr="00BE6395">
        <w:rPr>
          <w:rFonts w:ascii="Arial" w:eastAsia="Arial" w:hAnsi="Arial" w:cs="MEPS Bookman WTS"/>
        </w:rPr>
        <w:t xml:space="preserve">al-ħruq lil Ġeħova biex </w:t>
      </w:r>
      <w:r w:rsidR="00C248FC">
        <w:rPr>
          <w:rFonts w:ascii="Arial" w:eastAsia="Arial" w:hAnsi="Arial" w:cs="MEPS Bookman WTS"/>
        </w:rPr>
        <w:t xml:space="preserve">jagħmel bħalma wiegħed </w:t>
      </w:r>
      <w:r w:rsidR="00073F3E" w:rsidRPr="00BE6395">
        <w:rPr>
          <w:rFonts w:ascii="Arial" w:eastAsia="Arial" w:hAnsi="Arial" w:cs="MEPS Bookman WTS"/>
        </w:rPr>
        <w:t xml:space="preserve">jew biex jagħmel </w:t>
      </w:r>
      <w:r w:rsidRPr="00BE6395">
        <w:rPr>
          <w:rFonts w:ascii="Arial" w:eastAsia="Arial" w:hAnsi="Arial" w:cs="MEPS Bookman WTS"/>
        </w:rPr>
        <w:t>offert</w:t>
      </w:r>
      <w:r w:rsidR="00073F3E" w:rsidRPr="00BE6395">
        <w:rPr>
          <w:rFonts w:ascii="Arial" w:eastAsia="Arial" w:hAnsi="Arial" w:cs="MEPS Bookman WTS"/>
        </w:rPr>
        <w:t>a</w:t>
      </w:r>
      <w:r w:rsidRPr="00BE6395">
        <w:rPr>
          <w:rFonts w:ascii="Arial" w:eastAsia="Arial" w:hAnsi="Arial" w:cs="MEPS Bookman WTS"/>
        </w:rPr>
        <w:t xml:space="preserve"> volontarj</w:t>
      </w:r>
      <w:r w:rsidR="00073F3E" w:rsidRPr="00BE6395">
        <w:rPr>
          <w:rFonts w:ascii="Arial" w:eastAsia="Arial" w:hAnsi="Arial" w:cs="MEPS Bookman WTS"/>
        </w:rPr>
        <w:t>a</w:t>
      </w:r>
      <w:r w:rsidRPr="00BE6395">
        <w:rPr>
          <w:rFonts w:ascii="Arial" w:eastAsia="Arial" w:hAnsi="Arial" w:cs="MEPS Bookman WTS"/>
        </w:rPr>
        <w:t xml:space="preserve">, </w:t>
      </w:r>
      <w:r w:rsidRPr="00BE6395">
        <w:rPr>
          <w:rFonts w:ascii="Arial" w:eastAsia="Arial" w:hAnsi="Arial" w:cs="Arial"/>
          <w:b/>
        </w:rPr>
        <w:t>22:19</w:t>
      </w:r>
      <w:r w:rsidR="001173A3" w:rsidRPr="00BE6395">
        <w:rPr>
          <w:rFonts w:ascii="Arial" w:eastAsia="Arial" w:hAnsi="Arial" w:cs="Arial"/>
          <w:b/>
        </w:rPr>
        <w:t xml:space="preserve"> </w:t>
      </w:r>
      <w:r w:rsidR="00AF0B60" w:rsidRPr="00BE6395">
        <w:rPr>
          <w:rFonts w:ascii="Arial" w:eastAsia="Arial" w:hAnsi="Arial" w:cs="Arial"/>
        </w:rPr>
        <w:t>għandu jippreżenta</w:t>
      </w:r>
      <w:r w:rsidR="00AF0B60" w:rsidRPr="00BE6395">
        <w:rPr>
          <w:rFonts w:ascii="Arial" w:eastAsia="Arial" w:hAnsi="Arial" w:cs="MEPS Bookman WTS"/>
        </w:rPr>
        <w:t xml:space="preserve"> minn fost l-imtaten żgħar, jew il-mogħoż, </w:t>
      </w:r>
      <w:r w:rsidR="00073F3E" w:rsidRPr="00BE6395">
        <w:rPr>
          <w:rFonts w:ascii="Arial" w:eastAsia="Arial" w:hAnsi="Arial" w:cs="MEPS Bookman WTS"/>
        </w:rPr>
        <w:t>raġel bla difett</w:t>
      </w:r>
      <w:r w:rsidR="00952984" w:rsidRPr="00BE6395">
        <w:rPr>
          <w:rFonts w:ascii="Arial" w:eastAsia="Arial" w:hAnsi="Arial" w:cs="MEPS Bookman WTS"/>
        </w:rPr>
        <w:t xml:space="preserve"> mill-merħla</w:t>
      </w:r>
      <w:r w:rsidR="00073F3E" w:rsidRPr="00BE6395">
        <w:rPr>
          <w:rFonts w:ascii="Arial" w:eastAsia="Arial" w:hAnsi="Arial" w:cs="MEPS Bookman WTS"/>
        </w:rPr>
        <w:t>, sabiex</w:t>
      </w:r>
      <w:r w:rsidRPr="00BE6395">
        <w:rPr>
          <w:rFonts w:ascii="Arial" w:eastAsia="Arial" w:hAnsi="Arial" w:cs="MEPS Bookman WTS"/>
        </w:rPr>
        <w:t xml:space="preserve"> </w:t>
      </w:r>
      <w:r w:rsidR="00073F3E" w:rsidRPr="00BE6395">
        <w:rPr>
          <w:rFonts w:ascii="Arial" w:eastAsia="Arial" w:hAnsi="Arial" w:cs="MEPS Bookman WTS"/>
        </w:rPr>
        <w:t>j</w:t>
      </w:r>
      <w:r w:rsidRPr="00BE6395">
        <w:rPr>
          <w:rFonts w:ascii="Arial" w:eastAsia="Arial" w:hAnsi="Arial" w:cs="MEPS Bookman WTS"/>
        </w:rPr>
        <w:t>ikseb l</w:t>
      </w:r>
      <w:r w:rsidR="001173A3" w:rsidRPr="00BE6395">
        <w:rPr>
          <w:rFonts w:ascii="Arial" w:eastAsia="Arial" w:hAnsi="Arial" w:cs="MEPS Bookman WTS"/>
        </w:rPr>
        <w:t>-</w:t>
      </w:r>
      <w:r w:rsidRPr="00BE6395">
        <w:rPr>
          <w:rFonts w:ascii="Arial" w:eastAsia="Arial" w:hAnsi="Arial" w:cs="MEPS Bookman WTS"/>
        </w:rPr>
        <w:t xml:space="preserve">approvazzjoni. </w:t>
      </w:r>
      <w:r w:rsidRPr="00BE6395">
        <w:rPr>
          <w:rFonts w:ascii="Arial" w:eastAsia="Arial" w:hAnsi="Arial" w:cs="Arial"/>
          <w:b/>
        </w:rPr>
        <w:t>22:20</w:t>
      </w:r>
      <w:r w:rsidR="001173A3" w:rsidRPr="00BE6395">
        <w:rPr>
          <w:rFonts w:ascii="Arial" w:eastAsia="Arial" w:hAnsi="Arial" w:cs="Arial"/>
          <w:b/>
        </w:rPr>
        <w:t xml:space="preserve"> </w:t>
      </w:r>
      <w:r w:rsidRPr="00BE6395">
        <w:rPr>
          <w:rFonts w:ascii="Arial" w:eastAsia="Arial" w:hAnsi="Arial" w:cs="MEPS Bookman WTS"/>
        </w:rPr>
        <w:t>Tippreżentawx xi ħaġa li jkun fiha difett, għaliex din ma tgħinkomx biex tiksbu l</w:t>
      </w:r>
      <w:r w:rsidR="001173A3" w:rsidRPr="00BE6395">
        <w:rPr>
          <w:rFonts w:ascii="Arial" w:eastAsia="Arial" w:hAnsi="Arial" w:cs="MEPS Bookman WTS"/>
        </w:rPr>
        <w:t>-</w:t>
      </w:r>
      <w:r w:rsidR="00AD426C" w:rsidRPr="00BE6395">
        <w:rPr>
          <w:rFonts w:ascii="Arial" w:eastAsia="Arial" w:hAnsi="Arial" w:cs="MEPS Bookman WTS"/>
        </w:rPr>
        <w:t>approvazzjoni</w:t>
      </w:r>
      <w:r w:rsidRPr="00BE6395">
        <w:rPr>
          <w:rFonts w:ascii="Arial" w:eastAsia="Arial" w:hAnsi="Arial" w:cs="MEPS Bookman WTS"/>
        </w:rPr>
        <w:t>.</w:t>
      </w:r>
    </w:p>
    <w:p w14:paraId="30BC920C" w14:textId="77777777" w:rsidR="001704CD" w:rsidRPr="00BE6395" w:rsidRDefault="001704CD" w:rsidP="001704CD">
      <w:pPr>
        <w:rPr>
          <w:rFonts w:ascii="Arial" w:eastAsia="Arial" w:hAnsi="Arial" w:cs="MEPS Bookman WTS"/>
        </w:rPr>
      </w:pPr>
      <w:r w:rsidRPr="00BE6395">
        <w:rPr>
          <w:rFonts w:ascii="Arial" w:eastAsia="Arial" w:hAnsi="Arial" w:cs="Arial"/>
          <w:b/>
        </w:rPr>
        <w:t>22:21</w:t>
      </w:r>
      <w:r w:rsidR="001173A3" w:rsidRPr="00BE6395">
        <w:rPr>
          <w:rFonts w:ascii="Arial" w:eastAsia="Arial" w:hAnsi="Arial" w:cs="Arial"/>
          <w:b/>
        </w:rPr>
        <w:t xml:space="preserve"> </w:t>
      </w:r>
      <w:r w:rsidRPr="00BE6395">
        <w:rPr>
          <w:rFonts w:ascii="Arial" w:eastAsia="Arial" w:hAnsi="Arial" w:cs="MEPS Bookman WTS"/>
        </w:rPr>
        <w:t>“‘</w:t>
      </w:r>
      <w:r w:rsidR="00AD426C" w:rsidRPr="00BE6395">
        <w:rPr>
          <w:rFonts w:ascii="Arial" w:eastAsia="Arial" w:hAnsi="Arial" w:cs="MEPS Bookman WTS"/>
        </w:rPr>
        <w:t xml:space="preserve">Jekk </w:t>
      </w:r>
      <w:r w:rsidRPr="00BE6395">
        <w:rPr>
          <w:rFonts w:ascii="Arial" w:eastAsia="Arial" w:hAnsi="Arial" w:cs="MEPS Bookman WTS"/>
        </w:rPr>
        <w:t xml:space="preserve">raġel jippreżenta </w:t>
      </w:r>
      <w:r w:rsidR="002639BE">
        <w:rPr>
          <w:rFonts w:ascii="Arial" w:eastAsia="Arial" w:hAnsi="Arial" w:cs="MEPS Bookman WTS"/>
        </w:rPr>
        <w:t>sagrifiċċju ta</w:t>
      </w:r>
      <w:r w:rsidR="002135A3">
        <w:rPr>
          <w:rFonts w:ascii="Arial" w:eastAsia="Arial" w:hAnsi="Arial" w:cs="MEPS Bookman WTS"/>
        </w:rPr>
        <w:t>l-</w:t>
      </w:r>
      <w:r w:rsidR="002639BE">
        <w:rPr>
          <w:rFonts w:ascii="Arial" w:eastAsia="Arial" w:hAnsi="Arial" w:cs="MEPS Bookman WTS"/>
        </w:rPr>
        <w:t>paċi</w:t>
      </w:r>
      <w:r w:rsidRPr="00BE6395">
        <w:rPr>
          <w:rFonts w:ascii="Arial" w:eastAsia="Arial" w:hAnsi="Arial" w:cs="MEPS Bookman WTS"/>
        </w:rPr>
        <w:t xml:space="preserve"> lil Ġeħova biex irodd wegħda </w:t>
      </w:r>
      <w:r w:rsidR="00AD426C" w:rsidRPr="00BE6395">
        <w:rPr>
          <w:rFonts w:ascii="Arial" w:eastAsia="Arial" w:hAnsi="Arial" w:cs="MEPS Bookman WTS"/>
        </w:rPr>
        <w:t>jew bħala</w:t>
      </w:r>
      <w:r w:rsidRPr="00BE6395">
        <w:rPr>
          <w:rFonts w:ascii="Arial" w:eastAsia="Arial" w:hAnsi="Arial" w:cs="MEPS Bookman WTS"/>
        </w:rPr>
        <w:t xml:space="preserve"> offerta volontarja, l</w:t>
      </w:r>
      <w:r w:rsidR="001173A3" w:rsidRPr="00BE6395">
        <w:rPr>
          <w:rFonts w:ascii="Arial" w:eastAsia="Arial" w:hAnsi="Arial" w:cs="MEPS Bookman WTS"/>
        </w:rPr>
        <w:t>-</w:t>
      </w:r>
      <w:r w:rsidRPr="00BE6395">
        <w:rPr>
          <w:rFonts w:ascii="Arial" w:eastAsia="Arial" w:hAnsi="Arial" w:cs="MEPS Bookman WTS"/>
        </w:rPr>
        <w:t>annimal għandu jkun bla difett minn fost il</w:t>
      </w:r>
      <w:r w:rsidR="001173A3" w:rsidRPr="00BE6395">
        <w:rPr>
          <w:rFonts w:ascii="Arial" w:eastAsia="Arial" w:hAnsi="Arial" w:cs="MEPS Bookman WTS"/>
        </w:rPr>
        <w:t>-</w:t>
      </w:r>
      <w:r w:rsidRPr="00BE6395">
        <w:rPr>
          <w:rFonts w:ascii="Arial" w:eastAsia="Arial" w:hAnsi="Arial" w:cs="MEPS Bookman WTS"/>
        </w:rPr>
        <w:t>merħla tal</w:t>
      </w:r>
      <w:r w:rsidR="001173A3" w:rsidRPr="00BE6395">
        <w:rPr>
          <w:rFonts w:ascii="Arial" w:eastAsia="Arial" w:hAnsi="Arial" w:cs="MEPS Bookman WTS"/>
        </w:rPr>
        <w:t>-</w:t>
      </w:r>
      <w:r w:rsidRPr="00BE6395">
        <w:rPr>
          <w:rFonts w:ascii="Arial" w:eastAsia="Arial" w:hAnsi="Arial" w:cs="MEPS Bookman WTS"/>
        </w:rPr>
        <w:t>baqar jew tan</w:t>
      </w:r>
      <w:r w:rsidR="001173A3" w:rsidRPr="00BE6395">
        <w:rPr>
          <w:rFonts w:ascii="Arial" w:eastAsia="Arial" w:hAnsi="Arial" w:cs="MEPS Bookman WTS"/>
        </w:rPr>
        <w:t>-</w:t>
      </w:r>
      <w:r w:rsidRPr="00BE6395">
        <w:rPr>
          <w:rFonts w:ascii="Arial" w:eastAsia="Arial" w:hAnsi="Arial" w:cs="MEPS Bookman WTS"/>
        </w:rPr>
        <w:t>nagħaġ, sabiex jikseb l</w:t>
      </w:r>
      <w:r w:rsidR="001173A3" w:rsidRPr="00BE6395">
        <w:rPr>
          <w:rFonts w:ascii="Arial" w:eastAsia="Arial" w:hAnsi="Arial" w:cs="MEPS Bookman WTS"/>
        </w:rPr>
        <w:t>-</w:t>
      </w:r>
      <w:r w:rsidRPr="00BE6395">
        <w:rPr>
          <w:rFonts w:ascii="Arial" w:eastAsia="Arial" w:hAnsi="Arial" w:cs="MEPS Bookman WTS"/>
        </w:rPr>
        <w:t xml:space="preserve">approvazzjoni. M’għandu jkun fih ebda difett. </w:t>
      </w:r>
      <w:r w:rsidRPr="00BE6395">
        <w:rPr>
          <w:rFonts w:ascii="Arial" w:eastAsia="Arial" w:hAnsi="Arial" w:cs="Arial"/>
          <w:b/>
        </w:rPr>
        <w:t>22:22</w:t>
      </w:r>
      <w:r w:rsidR="001173A3" w:rsidRPr="00BE6395">
        <w:rPr>
          <w:rFonts w:ascii="Arial" w:eastAsia="Arial" w:hAnsi="Arial" w:cs="Arial"/>
          <w:b/>
        </w:rPr>
        <w:t xml:space="preserve"> </w:t>
      </w:r>
      <w:r w:rsidRPr="00BE6395">
        <w:rPr>
          <w:rFonts w:ascii="Arial" w:eastAsia="Arial" w:hAnsi="Arial" w:cs="MEPS Bookman WTS"/>
        </w:rPr>
        <w:t>M’għandux ikun agħm</w:t>
      </w:r>
      <w:r w:rsidR="00952984" w:rsidRPr="00BE6395">
        <w:rPr>
          <w:rFonts w:ascii="Arial" w:eastAsia="Arial" w:hAnsi="Arial" w:cs="MEPS Bookman WTS"/>
        </w:rPr>
        <w:t>i</w:t>
      </w:r>
      <w:r w:rsidR="00AD426C" w:rsidRPr="00BE6395">
        <w:rPr>
          <w:rFonts w:ascii="Arial" w:eastAsia="Arial" w:hAnsi="Arial" w:cs="MEPS Bookman WTS"/>
        </w:rPr>
        <w:t>,</w:t>
      </w:r>
      <w:r w:rsidRPr="00BE6395">
        <w:rPr>
          <w:rFonts w:ascii="Arial" w:eastAsia="Arial" w:hAnsi="Arial" w:cs="MEPS Bookman WTS"/>
        </w:rPr>
        <w:t xml:space="preserve"> ikollu xi ksur</w:t>
      </w:r>
      <w:r w:rsidR="00AD426C" w:rsidRPr="00BE6395">
        <w:rPr>
          <w:rFonts w:ascii="Arial" w:eastAsia="Arial" w:hAnsi="Arial" w:cs="MEPS Bookman WTS"/>
        </w:rPr>
        <w:t>,</w:t>
      </w:r>
      <w:r w:rsidRPr="00BE6395">
        <w:rPr>
          <w:rFonts w:ascii="Arial" w:eastAsia="Arial" w:hAnsi="Arial" w:cs="MEPS Bookman WTS"/>
        </w:rPr>
        <w:t xml:space="preserve"> </w:t>
      </w:r>
      <w:r w:rsidR="00AD426C" w:rsidRPr="00BE6395">
        <w:rPr>
          <w:rFonts w:ascii="Arial" w:eastAsia="Arial" w:hAnsi="Arial" w:cs="MEPS Bookman WTS"/>
        </w:rPr>
        <w:t xml:space="preserve">xi </w:t>
      </w:r>
      <w:r w:rsidRPr="00BE6395">
        <w:rPr>
          <w:rFonts w:ascii="Arial" w:eastAsia="Arial" w:hAnsi="Arial" w:cs="MEPS Bookman WTS"/>
        </w:rPr>
        <w:t>qtugħ</w:t>
      </w:r>
      <w:r w:rsidR="00AD426C" w:rsidRPr="00BE6395">
        <w:rPr>
          <w:rFonts w:ascii="Arial" w:eastAsia="Arial" w:hAnsi="Arial" w:cs="MEPS Bookman WTS"/>
        </w:rPr>
        <w:t>,</w:t>
      </w:r>
      <w:r w:rsidRPr="00BE6395">
        <w:rPr>
          <w:rFonts w:ascii="Arial" w:eastAsia="Arial" w:hAnsi="Arial" w:cs="MEPS Bookman WTS"/>
        </w:rPr>
        <w:t xml:space="preserve"> xi felula</w:t>
      </w:r>
      <w:r w:rsidR="00AD426C" w:rsidRPr="00BE6395">
        <w:rPr>
          <w:rFonts w:ascii="Arial" w:eastAsia="Arial" w:hAnsi="Arial" w:cs="MEPS Bookman WTS"/>
        </w:rPr>
        <w:t>,</w:t>
      </w:r>
      <w:r w:rsidRPr="00BE6395">
        <w:rPr>
          <w:rFonts w:ascii="Arial" w:eastAsia="Arial" w:hAnsi="Arial" w:cs="MEPS Bookman WTS"/>
        </w:rPr>
        <w:t xml:space="preserve"> mard tal</w:t>
      </w:r>
      <w:r w:rsidR="001173A3" w:rsidRPr="00BE6395">
        <w:rPr>
          <w:rFonts w:ascii="Arial" w:eastAsia="Arial" w:hAnsi="Arial" w:cs="MEPS Bookman WTS"/>
        </w:rPr>
        <w:t>-</w:t>
      </w:r>
      <w:r w:rsidRPr="00BE6395">
        <w:rPr>
          <w:rFonts w:ascii="Arial" w:eastAsia="Arial" w:hAnsi="Arial" w:cs="MEPS Bookman WTS"/>
        </w:rPr>
        <w:t>ġilda</w:t>
      </w:r>
      <w:r w:rsidR="00AD426C" w:rsidRPr="00BE6395">
        <w:rPr>
          <w:rFonts w:ascii="Arial" w:eastAsia="Arial" w:hAnsi="Arial" w:cs="MEPS Bookman WTS"/>
        </w:rPr>
        <w:t>,</w:t>
      </w:r>
      <w:r w:rsidRPr="00BE6395">
        <w:rPr>
          <w:rFonts w:ascii="Arial" w:eastAsia="Arial" w:hAnsi="Arial" w:cs="MEPS Bookman WTS"/>
        </w:rPr>
        <w:t xml:space="preserve"> jew ħżież</w:t>
      </w:r>
      <w:r w:rsidR="0097553A" w:rsidRPr="00BE6395">
        <w:rPr>
          <w:rFonts w:ascii="Arial" w:eastAsia="Arial" w:hAnsi="Arial" w:cs="MEPS Bookman WTS"/>
        </w:rPr>
        <w:t>.</w:t>
      </w:r>
      <w:r w:rsidRPr="00BE6395">
        <w:rPr>
          <w:rFonts w:ascii="Arial" w:eastAsia="Arial" w:hAnsi="Arial" w:cs="MEPS Bookman WTS"/>
        </w:rPr>
        <w:t xml:space="preserve"> </w:t>
      </w:r>
      <w:r w:rsidR="0097553A" w:rsidRPr="00BE6395">
        <w:rPr>
          <w:rFonts w:ascii="Arial" w:eastAsia="Arial" w:hAnsi="Arial" w:cs="MEPS Bookman WTS"/>
        </w:rPr>
        <w:t>M</w:t>
      </w:r>
      <w:r w:rsidRPr="00BE6395">
        <w:rPr>
          <w:rFonts w:ascii="Arial" w:eastAsia="Arial" w:hAnsi="Arial" w:cs="MEPS Bookman WTS"/>
        </w:rPr>
        <w:t xml:space="preserve">’għandkom tippreżentaw </w:t>
      </w:r>
      <w:r w:rsidR="0097553A" w:rsidRPr="00BE6395">
        <w:rPr>
          <w:rFonts w:ascii="Arial" w:eastAsia="Arial" w:hAnsi="Arial" w:cs="MEPS Bookman WTS"/>
        </w:rPr>
        <w:t xml:space="preserve">l-ebda waħda minn dawn </w:t>
      </w:r>
      <w:r w:rsidRPr="00BE6395">
        <w:rPr>
          <w:rFonts w:ascii="Arial" w:eastAsia="Arial" w:hAnsi="Arial" w:cs="MEPS Bookman WTS"/>
        </w:rPr>
        <w:t>lil Ġeħova</w:t>
      </w:r>
      <w:r w:rsidR="0097553A" w:rsidRPr="00BE6395">
        <w:rPr>
          <w:rFonts w:ascii="Arial" w:eastAsia="Arial" w:hAnsi="Arial" w:cs="MEPS Bookman WTS"/>
        </w:rPr>
        <w:t xml:space="preserve"> jew tagħmlu</w:t>
      </w:r>
      <w:r w:rsidRPr="00BE6395">
        <w:rPr>
          <w:rFonts w:ascii="Arial" w:eastAsia="Arial" w:hAnsi="Arial" w:cs="MEPS Bookman WTS"/>
        </w:rPr>
        <w:t xml:space="preserve"> offerta </w:t>
      </w:r>
      <w:r w:rsidR="0097553A" w:rsidRPr="00BE6395">
        <w:rPr>
          <w:rFonts w:ascii="Arial" w:eastAsia="Arial" w:hAnsi="Arial" w:cs="MEPS Bookman WTS"/>
        </w:rPr>
        <w:t xml:space="preserve">bħal din </w:t>
      </w:r>
      <w:r w:rsidRPr="00BE6395">
        <w:rPr>
          <w:rFonts w:ascii="Arial" w:eastAsia="Arial" w:hAnsi="Arial" w:cs="MEPS Bookman WTS"/>
        </w:rPr>
        <w:t>fuq l</w:t>
      </w:r>
      <w:r w:rsidR="001173A3" w:rsidRPr="00BE6395">
        <w:rPr>
          <w:rFonts w:ascii="Arial" w:eastAsia="Arial" w:hAnsi="Arial" w:cs="MEPS Bookman WTS"/>
        </w:rPr>
        <w:t>-</w:t>
      </w:r>
      <w:r w:rsidRPr="00BE6395">
        <w:rPr>
          <w:rFonts w:ascii="Arial" w:eastAsia="Arial" w:hAnsi="Arial" w:cs="MEPS Bookman WTS"/>
        </w:rPr>
        <w:t xml:space="preserve">artal għal Ġeħova. </w:t>
      </w:r>
      <w:r w:rsidRPr="00BE6395">
        <w:rPr>
          <w:rFonts w:ascii="Arial" w:eastAsia="Arial" w:hAnsi="Arial" w:cs="Arial"/>
          <w:b/>
        </w:rPr>
        <w:t>22:23</w:t>
      </w:r>
      <w:r w:rsidR="001173A3" w:rsidRPr="00BE6395">
        <w:rPr>
          <w:rFonts w:ascii="Arial" w:eastAsia="Arial" w:hAnsi="Arial" w:cs="Arial"/>
          <w:b/>
        </w:rPr>
        <w:t xml:space="preserve"> </w:t>
      </w:r>
      <w:r w:rsidR="00322029" w:rsidRPr="00BE6395">
        <w:rPr>
          <w:rFonts w:ascii="Arial" w:eastAsia="Arial" w:hAnsi="Arial" w:cs="MEPS Bookman WTS"/>
        </w:rPr>
        <w:t>Tistgħu tippreżentaw</w:t>
      </w:r>
      <w:r w:rsidRPr="00BE6395">
        <w:rPr>
          <w:rFonts w:ascii="Arial" w:eastAsia="Arial" w:hAnsi="Arial" w:cs="MEPS Bookman WTS"/>
        </w:rPr>
        <w:t xml:space="preserve"> barri jew nagħġa li jkollha </w:t>
      </w:r>
      <w:r w:rsidR="00322029" w:rsidRPr="00BE6395">
        <w:rPr>
          <w:rFonts w:ascii="Arial" w:eastAsia="Arial" w:hAnsi="Arial" w:cs="MEPS Bookman WTS"/>
        </w:rPr>
        <w:t>sieq</w:t>
      </w:r>
      <w:r w:rsidRPr="00BE6395">
        <w:rPr>
          <w:rFonts w:ascii="Arial" w:eastAsia="Arial" w:hAnsi="Arial" w:cs="MEPS Bookman WTS"/>
        </w:rPr>
        <w:t xml:space="preserve"> twila wisq jew qasira wisq</w:t>
      </w:r>
      <w:r w:rsidR="00322029" w:rsidRPr="00BE6395">
        <w:rPr>
          <w:rFonts w:ascii="Arial" w:eastAsia="Arial" w:hAnsi="Arial" w:cs="MEPS Bookman WTS"/>
        </w:rPr>
        <w:t xml:space="preserve"> </w:t>
      </w:r>
      <w:r w:rsidRPr="00BE6395">
        <w:rPr>
          <w:rFonts w:ascii="Arial" w:eastAsia="Arial" w:hAnsi="Arial" w:cs="MEPS Bookman WTS"/>
        </w:rPr>
        <w:t>bħala offerta volontarja</w:t>
      </w:r>
      <w:r w:rsidR="00746E67" w:rsidRPr="00BE6395">
        <w:rPr>
          <w:rFonts w:ascii="Arial" w:eastAsia="Arial" w:hAnsi="Arial" w:cs="MEPS Bookman WTS"/>
        </w:rPr>
        <w:t>,</w:t>
      </w:r>
      <w:r w:rsidRPr="00BE6395">
        <w:rPr>
          <w:rFonts w:ascii="Arial" w:eastAsia="Arial" w:hAnsi="Arial" w:cs="MEPS Bookman WTS"/>
        </w:rPr>
        <w:t xml:space="preserve"> imma </w:t>
      </w:r>
      <w:r w:rsidR="003F6877" w:rsidRPr="00BE6395">
        <w:rPr>
          <w:rFonts w:ascii="Arial" w:eastAsia="Arial" w:hAnsi="Arial" w:cs="MEPS Bookman WTS"/>
        </w:rPr>
        <w:t xml:space="preserve">din </w:t>
      </w:r>
      <w:r w:rsidR="00322029" w:rsidRPr="00BE6395">
        <w:rPr>
          <w:rFonts w:ascii="Arial" w:eastAsia="Arial" w:hAnsi="Arial" w:cs="MEPS Bookman WTS"/>
        </w:rPr>
        <w:t xml:space="preserve">ma tiġix aċċettata b’approvazzjoni </w:t>
      </w:r>
      <w:r w:rsidRPr="00BE6395">
        <w:rPr>
          <w:rFonts w:ascii="Arial" w:eastAsia="Arial" w:hAnsi="Arial" w:cs="MEPS Bookman WTS"/>
        </w:rPr>
        <w:t xml:space="preserve">bħala </w:t>
      </w:r>
      <w:r w:rsidR="00322029" w:rsidRPr="00BE6395">
        <w:rPr>
          <w:rFonts w:ascii="Arial" w:eastAsia="Arial" w:hAnsi="Arial" w:cs="MEPS Bookman WTS"/>
        </w:rPr>
        <w:t xml:space="preserve">offerta taʼ </w:t>
      </w:r>
      <w:r w:rsidRPr="00BE6395">
        <w:rPr>
          <w:rFonts w:ascii="Arial" w:eastAsia="Arial" w:hAnsi="Arial" w:cs="MEPS Bookman WTS"/>
        </w:rPr>
        <w:t xml:space="preserve">wegħda. </w:t>
      </w:r>
      <w:r w:rsidRPr="00BE6395">
        <w:rPr>
          <w:rFonts w:ascii="Arial" w:eastAsia="Arial" w:hAnsi="Arial" w:cs="Arial"/>
          <w:b/>
        </w:rPr>
        <w:t>22:24</w:t>
      </w:r>
      <w:r w:rsidR="001173A3" w:rsidRPr="00BE6395">
        <w:rPr>
          <w:rFonts w:ascii="Arial" w:eastAsia="Arial" w:hAnsi="Arial" w:cs="Arial"/>
          <w:b/>
        </w:rPr>
        <w:t xml:space="preserve"> </w:t>
      </w:r>
      <w:r w:rsidR="001048A1" w:rsidRPr="00BE6395">
        <w:rPr>
          <w:rFonts w:ascii="Arial" w:eastAsia="Arial" w:hAnsi="Arial" w:cs="MEPS Bookman WTS"/>
        </w:rPr>
        <w:t>M</w:t>
      </w:r>
      <w:r w:rsidR="003F6877" w:rsidRPr="00BE6395">
        <w:rPr>
          <w:rFonts w:ascii="Arial" w:eastAsia="Arial" w:hAnsi="Arial" w:cs="MEPS Bookman WTS"/>
        </w:rPr>
        <w:t xml:space="preserve">’għandkomx tippreżentaw lil Ġeħova </w:t>
      </w:r>
      <w:r w:rsidRPr="00BE6395">
        <w:rPr>
          <w:rFonts w:ascii="Arial" w:eastAsia="Arial" w:hAnsi="Arial" w:cs="MEPS Bookman WTS"/>
        </w:rPr>
        <w:t xml:space="preserve">annimal li jkollu </w:t>
      </w:r>
      <w:r w:rsidR="003F6877" w:rsidRPr="00BE6395">
        <w:rPr>
          <w:rFonts w:ascii="Arial" w:eastAsia="Arial" w:hAnsi="Arial" w:cs="MEPS Bookman WTS"/>
        </w:rPr>
        <w:t>ħsara fi</w:t>
      </w:r>
      <w:r w:rsidRPr="00BE6395">
        <w:rPr>
          <w:rFonts w:ascii="Arial" w:eastAsia="Arial" w:hAnsi="Arial" w:cs="MEPS Bookman WTS"/>
        </w:rPr>
        <w:t>t</w:t>
      </w:r>
      <w:r w:rsidR="001173A3" w:rsidRPr="00BE6395">
        <w:rPr>
          <w:rFonts w:ascii="Arial" w:eastAsia="Arial" w:hAnsi="Arial" w:cs="MEPS Bookman WTS"/>
        </w:rPr>
        <w:t>-</w:t>
      </w:r>
      <w:r w:rsidRPr="00BE6395">
        <w:rPr>
          <w:rFonts w:ascii="Arial" w:eastAsia="Arial" w:hAnsi="Arial" w:cs="MEPS Bookman WTS"/>
        </w:rPr>
        <w:t xml:space="preserve">testikoli </w:t>
      </w:r>
      <w:r w:rsidR="003F6877" w:rsidRPr="00BE6395">
        <w:rPr>
          <w:rFonts w:ascii="Arial" w:eastAsia="Arial" w:hAnsi="Arial" w:cs="MEPS Bookman WTS"/>
        </w:rPr>
        <w:t xml:space="preserve">jew ikunu </w:t>
      </w:r>
      <w:r w:rsidRPr="00BE6395">
        <w:rPr>
          <w:rFonts w:ascii="Arial" w:eastAsia="Arial" w:hAnsi="Arial" w:cs="MEPS Bookman WTS"/>
        </w:rPr>
        <w:t>mgħa</w:t>
      </w:r>
      <w:r w:rsidR="003F6877" w:rsidRPr="00BE6395">
        <w:rPr>
          <w:rFonts w:ascii="Arial" w:eastAsia="Arial" w:hAnsi="Arial" w:cs="MEPS Bookman WTS"/>
        </w:rPr>
        <w:t>ffġin</w:t>
      </w:r>
      <w:r w:rsidRPr="00BE6395">
        <w:rPr>
          <w:rFonts w:ascii="Arial" w:eastAsia="Arial" w:hAnsi="Arial" w:cs="MEPS Bookman WTS"/>
        </w:rPr>
        <w:t xml:space="preserve"> jew maqlugħin jew maqtugħin, u m’għandkomx toffru</w:t>
      </w:r>
      <w:r w:rsidR="003F6877" w:rsidRPr="00BE6395">
        <w:rPr>
          <w:rFonts w:ascii="Arial" w:eastAsia="Arial" w:hAnsi="Arial" w:cs="MEPS Bookman WTS"/>
        </w:rPr>
        <w:t xml:space="preserve"> annimali bħal dawn</w:t>
      </w:r>
      <w:r w:rsidRPr="00BE6395">
        <w:rPr>
          <w:rFonts w:ascii="Arial" w:eastAsia="Arial" w:hAnsi="Arial" w:cs="MEPS Bookman WTS"/>
        </w:rPr>
        <w:t xml:space="preserve"> f’artkom. </w:t>
      </w:r>
      <w:r w:rsidRPr="00BE6395">
        <w:rPr>
          <w:rFonts w:ascii="Arial" w:eastAsia="Arial" w:hAnsi="Arial" w:cs="Arial"/>
          <w:b/>
        </w:rPr>
        <w:t>22:25</w:t>
      </w:r>
      <w:r w:rsidR="001173A3" w:rsidRPr="00BE6395">
        <w:rPr>
          <w:rFonts w:ascii="Arial" w:eastAsia="Arial" w:hAnsi="Arial" w:cs="Arial"/>
          <w:b/>
        </w:rPr>
        <w:t xml:space="preserve"> </w:t>
      </w:r>
      <w:r w:rsidRPr="00BE6395">
        <w:rPr>
          <w:rFonts w:ascii="Arial" w:eastAsia="Arial" w:hAnsi="Arial" w:cs="MEPS Bookman WTS"/>
        </w:rPr>
        <w:t xml:space="preserve">U </w:t>
      </w:r>
      <w:r w:rsidR="008D7F84" w:rsidRPr="00BE6395">
        <w:rPr>
          <w:rFonts w:ascii="Arial" w:eastAsia="Arial" w:hAnsi="Arial" w:cs="MEPS Bookman WTS"/>
        </w:rPr>
        <w:t>m’għandkom tippreżentaw l-ebda wieħed minn dawn</w:t>
      </w:r>
      <w:r w:rsidRPr="00BE6395">
        <w:rPr>
          <w:rFonts w:ascii="Arial" w:eastAsia="Arial" w:hAnsi="Arial" w:cs="MEPS Bookman WTS"/>
        </w:rPr>
        <w:t xml:space="preserve"> minn id xi barrani bħala l</w:t>
      </w:r>
      <w:r w:rsidR="001173A3" w:rsidRPr="00BE6395">
        <w:rPr>
          <w:rFonts w:ascii="Arial" w:eastAsia="Arial" w:hAnsi="Arial" w:cs="MEPS Bookman WTS"/>
        </w:rPr>
        <w:t>-</w:t>
      </w:r>
      <w:r w:rsidRPr="00BE6395">
        <w:rPr>
          <w:rFonts w:ascii="Arial" w:eastAsia="Arial" w:hAnsi="Arial" w:cs="MEPS Bookman WTS"/>
        </w:rPr>
        <w:t>ħobż t</w:t>
      </w:r>
      <w:r w:rsidR="004E35CE" w:rsidRPr="004E35CE">
        <w:rPr>
          <w:rFonts w:ascii="Arial" w:eastAsia="Arial" w:hAnsi="Arial" w:cs="MEPS Bookman WTS"/>
        </w:rPr>
        <w:t>al-</w:t>
      </w:r>
      <w:r w:rsidRPr="00BE6395">
        <w:rPr>
          <w:rFonts w:ascii="Arial" w:eastAsia="Arial" w:hAnsi="Arial" w:cs="MEPS Bookman WTS"/>
        </w:rPr>
        <w:t xml:space="preserve">Alla tagħkom, għaliex </w:t>
      </w:r>
      <w:r w:rsidR="008D7F84" w:rsidRPr="00BE6395">
        <w:rPr>
          <w:rFonts w:ascii="Arial" w:eastAsia="Arial" w:hAnsi="Arial" w:cs="MEPS Bookman WTS"/>
        </w:rPr>
        <w:t xml:space="preserve">huma mmankati u fihom </w:t>
      </w:r>
      <w:r w:rsidRPr="00BE6395">
        <w:rPr>
          <w:rFonts w:ascii="Arial" w:eastAsia="Arial" w:hAnsi="Arial" w:cs="MEPS Bookman WTS"/>
        </w:rPr>
        <w:t>difett</w:t>
      </w:r>
      <w:r w:rsidR="008D7F84" w:rsidRPr="00BE6395">
        <w:rPr>
          <w:rFonts w:ascii="Arial" w:eastAsia="Arial" w:hAnsi="Arial" w:cs="MEPS Bookman WTS"/>
        </w:rPr>
        <w:t>.</w:t>
      </w:r>
      <w:r w:rsidRPr="00BE6395">
        <w:rPr>
          <w:rFonts w:ascii="Arial" w:eastAsia="Arial" w:hAnsi="Arial" w:cs="MEPS Bookman WTS"/>
        </w:rPr>
        <w:t xml:space="preserve"> Ma jiġux aċċettati b’approvazzjoni għalikom.’”</w:t>
      </w:r>
    </w:p>
    <w:p w14:paraId="4D3BB4B2" w14:textId="77777777" w:rsidR="001704CD" w:rsidRPr="00BE6395" w:rsidRDefault="001704CD" w:rsidP="001704CD">
      <w:pPr>
        <w:rPr>
          <w:rFonts w:ascii="Arial" w:eastAsia="Arial" w:hAnsi="Arial" w:cs="MEPS Bookman WTS"/>
        </w:rPr>
      </w:pPr>
      <w:r w:rsidRPr="00BE6395">
        <w:rPr>
          <w:rFonts w:ascii="Arial" w:eastAsia="Arial" w:hAnsi="Arial" w:cs="Arial"/>
          <w:b/>
        </w:rPr>
        <w:t>22:26</w:t>
      </w:r>
      <w:r w:rsidR="001173A3" w:rsidRPr="00BE6395">
        <w:rPr>
          <w:rFonts w:ascii="Arial" w:eastAsia="Arial" w:hAnsi="Arial" w:cs="Arial"/>
          <w:b/>
        </w:rPr>
        <w:t xml:space="preserve"> </w:t>
      </w:r>
      <w:r w:rsidRPr="00BE6395">
        <w:rPr>
          <w:rFonts w:ascii="Arial" w:eastAsia="Arial" w:hAnsi="Arial" w:cs="MEPS Bookman WTS"/>
        </w:rPr>
        <w:t>Ġeħova kompla j</w:t>
      </w:r>
      <w:r w:rsidR="00CF3635" w:rsidRPr="00BE6395">
        <w:rPr>
          <w:rFonts w:ascii="Arial" w:eastAsia="Arial" w:hAnsi="Arial" w:cs="MEPS Bookman WTS"/>
        </w:rPr>
        <w:t>għid</w:t>
      </w:r>
      <w:r w:rsidRPr="00BE6395">
        <w:rPr>
          <w:rFonts w:ascii="Arial" w:eastAsia="Arial" w:hAnsi="Arial" w:cs="MEPS Bookman WTS"/>
        </w:rPr>
        <w:t xml:space="preserve"> lil Mosè: </w:t>
      </w:r>
      <w:r w:rsidRPr="00BE6395">
        <w:rPr>
          <w:rFonts w:ascii="Arial" w:eastAsia="Arial" w:hAnsi="Arial" w:cs="Arial"/>
          <w:b/>
        </w:rPr>
        <w:t>22:27</w:t>
      </w:r>
      <w:r w:rsidR="001173A3" w:rsidRPr="00BE6395">
        <w:rPr>
          <w:rFonts w:ascii="Arial" w:eastAsia="Arial" w:hAnsi="Arial" w:cs="Arial"/>
          <w:b/>
        </w:rPr>
        <w:t xml:space="preserve"> </w:t>
      </w:r>
      <w:r w:rsidRPr="00BE6395">
        <w:rPr>
          <w:rFonts w:ascii="Arial" w:eastAsia="Arial" w:hAnsi="Arial" w:cs="MEPS Bookman WTS"/>
        </w:rPr>
        <w:t>“</w:t>
      </w:r>
      <w:r w:rsidR="001B410D" w:rsidRPr="00BE6395">
        <w:rPr>
          <w:rFonts w:ascii="Arial" w:eastAsia="Arial" w:hAnsi="Arial" w:cs="MEPS Bookman WTS"/>
        </w:rPr>
        <w:t>Meta</w:t>
      </w:r>
      <w:r w:rsidRPr="00BE6395">
        <w:rPr>
          <w:rFonts w:ascii="Arial" w:eastAsia="Arial" w:hAnsi="Arial" w:cs="MEPS Bookman WTS"/>
        </w:rPr>
        <w:t xml:space="preserve"> jitwieled għoġol, ħaruf, jew gidi, irid jibqaʼ sebat ijiem m’ommu, imma mit</w:t>
      </w:r>
      <w:r w:rsidR="001173A3" w:rsidRPr="00BE6395">
        <w:rPr>
          <w:rFonts w:ascii="Arial" w:eastAsia="Arial" w:hAnsi="Arial" w:cs="MEPS Bookman WTS"/>
        </w:rPr>
        <w:t>-</w:t>
      </w:r>
      <w:r w:rsidRPr="00BE6395">
        <w:rPr>
          <w:rFonts w:ascii="Arial" w:eastAsia="Arial" w:hAnsi="Arial" w:cs="MEPS Bookman WTS"/>
        </w:rPr>
        <w:t xml:space="preserve">tmien jum ’il quddiem jiġi aċċettat b’approvazzjoni bħala offerta, offerta </w:t>
      </w:r>
      <w:r w:rsidR="00CF3635" w:rsidRPr="00BE6395">
        <w:rPr>
          <w:rFonts w:ascii="Arial" w:eastAsia="Arial" w:hAnsi="Arial" w:cs="MEPS Bookman WTS"/>
        </w:rPr>
        <w:t>li tiġi maħruqa għal</w:t>
      </w:r>
      <w:r w:rsidRPr="00BE6395">
        <w:rPr>
          <w:rFonts w:ascii="Arial" w:eastAsia="Arial" w:hAnsi="Arial" w:cs="MEPS Bookman WTS"/>
        </w:rPr>
        <w:t xml:space="preserve"> Ġeħova. </w:t>
      </w:r>
      <w:r w:rsidRPr="00BE6395">
        <w:rPr>
          <w:rFonts w:ascii="Arial" w:eastAsia="Arial" w:hAnsi="Arial" w:cs="Arial"/>
          <w:b/>
        </w:rPr>
        <w:t>22:28</w:t>
      </w:r>
      <w:r w:rsidR="001173A3" w:rsidRPr="00BE6395">
        <w:rPr>
          <w:rFonts w:ascii="Arial" w:eastAsia="Arial" w:hAnsi="Arial" w:cs="Arial"/>
          <w:b/>
        </w:rPr>
        <w:t xml:space="preserve"> </w:t>
      </w:r>
      <w:r w:rsidRPr="00BE6395">
        <w:rPr>
          <w:rFonts w:ascii="Arial" w:eastAsia="Arial" w:hAnsi="Arial" w:cs="MEPS Bookman WTS"/>
        </w:rPr>
        <w:t>Inkwantu għal xi baqra jew nagħġa, toqtlux lilha u l</w:t>
      </w:r>
      <w:r w:rsidR="001173A3" w:rsidRPr="00BE6395">
        <w:rPr>
          <w:rFonts w:ascii="Arial" w:eastAsia="Arial" w:hAnsi="Arial" w:cs="MEPS Bookman WTS"/>
        </w:rPr>
        <w:t>-</w:t>
      </w:r>
      <w:r w:rsidRPr="00BE6395">
        <w:rPr>
          <w:rFonts w:ascii="Arial" w:eastAsia="Arial" w:hAnsi="Arial" w:cs="MEPS Bookman WTS"/>
        </w:rPr>
        <w:t>ferħ tagħha f</w:t>
      </w:r>
      <w:r w:rsidR="001B410D" w:rsidRPr="00BE6395">
        <w:rPr>
          <w:rFonts w:ascii="Arial" w:eastAsia="Arial" w:hAnsi="Arial" w:cs="MEPS Bookman WTS"/>
        </w:rPr>
        <w:t xml:space="preserve">l-istess </w:t>
      </w:r>
      <w:r w:rsidRPr="00BE6395">
        <w:rPr>
          <w:rFonts w:ascii="Arial" w:eastAsia="Arial" w:hAnsi="Arial" w:cs="MEPS Bookman WTS"/>
        </w:rPr>
        <w:t>jum.</w:t>
      </w:r>
    </w:p>
    <w:p w14:paraId="068FDE72" w14:textId="77777777" w:rsidR="001704CD" w:rsidRPr="00BE6395" w:rsidRDefault="001704CD" w:rsidP="001704CD">
      <w:pPr>
        <w:rPr>
          <w:rFonts w:ascii="Arial" w:eastAsia="Arial" w:hAnsi="Arial" w:cs="MEPS Bookman WTS"/>
        </w:rPr>
      </w:pPr>
      <w:r w:rsidRPr="00BE6395">
        <w:rPr>
          <w:rFonts w:ascii="Arial" w:eastAsia="Arial" w:hAnsi="Arial" w:cs="Arial"/>
          <w:b/>
        </w:rPr>
        <w:t>22:29</w:t>
      </w:r>
      <w:r w:rsidR="001173A3" w:rsidRPr="00BE6395">
        <w:rPr>
          <w:rFonts w:ascii="Arial" w:eastAsia="Arial" w:hAnsi="Arial" w:cs="Arial"/>
          <w:b/>
        </w:rPr>
        <w:t xml:space="preserve"> </w:t>
      </w:r>
      <w:r w:rsidRPr="00BE6395">
        <w:rPr>
          <w:rFonts w:ascii="Arial" w:eastAsia="Arial" w:hAnsi="Arial" w:cs="MEPS Bookman WTS"/>
        </w:rPr>
        <w:t>“</w:t>
      </w:r>
      <w:r w:rsidR="009A7604" w:rsidRPr="00BE6395">
        <w:rPr>
          <w:rFonts w:ascii="Arial" w:eastAsia="Arial" w:hAnsi="Arial" w:cs="MEPS Bookman WTS"/>
        </w:rPr>
        <w:t xml:space="preserve">Jekk </w:t>
      </w:r>
      <w:r w:rsidRPr="00BE6395">
        <w:rPr>
          <w:rFonts w:ascii="Arial" w:eastAsia="Arial" w:hAnsi="Arial" w:cs="MEPS Bookman WTS"/>
        </w:rPr>
        <w:t>toffru sagrifiċċju taʼ r</w:t>
      </w:r>
      <w:r w:rsidR="009A7604" w:rsidRPr="00BE6395">
        <w:rPr>
          <w:rFonts w:ascii="Arial" w:eastAsia="Arial" w:hAnsi="Arial" w:cs="MEPS Bookman WTS"/>
        </w:rPr>
        <w:t>ingrazzjament</w:t>
      </w:r>
      <w:r w:rsidRPr="00BE6395">
        <w:rPr>
          <w:rFonts w:ascii="Arial" w:eastAsia="Arial" w:hAnsi="Arial" w:cs="MEPS Bookman WTS"/>
        </w:rPr>
        <w:t xml:space="preserve"> lil Ġeħova, għandkom toffruh biex tiksbu l</w:t>
      </w:r>
      <w:r w:rsidR="001173A3" w:rsidRPr="00BE6395">
        <w:rPr>
          <w:rFonts w:ascii="Arial" w:eastAsia="Arial" w:hAnsi="Arial" w:cs="MEPS Bookman WTS"/>
        </w:rPr>
        <w:t>-</w:t>
      </w:r>
      <w:r w:rsidRPr="00BE6395">
        <w:rPr>
          <w:rFonts w:ascii="Arial" w:eastAsia="Arial" w:hAnsi="Arial" w:cs="MEPS Bookman WTS"/>
        </w:rPr>
        <w:t xml:space="preserve">approvazzjoni għalikom. </w:t>
      </w:r>
      <w:r w:rsidRPr="00BE6395">
        <w:rPr>
          <w:rFonts w:ascii="Arial" w:eastAsia="Arial" w:hAnsi="Arial" w:cs="Arial"/>
          <w:b/>
        </w:rPr>
        <w:t>22:30</w:t>
      </w:r>
      <w:r w:rsidR="001173A3" w:rsidRPr="00BE6395">
        <w:rPr>
          <w:rFonts w:ascii="Arial" w:eastAsia="Arial" w:hAnsi="Arial" w:cs="Arial"/>
          <w:b/>
        </w:rPr>
        <w:t xml:space="preserve"> </w:t>
      </w:r>
      <w:r w:rsidR="009A7604" w:rsidRPr="00BE6395">
        <w:rPr>
          <w:rFonts w:ascii="Arial" w:eastAsia="Arial" w:hAnsi="Arial" w:cs="MEPS Bookman WTS"/>
        </w:rPr>
        <w:t xml:space="preserve">Għandu </w:t>
      </w:r>
      <w:r w:rsidRPr="00BE6395">
        <w:rPr>
          <w:rFonts w:ascii="Arial" w:eastAsia="Arial" w:hAnsi="Arial" w:cs="MEPS Bookman WTS"/>
        </w:rPr>
        <w:t>jittiekel</w:t>
      </w:r>
      <w:r w:rsidR="009A7604" w:rsidRPr="00BE6395">
        <w:rPr>
          <w:rFonts w:ascii="Arial" w:eastAsia="Arial" w:hAnsi="Arial" w:cs="MEPS Bookman WTS"/>
        </w:rPr>
        <w:t xml:space="preserve"> dakinhar</w:t>
      </w:r>
      <w:r w:rsidR="00F43BFE" w:rsidRPr="00BE6395">
        <w:rPr>
          <w:rFonts w:ascii="Arial" w:eastAsia="Arial" w:hAnsi="Arial" w:cs="MEPS Bookman WTS"/>
        </w:rPr>
        <w:t xml:space="preserve"> </w:t>
      </w:r>
      <w:commentRangeStart w:id="5"/>
      <w:r w:rsidR="00F43BFE" w:rsidRPr="00BE6395">
        <w:rPr>
          <w:rFonts w:ascii="Arial" w:eastAsia="Arial" w:hAnsi="Arial" w:cs="MEPS Bookman WTS"/>
        </w:rPr>
        <w:t>u t</w:t>
      </w:r>
      <w:r w:rsidRPr="00BE6395">
        <w:rPr>
          <w:rFonts w:ascii="Arial" w:eastAsia="Arial" w:hAnsi="Arial" w:cs="MEPS Bookman WTS"/>
        </w:rPr>
        <w:t>ħallu</w:t>
      </w:r>
      <w:commentRangeEnd w:id="5"/>
      <w:r w:rsidR="00461A00">
        <w:rPr>
          <w:rStyle w:val="CommentReference"/>
        </w:rPr>
        <w:commentReference w:id="5"/>
      </w:r>
      <w:r w:rsidRPr="00BE6395">
        <w:rPr>
          <w:rFonts w:ascii="Arial" w:eastAsia="Arial" w:hAnsi="Arial" w:cs="MEPS Bookman WTS"/>
        </w:rPr>
        <w:t xml:space="preserve"> xejn minnu sa</w:t>
      </w:r>
      <w:r w:rsidR="00F43BFE" w:rsidRPr="00BE6395">
        <w:rPr>
          <w:rFonts w:ascii="Arial" w:eastAsia="Arial" w:hAnsi="Arial" w:cs="MEPS Bookman WTS"/>
        </w:rPr>
        <w:t>l-għada</w:t>
      </w:r>
      <w:r w:rsidRPr="00BE6395">
        <w:rPr>
          <w:rFonts w:ascii="Arial" w:eastAsia="Arial" w:hAnsi="Arial" w:cs="MEPS Bookman WTS"/>
        </w:rPr>
        <w:t>. Jien Ġeħova.</w:t>
      </w:r>
    </w:p>
    <w:p w14:paraId="58555D5B" w14:textId="77777777" w:rsidR="001704CD" w:rsidRPr="00BE6395" w:rsidRDefault="001704CD" w:rsidP="001704CD">
      <w:pPr>
        <w:rPr>
          <w:rFonts w:ascii="Arial" w:eastAsia="Arial" w:hAnsi="Arial" w:cs="MEPS Bookman WTS"/>
        </w:rPr>
      </w:pPr>
      <w:r w:rsidRPr="00BE6395">
        <w:rPr>
          <w:rFonts w:ascii="Arial" w:eastAsia="Arial" w:hAnsi="Arial" w:cs="Arial"/>
          <w:b/>
        </w:rPr>
        <w:t>22:31</w:t>
      </w:r>
      <w:r w:rsidR="001173A3" w:rsidRPr="00BE6395">
        <w:rPr>
          <w:rFonts w:ascii="Arial" w:eastAsia="Arial" w:hAnsi="Arial" w:cs="Arial"/>
          <w:b/>
        </w:rPr>
        <w:t xml:space="preserve"> </w:t>
      </w:r>
      <w:r w:rsidRPr="00BE6395">
        <w:rPr>
          <w:rFonts w:ascii="Arial" w:eastAsia="Arial" w:hAnsi="Arial" w:cs="MEPS Bookman WTS"/>
        </w:rPr>
        <w:t>“</w:t>
      </w:r>
      <w:r w:rsidR="00014E93" w:rsidRPr="00BE6395">
        <w:rPr>
          <w:rFonts w:ascii="Arial" w:eastAsia="Arial" w:hAnsi="Arial" w:cs="MEPS Bookman WTS"/>
        </w:rPr>
        <w:t>Ħ</w:t>
      </w:r>
      <w:r w:rsidRPr="00BE6395">
        <w:rPr>
          <w:rFonts w:ascii="Arial" w:eastAsia="Arial" w:hAnsi="Arial" w:cs="MEPS Bookman WTS"/>
        </w:rPr>
        <w:t>arsu l</w:t>
      </w:r>
      <w:r w:rsidR="001173A3" w:rsidRPr="00BE6395">
        <w:rPr>
          <w:rFonts w:ascii="Arial" w:eastAsia="Arial" w:hAnsi="Arial" w:cs="MEPS Bookman WTS"/>
        </w:rPr>
        <w:t>-</w:t>
      </w:r>
      <w:r w:rsidR="00014E93" w:rsidRPr="00BE6395">
        <w:rPr>
          <w:rFonts w:ascii="Arial" w:eastAsia="Arial" w:hAnsi="Arial" w:cs="MEPS Bookman WTS"/>
        </w:rPr>
        <w:t>kmandamenti tiegħi</w:t>
      </w:r>
      <w:r w:rsidRPr="00BE6395">
        <w:rPr>
          <w:rFonts w:ascii="Arial" w:eastAsia="Arial" w:hAnsi="Arial" w:cs="MEPS Bookman WTS"/>
        </w:rPr>
        <w:t xml:space="preserve">. Jien Ġeħova. </w:t>
      </w:r>
      <w:r w:rsidRPr="00BE6395">
        <w:rPr>
          <w:rFonts w:ascii="Arial" w:eastAsia="Arial" w:hAnsi="Arial" w:cs="Arial"/>
          <w:b/>
        </w:rPr>
        <w:t>22:32</w:t>
      </w:r>
      <w:r w:rsidR="001173A3" w:rsidRPr="00BE6395">
        <w:rPr>
          <w:rFonts w:ascii="Arial" w:eastAsia="Arial" w:hAnsi="Arial" w:cs="Arial"/>
          <w:b/>
        </w:rPr>
        <w:t xml:space="preserve"> </w:t>
      </w:r>
      <w:r w:rsidR="00014E93" w:rsidRPr="00BE6395">
        <w:rPr>
          <w:rFonts w:ascii="Arial" w:eastAsia="Arial" w:hAnsi="Arial" w:cs="MEPS Bookman WTS"/>
        </w:rPr>
        <w:t>Tkaż</w:t>
      </w:r>
      <w:r w:rsidRPr="00BE6395">
        <w:rPr>
          <w:rFonts w:ascii="Arial" w:eastAsia="Arial" w:hAnsi="Arial" w:cs="MEPS Bookman WTS"/>
        </w:rPr>
        <w:t>brux l</w:t>
      </w:r>
      <w:r w:rsidR="001173A3" w:rsidRPr="00BE6395">
        <w:rPr>
          <w:rFonts w:ascii="Arial" w:eastAsia="Arial" w:hAnsi="Arial" w:cs="MEPS Bookman WTS"/>
        </w:rPr>
        <w:t>-</w:t>
      </w:r>
      <w:r w:rsidRPr="00BE6395">
        <w:rPr>
          <w:rFonts w:ascii="Arial" w:eastAsia="Arial" w:hAnsi="Arial" w:cs="MEPS Bookman WTS"/>
        </w:rPr>
        <w:t xml:space="preserve">isem qaddis tiegħi, u rrid nitqaddes f’nofs </w:t>
      </w:r>
      <w:r w:rsidR="00014E93" w:rsidRPr="00BE6395">
        <w:rPr>
          <w:rFonts w:ascii="Arial" w:eastAsia="Arial" w:hAnsi="Arial" w:cs="MEPS Bookman WTS"/>
        </w:rPr>
        <w:t>l-Iżraelin</w:t>
      </w:r>
      <w:r w:rsidRPr="00BE6395">
        <w:rPr>
          <w:rFonts w:ascii="Arial" w:eastAsia="Arial" w:hAnsi="Arial" w:cs="MEPS Bookman WTS"/>
        </w:rPr>
        <w:t>. Jien Ġeħova</w:t>
      </w:r>
      <w:r w:rsidR="00014E93" w:rsidRPr="00BE6395">
        <w:rPr>
          <w:rFonts w:ascii="Arial" w:eastAsia="Arial" w:hAnsi="Arial" w:cs="MEPS Bookman WTS"/>
        </w:rPr>
        <w:t>,</w:t>
      </w:r>
      <w:r w:rsidRPr="00BE6395">
        <w:rPr>
          <w:rFonts w:ascii="Arial" w:eastAsia="Arial" w:hAnsi="Arial" w:cs="MEPS Bookman WTS"/>
        </w:rPr>
        <w:t xml:space="preserve"> li qed inqaddiskom, </w:t>
      </w:r>
      <w:r w:rsidRPr="00BE6395">
        <w:rPr>
          <w:rFonts w:ascii="Arial" w:eastAsia="Arial" w:hAnsi="Arial" w:cs="Arial"/>
          <w:b/>
        </w:rPr>
        <w:t>22:33</w:t>
      </w:r>
      <w:r w:rsidR="001173A3" w:rsidRPr="00BE6395">
        <w:rPr>
          <w:rFonts w:ascii="Arial" w:eastAsia="Arial" w:hAnsi="Arial" w:cs="Arial"/>
          <w:b/>
        </w:rPr>
        <w:t xml:space="preserve"> </w:t>
      </w:r>
      <w:r w:rsidRPr="00BE6395">
        <w:rPr>
          <w:rFonts w:ascii="Arial" w:eastAsia="Arial" w:hAnsi="Arial" w:cs="MEPS Bookman WTS"/>
        </w:rPr>
        <w:t>il-</w:t>
      </w:r>
      <w:r w:rsidR="00014E93" w:rsidRPr="00BE6395">
        <w:rPr>
          <w:rFonts w:ascii="Arial" w:eastAsia="Arial" w:hAnsi="Arial" w:cs="MEPS Bookman WTS"/>
        </w:rPr>
        <w:t xml:space="preserve">wieħed </w:t>
      </w:r>
      <w:r w:rsidRPr="00BE6395">
        <w:rPr>
          <w:rFonts w:ascii="Arial" w:eastAsia="Arial" w:hAnsi="Arial" w:cs="MEPS Bookman WTS"/>
        </w:rPr>
        <w:t>li ħariġkom mill</w:t>
      </w:r>
      <w:r w:rsidR="001173A3" w:rsidRPr="00BE6395">
        <w:rPr>
          <w:rFonts w:ascii="Arial" w:eastAsia="Arial" w:hAnsi="Arial" w:cs="MEPS Bookman WTS"/>
        </w:rPr>
        <w:t>-</w:t>
      </w:r>
      <w:r w:rsidRPr="00BE6395">
        <w:rPr>
          <w:rFonts w:ascii="Arial" w:eastAsia="Arial" w:hAnsi="Arial" w:cs="MEPS Bookman WTS"/>
        </w:rPr>
        <w:t>art tal</w:t>
      </w:r>
      <w:r w:rsidR="001173A3" w:rsidRPr="00BE6395">
        <w:rPr>
          <w:rFonts w:ascii="Arial" w:eastAsia="Arial" w:hAnsi="Arial" w:cs="MEPS Bookman WTS"/>
        </w:rPr>
        <w:t>-</w:t>
      </w:r>
      <w:r w:rsidRPr="00BE6395">
        <w:rPr>
          <w:rFonts w:ascii="Arial" w:eastAsia="Arial" w:hAnsi="Arial" w:cs="MEPS Bookman WTS"/>
        </w:rPr>
        <w:t xml:space="preserve">Eġittu biex nurikom li </w:t>
      </w:r>
      <w:commentRangeStart w:id="6"/>
      <w:r w:rsidRPr="00BE6395">
        <w:rPr>
          <w:rFonts w:ascii="Arial" w:eastAsia="Arial" w:hAnsi="Arial" w:cs="MEPS Bookman WTS"/>
        </w:rPr>
        <w:t>jien</w:t>
      </w:r>
      <w:commentRangeEnd w:id="6"/>
      <w:r w:rsidR="00C02ADE">
        <w:rPr>
          <w:rStyle w:val="CommentReference"/>
        </w:rPr>
        <w:commentReference w:id="6"/>
      </w:r>
      <w:r w:rsidRPr="00BE6395">
        <w:rPr>
          <w:rFonts w:ascii="Arial" w:eastAsia="Arial" w:hAnsi="Arial" w:cs="MEPS Bookman WTS"/>
        </w:rPr>
        <w:t xml:space="preserve"> Alla. Jien Ġeħova.”</w:t>
      </w:r>
    </w:p>
    <w:p w14:paraId="5DEB50C3" w14:textId="77777777" w:rsidR="00762BCB" w:rsidRPr="00BE6395" w:rsidRDefault="00762BCB" w:rsidP="001704CD"/>
    <w:sectPr w:rsidR="00762BCB" w:rsidRPr="00BE6395" w:rsidSect="00CA2E7C">
      <w:headerReference w:type="default" r:id="rId10"/>
      <w:headerReference w:type="first" r:id="rId11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nwt Outside Readers Comments" w:date="2019-11-20T13:50:00Z" w:initials="r">
    <w:p w14:paraId="60A5369B" w14:textId="77777777" w:rsidR="007B13ED" w:rsidRDefault="007B13ED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" w:history="1">
        <w:r>
          <w:rPr>
            <w:rStyle w:val="Hyperlink"/>
            <w:sz w:val="24"/>
            <w:szCs w:val="24"/>
          </w:rPr>
          <w:t>Lev. 22:8 - imqattgħa</w:t>
        </w:r>
      </w:hyperlink>
    </w:p>
  </w:comment>
  <w:comment w:id="2" w:author="nwt Outside Readers Comments" w:date="2019-11-28T14:01:00Z" w:initials="r">
    <w:p w14:paraId="3D2CB67E" w14:textId="77777777" w:rsidR="00E75E41" w:rsidRDefault="00E75E41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2" w:history="1">
        <w:r>
          <w:rPr>
            <w:rStyle w:val="Hyperlink"/>
            <w:sz w:val="24"/>
            <w:szCs w:val="24"/>
          </w:rPr>
          <w:t>Lev. 22:11 - dan jistaʼ jiekol minnha</w:t>
        </w:r>
      </w:hyperlink>
    </w:p>
  </w:comment>
  <w:comment w:id="3" w:author="nwt Outside Readers Comments" w:date="2019-11-28T13:57:00Z" w:initials="r">
    <w:p w14:paraId="7761E5F9" w14:textId="77777777" w:rsidR="00E1405D" w:rsidRDefault="00E1405D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3" w:history="1">
        <w:r>
          <w:rPr>
            <w:rStyle w:val="Hyperlink"/>
            <w:sz w:val="24"/>
            <w:szCs w:val="24"/>
          </w:rPr>
          <w:t>Lev. 22:14 - wieħed minn ħamsa</w:t>
        </w:r>
      </w:hyperlink>
    </w:p>
  </w:comment>
  <w:comment w:id="4" w:author="nwt Outside Readers Comments" w:date="2019-11-28T13:59:00Z" w:initials="r">
    <w:p w14:paraId="01C0785F" w14:textId="77777777" w:rsidR="00D102D8" w:rsidRDefault="00D102D8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4" w:history="1">
        <w:r>
          <w:rPr>
            <w:rStyle w:val="Hyperlink"/>
            <w:sz w:val="24"/>
            <w:szCs w:val="24"/>
          </w:rPr>
          <w:t>Lev. 22:16 - jien</w:t>
        </w:r>
      </w:hyperlink>
    </w:p>
  </w:comment>
  <w:comment w:id="5" w:author="nwt Outside Readers Comments" w:date="2019-11-28T14:00:00Z" w:initials="r">
    <w:p w14:paraId="4FD6922D" w14:textId="77777777" w:rsidR="00461A00" w:rsidRDefault="00461A00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5" w:history="1">
        <w:r>
          <w:rPr>
            <w:rStyle w:val="Hyperlink"/>
            <w:sz w:val="24"/>
            <w:szCs w:val="24"/>
          </w:rPr>
          <w:t>Lev. 22:30 - u tħallu</w:t>
        </w:r>
      </w:hyperlink>
    </w:p>
  </w:comment>
  <w:comment w:id="6" w:author="nwt Outside Readers Comments" w:date="2019-11-28T14:00:00Z" w:initials="r">
    <w:p w14:paraId="75B2B4FE" w14:textId="77777777" w:rsidR="00C02ADE" w:rsidRDefault="00C02ADE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6" w:history="1">
        <w:r>
          <w:rPr>
            <w:rStyle w:val="Hyperlink"/>
            <w:sz w:val="24"/>
            <w:szCs w:val="24"/>
          </w:rPr>
          <w:t>Lev. 22:33 - jien</w:t>
        </w:r>
      </w:hyperlink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60A5369B" w15:done="0"/>
  <w15:commentEx w15:paraId="3D2CB67E" w15:done="0"/>
  <w15:commentEx w15:paraId="7761E5F9" w15:done="0"/>
  <w15:commentEx w15:paraId="01C0785F" w15:done="0"/>
  <w15:commentEx w15:paraId="4FD6922D" w15:done="0"/>
  <w15:commentEx w15:paraId="75B2B4FE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60A5369B" w16cid:durableId="2371CC48"/>
  <w16cid:commentId w16cid:paraId="3D2CB67E" w16cid:durableId="2371CC49"/>
  <w16cid:commentId w16cid:paraId="7761E5F9" w16cid:durableId="2371CC4A"/>
  <w16cid:commentId w16cid:paraId="01C0785F" w16cid:durableId="2371CC4B"/>
  <w16cid:commentId w16cid:paraId="4FD6922D" w16cid:durableId="2371CC4C"/>
  <w16cid:commentId w16cid:paraId="75B2B4FE" w16cid:durableId="2371CC4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0F681FA" w14:textId="77777777" w:rsidR="009044DE" w:rsidRDefault="009044DE">
      <w:r>
        <w:separator/>
      </w:r>
    </w:p>
  </w:endnote>
  <w:endnote w:type="continuationSeparator" w:id="0">
    <w:p w14:paraId="45CCF342" w14:textId="77777777" w:rsidR="009044DE" w:rsidRDefault="009044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atha">
    <w:altName w:val="Latha"/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EPS Bookman WTS">
    <w:panose1 w:val="02000508070000020004"/>
    <w:charset w:val="00"/>
    <w:family w:val="auto"/>
    <w:pitch w:val="variable"/>
    <w:sig w:usb0="E7FFAEFF" w:usb1="D200FFFF" w:usb2="1FF3FFED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51F9F6A" w14:textId="77777777" w:rsidR="009044DE" w:rsidRDefault="009044DE">
      <w:r>
        <w:separator/>
      </w:r>
    </w:p>
  </w:footnote>
  <w:footnote w:type="continuationSeparator" w:id="0">
    <w:p w14:paraId="68A35FC0" w14:textId="77777777" w:rsidR="009044DE" w:rsidRDefault="009044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49DB04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4E2AD5">
      <w:rPr>
        <w:rStyle w:val="PageNumber"/>
        <w:noProof/>
      </w:rPr>
      <w:t>2</w:t>
    </w:r>
    <w:r>
      <w:rPr>
        <w:rStyle w:val="PageNumber"/>
      </w:rPr>
      <w:fldChar w:fldCharType="end"/>
    </w:r>
  </w:p>
  <w:p w14:paraId="0F640BD0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r w:rsidR="00C37A6F">
      <w:fldChar w:fldCharType="begin"/>
    </w:r>
    <w:r w:rsidR="00C37A6F">
      <w:instrText xml:space="preserve"> TITLE  \* MERGEFORMAT </w:instrText>
    </w:r>
    <w:r w:rsidR="00C37A6F">
      <w:fldChar w:fldCharType="separate"/>
    </w:r>
    <w:r w:rsidR="00502D2B">
      <w:t>Leviticus Chapter 22</w:t>
    </w:r>
    <w:r w:rsidR="00C37A6F">
      <w:fldChar w:fldCharType="end"/>
    </w:r>
  </w:p>
  <w:p w14:paraId="0C25D87F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502D2B">
      <w:t>03-Leviticus</w:t>
    </w:r>
    <w:r>
      <w:fldChar w:fldCharType="end"/>
    </w:r>
  </w:p>
  <w:p w14:paraId="22EF40E0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ins w:id="7" w:author="Miriam Abela" w:date="2019-09-23T13:10:00Z">
      <w:r w:rsidR="00502D2B">
        <w:rPr>
          <w:noProof/>
          <w:snapToGrid w:val="0"/>
        </w:rPr>
        <w:t>Leviticus 22</w:t>
      </w:r>
    </w:ins>
    <w:del w:id="8" w:author="Miriam Abela" w:date="2019-09-23T13:09:00Z">
      <w:r w:rsidR="001704CD" w:rsidDel="00502D2B">
        <w:rPr>
          <w:noProof/>
          <w:snapToGrid w:val="0"/>
        </w:rPr>
        <w:delText>Leviticus 22.docx</w:delText>
      </w:r>
    </w:del>
    <w:r>
      <w:rPr>
        <w:snapToGrid w:val="0"/>
      </w:rPr>
      <w:fldChar w:fldCharType="end"/>
    </w:r>
    <w:r>
      <w:rPr>
        <w:snapToGrid w:val="0"/>
      </w:rPr>
      <w:tab/>
    </w:r>
  </w:p>
  <w:p w14:paraId="4F98A8D1" w14:textId="77777777"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56598F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r w:rsidR="00C37A6F">
      <w:fldChar w:fldCharType="begin"/>
    </w:r>
    <w:r w:rsidR="00C37A6F">
      <w:instrText xml:space="preserve"> TITLE  \* MERGEFORMAT </w:instrText>
    </w:r>
    <w:r w:rsidR="00C37A6F">
      <w:fldChar w:fldCharType="separate"/>
    </w:r>
    <w:r w:rsidR="00502D2B">
      <w:t>Leviticus Chapter 22</w:t>
    </w:r>
    <w:r w:rsidR="00C37A6F">
      <w:fldChar w:fldCharType="end"/>
    </w:r>
  </w:p>
  <w:p w14:paraId="72B6852F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502D2B">
      <w:t>03-Leviticus</w:t>
    </w:r>
    <w:r>
      <w:fldChar w:fldCharType="end"/>
    </w:r>
  </w:p>
  <w:p w14:paraId="5F204BCA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ins w:id="9" w:author="Miriam Abela" w:date="2019-09-23T13:10:00Z">
      <w:r w:rsidR="00502D2B">
        <w:rPr>
          <w:noProof/>
          <w:snapToGrid w:val="0"/>
        </w:rPr>
        <w:t>Leviticus 22</w:t>
      </w:r>
    </w:ins>
    <w:del w:id="10" w:author="Miriam Abela" w:date="2019-09-23T13:09:00Z">
      <w:r w:rsidR="001704CD" w:rsidDel="00502D2B">
        <w:rPr>
          <w:noProof/>
          <w:snapToGrid w:val="0"/>
        </w:rPr>
        <w:delText>Leviticus 22.docx</w:delText>
      </w:r>
    </w:del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502D2B">
      <w:t>&lt;not set&gt;</w:t>
    </w:r>
    <w:r>
      <w:fldChar w:fldCharType="end"/>
    </w:r>
  </w:p>
  <w:p w14:paraId="75087DFD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502D2B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502D2B">
      <w:t>&lt;not set&gt;</w:t>
    </w:r>
    <w:r>
      <w:fldChar w:fldCharType="end"/>
    </w:r>
  </w:p>
  <w:p w14:paraId="61D64B8B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502D2B">
      <w:t>&lt;not set&gt;</w:t>
    </w:r>
    <w:r>
      <w:fldChar w:fldCharType="end"/>
    </w:r>
  </w:p>
  <w:p w14:paraId="751CFE6A" w14:textId="77777777" w:rsidR="00FB6530" w:rsidRPr="00875211" w:rsidRDefault="00FB6530" w:rsidP="0087521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50"/>
  <w:displayBackgroundShape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044DE"/>
    <w:rsid w:val="00014E93"/>
    <w:rsid w:val="000212E2"/>
    <w:rsid w:val="000542E4"/>
    <w:rsid w:val="00073F3E"/>
    <w:rsid w:val="001048A1"/>
    <w:rsid w:val="001173A3"/>
    <w:rsid w:val="00162D7D"/>
    <w:rsid w:val="001704CD"/>
    <w:rsid w:val="001914E0"/>
    <w:rsid w:val="001A1953"/>
    <w:rsid w:val="001A5B97"/>
    <w:rsid w:val="001B410D"/>
    <w:rsid w:val="001C1968"/>
    <w:rsid w:val="001C6C88"/>
    <w:rsid w:val="001D307E"/>
    <w:rsid w:val="002135A3"/>
    <w:rsid w:val="0021549A"/>
    <w:rsid w:val="00232407"/>
    <w:rsid w:val="00245EDD"/>
    <w:rsid w:val="0026230D"/>
    <w:rsid w:val="0026234A"/>
    <w:rsid w:val="002639BE"/>
    <w:rsid w:val="002B524D"/>
    <w:rsid w:val="002D5A7F"/>
    <w:rsid w:val="002D6387"/>
    <w:rsid w:val="00310508"/>
    <w:rsid w:val="00322029"/>
    <w:rsid w:val="00364E88"/>
    <w:rsid w:val="003B4AD0"/>
    <w:rsid w:val="003C15E3"/>
    <w:rsid w:val="003E3664"/>
    <w:rsid w:val="003E3E11"/>
    <w:rsid w:val="003F6877"/>
    <w:rsid w:val="004030AC"/>
    <w:rsid w:val="0041422D"/>
    <w:rsid w:val="00423D3D"/>
    <w:rsid w:val="0043429A"/>
    <w:rsid w:val="004500A2"/>
    <w:rsid w:val="00461A00"/>
    <w:rsid w:val="00482102"/>
    <w:rsid w:val="004C5EB7"/>
    <w:rsid w:val="004E2267"/>
    <w:rsid w:val="004E2AD5"/>
    <w:rsid w:val="004E35CE"/>
    <w:rsid w:val="00502D2B"/>
    <w:rsid w:val="005B5457"/>
    <w:rsid w:val="005D4494"/>
    <w:rsid w:val="005F29B7"/>
    <w:rsid w:val="0066329B"/>
    <w:rsid w:val="006634F9"/>
    <w:rsid w:val="0066436E"/>
    <w:rsid w:val="00672B9B"/>
    <w:rsid w:val="00683A19"/>
    <w:rsid w:val="006B2E68"/>
    <w:rsid w:val="006D0A9F"/>
    <w:rsid w:val="006F5DA9"/>
    <w:rsid w:val="00746E67"/>
    <w:rsid w:val="0075006C"/>
    <w:rsid w:val="00762BCB"/>
    <w:rsid w:val="00767955"/>
    <w:rsid w:val="00784C18"/>
    <w:rsid w:val="00796D66"/>
    <w:rsid w:val="007A584B"/>
    <w:rsid w:val="007B13ED"/>
    <w:rsid w:val="00863830"/>
    <w:rsid w:val="00875211"/>
    <w:rsid w:val="008D7F84"/>
    <w:rsid w:val="008F667F"/>
    <w:rsid w:val="009044DE"/>
    <w:rsid w:val="00941B8C"/>
    <w:rsid w:val="00952984"/>
    <w:rsid w:val="0097553A"/>
    <w:rsid w:val="00980020"/>
    <w:rsid w:val="009A7604"/>
    <w:rsid w:val="009C7D92"/>
    <w:rsid w:val="009D6D7B"/>
    <w:rsid w:val="009F2EF9"/>
    <w:rsid w:val="00A13B03"/>
    <w:rsid w:val="00A5335B"/>
    <w:rsid w:val="00A73FF6"/>
    <w:rsid w:val="00A97C3B"/>
    <w:rsid w:val="00AA09DB"/>
    <w:rsid w:val="00AA582F"/>
    <w:rsid w:val="00AB66A3"/>
    <w:rsid w:val="00AD426C"/>
    <w:rsid w:val="00AE53C0"/>
    <w:rsid w:val="00AF0B60"/>
    <w:rsid w:val="00AF3ADA"/>
    <w:rsid w:val="00B041B6"/>
    <w:rsid w:val="00B30BD1"/>
    <w:rsid w:val="00B87B77"/>
    <w:rsid w:val="00BA21AD"/>
    <w:rsid w:val="00BB6C83"/>
    <w:rsid w:val="00BD6AB0"/>
    <w:rsid w:val="00BE6395"/>
    <w:rsid w:val="00C02ADE"/>
    <w:rsid w:val="00C248FC"/>
    <w:rsid w:val="00C25D15"/>
    <w:rsid w:val="00C37A6F"/>
    <w:rsid w:val="00C37E6E"/>
    <w:rsid w:val="00C4526B"/>
    <w:rsid w:val="00C77EEB"/>
    <w:rsid w:val="00C92D5F"/>
    <w:rsid w:val="00C96C41"/>
    <w:rsid w:val="00CA2E7C"/>
    <w:rsid w:val="00CB5A6E"/>
    <w:rsid w:val="00CE2BAE"/>
    <w:rsid w:val="00CE30D4"/>
    <w:rsid w:val="00CF3635"/>
    <w:rsid w:val="00D0354B"/>
    <w:rsid w:val="00D07142"/>
    <w:rsid w:val="00D102D8"/>
    <w:rsid w:val="00D41195"/>
    <w:rsid w:val="00D46DA0"/>
    <w:rsid w:val="00D46DB4"/>
    <w:rsid w:val="00D57F79"/>
    <w:rsid w:val="00D57FC2"/>
    <w:rsid w:val="00D67FE7"/>
    <w:rsid w:val="00D73167"/>
    <w:rsid w:val="00D75449"/>
    <w:rsid w:val="00DA0FE2"/>
    <w:rsid w:val="00DC08EB"/>
    <w:rsid w:val="00DC700C"/>
    <w:rsid w:val="00DD0710"/>
    <w:rsid w:val="00DE21E7"/>
    <w:rsid w:val="00DE253C"/>
    <w:rsid w:val="00E1405D"/>
    <w:rsid w:val="00E75E41"/>
    <w:rsid w:val="00E83305"/>
    <w:rsid w:val="00EF3BC1"/>
    <w:rsid w:val="00F43BFE"/>
    <w:rsid w:val="00F66502"/>
    <w:rsid w:val="00F935DB"/>
    <w:rsid w:val="00FB6530"/>
    <w:rsid w:val="00FE126F"/>
    <w:rsid w:val="00FF3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."/>
  <w:listSeparator w:val=","/>
  <w14:docId w14:val="09FF2FB2"/>
  <w15:docId w15:val="{D839BD14-EB3A-4A2D-8255-CA084CBDB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2D5A7F"/>
    <w:pPr>
      <w:spacing w:line="360" w:lineRule="auto"/>
      <w:ind w:firstLine="720"/>
    </w:pPr>
    <w:rPr>
      <w:rFonts w:ascii="Arial Unicode MS" w:eastAsia="Times New Roman" w:hAnsi="Arial Unicode MS" w:cs="Latha"/>
      <w:sz w:val="24"/>
      <w:szCs w:val="24"/>
      <w:lang w:val="mt-MT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D73167"/>
    <w:rPr>
      <w:rFonts w:ascii="Arial" w:hAnsi="Arial"/>
      <w:sz w:val="24"/>
    </w:rPr>
  </w:style>
  <w:style w:type="character" w:styleId="LineNumber">
    <w:name w:val="line number"/>
    <w:basedOn w:val="DefaultParagraphFont"/>
    <w:rsid w:val="00D73167"/>
    <w:rPr>
      <w:rFonts w:ascii="Arial" w:hAnsi="Arial"/>
      <w:sz w:val="24"/>
    </w:rPr>
  </w:style>
  <w:style w:type="character" w:styleId="CommentReference">
    <w:name w:val="annotation reference"/>
    <w:basedOn w:val="DefaultParagraphFont"/>
    <w:rsid w:val="007B13ED"/>
    <w:rPr>
      <w:sz w:val="16"/>
      <w:szCs w:val="16"/>
    </w:rPr>
  </w:style>
  <w:style w:type="paragraph" w:styleId="CommentText">
    <w:name w:val="annotation text"/>
    <w:basedOn w:val="Normal"/>
    <w:link w:val="CommentTextChar"/>
    <w:rsid w:val="007B13E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7B13ED"/>
    <w:rPr>
      <w:rFonts w:ascii="Arial Unicode MS" w:eastAsia="Times New Roman" w:hAnsi="Arial Unicode MS" w:cs="Latha"/>
      <w:lang w:val="mt-MT" w:eastAsia="en-US" w:bidi="ta-IN"/>
    </w:rPr>
  </w:style>
  <w:style w:type="paragraph" w:styleId="CommentSubject">
    <w:name w:val="annotation subject"/>
    <w:basedOn w:val="CommentText"/>
    <w:next w:val="CommentText"/>
    <w:link w:val="CommentSubjectChar"/>
    <w:rsid w:val="007B13ED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7B13ED"/>
    <w:rPr>
      <w:rFonts w:ascii="Arial Unicode MS" w:eastAsia="Times New Roman" w:hAnsi="Arial Unicode MS" w:cs="Latha"/>
      <w:b/>
      <w:bCs/>
      <w:lang w:val="mt-MT" w:eastAsia="en-US" w:bidi="ta-IN"/>
    </w:rPr>
  </w:style>
  <w:style w:type="character" w:styleId="Hyperlink">
    <w:name w:val="Hyperlink"/>
    <w:basedOn w:val="DefaultParagraphFont"/>
    <w:rsid w:val="007B13ED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rsid w:val="004E2AD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E2AD5"/>
    <w:rPr>
      <w:rFonts w:ascii="Tahoma" w:eastAsia="Times New Roman" w:hAnsi="Tahoma" w:cs="Tahoma"/>
      <w:sz w:val="16"/>
      <w:szCs w:val="16"/>
      <w:lang w:val="mt-MT" w:eastAsia="en-US" w:bidi="ta-IN"/>
    </w:rPr>
  </w:style>
  <w:style w:type="character" w:styleId="FollowedHyperlink">
    <w:name w:val="FollowedHyperlink"/>
    <w:basedOn w:val="DefaultParagraphFont"/>
    <w:rsid w:val="004E2AD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comments.xml.rels><?xml version="1.0" encoding="UTF-8" standalone="yes"?>
<Relationships xmlns="http://schemas.openxmlformats.org/package/2006/relationships"><Relationship Id="rId3" Type="http://schemas.openxmlformats.org/officeDocument/2006/relationships/hyperlink" Target="wtsbiblecomment:refid=45&amp;biblecommentid=2782&amp;book=3&amp;chapter=22&amp;verse=14" TargetMode="External"/><Relationship Id="rId2" Type="http://schemas.openxmlformats.org/officeDocument/2006/relationships/hyperlink" Target="wtsbiblecomment:refid=45&amp;biblecommentid=2786&amp;book=3&amp;chapter=22&amp;verse=11" TargetMode="External"/><Relationship Id="rId1" Type="http://schemas.openxmlformats.org/officeDocument/2006/relationships/hyperlink" Target="wtsbiblecomment:refid=45&amp;biblecommentid=2629&amp;book=3&amp;chapter=22&amp;verse=8" TargetMode="External"/><Relationship Id="rId6" Type="http://schemas.openxmlformats.org/officeDocument/2006/relationships/hyperlink" Target="wtsbiblecomment:refid=45&amp;biblecommentid=2785&amp;book=3&amp;chapter=22&amp;verse=33" TargetMode="External"/><Relationship Id="rId5" Type="http://schemas.openxmlformats.org/officeDocument/2006/relationships/hyperlink" Target="wtsbiblecomment:refid=45&amp;biblecommentid=2784&amp;book=3&amp;chapter=22&amp;verse=30" TargetMode="External"/><Relationship Id="rId4" Type="http://schemas.openxmlformats.org/officeDocument/2006/relationships/hyperlink" Target="wtsbiblecomment:refid=45&amp;biblecommentid=2783&amp;book=3&amp;chapter=22&amp;verse=16" TargetMode="External"/></Relationship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H:\TRANS\Maltese\Templates\BibleTranslationDocument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34043A-051E-4BB6-B8BE-1293F0B55F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BibleTranslationDocument</Template>
  <TotalTime>0</TotalTime>
  <Pages>1</Pages>
  <Words>705</Words>
  <Characters>4092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Leviticus Chapter 22</vt:lpstr>
    </vt:vector>
  </TitlesOfParts>
  <Company>Watchtower</Company>
  <LinksUpToDate>false</LinksUpToDate>
  <CharactersWithSpaces>4788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Leviticus Chapter 22</dc:title>
  <dc:subject/>
  <dc:creator>David Waterson</dc:creator>
  <cp:keywords/>
  <dc:description/>
  <cp:lastModifiedBy>Abela, Miriam</cp:lastModifiedBy>
  <cp:revision>78</cp:revision>
  <cp:lastPrinted>2019-09-23T11:10:00Z</cp:lastPrinted>
  <dcterms:created xsi:type="dcterms:W3CDTF">2019-08-04T14:04:00Z</dcterms:created>
  <dcterms:modified xsi:type="dcterms:W3CDTF">2021-07-06T12:49:00Z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Leviticus 22.docx</vt:lpwstr>
  </property>
  <property fmtid="{D5CDD505-2E9C-101B-9397-08002B2CF9AE}" pid="9" name="_TranslationDocumentId">
    <vt:i4>19442</vt:i4>
  </property>
  <property fmtid="{D5CDD505-2E9C-101B-9397-08002B2CF9AE}" pid="10" name="_ParentPublicationName">
    <vt:lpwstr>03-Leviticus</vt:lpwstr>
  </property>
  <property fmtid="{D5CDD505-2E9C-101B-9397-08002B2CF9AE}" pid="11" name="_TranslationDocumentType">
    <vt:i4>8194</vt:i4>
  </property>
  <property fmtid="{D5CDD505-2E9C-101B-9397-08002B2CF9AE}" pid="12" name="_StudyBible">
    <vt:bool>false</vt:bool>
  </property>
  <property fmtid="{D5CDD505-2E9C-101B-9397-08002B2CF9AE}" pid="13" name="_MepsLanguageNumber">
    <vt:i4>160</vt:i4>
  </property>
  <property fmtid="{D5CDD505-2E9C-101B-9397-08002B2CF9AE}" pid="14" name="_ResearchArticleNumber">
    <vt:i4>3022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3</vt:i4>
  </property>
  <property fmtid="{D5CDD505-2E9C-101B-9397-08002B2CF9AE}" pid="18" name="_ChapterNumber">
    <vt:i4>22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0</vt:i4>
  </property>
  <property fmtid="{D5CDD505-2E9C-101B-9397-08002B2CF9AE}" pid="23" name="_TrackRevisions">
    <vt:bool>false</vt:bool>
  </property>
  <property fmtid="{D5CDD505-2E9C-101B-9397-08002B2CF9AE}" pid="24" name="_SignLanguage">
    <vt:bool>false</vt:bool>
  </property>
</Properties>
</file>