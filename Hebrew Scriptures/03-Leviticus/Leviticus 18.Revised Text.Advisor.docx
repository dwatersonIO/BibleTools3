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871C6B">
        <w:rPr>
          <w:rFonts w:ascii="Trebuchet MS" w:hAnsi="Trebuchet MS"/>
          <w:b/>
          <w:sz w:val="24"/>
        </w:rPr>
        <w:t xml:space="preserve">18:1 </w:t>
      </w:r>
      <w:del w:id="1" w:author="Author">
        <w:r w:rsidRPr="00871C6B">
          <w:rPr>
            <w:rFonts w:ascii="Trebuchet MS" w:hAnsi="Trebuchet MS"/>
            <w:noProof/>
            <w:sz w:val="24"/>
          </w:rPr>
          <w:delText xml:space="preserve">And </w:delText>
        </w:r>
      </w:del>
      <w:r w:rsidRPr="00871C6B">
        <w:rPr>
          <w:rFonts w:ascii="Trebuchet MS" w:hAnsi="Trebuchet MS"/>
          <w:noProof/>
          <w:sz w:val="24"/>
        </w:rPr>
        <w:t xml:space="preserve">Jehovah continued to speak to Moses, saying: </w:t>
      </w:r>
      <w:r w:rsidRPr="00871C6B">
        <w:rPr>
          <w:rFonts w:ascii="Trebuchet MS" w:hAnsi="Trebuchet MS"/>
          <w:b/>
          <w:noProof/>
          <w:sz w:val="24"/>
        </w:rPr>
        <w:t xml:space="preserve">18:2 </w:t>
      </w:r>
      <w:r w:rsidRPr="00871C6B">
        <w:rPr>
          <w:rFonts w:ascii="Trebuchet MS" w:hAnsi="Trebuchet MS"/>
          <w:noProof/>
          <w:sz w:val="24"/>
        </w:rPr>
        <w:t xml:space="preserve">“Speak to the </w:t>
      </w:r>
      <w:del w:id="2" w:author="Author">
        <w:r w:rsidRPr="00871C6B">
          <w:rPr>
            <w:rFonts w:ascii="Trebuchet MS" w:hAnsi="Trebuchet MS"/>
            <w:noProof/>
            <w:sz w:val="24"/>
          </w:rPr>
          <w:delText>sons of Israel,</w:delText>
        </w:r>
      </w:del>
      <w:ins w:id="3" w:author="Author">
        <w:r w:rsidRPr="00871C6B">
          <w:rPr>
            <w:rFonts w:ascii="Trebuchet MS" w:hAnsi="Trebuchet MS"/>
            <w:noProof/>
            <w:sz w:val="24"/>
          </w:rPr>
          <w:t>Israelites</w:t>
        </w:r>
      </w:ins>
      <w:r w:rsidRPr="00871C6B">
        <w:rPr>
          <w:rFonts w:ascii="Trebuchet MS" w:hAnsi="Trebuchet MS"/>
          <w:noProof/>
          <w:sz w:val="24"/>
        </w:rPr>
        <w:t xml:space="preserve"> and </w:t>
      </w:r>
      <w:del w:id="4" w:author="Author">
        <w:r w:rsidRPr="00871C6B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871C6B">
        <w:rPr>
          <w:rFonts w:ascii="Trebuchet MS" w:hAnsi="Trebuchet MS"/>
          <w:noProof/>
          <w:sz w:val="24"/>
        </w:rPr>
        <w:t xml:space="preserve">say to them, ‘I am Jehovah </w:t>
      </w:r>
      <w:del w:id="5" w:author="Author"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6" w:author="Author">
        <w:r w:rsidRPr="00871C6B">
          <w:rPr>
            <w:rFonts w:ascii="Trebuchet MS" w:hAnsi="Trebuchet MS"/>
            <w:noProof/>
            <w:sz w:val="24"/>
          </w:rPr>
          <w:t>your</w:t>
        </w:r>
      </w:ins>
      <w:r w:rsidRPr="00871C6B">
        <w:rPr>
          <w:rFonts w:ascii="Trebuchet MS" w:hAnsi="Trebuchet MS"/>
          <w:noProof/>
          <w:sz w:val="24"/>
        </w:rPr>
        <w:t xml:space="preserve"> God. </w:t>
      </w:r>
      <w:r w:rsidRPr="00871C6B">
        <w:rPr>
          <w:rFonts w:ascii="Trebuchet MS" w:hAnsi="Trebuchet MS"/>
          <w:b/>
          <w:noProof/>
          <w:sz w:val="24"/>
        </w:rPr>
        <w:t xml:space="preserve">18:3 </w:t>
      </w:r>
      <w:del w:id="7" w:author="Author">
        <w:r w:rsidRPr="00871C6B">
          <w:rPr>
            <w:rFonts w:ascii="Trebuchet MS" w:hAnsi="Trebuchet MS"/>
            <w:noProof/>
            <w:sz w:val="24"/>
          </w:rPr>
          <w:delText xml:space="preserve">The way </w:delText>
        </w:r>
      </w:del>
      <w:ins w:id="8" w:author="Author">
        <w:r w:rsidRPr="00871C6B">
          <w:rPr>
            <w:rFonts w:ascii="Trebuchet MS" w:hAnsi="Trebuchet MS"/>
            <w:noProof/>
            <w:sz w:val="24"/>
          </w:rPr>
          <w:t xml:space="preserve">You must not behave as they do in </w:t>
        </w:r>
      </w:ins>
      <w:r w:rsidRPr="00871C6B">
        <w:rPr>
          <w:rFonts w:ascii="Trebuchet MS" w:hAnsi="Trebuchet MS"/>
          <w:noProof/>
          <w:sz w:val="24"/>
        </w:rPr>
        <w:t>the land of Egypt</w:t>
      </w:r>
      <w:del w:id="9" w:author="Author">
        <w:r w:rsidRPr="00871C6B">
          <w:rPr>
            <w:rFonts w:ascii="Trebuchet MS" w:hAnsi="Trebuchet MS"/>
            <w:noProof/>
            <w:sz w:val="24"/>
          </w:rPr>
          <w:delText xml:space="preserve"> does, in which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dwelt,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must not do;</w:delText>
        </w:r>
      </w:del>
      <w:ins w:id="10" w:author="Author">
        <w:r w:rsidRPr="00871C6B">
          <w:rPr>
            <w:rFonts w:ascii="Trebuchet MS" w:hAnsi="Trebuchet MS"/>
            <w:noProof/>
            <w:sz w:val="24"/>
          </w:rPr>
          <w:t>, where you were dwelling,</w:t>
        </w:r>
      </w:ins>
      <w:r w:rsidRPr="00871C6B">
        <w:rPr>
          <w:rFonts w:ascii="Trebuchet MS" w:hAnsi="Trebuchet MS"/>
          <w:noProof/>
          <w:sz w:val="24"/>
        </w:rPr>
        <w:t xml:space="preserve"> and </w:t>
      </w:r>
      <w:del w:id="11" w:author="Author">
        <w:r w:rsidRPr="00871C6B">
          <w:rPr>
            <w:rFonts w:ascii="Trebuchet MS" w:hAnsi="Trebuchet MS"/>
            <w:noProof/>
            <w:sz w:val="24"/>
          </w:rPr>
          <w:delText xml:space="preserve">the way </w:delText>
        </w:r>
      </w:del>
      <w:ins w:id="12" w:author="Author">
        <w:r w:rsidRPr="00871C6B">
          <w:rPr>
            <w:rFonts w:ascii="Trebuchet MS" w:hAnsi="Trebuchet MS"/>
            <w:noProof/>
            <w:sz w:val="24"/>
          </w:rPr>
          <w:t xml:space="preserve">you must not do what they do in </w:t>
        </w:r>
      </w:ins>
      <w:r w:rsidRPr="00871C6B">
        <w:rPr>
          <w:rFonts w:ascii="Trebuchet MS" w:hAnsi="Trebuchet MS"/>
          <w:noProof/>
          <w:sz w:val="24"/>
        </w:rPr>
        <w:t>the land of Ca′naan</w:t>
      </w:r>
      <w:del w:id="13" w:author="Author">
        <w:r w:rsidRPr="00871C6B">
          <w:rPr>
            <w:rFonts w:ascii="Trebuchet MS" w:hAnsi="Trebuchet MS"/>
            <w:noProof/>
            <w:sz w:val="24"/>
          </w:rPr>
          <w:delText xml:space="preserve"> does, into which</w:delText>
        </w:r>
      </w:del>
      <w:ins w:id="14" w:author="Author">
        <w:r w:rsidRPr="00871C6B">
          <w:rPr>
            <w:rFonts w:ascii="Trebuchet MS" w:hAnsi="Trebuchet MS"/>
            <w:noProof/>
            <w:sz w:val="24"/>
          </w:rPr>
          <w:t>, where</w:t>
        </w:r>
      </w:ins>
      <w:r w:rsidRPr="00871C6B">
        <w:rPr>
          <w:rFonts w:ascii="Trebuchet MS" w:hAnsi="Trebuchet MS"/>
          <w:noProof/>
          <w:sz w:val="24"/>
        </w:rPr>
        <w:t xml:space="preserve"> I am bringing </w:t>
      </w:r>
      <w:del w:id="15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,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6" w:author="Author">
        <w:r w:rsidRPr="00871C6B">
          <w:rPr>
            <w:rFonts w:ascii="Trebuchet MS" w:hAnsi="Trebuchet MS"/>
            <w:noProof/>
            <w:sz w:val="24"/>
          </w:rPr>
          <w:t>you. And 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7" w:author="Author">
        <w:r w:rsidRPr="00871C6B">
          <w:rPr>
            <w:rFonts w:ascii="Trebuchet MS" w:hAnsi="Trebuchet MS"/>
            <w:noProof/>
            <w:sz w:val="24"/>
          </w:rPr>
          <w:delText>do; and</w:delText>
        </w:r>
      </w:del>
      <w:ins w:id="18" w:author="Author">
        <w:r w:rsidRPr="00871C6B">
          <w:rPr>
            <w:rFonts w:ascii="Trebuchet MS" w:hAnsi="Trebuchet MS"/>
            <w:noProof/>
            <w:sz w:val="24"/>
          </w:rPr>
          <w:t>walk</w:t>
        </w:r>
      </w:ins>
      <w:r w:rsidRPr="00871C6B">
        <w:rPr>
          <w:rFonts w:ascii="Trebuchet MS" w:hAnsi="Trebuchet MS"/>
          <w:noProof/>
          <w:sz w:val="24"/>
        </w:rPr>
        <w:t xml:space="preserve"> in their statutes</w:t>
      </w:r>
      <w:del w:id="19" w:author="Author">
        <w:r w:rsidRPr="00871C6B">
          <w:rPr>
            <w:rFonts w:ascii="Trebuchet MS" w:hAnsi="Trebuchet MS"/>
            <w:noProof/>
            <w:sz w:val="24"/>
          </w:rPr>
          <w:delText xml:space="preserve">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must not walk</w:delText>
        </w:r>
      </w:del>
      <w:r w:rsidRPr="00871C6B">
        <w:rPr>
          <w:rFonts w:ascii="Trebuchet MS" w:hAnsi="Trebuchet MS"/>
          <w:noProof/>
          <w:sz w:val="24"/>
        </w:rPr>
        <w:t xml:space="preserve">. </w:t>
      </w:r>
      <w:r w:rsidRPr="00871C6B">
        <w:rPr>
          <w:rFonts w:ascii="Trebuchet MS" w:hAnsi="Trebuchet MS"/>
          <w:b/>
          <w:noProof/>
          <w:sz w:val="24"/>
        </w:rPr>
        <w:t xml:space="preserve">18:4 </w:t>
      </w:r>
      <w:del w:id="20" w:author="Author">
        <w:r w:rsidRPr="00871C6B">
          <w:rPr>
            <w:rFonts w:ascii="Trebuchet MS" w:hAnsi="Trebuchet MS"/>
            <w:noProof/>
            <w:sz w:val="24"/>
          </w:rPr>
          <w:delText xml:space="preserve">My </w:delText>
        </w:r>
      </w:del>
      <w:ins w:id="21" w:author="Author">
        <w:r w:rsidRPr="00871C6B">
          <w:rPr>
            <w:rFonts w:ascii="Trebuchet MS" w:hAnsi="Trebuchet MS"/>
            <w:noProof/>
            <w:sz w:val="24"/>
          </w:rPr>
          <w:t xml:space="preserve">You should carry out my </w:t>
        </w:r>
      </w:ins>
      <w:r w:rsidRPr="00871C6B">
        <w:rPr>
          <w:rFonts w:ascii="Trebuchet MS" w:hAnsi="Trebuchet MS"/>
          <w:noProof/>
          <w:sz w:val="24"/>
        </w:rPr>
        <w:t>judicial decisions</w:t>
      </w:r>
      <w:del w:id="22" w:author="Author">
        <w:r w:rsidRPr="00871C6B">
          <w:rPr>
            <w:rFonts w:ascii="Trebuchet MS" w:hAnsi="Trebuchet MS"/>
            <w:noProof/>
            <w:sz w:val="24"/>
          </w:rPr>
          <w:delText xml:space="preserve">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should carry out</w:delText>
        </w:r>
      </w:del>
      <w:r w:rsidRPr="00871C6B">
        <w:rPr>
          <w:rFonts w:ascii="Trebuchet MS" w:hAnsi="Trebuchet MS"/>
          <w:noProof/>
          <w:sz w:val="24"/>
        </w:rPr>
        <w:t xml:space="preserve">, and </w:t>
      </w:r>
      <w:del w:id="23" w:author="Author">
        <w:r w:rsidRPr="00871C6B">
          <w:rPr>
            <w:rFonts w:ascii="Trebuchet MS" w:hAnsi="Trebuchet MS"/>
            <w:noProof/>
            <w:sz w:val="24"/>
          </w:rPr>
          <w:delText xml:space="preserve">my statutes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should keep </w:t>
      </w:r>
      <w:del w:id="25" w:author="Author">
        <w:r w:rsidRPr="00871C6B">
          <w:rPr>
            <w:rFonts w:ascii="Trebuchet MS" w:hAnsi="Trebuchet MS"/>
            <w:noProof/>
            <w:sz w:val="24"/>
          </w:rPr>
          <w:delText>so as to</w:delText>
        </w:r>
      </w:del>
      <w:ins w:id="26" w:author="Author">
        <w:r w:rsidRPr="00871C6B">
          <w:rPr>
            <w:rFonts w:ascii="Trebuchet MS" w:hAnsi="Trebuchet MS"/>
            <w:noProof/>
            <w:sz w:val="24"/>
          </w:rPr>
          <w:t>my statutes and</w:t>
        </w:r>
      </w:ins>
      <w:r w:rsidRPr="00871C6B">
        <w:rPr>
          <w:rFonts w:ascii="Trebuchet MS" w:hAnsi="Trebuchet MS"/>
          <w:noProof/>
          <w:sz w:val="24"/>
        </w:rPr>
        <w:t xml:space="preserve"> walk in them. I am Jehovah </w:t>
      </w:r>
      <w:del w:id="27" w:author="Author"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8" w:author="Author">
        <w:r w:rsidRPr="00871C6B">
          <w:rPr>
            <w:rFonts w:ascii="Trebuchet MS" w:hAnsi="Trebuchet MS"/>
            <w:noProof/>
            <w:sz w:val="24"/>
          </w:rPr>
          <w:t>your</w:t>
        </w:r>
      </w:ins>
      <w:r w:rsidRPr="00871C6B">
        <w:rPr>
          <w:rFonts w:ascii="Trebuchet MS" w:hAnsi="Trebuchet MS"/>
          <w:noProof/>
          <w:sz w:val="24"/>
        </w:rPr>
        <w:t xml:space="preserve"> God. </w:t>
      </w:r>
      <w:r w:rsidRPr="00871C6B">
        <w:rPr>
          <w:rFonts w:ascii="Trebuchet MS" w:hAnsi="Trebuchet MS"/>
          <w:b/>
          <w:noProof/>
          <w:sz w:val="24"/>
        </w:rPr>
        <w:t xml:space="preserve">18:5 </w:t>
      </w:r>
      <w:del w:id="29" w:author="Author">
        <w:r w:rsidRPr="00871C6B">
          <w:rPr>
            <w:rFonts w:ascii="Trebuchet MS" w:hAnsi="Trebuchet MS"/>
            <w:noProof/>
            <w:sz w:val="24"/>
          </w:rPr>
          <w:delText xml:space="preserve">And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0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keep my statutes and my judicial decisions</w:t>
      </w:r>
      <w:del w:id="31" w:author="Author">
        <w:r w:rsidRPr="00871C6B">
          <w:rPr>
            <w:rFonts w:ascii="Trebuchet MS" w:hAnsi="Trebuchet MS"/>
            <w:noProof/>
            <w:sz w:val="24"/>
          </w:rPr>
          <w:delText>, which if a man</w:delText>
        </w:r>
      </w:del>
      <w:ins w:id="32" w:author="Author">
        <w:r w:rsidRPr="00871C6B">
          <w:rPr>
            <w:rFonts w:ascii="Trebuchet MS" w:hAnsi="Trebuchet MS"/>
            <w:noProof/>
            <w:sz w:val="24"/>
          </w:rPr>
          <w:t>; anyone who does so</w:t>
        </w:r>
      </w:ins>
      <w:r w:rsidRPr="00871C6B">
        <w:rPr>
          <w:rFonts w:ascii="Trebuchet MS" w:hAnsi="Trebuchet MS"/>
          <w:noProof/>
          <w:sz w:val="24"/>
        </w:rPr>
        <w:t xml:space="preserve"> will </w:t>
      </w:r>
      <w:del w:id="33" w:author="Author">
        <w:r w:rsidRPr="00871C6B">
          <w:rPr>
            <w:rFonts w:ascii="Trebuchet MS" w:hAnsi="Trebuchet MS"/>
            <w:noProof/>
            <w:sz w:val="24"/>
          </w:rPr>
          <w:delText xml:space="preserve">do, he must also </w:delText>
        </w:r>
      </w:del>
      <w:r w:rsidRPr="00871C6B">
        <w:rPr>
          <w:rFonts w:ascii="Trebuchet MS" w:hAnsi="Trebuchet MS"/>
          <w:noProof/>
          <w:sz w:val="24"/>
        </w:rPr>
        <w:t>live by means of them. I am Jehovah.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18:6 </w:t>
      </w:r>
      <w:r w:rsidRPr="00871C6B">
        <w:rPr>
          <w:rFonts w:ascii="Trebuchet MS" w:hAnsi="Trebuchet MS"/>
          <w:noProof/>
          <w:sz w:val="24"/>
        </w:rPr>
        <w:t>“‘</w:t>
      </w:r>
      <w:del w:id="34" w:author="Author">
        <w:r w:rsidRPr="00871C6B">
          <w:rPr>
            <w:rFonts w:ascii="Trebuchet MS" w:hAnsi="Trebuchet MS"/>
            <w:noProof/>
            <w:sz w:val="24"/>
          </w:rPr>
          <w:delText>Y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OU</w:delText>
        </w:r>
        <w:r w:rsidRPr="00871C6B">
          <w:rPr>
            <w:rFonts w:ascii="Trebuchet MS" w:hAnsi="Trebuchet MS"/>
            <w:noProof/>
            <w:sz w:val="24"/>
          </w:rPr>
          <w:delText xml:space="preserve"> people must not come near,</w:delText>
        </w:r>
      </w:del>
      <w:ins w:id="35" w:author="Author">
        <w:r w:rsidRPr="00871C6B">
          <w:rPr>
            <w:rFonts w:ascii="Trebuchet MS" w:hAnsi="Trebuchet MS"/>
            <w:noProof/>
            <w:sz w:val="24"/>
          </w:rPr>
          <w:t>No man among you should approach</w:t>
        </w:r>
      </w:ins>
      <w:r w:rsidRPr="00871C6B">
        <w:rPr>
          <w:rFonts w:ascii="Trebuchet MS" w:hAnsi="Trebuchet MS"/>
          <w:noProof/>
          <w:sz w:val="24"/>
        </w:rPr>
        <w:t xml:space="preserve"> any </w:t>
      </w:r>
      <w:del w:id="36" w:author="Author">
        <w:r w:rsidRPr="00871C6B">
          <w:rPr>
            <w:rFonts w:ascii="Trebuchet MS" w:hAnsi="Trebuchet MS"/>
            <w:noProof/>
            <w:sz w:val="24"/>
          </w:rPr>
          <w:delText xml:space="preserve">man of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, to any close fleshly relative </w:delText>
        </w:r>
      </w:del>
      <w:r w:rsidRPr="00871C6B">
        <w:rPr>
          <w:rFonts w:ascii="Trebuchet MS" w:hAnsi="Trebuchet MS"/>
          <w:noProof/>
          <w:sz w:val="24"/>
        </w:rPr>
        <w:t xml:space="preserve">of his </w:t>
      </w:r>
      <w:del w:id="37" w:author="Author">
        <w:r w:rsidRPr="00871C6B">
          <w:rPr>
            <w:rFonts w:ascii="Trebuchet MS" w:hAnsi="Trebuchet MS"/>
            <w:noProof/>
            <w:sz w:val="24"/>
          </w:rPr>
          <w:delText>to lay bare nakedness.</w:delText>
        </w:r>
      </w:del>
      <w:ins w:id="38" w:author="Author">
        <w:r w:rsidRPr="00871C6B">
          <w:rPr>
            <w:rFonts w:ascii="Trebuchet MS" w:hAnsi="Trebuchet MS"/>
            <w:noProof/>
            <w:sz w:val="24"/>
          </w:rPr>
          <w:t>close relatives to have sexual relations.</w:t>
        </w:r>
        <w:r w:rsidRPr="00871C6B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871C6B">
        <w:rPr>
          <w:rFonts w:ascii="Trebuchet MS" w:hAnsi="Trebuchet MS"/>
          <w:noProof/>
          <w:sz w:val="24"/>
        </w:rPr>
        <w:t xml:space="preserve"> I am Jehovah. </w:t>
      </w:r>
      <w:r w:rsidRPr="00871C6B">
        <w:rPr>
          <w:rFonts w:ascii="Trebuchet MS" w:hAnsi="Trebuchet MS"/>
          <w:b/>
          <w:noProof/>
          <w:sz w:val="24"/>
        </w:rPr>
        <w:t xml:space="preserve">18:7 </w:t>
      </w:r>
      <w:del w:id="41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42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father</w:t>
      </w:r>
      <w:ins w:id="43" w:author="Author">
        <w:r w:rsidRPr="00871C6B">
          <w:rPr>
            <w:rFonts w:ascii="Trebuchet MS" w:hAnsi="Trebuchet MS"/>
            <w:noProof/>
            <w:sz w:val="24"/>
          </w:rPr>
          <w:t>,</w:t>
        </w:r>
      </w:ins>
      <w:r w:rsidRPr="00871C6B">
        <w:rPr>
          <w:rFonts w:ascii="Trebuchet MS" w:hAnsi="Trebuchet MS"/>
          <w:noProof/>
          <w:sz w:val="24"/>
        </w:rPr>
        <w:t xml:space="preserve"> and </w:t>
      </w:r>
      <w:del w:id="44" w:author="Author">
        <w:r w:rsidRPr="00871C6B">
          <w:rPr>
            <w:rFonts w:ascii="Trebuchet MS" w:hAnsi="Trebuchet MS"/>
            <w:noProof/>
            <w:sz w:val="24"/>
          </w:rPr>
          <w:delText xml:space="preserve">the nakedness of your mother </w:delText>
        </w:r>
      </w:del>
      <w:r w:rsidRPr="00871C6B">
        <w:rPr>
          <w:rFonts w:ascii="Trebuchet MS" w:hAnsi="Trebuchet MS"/>
          <w:noProof/>
          <w:sz w:val="24"/>
        </w:rPr>
        <w:t xml:space="preserve">you must not </w:t>
      </w:r>
      <w:del w:id="45" w:author="Author">
        <w:r w:rsidRPr="00871C6B">
          <w:rPr>
            <w:rFonts w:ascii="Trebuchet MS" w:hAnsi="Trebuchet MS"/>
            <w:noProof/>
            <w:sz w:val="24"/>
          </w:rPr>
          <w:delText>lay bare.</w:delText>
        </w:r>
      </w:del>
      <w:ins w:id="46" w:author="Author">
        <w:r w:rsidRPr="00871C6B">
          <w:rPr>
            <w:rFonts w:ascii="Trebuchet MS" w:hAnsi="Trebuchet MS"/>
            <w:noProof/>
            <w:sz w:val="24"/>
          </w:rPr>
          <w:t>have sexual relations with your mother.</w:t>
        </w:r>
      </w:ins>
      <w:r w:rsidRPr="00871C6B">
        <w:rPr>
          <w:rFonts w:ascii="Trebuchet MS" w:hAnsi="Trebuchet MS"/>
          <w:noProof/>
          <w:sz w:val="24"/>
        </w:rPr>
        <w:t xml:space="preserve"> She is your mother</w:t>
      </w:r>
      <w:del w:id="47" w:author="Author">
        <w:r w:rsidRPr="00871C6B">
          <w:rPr>
            <w:rFonts w:ascii="Trebuchet MS" w:hAnsi="Trebuchet MS"/>
            <w:noProof/>
            <w:sz w:val="24"/>
          </w:rPr>
          <w:delText>. You</w:delText>
        </w:r>
      </w:del>
      <w:ins w:id="48" w:author="Author">
        <w:r w:rsidRPr="00871C6B">
          <w:rPr>
            <w:rFonts w:ascii="Trebuchet MS" w:hAnsi="Trebuchet MS"/>
            <w:noProof/>
            <w:sz w:val="24"/>
          </w:rPr>
          <w:t>, and 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49" w:author="Author">
        <w:r w:rsidRPr="00871C6B">
          <w:rPr>
            <w:rFonts w:ascii="Trebuchet MS" w:hAnsi="Trebuchet MS"/>
            <w:noProof/>
            <w:sz w:val="24"/>
          </w:rPr>
          <w:delText>lay bare</w:delText>
        </w:r>
      </w:del>
      <w:ins w:id="50" w:author="Author">
        <w:r w:rsidRPr="00871C6B">
          <w:rPr>
            <w:rFonts w:ascii="Trebuchet MS" w:hAnsi="Trebuchet MS"/>
            <w:noProof/>
            <w:sz w:val="24"/>
          </w:rPr>
          <w:t>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her</w:t>
      </w:r>
      <w:del w:id="51" w:author="Author">
        <w:r w:rsidRPr="00871C6B">
          <w:rPr>
            <w:rFonts w:ascii="Trebuchet MS" w:hAnsi="Trebuchet MS"/>
            <w:noProof/>
            <w:sz w:val="24"/>
          </w:rPr>
          <w:delText xml:space="preserve"> nakedness</w:delText>
        </w:r>
      </w:del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18:8 </w:t>
      </w:r>
      <w:r w:rsidRPr="00871C6B">
        <w:rPr>
          <w:rFonts w:ascii="Trebuchet MS" w:hAnsi="Trebuchet MS"/>
          <w:noProof/>
          <w:sz w:val="24"/>
        </w:rPr>
        <w:t>“‘</w:t>
      </w:r>
      <w:del w:id="52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53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father’s wife</w:t>
      </w:r>
      <w:del w:id="54" w:author="Author">
        <w:r w:rsidRPr="00871C6B">
          <w:rPr>
            <w:rFonts w:ascii="Trebuchet MS" w:hAnsi="Trebuchet MS"/>
            <w:noProof/>
            <w:sz w:val="24"/>
          </w:rPr>
          <w:delText xml:space="preserve"> you must not lay bare</w:delText>
        </w:r>
      </w:del>
      <w:r w:rsidRPr="00871C6B">
        <w:rPr>
          <w:rFonts w:ascii="Trebuchet MS" w:hAnsi="Trebuchet MS"/>
          <w:noProof/>
          <w:sz w:val="24"/>
        </w:rPr>
        <w:t xml:space="preserve">. It is </w:t>
      </w:r>
      <w:ins w:id="55" w:author="Author">
        <w:r w:rsidRPr="00871C6B">
          <w:rPr>
            <w:rFonts w:ascii="Trebuchet MS" w:hAnsi="Trebuchet MS"/>
            <w:noProof/>
            <w:sz w:val="24"/>
          </w:rPr>
          <w:t xml:space="preserve">exposing </w:t>
        </w:r>
      </w:ins>
      <w:r w:rsidRPr="00871C6B">
        <w:rPr>
          <w:rFonts w:ascii="Trebuchet MS" w:hAnsi="Trebuchet MS"/>
          <w:noProof/>
          <w:sz w:val="24"/>
        </w:rPr>
        <w:t xml:space="preserve">your </w:t>
      </w:r>
      <w:del w:id="56" w:author="Author">
        <w:r w:rsidRPr="00871C6B">
          <w:rPr>
            <w:rFonts w:ascii="Trebuchet MS" w:hAnsi="Trebuchet MS"/>
            <w:noProof/>
            <w:sz w:val="24"/>
          </w:rPr>
          <w:delText>father’s nakedness.</w:delText>
        </w:r>
      </w:del>
      <w:ins w:id="57" w:author="Author">
        <w:r w:rsidRPr="00871C6B">
          <w:rPr>
            <w:rFonts w:ascii="Trebuchet MS" w:hAnsi="Trebuchet MS"/>
            <w:noProof/>
            <w:sz w:val="24"/>
          </w:rPr>
          <w:t>father to shame.</w:t>
        </w:r>
        <w:r w:rsidRPr="00871C6B">
          <w:rPr>
            <w:rStyle w:val="FootnoteReference"/>
            <w:rFonts w:ascii="Trebuchet MS" w:hAnsi="Trebuchet MS"/>
            <w:noProof/>
          </w:rPr>
          <w:footnoteReference w:id="2"/>
        </w:r>
      </w:ins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18:9 </w:t>
      </w:r>
      <w:r w:rsidRPr="00871C6B">
        <w:rPr>
          <w:rFonts w:ascii="Trebuchet MS" w:hAnsi="Trebuchet MS"/>
          <w:noProof/>
          <w:sz w:val="24"/>
        </w:rPr>
        <w:t>“‘</w:t>
      </w:r>
      <w:del w:id="60" w:author="Author">
        <w:r w:rsidRPr="00871C6B">
          <w:rPr>
            <w:rFonts w:ascii="Trebuchet MS" w:hAnsi="Trebuchet MS"/>
            <w:noProof/>
            <w:sz w:val="24"/>
          </w:rPr>
          <w:delText>As for the nakedness of</w:delText>
        </w:r>
      </w:del>
      <w:ins w:id="61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sister, </w:t>
      </w:r>
      <w:ins w:id="62" w:author="Author">
        <w:r w:rsidRPr="00871C6B">
          <w:rPr>
            <w:rFonts w:ascii="Trebuchet MS" w:hAnsi="Trebuchet MS"/>
            <w:noProof/>
            <w:sz w:val="24"/>
          </w:rPr>
          <w:t xml:space="preserve">either </w:t>
        </w:r>
      </w:ins>
      <w:r w:rsidRPr="00871C6B">
        <w:rPr>
          <w:rFonts w:ascii="Trebuchet MS" w:hAnsi="Trebuchet MS"/>
          <w:noProof/>
          <w:sz w:val="24"/>
        </w:rPr>
        <w:t xml:space="preserve">the daughter of your father or the daughter of your mother, whether </w:t>
      </w:r>
      <w:ins w:id="63" w:author="Author">
        <w:r w:rsidRPr="00871C6B">
          <w:rPr>
            <w:rFonts w:ascii="Trebuchet MS" w:hAnsi="Trebuchet MS"/>
            <w:noProof/>
            <w:sz w:val="24"/>
          </w:rPr>
          <w:t xml:space="preserve">she is </w:t>
        </w:r>
      </w:ins>
      <w:r w:rsidRPr="00871C6B">
        <w:rPr>
          <w:rFonts w:ascii="Trebuchet MS" w:hAnsi="Trebuchet MS"/>
          <w:noProof/>
          <w:sz w:val="24"/>
        </w:rPr>
        <w:t xml:space="preserve">born in the same household or born outside </w:t>
      </w:r>
      <w:del w:id="64" w:author="Author">
        <w:r w:rsidRPr="00871C6B">
          <w:rPr>
            <w:rFonts w:ascii="Trebuchet MS" w:hAnsi="Trebuchet MS"/>
            <w:noProof/>
            <w:sz w:val="24"/>
          </w:rPr>
          <w:delText>it, you must not lay bare their nakedness</w:delText>
        </w:r>
      </w:del>
      <w:ins w:id="65" w:author="Author">
        <w:r w:rsidRPr="00871C6B">
          <w:rPr>
            <w:rFonts w:ascii="Trebuchet MS" w:hAnsi="Trebuchet MS"/>
            <w:noProof/>
            <w:sz w:val="24"/>
          </w:rPr>
          <w:t>of it</w:t>
        </w:r>
      </w:ins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18:10 </w:t>
      </w:r>
      <w:r w:rsidRPr="00871C6B">
        <w:rPr>
          <w:rFonts w:ascii="Trebuchet MS" w:hAnsi="Trebuchet MS"/>
          <w:noProof/>
          <w:sz w:val="24"/>
        </w:rPr>
        <w:t>“‘</w:t>
      </w:r>
      <w:del w:id="66" w:author="Author">
        <w:r w:rsidRPr="00871C6B">
          <w:rPr>
            <w:rFonts w:ascii="Trebuchet MS" w:hAnsi="Trebuchet MS"/>
            <w:noProof/>
            <w:sz w:val="24"/>
          </w:rPr>
          <w:delText>As for the nakedness of</w:delText>
        </w:r>
      </w:del>
      <w:ins w:id="67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the daughter of your son or the daughter of your daughter, </w:t>
      </w:r>
      <w:del w:id="68" w:author="Author">
        <w:r w:rsidRPr="00871C6B">
          <w:rPr>
            <w:rFonts w:ascii="Trebuchet MS" w:hAnsi="Trebuchet MS"/>
            <w:noProof/>
            <w:sz w:val="24"/>
          </w:rPr>
          <w:delText xml:space="preserve">you must not lay bare their nakedness, </w:delText>
        </w:r>
      </w:del>
      <w:r w:rsidRPr="00871C6B">
        <w:rPr>
          <w:rFonts w:ascii="Trebuchet MS" w:hAnsi="Trebuchet MS"/>
          <w:noProof/>
          <w:sz w:val="24"/>
        </w:rPr>
        <w:t xml:space="preserve">because they are your </w:t>
      </w:r>
      <w:ins w:id="69" w:author="Author">
        <w:r w:rsidRPr="00871C6B">
          <w:rPr>
            <w:rFonts w:ascii="Trebuchet MS" w:hAnsi="Trebuchet MS"/>
            <w:noProof/>
            <w:sz w:val="24"/>
          </w:rPr>
          <w:t xml:space="preserve">own </w:t>
        </w:r>
      </w:ins>
      <w:r w:rsidRPr="00871C6B">
        <w:rPr>
          <w:rFonts w:ascii="Trebuchet MS" w:hAnsi="Trebuchet MS"/>
          <w:noProof/>
          <w:sz w:val="24"/>
        </w:rPr>
        <w:t>nakedness.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lastRenderedPageBreak/>
        <w:t xml:space="preserve">18:11 </w:t>
      </w:r>
      <w:r w:rsidRPr="00871C6B">
        <w:rPr>
          <w:rFonts w:ascii="Trebuchet MS" w:hAnsi="Trebuchet MS"/>
          <w:noProof/>
          <w:sz w:val="24"/>
        </w:rPr>
        <w:t>“‘</w:t>
      </w:r>
      <w:del w:id="70" w:author="Author">
        <w:r w:rsidRPr="00871C6B">
          <w:rPr>
            <w:rFonts w:ascii="Trebuchet MS" w:hAnsi="Trebuchet MS"/>
            <w:noProof/>
            <w:sz w:val="24"/>
          </w:rPr>
          <w:delText>As for the nakedness of</w:delText>
        </w:r>
      </w:del>
      <w:ins w:id="71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the daughter of your father’s wife, the offspring of your father, </w:t>
      </w:r>
      <w:ins w:id="72" w:author="Author">
        <w:r w:rsidRPr="00871C6B">
          <w:rPr>
            <w:rFonts w:ascii="Trebuchet MS" w:hAnsi="Trebuchet MS"/>
            <w:noProof/>
            <w:sz w:val="24"/>
          </w:rPr>
          <w:t xml:space="preserve">because </w:t>
        </w:r>
      </w:ins>
      <w:r w:rsidRPr="00871C6B">
        <w:rPr>
          <w:rFonts w:ascii="Trebuchet MS" w:hAnsi="Trebuchet MS"/>
          <w:noProof/>
          <w:sz w:val="24"/>
        </w:rPr>
        <w:t xml:space="preserve">she </w:t>
      </w:r>
      <w:del w:id="73" w:author="Author">
        <w:r w:rsidRPr="00871C6B">
          <w:rPr>
            <w:rFonts w:ascii="Trebuchet MS" w:hAnsi="Trebuchet MS"/>
            <w:noProof/>
            <w:sz w:val="24"/>
          </w:rPr>
          <w:delText>being</w:delText>
        </w:r>
      </w:del>
      <w:ins w:id="74" w:author="Author">
        <w:r w:rsidRPr="00871C6B">
          <w:rPr>
            <w:rFonts w:ascii="Trebuchet MS" w:hAnsi="Trebuchet MS"/>
            <w:noProof/>
            <w:sz w:val="24"/>
          </w:rPr>
          <w:t>is</w:t>
        </w:r>
      </w:ins>
      <w:r w:rsidRPr="00871C6B">
        <w:rPr>
          <w:rFonts w:ascii="Trebuchet MS" w:hAnsi="Trebuchet MS"/>
          <w:noProof/>
          <w:sz w:val="24"/>
        </w:rPr>
        <w:t xml:space="preserve"> your sister</w:t>
      </w:r>
      <w:del w:id="75" w:author="Author">
        <w:r w:rsidRPr="00871C6B">
          <w:rPr>
            <w:rFonts w:ascii="Trebuchet MS" w:hAnsi="Trebuchet MS"/>
            <w:noProof/>
            <w:sz w:val="24"/>
          </w:rPr>
          <w:delText>, you must not lay bare her nakedness</w:delText>
        </w:r>
      </w:del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18:12 </w:t>
      </w:r>
      <w:r w:rsidRPr="00871C6B">
        <w:rPr>
          <w:rFonts w:ascii="Trebuchet MS" w:hAnsi="Trebuchet MS"/>
          <w:noProof/>
          <w:sz w:val="24"/>
        </w:rPr>
        <w:t>“‘</w:t>
      </w:r>
      <w:del w:id="76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77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father’s sister</w:t>
      </w:r>
      <w:del w:id="78" w:author="Author">
        <w:r w:rsidRPr="00871C6B">
          <w:rPr>
            <w:rFonts w:ascii="Trebuchet MS" w:hAnsi="Trebuchet MS"/>
            <w:noProof/>
            <w:sz w:val="24"/>
          </w:rPr>
          <w:delText xml:space="preserve"> you must not lay bare</w:delText>
        </w:r>
      </w:del>
      <w:r w:rsidRPr="00871C6B">
        <w:rPr>
          <w:rFonts w:ascii="Trebuchet MS" w:hAnsi="Trebuchet MS"/>
          <w:noProof/>
          <w:sz w:val="24"/>
        </w:rPr>
        <w:t xml:space="preserve">. She is </w:t>
      </w:r>
      <w:del w:id="79" w:author="Author">
        <w:r w:rsidRPr="00871C6B">
          <w:rPr>
            <w:rFonts w:ascii="Trebuchet MS" w:hAnsi="Trebuchet MS"/>
            <w:noProof/>
            <w:sz w:val="24"/>
          </w:rPr>
          <w:delText>the</w:delText>
        </w:r>
      </w:del>
      <w:ins w:id="80" w:author="Author">
        <w:r w:rsidRPr="00871C6B">
          <w:rPr>
            <w:rFonts w:ascii="Trebuchet MS" w:hAnsi="Trebuchet MS"/>
            <w:noProof/>
            <w:sz w:val="24"/>
          </w:rPr>
          <w:t>your father’s</w:t>
        </w:r>
      </w:ins>
      <w:r w:rsidRPr="00871C6B">
        <w:rPr>
          <w:rFonts w:ascii="Trebuchet MS" w:hAnsi="Trebuchet MS"/>
          <w:noProof/>
          <w:sz w:val="24"/>
        </w:rPr>
        <w:t xml:space="preserve"> blood </w:t>
      </w:r>
      <w:del w:id="81" w:author="Author">
        <w:r w:rsidRPr="00871C6B">
          <w:rPr>
            <w:rFonts w:ascii="Trebuchet MS" w:hAnsi="Trebuchet MS"/>
            <w:noProof/>
            <w:sz w:val="24"/>
          </w:rPr>
          <w:delText>relation of your father</w:delText>
        </w:r>
      </w:del>
      <w:ins w:id="82" w:author="Author">
        <w:r w:rsidRPr="00871C6B">
          <w:rPr>
            <w:rFonts w:ascii="Trebuchet MS" w:hAnsi="Trebuchet MS"/>
            <w:noProof/>
            <w:sz w:val="24"/>
          </w:rPr>
          <w:t>relative</w:t>
        </w:r>
      </w:ins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18:13 </w:t>
      </w:r>
      <w:r w:rsidRPr="00871C6B">
        <w:rPr>
          <w:rFonts w:ascii="Trebuchet MS" w:hAnsi="Trebuchet MS"/>
          <w:noProof/>
          <w:sz w:val="24"/>
        </w:rPr>
        <w:t>“‘</w:t>
      </w:r>
      <w:del w:id="83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84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mother’s sister</w:t>
      </w:r>
      <w:del w:id="85" w:author="Author">
        <w:r w:rsidRPr="00871C6B">
          <w:rPr>
            <w:rFonts w:ascii="Trebuchet MS" w:hAnsi="Trebuchet MS"/>
            <w:noProof/>
            <w:sz w:val="24"/>
          </w:rPr>
          <w:delText xml:space="preserve"> you must not lay bare</w:delText>
        </w:r>
      </w:del>
      <w:r w:rsidRPr="00871C6B">
        <w:rPr>
          <w:rFonts w:ascii="Trebuchet MS" w:hAnsi="Trebuchet MS"/>
          <w:noProof/>
          <w:sz w:val="24"/>
        </w:rPr>
        <w:t xml:space="preserve">, because she is </w:t>
      </w:r>
      <w:del w:id="86" w:author="Author">
        <w:r w:rsidRPr="00871C6B">
          <w:rPr>
            <w:rFonts w:ascii="Trebuchet MS" w:hAnsi="Trebuchet MS"/>
            <w:noProof/>
            <w:sz w:val="24"/>
          </w:rPr>
          <w:delText>a</w:delText>
        </w:r>
      </w:del>
      <w:ins w:id="87" w:author="Author">
        <w:r w:rsidRPr="00871C6B">
          <w:rPr>
            <w:rFonts w:ascii="Trebuchet MS" w:hAnsi="Trebuchet MS"/>
            <w:noProof/>
            <w:sz w:val="24"/>
          </w:rPr>
          <w:t>your mother’s</w:t>
        </w:r>
      </w:ins>
      <w:r w:rsidRPr="00871C6B">
        <w:rPr>
          <w:rFonts w:ascii="Trebuchet MS" w:hAnsi="Trebuchet MS"/>
          <w:noProof/>
          <w:sz w:val="24"/>
        </w:rPr>
        <w:t xml:space="preserve"> blood </w:t>
      </w:r>
      <w:del w:id="88" w:author="Author">
        <w:r w:rsidRPr="00871C6B">
          <w:rPr>
            <w:rFonts w:ascii="Trebuchet MS" w:hAnsi="Trebuchet MS"/>
            <w:noProof/>
            <w:sz w:val="24"/>
          </w:rPr>
          <w:delText>relation of your mother</w:delText>
        </w:r>
      </w:del>
      <w:ins w:id="89" w:author="Author">
        <w:r w:rsidRPr="00871C6B">
          <w:rPr>
            <w:rFonts w:ascii="Trebuchet MS" w:hAnsi="Trebuchet MS"/>
            <w:noProof/>
            <w:sz w:val="24"/>
          </w:rPr>
          <w:t>relative</w:t>
        </w:r>
      </w:ins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18:14 </w:t>
      </w:r>
      <w:r w:rsidRPr="00871C6B">
        <w:rPr>
          <w:rFonts w:ascii="Trebuchet MS" w:hAnsi="Trebuchet MS"/>
          <w:noProof/>
          <w:sz w:val="24"/>
        </w:rPr>
        <w:t>“‘</w:t>
      </w:r>
      <w:del w:id="90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91" w:author="Author">
        <w:r w:rsidRPr="00871C6B">
          <w:rPr>
            <w:rFonts w:ascii="Trebuchet MS" w:hAnsi="Trebuchet MS"/>
            <w:noProof/>
            <w:sz w:val="24"/>
          </w:rPr>
          <w:t>You must not expose</w:t>
        </w:r>
      </w:ins>
      <w:r w:rsidRPr="00871C6B">
        <w:rPr>
          <w:rFonts w:ascii="Trebuchet MS" w:hAnsi="Trebuchet MS"/>
          <w:noProof/>
          <w:sz w:val="24"/>
        </w:rPr>
        <w:t xml:space="preserve"> your father’s brother </w:t>
      </w:r>
      <w:del w:id="92" w:author="Author">
        <w:r w:rsidRPr="00871C6B">
          <w:rPr>
            <w:rFonts w:ascii="Trebuchet MS" w:hAnsi="Trebuchet MS"/>
            <w:noProof/>
            <w:sz w:val="24"/>
          </w:rPr>
          <w:delText>you must not lay bare. You must not come near</w:delText>
        </w:r>
      </w:del>
      <w:ins w:id="93" w:author="Author">
        <w:r w:rsidRPr="00871C6B">
          <w:rPr>
            <w:rFonts w:ascii="Trebuchet MS" w:hAnsi="Trebuchet MS"/>
            <w:noProof/>
            <w:sz w:val="24"/>
          </w:rPr>
          <w:t>to shame</w:t>
        </w:r>
        <w:r w:rsidRPr="00871C6B">
          <w:rPr>
            <w:rStyle w:val="FootnoteReference"/>
            <w:rFonts w:ascii="Trebuchet MS" w:hAnsi="Trebuchet MS"/>
            <w:noProof/>
          </w:rPr>
          <w:footnoteReference w:id="3"/>
        </w:r>
        <w:r w:rsidRPr="00871C6B">
          <w:rPr>
            <w:rFonts w:ascii="Trebuchet MS" w:hAnsi="Trebuchet MS"/>
            <w:noProof/>
            <w:sz w:val="24"/>
          </w:rPr>
          <w:t xml:space="preserve"> by having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his wife. She is your aunt.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18:15 </w:t>
      </w:r>
      <w:r w:rsidRPr="00871C6B">
        <w:rPr>
          <w:rFonts w:ascii="Trebuchet MS" w:hAnsi="Trebuchet MS"/>
          <w:noProof/>
          <w:sz w:val="24"/>
        </w:rPr>
        <w:t>“‘</w:t>
      </w:r>
      <w:del w:id="96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97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daughter-in-law</w:t>
      </w:r>
      <w:del w:id="98" w:author="Author">
        <w:r w:rsidRPr="00871C6B">
          <w:rPr>
            <w:rFonts w:ascii="Trebuchet MS" w:hAnsi="Trebuchet MS"/>
            <w:noProof/>
            <w:sz w:val="24"/>
          </w:rPr>
          <w:delText xml:space="preserve"> you must not lay bare</w:delText>
        </w:r>
      </w:del>
      <w:r w:rsidRPr="00871C6B">
        <w:rPr>
          <w:rFonts w:ascii="Trebuchet MS" w:hAnsi="Trebuchet MS"/>
          <w:noProof/>
          <w:sz w:val="24"/>
        </w:rPr>
        <w:t>. She is your son’s wife</w:t>
      </w:r>
      <w:del w:id="99" w:author="Author">
        <w:r w:rsidRPr="00871C6B">
          <w:rPr>
            <w:rFonts w:ascii="Trebuchet MS" w:hAnsi="Trebuchet MS"/>
            <w:noProof/>
            <w:sz w:val="24"/>
          </w:rPr>
          <w:delText>. You</w:delText>
        </w:r>
      </w:del>
      <w:ins w:id="100" w:author="Author">
        <w:r w:rsidRPr="00871C6B">
          <w:rPr>
            <w:rFonts w:ascii="Trebuchet MS" w:hAnsi="Trebuchet MS"/>
            <w:noProof/>
            <w:sz w:val="24"/>
          </w:rPr>
          <w:t>, and 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01" w:author="Author">
        <w:r w:rsidRPr="00871C6B">
          <w:rPr>
            <w:rFonts w:ascii="Trebuchet MS" w:hAnsi="Trebuchet MS"/>
            <w:noProof/>
            <w:sz w:val="24"/>
          </w:rPr>
          <w:delText>lay</w:delText>
        </w:r>
      </w:del>
      <w:ins w:id="102" w:author="Author">
        <w:r w:rsidRPr="00871C6B">
          <w:rPr>
            <w:rFonts w:ascii="Trebuchet MS" w:hAnsi="Trebuchet MS"/>
            <w:noProof/>
            <w:sz w:val="24"/>
          </w:rPr>
          <w:t>have relations with</w:t>
        </w:r>
      </w:ins>
      <w:r w:rsidRPr="00871C6B">
        <w:rPr>
          <w:rFonts w:ascii="Trebuchet MS" w:hAnsi="Trebuchet MS"/>
          <w:noProof/>
          <w:sz w:val="24"/>
        </w:rPr>
        <w:t xml:space="preserve"> her</w:t>
      </w:r>
      <w:del w:id="103" w:author="Author">
        <w:r w:rsidRPr="00871C6B">
          <w:rPr>
            <w:rFonts w:ascii="Trebuchet MS" w:hAnsi="Trebuchet MS"/>
            <w:noProof/>
            <w:sz w:val="24"/>
          </w:rPr>
          <w:delText xml:space="preserve"> nakedness bare</w:delText>
        </w:r>
      </w:del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18:16 </w:t>
      </w:r>
      <w:r w:rsidRPr="00871C6B">
        <w:rPr>
          <w:rFonts w:ascii="Trebuchet MS" w:hAnsi="Trebuchet MS"/>
          <w:noProof/>
          <w:sz w:val="24"/>
        </w:rPr>
        <w:t>“‘</w:t>
      </w:r>
      <w:del w:id="104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105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your brother’s wife</w:t>
      </w:r>
      <w:del w:id="106" w:author="Author">
        <w:r w:rsidRPr="00871C6B">
          <w:rPr>
            <w:rFonts w:ascii="Trebuchet MS" w:hAnsi="Trebuchet MS"/>
            <w:noProof/>
            <w:sz w:val="24"/>
          </w:rPr>
          <w:delText xml:space="preserve"> you must not lay bare. It</w:delText>
        </w:r>
      </w:del>
      <w:ins w:id="107" w:author="Author">
        <w:r w:rsidRPr="00871C6B">
          <w:rPr>
            <w:rFonts w:ascii="Trebuchet MS" w:hAnsi="Trebuchet MS"/>
            <w:noProof/>
            <w:sz w:val="24"/>
          </w:rPr>
          <w:t>, because it</w:t>
        </w:r>
      </w:ins>
      <w:r w:rsidRPr="00871C6B">
        <w:rPr>
          <w:rFonts w:ascii="Trebuchet MS" w:hAnsi="Trebuchet MS"/>
          <w:noProof/>
          <w:sz w:val="24"/>
        </w:rPr>
        <w:t xml:space="preserve"> is </w:t>
      </w:r>
      <w:ins w:id="108" w:author="Author">
        <w:r w:rsidRPr="00871C6B">
          <w:rPr>
            <w:rFonts w:ascii="Trebuchet MS" w:hAnsi="Trebuchet MS"/>
            <w:noProof/>
            <w:sz w:val="24"/>
          </w:rPr>
          <w:t xml:space="preserve">exposing </w:t>
        </w:r>
      </w:ins>
      <w:r w:rsidRPr="00871C6B">
        <w:rPr>
          <w:rFonts w:ascii="Trebuchet MS" w:hAnsi="Trebuchet MS"/>
          <w:noProof/>
          <w:sz w:val="24"/>
        </w:rPr>
        <w:t xml:space="preserve">your </w:t>
      </w:r>
      <w:del w:id="109" w:author="Author">
        <w:r w:rsidRPr="00871C6B">
          <w:rPr>
            <w:rFonts w:ascii="Trebuchet MS" w:hAnsi="Trebuchet MS"/>
            <w:noProof/>
            <w:sz w:val="24"/>
          </w:rPr>
          <w:delText>brother’s nakedness.</w:delText>
        </w:r>
      </w:del>
      <w:ins w:id="110" w:author="Author">
        <w:r w:rsidRPr="00871C6B">
          <w:rPr>
            <w:rFonts w:ascii="Trebuchet MS" w:hAnsi="Trebuchet MS"/>
            <w:noProof/>
            <w:sz w:val="24"/>
          </w:rPr>
          <w:t>brother to shame.</w:t>
        </w:r>
        <w:r w:rsidRPr="00871C6B">
          <w:rPr>
            <w:rStyle w:val="FootnoteReference"/>
            <w:rFonts w:ascii="Trebuchet MS" w:hAnsi="Trebuchet MS"/>
            <w:noProof/>
          </w:rPr>
          <w:footnoteReference w:id="4"/>
        </w:r>
      </w:ins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18:17 </w:t>
      </w:r>
      <w:r w:rsidRPr="00871C6B">
        <w:rPr>
          <w:rFonts w:ascii="Trebuchet MS" w:hAnsi="Trebuchet MS"/>
          <w:noProof/>
          <w:sz w:val="24"/>
        </w:rPr>
        <w:t>“‘</w:t>
      </w:r>
      <w:del w:id="113" w:author="Author">
        <w:r w:rsidRPr="00871C6B">
          <w:rPr>
            <w:rFonts w:ascii="Trebuchet MS" w:hAnsi="Trebuchet MS"/>
            <w:noProof/>
            <w:sz w:val="24"/>
          </w:rPr>
          <w:delText>The nakedness of</w:delText>
        </w:r>
      </w:del>
      <w:ins w:id="114" w:author="Author">
        <w:r w:rsidRPr="00871C6B">
          <w:rPr>
            <w:rFonts w:ascii="Trebuchet MS" w:hAnsi="Trebuchet MS"/>
            <w:noProof/>
            <w:sz w:val="24"/>
          </w:rPr>
          <w:t>You must not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a woman and her daughter</w:t>
      </w:r>
      <w:del w:id="115" w:author="Author">
        <w:r w:rsidRPr="00871C6B">
          <w:rPr>
            <w:rFonts w:ascii="Trebuchet MS" w:hAnsi="Trebuchet MS"/>
            <w:noProof/>
            <w:sz w:val="24"/>
          </w:rPr>
          <w:delText xml:space="preserve"> you</w:delText>
        </w:r>
      </w:del>
      <w:ins w:id="116" w:author="Author">
        <w:r w:rsidRPr="00871C6B">
          <w:rPr>
            <w:rFonts w:ascii="Trebuchet MS" w:hAnsi="Trebuchet MS"/>
            <w:noProof/>
            <w:sz w:val="24"/>
          </w:rPr>
          <w:t>. 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17" w:author="Author">
        <w:r w:rsidRPr="00871C6B">
          <w:rPr>
            <w:rFonts w:ascii="Trebuchet MS" w:hAnsi="Trebuchet MS"/>
            <w:noProof/>
            <w:sz w:val="24"/>
          </w:rPr>
          <w:delText>lay bare. The</w:delText>
        </w:r>
      </w:del>
      <w:ins w:id="118" w:author="Author">
        <w:r w:rsidRPr="00871C6B">
          <w:rPr>
            <w:rFonts w:ascii="Trebuchet MS" w:hAnsi="Trebuchet MS"/>
            <w:noProof/>
            <w:sz w:val="24"/>
          </w:rPr>
          <w:t>take the</w:t>
        </w:r>
      </w:ins>
      <w:r w:rsidRPr="00871C6B">
        <w:rPr>
          <w:rFonts w:ascii="Trebuchet MS" w:hAnsi="Trebuchet MS"/>
          <w:noProof/>
          <w:sz w:val="24"/>
        </w:rPr>
        <w:t xml:space="preserve"> daughter of her son and the daughter of her daughter </w:t>
      </w:r>
      <w:del w:id="119" w:author="Author">
        <w:r w:rsidRPr="00871C6B">
          <w:rPr>
            <w:rFonts w:ascii="Trebuchet MS" w:hAnsi="Trebuchet MS"/>
            <w:noProof/>
            <w:sz w:val="24"/>
          </w:rPr>
          <w:delText xml:space="preserve">you must not take </w:delText>
        </w:r>
      </w:del>
      <w:r w:rsidRPr="00871C6B">
        <w:rPr>
          <w:rFonts w:ascii="Trebuchet MS" w:hAnsi="Trebuchet MS"/>
          <w:noProof/>
          <w:sz w:val="24"/>
        </w:rPr>
        <w:t xml:space="preserve">in order to </w:t>
      </w:r>
      <w:del w:id="120" w:author="Author">
        <w:r w:rsidRPr="00871C6B">
          <w:rPr>
            <w:rFonts w:ascii="Trebuchet MS" w:hAnsi="Trebuchet MS"/>
            <w:noProof/>
            <w:sz w:val="24"/>
          </w:rPr>
          <w:delText>lay her nakedness bare.</w:delText>
        </w:r>
      </w:del>
      <w:ins w:id="121" w:author="Author">
        <w:r w:rsidRPr="00871C6B">
          <w:rPr>
            <w:rFonts w:ascii="Trebuchet MS" w:hAnsi="Trebuchet MS"/>
            <w:noProof/>
            <w:sz w:val="24"/>
          </w:rPr>
          <w:t>have relations.</w:t>
        </w:r>
      </w:ins>
      <w:r w:rsidRPr="00871C6B">
        <w:rPr>
          <w:rFonts w:ascii="Trebuchet MS" w:hAnsi="Trebuchet MS"/>
          <w:noProof/>
          <w:sz w:val="24"/>
        </w:rPr>
        <w:t xml:space="preserve"> They are </w:t>
      </w:r>
      <w:del w:id="122" w:author="Author">
        <w:r w:rsidRPr="00871C6B">
          <w:rPr>
            <w:rFonts w:ascii="Trebuchet MS" w:hAnsi="Trebuchet MS"/>
            <w:noProof/>
            <w:sz w:val="24"/>
          </w:rPr>
          <w:delText>cases of blood relationship. It</w:delText>
        </w:r>
      </w:del>
      <w:ins w:id="123" w:author="Author">
        <w:r w:rsidRPr="00871C6B">
          <w:rPr>
            <w:rFonts w:ascii="Trebuchet MS" w:hAnsi="Trebuchet MS"/>
            <w:noProof/>
            <w:sz w:val="24"/>
          </w:rPr>
          <w:t>her close relatives; it</w:t>
        </w:r>
      </w:ins>
      <w:r w:rsidRPr="00871C6B">
        <w:rPr>
          <w:rFonts w:ascii="Trebuchet MS" w:hAnsi="Trebuchet MS"/>
          <w:noProof/>
          <w:sz w:val="24"/>
        </w:rPr>
        <w:t xml:space="preserve"> is </w:t>
      </w:r>
      <w:del w:id="124" w:author="Author">
        <w:r w:rsidRPr="00871C6B">
          <w:rPr>
            <w:rFonts w:ascii="Trebuchet MS" w:hAnsi="Trebuchet MS"/>
            <w:noProof/>
            <w:sz w:val="24"/>
          </w:rPr>
          <w:delText>loose conduct.</w:delText>
        </w:r>
      </w:del>
      <w:ins w:id="125" w:author="Author">
        <w:r w:rsidRPr="00871C6B">
          <w:rPr>
            <w:rFonts w:ascii="Trebuchet MS" w:hAnsi="Trebuchet MS"/>
            <w:noProof/>
            <w:sz w:val="24"/>
          </w:rPr>
          <w:t>an obscene act.</w:t>
        </w:r>
        <w:r w:rsidRPr="00871C6B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18:18 </w:t>
      </w:r>
      <w:r w:rsidRPr="00871C6B">
        <w:rPr>
          <w:rFonts w:ascii="Trebuchet MS" w:hAnsi="Trebuchet MS"/>
          <w:noProof/>
          <w:sz w:val="24"/>
        </w:rPr>
        <w:t>“‘</w:t>
      </w:r>
      <w:del w:id="128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29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take a woman in addition to her sister as a rival </w:t>
      </w:r>
      <w:del w:id="130" w:author="Author">
        <w:r w:rsidRPr="00871C6B">
          <w:rPr>
            <w:rFonts w:ascii="Trebuchet MS" w:hAnsi="Trebuchet MS"/>
            <w:noProof/>
            <w:sz w:val="24"/>
          </w:rPr>
          <w:delText>to uncover</w:delText>
        </w:r>
      </w:del>
      <w:ins w:id="131" w:author="Author">
        <w:r w:rsidRPr="00871C6B">
          <w:rPr>
            <w:rFonts w:ascii="Trebuchet MS" w:hAnsi="Trebuchet MS"/>
            <w:noProof/>
            <w:sz w:val="24"/>
          </w:rPr>
          <w:t>wife and 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her </w:t>
      </w:r>
      <w:del w:id="132" w:author="Author">
        <w:r w:rsidRPr="00871C6B">
          <w:rPr>
            <w:rFonts w:ascii="Trebuchet MS" w:hAnsi="Trebuchet MS"/>
            <w:noProof/>
            <w:sz w:val="24"/>
          </w:rPr>
          <w:delText>nakedness, that is, besides</w:delText>
        </w:r>
      </w:del>
      <w:ins w:id="133" w:author="Author">
        <w:r w:rsidRPr="00871C6B">
          <w:rPr>
            <w:rFonts w:ascii="Trebuchet MS" w:hAnsi="Trebuchet MS"/>
            <w:noProof/>
            <w:sz w:val="24"/>
          </w:rPr>
          <w:t>while</w:t>
        </w:r>
      </w:ins>
      <w:r w:rsidRPr="00871C6B">
        <w:rPr>
          <w:rFonts w:ascii="Trebuchet MS" w:hAnsi="Trebuchet MS"/>
          <w:noProof/>
          <w:sz w:val="24"/>
        </w:rPr>
        <w:t xml:space="preserve"> her </w:t>
      </w:r>
      <w:del w:id="134" w:author="Author">
        <w:r w:rsidRPr="00871C6B">
          <w:rPr>
            <w:rFonts w:ascii="Trebuchet MS" w:hAnsi="Trebuchet MS"/>
            <w:noProof/>
            <w:sz w:val="24"/>
          </w:rPr>
          <w:delText>during her lifetime</w:delText>
        </w:r>
      </w:del>
      <w:ins w:id="135" w:author="Author">
        <w:r w:rsidRPr="00871C6B">
          <w:rPr>
            <w:rFonts w:ascii="Trebuchet MS" w:hAnsi="Trebuchet MS"/>
            <w:noProof/>
            <w:sz w:val="24"/>
          </w:rPr>
          <w:t>sister is alive</w:t>
        </w:r>
      </w:ins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lastRenderedPageBreak/>
        <w:t xml:space="preserve">18:19 </w:t>
      </w:r>
      <w:r w:rsidRPr="00871C6B">
        <w:rPr>
          <w:rFonts w:ascii="Trebuchet MS" w:hAnsi="Trebuchet MS"/>
          <w:noProof/>
          <w:sz w:val="24"/>
        </w:rPr>
        <w:t>“‘</w:t>
      </w:r>
      <w:del w:id="136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37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38" w:author="Author">
        <w:r w:rsidRPr="00871C6B">
          <w:rPr>
            <w:rFonts w:ascii="Trebuchet MS" w:hAnsi="Trebuchet MS"/>
            <w:noProof/>
            <w:sz w:val="24"/>
          </w:rPr>
          <w:delText>come near</w:delText>
        </w:r>
      </w:del>
      <w:ins w:id="139" w:author="Author">
        <w:r w:rsidRPr="00871C6B">
          <w:rPr>
            <w:rFonts w:ascii="Trebuchet MS" w:hAnsi="Trebuchet MS"/>
            <w:noProof/>
            <w:sz w:val="24"/>
          </w:rPr>
          <w:t>approach</w:t>
        </w:r>
      </w:ins>
      <w:r w:rsidRPr="00871C6B">
        <w:rPr>
          <w:rFonts w:ascii="Trebuchet MS" w:hAnsi="Trebuchet MS"/>
          <w:noProof/>
          <w:sz w:val="24"/>
        </w:rPr>
        <w:t xml:space="preserve"> a woman during </w:t>
      </w:r>
      <w:del w:id="140" w:author="Author">
        <w:r w:rsidRPr="00871C6B">
          <w:rPr>
            <w:rFonts w:ascii="Trebuchet MS" w:hAnsi="Trebuchet MS"/>
            <w:noProof/>
            <w:sz w:val="24"/>
          </w:rPr>
          <w:delText xml:space="preserve">the menstruation of </w:delText>
        </w:r>
      </w:del>
      <w:r w:rsidRPr="00871C6B">
        <w:rPr>
          <w:rFonts w:ascii="Trebuchet MS" w:hAnsi="Trebuchet MS"/>
          <w:noProof/>
          <w:sz w:val="24"/>
        </w:rPr>
        <w:t xml:space="preserve">her </w:t>
      </w:r>
      <w:ins w:id="141" w:author="Author">
        <w:r w:rsidRPr="00871C6B">
          <w:rPr>
            <w:rFonts w:ascii="Trebuchet MS" w:hAnsi="Trebuchet MS"/>
            <w:noProof/>
            <w:sz w:val="24"/>
          </w:rPr>
          <w:t xml:space="preserve">menstrual </w:t>
        </w:r>
      </w:ins>
      <w:r w:rsidRPr="00871C6B">
        <w:rPr>
          <w:rFonts w:ascii="Trebuchet MS" w:hAnsi="Trebuchet MS"/>
          <w:noProof/>
          <w:sz w:val="24"/>
        </w:rPr>
        <w:t xml:space="preserve">impurity to </w:t>
      </w:r>
      <w:del w:id="142" w:author="Author">
        <w:r w:rsidRPr="00871C6B">
          <w:rPr>
            <w:rFonts w:ascii="Trebuchet MS" w:hAnsi="Trebuchet MS"/>
            <w:noProof/>
            <w:sz w:val="24"/>
          </w:rPr>
          <w:delText>lay</w:delText>
        </w:r>
      </w:del>
      <w:ins w:id="143" w:author="Author">
        <w:r w:rsidRPr="00871C6B">
          <w:rPr>
            <w:rFonts w:ascii="Trebuchet MS" w:hAnsi="Trebuchet MS"/>
            <w:noProof/>
            <w:sz w:val="24"/>
          </w:rPr>
          <w:t>have sexual relations with</w:t>
        </w:r>
      </w:ins>
      <w:r w:rsidRPr="00871C6B">
        <w:rPr>
          <w:rFonts w:ascii="Trebuchet MS" w:hAnsi="Trebuchet MS"/>
          <w:noProof/>
          <w:sz w:val="24"/>
        </w:rPr>
        <w:t xml:space="preserve"> her</w:t>
      </w:r>
      <w:del w:id="144" w:author="Author">
        <w:r w:rsidRPr="00871C6B">
          <w:rPr>
            <w:rFonts w:ascii="Trebuchet MS" w:hAnsi="Trebuchet MS"/>
            <w:noProof/>
            <w:sz w:val="24"/>
          </w:rPr>
          <w:delText xml:space="preserve"> nakedness bare</w:delText>
        </w:r>
      </w:del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18:20 </w:t>
      </w:r>
      <w:r w:rsidRPr="00871C6B">
        <w:rPr>
          <w:rFonts w:ascii="Trebuchet MS" w:hAnsi="Trebuchet MS"/>
          <w:noProof/>
          <w:sz w:val="24"/>
        </w:rPr>
        <w:t>“‘</w:t>
      </w:r>
      <w:del w:id="145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46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47" w:author="Author">
        <w:r w:rsidRPr="00871C6B">
          <w:rPr>
            <w:rFonts w:ascii="Trebuchet MS" w:hAnsi="Trebuchet MS"/>
            <w:noProof/>
            <w:sz w:val="24"/>
          </w:rPr>
          <w:delText>give your emission as semen to</w:delText>
        </w:r>
      </w:del>
      <w:ins w:id="148" w:author="Author">
        <w:r w:rsidRPr="00871C6B">
          <w:rPr>
            <w:rFonts w:ascii="Trebuchet MS" w:hAnsi="Trebuchet MS"/>
            <w:noProof/>
            <w:sz w:val="24"/>
          </w:rPr>
          <w:t>have sexual intercourse with</w:t>
        </w:r>
      </w:ins>
      <w:r w:rsidRPr="00871C6B">
        <w:rPr>
          <w:rFonts w:ascii="Trebuchet MS" w:hAnsi="Trebuchet MS"/>
          <w:noProof/>
          <w:sz w:val="24"/>
        </w:rPr>
        <w:t xml:space="preserve"> the wife of your </w:t>
      </w:r>
      <w:del w:id="149" w:author="Author">
        <w:r w:rsidRPr="00871C6B">
          <w:rPr>
            <w:rFonts w:ascii="Trebuchet MS" w:hAnsi="Trebuchet MS"/>
            <w:noProof/>
            <w:sz w:val="24"/>
          </w:rPr>
          <w:delText>associate to become</w:delText>
        </w:r>
      </w:del>
      <w:ins w:id="150" w:author="Author">
        <w:r w:rsidRPr="00871C6B">
          <w:rPr>
            <w:rFonts w:ascii="Trebuchet MS" w:hAnsi="Trebuchet MS"/>
            <w:noProof/>
            <w:sz w:val="24"/>
          </w:rPr>
          <w:t>fellow man,</w:t>
        </w:r>
        <w:r w:rsidRPr="00871C6B">
          <w:rPr>
            <w:rStyle w:val="FootnoteReference"/>
            <w:rFonts w:ascii="Trebuchet MS" w:hAnsi="Trebuchet MS"/>
            <w:noProof/>
          </w:rPr>
          <w:footnoteReference w:id="6"/>
        </w:r>
        <w:r w:rsidRPr="00871C6B">
          <w:rPr>
            <w:rFonts w:ascii="Trebuchet MS" w:hAnsi="Trebuchet MS"/>
            <w:noProof/>
            <w:sz w:val="24"/>
          </w:rPr>
          <w:t xml:space="preserve"> making yourself</w:t>
        </w:r>
      </w:ins>
      <w:r w:rsidRPr="00871C6B">
        <w:rPr>
          <w:rFonts w:ascii="Trebuchet MS" w:hAnsi="Trebuchet MS"/>
          <w:noProof/>
          <w:sz w:val="24"/>
        </w:rPr>
        <w:t xml:space="preserve"> unclean</w:t>
      </w:r>
      <w:del w:id="153" w:author="Author">
        <w:r w:rsidRPr="00871C6B">
          <w:rPr>
            <w:rFonts w:ascii="Trebuchet MS" w:hAnsi="Trebuchet MS"/>
            <w:noProof/>
            <w:sz w:val="24"/>
          </w:rPr>
          <w:delText xml:space="preserve"> by it</w:delText>
        </w:r>
      </w:del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18:21 </w:t>
      </w:r>
      <w:r w:rsidRPr="00871C6B">
        <w:rPr>
          <w:rFonts w:ascii="Trebuchet MS" w:hAnsi="Trebuchet MS"/>
          <w:noProof/>
          <w:sz w:val="24"/>
        </w:rPr>
        <w:t>“‘</w:t>
      </w:r>
      <w:del w:id="154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55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allow </w:t>
      </w:r>
      <w:del w:id="156" w:author="Author">
        <w:r w:rsidRPr="00871C6B">
          <w:rPr>
            <w:rFonts w:ascii="Trebuchet MS" w:hAnsi="Trebuchet MS"/>
            <w:noProof/>
            <w:sz w:val="24"/>
          </w:rPr>
          <w:delText xml:space="preserve">the devoting of </w:delText>
        </w:r>
      </w:del>
      <w:r w:rsidRPr="00871C6B">
        <w:rPr>
          <w:rFonts w:ascii="Trebuchet MS" w:hAnsi="Trebuchet MS"/>
          <w:noProof/>
          <w:sz w:val="24"/>
        </w:rPr>
        <w:t xml:space="preserve">any of your offspring to </w:t>
      </w:r>
      <w:ins w:id="157" w:author="Author">
        <w:r w:rsidRPr="00871C6B">
          <w:rPr>
            <w:rFonts w:ascii="Trebuchet MS" w:hAnsi="Trebuchet MS"/>
            <w:noProof/>
            <w:sz w:val="24"/>
          </w:rPr>
          <w:t>be offered</w:t>
        </w:r>
        <w:r w:rsidRPr="00871C6B">
          <w:rPr>
            <w:rStyle w:val="FootnoteReference"/>
            <w:rFonts w:ascii="Trebuchet MS" w:hAnsi="Trebuchet MS"/>
            <w:noProof/>
          </w:rPr>
          <w:footnoteReference w:id="7"/>
        </w:r>
        <w:r w:rsidRPr="00871C6B">
          <w:rPr>
            <w:rFonts w:ascii="Trebuchet MS" w:hAnsi="Trebuchet MS"/>
            <w:noProof/>
            <w:sz w:val="24"/>
          </w:rPr>
          <w:t xml:space="preserve"> to </w:t>
        </w:r>
      </w:ins>
      <w:r w:rsidRPr="00871C6B">
        <w:rPr>
          <w:rFonts w:ascii="Trebuchet MS" w:hAnsi="Trebuchet MS"/>
          <w:noProof/>
          <w:sz w:val="24"/>
        </w:rPr>
        <w:t xml:space="preserve">Mo′lech. You must not profane the name of your God </w:t>
      </w:r>
      <w:ins w:id="160" w:author="Author">
        <w:r w:rsidRPr="00871C6B">
          <w:rPr>
            <w:rFonts w:ascii="Trebuchet MS" w:hAnsi="Trebuchet MS"/>
            <w:noProof/>
            <w:sz w:val="24"/>
          </w:rPr>
          <w:t xml:space="preserve">in </w:t>
        </w:r>
      </w:ins>
      <w:r w:rsidRPr="00871C6B">
        <w:rPr>
          <w:rFonts w:ascii="Trebuchet MS" w:hAnsi="Trebuchet MS"/>
          <w:noProof/>
          <w:sz w:val="24"/>
        </w:rPr>
        <w:t>that way. I am Jehovah.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18:22 </w:t>
      </w:r>
      <w:r w:rsidRPr="00871C6B">
        <w:rPr>
          <w:rFonts w:ascii="Trebuchet MS" w:hAnsi="Trebuchet MS"/>
          <w:noProof/>
          <w:sz w:val="24"/>
        </w:rPr>
        <w:t>“‘</w:t>
      </w:r>
      <w:del w:id="161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62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lie down with a male </w:t>
      </w:r>
      <w:ins w:id="163" w:author="Author">
        <w:r w:rsidRPr="00871C6B">
          <w:rPr>
            <w:rFonts w:ascii="Trebuchet MS" w:hAnsi="Trebuchet MS"/>
            <w:noProof/>
            <w:sz w:val="24"/>
          </w:rPr>
          <w:t xml:space="preserve">in </w:t>
        </w:r>
      </w:ins>
      <w:r w:rsidRPr="00871C6B">
        <w:rPr>
          <w:rFonts w:ascii="Trebuchet MS" w:hAnsi="Trebuchet MS"/>
          <w:noProof/>
          <w:sz w:val="24"/>
        </w:rPr>
        <w:t xml:space="preserve">the same </w:t>
      </w:r>
      <w:del w:id="164" w:author="Author">
        <w:r w:rsidRPr="00871C6B">
          <w:rPr>
            <w:rFonts w:ascii="Trebuchet MS" w:hAnsi="Trebuchet MS"/>
            <w:noProof/>
            <w:sz w:val="24"/>
          </w:rPr>
          <w:delText>as</w:delText>
        </w:r>
      </w:del>
      <w:ins w:id="165" w:author="Author">
        <w:r w:rsidRPr="00871C6B">
          <w:rPr>
            <w:rFonts w:ascii="Trebuchet MS" w:hAnsi="Trebuchet MS"/>
            <w:noProof/>
            <w:sz w:val="24"/>
          </w:rPr>
          <w:t>way that</w:t>
        </w:r>
      </w:ins>
      <w:r w:rsidRPr="00871C6B">
        <w:rPr>
          <w:rFonts w:ascii="Trebuchet MS" w:hAnsi="Trebuchet MS"/>
          <w:noProof/>
          <w:sz w:val="24"/>
        </w:rPr>
        <w:t xml:space="preserve"> you lie down with a woman. It is a detestable </w:t>
      </w:r>
      <w:del w:id="166" w:author="Author">
        <w:r w:rsidRPr="00871C6B">
          <w:rPr>
            <w:rFonts w:ascii="Trebuchet MS" w:hAnsi="Trebuchet MS"/>
            <w:noProof/>
            <w:sz w:val="24"/>
          </w:rPr>
          <w:delText>thing</w:delText>
        </w:r>
      </w:del>
      <w:ins w:id="167" w:author="Author">
        <w:r w:rsidRPr="00871C6B">
          <w:rPr>
            <w:rFonts w:ascii="Trebuchet MS" w:hAnsi="Trebuchet MS"/>
            <w:noProof/>
            <w:sz w:val="24"/>
          </w:rPr>
          <w:t>act</w:t>
        </w:r>
      </w:ins>
      <w:r w:rsidRPr="00871C6B">
        <w:rPr>
          <w:rFonts w:ascii="Trebuchet MS" w:hAnsi="Trebuchet MS"/>
          <w:noProof/>
          <w:sz w:val="24"/>
        </w:rPr>
        <w:t>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18:23 </w:t>
      </w:r>
      <w:r w:rsidRPr="00871C6B">
        <w:rPr>
          <w:rFonts w:ascii="Trebuchet MS" w:hAnsi="Trebuchet MS"/>
          <w:noProof/>
          <w:sz w:val="24"/>
        </w:rPr>
        <w:t>“‘</w:t>
      </w:r>
      <w:del w:id="168" w:author="Author">
        <w:r w:rsidRPr="00871C6B">
          <w:rPr>
            <w:rFonts w:ascii="Trebuchet MS" w:hAnsi="Trebuchet MS"/>
            <w:noProof/>
            <w:sz w:val="24"/>
          </w:rPr>
          <w:delText>And you</w:delText>
        </w:r>
      </w:del>
      <w:ins w:id="169" w:author="Author">
        <w:r w:rsidRPr="00871C6B">
          <w:rPr>
            <w:rFonts w:ascii="Trebuchet MS" w:hAnsi="Trebuchet MS"/>
            <w:noProof/>
            <w:sz w:val="24"/>
          </w:rPr>
          <w:t>A man</w:t>
        </w:r>
      </w:ins>
      <w:r w:rsidRPr="00871C6B">
        <w:rPr>
          <w:rFonts w:ascii="Trebuchet MS" w:hAnsi="Trebuchet MS"/>
          <w:noProof/>
          <w:sz w:val="24"/>
        </w:rPr>
        <w:t xml:space="preserve"> must not </w:t>
      </w:r>
      <w:del w:id="170" w:author="Author">
        <w:r w:rsidRPr="00871C6B">
          <w:rPr>
            <w:rFonts w:ascii="Trebuchet MS" w:hAnsi="Trebuchet MS"/>
            <w:noProof/>
            <w:sz w:val="24"/>
          </w:rPr>
          <w:delText>give your emission to any beast</w:delText>
        </w:r>
      </w:del>
      <w:ins w:id="171" w:author="Author">
        <w:r w:rsidRPr="00871C6B">
          <w:rPr>
            <w:rFonts w:ascii="Trebuchet MS" w:hAnsi="Trebuchet MS"/>
            <w:noProof/>
            <w:sz w:val="24"/>
          </w:rPr>
          <w:t>have sexual intercourse with an animal</w:t>
        </w:r>
      </w:ins>
      <w:r w:rsidRPr="00871C6B">
        <w:rPr>
          <w:rFonts w:ascii="Trebuchet MS" w:hAnsi="Trebuchet MS"/>
          <w:noProof/>
          <w:sz w:val="24"/>
        </w:rPr>
        <w:t xml:space="preserve"> to become unclean by it</w:t>
      </w:r>
      <w:del w:id="172" w:author="Author">
        <w:r w:rsidRPr="00871C6B">
          <w:rPr>
            <w:rFonts w:ascii="Trebuchet MS" w:hAnsi="Trebuchet MS"/>
            <w:noProof/>
            <w:sz w:val="24"/>
          </w:rPr>
          <w:delText>, and</w:delText>
        </w:r>
      </w:del>
      <w:ins w:id="173" w:author="Author">
        <w:r w:rsidRPr="00871C6B">
          <w:rPr>
            <w:rFonts w:ascii="Trebuchet MS" w:hAnsi="Trebuchet MS"/>
            <w:noProof/>
            <w:sz w:val="24"/>
          </w:rPr>
          <w:t>; nor should</w:t>
        </w:r>
      </w:ins>
      <w:r w:rsidRPr="00871C6B">
        <w:rPr>
          <w:rFonts w:ascii="Trebuchet MS" w:hAnsi="Trebuchet MS"/>
          <w:noProof/>
          <w:sz w:val="24"/>
        </w:rPr>
        <w:t xml:space="preserve"> a woman </w:t>
      </w:r>
      <w:del w:id="174" w:author="Author">
        <w:r w:rsidRPr="00871C6B">
          <w:rPr>
            <w:rFonts w:ascii="Trebuchet MS" w:hAnsi="Trebuchet MS"/>
            <w:noProof/>
            <w:sz w:val="24"/>
          </w:rPr>
          <w:delText>should not stand before a beast</w:delText>
        </w:r>
      </w:del>
      <w:ins w:id="175" w:author="Author">
        <w:r w:rsidRPr="00871C6B">
          <w:rPr>
            <w:rFonts w:ascii="Trebuchet MS" w:hAnsi="Trebuchet MS"/>
            <w:noProof/>
            <w:sz w:val="24"/>
          </w:rPr>
          <w:t>offer herself to an animal</w:t>
        </w:r>
      </w:ins>
      <w:r w:rsidRPr="00871C6B">
        <w:rPr>
          <w:rFonts w:ascii="Trebuchet MS" w:hAnsi="Trebuchet MS"/>
          <w:noProof/>
          <w:sz w:val="24"/>
        </w:rPr>
        <w:t xml:space="preserve"> to have </w:t>
      </w:r>
      <w:del w:id="176" w:author="Author">
        <w:r w:rsidRPr="00871C6B">
          <w:rPr>
            <w:rFonts w:ascii="Trebuchet MS" w:hAnsi="Trebuchet MS"/>
            <w:noProof/>
            <w:sz w:val="24"/>
          </w:rPr>
          <w:delText>connection</w:delText>
        </w:r>
      </w:del>
      <w:ins w:id="177" w:author="Author">
        <w:r w:rsidRPr="00871C6B">
          <w:rPr>
            <w:rFonts w:ascii="Trebuchet MS" w:hAnsi="Trebuchet MS"/>
            <w:noProof/>
            <w:sz w:val="24"/>
          </w:rPr>
          <w:t>intercourse</w:t>
        </w:r>
      </w:ins>
      <w:r w:rsidRPr="00871C6B">
        <w:rPr>
          <w:rFonts w:ascii="Trebuchet MS" w:hAnsi="Trebuchet MS"/>
          <w:noProof/>
          <w:sz w:val="24"/>
        </w:rPr>
        <w:t xml:space="preserve"> with it. It is a violation of what is natural.</w:t>
      </w:r>
    </w:p>
    <w:p w:rsidR="000565AB" w:rsidRPr="00871C6B" w:rsidRDefault="000565AB" w:rsidP="000565AB">
      <w:pPr>
        <w:rPr>
          <w:rFonts w:ascii="Trebuchet MS" w:hAnsi="Trebuchet MS"/>
          <w:noProof/>
          <w:sz w:val="24"/>
        </w:rPr>
      </w:pPr>
      <w:r w:rsidRPr="00871C6B">
        <w:rPr>
          <w:rFonts w:ascii="Trebuchet MS" w:hAnsi="Trebuchet MS"/>
          <w:b/>
          <w:sz w:val="24"/>
        </w:rPr>
        <w:t xml:space="preserve">18:24 </w:t>
      </w:r>
      <w:r w:rsidRPr="00871C6B">
        <w:rPr>
          <w:rFonts w:ascii="Trebuchet MS" w:hAnsi="Trebuchet MS"/>
          <w:noProof/>
          <w:sz w:val="24"/>
        </w:rPr>
        <w:t xml:space="preserve">“‘Do not make yourselves unclean by any of these things, </w:t>
      </w:r>
      <w:del w:id="178" w:author="Author">
        <w:r w:rsidRPr="00871C6B">
          <w:rPr>
            <w:rFonts w:ascii="Trebuchet MS" w:hAnsi="Trebuchet MS"/>
            <w:noProof/>
            <w:sz w:val="24"/>
          </w:rPr>
          <w:delText>because</w:delText>
        </w:r>
      </w:del>
      <w:ins w:id="179" w:author="Author">
        <w:r w:rsidRPr="00871C6B">
          <w:rPr>
            <w:rFonts w:ascii="Trebuchet MS" w:hAnsi="Trebuchet MS"/>
            <w:noProof/>
            <w:sz w:val="24"/>
          </w:rPr>
          <w:t>for it is</w:t>
        </w:r>
      </w:ins>
      <w:r w:rsidRPr="00871C6B">
        <w:rPr>
          <w:rFonts w:ascii="Trebuchet MS" w:hAnsi="Trebuchet MS"/>
          <w:noProof/>
          <w:sz w:val="24"/>
        </w:rPr>
        <w:t xml:space="preserve"> by all these things </w:t>
      </w:r>
      <w:ins w:id="180" w:author="Author">
        <w:r w:rsidRPr="00871C6B">
          <w:rPr>
            <w:rFonts w:ascii="Trebuchet MS" w:hAnsi="Trebuchet MS"/>
            <w:noProof/>
            <w:sz w:val="24"/>
          </w:rPr>
          <w:t xml:space="preserve">that </w:t>
        </w:r>
      </w:ins>
      <w:r w:rsidRPr="00871C6B">
        <w:rPr>
          <w:rFonts w:ascii="Trebuchet MS" w:hAnsi="Trebuchet MS"/>
          <w:noProof/>
          <w:sz w:val="24"/>
        </w:rPr>
        <w:t xml:space="preserve">the nations </w:t>
      </w:r>
      <w:del w:id="181" w:author="Author">
        <w:r w:rsidRPr="00871C6B">
          <w:rPr>
            <w:rFonts w:ascii="Trebuchet MS" w:hAnsi="Trebuchet MS"/>
            <w:noProof/>
            <w:sz w:val="24"/>
          </w:rPr>
          <w:delText>whom</w:delText>
        </w:r>
      </w:del>
      <w:ins w:id="182" w:author="Author">
        <w:r w:rsidRPr="00871C6B">
          <w:rPr>
            <w:rFonts w:ascii="Trebuchet MS" w:hAnsi="Trebuchet MS"/>
            <w:noProof/>
            <w:sz w:val="24"/>
          </w:rPr>
          <w:t>that</w:t>
        </w:r>
      </w:ins>
      <w:r w:rsidRPr="00871C6B">
        <w:rPr>
          <w:rFonts w:ascii="Trebuchet MS" w:hAnsi="Trebuchet MS"/>
          <w:noProof/>
          <w:sz w:val="24"/>
        </w:rPr>
        <w:t xml:space="preserve"> I am </w:t>
      </w:r>
      <w:del w:id="183" w:author="Author">
        <w:r w:rsidRPr="00871C6B">
          <w:rPr>
            <w:rFonts w:ascii="Trebuchet MS" w:hAnsi="Trebuchet MS"/>
            <w:noProof/>
            <w:sz w:val="24"/>
          </w:rPr>
          <w:delText>sending</w:delText>
        </w:r>
      </w:del>
      <w:ins w:id="184" w:author="Author">
        <w:r w:rsidRPr="00871C6B">
          <w:rPr>
            <w:rFonts w:ascii="Trebuchet MS" w:hAnsi="Trebuchet MS"/>
            <w:noProof/>
            <w:sz w:val="24"/>
          </w:rPr>
          <w:t>driving</w:t>
        </w:r>
      </w:ins>
      <w:r w:rsidRPr="00871C6B">
        <w:rPr>
          <w:rFonts w:ascii="Trebuchet MS" w:hAnsi="Trebuchet MS"/>
          <w:noProof/>
          <w:sz w:val="24"/>
        </w:rPr>
        <w:t xml:space="preserve"> out from before </w:t>
      </w:r>
      <w:del w:id="185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86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have made themselves unclean. </w:t>
      </w:r>
      <w:r w:rsidRPr="00871C6B">
        <w:rPr>
          <w:rFonts w:ascii="Trebuchet MS" w:hAnsi="Trebuchet MS"/>
          <w:b/>
          <w:noProof/>
          <w:sz w:val="24"/>
        </w:rPr>
        <w:t xml:space="preserve">18:25 </w:t>
      </w:r>
      <w:del w:id="187" w:author="Author">
        <w:r w:rsidRPr="00871C6B">
          <w:rPr>
            <w:rFonts w:ascii="Trebuchet MS" w:hAnsi="Trebuchet MS"/>
            <w:noProof/>
            <w:sz w:val="24"/>
          </w:rPr>
          <w:delText>Consequently</w:delText>
        </w:r>
      </w:del>
      <w:ins w:id="188" w:author="Author">
        <w:r w:rsidRPr="00871C6B">
          <w:rPr>
            <w:rFonts w:ascii="Trebuchet MS" w:hAnsi="Trebuchet MS"/>
            <w:noProof/>
            <w:sz w:val="24"/>
          </w:rPr>
          <w:t>Therefore,</w:t>
        </w:r>
      </w:ins>
      <w:r w:rsidRPr="00871C6B">
        <w:rPr>
          <w:rFonts w:ascii="Trebuchet MS" w:hAnsi="Trebuchet MS"/>
          <w:noProof/>
          <w:sz w:val="24"/>
        </w:rPr>
        <w:t xml:space="preserve"> the land is unclean, and I </w:t>
      </w:r>
      <w:del w:id="189" w:author="Author">
        <w:r w:rsidRPr="00871C6B">
          <w:rPr>
            <w:rFonts w:ascii="Trebuchet MS" w:hAnsi="Trebuchet MS"/>
            <w:noProof/>
            <w:sz w:val="24"/>
          </w:rPr>
          <w:delText>shall</w:delText>
        </w:r>
      </w:del>
      <w:ins w:id="190" w:author="Author">
        <w:r w:rsidRPr="00871C6B">
          <w:rPr>
            <w:rFonts w:ascii="Trebuchet MS" w:hAnsi="Trebuchet MS"/>
            <w:noProof/>
            <w:sz w:val="24"/>
          </w:rPr>
          <w:t>will</w:t>
        </w:r>
      </w:ins>
      <w:r w:rsidRPr="00871C6B">
        <w:rPr>
          <w:rFonts w:ascii="Trebuchet MS" w:hAnsi="Trebuchet MS"/>
          <w:noProof/>
          <w:sz w:val="24"/>
        </w:rPr>
        <w:t xml:space="preserve"> bring punishment </w:t>
      </w:r>
      <w:ins w:id="191" w:author="Author">
        <w:r w:rsidRPr="00871C6B">
          <w:rPr>
            <w:rFonts w:ascii="Trebuchet MS" w:hAnsi="Trebuchet MS"/>
            <w:noProof/>
            <w:sz w:val="24"/>
          </w:rPr>
          <w:t xml:space="preserve">on it </w:t>
        </w:r>
      </w:ins>
      <w:r w:rsidRPr="00871C6B">
        <w:rPr>
          <w:rFonts w:ascii="Trebuchet MS" w:hAnsi="Trebuchet MS"/>
          <w:noProof/>
          <w:sz w:val="24"/>
        </w:rPr>
        <w:t>for its error</w:t>
      </w:r>
      <w:del w:id="192" w:author="Author">
        <w:r w:rsidRPr="00871C6B">
          <w:rPr>
            <w:rFonts w:ascii="Trebuchet MS" w:hAnsi="Trebuchet MS"/>
            <w:noProof/>
            <w:sz w:val="24"/>
          </w:rPr>
          <w:delText xml:space="preserve"> upon it</w:delText>
        </w:r>
      </w:del>
      <w:r w:rsidRPr="00871C6B">
        <w:rPr>
          <w:rFonts w:ascii="Trebuchet MS" w:hAnsi="Trebuchet MS"/>
          <w:noProof/>
          <w:sz w:val="24"/>
        </w:rPr>
        <w:t xml:space="preserve">, and the land will vomit its inhabitants out. </w:t>
      </w:r>
      <w:r w:rsidRPr="00871C6B">
        <w:rPr>
          <w:rFonts w:ascii="Trebuchet MS" w:hAnsi="Trebuchet MS"/>
          <w:b/>
          <w:noProof/>
          <w:sz w:val="24"/>
        </w:rPr>
        <w:t xml:space="preserve">18:26 </w:t>
      </w:r>
      <w:del w:id="193" w:author="Author">
        <w:r w:rsidRPr="00871C6B">
          <w:rPr>
            <w:rFonts w:ascii="Trebuchet MS" w:hAnsi="Trebuchet MS"/>
            <w:noProof/>
            <w:sz w:val="24"/>
          </w:rPr>
          <w:delText xml:space="preserve">And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4" w:author="Author">
        <w:r w:rsidRPr="00871C6B">
          <w:rPr>
            <w:rFonts w:ascii="Trebuchet MS" w:hAnsi="Trebuchet MS"/>
            <w:noProof/>
            <w:sz w:val="24"/>
          </w:rPr>
          <w:t>But you</w:t>
        </w:r>
      </w:ins>
      <w:r w:rsidRPr="00871C6B">
        <w:rPr>
          <w:rFonts w:ascii="Trebuchet MS" w:hAnsi="Trebuchet MS"/>
          <w:noProof/>
          <w:sz w:val="24"/>
        </w:rPr>
        <w:t xml:space="preserve"> yourselves must keep my statutes and my judicial decisions, and </w:t>
      </w:r>
      <w:del w:id="195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6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not do any of </w:t>
      </w:r>
      <w:del w:id="197" w:author="Author">
        <w:r w:rsidRPr="00871C6B">
          <w:rPr>
            <w:rFonts w:ascii="Trebuchet MS" w:hAnsi="Trebuchet MS"/>
            <w:noProof/>
            <w:sz w:val="24"/>
          </w:rPr>
          <w:delText xml:space="preserve">all </w:delText>
        </w:r>
      </w:del>
      <w:r w:rsidRPr="00871C6B">
        <w:rPr>
          <w:rFonts w:ascii="Trebuchet MS" w:hAnsi="Trebuchet MS"/>
          <w:noProof/>
          <w:sz w:val="24"/>
        </w:rPr>
        <w:t xml:space="preserve">these detestable things, whether a native or </w:t>
      </w:r>
      <w:del w:id="198" w:author="Author">
        <w:r w:rsidRPr="00871C6B">
          <w:rPr>
            <w:rFonts w:ascii="Trebuchet MS" w:hAnsi="Trebuchet MS"/>
            <w:noProof/>
            <w:sz w:val="24"/>
          </w:rPr>
          <w:delText>an alien resident</w:delText>
        </w:r>
      </w:del>
      <w:ins w:id="199" w:author="Author">
        <w:r w:rsidRPr="00871C6B">
          <w:rPr>
            <w:rFonts w:ascii="Trebuchet MS" w:hAnsi="Trebuchet MS"/>
            <w:noProof/>
            <w:sz w:val="24"/>
          </w:rPr>
          <w:t>a foreigner</w:t>
        </w:r>
      </w:ins>
      <w:r w:rsidRPr="00871C6B">
        <w:rPr>
          <w:rFonts w:ascii="Trebuchet MS" w:hAnsi="Trebuchet MS"/>
          <w:noProof/>
          <w:sz w:val="24"/>
        </w:rPr>
        <w:t xml:space="preserve"> who is residing </w:t>
      </w:r>
      <w:del w:id="200" w:author="Author">
        <w:r w:rsidRPr="00871C6B">
          <w:rPr>
            <w:rFonts w:ascii="Trebuchet MS" w:hAnsi="Trebuchet MS"/>
            <w:noProof/>
            <w:sz w:val="24"/>
          </w:rPr>
          <w:delText xml:space="preserve">as an alien in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  <w:r w:rsidRPr="00871C6B">
          <w:rPr>
            <w:rFonts w:ascii="Trebuchet MS" w:hAnsi="Trebuchet MS"/>
            <w:noProof/>
            <w:sz w:val="24"/>
          </w:rPr>
          <w:delText xml:space="preserve"> midst</w:delText>
        </w:r>
      </w:del>
      <w:ins w:id="201" w:author="Author">
        <w:r w:rsidRPr="00871C6B">
          <w:rPr>
            <w:rFonts w:ascii="Trebuchet MS" w:hAnsi="Trebuchet MS"/>
            <w:noProof/>
            <w:sz w:val="24"/>
          </w:rPr>
          <w:t>among you</w:t>
        </w:r>
      </w:ins>
      <w:r w:rsidRPr="00871C6B">
        <w:rPr>
          <w:rFonts w:ascii="Trebuchet MS" w:hAnsi="Trebuchet MS"/>
          <w:noProof/>
          <w:sz w:val="24"/>
        </w:rPr>
        <w:t xml:space="preserve">. </w:t>
      </w:r>
      <w:r w:rsidRPr="00871C6B">
        <w:rPr>
          <w:rFonts w:ascii="Trebuchet MS" w:hAnsi="Trebuchet MS"/>
          <w:b/>
          <w:noProof/>
          <w:sz w:val="24"/>
        </w:rPr>
        <w:t xml:space="preserve">18:27 </w:t>
      </w:r>
      <w:r w:rsidRPr="00871C6B">
        <w:rPr>
          <w:rFonts w:ascii="Trebuchet MS" w:hAnsi="Trebuchet MS"/>
          <w:noProof/>
          <w:sz w:val="24"/>
        </w:rPr>
        <w:t xml:space="preserve">For all these detestable things </w:t>
      </w:r>
      <w:ins w:id="202" w:author="Author">
        <w:r w:rsidRPr="00871C6B">
          <w:rPr>
            <w:rFonts w:ascii="Trebuchet MS" w:hAnsi="Trebuchet MS"/>
            <w:noProof/>
            <w:sz w:val="24"/>
          </w:rPr>
          <w:t xml:space="preserve">were done by </w:t>
        </w:r>
      </w:ins>
      <w:r w:rsidRPr="00871C6B">
        <w:rPr>
          <w:rFonts w:ascii="Trebuchet MS" w:hAnsi="Trebuchet MS"/>
          <w:noProof/>
          <w:sz w:val="24"/>
        </w:rPr>
        <w:t xml:space="preserve">the men </w:t>
      </w:r>
      <w:del w:id="203" w:author="Author">
        <w:r w:rsidRPr="00871C6B">
          <w:rPr>
            <w:rFonts w:ascii="Trebuchet MS" w:hAnsi="Trebuchet MS"/>
            <w:noProof/>
            <w:sz w:val="24"/>
          </w:rPr>
          <w:delText>of</w:delText>
        </w:r>
      </w:del>
      <w:ins w:id="204" w:author="Author">
        <w:r w:rsidRPr="00871C6B">
          <w:rPr>
            <w:rFonts w:ascii="Trebuchet MS" w:hAnsi="Trebuchet MS"/>
            <w:noProof/>
            <w:sz w:val="24"/>
          </w:rPr>
          <w:t>who lived in</w:t>
        </w:r>
      </w:ins>
      <w:r w:rsidRPr="00871C6B">
        <w:rPr>
          <w:rFonts w:ascii="Trebuchet MS" w:hAnsi="Trebuchet MS"/>
          <w:noProof/>
          <w:sz w:val="24"/>
        </w:rPr>
        <w:t xml:space="preserve"> the land </w:t>
      </w:r>
      <w:del w:id="205" w:author="Author">
        <w:r w:rsidRPr="00871C6B">
          <w:rPr>
            <w:rFonts w:ascii="Trebuchet MS" w:hAnsi="Trebuchet MS"/>
            <w:noProof/>
            <w:sz w:val="24"/>
          </w:rPr>
          <w:delText xml:space="preserve">who were </w:delText>
        </w:r>
      </w:del>
      <w:r w:rsidRPr="00871C6B">
        <w:rPr>
          <w:rFonts w:ascii="Trebuchet MS" w:hAnsi="Trebuchet MS"/>
          <w:noProof/>
          <w:sz w:val="24"/>
        </w:rPr>
        <w:t xml:space="preserve">before </w:t>
      </w:r>
      <w:del w:id="206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have done, so that</w:delText>
        </w:r>
      </w:del>
      <w:ins w:id="207" w:author="Author">
        <w:r w:rsidRPr="00871C6B">
          <w:rPr>
            <w:rFonts w:ascii="Trebuchet MS" w:hAnsi="Trebuchet MS"/>
            <w:noProof/>
            <w:sz w:val="24"/>
          </w:rPr>
          <w:t>you, and now</w:t>
        </w:r>
      </w:ins>
      <w:r w:rsidRPr="00871C6B">
        <w:rPr>
          <w:rFonts w:ascii="Trebuchet MS" w:hAnsi="Trebuchet MS"/>
          <w:noProof/>
          <w:sz w:val="24"/>
        </w:rPr>
        <w:t xml:space="preserve"> the land is unclean. </w:t>
      </w:r>
      <w:r w:rsidRPr="00871C6B">
        <w:rPr>
          <w:rFonts w:ascii="Trebuchet MS" w:hAnsi="Trebuchet MS"/>
          <w:b/>
          <w:noProof/>
          <w:sz w:val="24"/>
        </w:rPr>
        <w:t xml:space="preserve">18:28 </w:t>
      </w:r>
      <w:r w:rsidRPr="00871C6B">
        <w:rPr>
          <w:rFonts w:ascii="Trebuchet MS" w:hAnsi="Trebuchet MS"/>
          <w:noProof/>
          <w:sz w:val="24"/>
        </w:rPr>
        <w:t xml:space="preserve">Then the land will not </w:t>
      </w:r>
      <w:ins w:id="208" w:author="Author">
        <w:r w:rsidRPr="00871C6B">
          <w:rPr>
            <w:rFonts w:ascii="Trebuchet MS" w:hAnsi="Trebuchet MS"/>
            <w:noProof/>
            <w:sz w:val="24"/>
          </w:rPr>
          <w:t xml:space="preserve">have to </w:t>
        </w:r>
      </w:ins>
      <w:r w:rsidRPr="00871C6B">
        <w:rPr>
          <w:rFonts w:ascii="Trebuchet MS" w:hAnsi="Trebuchet MS"/>
          <w:noProof/>
          <w:sz w:val="24"/>
        </w:rPr>
        <w:t xml:space="preserve">vomit </w:t>
      </w:r>
      <w:del w:id="209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10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out for </w:t>
      </w:r>
      <w:del w:id="211" w:author="Author"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  <w:r w:rsidRPr="00871C6B">
          <w:rPr>
            <w:rFonts w:ascii="Trebuchet MS" w:hAnsi="Trebuchet MS"/>
            <w:noProof/>
            <w:sz w:val="24"/>
          </w:rPr>
          <w:delText xml:space="preserve"> </w:delText>
        </w:r>
      </w:del>
      <w:r w:rsidRPr="00871C6B">
        <w:rPr>
          <w:rFonts w:ascii="Trebuchet MS" w:hAnsi="Trebuchet MS"/>
          <w:noProof/>
          <w:sz w:val="24"/>
        </w:rPr>
        <w:t xml:space="preserve">defiling it </w:t>
      </w:r>
      <w:ins w:id="212" w:author="Author">
        <w:r w:rsidRPr="00871C6B">
          <w:rPr>
            <w:rFonts w:ascii="Trebuchet MS" w:hAnsi="Trebuchet MS"/>
            <w:noProof/>
            <w:sz w:val="24"/>
          </w:rPr>
          <w:t xml:space="preserve">in </w:t>
        </w:r>
      </w:ins>
      <w:r w:rsidRPr="00871C6B">
        <w:rPr>
          <w:rFonts w:ascii="Trebuchet MS" w:hAnsi="Trebuchet MS"/>
          <w:noProof/>
          <w:sz w:val="24"/>
        </w:rPr>
        <w:t xml:space="preserve">the same way </w:t>
      </w:r>
      <w:del w:id="213" w:author="Author">
        <w:r w:rsidRPr="00871C6B">
          <w:rPr>
            <w:rFonts w:ascii="Trebuchet MS" w:hAnsi="Trebuchet MS"/>
            <w:noProof/>
            <w:sz w:val="24"/>
          </w:rPr>
          <w:delText>as</w:delText>
        </w:r>
      </w:del>
      <w:ins w:id="214" w:author="Author">
        <w:r w:rsidRPr="00871C6B">
          <w:rPr>
            <w:rFonts w:ascii="Trebuchet MS" w:hAnsi="Trebuchet MS"/>
            <w:noProof/>
            <w:sz w:val="24"/>
          </w:rPr>
          <w:t>that</w:t>
        </w:r>
      </w:ins>
      <w:r w:rsidRPr="00871C6B">
        <w:rPr>
          <w:rFonts w:ascii="Trebuchet MS" w:hAnsi="Trebuchet MS"/>
          <w:noProof/>
          <w:sz w:val="24"/>
        </w:rPr>
        <w:t xml:space="preserve"> it will </w:t>
      </w:r>
      <w:del w:id="215" w:author="Author">
        <w:r w:rsidRPr="00871C6B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871C6B">
        <w:rPr>
          <w:rFonts w:ascii="Trebuchet MS" w:hAnsi="Trebuchet MS"/>
          <w:noProof/>
          <w:sz w:val="24"/>
        </w:rPr>
        <w:t xml:space="preserve">vomit </w:t>
      </w:r>
      <w:ins w:id="216" w:author="Author">
        <w:r w:rsidRPr="00871C6B">
          <w:rPr>
            <w:rFonts w:ascii="Trebuchet MS" w:hAnsi="Trebuchet MS"/>
            <w:noProof/>
            <w:sz w:val="24"/>
          </w:rPr>
          <w:t xml:space="preserve">out </w:t>
        </w:r>
      </w:ins>
      <w:r w:rsidRPr="00871C6B">
        <w:rPr>
          <w:rFonts w:ascii="Trebuchet MS" w:hAnsi="Trebuchet MS"/>
          <w:noProof/>
          <w:sz w:val="24"/>
        </w:rPr>
        <w:t xml:space="preserve">the nations </w:t>
      </w:r>
      <w:del w:id="217" w:author="Author">
        <w:r w:rsidRPr="00871C6B">
          <w:rPr>
            <w:rFonts w:ascii="Trebuchet MS" w:hAnsi="Trebuchet MS"/>
            <w:noProof/>
            <w:sz w:val="24"/>
          </w:rPr>
          <w:delText>out who</w:delText>
        </w:r>
      </w:del>
      <w:ins w:id="218" w:author="Author">
        <w:r w:rsidRPr="00871C6B">
          <w:rPr>
            <w:rFonts w:ascii="Trebuchet MS" w:hAnsi="Trebuchet MS"/>
            <w:noProof/>
            <w:sz w:val="24"/>
          </w:rPr>
          <w:t>that</w:t>
        </w:r>
      </w:ins>
      <w:r w:rsidRPr="00871C6B">
        <w:rPr>
          <w:rFonts w:ascii="Trebuchet MS" w:hAnsi="Trebuchet MS"/>
          <w:noProof/>
          <w:sz w:val="24"/>
        </w:rPr>
        <w:t xml:space="preserve"> were before </w:t>
      </w:r>
      <w:del w:id="219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0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. </w:t>
      </w:r>
      <w:r w:rsidRPr="00871C6B">
        <w:rPr>
          <w:rFonts w:ascii="Trebuchet MS" w:hAnsi="Trebuchet MS"/>
          <w:b/>
          <w:noProof/>
          <w:sz w:val="24"/>
        </w:rPr>
        <w:t xml:space="preserve">18:29 </w:t>
      </w:r>
      <w:del w:id="221" w:author="Author">
        <w:r w:rsidRPr="00871C6B">
          <w:rPr>
            <w:rFonts w:ascii="Trebuchet MS" w:hAnsi="Trebuchet MS"/>
            <w:noProof/>
            <w:sz w:val="24"/>
          </w:rPr>
          <w:delText>In case</w:delText>
        </w:r>
      </w:del>
      <w:ins w:id="222" w:author="Author">
        <w:r w:rsidRPr="00871C6B">
          <w:rPr>
            <w:rFonts w:ascii="Trebuchet MS" w:hAnsi="Trebuchet MS"/>
            <w:noProof/>
            <w:sz w:val="24"/>
          </w:rPr>
          <w:t>If</w:t>
        </w:r>
      </w:ins>
      <w:r w:rsidRPr="00871C6B">
        <w:rPr>
          <w:rFonts w:ascii="Trebuchet MS" w:hAnsi="Trebuchet MS"/>
          <w:noProof/>
          <w:sz w:val="24"/>
        </w:rPr>
        <w:t xml:space="preserve"> anyone does any of </w:t>
      </w:r>
      <w:del w:id="223" w:author="Author">
        <w:r w:rsidRPr="00871C6B">
          <w:rPr>
            <w:rFonts w:ascii="Trebuchet MS" w:hAnsi="Trebuchet MS"/>
            <w:noProof/>
            <w:sz w:val="24"/>
          </w:rPr>
          <w:delText xml:space="preserve">all </w:delText>
        </w:r>
      </w:del>
      <w:r w:rsidRPr="00871C6B">
        <w:rPr>
          <w:rFonts w:ascii="Trebuchet MS" w:hAnsi="Trebuchet MS"/>
          <w:noProof/>
          <w:sz w:val="24"/>
        </w:rPr>
        <w:t xml:space="preserve">these detestable things, </w:t>
      </w:r>
      <w:del w:id="224" w:author="Author">
        <w:r w:rsidRPr="00871C6B">
          <w:rPr>
            <w:rFonts w:ascii="Trebuchet MS" w:hAnsi="Trebuchet MS"/>
            <w:noProof/>
            <w:sz w:val="24"/>
          </w:rPr>
          <w:delText>then the souls</w:delText>
        </w:r>
      </w:del>
      <w:ins w:id="225" w:author="Author">
        <w:r w:rsidRPr="00871C6B">
          <w:rPr>
            <w:rFonts w:ascii="Trebuchet MS" w:hAnsi="Trebuchet MS"/>
            <w:noProof/>
            <w:sz w:val="24"/>
          </w:rPr>
          <w:t>all those</w:t>
        </w:r>
        <w:r w:rsidRPr="00871C6B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871C6B">
        <w:rPr>
          <w:rFonts w:ascii="Trebuchet MS" w:hAnsi="Trebuchet MS"/>
          <w:noProof/>
          <w:sz w:val="24"/>
        </w:rPr>
        <w:t xml:space="preserve"> doing them must be cut off</w:t>
      </w:r>
      <w:ins w:id="228" w:author="Author">
        <w:r w:rsidRPr="00871C6B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871C6B">
        <w:rPr>
          <w:rFonts w:ascii="Trebuchet MS" w:hAnsi="Trebuchet MS"/>
          <w:noProof/>
          <w:sz w:val="24"/>
        </w:rPr>
        <w:t xml:space="preserve"> from among their people. </w:t>
      </w:r>
      <w:r w:rsidRPr="00871C6B">
        <w:rPr>
          <w:rFonts w:ascii="Trebuchet MS" w:hAnsi="Trebuchet MS"/>
          <w:b/>
          <w:noProof/>
          <w:sz w:val="24"/>
        </w:rPr>
        <w:t xml:space="preserve">18:30 </w:t>
      </w:r>
      <w:del w:id="231" w:author="Author">
        <w:r w:rsidRPr="00871C6B">
          <w:rPr>
            <w:rFonts w:ascii="Trebuchet MS" w:hAnsi="Trebuchet MS"/>
            <w:noProof/>
            <w:sz w:val="24"/>
          </w:rPr>
          <w:delText xml:space="preserve">And </w:delText>
        </w:r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32" w:author="Author">
        <w:r w:rsidRPr="00871C6B">
          <w:rPr>
            <w:rFonts w:ascii="Trebuchet MS" w:hAnsi="Trebuchet MS"/>
            <w:noProof/>
            <w:sz w:val="24"/>
          </w:rPr>
          <w:t>You</w:t>
        </w:r>
      </w:ins>
      <w:r w:rsidRPr="00871C6B">
        <w:rPr>
          <w:rFonts w:ascii="Trebuchet MS" w:hAnsi="Trebuchet MS"/>
          <w:noProof/>
          <w:sz w:val="24"/>
        </w:rPr>
        <w:t xml:space="preserve"> must keep </w:t>
      </w:r>
      <w:del w:id="233" w:author="Author"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34" w:author="Author">
        <w:r w:rsidRPr="00871C6B">
          <w:rPr>
            <w:rFonts w:ascii="Trebuchet MS" w:hAnsi="Trebuchet MS"/>
            <w:noProof/>
            <w:sz w:val="24"/>
          </w:rPr>
          <w:t>your</w:t>
        </w:r>
      </w:ins>
      <w:r w:rsidRPr="00871C6B">
        <w:rPr>
          <w:rFonts w:ascii="Trebuchet MS" w:hAnsi="Trebuchet MS"/>
          <w:noProof/>
          <w:sz w:val="24"/>
        </w:rPr>
        <w:t xml:space="preserve"> obligation to me </w:t>
      </w:r>
      <w:ins w:id="235" w:author="Author">
        <w:r w:rsidRPr="00871C6B">
          <w:rPr>
            <w:rFonts w:ascii="Trebuchet MS" w:hAnsi="Trebuchet MS"/>
            <w:noProof/>
            <w:sz w:val="24"/>
          </w:rPr>
          <w:t xml:space="preserve">by </w:t>
        </w:r>
      </w:ins>
      <w:r w:rsidRPr="00871C6B">
        <w:rPr>
          <w:rFonts w:ascii="Trebuchet MS" w:hAnsi="Trebuchet MS"/>
          <w:noProof/>
          <w:sz w:val="24"/>
        </w:rPr>
        <w:t xml:space="preserve">not </w:t>
      </w:r>
      <w:del w:id="236" w:author="Author">
        <w:r w:rsidRPr="00871C6B">
          <w:rPr>
            <w:rFonts w:ascii="Trebuchet MS" w:hAnsi="Trebuchet MS"/>
            <w:noProof/>
            <w:sz w:val="24"/>
          </w:rPr>
          <w:delText>to carry on</w:delText>
        </w:r>
      </w:del>
      <w:ins w:id="237" w:author="Author">
        <w:r w:rsidRPr="00871C6B">
          <w:rPr>
            <w:rFonts w:ascii="Trebuchet MS" w:hAnsi="Trebuchet MS"/>
            <w:noProof/>
            <w:sz w:val="24"/>
          </w:rPr>
          <w:t>practicing</w:t>
        </w:r>
      </w:ins>
      <w:r w:rsidRPr="00871C6B">
        <w:rPr>
          <w:rFonts w:ascii="Trebuchet MS" w:hAnsi="Trebuchet MS"/>
          <w:noProof/>
          <w:sz w:val="24"/>
        </w:rPr>
        <w:t xml:space="preserve"> any of the detestable customs that </w:t>
      </w:r>
      <w:del w:id="238" w:author="Author">
        <w:r w:rsidRPr="00871C6B">
          <w:rPr>
            <w:rFonts w:ascii="Trebuchet MS" w:hAnsi="Trebuchet MS"/>
            <w:noProof/>
            <w:sz w:val="24"/>
          </w:rPr>
          <w:delText>have been</w:delText>
        </w:r>
      </w:del>
      <w:ins w:id="239" w:author="Author">
        <w:r w:rsidRPr="00871C6B">
          <w:rPr>
            <w:rFonts w:ascii="Trebuchet MS" w:hAnsi="Trebuchet MS"/>
            <w:noProof/>
            <w:sz w:val="24"/>
          </w:rPr>
          <w:t>were</w:t>
        </w:r>
      </w:ins>
      <w:r w:rsidRPr="00871C6B">
        <w:rPr>
          <w:rFonts w:ascii="Trebuchet MS" w:hAnsi="Trebuchet MS"/>
          <w:noProof/>
          <w:sz w:val="24"/>
        </w:rPr>
        <w:t xml:space="preserve"> carried on before </w:t>
      </w:r>
      <w:del w:id="240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>,</w:delText>
        </w:r>
      </w:del>
      <w:ins w:id="241" w:author="Author">
        <w:r w:rsidRPr="00871C6B">
          <w:rPr>
            <w:rFonts w:ascii="Trebuchet MS" w:hAnsi="Trebuchet MS"/>
            <w:noProof/>
            <w:sz w:val="24"/>
          </w:rPr>
          <w:t>you, so</w:t>
        </w:r>
      </w:ins>
      <w:r w:rsidRPr="00871C6B">
        <w:rPr>
          <w:rFonts w:ascii="Trebuchet MS" w:hAnsi="Trebuchet MS"/>
          <w:noProof/>
          <w:sz w:val="24"/>
        </w:rPr>
        <w:t xml:space="preserve"> that </w:t>
      </w:r>
      <w:del w:id="242" w:author="Author">
        <w:r w:rsidRPr="00871C6B">
          <w:rPr>
            <w:rFonts w:ascii="Trebuchet MS" w:hAnsi="Trebuchet MS"/>
            <w:noProof/>
            <w:sz w:val="24"/>
            <w:u w:val="dotted"/>
          </w:rPr>
          <w:delText>YOU</w:delText>
        </w:r>
        <w:r w:rsidRPr="00871C6B">
          <w:rPr>
            <w:rFonts w:ascii="Trebuchet MS" w:hAnsi="Trebuchet MS"/>
            <w:noProof/>
            <w:sz w:val="24"/>
          </w:rPr>
          <w:delText xml:space="preserve"> may</w:delText>
        </w:r>
      </w:del>
      <w:ins w:id="243" w:author="Author">
        <w:r w:rsidRPr="00871C6B">
          <w:rPr>
            <w:rFonts w:ascii="Trebuchet MS" w:hAnsi="Trebuchet MS"/>
            <w:noProof/>
            <w:sz w:val="24"/>
          </w:rPr>
          <w:t>you do</w:t>
        </w:r>
      </w:ins>
      <w:r w:rsidRPr="00871C6B">
        <w:rPr>
          <w:rFonts w:ascii="Trebuchet MS" w:hAnsi="Trebuchet MS"/>
          <w:noProof/>
          <w:sz w:val="24"/>
        </w:rPr>
        <w:t xml:space="preserve"> not make yourselves unclean by them. I am Jehovah </w:t>
      </w:r>
      <w:del w:id="244" w:author="Author">
        <w:r w:rsidRPr="00871C6B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45" w:author="Author">
        <w:r w:rsidRPr="00871C6B">
          <w:rPr>
            <w:rFonts w:ascii="Trebuchet MS" w:hAnsi="Trebuchet MS"/>
            <w:noProof/>
            <w:sz w:val="24"/>
          </w:rPr>
          <w:t>your</w:t>
        </w:r>
      </w:ins>
      <w:r w:rsidRPr="00871C6B">
        <w:rPr>
          <w:rFonts w:ascii="Trebuchet MS" w:hAnsi="Trebuchet MS"/>
          <w:noProof/>
          <w:sz w:val="24"/>
        </w:rPr>
        <w:t xml:space="preserve"> God.’”</w:t>
      </w:r>
    </w:p>
    <w:p w:rsidR="000565AB" w:rsidRPr="00871C6B" w:rsidRDefault="000565AB" w:rsidP="000565AB">
      <w:pPr>
        <w:rPr>
          <w:rFonts w:ascii="Trebuchet MS" w:hAnsi="Trebuchet MS"/>
          <w:b/>
          <w:sz w:val="24"/>
        </w:rPr>
      </w:pPr>
    </w:p>
    <w:p w:rsidR="00762BCB" w:rsidRPr="000565AB" w:rsidRDefault="00762BCB" w:rsidP="000565AB"/>
    <w:sectPr w:rsidR="00762BCB" w:rsidRPr="000565A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8EE" w:rsidRDefault="009528EE">
      <w:r>
        <w:separator/>
      </w:r>
    </w:p>
  </w:endnote>
  <w:endnote w:type="continuationSeparator" w:id="0">
    <w:p w:rsidR="009528EE" w:rsidRDefault="0095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8EE" w:rsidRDefault="009528EE">
      <w:r>
        <w:separator/>
      </w:r>
    </w:p>
  </w:footnote>
  <w:footnote w:type="continuationSeparator" w:id="0">
    <w:p w:rsidR="009528EE" w:rsidRDefault="009528EE">
      <w:r>
        <w:continuationSeparator/>
      </w:r>
    </w:p>
  </w:footnote>
  <w:footnote w:id="1">
    <w:p w:rsidR="000565AB" w:rsidRPr="00871C6B" w:rsidRDefault="000565AB" w:rsidP="00871C6B">
      <w:pPr>
        <w:pStyle w:val="FootnoteText"/>
        <w:spacing w:after="96"/>
        <w:ind w:firstLine="288"/>
        <w:rPr>
          <w:ins w:id="39" w:author="Author"/>
        </w:rPr>
      </w:pPr>
      <w:ins w:id="40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18:6 </w:t>
        </w:r>
        <w:r w:rsidRPr="00871C6B">
          <w:t>Lit., “to uncover nakedness,” here and in subsequent occurrences.</w:t>
        </w:r>
      </w:ins>
    </w:p>
  </w:footnote>
  <w:footnote w:id="2">
    <w:p w:rsidR="000565AB" w:rsidRPr="00871C6B" w:rsidRDefault="000565AB" w:rsidP="00871C6B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18:8 </w:t>
        </w:r>
        <w:r w:rsidRPr="00871C6B">
          <w:t>Lit., “It is your father’s nakedness.”</w:t>
        </w:r>
      </w:ins>
    </w:p>
  </w:footnote>
  <w:footnote w:id="3">
    <w:p w:rsidR="000565AB" w:rsidRPr="00871C6B" w:rsidRDefault="000565AB" w:rsidP="00871C6B">
      <w:pPr>
        <w:pStyle w:val="FootnoteText"/>
        <w:spacing w:after="96"/>
        <w:ind w:firstLine="288"/>
        <w:rPr>
          <w:ins w:id="94" w:author="Author"/>
        </w:rPr>
      </w:pPr>
      <w:ins w:id="95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18:14 </w:t>
        </w:r>
        <w:r w:rsidRPr="00871C6B">
          <w:t>Lit., “expose the nakedness of your father’s brother.”</w:t>
        </w:r>
      </w:ins>
    </w:p>
  </w:footnote>
  <w:footnote w:id="4">
    <w:p w:rsidR="000565AB" w:rsidRPr="00871C6B" w:rsidRDefault="000565AB" w:rsidP="00871C6B">
      <w:pPr>
        <w:pStyle w:val="FootnoteText"/>
        <w:spacing w:after="96"/>
        <w:ind w:firstLine="288"/>
        <w:rPr>
          <w:ins w:id="111" w:author="Author"/>
        </w:rPr>
      </w:pPr>
      <w:ins w:id="112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18:16 </w:t>
        </w:r>
        <w:r w:rsidRPr="00871C6B">
          <w:t>Lit., “it is your brother’s nakedness.”</w:t>
        </w:r>
      </w:ins>
    </w:p>
  </w:footnote>
  <w:footnote w:id="5">
    <w:p w:rsidR="000565AB" w:rsidRPr="00871C6B" w:rsidRDefault="000565AB" w:rsidP="00871C6B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18:17 </w:t>
        </w:r>
        <w:r w:rsidRPr="00871C6B">
          <w:t>Or “shameful conduct; lewdness.”</w:t>
        </w:r>
      </w:ins>
    </w:p>
  </w:footnote>
  <w:footnote w:id="6">
    <w:p w:rsidR="000565AB" w:rsidRPr="00871C6B" w:rsidRDefault="000565AB" w:rsidP="00871C6B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18:20 </w:t>
        </w:r>
        <w:r w:rsidRPr="00871C6B">
          <w:t>Or “your neighbor; your associate.”</w:t>
        </w:r>
      </w:ins>
    </w:p>
  </w:footnote>
  <w:footnote w:id="7">
    <w:p w:rsidR="000565AB" w:rsidRPr="00871C6B" w:rsidRDefault="000565AB" w:rsidP="00871C6B">
      <w:pPr>
        <w:pStyle w:val="FootnoteText"/>
        <w:spacing w:after="96"/>
        <w:ind w:firstLine="288"/>
        <w:rPr>
          <w:ins w:id="158" w:author="Author"/>
        </w:rPr>
      </w:pPr>
      <w:ins w:id="159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18:21 </w:t>
        </w:r>
        <w:r w:rsidRPr="00871C6B">
          <w:t>Or “devoted; sacrificed.”</w:t>
        </w:r>
      </w:ins>
    </w:p>
  </w:footnote>
  <w:footnote w:id="8">
    <w:p w:rsidR="000565AB" w:rsidRPr="00871C6B" w:rsidRDefault="000565AB" w:rsidP="00871C6B">
      <w:pPr>
        <w:pStyle w:val="FootnoteText"/>
        <w:spacing w:after="96"/>
        <w:ind w:firstLine="288"/>
        <w:rPr>
          <w:ins w:id="226" w:author="Author"/>
        </w:rPr>
      </w:pPr>
      <w:ins w:id="227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18:29 </w:t>
        </w:r>
        <w:r w:rsidRPr="00871C6B">
          <w:t>Or “the souls.”</w:t>
        </w:r>
      </w:ins>
    </w:p>
  </w:footnote>
  <w:footnote w:id="9">
    <w:p w:rsidR="000565AB" w:rsidRPr="00871C6B" w:rsidRDefault="000565AB" w:rsidP="00871C6B">
      <w:pPr>
        <w:pStyle w:val="FootnoteText"/>
        <w:spacing w:after="96"/>
        <w:ind w:firstLine="288"/>
        <w:rPr>
          <w:ins w:id="229" w:author="Author"/>
        </w:rPr>
      </w:pPr>
      <w:ins w:id="230" w:author="Author">
        <w:r w:rsidRPr="00871C6B">
          <w:rPr>
            <w:rStyle w:val="FootnoteReference"/>
          </w:rPr>
          <w:footnoteRef/>
        </w:r>
        <w:r w:rsidRPr="00871C6B">
          <w:t xml:space="preserve"> </w:t>
        </w:r>
        <w:r w:rsidRPr="00871C6B">
          <w:rPr>
            <w:b/>
          </w:rPr>
          <w:t xml:space="preserve">18:29 </w:t>
        </w:r>
        <w:r w:rsidRPr="00871C6B">
          <w:t>Or “put to death.”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95ACF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95ACF">
        <w:t>Leviticus Chapter 18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95ACF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95ACF">
      <w:rPr>
        <w:noProof/>
        <w:snapToGrid w:val="0"/>
      </w:rPr>
      <w:t>Leviticus 18.Revised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95ACF">
        <w:t>Leviticus Chapter 18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95ACF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95ACF">
      <w:rPr>
        <w:noProof/>
        <w:snapToGrid w:val="0"/>
      </w:rPr>
      <w:t>Leviticus 18.Revised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95AC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95AC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95AC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95AC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8EE"/>
    <w:rsid w:val="000565A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5ACF"/>
    <w:rsid w:val="00796D66"/>
    <w:rsid w:val="007A584B"/>
    <w:rsid w:val="0085190A"/>
    <w:rsid w:val="00875211"/>
    <w:rsid w:val="008F667F"/>
    <w:rsid w:val="009528EE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cf35e5b572749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565A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565A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565A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565A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565A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0565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cf35e5b572749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1057</ap:Words>
  <ap:Characters>4707</ap:Characters>
  <ap:Application>Microsoft Office Word</ap:Application>
  <ap:DocSecurity>0</ap:DocSecurity>
  <ap:Lines>87</ap:Lines>
  <ap:Paragraphs>32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5732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18</dc:title>
  <dc:subject/>
  <dc:creator>Ruth Farrugia</dc:creator>
  <cp:keywords/>
  <dc:description/>
  <cp:lastModifiedBy>Ruth Farrugia</cp:lastModifiedBy>
  <cp:revision>3</cp:revision>
  <dcterms:created xsi:type="dcterms:W3CDTF">2020-09-21T09:36:00Z</dcterms:created>
  <dcterms:modified xsi:type="dcterms:W3CDTF">2020-09-21T09:36:00Z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18.docx</vt:lpwstr>
  </property>
  <property fmtid="{D5CDD505-2E9C-101B-9397-08002B2CF9AE}" pid="9" name="_TranslationDocumentId">
    <vt:i4>19438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