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C58" w:rsidRPr="007556DF" w:rsidRDefault="000A0C58" w:rsidP="000A0C58">
      <w:pPr>
        <w:rPr>
          <w:rFonts w:ascii="Trebuchet MS" w:hAnsi="Trebuchet MS"/>
          <w:noProof/>
        </w:rPr>
      </w:pPr>
      <w:bookmarkStart w:id="0" w:name="_GoBack"/>
      <w:bookmarkEnd w:id="0"/>
      <w:r w:rsidRPr="007556DF">
        <w:rPr>
          <w:rFonts w:ascii="Trebuchet MS" w:hAnsi="Trebuchet MS"/>
          <w:b/>
        </w:rPr>
        <w:t xml:space="preserve">21:1 </w:t>
      </w:r>
      <w:del w:id="1" w:author="Author">
        <w:r w:rsidRPr="007556DF">
          <w:rPr>
            <w:rFonts w:ascii="Trebuchet MS" w:hAnsi="Trebuchet MS"/>
            <w:noProof/>
          </w:rPr>
          <w:delText xml:space="preserve">And </w:delText>
        </w:r>
      </w:del>
      <w:r w:rsidRPr="007556DF">
        <w:rPr>
          <w:rFonts w:ascii="Trebuchet MS" w:hAnsi="Trebuchet MS"/>
          <w:noProof/>
        </w:rPr>
        <w:t xml:space="preserve">Jehovah went on to say to Moses: “Talk to the priests, Aaron’s sons, and </w:t>
      </w:r>
      <w:del w:id="2" w:author="Author">
        <w:r w:rsidRPr="007556DF">
          <w:rPr>
            <w:rFonts w:ascii="Trebuchet MS" w:hAnsi="Trebuchet MS"/>
            <w:noProof/>
          </w:rPr>
          <w:delText xml:space="preserve">you must </w:delText>
        </w:r>
      </w:del>
      <w:r w:rsidRPr="007556DF">
        <w:rPr>
          <w:rFonts w:ascii="Trebuchet MS" w:hAnsi="Trebuchet MS"/>
          <w:noProof/>
        </w:rPr>
        <w:t>say to them, ‘</w:t>
      </w:r>
      <w:del w:id="3" w:author="Author">
        <w:r w:rsidRPr="007556DF">
          <w:rPr>
            <w:rFonts w:ascii="Trebuchet MS" w:hAnsi="Trebuchet MS"/>
            <w:noProof/>
          </w:rPr>
          <w:delText>For a deceased soul no</w:delText>
        </w:r>
      </w:del>
      <w:ins w:id="4" w:author="Author">
        <w:r w:rsidRPr="007556DF">
          <w:rPr>
            <w:rFonts w:ascii="Trebuchet MS" w:hAnsi="Trebuchet MS"/>
            <w:noProof/>
          </w:rPr>
          <w:t>No</w:t>
        </w:r>
      </w:ins>
      <w:r w:rsidRPr="007556DF">
        <w:rPr>
          <w:rFonts w:ascii="Trebuchet MS" w:hAnsi="Trebuchet MS"/>
          <w:noProof/>
        </w:rPr>
        <w:t xml:space="preserve"> one </w:t>
      </w:r>
      <w:del w:id="5" w:author="Author">
        <w:r w:rsidRPr="007556DF">
          <w:rPr>
            <w:rFonts w:ascii="Trebuchet MS" w:hAnsi="Trebuchet MS"/>
            <w:noProof/>
          </w:rPr>
          <w:delText>may</w:delText>
        </w:r>
      </w:del>
      <w:ins w:id="6" w:author="Author">
        <w:r w:rsidRPr="007556DF">
          <w:rPr>
            <w:rFonts w:ascii="Trebuchet MS" w:hAnsi="Trebuchet MS"/>
            <w:noProof/>
          </w:rPr>
          <w:t>should</w:t>
        </w:r>
      </w:ins>
      <w:r w:rsidRPr="007556DF">
        <w:rPr>
          <w:rFonts w:ascii="Trebuchet MS" w:hAnsi="Trebuchet MS"/>
          <w:noProof/>
        </w:rPr>
        <w:t xml:space="preserve"> defile himself </w:t>
      </w:r>
      <w:ins w:id="7" w:author="Author">
        <w:r w:rsidRPr="007556DF">
          <w:rPr>
            <w:rFonts w:ascii="Trebuchet MS" w:hAnsi="Trebuchet MS"/>
            <w:noProof/>
          </w:rPr>
          <w:t>for a dead person</w:t>
        </w:r>
        <w:r w:rsidRPr="007556DF">
          <w:rPr>
            <w:rStyle w:val="FootnoteReference"/>
            <w:rFonts w:ascii="Trebuchet MS" w:hAnsi="Trebuchet MS"/>
            <w:noProof/>
          </w:rPr>
          <w:footnoteReference w:id="1"/>
        </w:r>
        <w:r w:rsidRPr="007556DF">
          <w:rPr>
            <w:rFonts w:ascii="Trebuchet MS" w:hAnsi="Trebuchet MS"/>
            <w:noProof/>
          </w:rPr>
          <w:t xml:space="preserve"> </w:t>
        </w:r>
      </w:ins>
      <w:r w:rsidRPr="007556DF">
        <w:rPr>
          <w:rFonts w:ascii="Trebuchet MS" w:hAnsi="Trebuchet MS"/>
          <w:noProof/>
        </w:rPr>
        <w:t xml:space="preserve">among his people. </w:t>
      </w:r>
      <w:r w:rsidRPr="007556DF">
        <w:rPr>
          <w:rFonts w:ascii="Trebuchet MS" w:hAnsi="Trebuchet MS"/>
          <w:b/>
          <w:noProof/>
        </w:rPr>
        <w:t xml:space="preserve">21:2 </w:t>
      </w:r>
      <w:r w:rsidRPr="007556DF">
        <w:rPr>
          <w:rFonts w:ascii="Trebuchet MS" w:hAnsi="Trebuchet MS"/>
          <w:noProof/>
        </w:rPr>
        <w:t xml:space="preserve">But </w:t>
      </w:r>
      <w:ins w:id="10" w:author="Author">
        <w:r w:rsidRPr="007556DF">
          <w:rPr>
            <w:rFonts w:ascii="Trebuchet MS" w:hAnsi="Trebuchet MS"/>
            <w:noProof/>
          </w:rPr>
          <w:t xml:space="preserve">he may do so </w:t>
        </w:r>
      </w:ins>
      <w:r w:rsidRPr="007556DF">
        <w:rPr>
          <w:rFonts w:ascii="Trebuchet MS" w:hAnsi="Trebuchet MS"/>
          <w:noProof/>
        </w:rPr>
        <w:t xml:space="preserve">for a </w:t>
      </w:r>
      <w:ins w:id="11" w:author="Author">
        <w:r w:rsidRPr="007556DF">
          <w:rPr>
            <w:rFonts w:ascii="Trebuchet MS" w:hAnsi="Trebuchet MS"/>
            <w:noProof/>
          </w:rPr>
          <w:t xml:space="preserve">close </w:t>
        </w:r>
      </w:ins>
      <w:r w:rsidRPr="007556DF">
        <w:rPr>
          <w:rFonts w:ascii="Trebuchet MS" w:hAnsi="Trebuchet MS"/>
          <w:noProof/>
        </w:rPr>
        <w:t xml:space="preserve">blood </w:t>
      </w:r>
      <w:del w:id="12" w:author="Author">
        <w:r w:rsidRPr="007556DF">
          <w:rPr>
            <w:rFonts w:ascii="Trebuchet MS" w:hAnsi="Trebuchet MS"/>
            <w:noProof/>
          </w:rPr>
          <w:delText>relation of his who is close to him</w:delText>
        </w:r>
      </w:del>
      <w:ins w:id="13" w:author="Author">
        <w:r w:rsidRPr="007556DF">
          <w:rPr>
            <w:rFonts w:ascii="Trebuchet MS" w:hAnsi="Trebuchet MS"/>
            <w:noProof/>
          </w:rPr>
          <w:t>relative</w:t>
        </w:r>
      </w:ins>
      <w:r w:rsidRPr="007556DF">
        <w:rPr>
          <w:rFonts w:ascii="Trebuchet MS" w:hAnsi="Trebuchet MS"/>
          <w:noProof/>
        </w:rPr>
        <w:t>, for his mother</w:t>
      </w:r>
      <w:del w:id="14" w:author="Author">
        <w:r w:rsidRPr="007556DF">
          <w:rPr>
            <w:rFonts w:ascii="Trebuchet MS" w:hAnsi="Trebuchet MS"/>
            <w:noProof/>
          </w:rPr>
          <w:delText xml:space="preserve"> and for</w:delText>
        </w:r>
      </w:del>
      <w:ins w:id="15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his father</w:t>
      </w:r>
      <w:del w:id="16" w:author="Author">
        <w:r w:rsidRPr="007556DF">
          <w:rPr>
            <w:rFonts w:ascii="Trebuchet MS" w:hAnsi="Trebuchet MS"/>
            <w:noProof/>
          </w:rPr>
          <w:delText xml:space="preserve"> and for</w:delText>
        </w:r>
      </w:del>
      <w:ins w:id="17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his son</w:t>
      </w:r>
      <w:del w:id="18" w:author="Author">
        <w:r w:rsidRPr="007556DF">
          <w:rPr>
            <w:rFonts w:ascii="Trebuchet MS" w:hAnsi="Trebuchet MS"/>
            <w:noProof/>
          </w:rPr>
          <w:delText xml:space="preserve"> and for</w:delText>
        </w:r>
      </w:del>
      <w:ins w:id="19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his daughter</w:t>
      </w:r>
      <w:del w:id="20" w:author="Author">
        <w:r w:rsidRPr="007556DF">
          <w:rPr>
            <w:rFonts w:ascii="Trebuchet MS" w:hAnsi="Trebuchet MS"/>
            <w:noProof/>
          </w:rPr>
          <w:delText xml:space="preserve"> and for</w:delText>
        </w:r>
      </w:del>
      <w:ins w:id="21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his brother</w:t>
      </w:r>
      <w:ins w:id="22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</w:t>
      </w:r>
      <w:r w:rsidRPr="007556DF">
        <w:rPr>
          <w:rFonts w:ascii="Trebuchet MS" w:hAnsi="Trebuchet MS"/>
          <w:b/>
          <w:noProof/>
        </w:rPr>
        <w:t xml:space="preserve">21:3 </w:t>
      </w:r>
      <w:r w:rsidRPr="007556DF">
        <w:rPr>
          <w:rFonts w:ascii="Trebuchet MS" w:hAnsi="Trebuchet MS"/>
          <w:noProof/>
        </w:rPr>
        <w:t xml:space="preserve">and </w:t>
      </w:r>
      <w:ins w:id="23" w:author="Author">
        <w:r w:rsidRPr="007556DF">
          <w:rPr>
            <w:rFonts w:ascii="Trebuchet MS" w:hAnsi="Trebuchet MS"/>
            <w:noProof/>
          </w:rPr>
          <w:t xml:space="preserve">he may defile himself </w:t>
        </w:r>
      </w:ins>
      <w:r w:rsidRPr="007556DF">
        <w:rPr>
          <w:rFonts w:ascii="Trebuchet MS" w:hAnsi="Trebuchet MS"/>
          <w:noProof/>
        </w:rPr>
        <w:t>for his sister</w:t>
      </w:r>
      <w:del w:id="24" w:author="Author">
        <w:r w:rsidRPr="007556DF">
          <w:rPr>
            <w:rFonts w:ascii="Trebuchet MS" w:hAnsi="Trebuchet MS"/>
            <w:noProof/>
          </w:rPr>
          <w:delText>,</w:delText>
        </w:r>
      </w:del>
      <w:ins w:id="25" w:author="Author">
        <w:r w:rsidRPr="007556DF">
          <w:rPr>
            <w:rFonts w:ascii="Trebuchet MS" w:hAnsi="Trebuchet MS"/>
            <w:noProof/>
          </w:rPr>
          <w:t xml:space="preserve"> if she is</w:t>
        </w:r>
      </w:ins>
      <w:r w:rsidRPr="007556DF">
        <w:rPr>
          <w:rFonts w:ascii="Trebuchet MS" w:hAnsi="Trebuchet MS"/>
          <w:noProof/>
        </w:rPr>
        <w:t xml:space="preserve"> a virgin who is </w:t>
      </w:r>
      <w:del w:id="26" w:author="Author">
        <w:r w:rsidRPr="007556DF">
          <w:rPr>
            <w:rFonts w:ascii="Trebuchet MS" w:hAnsi="Trebuchet MS"/>
            <w:noProof/>
          </w:rPr>
          <w:delText>close</w:delText>
        </w:r>
      </w:del>
      <w:ins w:id="27" w:author="Author">
        <w:r w:rsidRPr="007556DF">
          <w:rPr>
            <w:rFonts w:ascii="Trebuchet MS" w:hAnsi="Trebuchet MS"/>
            <w:noProof/>
          </w:rPr>
          <w:t>near</w:t>
        </w:r>
      </w:ins>
      <w:r w:rsidRPr="007556DF">
        <w:rPr>
          <w:rFonts w:ascii="Trebuchet MS" w:hAnsi="Trebuchet MS"/>
          <w:noProof/>
        </w:rPr>
        <w:t xml:space="preserve"> to him</w:t>
      </w:r>
      <w:del w:id="28" w:author="Author">
        <w:r w:rsidRPr="007556DF">
          <w:rPr>
            <w:rFonts w:ascii="Trebuchet MS" w:hAnsi="Trebuchet MS"/>
            <w:noProof/>
          </w:rPr>
          <w:delText>, who</w:delText>
        </w:r>
      </w:del>
      <w:ins w:id="29" w:author="Author">
        <w:r w:rsidRPr="007556DF">
          <w:rPr>
            <w:rFonts w:ascii="Trebuchet MS" w:hAnsi="Trebuchet MS"/>
            <w:noProof/>
          </w:rPr>
          <w:t xml:space="preserve"> and</w:t>
        </w:r>
      </w:ins>
      <w:r w:rsidRPr="007556DF">
        <w:rPr>
          <w:rFonts w:ascii="Trebuchet MS" w:hAnsi="Trebuchet MS"/>
          <w:noProof/>
        </w:rPr>
        <w:t xml:space="preserve"> has not </w:t>
      </w:r>
      <w:del w:id="30" w:author="Author">
        <w:r w:rsidRPr="007556DF">
          <w:rPr>
            <w:rFonts w:ascii="Trebuchet MS" w:hAnsi="Trebuchet MS"/>
            <w:noProof/>
          </w:rPr>
          <w:delText>become a man’s, for her he may defile himself</w:delText>
        </w:r>
      </w:del>
      <w:ins w:id="31" w:author="Author">
        <w:r w:rsidRPr="007556DF">
          <w:rPr>
            <w:rFonts w:ascii="Trebuchet MS" w:hAnsi="Trebuchet MS"/>
            <w:noProof/>
          </w:rPr>
          <w:t>yet married</w:t>
        </w:r>
      </w:ins>
      <w:r w:rsidRPr="007556DF">
        <w:rPr>
          <w:rFonts w:ascii="Trebuchet MS" w:hAnsi="Trebuchet MS"/>
          <w:noProof/>
        </w:rPr>
        <w:t xml:space="preserve">. </w:t>
      </w:r>
      <w:r w:rsidRPr="007556DF">
        <w:rPr>
          <w:rFonts w:ascii="Trebuchet MS" w:hAnsi="Trebuchet MS"/>
          <w:b/>
          <w:noProof/>
        </w:rPr>
        <w:t xml:space="preserve">21:4 </w:t>
      </w:r>
      <w:r w:rsidRPr="007556DF">
        <w:rPr>
          <w:rFonts w:ascii="Trebuchet MS" w:hAnsi="Trebuchet MS"/>
          <w:noProof/>
        </w:rPr>
        <w:t xml:space="preserve">He may not defile himself </w:t>
      </w:r>
      <w:ins w:id="32" w:author="Author">
        <w:r w:rsidRPr="007556DF">
          <w:rPr>
            <w:rFonts w:ascii="Trebuchet MS" w:hAnsi="Trebuchet MS"/>
            <w:noProof/>
          </w:rPr>
          <w:t xml:space="preserve">and make himself profane </w:t>
        </w:r>
      </w:ins>
      <w:r w:rsidRPr="007556DF">
        <w:rPr>
          <w:rFonts w:ascii="Trebuchet MS" w:hAnsi="Trebuchet MS"/>
          <w:noProof/>
        </w:rPr>
        <w:t xml:space="preserve">for a woman </w:t>
      </w:r>
      <w:del w:id="33" w:author="Author">
        <w:r w:rsidRPr="007556DF">
          <w:rPr>
            <w:rFonts w:ascii="Trebuchet MS" w:hAnsi="Trebuchet MS"/>
            <w:noProof/>
          </w:rPr>
          <w:delText>possessed by an owner among</w:delText>
        </w:r>
      </w:del>
      <w:ins w:id="34" w:author="Author">
        <w:r w:rsidRPr="007556DF">
          <w:rPr>
            <w:rFonts w:ascii="Trebuchet MS" w:hAnsi="Trebuchet MS"/>
            <w:noProof/>
          </w:rPr>
          <w:t>who belongs to a husband of</w:t>
        </w:r>
      </w:ins>
      <w:r w:rsidRPr="007556DF">
        <w:rPr>
          <w:rFonts w:ascii="Trebuchet MS" w:hAnsi="Trebuchet MS"/>
          <w:noProof/>
        </w:rPr>
        <w:t xml:space="preserve"> his people</w:t>
      </w:r>
      <w:del w:id="35" w:author="Author">
        <w:r w:rsidRPr="007556DF">
          <w:rPr>
            <w:rFonts w:ascii="Trebuchet MS" w:hAnsi="Trebuchet MS"/>
            <w:noProof/>
          </w:rPr>
          <w:delText xml:space="preserve"> so as to make himself profane</w:delText>
        </w:r>
      </w:del>
      <w:r w:rsidRPr="007556DF">
        <w:rPr>
          <w:rFonts w:ascii="Trebuchet MS" w:hAnsi="Trebuchet MS"/>
          <w:noProof/>
        </w:rPr>
        <w:t xml:space="preserve">. </w:t>
      </w:r>
      <w:r w:rsidRPr="007556DF">
        <w:rPr>
          <w:rFonts w:ascii="Trebuchet MS" w:hAnsi="Trebuchet MS"/>
          <w:b/>
          <w:noProof/>
        </w:rPr>
        <w:t xml:space="preserve">21:5 </w:t>
      </w:r>
      <w:r w:rsidRPr="007556DF">
        <w:rPr>
          <w:rFonts w:ascii="Trebuchet MS" w:hAnsi="Trebuchet MS"/>
          <w:noProof/>
        </w:rPr>
        <w:t xml:space="preserve">They should not </w:t>
      </w:r>
      <w:del w:id="36" w:author="Author">
        <w:r w:rsidRPr="007556DF">
          <w:rPr>
            <w:rFonts w:ascii="Trebuchet MS" w:hAnsi="Trebuchet MS"/>
            <w:noProof/>
          </w:rPr>
          <w:delText xml:space="preserve">produce baldness upon </w:delText>
        </w:r>
      </w:del>
      <w:ins w:id="37" w:author="Author">
        <w:r w:rsidRPr="007556DF">
          <w:rPr>
            <w:rFonts w:ascii="Trebuchet MS" w:hAnsi="Trebuchet MS"/>
            <w:noProof/>
          </w:rPr>
          <w:t xml:space="preserve">make </w:t>
        </w:r>
      </w:ins>
      <w:r w:rsidRPr="007556DF">
        <w:rPr>
          <w:rFonts w:ascii="Trebuchet MS" w:hAnsi="Trebuchet MS"/>
          <w:noProof/>
        </w:rPr>
        <w:t>their heads</w:t>
      </w:r>
      <w:del w:id="38" w:author="Author">
        <w:r w:rsidRPr="007556DF">
          <w:rPr>
            <w:rFonts w:ascii="Trebuchet MS" w:hAnsi="Trebuchet MS"/>
            <w:noProof/>
          </w:rPr>
          <w:delText>, and</w:delText>
        </w:r>
      </w:del>
      <w:ins w:id="39" w:author="Author">
        <w:r w:rsidRPr="007556DF">
          <w:rPr>
            <w:rFonts w:ascii="Trebuchet MS" w:hAnsi="Trebuchet MS"/>
            <w:noProof/>
          </w:rPr>
          <w:t xml:space="preserve"> bald or shave off</w:t>
        </w:r>
      </w:ins>
      <w:r w:rsidRPr="007556DF">
        <w:rPr>
          <w:rFonts w:ascii="Trebuchet MS" w:hAnsi="Trebuchet MS"/>
          <w:noProof/>
        </w:rPr>
        <w:t xml:space="preserve"> the </w:t>
      </w:r>
      <w:del w:id="40" w:author="Author">
        <w:r w:rsidRPr="007556DF">
          <w:rPr>
            <w:rFonts w:ascii="Trebuchet MS" w:hAnsi="Trebuchet MS"/>
            <w:noProof/>
          </w:rPr>
          <w:delText>extremity</w:delText>
        </w:r>
      </w:del>
      <w:ins w:id="41" w:author="Author">
        <w:r w:rsidRPr="007556DF">
          <w:rPr>
            <w:rFonts w:ascii="Trebuchet MS" w:hAnsi="Trebuchet MS"/>
            <w:noProof/>
          </w:rPr>
          <w:t>fringe</w:t>
        </w:r>
      </w:ins>
      <w:r w:rsidRPr="007556DF">
        <w:rPr>
          <w:rFonts w:ascii="Trebuchet MS" w:hAnsi="Trebuchet MS"/>
          <w:noProof/>
        </w:rPr>
        <w:t xml:space="preserve"> of their beard </w:t>
      </w:r>
      <w:del w:id="42" w:author="Author">
        <w:r w:rsidRPr="007556DF">
          <w:rPr>
            <w:rFonts w:ascii="Trebuchet MS" w:hAnsi="Trebuchet MS"/>
            <w:noProof/>
          </w:rPr>
          <w:delText>they should not shave, and</w:delText>
        </w:r>
      </w:del>
      <w:ins w:id="43" w:author="Author">
        <w:r w:rsidRPr="007556DF">
          <w:rPr>
            <w:rFonts w:ascii="Trebuchet MS" w:hAnsi="Trebuchet MS"/>
            <w:noProof/>
          </w:rPr>
          <w:t>or make cuts</w:t>
        </w:r>
      </w:ins>
      <w:r w:rsidRPr="007556DF">
        <w:rPr>
          <w:rFonts w:ascii="Trebuchet MS" w:hAnsi="Trebuchet MS"/>
          <w:noProof/>
        </w:rPr>
        <w:t xml:space="preserve"> on their </w:t>
      </w:r>
      <w:del w:id="44" w:author="Author">
        <w:r w:rsidRPr="007556DF">
          <w:rPr>
            <w:rFonts w:ascii="Trebuchet MS" w:hAnsi="Trebuchet MS"/>
            <w:noProof/>
          </w:rPr>
          <w:delText>flesh they should not make an incision</w:delText>
        </w:r>
      </w:del>
      <w:ins w:id="45" w:author="Author">
        <w:r w:rsidRPr="007556DF">
          <w:rPr>
            <w:rFonts w:ascii="Trebuchet MS" w:hAnsi="Trebuchet MS"/>
            <w:noProof/>
          </w:rPr>
          <w:t>body</w:t>
        </w:r>
      </w:ins>
      <w:r w:rsidRPr="007556DF">
        <w:rPr>
          <w:rFonts w:ascii="Trebuchet MS" w:hAnsi="Trebuchet MS"/>
          <w:noProof/>
        </w:rPr>
        <w:t xml:space="preserve">. </w:t>
      </w:r>
      <w:r w:rsidRPr="007556DF">
        <w:rPr>
          <w:rFonts w:ascii="Trebuchet MS" w:hAnsi="Trebuchet MS"/>
          <w:b/>
          <w:noProof/>
        </w:rPr>
        <w:t xml:space="preserve">21:6 </w:t>
      </w:r>
      <w:r w:rsidRPr="007556DF">
        <w:rPr>
          <w:rFonts w:ascii="Trebuchet MS" w:hAnsi="Trebuchet MS"/>
          <w:noProof/>
        </w:rPr>
        <w:t xml:space="preserve">They should </w:t>
      </w:r>
      <w:del w:id="46" w:author="Author">
        <w:r w:rsidRPr="007556DF">
          <w:rPr>
            <w:rFonts w:ascii="Trebuchet MS" w:hAnsi="Trebuchet MS"/>
            <w:noProof/>
          </w:rPr>
          <w:delText>prove themselves</w:delText>
        </w:r>
      </w:del>
      <w:ins w:id="47" w:author="Author">
        <w:r w:rsidRPr="007556DF">
          <w:rPr>
            <w:rFonts w:ascii="Trebuchet MS" w:hAnsi="Trebuchet MS"/>
            <w:noProof/>
          </w:rPr>
          <w:t>be</w:t>
        </w:r>
      </w:ins>
      <w:r w:rsidRPr="007556DF">
        <w:rPr>
          <w:rFonts w:ascii="Trebuchet MS" w:hAnsi="Trebuchet MS"/>
          <w:noProof/>
        </w:rPr>
        <w:t xml:space="preserve"> holy to their God, and they should not profane the name of their God, </w:t>
      </w:r>
      <w:del w:id="48" w:author="Author">
        <w:r w:rsidRPr="007556DF">
          <w:rPr>
            <w:rFonts w:ascii="Trebuchet MS" w:hAnsi="Trebuchet MS"/>
            <w:noProof/>
          </w:rPr>
          <w:delText>because</w:delText>
        </w:r>
      </w:del>
      <w:ins w:id="49" w:author="Author">
        <w:r w:rsidRPr="007556DF">
          <w:rPr>
            <w:rFonts w:ascii="Trebuchet MS" w:hAnsi="Trebuchet MS"/>
            <w:noProof/>
          </w:rPr>
          <w:t>for</w:t>
        </w:r>
      </w:ins>
      <w:r w:rsidRPr="007556DF">
        <w:rPr>
          <w:rFonts w:ascii="Trebuchet MS" w:hAnsi="Trebuchet MS"/>
          <w:noProof/>
        </w:rPr>
        <w:t xml:space="preserve"> they are </w:t>
      </w:r>
      <w:del w:id="50" w:author="Author">
        <w:r w:rsidRPr="007556DF">
          <w:rPr>
            <w:rFonts w:ascii="Trebuchet MS" w:hAnsi="Trebuchet MS"/>
            <w:noProof/>
          </w:rPr>
          <w:delText xml:space="preserve">those </w:delText>
        </w:r>
      </w:del>
      <w:r w:rsidRPr="007556DF">
        <w:rPr>
          <w:rFonts w:ascii="Trebuchet MS" w:hAnsi="Trebuchet MS"/>
          <w:noProof/>
        </w:rPr>
        <w:t>presenting Jehovah’s offerings made by fire, the bread</w:t>
      </w:r>
      <w:ins w:id="51" w:author="Author">
        <w:r w:rsidRPr="007556DF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7556DF">
        <w:rPr>
          <w:rFonts w:ascii="Trebuchet MS" w:hAnsi="Trebuchet MS"/>
          <w:noProof/>
        </w:rPr>
        <w:t xml:space="preserve"> of their God</w:t>
      </w:r>
      <w:del w:id="54" w:author="Author">
        <w:r w:rsidRPr="007556DF">
          <w:rPr>
            <w:rFonts w:ascii="Trebuchet MS" w:hAnsi="Trebuchet MS"/>
            <w:noProof/>
          </w:rPr>
          <w:delText>;</w:delText>
        </w:r>
      </w:del>
      <w:ins w:id="55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and they must </w:t>
      </w:r>
      <w:del w:id="56" w:author="Author">
        <w:r w:rsidRPr="007556DF">
          <w:rPr>
            <w:rFonts w:ascii="Trebuchet MS" w:hAnsi="Trebuchet MS"/>
            <w:noProof/>
          </w:rPr>
          <w:delText>prove themselves</w:delText>
        </w:r>
      </w:del>
      <w:ins w:id="57" w:author="Author">
        <w:r w:rsidRPr="007556DF">
          <w:rPr>
            <w:rFonts w:ascii="Trebuchet MS" w:hAnsi="Trebuchet MS"/>
            <w:noProof/>
          </w:rPr>
          <w:t>be</w:t>
        </w:r>
      </w:ins>
      <w:r w:rsidRPr="007556DF">
        <w:rPr>
          <w:rFonts w:ascii="Trebuchet MS" w:hAnsi="Trebuchet MS"/>
          <w:noProof/>
        </w:rPr>
        <w:t xml:space="preserve"> holy. </w:t>
      </w:r>
      <w:r w:rsidRPr="007556DF">
        <w:rPr>
          <w:rFonts w:ascii="Trebuchet MS" w:hAnsi="Trebuchet MS"/>
          <w:b/>
          <w:noProof/>
        </w:rPr>
        <w:t xml:space="preserve">21:7 </w:t>
      </w:r>
      <w:del w:id="58" w:author="Author">
        <w:r w:rsidRPr="007556DF">
          <w:rPr>
            <w:rFonts w:ascii="Trebuchet MS" w:hAnsi="Trebuchet MS"/>
            <w:noProof/>
          </w:rPr>
          <w:delText>A prostitute or a violated woman they</w:delText>
        </w:r>
      </w:del>
      <w:ins w:id="59" w:author="Author">
        <w:r w:rsidRPr="007556DF">
          <w:rPr>
            <w:rFonts w:ascii="Trebuchet MS" w:hAnsi="Trebuchet MS"/>
            <w:noProof/>
          </w:rPr>
          <w:t>They</w:t>
        </w:r>
      </w:ins>
      <w:r w:rsidRPr="007556DF">
        <w:rPr>
          <w:rFonts w:ascii="Trebuchet MS" w:hAnsi="Trebuchet MS"/>
          <w:noProof/>
        </w:rPr>
        <w:t xml:space="preserve"> should not </w:t>
      </w:r>
      <w:del w:id="60" w:author="Author">
        <w:r w:rsidRPr="007556DF">
          <w:rPr>
            <w:rFonts w:ascii="Trebuchet MS" w:hAnsi="Trebuchet MS"/>
            <w:noProof/>
          </w:rPr>
          <w:delText>take; and</w:delText>
        </w:r>
      </w:del>
      <w:ins w:id="61" w:author="Author">
        <w:r w:rsidRPr="007556DF">
          <w:rPr>
            <w:rFonts w:ascii="Trebuchet MS" w:hAnsi="Trebuchet MS"/>
            <w:noProof/>
          </w:rPr>
          <w:t>marry a prostitute,</w:t>
        </w:r>
      </w:ins>
      <w:r w:rsidRPr="007556DF">
        <w:rPr>
          <w:rFonts w:ascii="Trebuchet MS" w:hAnsi="Trebuchet MS"/>
          <w:noProof/>
        </w:rPr>
        <w:t xml:space="preserve"> a woman </w:t>
      </w:r>
      <w:ins w:id="62" w:author="Author">
        <w:r w:rsidRPr="007556DF">
          <w:rPr>
            <w:rFonts w:ascii="Trebuchet MS" w:hAnsi="Trebuchet MS"/>
            <w:noProof/>
          </w:rPr>
          <w:t xml:space="preserve">who has been defiled, or a woman </w:t>
        </w:r>
      </w:ins>
      <w:r w:rsidRPr="007556DF">
        <w:rPr>
          <w:rFonts w:ascii="Trebuchet MS" w:hAnsi="Trebuchet MS"/>
          <w:noProof/>
        </w:rPr>
        <w:t>divorced from her husband</w:t>
      </w:r>
      <w:del w:id="63" w:author="Author">
        <w:r w:rsidRPr="007556DF">
          <w:rPr>
            <w:rFonts w:ascii="Trebuchet MS" w:hAnsi="Trebuchet MS"/>
            <w:noProof/>
          </w:rPr>
          <w:delText xml:space="preserve"> they should not take</w:delText>
        </w:r>
      </w:del>
      <w:r w:rsidRPr="007556DF">
        <w:rPr>
          <w:rFonts w:ascii="Trebuchet MS" w:hAnsi="Trebuchet MS"/>
          <w:noProof/>
        </w:rPr>
        <w:t xml:space="preserve">, because </w:t>
      </w:r>
      <w:del w:id="64" w:author="Author">
        <w:r w:rsidRPr="007556DF">
          <w:rPr>
            <w:rFonts w:ascii="Trebuchet MS" w:hAnsi="Trebuchet MS"/>
            <w:noProof/>
          </w:rPr>
          <w:delText>he</w:delText>
        </w:r>
      </w:del>
      <w:ins w:id="65" w:author="Author">
        <w:r w:rsidRPr="007556DF">
          <w:rPr>
            <w:rFonts w:ascii="Trebuchet MS" w:hAnsi="Trebuchet MS"/>
            <w:noProof/>
          </w:rPr>
          <w:t>the priest</w:t>
        </w:r>
      </w:ins>
      <w:r w:rsidRPr="007556DF">
        <w:rPr>
          <w:rFonts w:ascii="Trebuchet MS" w:hAnsi="Trebuchet MS"/>
          <w:noProof/>
        </w:rPr>
        <w:t xml:space="preserve"> is holy to his God. </w:t>
      </w:r>
      <w:r w:rsidRPr="007556DF">
        <w:rPr>
          <w:rFonts w:ascii="Trebuchet MS" w:hAnsi="Trebuchet MS"/>
          <w:b/>
          <w:noProof/>
        </w:rPr>
        <w:t xml:space="preserve">21:8 </w:t>
      </w:r>
      <w:del w:id="66" w:author="Author">
        <w:r w:rsidRPr="007556DF">
          <w:rPr>
            <w:rFonts w:ascii="Trebuchet MS" w:hAnsi="Trebuchet MS"/>
            <w:noProof/>
          </w:rPr>
          <w:delText>So you</w:delText>
        </w:r>
      </w:del>
      <w:ins w:id="67" w:author="Author">
        <w:r w:rsidRPr="007556DF">
          <w:rPr>
            <w:rFonts w:ascii="Trebuchet MS" w:hAnsi="Trebuchet MS"/>
            <w:noProof/>
          </w:rPr>
          <w:t>You</w:t>
        </w:r>
      </w:ins>
      <w:r w:rsidRPr="007556DF">
        <w:rPr>
          <w:rFonts w:ascii="Trebuchet MS" w:hAnsi="Trebuchet MS"/>
          <w:noProof/>
        </w:rPr>
        <w:t xml:space="preserve"> must sanctify him, because he is one presenting the bread of your God. He should </w:t>
      </w:r>
      <w:del w:id="68" w:author="Author">
        <w:r w:rsidRPr="007556DF">
          <w:rPr>
            <w:rFonts w:ascii="Trebuchet MS" w:hAnsi="Trebuchet MS"/>
            <w:noProof/>
          </w:rPr>
          <w:delText xml:space="preserve">prove to </w:delText>
        </w:r>
      </w:del>
      <w:r w:rsidRPr="007556DF">
        <w:rPr>
          <w:rFonts w:ascii="Trebuchet MS" w:hAnsi="Trebuchet MS"/>
          <w:noProof/>
        </w:rPr>
        <w:t>be holy to you, because I</w:t>
      </w:r>
      <w:ins w:id="69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Jehovah, </w:t>
      </w:r>
      <w:del w:id="70" w:author="Author">
        <w:r w:rsidRPr="007556DF">
          <w:rPr>
            <w:rFonts w:ascii="Trebuchet MS" w:hAnsi="Trebuchet MS"/>
            <w:noProof/>
          </w:rPr>
          <w:delText>who am</w:delText>
        </w:r>
      </w:del>
      <w:ins w:id="71" w:author="Author">
        <w:r w:rsidRPr="007556DF">
          <w:rPr>
            <w:rFonts w:ascii="Trebuchet MS" w:hAnsi="Trebuchet MS"/>
            <w:noProof/>
          </w:rPr>
          <w:t>the one</w:t>
        </w:r>
      </w:ins>
      <w:r w:rsidRPr="007556DF">
        <w:rPr>
          <w:rFonts w:ascii="Trebuchet MS" w:hAnsi="Trebuchet MS"/>
          <w:noProof/>
        </w:rPr>
        <w:t xml:space="preserve"> sanctifying </w:t>
      </w:r>
      <w:del w:id="72" w:author="Author">
        <w:r w:rsidRPr="007556DF">
          <w:rPr>
            <w:rFonts w:ascii="Trebuchet MS" w:hAnsi="Trebuchet MS"/>
            <w:noProof/>
            <w:u w:val="dotted"/>
          </w:rPr>
          <w:delText>YOU</w:delText>
        </w:r>
      </w:del>
      <w:ins w:id="73" w:author="Author">
        <w:r w:rsidRPr="007556DF">
          <w:rPr>
            <w:rFonts w:ascii="Trebuchet MS" w:hAnsi="Trebuchet MS"/>
            <w:noProof/>
          </w:rPr>
          <w:t>you</w:t>
        </w:r>
      </w:ins>
      <w:r w:rsidRPr="007556DF">
        <w:rPr>
          <w:rFonts w:ascii="Trebuchet MS" w:hAnsi="Trebuchet MS"/>
          <w:noProof/>
        </w:rPr>
        <w:t>, am holy.</w:t>
      </w:r>
    </w:p>
    <w:p w:rsidR="000A0C58" w:rsidRPr="007556DF" w:rsidRDefault="000A0C58" w:rsidP="000A0C58">
      <w:pPr>
        <w:rPr>
          <w:rFonts w:ascii="Trebuchet MS" w:hAnsi="Trebuchet MS"/>
          <w:noProof/>
        </w:rPr>
      </w:pPr>
      <w:r w:rsidRPr="007556DF">
        <w:rPr>
          <w:rFonts w:ascii="Trebuchet MS" w:hAnsi="Trebuchet MS"/>
          <w:b/>
        </w:rPr>
        <w:t xml:space="preserve">21:9 </w:t>
      </w:r>
      <w:r w:rsidRPr="007556DF">
        <w:rPr>
          <w:rFonts w:ascii="Trebuchet MS" w:hAnsi="Trebuchet MS"/>
          <w:noProof/>
        </w:rPr>
        <w:t xml:space="preserve">“‘Now </w:t>
      </w:r>
      <w:del w:id="74" w:author="Author">
        <w:r w:rsidRPr="007556DF">
          <w:rPr>
            <w:rFonts w:ascii="Trebuchet MS" w:hAnsi="Trebuchet MS"/>
            <w:noProof/>
          </w:rPr>
          <w:delText>in case</w:delText>
        </w:r>
      </w:del>
      <w:ins w:id="75" w:author="Author">
        <w:r w:rsidRPr="007556DF">
          <w:rPr>
            <w:rFonts w:ascii="Trebuchet MS" w:hAnsi="Trebuchet MS"/>
            <w:noProof/>
          </w:rPr>
          <w:t>if</w:t>
        </w:r>
      </w:ins>
      <w:r w:rsidRPr="007556DF">
        <w:rPr>
          <w:rFonts w:ascii="Trebuchet MS" w:hAnsi="Trebuchet MS"/>
          <w:noProof/>
        </w:rPr>
        <w:t xml:space="preserve"> the daughter of a priest should </w:t>
      </w:r>
      <w:del w:id="76" w:author="Author">
        <w:r w:rsidRPr="007556DF">
          <w:rPr>
            <w:rFonts w:ascii="Trebuchet MS" w:hAnsi="Trebuchet MS"/>
            <w:noProof/>
          </w:rPr>
          <w:delText>make</w:delText>
        </w:r>
      </w:del>
      <w:ins w:id="77" w:author="Author">
        <w:r w:rsidRPr="007556DF">
          <w:rPr>
            <w:rFonts w:ascii="Trebuchet MS" w:hAnsi="Trebuchet MS"/>
            <w:noProof/>
          </w:rPr>
          <w:t>profane</w:t>
        </w:r>
      </w:ins>
      <w:r w:rsidRPr="007556DF">
        <w:rPr>
          <w:rFonts w:ascii="Trebuchet MS" w:hAnsi="Trebuchet MS"/>
          <w:noProof/>
        </w:rPr>
        <w:t xml:space="preserve"> herself </w:t>
      </w:r>
      <w:del w:id="78" w:author="Author">
        <w:r w:rsidRPr="007556DF">
          <w:rPr>
            <w:rFonts w:ascii="Trebuchet MS" w:hAnsi="Trebuchet MS"/>
            <w:noProof/>
          </w:rPr>
          <w:delText xml:space="preserve">profane </w:delText>
        </w:r>
      </w:del>
      <w:r w:rsidRPr="007556DF">
        <w:rPr>
          <w:rFonts w:ascii="Trebuchet MS" w:hAnsi="Trebuchet MS"/>
          <w:noProof/>
        </w:rPr>
        <w:t xml:space="preserve">by committing prostitution, </w:t>
      </w:r>
      <w:del w:id="79" w:author="Author">
        <w:r w:rsidRPr="007556DF">
          <w:rPr>
            <w:rFonts w:ascii="Trebuchet MS" w:hAnsi="Trebuchet MS"/>
            <w:noProof/>
          </w:rPr>
          <w:delText xml:space="preserve">it is her father that </w:delText>
        </w:r>
      </w:del>
      <w:r w:rsidRPr="007556DF">
        <w:rPr>
          <w:rFonts w:ascii="Trebuchet MS" w:hAnsi="Trebuchet MS"/>
          <w:noProof/>
        </w:rPr>
        <w:t>she is profaning</w:t>
      </w:r>
      <w:ins w:id="80" w:author="Author">
        <w:r w:rsidRPr="007556DF">
          <w:rPr>
            <w:rFonts w:ascii="Trebuchet MS" w:hAnsi="Trebuchet MS"/>
            <w:noProof/>
          </w:rPr>
          <w:t xml:space="preserve"> her father</w:t>
        </w:r>
      </w:ins>
      <w:r w:rsidRPr="007556DF">
        <w:rPr>
          <w:rFonts w:ascii="Trebuchet MS" w:hAnsi="Trebuchet MS"/>
          <w:noProof/>
        </w:rPr>
        <w:t>. She should be burned in the fire.</w:t>
      </w:r>
    </w:p>
    <w:p w:rsidR="000A0C58" w:rsidRPr="007556DF" w:rsidRDefault="000A0C58" w:rsidP="000A0C58">
      <w:pPr>
        <w:rPr>
          <w:rFonts w:ascii="Trebuchet MS" w:hAnsi="Trebuchet MS"/>
          <w:noProof/>
        </w:rPr>
      </w:pPr>
      <w:r w:rsidRPr="007556DF">
        <w:rPr>
          <w:rFonts w:ascii="Trebuchet MS" w:hAnsi="Trebuchet MS"/>
          <w:b/>
        </w:rPr>
        <w:t xml:space="preserve">21:10 </w:t>
      </w:r>
      <w:r w:rsidRPr="007556DF">
        <w:rPr>
          <w:rFonts w:ascii="Trebuchet MS" w:hAnsi="Trebuchet MS"/>
          <w:noProof/>
        </w:rPr>
        <w:t>“‘</w:t>
      </w:r>
      <w:del w:id="81" w:author="Author">
        <w:r w:rsidRPr="007556DF">
          <w:rPr>
            <w:rFonts w:ascii="Trebuchet MS" w:hAnsi="Trebuchet MS"/>
            <w:noProof/>
          </w:rPr>
          <w:delText>And as for the</w:delText>
        </w:r>
      </w:del>
      <w:ins w:id="82" w:author="Author">
        <w:r w:rsidRPr="007556DF">
          <w:rPr>
            <w:rFonts w:ascii="Trebuchet MS" w:hAnsi="Trebuchet MS"/>
            <w:noProof/>
          </w:rPr>
          <w:t>The</w:t>
        </w:r>
      </w:ins>
      <w:r w:rsidRPr="007556DF">
        <w:rPr>
          <w:rFonts w:ascii="Trebuchet MS" w:hAnsi="Trebuchet MS"/>
          <w:noProof/>
        </w:rPr>
        <w:t xml:space="preserve"> high priest of his brothers</w:t>
      </w:r>
      <w:del w:id="83" w:author="Author">
        <w:r w:rsidRPr="007556DF">
          <w:rPr>
            <w:rFonts w:ascii="Trebuchet MS" w:hAnsi="Trebuchet MS"/>
            <w:noProof/>
          </w:rPr>
          <w:delText xml:space="preserve"> upon</w:delText>
        </w:r>
      </w:del>
      <w:ins w:id="84" w:author="Author">
        <w:r w:rsidRPr="007556DF">
          <w:rPr>
            <w:rFonts w:ascii="Trebuchet MS" w:hAnsi="Trebuchet MS"/>
            <w:noProof/>
          </w:rPr>
          <w:t>, on</w:t>
        </w:r>
      </w:ins>
      <w:r w:rsidRPr="007556DF">
        <w:rPr>
          <w:rFonts w:ascii="Trebuchet MS" w:hAnsi="Trebuchet MS"/>
          <w:noProof/>
        </w:rPr>
        <w:t xml:space="preserve"> whose head the anointing oil </w:t>
      </w:r>
      <w:del w:id="85" w:author="Author">
        <w:r w:rsidRPr="007556DF">
          <w:rPr>
            <w:rFonts w:ascii="Trebuchet MS" w:hAnsi="Trebuchet MS"/>
            <w:noProof/>
          </w:rPr>
          <w:delText>would be</w:delText>
        </w:r>
      </w:del>
      <w:ins w:id="86" w:author="Author">
        <w:r w:rsidRPr="007556DF">
          <w:rPr>
            <w:rFonts w:ascii="Trebuchet MS" w:hAnsi="Trebuchet MS"/>
            <w:noProof/>
          </w:rPr>
          <w:t>is</w:t>
        </w:r>
      </w:ins>
      <w:r w:rsidRPr="007556DF">
        <w:rPr>
          <w:rFonts w:ascii="Trebuchet MS" w:hAnsi="Trebuchet MS"/>
          <w:noProof/>
        </w:rPr>
        <w:t xml:space="preserve"> poured and </w:t>
      </w:r>
      <w:del w:id="87" w:author="Author">
        <w:r w:rsidRPr="007556DF">
          <w:rPr>
            <w:rFonts w:ascii="Trebuchet MS" w:hAnsi="Trebuchet MS"/>
            <w:noProof/>
          </w:rPr>
          <w:delText>whose hand was filled with power</w:delText>
        </w:r>
      </w:del>
      <w:ins w:id="88" w:author="Author">
        <w:r w:rsidRPr="007556DF">
          <w:rPr>
            <w:rFonts w:ascii="Trebuchet MS" w:hAnsi="Trebuchet MS"/>
            <w:noProof/>
          </w:rPr>
          <w:t>who has been installed</w:t>
        </w:r>
        <w:r w:rsidRPr="007556DF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7556DF">
        <w:rPr>
          <w:rFonts w:ascii="Trebuchet MS" w:hAnsi="Trebuchet MS"/>
          <w:noProof/>
        </w:rPr>
        <w:t xml:space="preserve"> to wear the </w:t>
      </w:r>
      <w:ins w:id="91" w:author="Author">
        <w:r w:rsidRPr="007556DF">
          <w:rPr>
            <w:rFonts w:ascii="Trebuchet MS" w:hAnsi="Trebuchet MS"/>
            <w:noProof/>
          </w:rPr>
          <w:t xml:space="preserve">priestly </w:t>
        </w:r>
      </w:ins>
      <w:r w:rsidRPr="007556DF">
        <w:rPr>
          <w:rFonts w:ascii="Trebuchet MS" w:hAnsi="Trebuchet MS"/>
          <w:noProof/>
        </w:rPr>
        <w:t xml:space="preserve">garments, </w:t>
      </w:r>
      <w:del w:id="92" w:author="Author">
        <w:r w:rsidRPr="007556DF">
          <w:rPr>
            <w:rFonts w:ascii="Trebuchet MS" w:hAnsi="Trebuchet MS"/>
            <w:noProof/>
          </w:rPr>
          <w:delText xml:space="preserve">he </w:delText>
        </w:r>
      </w:del>
      <w:r w:rsidRPr="007556DF">
        <w:rPr>
          <w:rFonts w:ascii="Trebuchet MS" w:hAnsi="Trebuchet MS"/>
          <w:noProof/>
        </w:rPr>
        <w:t>should not let his head go ungroomed</w:t>
      </w:r>
      <w:del w:id="93" w:author="Author">
        <w:r w:rsidRPr="007556DF">
          <w:rPr>
            <w:rFonts w:ascii="Trebuchet MS" w:hAnsi="Trebuchet MS"/>
            <w:noProof/>
          </w:rPr>
          <w:delText>, and he should not</w:delText>
        </w:r>
      </w:del>
      <w:ins w:id="94" w:author="Author">
        <w:r w:rsidRPr="007556DF">
          <w:rPr>
            <w:rFonts w:ascii="Trebuchet MS" w:hAnsi="Trebuchet MS"/>
            <w:noProof/>
          </w:rPr>
          <w:t xml:space="preserve"> or</w:t>
        </w:r>
      </w:ins>
      <w:r w:rsidRPr="007556DF">
        <w:rPr>
          <w:rFonts w:ascii="Trebuchet MS" w:hAnsi="Trebuchet MS"/>
          <w:noProof/>
        </w:rPr>
        <w:t xml:space="preserve"> tear his garments. </w:t>
      </w:r>
      <w:r w:rsidRPr="007556DF">
        <w:rPr>
          <w:rFonts w:ascii="Trebuchet MS" w:hAnsi="Trebuchet MS"/>
          <w:b/>
          <w:noProof/>
        </w:rPr>
        <w:t xml:space="preserve">21:11 </w:t>
      </w:r>
      <w:del w:id="95" w:author="Author">
        <w:r w:rsidRPr="007556DF">
          <w:rPr>
            <w:rFonts w:ascii="Trebuchet MS" w:hAnsi="Trebuchet MS"/>
            <w:noProof/>
          </w:rPr>
          <w:delText>And he</w:delText>
        </w:r>
      </w:del>
      <w:ins w:id="96" w:author="Author">
        <w:r w:rsidRPr="007556DF">
          <w:rPr>
            <w:rFonts w:ascii="Trebuchet MS" w:hAnsi="Trebuchet MS"/>
            <w:noProof/>
          </w:rPr>
          <w:t>He</w:t>
        </w:r>
      </w:ins>
      <w:r w:rsidRPr="007556DF">
        <w:rPr>
          <w:rFonts w:ascii="Trebuchet MS" w:hAnsi="Trebuchet MS"/>
          <w:noProof/>
        </w:rPr>
        <w:t xml:space="preserve"> should not </w:t>
      </w:r>
      <w:del w:id="97" w:author="Author">
        <w:r w:rsidRPr="007556DF">
          <w:rPr>
            <w:rFonts w:ascii="Trebuchet MS" w:hAnsi="Trebuchet MS"/>
            <w:noProof/>
          </w:rPr>
          <w:delText>come to</w:delText>
        </w:r>
      </w:del>
      <w:ins w:id="98" w:author="Author">
        <w:r w:rsidRPr="007556DF">
          <w:rPr>
            <w:rFonts w:ascii="Trebuchet MS" w:hAnsi="Trebuchet MS"/>
            <w:noProof/>
          </w:rPr>
          <w:t>approach</w:t>
        </w:r>
      </w:ins>
      <w:r w:rsidRPr="007556DF">
        <w:rPr>
          <w:rFonts w:ascii="Trebuchet MS" w:hAnsi="Trebuchet MS"/>
          <w:noProof/>
        </w:rPr>
        <w:t xml:space="preserve"> any dead </w:t>
      </w:r>
      <w:del w:id="99" w:author="Author">
        <w:r w:rsidRPr="007556DF">
          <w:rPr>
            <w:rFonts w:ascii="Trebuchet MS" w:hAnsi="Trebuchet MS"/>
            <w:noProof/>
          </w:rPr>
          <w:delText>soul. For his father and his mother</w:delText>
        </w:r>
      </w:del>
      <w:ins w:id="100" w:author="Author">
        <w:r w:rsidRPr="007556DF">
          <w:rPr>
            <w:rFonts w:ascii="Trebuchet MS" w:hAnsi="Trebuchet MS"/>
            <w:noProof/>
          </w:rPr>
          <w:t>person;</w:t>
        </w:r>
        <w:r w:rsidRPr="007556DF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7556DF">
        <w:rPr>
          <w:rFonts w:ascii="Trebuchet MS" w:hAnsi="Trebuchet MS"/>
          <w:noProof/>
        </w:rPr>
        <w:t xml:space="preserve"> he may not defile himself</w:t>
      </w:r>
      <w:ins w:id="103" w:author="Author">
        <w:r w:rsidRPr="007556DF">
          <w:rPr>
            <w:rFonts w:ascii="Trebuchet MS" w:hAnsi="Trebuchet MS"/>
            <w:noProof/>
          </w:rPr>
          <w:t xml:space="preserve"> even for his father or his mother</w:t>
        </w:r>
      </w:ins>
      <w:r w:rsidRPr="007556DF">
        <w:rPr>
          <w:rFonts w:ascii="Trebuchet MS" w:hAnsi="Trebuchet MS"/>
          <w:noProof/>
        </w:rPr>
        <w:t xml:space="preserve">. </w:t>
      </w:r>
      <w:r w:rsidRPr="007556DF">
        <w:rPr>
          <w:rFonts w:ascii="Trebuchet MS" w:hAnsi="Trebuchet MS"/>
          <w:b/>
          <w:noProof/>
        </w:rPr>
        <w:t xml:space="preserve">21:12 </w:t>
      </w:r>
      <w:r w:rsidRPr="007556DF">
        <w:rPr>
          <w:rFonts w:ascii="Trebuchet MS" w:hAnsi="Trebuchet MS"/>
          <w:noProof/>
        </w:rPr>
        <w:t xml:space="preserve">He should </w:t>
      </w:r>
      <w:del w:id="104" w:author="Author">
        <w:r w:rsidRPr="007556DF">
          <w:rPr>
            <w:rFonts w:ascii="Trebuchet MS" w:hAnsi="Trebuchet MS"/>
            <w:noProof/>
          </w:rPr>
          <w:delText xml:space="preserve">also </w:delText>
        </w:r>
      </w:del>
      <w:r w:rsidRPr="007556DF">
        <w:rPr>
          <w:rFonts w:ascii="Trebuchet MS" w:hAnsi="Trebuchet MS"/>
          <w:noProof/>
        </w:rPr>
        <w:t xml:space="preserve">not go out from the sanctuary and </w:t>
      </w:r>
      <w:ins w:id="105" w:author="Author">
        <w:r w:rsidRPr="007556DF">
          <w:rPr>
            <w:rFonts w:ascii="Trebuchet MS" w:hAnsi="Trebuchet MS"/>
            <w:noProof/>
          </w:rPr>
          <w:t xml:space="preserve">should </w:t>
        </w:r>
      </w:ins>
      <w:r w:rsidRPr="007556DF">
        <w:rPr>
          <w:rFonts w:ascii="Trebuchet MS" w:hAnsi="Trebuchet MS"/>
          <w:noProof/>
        </w:rPr>
        <w:t xml:space="preserve">not profane the sanctuary of his God, </w:t>
      </w:r>
      <w:del w:id="106" w:author="Author">
        <w:r w:rsidRPr="007556DF">
          <w:rPr>
            <w:rFonts w:ascii="Trebuchet MS" w:hAnsi="Trebuchet MS"/>
            <w:noProof/>
          </w:rPr>
          <w:delText>because</w:delText>
        </w:r>
      </w:del>
      <w:ins w:id="107" w:author="Author">
        <w:r w:rsidRPr="007556DF">
          <w:rPr>
            <w:rFonts w:ascii="Trebuchet MS" w:hAnsi="Trebuchet MS"/>
            <w:noProof/>
          </w:rPr>
          <w:t>for</w:t>
        </w:r>
      </w:ins>
      <w:r w:rsidRPr="007556DF">
        <w:rPr>
          <w:rFonts w:ascii="Trebuchet MS" w:hAnsi="Trebuchet MS"/>
          <w:noProof/>
        </w:rPr>
        <w:t xml:space="preserve"> the sign of dedication, the anointing oil of his God, is upon him. I am Jehovah.</w:t>
      </w:r>
    </w:p>
    <w:p w:rsidR="000A0C58" w:rsidRPr="007556DF" w:rsidRDefault="000A0C58" w:rsidP="000A0C58">
      <w:pPr>
        <w:rPr>
          <w:rFonts w:ascii="Trebuchet MS" w:hAnsi="Trebuchet MS"/>
          <w:noProof/>
        </w:rPr>
      </w:pPr>
      <w:r w:rsidRPr="007556DF">
        <w:rPr>
          <w:rFonts w:ascii="Trebuchet MS" w:hAnsi="Trebuchet MS"/>
          <w:b/>
        </w:rPr>
        <w:t xml:space="preserve">21:13 </w:t>
      </w:r>
      <w:r w:rsidRPr="007556DF">
        <w:rPr>
          <w:rFonts w:ascii="Trebuchet MS" w:hAnsi="Trebuchet MS"/>
          <w:noProof/>
        </w:rPr>
        <w:t>“‘</w:t>
      </w:r>
      <w:del w:id="108" w:author="Author">
        <w:r w:rsidRPr="007556DF">
          <w:rPr>
            <w:rFonts w:ascii="Trebuchet MS" w:hAnsi="Trebuchet MS"/>
            <w:noProof/>
          </w:rPr>
          <w:delText>And for his part, he should</w:delText>
        </w:r>
      </w:del>
      <w:ins w:id="109" w:author="Author">
        <w:r w:rsidRPr="007556DF">
          <w:rPr>
            <w:rFonts w:ascii="Trebuchet MS" w:hAnsi="Trebuchet MS"/>
            <w:noProof/>
          </w:rPr>
          <w:t>He must</w:t>
        </w:r>
      </w:ins>
      <w:r w:rsidRPr="007556DF">
        <w:rPr>
          <w:rFonts w:ascii="Trebuchet MS" w:hAnsi="Trebuchet MS"/>
          <w:noProof/>
        </w:rPr>
        <w:t xml:space="preserve"> take </w:t>
      </w:r>
      <w:ins w:id="110" w:author="Author">
        <w:r w:rsidRPr="007556DF">
          <w:rPr>
            <w:rFonts w:ascii="Trebuchet MS" w:hAnsi="Trebuchet MS"/>
            <w:noProof/>
          </w:rPr>
          <w:t xml:space="preserve">as a wife </w:t>
        </w:r>
      </w:ins>
      <w:r w:rsidRPr="007556DF">
        <w:rPr>
          <w:rFonts w:ascii="Trebuchet MS" w:hAnsi="Trebuchet MS"/>
          <w:noProof/>
        </w:rPr>
        <w:t xml:space="preserve">a woman </w:t>
      </w:r>
      <w:del w:id="111" w:author="Author">
        <w:r w:rsidRPr="007556DF">
          <w:rPr>
            <w:rFonts w:ascii="Trebuchet MS" w:hAnsi="Trebuchet MS"/>
            <w:noProof/>
          </w:rPr>
          <w:delText>in her virginity</w:delText>
        </w:r>
      </w:del>
      <w:ins w:id="112" w:author="Author">
        <w:r w:rsidRPr="007556DF">
          <w:rPr>
            <w:rFonts w:ascii="Trebuchet MS" w:hAnsi="Trebuchet MS"/>
            <w:noProof/>
          </w:rPr>
          <w:t>who is a virgin</w:t>
        </w:r>
      </w:ins>
      <w:r w:rsidRPr="007556DF">
        <w:rPr>
          <w:rFonts w:ascii="Trebuchet MS" w:hAnsi="Trebuchet MS"/>
          <w:noProof/>
        </w:rPr>
        <w:t xml:space="preserve">. </w:t>
      </w:r>
      <w:r w:rsidRPr="007556DF">
        <w:rPr>
          <w:rFonts w:ascii="Trebuchet MS" w:hAnsi="Trebuchet MS"/>
          <w:b/>
          <w:noProof/>
        </w:rPr>
        <w:t xml:space="preserve">21:14 </w:t>
      </w:r>
      <w:del w:id="113" w:author="Author">
        <w:r w:rsidRPr="007556DF">
          <w:rPr>
            <w:rFonts w:ascii="Trebuchet MS" w:hAnsi="Trebuchet MS"/>
            <w:noProof/>
          </w:rPr>
          <w:delText>As for</w:delText>
        </w:r>
      </w:del>
      <w:ins w:id="114" w:author="Author">
        <w:r w:rsidRPr="007556DF">
          <w:rPr>
            <w:rFonts w:ascii="Trebuchet MS" w:hAnsi="Trebuchet MS"/>
            <w:noProof/>
          </w:rPr>
          <w:t>He may not marry</w:t>
        </w:r>
      </w:ins>
      <w:r w:rsidRPr="007556DF">
        <w:rPr>
          <w:rFonts w:ascii="Trebuchet MS" w:hAnsi="Trebuchet MS"/>
          <w:noProof/>
        </w:rPr>
        <w:t xml:space="preserve"> a widow</w:t>
      </w:r>
      <w:del w:id="115" w:author="Author">
        <w:r w:rsidRPr="007556DF">
          <w:rPr>
            <w:rFonts w:ascii="Trebuchet MS" w:hAnsi="Trebuchet MS"/>
            <w:noProof/>
          </w:rPr>
          <w:delText xml:space="preserve"> or</w:delText>
        </w:r>
      </w:del>
      <w:ins w:id="116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a divorced woman</w:t>
      </w:r>
      <w:del w:id="117" w:author="Author">
        <w:r w:rsidRPr="007556DF">
          <w:rPr>
            <w:rFonts w:ascii="Trebuchet MS" w:hAnsi="Trebuchet MS"/>
            <w:noProof/>
          </w:rPr>
          <w:delText xml:space="preserve"> and</w:delText>
        </w:r>
      </w:del>
      <w:ins w:id="118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one </w:t>
      </w:r>
      <w:del w:id="119" w:author="Author">
        <w:r w:rsidRPr="007556DF">
          <w:rPr>
            <w:rFonts w:ascii="Trebuchet MS" w:hAnsi="Trebuchet MS"/>
            <w:noProof/>
          </w:rPr>
          <w:delText xml:space="preserve">violated, a </w:delText>
        </w:r>
      </w:del>
      <w:ins w:id="120" w:author="Author">
        <w:r w:rsidRPr="007556DF">
          <w:rPr>
            <w:rFonts w:ascii="Trebuchet MS" w:hAnsi="Trebuchet MS"/>
            <w:noProof/>
          </w:rPr>
          <w:t xml:space="preserve">who has been defiled, or a </w:t>
        </w:r>
      </w:ins>
      <w:r w:rsidRPr="007556DF">
        <w:rPr>
          <w:rFonts w:ascii="Trebuchet MS" w:hAnsi="Trebuchet MS"/>
          <w:noProof/>
        </w:rPr>
        <w:t>prostitute</w:t>
      </w:r>
      <w:del w:id="121" w:author="Author">
        <w:r w:rsidRPr="007556DF">
          <w:rPr>
            <w:rFonts w:ascii="Trebuchet MS" w:hAnsi="Trebuchet MS"/>
            <w:noProof/>
          </w:rPr>
          <w:delText>, none of these may he take,</w:delText>
        </w:r>
      </w:del>
      <w:ins w:id="122" w:author="Author">
        <w:r w:rsidRPr="007556DF">
          <w:rPr>
            <w:rFonts w:ascii="Trebuchet MS" w:hAnsi="Trebuchet MS"/>
            <w:noProof/>
          </w:rPr>
          <w:t>;</w:t>
        </w:r>
      </w:ins>
      <w:r w:rsidRPr="007556DF">
        <w:rPr>
          <w:rFonts w:ascii="Trebuchet MS" w:hAnsi="Trebuchet MS"/>
          <w:noProof/>
        </w:rPr>
        <w:t xml:space="preserve"> but he should take a virgin from his people as a wife. </w:t>
      </w:r>
      <w:r w:rsidRPr="007556DF">
        <w:rPr>
          <w:rFonts w:ascii="Trebuchet MS" w:hAnsi="Trebuchet MS"/>
          <w:b/>
          <w:noProof/>
        </w:rPr>
        <w:t xml:space="preserve">21:15 </w:t>
      </w:r>
      <w:del w:id="123" w:author="Author">
        <w:r w:rsidRPr="007556DF">
          <w:rPr>
            <w:rFonts w:ascii="Trebuchet MS" w:hAnsi="Trebuchet MS"/>
            <w:noProof/>
          </w:rPr>
          <w:delText>And he</w:delText>
        </w:r>
      </w:del>
      <w:ins w:id="124" w:author="Author">
        <w:r w:rsidRPr="007556DF">
          <w:rPr>
            <w:rFonts w:ascii="Trebuchet MS" w:hAnsi="Trebuchet MS"/>
            <w:noProof/>
          </w:rPr>
          <w:t>He</w:t>
        </w:r>
      </w:ins>
      <w:r w:rsidRPr="007556DF">
        <w:rPr>
          <w:rFonts w:ascii="Trebuchet MS" w:hAnsi="Trebuchet MS"/>
          <w:noProof/>
        </w:rPr>
        <w:t xml:space="preserve"> should not profane his </w:t>
      </w:r>
      <w:del w:id="125" w:author="Author">
        <w:r w:rsidRPr="007556DF">
          <w:rPr>
            <w:rFonts w:ascii="Trebuchet MS" w:hAnsi="Trebuchet MS"/>
            <w:noProof/>
          </w:rPr>
          <w:delText>seed</w:delText>
        </w:r>
      </w:del>
      <w:ins w:id="126" w:author="Author">
        <w:r w:rsidRPr="007556DF">
          <w:rPr>
            <w:rFonts w:ascii="Trebuchet MS" w:hAnsi="Trebuchet MS"/>
            <w:noProof/>
          </w:rPr>
          <w:t>offspring</w:t>
        </w:r>
        <w:r w:rsidRPr="007556DF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7556DF">
        <w:rPr>
          <w:rFonts w:ascii="Trebuchet MS" w:hAnsi="Trebuchet MS"/>
          <w:noProof/>
        </w:rPr>
        <w:t xml:space="preserve"> among his people, </w:t>
      </w:r>
      <w:del w:id="129" w:author="Author">
        <w:r w:rsidRPr="007556DF">
          <w:rPr>
            <w:rFonts w:ascii="Trebuchet MS" w:hAnsi="Trebuchet MS"/>
            <w:noProof/>
          </w:rPr>
          <w:delText>because</w:delText>
        </w:r>
      </w:del>
      <w:ins w:id="130" w:author="Author">
        <w:r w:rsidRPr="007556DF">
          <w:rPr>
            <w:rFonts w:ascii="Trebuchet MS" w:hAnsi="Trebuchet MS"/>
            <w:noProof/>
          </w:rPr>
          <w:t>for</w:t>
        </w:r>
      </w:ins>
      <w:r w:rsidRPr="007556DF">
        <w:rPr>
          <w:rFonts w:ascii="Trebuchet MS" w:hAnsi="Trebuchet MS"/>
          <w:noProof/>
        </w:rPr>
        <w:t xml:space="preserve"> I am Jehovah</w:t>
      </w:r>
      <w:ins w:id="131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who is sanctifying him.’”</w:t>
      </w:r>
    </w:p>
    <w:p w:rsidR="000A0C58" w:rsidRPr="007556DF" w:rsidRDefault="000A0C58" w:rsidP="000A0C58">
      <w:pPr>
        <w:rPr>
          <w:rFonts w:ascii="Trebuchet MS" w:hAnsi="Trebuchet MS"/>
          <w:noProof/>
        </w:rPr>
      </w:pPr>
      <w:r w:rsidRPr="007556DF">
        <w:rPr>
          <w:rFonts w:ascii="Trebuchet MS" w:hAnsi="Trebuchet MS"/>
          <w:b/>
        </w:rPr>
        <w:t xml:space="preserve">21:16 </w:t>
      </w:r>
      <w:del w:id="132" w:author="Author">
        <w:r w:rsidRPr="007556DF">
          <w:rPr>
            <w:rFonts w:ascii="Trebuchet MS" w:hAnsi="Trebuchet MS"/>
            <w:noProof/>
          </w:rPr>
          <w:delText xml:space="preserve">And </w:delText>
        </w:r>
      </w:del>
      <w:r w:rsidRPr="007556DF">
        <w:rPr>
          <w:rFonts w:ascii="Trebuchet MS" w:hAnsi="Trebuchet MS"/>
          <w:noProof/>
        </w:rPr>
        <w:t xml:space="preserve">Jehovah continued to speak to Moses, saying: </w:t>
      </w:r>
      <w:r w:rsidRPr="007556DF">
        <w:rPr>
          <w:rFonts w:ascii="Trebuchet MS" w:hAnsi="Trebuchet MS"/>
          <w:b/>
          <w:noProof/>
        </w:rPr>
        <w:t xml:space="preserve">21:17 </w:t>
      </w:r>
      <w:r w:rsidRPr="007556DF">
        <w:rPr>
          <w:rFonts w:ascii="Trebuchet MS" w:hAnsi="Trebuchet MS"/>
          <w:noProof/>
        </w:rPr>
        <w:t>“</w:t>
      </w:r>
      <w:del w:id="133" w:author="Author">
        <w:r w:rsidRPr="007556DF">
          <w:rPr>
            <w:rFonts w:ascii="Trebuchet MS" w:hAnsi="Trebuchet MS"/>
            <w:noProof/>
          </w:rPr>
          <w:delText>Speak to</w:delText>
        </w:r>
      </w:del>
      <w:ins w:id="134" w:author="Author">
        <w:r w:rsidRPr="007556DF">
          <w:rPr>
            <w:rFonts w:ascii="Trebuchet MS" w:hAnsi="Trebuchet MS"/>
            <w:noProof/>
          </w:rPr>
          <w:t>Tell</w:t>
        </w:r>
      </w:ins>
      <w:r w:rsidRPr="007556DF">
        <w:rPr>
          <w:rFonts w:ascii="Trebuchet MS" w:hAnsi="Trebuchet MS"/>
          <w:noProof/>
        </w:rPr>
        <w:t xml:space="preserve"> Aaron, </w:t>
      </w:r>
      <w:del w:id="135" w:author="Author">
        <w:r w:rsidRPr="007556DF">
          <w:rPr>
            <w:rFonts w:ascii="Trebuchet MS" w:hAnsi="Trebuchet MS"/>
            <w:noProof/>
          </w:rPr>
          <w:delText xml:space="preserve">saying, </w:delText>
        </w:r>
      </w:del>
      <w:r w:rsidRPr="007556DF">
        <w:rPr>
          <w:rFonts w:ascii="Trebuchet MS" w:hAnsi="Trebuchet MS"/>
          <w:noProof/>
        </w:rPr>
        <w:t xml:space="preserve">‘No man of your </w:t>
      </w:r>
      <w:del w:id="136" w:author="Author">
        <w:r w:rsidRPr="007556DF">
          <w:rPr>
            <w:rFonts w:ascii="Trebuchet MS" w:hAnsi="Trebuchet MS"/>
            <w:noProof/>
          </w:rPr>
          <w:delText>seed</w:delText>
        </w:r>
      </w:del>
      <w:ins w:id="137" w:author="Author">
        <w:r w:rsidRPr="007556DF">
          <w:rPr>
            <w:rFonts w:ascii="Trebuchet MS" w:hAnsi="Trebuchet MS"/>
            <w:noProof/>
          </w:rPr>
          <w:t>offspring</w:t>
        </w:r>
        <w:r w:rsidRPr="007556DF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7556DF">
        <w:rPr>
          <w:rFonts w:ascii="Trebuchet MS" w:hAnsi="Trebuchet MS"/>
          <w:noProof/>
        </w:rPr>
        <w:t xml:space="preserve"> throughout their generations </w:t>
      </w:r>
      <w:del w:id="140" w:author="Author">
        <w:r w:rsidRPr="007556DF">
          <w:rPr>
            <w:rFonts w:ascii="Trebuchet MS" w:hAnsi="Trebuchet MS"/>
            <w:noProof/>
          </w:rPr>
          <w:delText>in whom there proves to be</w:delText>
        </w:r>
      </w:del>
      <w:ins w:id="141" w:author="Author">
        <w:r w:rsidRPr="007556DF">
          <w:rPr>
            <w:rFonts w:ascii="Trebuchet MS" w:hAnsi="Trebuchet MS"/>
            <w:noProof/>
          </w:rPr>
          <w:t>who has</w:t>
        </w:r>
      </w:ins>
      <w:r w:rsidRPr="007556DF">
        <w:rPr>
          <w:rFonts w:ascii="Trebuchet MS" w:hAnsi="Trebuchet MS"/>
          <w:noProof/>
        </w:rPr>
        <w:t xml:space="preserve"> a defect may </w:t>
      </w:r>
      <w:del w:id="142" w:author="Author">
        <w:r w:rsidRPr="007556DF">
          <w:rPr>
            <w:rFonts w:ascii="Trebuchet MS" w:hAnsi="Trebuchet MS"/>
            <w:noProof/>
          </w:rPr>
          <w:delText>come near</w:delText>
        </w:r>
      </w:del>
      <w:ins w:id="143" w:author="Author">
        <w:r w:rsidRPr="007556DF">
          <w:rPr>
            <w:rFonts w:ascii="Trebuchet MS" w:hAnsi="Trebuchet MS"/>
            <w:noProof/>
          </w:rPr>
          <w:t>approach</w:t>
        </w:r>
      </w:ins>
      <w:r w:rsidRPr="007556DF">
        <w:rPr>
          <w:rFonts w:ascii="Trebuchet MS" w:hAnsi="Trebuchet MS"/>
          <w:noProof/>
        </w:rPr>
        <w:t xml:space="preserve"> to present the bread of his God. </w:t>
      </w:r>
      <w:r w:rsidRPr="007556DF">
        <w:rPr>
          <w:rFonts w:ascii="Trebuchet MS" w:hAnsi="Trebuchet MS"/>
          <w:b/>
          <w:noProof/>
        </w:rPr>
        <w:t xml:space="preserve">21:18 </w:t>
      </w:r>
      <w:del w:id="144" w:author="Author">
        <w:r w:rsidRPr="007556DF">
          <w:rPr>
            <w:rFonts w:ascii="Trebuchet MS" w:hAnsi="Trebuchet MS"/>
            <w:noProof/>
          </w:rPr>
          <w:delText>In case</w:delText>
        </w:r>
      </w:del>
      <w:ins w:id="145" w:author="Author">
        <w:r w:rsidRPr="007556DF">
          <w:rPr>
            <w:rFonts w:ascii="Trebuchet MS" w:hAnsi="Trebuchet MS"/>
            <w:noProof/>
          </w:rPr>
          <w:t>If</w:t>
        </w:r>
      </w:ins>
      <w:r w:rsidRPr="007556DF">
        <w:rPr>
          <w:rFonts w:ascii="Trebuchet MS" w:hAnsi="Trebuchet MS"/>
          <w:noProof/>
        </w:rPr>
        <w:t xml:space="preserve"> there is any man </w:t>
      </w:r>
      <w:del w:id="146" w:author="Author">
        <w:r w:rsidRPr="007556DF">
          <w:rPr>
            <w:rFonts w:ascii="Trebuchet MS" w:hAnsi="Trebuchet MS"/>
            <w:noProof/>
          </w:rPr>
          <w:delText xml:space="preserve">in whom there is </w:delText>
        </w:r>
      </w:del>
      <w:ins w:id="147" w:author="Author">
        <w:r w:rsidRPr="007556DF">
          <w:rPr>
            <w:rFonts w:ascii="Trebuchet MS" w:hAnsi="Trebuchet MS"/>
            <w:noProof/>
          </w:rPr>
          <w:t xml:space="preserve">who has </w:t>
        </w:r>
      </w:ins>
      <w:r w:rsidRPr="007556DF">
        <w:rPr>
          <w:rFonts w:ascii="Trebuchet MS" w:hAnsi="Trebuchet MS"/>
          <w:noProof/>
        </w:rPr>
        <w:t xml:space="preserve">a defect, he may not </w:t>
      </w:r>
      <w:del w:id="148" w:author="Author">
        <w:r w:rsidRPr="007556DF">
          <w:rPr>
            <w:rFonts w:ascii="Trebuchet MS" w:hAnsi="Trebuchet MS"/>
            <w:noProof/>
          </w:rPr>
          <w:delText>come near</w:delText>
        </w:r>
      </w:del>
      <w:ins w:id="149" w:author="Author">
        <w:r w:rsidRPr="007556DF">
          <w:rPr>
            <w:rFonts w:ascii="Trebuchet MS" w:hAnsi="Trebuchet MS"/>
            <w:noProof/>
          </w:rPr>
          <w:t>approach</w:t>
        </w:r>
      </w:ins>
      <w:r w:rsidRPr="007556DF">
        <w:rPr>
          <w:rFonts w:ascii="Trebuchet MS" w:hAnsi="Trebuchet MS"/>
          <w:noProof/>
        </w:rPr>
        <w:t xml:space="preserve">: a man </w:t>
      </w:r>
      <w:ins w:id="150" w:author="Author">
        <w:r w:rsidRPr="007556DF">
          <w:rPr>
            <w:rFonts w:ascii="Trebuchet MS" w:hAnsi="Trebuchet MS"/>
            <w:noProof/>
          </w:rPr>
          <w:t xml:space="preserve">who is </w:t>
        </w:r>
      </w:ins>
      <w:r w:rsidRPr="007556DF">
        <w:rPr>
          <w:rFonts w:ascii="Trebuchet MS" w:hAnsi="Trebuchet MS"/>
          <w:noProof/>
        </w:rPr>
        <w:t xml:space="preserve">blind or lame or </w:t>
      </w:r>
      <w:del w:id="151" w:author="Author">
        <w:r w:rsidRPr="007556DF">
          <w:rPr>
            <w:rFonts w:ascii="Trebuchet MS" w:hAnsi="Trebuchet MS"/>
            <w:noProof/>
          </w:rPr>
          <w:delText>with his nose slit</w:delText>
        </w:r>
      </w:del>
      <w:ins w:id="152" w:author="Author">
        <w:r w:rsidRPr="007556DF">
          <w:rPr>
            <w:rFonts w:ascii="Trebuchet MS" w:hAnsi="Trebuchet MS"/>
            <w:noProof/>
          </w:rPr>
          <w:t>has a disfigured face</w:t>
        </w:r>
        <w:r w:rsidRPr="007556DF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7556DF">
        <w:rPr>
          <w:rFonts w:ascii="Trebuchet MS" w:hAnsi="Trebuchet MS"/>
          <w:noProof/>
        </w:rPr>
        <w:t xml:space="preserve"> or </w:t>
      </w:r>
      <w:del w:id="155" w:author="Author">
        <w:r w:rsidRPr="007556DF">
          <w:rPr>
            <w:rFonts w:ascii="Trebuchet MS" w:hAnsi="Trebuchet MS"/>
            <w:noProof/>
          </w:rPr>
          <w:delText xml:space="preserve">with </w:delText>
        </w:r>
      </w:del>
      <w:r w:rsidRPr="007556DF">
        <w:rPr>
          <w:rFonts w:ascii="Trebuchet MS" w:hAnsi="Trebuchet MS"/>
          <w:noProof/>
        </w:rPr>
        <w:t xml:space="preserve">one </w:t>
      </w:r>
      <w:del w:id="156" w:author="Author">
        <w:r w:rsidRPr="007556DF">
          <w:rPr>
            <w:rFonts w:ascii="Trebuchet MS" w:hAnsi="Trebuchet MS"/>
            <w:noProof/>
          </w:rPr>
          <w:delText>member</w:delText>
        </w:r>
      </w:del>
      <w:ins w:id="157" w:author="Author">
        <w:r w:rsidRPr="007556DF">
          <w:rPr>
            <w:rFonts w:ascii="Trebuchet MS" w:hAnsi="Trebuchet MS"/>
            <w:noProof/>
          </w:rPr>
          <w:t>limb</w:t>
        </w:r>
      </w:ins>
      <w:r w:rsidRPr="007556DF">
        <w:rPr>
          <w:rFonts w:ascii="Trebuchet MS" w:hAnsi="Trebuchet MS"/>
          <w:noProof/>
        </w:rPr>
        <w:t xml:space="preserve"> too long, </w:t>
      </w:r>
      <w:r w:rsidRPr="007556DF">
        <w:rPr>
          <w:rFonts w:ascii="Trebuchet MS" w:hAnsi="Trebuchet MS"/>
          <w:b/>
          <w:noProof/>
        </w:rPr>
        <w:t xml:space="preserve">21:19 </w:t>
      </w:r>
      <w:del w:id="158" w:author="Author">
        <w:r w:rsidRPr="007556DF">
          <w:rPr>
            <w:rFonts w:ascii="Trebuchet MS" w:hAnsi="Trebuchet MS"/>
            <w:noProof/>
          </w:rPr>
          <w:delText xml:space="preserve">or </w:delText>
        </w:r>
      </w:del>
      <w:r w:rsidRPr="007556DF">
        <w:rPr>
          <w:rFonts w:ascii="Trebuchet MS" w:hAnsi="Trebuchet MS"/>
          <w:noProof/>
        </w:rPr>
        <w:t xml:space="preserve">a man </w:t>
      </w:r>
      <w:del w:id="159" w:author="Author">
        <w:r w:rsidRPr="007556DF">
          <w:rPr>
            <w:rFonts w:ascii="Trebuchet MS" w:hAnsi="Trebuchet MS"/>
            <w:noProof/>
          </w:rPr>
          <w:delText>in whom there proves to be</w:delText>
        </w:r>
      </w:del>
      <w:ins w:id="160" w:author="Author">
        <w:r w:rsidRPr="007556DF">
          <w:rPr>
            <w:rFonts w:ascii="Trebuchet MS" w:hAnsi="Trebuchet MS"/>
            <w:noProof/>
          </w:rPr>
          <w:t>with</w:t>
        </w:r>
      </w:ins>
      <w:r w:rsidRPr="007556DF">
        <w:rPr>
          <w:rFonts w:ascii="Trebuchet MS" w:hAnsi="Trebuchet MS"/>
          <w:noProof/>
        </w:rPr>
        <w:t xml:space="preserve"> a </w:t>
      </w:r>
      <w:del w:id="161" w:author="Author">
        <w:r w:rsidRPr="007556DF">
          <w:rPr>
            <w:rFonts w:ascii="Trebuchet MS" w:hAnsi="Trebuchet MS"/>
            <w:noProof/>
          </w:rPr>
          <w:delText>fracture of the</w:delText>
        </w:r>
      </w:del>
      <w:ins w:id="162" w:author="Author">
        <w:r w:rsidRPr="007556DF">
          <w:rPr>
            <w:rFonts w:ascii="Trebuchet MS" w:hAnsi="Trebuchet MS"/>
            <w:noProof/>
          </w:rPr>
          <w:t>fractured</w:t>
        </w:r>
      </w:ins>
      <w:r w:rsidRPr="007556DF">
        <w:rPr>
          <w:rFonts w:ascii="Trebuchet MS" w:hAnsi="Trebuchet MS"/>
          <w:noProof/>
        </w:rPr>
        <w:t xml:space="preserve"> foot or a </w:t>
      </w:r>
      <w:del w:id="163" w:author="Author">
        <w:r w:rsidRPr="007556DF">
          <w:rPr>
            <w:rFonts w:ascii="Trebuchet MS" w:hAnsi="Trebuchet MS"/>
            <w:noProof/>
          </w:rPr>
          <w:delText>fracture of the</w:delText>
        </w:r>
      </w:del>
      <w:ins w:id="164" w:author="Author">
        <w:r w:rsidRPr="007556DF">
          <w:rPr>
            <w:rFonts w:ascii="Trebuchet MS" w:hAnsi="Trebuchet MS"/>
            <w:noProof/>
          </w:rPr>
          <w:t>fractured</w:t>
        </w:r>
      </w:ins>
      <w:r w:rsidRPr="007556DF">
        <w:rPr>
          <w:rFonts w:ascii="Trebuchet MS" w:hAnsi="Trebuchet MS"/>
          <w:noProof/>
        </w:rPr>
        <w:t xml:space="preserve"> hand, </w:t>
      </w:r>
      <w:r w:rsidRPr="007556DF">
        <w:rPr>
          <w:rFonts w:ascii="Trebuchet MS" w:hAnsi="Trebuchet MS"/>
          <w:b/>
          <w:noProof/>
        </w:rPr>
        <w:t xml:space="preserve">21:20 </w:t>
      </w:r>
      <w:del w:id="165" w:author="Author">
        <w:r w:rsidRPr="007556DF">
          <w:rPr>
            <w:rFonts w:ascii="Trebuchet MS" w:hAnsi="Trebuchet MS"/>
            <w:noProof/>
          </w:rPr>
          <w:delText>or</w:delText>
        </w:r>
      </w:del>
      <w:ins w:id="166" w:author="Author">
        <w:r w:rsidRPr="007556DF">
          <w:rPr>
            <w:rFonts w:ascii="Trebuchet MS" w:hAnsi="Trebuchet MS"/>
            <w:noProof/>
          </w:rPr>
          <w:t>a</w:t>
        </w:r>
      </w:ins>
      <w:r w:rsidRPr="007556DF">
        <w:rPr>
          <w:rFonts w:ascii="Trebuchet MS" w:hAnsi="Trebuchet MS"/>
          <w:noProof/>
        </w:rPr>
        <w:t xml:space="preserve"> hunchback or </w:t>
      </w:r>
      <w:del w:id="167" w:author="Author">
        <w:r w:rsidRPr="007556DF">
          <w:rPr>
            <w:rFonts w:ascii="Trebuchet MS" w:hAnsi="Trebuchet MS"/>
            <w:noProof/>
          </w:rPr>
          <w:delText>thin</w:delText>
        </w:r>
      </w:del>
      <w:ins w:id="168" w:author="Author">
        <w:r w:rsidRPr="007556DF">
          <w:rPr>
            <w:rFonts w:ascii="Trebuchet MS" w:hAnsi="Trebuchet MS"/>
            <w:noProof/>
          </w:rPr>
          <w:t>a dwarf,</w:t>
        </w:r>
        <w:r w:rsidRPr="007556DF">
          <w:rPr>
            <w:rStyle w:val="FootnoteReference"/>
            <w:rFonts w:ascii="Trebuchet MS" w:hAnsi="Trebuchet MS"/>
            <w:noProof/>
          </w:rPr>
          <w:footnoteReference w:id="8"/>
        </w:r>
        <w:r w:rsidRPr="007556DF">
          <w:rPr>
            <w:rFonts w:ascii="Trebuchet MS" w:hAnsi="Trebuchet MS"/>
            <w:noProof/>
          </w:rPr>
          <w:t xml:space="preserve"> or a man with an eye defect</w:t>
        </w:r>
      </w:ins>
      <w:r w:rsidRPr="007556DF">
        <w:rPr>
          <w:rFonts w:ascii="Trebuchet MS" w:hAnsi="Trebuchet MS"/>
          <w:noProof/>
        </w:rPr>
        <w:t xml:space="preserve"> or </w:t>
      </w:r>
      <w:del w:id="171" w:author="Author">
        <w:r w:rsidRPr="007556DF">
          <w:rPr>
            <w:rFonts w:ascii="Trebuchet MS" w:hAnsi="Trebuchet MS"/>
            <w:noProof/>
          </w:rPr>
          <w:delText>diseased in his eyes</w:delText>
        </w:r>
      </w:del>
      <w:ins w:id="172" w:author="Author">
        <w:r w:rsidRPr="007556DF">
          <w:rPr>
            <w:rFonts w:ascii="Trebuchet MS" w:hAnsi="Trebuchet MS"/>
            <w:noProof/>
          </w:rPr>
          <w:t>eczema</w:t>
        </w:r>
      </w:ins>
      <w:r w:rsidRPr="007556DF">
        <w:rPr>
          <w:rFonts w:ascii="Trebuchet MS" w:hAnsi="Trebuchet MS"/>
          <w:noProof/>
        </w:rPr>
        <w:t xml:space="preserve"> or </w:t>
      </w:r>
      <w:del w:id="173" w:author="Author">
        <w:r w:rsidRPr="007556DF">
          <w:rPr>
            <w:rFonts w:ascii="Trebuchet MS" w:hAnsi="Trebuchet MS"/>
            <w:noProof/>
          </w:rPr>
          <w:delText>scabby</w:delText>
        </w:r>
      </w:del>
      <w:ins w:id="174" w:author="Author">
        <w:r w:rsidRPr="007556DF">
          <w:rPr>
            <w:rFonts w:ascii="Trebuchet MS" w:hAnsi="Trebuchet MS"/>
            <w:noProof/>
          </w:rPr>
          <w:t>ringworm</w:t>
        </w:r>
      </w:ins>
      <w:r w:rsidRPr="007556DF">
        <w:rPr>
          <w:rFonts w:ascii="Trebuchet MS" w:hAnsi="Trebuchet MS"/>
          <w:noProof/>
        </w:rPr>
        <w:t xml:space="preserve"> or </w:t>
      </w:r>
      <w:del w:id="175" w:author="Author">
        <w:r w:rsidRPr="007556DF">
          <w:rPr>
            <w:rFonts w:ascii="Trebuchet MS" w:hAnsi="Trebuchet MS"/>
            <w:noProof/>
          </w:rPr>
          <w:delText>having ringworms or having his</w:delText>
        </w:r>
      </w:del>
      <w:ins w:id="176" w:author="Author">
        <w:r w:rsidRPr="007556DF">
          <w:rPr>
            <w:rFonts w:ascii="Trebuchet MS" w:hAnsi="Trebuchet MS"/>
            <w:noProof/>
          </w:rPr>
          <w:t>damaged</w:t>
        </w:r>
      </w:ins>
      <w:r w:rsidRPr="007556DF">
        <w:rPr>
          <w:rFonts w:ascii="Trebuchet MS" w:hAnsi="Trebuchet MS"/>
          <w:noProof/>
        </w:rPr>
        <w:t xml:space="preserve"> testicles</w:t>
      </w:r>
      <w:del w:id="177" w:author="Author">
        <w:r w:rsidRPr="007556DF">
          <w:rPr>
            <w:rFonts w:ascii="Trebuchet MS" w:hAnsi="Trebuchet MS"/>
            <w:noProof/>
          </w:rPr>
          <w:delText xml:space="preserve"> broken</w:delText>
        </w:r>
      </w:del>
      <w:r w:rsidRPr="007556DF">
        <w:rPr>
          <w:rFonts w:ascii="Trebuchet MS" w:hAnsi="Trebuchet MS"/>
          <w:noProof/>
        </w:rPr>
        <w:t xml:space="preserve">. </w:t>
      </w:r>
      <w:r w:rsidRPr="007556DF">
        <w:rPr>
          <w:rFonts w:ascii="Trebuchet MS" w:hAnsi="Trebuchet MS"/>
          <w:b/>
          <w:noProof/>
        </w:rPr>
        <w:t xml:space="preserve">21:21 </w:t>
      </w:r>
      <w:del w:id="178" w:author="Author">
        <w:r w:rsidRPr="007556DF">
          <w:rPr>
            <w:rFonts w:ascii="Trebuchet MS" w:hAnsi="Trebuchet MS"/>
            <w:noProof/>
          </w:rPr>
          <w:delText>Any</w:delText>
        </w:r>
      </w:del>
      <w:ins w:id="179" w:author="Author">
        <w:r w:rsidRPr="007556DF">
          <w:rPr>
            <w:rFonts w:ascii="Trebuchet MS" w:hAnsi="Trebuchet MS"/>
            <w:noProof/>
          </w:rPr>
          <w:t>No</w:t>
        </w:r>
      </w:ins>
      <w:r w:rsidRPr="007556DF">
        <w:rPr>
          <w:rFonts w:ascii="Trebuchet MS" w:hAnsi="Trebuchet MS"/>
          <w:noProof/>
        </w:rPr>
        <w:t xml:space="preserve"> man of the </w:t>
      </w:r>
      <w:del w:id="180" w:author="Author">
        <w:r w:rsidRPr="007556DF">
          <w:rPr>
            <w:rFonts w:ascii="Trebuchet MS" w:hAnsi="Trebuchet MS"/>
            <w:noProof/>
          </w:rPr>
          <w:delText>seed</w:delText>
        </w:r>
      </w:del>
      <w:ins w:id="181" w:author="Author">
        <w:r w:rsidRPr="007556DF">
          <w:rPr>
            <w:rFonts w:ascii="Trebuchet MS" w:hAnsi="Trebuchet MS"/>
            <w:noProof/>
          </w:rPr>
          <w:t>offspring</w:t>
        </w:r>
        <w:r w:rsidRPr="007556DF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7556DF">
        <w:rPr>
          <w:rFonts w:ascii="Trebuchet MS" w:hAnsi="Trebuchet MS"/>
          <w:noProof/>
        </w:rPr>
        <w:t xml:space="preserve"> of Aaron the priest </w:t>
      </w:r>
      <w:del w:id="184" w:author="Author">
        <w:r w:rsidRPr="007556DF">
          <w:rPr>
            <w:rFonts w:ascii="Trebuchet MS" w:hAnsi="Trebuchet MS"/>
            <w:noProof/>
          </w:rPr>
          <w:delText>in whom there is</w:delText>
        </w:r>
      </w:del>
      <w:ins w:id="185" w:author="Author">
        <w:r w:rsidRPr="007556DF">
          <w:rPr>
            <w:rFonts w:ascii="Trebuchet MS" w:hAnsi="Trebuchet MS"/>
            <w:noProof/>
          </w:rPr>
          <w:t>who has</w:t>
        </w:r>
      </w:ins>
      <w:r w:rsidRPr="007556DF">
        <w:rPr>
          <w:rFonts w:ascii="Trebuchet MS" w:hAnsi="Trebuchet MS"/>
          <w:noProof/>
        </w:rPr>
        <w:t xml:space="preserve"> a defect may </w:t>
      </w:r>
      <w:del w:id="186" w:author="Author">
        <w:r w:rsidRPr="007556DF">
          <w:rPr>
            <w:rFonts w:ascii="Trebuchet MS" w:hAnsi="Trebuchet MS"/>
            <w:noProof/>
          </w:rPr>
          <w:delText xml:space="preserve">not </w:delText>
        </w:r>
      </w:del>
      <w:r w:rsidRPr="007556DF">
        <w:rPr>
          <w:rFonts w:ascii="Trebuchet MS" w:hAnsi="Trebuchet MS"/>
          <w:noProof/>
        </w:rPr>
        <w:t xml:space="preserve">approach to present Jehovah’s offerings made by fire. </w:t>
      </w:r>
      <w:del w:id="187" w:author="Author">
        <w:r w:rsidRPr="007556DF">
          <w:rPr>
            <w:rFonts w:ascii="Trebuchet MS" w:hAnsi="Trebuchet MS"/>
            <w:noProof/>
          </w:rPr>
          <w:delText>There is</w:delText>
        </w:r>
      </w:del>
      <w:ins w:id="188" w:author="Author">
        <w:r w:rsidRPr="007556DF">
          <w:rPr>
            <w:rFonts w:ascii="Trebuchet MS" w:hAnsi="Trebuchet MS"/>
            <w:noProof/>
          </w:rPr>
          <w:t>Because he has</w:t>
        </w:r>
      </w:ins>
      <w:r w:rsidRPr="007556DF">
        <w:rPr>
          <w:rFonts w:ascii="Trebuchet MS" w:hAnsi="Trebuchet MS"/>
          <w:noProof/>
        </w:rPr>
        <w:t xml:space="preserve"> a defect</w:t>
      </w:r>
      <w:del w:id="189" w:author="Author">
        <w:r w:rsidRPr="007556DF">
          <w:rPr>
            <w:rFonts w:ascii="Trebuchet MS" w:hAnsi="Trebuchet MS"/>
            <w:noProof/>
          </w:rPr>
          <w:delText xml:space="preserve"> in him. He</w:delText>
        </w:r>
      </w:del>
      <w:ins w:id="190" w:author="Author">
        <w:r w:rsidRPr="007556DF">
          <w:rPr>
            <w:rFonts w:ascii="Trebuchet MS" w:hAnsi="Trebuchet MS"/>
            <w:noProof/>
          </w:rPr>
          <w:t>, he</w:t>
        </w:r>
      </w:ins>
      <w:r w:rsidRPr="007556DF">
        <w:rPr>
          <w:rFonts w:ascii="Trebuchet MS" w:hAnsi="Trebuchet MS"/>
          <w:noProof/>
        </w:rPr>
        <w:t xml:space="preserve"> may not approach to present the bread of his God. </w:t>
      </w:r>
      <w:r w:rsidRPr="007556DF">
        <w:rPr>
          <w:rFonts w:ascii="Trebuchet MS" w:hAnsi="Trebuchet MS"/>
          <w:b/>
          <w:noProof/>
        </w:rPr>
        <w:t xml:space="preserve">21:22 </w:t>
      </w:r>
      <w:r w:rsidRPr="007556DF">
        <w:rPr>
          <w:rFonts w:ascii="Trebuchet MS" w:hAnsi="Trebuchet MS"/>
          <w:noProof/>
        </w:rPr>
        <w:t xml:space="preserve">He may eat the bread of his God from the most holy things and from the holy things. </w:t>
      </w:r>
      <w:r w:rsidRPr="007556DF">
        <w:rPr>
          <w:rFonts w:ascii="Trebuchet MS" w:hAnsi="Trebuchet MS"/>
          <w:b/>
          <w:noProof/>
        </w:rPr>
        <w:t xml:space="preserve">21:23 </w:t>
      </w:r>
      <w:r w:rsidRPr="007556DF">
        <w:rPr>
          <w:rFonts w:ascii="Trebuchet MS" w:hAnsi="Trebuchet MS"/>
          <w:noProof/>
        </w:rPr>
        <w:t>However, he may not come</w:t>
      </w:r>
      <w:del w:id="191" w:author="Author">
        <w:r w:rsidRPr="007556DF">
          <w:rPr>
            <w:rFonts w:ascii="Trebuchet MS" w:hAnsi="Trebuchet MS"/>
            <w:noProof/>
          </w:rPr>
          <w:delText xml:space="preserve"> in</w:delText>
        </w:r>
      </w:del>
      <w:r w:rsidRPr="007556DF">
        <w:rPr>
          <w:rFonts w:ascii="Trebuchet MS" w:hAnsi="Trebuchet MS"/>
          <w:noProof/>
        </w:rPr>
        <w:t xml:space="preserve"> near the curtain, and he may not approach the altar, because there is a defect in him; and he should not profane my sanctuary, for I am Jehovah</w:t>
      </w:r>
      <w:ins w:id="192" w:author="Author">
        <w:r w:rsidRPr="007556DF">
          <w:rPr>
            <w:rFonts w:ascii="Trebuchet MS" w:hAnsi="Trebuchet MS"/>
            <w:noProof/>
          </w:rPr>
          <w:t>,</w:t>
        </w:r>
      </w:ins>
      <w:r w:rsidRPr="007556DF">
        <w:rPr>
          <w:rFonts w:ascii="Trebuchet MS" w:hAnsi="Trebuchet MS"/>
          <w:noProof/>
        </w:rPr>
        <w:t xml:space="preserve"> who is sanctifying them.’”</w:t>
      </w:r>
    </w:p>
    <w:p w:rsidR="000A0C58" w:rsidRPr="007556DF" w:rsidRDefault="000A0C58" w:rsidP="000A0C58">
      <w:pPr>
        <w:rPr>
          <w:rFonts w:ascii="Trebuchet MS" w:hAnsi="Trebuchet MS"/>
          <w:noProof/>
        </w:rPr>
      </w:pPr>
      <w:r w:rsidRPr="007556DF">
        <w:rPr>
          <w:rFonts w:ascii="Trebuchet MS" w:hAnsi="Trebuchet MS"/>
          <w:b/>
        </w:rPr>
        <w:t xml:space="preserve">21:24 </w:t>
      </w:r>
      <w:del w:id="193" w:author="Author">
        <w:r w:rsidRPr="007556DF">
          <w:rPr>
            <w:rFonts w:ascii="Trebuchet MS" w:hAnsi="Trebuchet MS"/>
            <w:noProof/>
          </w:rPr>
          <w:delText>Accordingly</w:delText>
        </w:r>
      </w:del>
      <w:ins w:id="194" w:author="Author">
        <w:r w:rsidRPr="007556DF">
          <w:rPr>
            <w:rFonts w:ascii="Trebuchet MS" w:hAnsi="Trebuchet MS"/>
            <w:noProof/>
          </w:rPr>
          <w:t>So</w:t>
        </w:r>
      </w:ins>
      <w:r w:rsidRPr="007556DF">
        <w:rPr>
          <w:rFonts w:ascii="Trebuchet MS" w:hAnsi="Trebuchet MS"/>
          <w:noProof/>
        </w:rPr>
        <w:t xml:space="preserve"> Moses spoke to Aaron and his sons and all the </w:t>
      </w:r>
      <w:del w:id="195" w:author="Author">
        <w:r w:rsidRPr="007556DF">
          <w:rPr>
            <w:rFonts w:ascii="Trebuchet MS" w:hAnsi="Trebuchet MS"/>
            <w:noProof/>
          </w:rPr>
          <w:delText>sons of Israel</w:delText>
        </w:r>
      </w:del>
      <w:ins w:id="196" w:author="Author">
        <w:r w:rsidRPr="007556DF">
          <w:rPr>
            <w:rFonts w:ascii="Trebuchet MS" w:hAnsi="Trebuchet MS"/>
            <w:noProof/>
          </w:rPr>
          <w:t>Israelites</w:t>
        </w:r>
      </w:ins>
      <w:r w:rsidRPr="007556DF">
        <w:rPr>
          <w:rFonts w:ascii="Trebuchet MS" w:hAnsi="Trebuchet MS"/>
          <w:noProof/>
        </w:rPr>
        <w:t>.</w:t>
      </w:r>
    </w:p>
    <w:p w:rsidR="000A0C58" w:rsidRPr="007556DF" w:rsidRDefault="000A0C58" w:rsidP="000A0C58">
      <w:pPr>
        <w:rPr>
          <w:rFonts w:ascii="Trebuchet MS" w:hAnsi="Trebuchet MS"/>
          <w:b/>
        </w:rPr>
      </w:pPr>
    </w:p>
    <w:p w:rsidR="00762BCB" w:rsidRPr="000A0C58" w:rsidRDefault="00762BCB" w:rsidP="000A0C58"/>
    <w:sectPr w:rsidR="00762BCB" w:rsidRPr="000A0C58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9B4" w:rsidRDefault="00B239B4">
      <w:r>
        <w:separator/>
      </w:r>
    </w:p>
  </w:endnote>
  <w:endnote w:type="continuationSeparator" w:id="0">
    <w:p w:rsidR="00B239B4" w:rsidRDefault="00B23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9B4" w:rsidRDefault="00B239B4">
      <w:r>
        <w:separator/>
      </w:r>
    </w:p>
  </w:footnote>
  <w:footnote w:type="continuationSeparator" w:id="0">
    <w:p w:rsidR="00B239B4" w:rsidRDefault="00B239B4">
      <w:r>
        <w:continuationSeparator/>
      </w:r>
    </w:p>
  </w:footnote>
  <w:footnote w:id="1">
    <w:p w:rsidR="000A0C58" w:rsidRPr="007556DF" w:rsidRDefault="000A0C58" w:rsidP="007556DF">
      <w:pPr>
        <w:pStyle w:val="FootnoteText"/>
        <w:spacing w:after="96"/>
        <w:ind w:firstLine="288"/>
        <w:rPr>
          <w:ins w:id="8" w:author="Author"/>
        </w:rPr>
      </w:pPr>
      <w:ins w:id="9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21:1 </w:t>
        </w:r>
        <w:r w:rsidRPr="007556DF">
          <w:t xml:space="preserve">Or “for a soul.” </w:t>
        </w:r>
      </w:ins>
    </w:p>
  </w:footnote>
  <w:footnote w:id="2">
    <w:p w:rsidR="000A0C58" w:rsidRPr="007556DF" w:rsidRDefault="000A0C58" w:rsidP="007556DF">
      <w:pPr>
        <w:pStyle w:val="FootnoteText"/>
        <w:spacing w:after="96"/>
        <w:ind w:firstLine="288"/>
        <w:rPr>
          <w:ins w:id="52" w:author="Author"/>
        </w:rPr>
      </w:pPr>
      <w:ins w:id="53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21:6 </w:t>
        </w:r>
        <w:r w:rsidRPr="007556DF">
          <w:t>Or “food,” referring to sacrifices.</w:t>
        </w:r>
      </w:ins>
    </w:p>
  </w:footnote>
  <w:footnote w:id="3">
    <w:p w:rsidR="000A0C58" w:rsidRPr="007556DF" w:rsidRDefault="000A0C58" w:rsidP="007556DF">
      <w:pPr>
        <w:pStyle w:val="FootnoteText"/>
        <w:spacing w:after="96"/>
        <w:ind w:firstLine="288"/>
        <w:rPr>
          <w:ins w:id="89" w:author="Author"/>
        </w:rPr>
      </w:pPr>
      <w:ins w:id="90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21:10 </w:t>
        </w:r>
        <w:r w:rsidRPr="007556DF">
          <w:t>Lit., “whose hand was filled.”</w:t>
        </w:r>
      </w:ins>
    </w:p>
  </w:footnote>
  <w:footnote w:id="4">
    <w:p w:rsidR="000A0C58" w:rsidRPr="007556DF" w:rsidRDefault="000A0C58" w:rsidP="007556DF">
      <w:pPr>
        <w:pStyle w:val="FootnoteText"/>
        <w:spacing w:after="96"/>
        <w:ind w:firstLine="288"/>
        <w:rPr>
          <w:ins w:id="101" w:author="Author"/>
        </w:rPr>
      </w:pPr>
      <w:ins w:id="102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21:11 </w:t>
        </w:r>
        <w:r w:rsidRPr="007556DF">
          <w:t xml:space="preserve">Or “any dead soul.” The Hebrew word </w:t>
        </w:r>
        <w:r w:rsidRPr="007556DF">
          <w:rPr>
            <w:i/>
          </w:rPr>
          <w:t>ne′phesh</w:t>
        </w:r>
        <w:r w:rsidRPr="007556DF">
          <w:t xml:space="preserve"> is here connected to a Hebrew word meaning “dead.”</w:t>
        </w:r>
      </w:ins>
    </w:p>
  </w:footnote>
  <w:footnote w:id="5">
    <w:p w:rsidR="000A0C58" w:rsidRPr="007556DF" w:rsidRDefault="000A0C58" w:rsidP="007556DF">
      <w:pPr>
        <w:pStyle w:val="FootnoteText"/>
        <w:spacing w:after="96"/>
        <w:ind w:firstLine="288"/>
        <w:rPr>
          <w:ins w:id="127" w:author="Author"/>
        </w:rPr>
      </w:pPr>
      <w:ins w:id="128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21:15 </w:t>
        </w:r>
        <w:r w:rsidRPr="007556DF">
          <w:t>Lit., “seed.”</w:t>
        </w:r>
      </w:ins>
    </w:p>
  </w:footnote>
  <w:footnote w:id="6">
    <w:p w:rsidR="000A0C58" w:rsidRPr="007556DF" w:rsidRDefault="000A0C58" w:rsidP="007556DF">
      <w:pPr>
        <w:pStyle w:val="FootnoteText"/>
        <w:spacing w:after="96"/>
        <w:ind w:firstLine="288"/>
        <w:rPr>
          <w:ins w:id="138" w:author="Author"/>
        </w:rPr>
      </w:pPr>
      <w:ins w:id="139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21:17 </w:t>
        </w:r>
        <w:r w:rsidRPr="007556DF">
          <w:t>Lit., “seed.”</w:t>
        </w:r>
      </w:ins>
    </w:p>
  </w:footnote>
  <w:footnote w:id="7">
    <w:p w:rsidR="000A0C58" w:rsidRPr="007556DF" w:rsidRDefault="000A0C58" w:rsidP="007556DF">
      <w:pPr>
        <w:pStyle w:val="FootnoteText"/>
        <w:spacing w:after="96"/>
        <w:ind w:firstLine="288"/>
        <w:rPr>
          <w:ins w:id="153" w:author="Author"/>
        </w:rPr>
      </w:pPr>
      <w:ins w:id="154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21:18 </w:t>
        </w:r>
        <w:r w:rsidRPr="007556DF">
          <w:t>Lit., “or with his nose slit.”</w:t>
        </w:r>
      </w:ins>
    </w:p>
  </w:footnote>
  <w:footnote w:id="8">
    <w:p w:rsidR="000A0C58" w:rsidRPr="007556DF" w:rsidRDefault="000A0C58" w:rsidP="007556DF">
      <w:pPr>
        <w:pStyle w:val="FootnoteText"/>
        <w:spacing w:after="96"/>
        <w:ind w:firstLine="288"/>
        <w:rPr>
          <w:ins w:id="169" w:author="Author"/>
        </w:rPr>
      </w:pPr>
      <w:ins w:id="170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21:20 </w:t>
        </w:r>
        <w:r w:rsidRPr="007556DF">
          <w:t>Or possibly, “emaciated.”</w:t>
        </w:r>
      </w:ins>
    </w:p>
  </w:footnote>
  <w:footnote w:id="9">
    <w:p w:rsidR="000A0C58" w:rsidRPr="007556DF" w:rsidRDefault="000A0C58" w:rsidP="007556DF">
      <w:pPr>
        <w:pStyle w:val="FootnoteText"/>
        <w:spacing w:after="96"/>
        <w:ind w:firstLine="288"/>
        <w:rPr>
          <w:ins w:id="182" w:author="Author"/>
        </w:rPr>
      </w:pPr>
      <w:ins w:id="183" w:author="Author">
        <w:r w:rsidRPr="007556DF">
          <w:rPr>
            <w:rStyle w:val="FootnoteReference"/>
          </w:rPr>
          <w:footnoteRef/>
        </w:r>
        <w:r w:rsidRPr="007556DF">
          <w:t xml:space="preserve"> </w:t>
        </w:r>
        <w:r w:rsidRPr="007556DF">
          <w:rPr>
            <w:b/>
          </w:rPr>
          <w:t xml:space="preserve">21:21 </w:t>
        </w:r>
        <w:r w:rsidRPr="007556DF">
          <w:t>Lit., “seed.”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06675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06675">
        <w:t>Leviticus Chapter 21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06675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06675">
      <w:rPr>
        <w:noProof/>
        <w:snapToGrid w:val="0"/>
      </w:rPr>
      <w:t>Leviticus 21.Revised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06675">
        <w:t>Leviticus Chapter 21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06675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06675">
      <w:rPr>
        <w:noProof/>
        <w:snapToGrid w:val="0"/>
      </w:rPr>
      <w:t>Leviticus 21.Revised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0667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0667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0667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0667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9B4"/>
    <w:rsid w:val="000A0C5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06675"/>
    <w:rsid w:val="00A13B03"/>
    <w:rsid w:val="00A73FF6"/>
    <w:rsid w:val="00A86CA5"/>
    <w:rsid w:val="00AA09DB"/>
    <w:rsid w:val="00B239B4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e8f91d5d0f134b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A0C5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A0C5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A0C5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A0C5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A0C5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A0C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8f91d5d0f134b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802</ap:Words>
  <ap:Characters>3380</ap:Characters>
  <ap:Application>Microsoft Office Word</ap:Application>
  <ap:DocSecurity>0</ap:DocSecurity>
  <ap:Lines>57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4173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21</dc:title>
  <dc:subject/>
  <dc:creator>Miriam Abela</dc:creator>
  <cp:keywords/>
  <dc:description/>
  <cp:lastModifiedBy>Miriam Abela</cp:lastModifiedBy>
  <cp:revision>3</cp:revision>
  <dcterms:created xsi:type="dcterms:W3CDTF">2020-08-28T11:02:00Z</dcterms:created>
  <dcterms:modified xsi:type="dcterms:W3CDTF">2020-08-28T11:02:00Z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21.docx</vt:lpwstr>
  </property>
  <property fmtid="{D5CDD505-2E9C-101B-9397-08002B2CF9AE}" pid="9" name="_TranslationDocumentId">
    <vt:i4>19441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