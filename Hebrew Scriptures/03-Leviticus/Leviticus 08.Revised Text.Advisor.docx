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DBA" w:rsidRPr="00AD3502" w:rsidRDefault="00C66DBA" w:rsidP="00C66DBA">
      <w:pPr>
        <w:rPr>
          <w:rFonts w:ascii="Trebuchet MS" w:hAnsi="Trebuchet MS"/>
          <w:noProof/>
        </w:rPr>
      </w:pPr>
      <w:bookmarkStart w:id="0" w:name="_GoBack"/>
      <w:bookmarkEnd w:id="0"/>
      <w:r w:rsidRPr="00AD3502">
        <w:rPr>
          <w:rFonts w:ascii="Trebuchet MS" w:hAnsi="Trebuchet MS"/>
          <w:b/>
        </w:rPr>
        <w:t xml:space="preserve">8:1 </w:t>
      </w:r>
      <w:del w:id="1" w:author="Author">
        <w:r w:rsidRPr="00AD3502">
          <w:rPr>
            <w:rFonts w:ascii="Trebuchet MS" w:hAnsi="Trebuchet MS"/>
            <w:noProof/>
          </w:rPr>
          <w:delText xml:space="preserve">And </w:delText>
        </w:r>
      </w:del>
      <w:r w:rsidRPr="00AD3502">
        <w:rPr>
          <w:rFonts w:ascii="Trebuchet MS" w:hAnsi="Trebuchet MS"/>
          <w:noProof/>
        </w:rPr>
        <w:t xml:space="preserve">Jehovah </w:t>
      </w:r>
      <w:del w:id="2" w:author="Author">
        <w:r w:rsidRPr="00AD3502">
          <w:rPr>
            <w:rFonts w:ascii="Trebuchet MS" w:hAnsi="Trebuchet MS"/>
            <w:noProof/>
          </w:rPr>
          <w:delText>proceeded</w:delText>
        </w:r>
      </w:del>
      <w:ins w:id="3" w:author="Author">
        <w:r w:rsidRPr="00AD3502">
          <w:rPr>
            <w:rFonts w:ascii="Trebuchet MS" w:hAnsi="Trebuchet MS"/>
            <w:noProof/>
          </w:rPr>
          <w:t>continued</w:t>
        </w:r>
      </w:ins>
      <w:r w:rsidRPr="00AD3502">
        <w:rPr>
          <w:rFonts w:ascii="Trebuchet MS" w:hAnsi="Trebuchet MS"/>
          <w:noProof/>
        </w:rPr>
        <w:t xml:space="preserve"> to speak to Moses, saying: </w:t>
      </w:r>
      <w:r w:rsidRPr="00AD3502">
        <w:rPr>
          <w:rFonts w:ascii="Trebuchet MS" w:hAnsi="Trebuchet MS"/>
          <w:b/>
          <w:noProof/>
        </w:rPr>
        <w:t xml:space="preserve">8:2 </w:t>
      </w:r>
      <w:r w:rsidRPr="00AD3502">
        <w:rPr>
          <w:rFonts w:ascii="Trebuchet MS" w:hAnsi="Trebuchet MS"/>
          <w:noProof/>
        </w:rPr>
        <w:t>“Take Aaron and his sons with him</w:t>
      </w:r>
      <w:del w:id="4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5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garments</w:t>
      </w:r>
      <w:del w:id="6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7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anointing oil</w:t>
      </w:r>
      <w:del w:id="8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9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bull of the sin offering</w:t>
      </w:r>
      <w:del w:id="10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1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two rams</w:t>
      </w:r>
      <w:ins w:id="12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the basket of </w:t>
      </w:r>
      <w:del w:id="13" w:author="Author">
        <w:r w:rsidRPr="00AD3502">
          <w:rPr>
            <w:rFonts w:ascii="Trebuchet MS" w:hAnsi="Trebuchet MS"/>
            <w:noProof/>
          </w:rPr>
          <w:delText>unfermented cakes</w:delText>
        </w:r>
      </w:del>
      <w:ins w:id="14" w:author="Author">
        <w:r w:rsidRPr="00AD3502">
          <w:rPr>
            <w:rFonts w:ascii="Trebuchet MS" w:hAnsi="Trebuchet MS"/>
            <w:noProof/>
          </w:rPr>
          <w:t>unleavened bread</w:t>
        </w:r>
      </w:ins>
      <w:r w:rsidRPr="00AD3502">
        <w:rPr>
          <w:rFonts w:ascii="Trebuchet MS" w:hAnsi="Trebuchet MS"/>
          <w:noProof/>
        </w:rPr>
        <w:t xml:space="preserve">, </w:t>
      </w:r>
      <w:r w:rsidRPr="00AD3502">
        <w:rPr>
          <w:rFonts w:ascii="Trebuchet MS" w:hAnsi="Trebuchet MS"/>
          <w:b/>
          <w:noProof/>
        </w:rPr>
        <w:t xml:space="preserve">8:3 </w:t>
      </w:r>
      <w:r w:rsidRPr="00AD3502">
        <w:rPr>
          <w:rFonts w:ascii="Trebuchet MS" w:hAnsi="Trebuchet MS"/>
          <w:noProof/>
        </w:rPr>
        <w:t xml:space="preserve">and make all the assembly </w:t>
      </w:r>
      <w:del w:id="15" w:author="Author">
        <w:r w:rsidRPr="00AD3502">
          <w:rPr>
            <w:rFonts w:ascii="Trebuchet MS" w:hAnsi="Trebuchet MS"/>
            <w:noProof/>
          </w:rPr>
          <w:delText>congregate</w:delText>
        </w:r>
      </w:del>
      <w:ins w:id="16" w:author="Author">
        <w:r w:rsidRPr="00AD3502">
          <w:rPr>
            <w:rFonts w:ascii="Trebuchet MS" w:hAnsi="Trebuchet MS"/>
            <w:noProof/>
          </w:rPr>
          <w:t>gather together</w:t>
        </w:r>
      </w:ins>
      <w:r w:rsidRPr="00AD3502">
        <w:rPr>
          <w:rFonts w:ascii="Trebuchet MS" w:hAnsi="Trebuchet MS"/>
          <w:noProof/>
        </w:rPr>
        <w:t xml:space="preserve"> at the entrance of the tent of meeting.”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8:4 </w:t>
      </w:r>
      <w:r w:rsidRPr="00AD3502">
        <w:rPr>
          <w:rFonts w:ascii="Trebuchet MS" w:hAnsi="Trebuchet MS"/>
          <w:noProof/>
        </w:rPr>
        <w:t xml:space="preserve">Then Moses did just as Jehovah had commanded him, and the assembly </w:t>
      </w:r>
      <w:del w:id="17" w:author="Author">
        <w:r w:rsidRPr="00AD3502">
          <w:rPr>
            <w:rFonts w:ascii="Trebuchet MS" w:hAnsi="Trebuchet MS"/>
            <w:noProof/>
          </w:rPr>
          <w:delText>congregated</w:delText>
        </w:r>
      </w:del>
      <w:ins w:id="18" w:author="Author">
        <w:r w:rsidRPr="00AD3502">
          <w:rPr>
            <w:rFonts w:ascii="Trebuchet MS" w:hAnsi="Trebuchet MS"/>
            <w:noProof/>
          </w:rPr>
          <w:t>gathered together</w:t>
        </w:r>
      </w:ins>
      <w:r w:rsidRPr="00AD3502">
        <w:rPr>
          <w:rFonts w:ascii="Trebuchet MS" w:hAnsi="Trebuchet MS"/>
          <w:noProof/>
        </w:rPr>
        <w:t xml:space="preserve"> at the entrance of the tent of meeting. </w:t>
      </w:r>
      <w:r w:rsidRPr="00AD3502">
        <w:rPr>
          <w:rFonts w:ascii="Trebuchet MS" w:hAnsi="Trebuchet MS"/>
          <w:b/>
          <w:noProof/>
        </w:rPr>
        <w:t xml:space="preserve">8:5 </w:t>
      </w:r>
      <w:r w:rsidRPr="00AD3502">
        <w:rPr>
          <w:rFonts w:ascii="Trebuchet MS" w:hAnsi="Trebuchet MS"/>
          <w:noProof/>
        </w:rPr>
        <w:t xml:space="preserve">Moses now said to the assembly: “This is </w:t>
      </w:r>
      <w:del w:id="19" w:author="Author">
        <w:r w:rsidRPr="00AD3502">
          <w:rPr>
            <w:rFonts w:ascii="Trebuchet MS" w:hAnsi="Trebuchet MS"/>
            <w:noProof/>
          </w:rPr>
          <w:delText>the thing that</w:delText>
        </w:r>
      </w:del>
      <w:ins w:id="20" w:author="Author">
        <w:r w:rsidRPr="00AD3502">
          <w:rPr>
            <w:rFonts w:ascii="Trebuchet MS" w:hAnsi="Trebuchet MS"/>
            <w:noProof/>
          </w:rPr>
          <w:t>what</w:t>
        </w:r>
      </w:ins>
      <w:r w:rsidRPr="00AD3502">
        <w:rPr>
          <w:rFonts w:ascii="Trebuchet MS" w:hAnsi="Trebuchet MS"/>
          <w:noProof/>
        </w:rPr>
        <w:t xml:space="preserve"> Jehovah has </w:t>
      </w:r>
      <w:del w:id="21" w:author="Author">
        <w:r w:rsidRPr="00AD3502">
          <w:rPr>
            <w:rFonts w:ascii="Trebuchet MS" w:hAnsi="Trebuchet MS"/>
            <w:noProof/>
          </w:rPr>
          <w:delText>given command</w:delText>
        </w:r>
      </w:del>
      <w:ins w:id="22" w:author="Author">
        <w:r w:rsidRPr="00AD3502">
          <w:rPr>
            <w:rFonts w:ascii="Trebuchet MS" w:hAnsi="Trebuchet MS"/>
            <w:noProof/>
          </w:rPr>
          <w:t>commanded us</w:t>
        </w:r>
      </w:ins>
      <w:r w:rsidRPr="00AD3502">
        <w:rPr>
          <w:rFonts w:ascii="Trebuchet MS" w:hAnsi="Trebuchet MS"/>
          <w:noProof/>
        </w:rPr>
        <w:t xml:space="preserve"> to do.” </w:t>
      </w:r>
      <w:r w:rsidRPr="00AD3502">
        <w:rPr>
          <w:rFonts w:ascii="Trebuchet MS" w:hAnsi="Trebuchet MS"/>
          <w:b/>
          <w:noProof/>
        </w:rPr>
        <w:t xml:space="preserve">8:6 </w:t>
      </w:r>
      <w:r w:rsidRPr="00AD3502">
        <w:rPr>
          <w:rFonts w:ascii="Trebuchet MS" w:hAnsi="Trebuchet MS"/>
          <w:noProof/>
        </w:rPr>
        <w:t xml:space="preserve">So Moses brought Aaron and his sons near and washed them with water. </w:t>
      </w:r>
      <w:r w:rsidRPr="00AD3502">
        <w:rPr>
          <w:rFonts w:ascii="Trebuchet MS" w:hAnsi="Trebuchet MS"/>
          <w:b/>
          <w:noProof/>
        </w:rPr>
        <w:t xml:space="preserve">8:7 </w:t>
      </w:r>
      <w:r w:rsidRPr="00AD3502">
        <w:rPr>
          <w:rFonts w:ascii="Trebuchet MS" w:hAnsi="Trebuchet MS"/>
          <w:noProof/>
        </w:rPr>
        <w:t xml:space="preserve">After that he put the robe </w:t>
      </w:r>
      <w:del w:id="23" w:author="Author">
        <w:r w:rsidRPr="00AD3502">
          <w:rPr>
            <w:rFonts w:ascii="Trebuchet MS" w:hAnsi="Trebuchet MS"/>
            <w:noProof/>
          </w:rPr>
          <w:delText>upon</w:delText>
        </w:r>
      </w:del>
      <w:ins w:id="24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him</w:t>
      </w:r>
      <w:del w:id="25" w:author="Author">
        <w:r w:rsidRPr="00AD3502">
          <w:rPr>
            <w:rFonts w:ascii="Trebuchet MS" w:hAnsi="Trebuchet MS"/>
            <w:noProof/>
          </w:rPr>
          <w:delText xml:space="preserve"> and girded</w:delText>
        </w:r>
      </w:del>
      <w:ins w:id="26" w:author="Author">
        <w:r w:rsidRPr="00AD3502">
          <w:rPr>
            <w:rFonts w:ascii="Trebuchet MS" w:hAnsi="Trebuchet MS"/>
            <w:noProof/>
          </w:rPr>
          <w:t>, wrapped</w:t>
        </w:r>
      </w:ins>
      <w:r w:rsidRPr="00AD3502">
        <w:rPr>
          <w:rFonts w:ascii="Trebuchet MS" w:hAnsi="Trebuchet MS"/>
          <w:noProof/>
        </w:rPr>
        <w:t xml:space="preserve"> him with the sash</w:t>
      </w:r>
      <w:del w:id="27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28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clothed him with the sleeveless coat</w:t>
      </w:r>
      <w:ins w:id="29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put the eph′od </w:t>
      </w:r>
      <w:del w:id="30" w:author="Author">
        <w:r w:rsidRPr="00AD3502">
          <w:rPr>
            <w:rFonts w:ascii="Trebuchet MS" w:hAnsi="Trebuchet MS"/>
            <w:noProof/>
          </w:rPr>
          <w:delText>upon</w:delText>
        </w:r>
      </w:del>
      <w:ins w:id="31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him and </w:t>
      </w:r>
      <w:del w:id="32" w:author="Author">
        <w:r w:rsidRPr="00AD3502">
          <w:rPr>
            <w:rFonts w:ascii="Trebuchet MS" w:hAnsi="Trebuchet MS"/>
            <w:noProof/>
          </w:rPr>
          <w:delText>girded him</w:delText>
        </w:r>
      </w:del>
      <w:ins w:id="33" w:author="Author">
        <w:r w:rsidRPr="00AD3502">
          <w:rPr>
            <w:rFonts w:ascii="Trebuchet MS" w:hAnsi="Trebuchet MS"/>
            <w:noProof/>
          </w:rPr>
          <w:t>tied it</w:t>
        </w:r>
      </w:ins>
      <w:r w:rsidRPr="00AD3502">
        <w:rPr>
          <w:rFonts w:ascii="Trebuchet MS" w:hAnsi="Trebuchet MS"/>
          <w:noProof/>
        </w:rPr>
        <w:t xml:space="preserve"> with the </w:t>
      </w:r>
      <w:del w:id="34" w:author="Author">
        <w:r w:rsidRPr="00AD3502">
          <w:rPr>
            <w:rFonts w:ascii="Trebuchet MS" w:hAnsi="Trebuchet MS"/>
            <w:noProof/>
          </w:rPr>
          <w:delText>girdle</w:delText>
        </w:r>
      </w:del>
      <w:ins w:id="35" w:author="Author">
        <w:r w:rsidRPr="00AD3502">
          <w:rPr>
            <w:rFonts w:ascii="Trebuchet MS" w:hAnsi="Trebuchet MS"/>
            <w:noProof/>
          </w:rPr>
          <w:t>woven belt</w:t>
        </w:r>
        <w:r w:rsidRPr="00AD350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AD3502">
        <w:rPr>
          <w:rFonts w:ascii="Trebuchet MS" w:hAnsi="Trebuchet MS"/>
          <w:noProof/>
        </w:rPr>
        <w:t xml:space="preserve"> of the eph′od</w:t>
      </w:r>
      <w:del w:id="38" w:author="Author">
        <w:r w:rsidRPr="00AD3502">
          <w:rPr>
            <w:rFonts w:ascii="Trebuchet MS" w:hAnsi="Trebuchet MS"/>
            <w:noProof/>
          </w:rPr>
          <w:delText xml:space="preserve"> and bound it closely to him with</w:delText>
        </w:r>
      </w:del>
      <w:ins w:id="39" w:author="Author">
        <w:r w:rsidRPr="00AD3502">
          <w:rPr>
            <w:rFonts w:ascii="Trebuchet MS" w:hAnsi="Trebuchet MS"/>
            <w:noProof/>
          </w:rPr>
          <w:t>, binding</w:t>
        </w:r>
      </w:ins>
      <w:r w:rsidRPr="00AD3502">
        <w:rPr>
          <w:rFonts w:ascii="Trebuchet MS" w:hAnsi="Trebuchet MS"/>
          <w:noProof/>
        </w:rPr>
        <w:t xml:space="preserve"> it</w:t>
      </w:r>
      <w:ins w:id="40" w:author="Author">
        <w:r w:rsidRPr="00AD3502">
          <w:rPr>
            <w:rFonts w:ascii="Trebuchet MS" w:hAnsi="Trebuchet MS"/>
            <w:noProof/>
          </w:rPr>
          <w:t xml:space="preserve"> securely on him</w:t>
        </w:r>
      </w:ins>
      <w:r w:rsidRPr="00AD3502">
        <w:rPr>
          <w:rFonts w:ascii="Trebuchet MS" w:hAnsi="Trebuchet MS"/>
          <w:noProof/>
        </w:rPr>
        <w:t xml:space="preserve">. </w:t>
      </w:r>
      <w:r w:rsidRPr="00AD3502">
        <w:rPr>
          <w:rFonts w:ascii="Trebuchet MS" w:hAnsi="Trebuchet MS"/>
          <w:b/>
          <w:noProof/>
        </w:rPr>
        <w:t xml:space="preserve">8:8 </w:t>
      </w:r>
      <w:r w:rsidRPr="00AD3502">
        <w:rPr>
          <w:rFonts w:ascii="Trebuchet MS" w:hAnsi="Trebuchet MS"/>
          <w:noProof/>
        </w:rPr>
        <w:t xml:space="preserve">Next he placed the breastpiece </w:t>
      </w:r>
      <w:del w:id="41" w:author="Author">
        <w:r w:rsidRPr="00AD3502">
          <w:rPr>
            <w:rFonts w:ascii="Trebuchet MS" w:hAnsi="Trebuchet MS"/>
            <w:noProof/>
          </w:rPr>
          <w:delText>upon</w:delText>
        </w:r>
      </w:del>
      <w:ins w:id="4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him and put </w:t>
      </w:r>
      <w:del w:id="43" w:author="Author">
        <w:r w:rsidRPr="00AD3502">
          <w:rPr>
            <w:rFonts w:ascii="Trebuchet MS" w:hAnsi="Trebuchet MS"/>
            <w:noProof/>
          </w:rPr>
          <w:delText xml:space="preserve">in the breastpiece </w:delText>
        </w:r>
      </w:del>
      <w:r w:rsidRPr="00AD3502">
        <w:rPr>
          <w:rFonts w:ascii="Trebuchet MS" w:hAnsi="Trebuchet MS"/>
          <w:noProof/>
        </w:rPr>
        <w:t>the U′rim and the Thum′mim</w:t>
      </w:r>
      <w:ins w:id="44" w:author="Author">
        <w:r w:rsidRPr="00AD3502">
          <w:rPr>
            <w:rFonts w:ascii="Trebuchet MS" w:hAnsi="Trebuchet MS"/>
            <w:noProof/>
          </w:rPr>
          <w:t xml:space="preserve"> in the breastpiece</w:t>
        </w:r>
      </w:ins>
      <w:r w:rsidRPr="00AD3502">
        <w:rPr>
          <w:rFonts w:ascii="Trebuchet MS" w:hAnsi="Trebuchet MS"/>
          <w:noProof/>
        </w:rPr>
        <w:t xml:space="preserve">. </w:t>
      </w:r>
      <w:r w:rsidRPr="00AD3502">
        <w:rPr>
          <w:rFonts w:ascii="Trebuchet MS" w:hAnsi="Trebuchet MS"/>
          <w:b/>
          <w:noProof/>
        </w:rPr>
        <w:t xml:space="preserve">8:9 </w:t>
      </w:r>
      <w:r w:rsidRPr="00AD3502">
        <w:rPr>
          <w:rFonts w:ascii="Trebuchet MS" w:hAnsi="Trebuchet MS"/>
          <w:noProof/>
        </w:rPr>
        <w:t xml:space="preserve">Then he placed the turban </w:t>
      </w:r>
      <w:del w:id="45" w:author="Author">
        <w:r w:rsidRPr="00AD3502">
          <w:rPr>
            <w:rFonts w:ascii="Trebuchet MS" w:hAnsi="Trebuchet MS"/>
            <w:noProof/>
          </w:rPr>
          <w:delText>upon</w:delText>
        </w:r>
      </w:del>
      <w:ins w:id="46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his head</w:t>
      </w:r>
      <w:ins w:id="47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</w:t>
      </w:r>
      <w:del w:id="48" w:author="Author">
        <w:r w:rsidRPr="00AD3502">
          <w:rPr>
            <w:rFonts w:ascii="Trebuchet MS" w:hAnsi="Trebuchet MS"/>
            <w:noProof/>
          </w:rPr>
          <w:delText>placed upon</w:delText>
        </w:r>
      </w:del>
      <w:ins w:id="49" w:author="Author">
        <w:r w:rsidRPr="00AD3502">
          <w:rPr>
            <w:rFonts w:ascii="Trebuchet MS" w:hAnsi="Trebuchet MS"/>
            <w:noProof/>
          </w:rPr>
          <w:t>he put on</w:t>
        </w:r>
      </w:ins>
      <w:r w:rsidRPr="00AD3502">
        <w:rPr>
          <w:rFonts w:ascii="Trebuchet MS" w:hAnsi="Trebuchet MS"/>
          <w:noProof/>
        </w:rPr>
        <w:t xml:space="preserve"> the </w:t>
      </w:r>
      <w:ins w:id="50" w:author="Author">
        <w:r w:rsidRPr="00AD3502">
          <w:rPr>
            <w:rFonts w:ascii="Trebuchet MS" w:hAnsi="Trebuchet MS"/>
            <w:noProof/>
          </w:rPr>
          <w:t xml:space="preserve">front of the </w:t>
        </w:r>
      </w:ins>
      <w:r w:rsidRPr="00AD3502">
        <w:rPr>
          <w:rFonts w:ascii="Trebuchet MS" w:hAnsi="Trebuchet MS"/>
          <w:noProof/>
        </w:rPr>
        <w:t xml:space="preserve">turban </w:t>
      </w:r>
      <w:del w:id="51" w:author="Author">
        <w:r w:rsidRPr="00AD3502">
          <w:rPr>
            <w:rFonts w:ascii="Trebuchet MS" w:hAnsi="Trebuchet MS"/>
            <w:noProof/>
          </w:rPr>
          <w:delText xml:space="preserve">at the forefront of it </w:delText>
        </w:r>
      </w:del>
      <w:r w:rsidRPr="00AD3502">
        <w:rPr>
          <w:rFonts w:ascii="Trebuchet MS" w:hAnsi="Trebuchet MS"/>
          <w:noProof/>
        </w:rPr>
        <w:t>the shining plate of gold, the holy sign of dedication,</w:t>
      </w:r>
      <w:ins w:id="52" w:author="Author">
        <w:r w:rsidRPr="00AD350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AD3502">
        <w:rPr>
          <w:rFonts w:ascii="Trebuchet MS" w:hAnsi="Trebuchet MS"/>
          <w:noProof/>
        </w:rPr>
        <w:t xml:space="preserve"> just as Jehovah had commanded Moses.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8:10 </w:t>
      </w:r>
      <w:r w:rsidRPr="00AD3502">
        <w:rPr>
          <w:rFonts w:ascii="Trebuchet MS" w:hAnsi="Trebuchet MS"/>
          <w:noProof/>
        </w:rPr>
        <w:t xml:space="preserve">Moses </w:t>
      </w:r>
      <w:del w:id="55" w:author="Author">
        <w:r w:rsidRPr="00AD3502">
          <w:rPr>
            <w:rFonts w:ascii="Trebuchet MS" w:hAnsi="Trebuchet MS"/>
            <w:noProof/>
          </w:rPr>
          <w:delText>now</w:delText>
        </w:r>
      </w:del>
      <w:ins w:id="56" w:author="Author">
        <w:r w:rsidRPr="00AD3502">
          <w:rPr>
            <w:rFonts w:ascii="Trebuchet MS" w:hAnsi="Trebuchet MS"/>
            <w:noProof/>
          </w:rPr>
          <w:t>then</w:t>
        </w:r>
      </w:ins>
      <w:r w:rsidRPr="00AD3502">
        <w:rPr>
          <w:rFonts w:ascii="Trebuchet MS" w:hAnsi="Trebuchet MS"/>
          <w:noProof/>
        </w:rPr>
        <w:t xml:space="preserve"> took the anointing oil and anointed the tabernacle and all that was in it and sanctified them. </w:t>
      </w:r>
      <w:r w:rsidRPr="00AD3502">
        <w:rPr>
          <w:rFonts w:ascii="Trebuchet MS" w:hAnsi="Trebuchet MS"/>
          <w:b/>
          <w:noProof/>
        </w:rPr>
        <w:t xml:space="preserve">8:11 </w:t>
      </w:r>
      <w:r w:rsidRPr="00AD3502">
        <w:rPr>
          <w:rFonts w:ascii="Trebuchet MS" w:hAnsi="Trebuchet MS"/>
          <w:noProof/>
        </w:rPr>
        <w:t xml:space="preserve">After that he spattered some of it seven times </w:t>
      </w:r>
      <w:del w:id="57" w:author="Author">
        <w:r w:rsidRPr="00AD3502">
          <w:rPr>
            <w:rFonts w:ascii="Trebuchet MS" w:hAnsi="Trebuchet MS"/>
            <w:noProof/>
          </w:rPr>
          <w:delText>upon</w:delText>
        </w:r>
      </w:del>
      <w:ins w:id="58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altar and anointed the altar and all its utensils and the basin and its stand </w:t>
      </w:r>
      <w:del w:id="59" w:author="Author">
        <w:r w:rsidRPr="00AD3502">
          <w:rPr>
            <w:rFonts w:ascii="Trebuchet MS" w:hAnsi="Trebuchet MS"/>
            <w:noProof/>
          </w:rPr>
          <w:delText>so as</w:delText>
        </w:r>
      </w:del>
      <w:ins w:id="60" w:author="Author">
        <w:r w:rsidRPr="00AD3502">
          <w:rPr>
            <w:rFonts w:ascii="Trebuchet MS" w:hAnsi="Trebuchet MS"/>
            <w:noProof/>
          </w:rPr>
          <w:t>in order</w:t>
        </w:r>
      </w:ins>
      <w:r w:rsidRPr="00AD3502">
        <w:rPr>
          <w:rFonts w:ascii="Trebuchet MS" w:hAnsi="Trebuchet MS"/>
          <w:noProof/>
        </w:rPr>
        <w:t xml:space="preserve"> to sanctify them. </w:t>
      </w:r>
      <w:r w:rsidRPr="00AD3502">
        <w:rPr>
          <w:rFonts w:ascii="Trebuchet MS" w:hAnsi="Trebuchet MS"/>
          <w:b/>
          <w:noProof/>
        </w:rPr>
        <w:t xml:space="preserve">8:12 </w:t>
      </w:r>
      <w:r w:rsidRPr="00AD3502">
        <w:rPr>
          <w:rFonts w:ascii="Trebuchet MS" w:hAnsi="Trebuchet MS"/>
          <w:noProof/>
        </w:rPr>
        <w:t xml:space="preserve">Finally he poured some of the anointing oil </w:t>
      </w:r>
      <w:del w:id="61" w:author="Author">
        <w:r w:rsidRPr="00AD3502">
          <w:rPr>
            <w:rFonts w:ascii="Trebuchet MS" w:hAnsi="Trebuchet MS"/>
            <w:noProof/>
          </w:rPr>
          <w:delText>upon</w:delText>
        </w:r>
      </w:del>
      <w:ins w:id="6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Aaron’s head and anointed him </w:t>
      </w:r>
      <w:del w:id="63" w:author="Author">
        <w:r w:rsidRPr="00AD3502">
          <w:rPr>
            <w:rFonts w:ascii="Trebuchet MS" w:hAnsi="Trebuchet MS"/>
            <w:noProof/>
          </w:rPr>
          <w:delText>so as</w:delText>
        </w:r>
      </w:del>
      <w:ins w:id="64" w:author="Author">
        <w:r w:rsidRPr="00AD3502">
          <w:rPr>
            <w:rFonts w:ascii="Trebuchet MS" w:hAnsi="Trebuchet MS"/>
            <w:noProof/>
          </w:rPr>
          <w:t>in order</w:t>
        </w:r>
      </w:ins>
      <w:r w:rsidRPr="00AD3502">
        <w:rPr>
          <w:rFonts w:ascii="Trebuchet MS" w:hAnsi="Trebuchet MS"/>
          <w:noProof/>
        </w:rPr>
        <w:t xml:space="preserve"> to sanctify him.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8:13 </w:t>
      </w:r>
      <w:r w:rsidRPr="00AD3502">
        <w:rPr>
          <w:rFonts w:ascii="Trebuchet MS" w:hAnsi="Trebuchet MS"/>
          <w:noProof/>
        </w:rPr>
        <w:t xml:space="preserve">Moses then brought Aaron’s sons near and clothed them with robes and </w:t>
      </w:r>
      <w:del w:id="65" w:author="Author">
        <w:r w:rsidRPr="00AD3502">
          <w:rPr>
            <w:rFonts w:ascii="Trebuchet MS" w:hAnsi="Trebuchet MS"/>
            <w:noProof/>
          </w:rPr>
          <w:delText>girded</w:delText>
        </w:r>
      </w:del>
      <w:ins w:id="66" w:author="Author">
        <w:r w:rsidRPr="00AD3502">
          <w:rPr>
            <w:rFonts w:ascii="Trebuchet MS" w:hAnsi="Trebuchet MS"/>
            <w:noProof/>
          </w:rPr>
          <w:t>wrapped</w:t>
        </w:r>
      </w:ins>
      <w:r w:rsidRPr="00AD3502">
        <w:rPr>
          <w:rFonts w:ascii="Trebuchet MS" w:hAnsi="Trebuchet MS"/>
          <w:noProof/>
        </w:rPr>
        <w:t xml:space="preserve"> them with sashes and </w:t>
      </w:r>
      <w:del w:id="67" w:author="Author">
        <w:r w:rsidRPr="00AD3502">
          <w:rPr>
            <w:rFonts w:ascii="Trebuchet MS" w:hAnsi="Trebuchet MS"/>
            <w:noProof/>
          </w:rPr>
          <w:delText>wrapped the</w:delText>
        </w:r>
      </w:del>
      <w:ins w:id="68" w:author="Author">
        <w:r w:rsidRPr="00AD3502">
          <w:rPr>
            <w:rFonts w:ascii="Trebuchet MS" w:hAnsi="Trebuchet MS"/>
            <w:noProof/>
          </w:rPr>
          <w:t>put</w:t>
        </w:r>
        <w:r w:rsidRPr="00AD350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AD3502">
        <w:rPr>
          <w:rFonts w:ascii="Trebuchet MS" w:hAnsi="Trebuchet MS"/>
          <w:noProof/>
        </w:rPr>
        <w:t xml:space="preserve"> headgear </w:t>
      </w:r>
      <w:del w:id="71" w:author="Author">
        <w:r w:rsidRPr="00AD3502">
          <w:rPr>
            <w:rFonts w:ascii="Trebuchet MS" w:hAnsi="Trebuchet MS"/>
            <w:noProof/>
          </w:rPr>
          <w:delText>upon</w:delText>
        </w:r>
      </w:del>
      <w:ins w:id="7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them, just as Jehovah had commanded Moses.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8:14 </w:t>
      </w:r>
      <w:r w:rsidRPr="00AD3502">
        <w:rPr>
          <w:rFonts w:ascii="Trebuchet MS" w:hAnsi="Trebuchet MS"/>
          <w:noProof/>
        </w:rPr>
        <w:t xml:space="preserve">Then he </w:t>
      </w:r>
      <w:del w:id="73" w:author="Author">
        <w:r w:rsidRPr="00AD3502">
          <w:rPr>
            <w:rFonts w:ascii="Trebuchet MS" w:hAnsi="Trebuchet MS"/>
            <w:noProof/>
          </w:rPr>
          <w:delText>led up</w:delText>
        </w:r>
      </w:del>
      <w:ins w:id="74" w:author="Author">
        <w:r w:rsidRPr="00AD3502">
          <w:rPr>
            <w:rFonts w:ascii="Trebuchet MS" w:hAnsi="Trebuchet MS"/>
            <w:noProof/>
          </w:rPr>
          <w:t>brought</w:t>
        </w:r>
      </w:ins>
      <w:r w:rsidRPr="00AD3502">
        <w:rPr>
          <w:rFonts w:ascii="Trebuchet MS" w:hAnsi="Trebuchet MS"/>
          <w:noProof/>
        </w:rPr>
        <w:t xml:space="preserve"> the bull of the sin offering</w:t>
      </w:r>
      <w:ins w:id="75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Aaron and his sons laid their hands </w:t>
      </w:r>
      <w:del w:id="76" w:author="Author">
        <w:r w:rsidRPr="00AD3502">
          <w:rPr>
            <w:rFonts w:ascii="Trebuchet MS" w:hAnsi="Trebuchet MS"/>
            <w:noProof/>
          </w:rPr>
          <w:delText>upon</w:delText>
        </w:r>
      </w:del>
      <w:ins w:id="77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head of the bull of the sin offering. </w:t>
      </w:r>
      <w:r w:rsidRPr="00AD3502">
        <w:rPr>
          <w:rFonts w:ascii="Trebuchet MS" w:hAnsi="Trebuchet MS"/>
          <w:b/>
          <w:noProof/>
        </w:rPr>
        <w:t xml:space="preserve">8:15 </w:t>
      </w:r>
      <w:del w:id="78" w:author="Author">
        <w:r w:rsidRPr="00AD3502">
          <w:rPr>
            <w:rFonts w:ascii="Trebuchet MS" w:hAnsi="Trebuchet MS"/>
            <w:noProof/>
          </w:rPr>
          <w:delText xml:space="preserve">And </w:delText>
        </w:r>
      </w:del>
      <w:r w:rsidRPr="00AD3502">
        <w:rPr>
          <w:rFonts w:ascii="Trebuchet MS" w:hAnsi="Trebuchet MS"/>
          <w:noProof/>
        </w:rPr>
        <w:t xml:space="preserve">Moses </w:t>
      </w:r>
      <w:del w:id="79" w:author="Author">
        <w:r w:rsidRPr="00AD3502">
          <w:rPr>
            <w:rFonts w:ascii="Trebuchet MS" w:hAnsi="Trebuchet MS"/>
            <w:noProof/>
          </w:rPr>
          <w:delText>proceeded to slaughter</w:delText>
        </w:r>
      </w:del>
      <w:ins w:id="80" w:author="Author">
        <w:r w:rsidRPr="00AD3502">
          <w:rPr>
            <w:rFonts w:ascii="Trebuchet MS" w:hAnsi="Trebuchet MS"/>
            <w:noProof/>
          </w:rPr>
          <w:t>slaughtered</w:t>
        </w:r>
      </w:ins>
      <w:r w:rsidRPr="00AD3502">
        <w:rPr>
          <w:rFonts w:ascii="Trebuchet MS" w:hAnsi="Trebuchet MS"/>
          <w:noProof/>
        </w:rPr>
        <w:t xml:space="preserve"> it and </w:t>
      </w:r>
      <w:del w:id="81" w:author="Author">
        <w:r w:rsidRPr="00AD3502">
          <w:rPr>
            <w:rFonts w:ascii="Trebuchet MS" w:hAnsi="Trebuchet MS"/>
            <w:noProof/>
          </w:rPr>
          <w:delText>take</w:delText>
        </w:r>
      </w:del>
      <w:ins w:id="82" w:author="Author">
        <w:r w:rsidRPr="00AD3502">
          <w:rPr>
            <w:rFonts w:ascii="Trebuchet MS" w:hAnsi="Trebuchet MS"/>
            <w:noProof/>
          </w:rPr>
          <w:t>took</w:t>
        </w:r>
      </w:ins>
      <w:r w:rsidRPr="00AD3502">
        <w:rPr>
          <w:rFonts w:ascii="Trebuchet MS" w:hAnsi="Trebuchet MS"/>
          <w:noProof/>
        </w:rPr>
        <w:t xml:space="preserve"> the blood </w:t>
      </w:r>
      <w:del w:id="83" w:author="Author">
        <w:r w:rsidRPr="00AD3502">
          <w:rPr>
            <w:rFonts w:ascii="Trebuchet MS" w:hAnsi="Trebuchet MS"/>
            <w:noProof/>
          </w:rPr>
          <w:delText xml:space="preserve">and put it </w:delText>
        </w:r>
      </w:del>
      <w:r w:rsidRPr="00AD3502">
        <w:rPr>
          <w:rFonts w:ascii="Trebuchet MS" w:hAnsi="Trebuchet MS"/>
          <w:noProof/>
        </w:rPr>
        <w:t xml:space="preserve">with his finger </w:t>
      </w:r>
      <w:del w:id="84" w:author="Author">
        <w:r w:rsidRPr="00AD3502">
          <w:rPr>
            <w:rFonts w:ascii="Trebuchet MS" w:hAnsi="Trebuchet MS"/>
            <w:noProof/>
          </w:rPr>
          <w:delText>upon</w:delText>
        </w:r>
      </w:del>
      <w:ins w:id="85" w:author="Author">
        <w:r w:rsidRPr="00AD3502">
          <w:rPr>
            <w:rFonts w:ascii="Trebuchet MS" w:hAnsi="Trebuchet MS"/>
            <w:noProof/>
          </w:rPr>
          <w:t>and put it on</w:t>
        </w:r>
      </w:ins>
      <w:r w:rsidRPr="00AD3502">
        <w:rPr>
          <w:rFonts w:ascii="Trebuchet MS" w:hAnsi="Trebuchet MS"/>
          <w:noProof/>
        </w:rPr>
        <w:t xml:space="preserve"> the horns of the altar </w:t>
      </w:r>
      <w:del w:id="86" w:author="Author">
        <w:r w:rsidRPr="00AD3502">
          <w:rPr>
            <w:rFonts w:ascii="Trebuchet MS" w:hAnsi="Trebuchet MS"/>
            <w:noProof/>
          </w:rPr>
          <w:delText>round about</w:delText>
        </w:r>
      </w:del>
      <w:ins w:id="87" w:author="Author">
        <w:r w:rsidRPr="00AD3502">
          <w:rPr>
            <w:rFonts w:ascii="Trebuchet MS" w:hAnsi="Trebuchet MS"/>
            <w:noProof/>
          </w:rPr>
          <w:t>on all sides,</w:t>
        </w:r>
      </w:ins>
      <w:r w:rsidRPr="00AD3502">
        <w:rPr>
          <w:rFonts w:ascii="Trebuchet MS" w:hAnsi="Trebuchet MS"/>
          <w:noProof/>
        </w:rPr>
        <w:t xml:space="preserve"> and </w:t>
      </w:r>
      <w:del w:id="88" w:author="Author">
        <w:r w:rsidRPr="00AD3502">
          <w:rPr>
            <w:rFonts w:ascii="Trebuchet MS" w:hAnsi="Trebuchet MS"/>
            <w:noProof/>
          </w:rPr>
          <w:delText>purify</w:delText>
        </w:r>
      </w:del>
      <w:ins w:id="89" w:author="Author">
        <w:r w:rsidRPr="00AD3502">
          <w:rPr>
            <w:rFonts w:ascii="Trebuchet MS" w:hAnsi="Trebuchet MS"/>
            <w:noProof/>
          </w:rPr>
          <w:t>he purified</w:t>
        </w:r>
      </w:ins>
      <w:r w:rsidRPr="00AD3502">
        <w:rPr>
          <w:rFonts w:ascii="Trebuchet MS" w:hAnsi="Trebuchet MS"/>
          <w:noProof/>
        </w:rPr>
        <w:t xml:space="preserve"> the altar from sin, but the rest of the blood he poured at the base of the altar, </w:t>
      </w:r>
      <w:del w:id="90" w:author="Author">
        <w:r w:rsidRPr="00AD3502">
          <w:rPr>
            <w:rFonts w:ascii="Trebuchet MS" w:hAnsi="Trebuchet MS"/>
            <w:noProof/>
          </w:rPr>
          <w:delText xml:space="preserve">that he might </w:delText>
        </w:r>
      </w:del>
      <w:ins w:id="91" w:author="Author">
        <w:r w:rsidRPr="00AD3502">
          <w:rPr>
            <w:rFonts w:ascii="Trebuchet MS" w:hAnsi="Trebuchet MS"/>
            <w:noProof/>
          </w:rPr>
          <w:t xml:space="preserve">in order to </w:t>
        </w:r>
      </w:ins>
      <w:r w:rsidRPr="00AD3502">
        <w:rPr>
          <w:rFonts w:ascii="Trebuchet MS" w:hAnsi="Trebuchet MS"/>
          <w:noProof/>
        </w:rPr>
        <w:t xml:space="preserve">sanctify it to make atonement </w:t>
      </w:r>
      <w:del w:id="92" w:author="Author">
        <w:r w:rsidRPr="00AD3502">
          <w:rPr>
            <w:rFonts w:ascii="Trebuchet MS" w:hAnsi="Trebuchet MS"/>
            <w:noProof/>
          </w:rPr>
          <w:delText>upon</w:delText>
        </w:r>
      </w:del>
      <w:ins w:id="93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it. </w:t>
      </w:r>
      <w:r w:rsidRPr="00AD3502">
        <w:rPr>
          <w:rFonts w:ascii="Trebuchet MS" w:hAnsi="Trebuchet MS"/>
          <w:b/>
          <w:noProof/>
        </w:rPr>
        <w:t xml:space="preserve">8:16 </w:t>
      </w:r>
      <w:r w:rsidRPr="00AD3502">
        <w:rPr>
          <w:rFonts w:ascii="Trebuchet MS" w:hAnsi="Trebuchet MS"/>
          <w:noProof/>
        </w:rPr>
        <w:t xml:space="preserve">After that he took all the fat that was </w:t>
      </w:r>
      <w:del w:id="94" w:author="Author">
        <w:r w:rsidRPr="00AD3502">
          <w:rPr>
            <w:rFonts w:ascii="Trebuchet MS" w:hAnsi="Trebuchet MS"/>
            <w:noProof/>
          </w:rPr>
          <w:delText>upon</w:delText>
        </w:r>
      </w:del>
      <w:ins w:id="95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intestines, </w:t>
      </w:r>
      <w:del w:id="96" w:author="Author">
        <w:r w:rsidRPr="00AD3502">
          <w:rPr>
            <w:rFonts w:ascii="Trebuchet MS" w:hAnsi="Trebuchet MS"/>
            <w:noProof/>
          </w:rPr>
          <w:delText xml:space="preserve">and </w:delText>
        </w:r>
      </w:del>
      <w:r w:rsidRPr="00AD3502">
        <w:rPr>
          <w:rFonts w:ascii="Trebuchet MS" w:hAnsi="Trebuchet MS"/>
          <w:noProof/>
        </w:rPr>
        <w:t>the appendage of the liver</w:t>
      </w:r>
      <w:ins w:id="97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the two kidneys and their fat</w:t>
      </w:r>
      <w:ins w:id="98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Moses made them smoke </w:t>
      </w:r>
      <w:del w:id="99" w:author="Author">
        <w:r w:rsidRPr="00AD3502">
          <w:rPr>
            <w:rFonts w:ascii="Trebuchet MS" w:hAnsi="Trebuchet MS"/>
            <w:noProof/>
          </w:rPr>
          <w:delText>upon</w:delText>
        </w:r>
      </w:del>
      <w:ins w:id="100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altar. </w:t>
      </w:r>
      <w:r w:rsidRPr="00AD3502">
        <w:rPr>
          <w:rFonts w:ascii="Trebuchet MS" w:hAnsi="Trebuchet MS"/>
          <w:b/>
          <w:noProof/>
        </w:rPr>
        <w:t xml:space="preserve">8:17 </w:t>
      </w:r>
      <w:del w:id="101" w:author="Author">
        <w:r w:rsidRPr="00AD3502">
          <w:rPr>
            <w:rFonts w:ascii="Trebuchet MS" w:hAnsi="Trebuchet MS"/>
            <w:noProof/>
          </w:rPr>
          <w:delText>And</w:delText>
        </w:r>
      </w:del>
      <w:ins w:id="102" w:author="Author">
        <w:r w:rsidRPr="00AD3502">
          <w:rPr>
            <w:rFonts w:ascii="Trebuchet MS" w:hAnsi="Trebuchet MS"/>
            <w:noProof/>
          </w:rPr>
          <w:t>Then</w:t>
        </w:r>
      </w:ins>
      <w:r w:rsidRPr="00AD3502">
        <w:rPr>
          <w:rFonts w:ascii="Trebuchet MS" w:hAnsi="Trebuchet MS"/>
          <w:noProof/>
        </w:rPr>
        <w:t xml:space="preserve"> he had the </w:t>
      </w:r>
      <w:ins w:id="103" w:author="Author">
        <w:r w:rsidRPr="00AD3502">
          <w:rPr>
            <w:rFonts w:ascii="Trebuchet MS" w:hAnsi="Trebuchet MS"/>
            <w:noProof/>
          </w:rPr>
          <w:t xml:space="preserve">rest of the </w:t>
        </w:r>
      </w:ins>
      <w:r w:rsidRPr="00AD3502">
        <w:rPr>
          <w:rFonts w:ascii="Trebuchet MS" w:hAnsi="Trebuchet MS"/>
          <w:noProof/>
        </w:rPr>
        <w:t>bull</w:t>
      </w:r>
      <w:del w:id="104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05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its skin</w:t>
      </w:r>
      <w:del w:id="106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07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its flesh</w:t>
      </w:r>
      <w:ins w:id="108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its dung</w:t>
      </w:r>
      <w:ins w:id="109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burned with fire outside the camp, just as Jehovah had commanded Moses.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8:18 </w:t>
      </w:r>
      <w:r w:rsidRPr="00AD3502">
        <w:rPr>
          <w:rFonts w:ascii="Trebuchet MS" w:hAnsi="Trebuchet MS"/>
          <w:noProof/>
        </w:rPr>
        <w:t xml:space="preserve">He now brought the ram of the burnt offering near, and Aaron and his sons </w:t>
      </w:r>
      <w:del w:id="110" w:author="Author">
        <w:r w:rsidRPr="00AD3502">
          <w:rPr>
            <w:rFonts w:ascii="Trebuchet MS" w:hAnsi="Trebuchet MS"/>
            <w:noProof/>
          </w:rPr>
          <w:delText xml:space="preserve">then </w:delText>
        </w:r>
      </w:del>
      <w:r w:rsidRPr="00AD3502">
        <w:rPr>
          <w:rFonts w:ascii="Trebuchet MS" w:hAnsi="Trebuchet MS"/>
          <w:noProof/>
        </w:rPr>
        <w:t xml:space="preserve">laid their hands </w:t>
      </w:r>
      <w:del w:id="111" w:author="Author">
        <w:r w:rsidRPr="00AD3502">
          <w:rPr>
            <w:rFonts w:ascii="Trebuchet MS" w:hAnsi="Trebuchet MS"/>
            <w:noProof/>
          </w:rPr>
          <w:delText>upon</w:delText>
        </w:r>
      </w:del>
      <w:ins w:id="11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head of the ram. </w:t>
      </w:r>
      <w:r w:rsidRPr="00AD3502">
        <w:rPr>
          <w:rFonts w:ascii="Trebuchet MS" w:hAnsi="Trebuchet MS"/>
          <w:b/>
          <w:noProof/>
        </w:rPr>
        <w:t xml:space="preserve">8:19 </w:t>
      </w:r>
      <w:del w:id="113" w:author="Author">
        <w:r w:rsidRPr="00AD3502">
          <w:rPr>
            <w:rFonts w:ascii="Trebuchet MS" w:hAnsi="Trebuchet MS"/>
            <w:noProof/>
          </w:rPr>
          <w:delText xml:space="preserve">After that </w:delText>
        </w:r>
      </w:del>
      <w:r w:rsidRPr="00AD3502">
        <w:rPr>
          <w:rFonts w:ascii="Trebuchet MS" w:hAnsi="Trebuchet MS"/>
          <w:noProof/>
        </w:rPr>
        <w:t xml:space="preserve">Moses </w:t>
      </w:r>
      <w:ins w:id="114" w:author="Author">
        <w:r w:rsidRPr="00AD3502">
          <w:rPr>
            <w:rFonts w:ascii="Trebuchet MS" w:hAnsi="Trebuchet MS"/>
            <w:noProof/>
          </w:rPr>
          <w:t xml:space="preserve">then </w:t>
        </w:r>
      </w:ins>
      <w:r w:rsidRPr="00AD3502">
        <w:rPr>
          <w:rFonts w:ascii="Trebuchet MS" w:hAnsi="Trebuchet MS"/>
          <w:noProof/>
        </w:rPr>
        <w:t xml:space="preserve">slaughtered it and sprinkled the blood </w:t>
      </w:r>
      <w:del w:id="115" w:author="Author">
        <w:r w:rsidRPr="00AD3502">
          <w:rPr>
            <w:rFonts w:ascii="Trebuchet MS" w:hAnsi="Trebuchet MS"/>
            <w:noProof/>
          </w:rPr>
          <w:delText>round about upon</w:delText>
        </w:r>
      </w:del>
      <w:ins w:id="116" w:author="Author">
        <w:r w:rsidRPr="00AD3502">
          <w:rPr>
            <w:rFonts w:ascii="Trebuchet MS" w:hAnsi="Trebuchet MS"/>
            <w:noProof/>
          </w:rPr>
          <w:t>on all sides of</w:t>
        </w:r>
      </w:ins>
      <w:r w:rsidRPr="00AD3502">
        <w:rPr>
          <w:rFonts w:ascii="Trebuchet MS" w:hAnsi="Trebuchet MS"/>
          <w:noProof/>
        </w:rPr>
        <w:t xml:space="preserve"> the altar. </w:t>
      </w:r>
      <w:r w:rsidRPr="00AD3502">
        <w:rPr>
          <w:rFonts w:ascii="Trebuchet MS" w:hAnsi="Trebuchet MS"/>
          <w:b/>
          <w:noProof/>
        </w:rPr>
        <w:t xml:space="preserve">8:20 </w:t>
      </w:r>
      <w:del w:id="117" w:author="Author">
        <w:r w:rsidRPr="00AD3502">
          <w:rPr>
            <w:rFonts w:ascii="Trebuchet MS" w:hAnsi="Trebuchet MS"/>
            <w:noProof/>
          </w:rPr>
          <w:delText>And he</w:delText>
        </w:r>
      </w:del>
      <w:ins w:id="118" w:author="Author">
        <w:r w:rsidRPr="00AD3502">
          <w:rPr>
            <w:rFonts w:ascii="Trebuchet MS" w:hAnsi="Trebuchet MS"/>
            <w:noProof/>
          </w:rPr>
          <w:t>He</w:t>
        </w:r>
      </w:ins>
      <w:r w:rsidRPr="00AD3502">
        <w:rPr>
          <w:rFonts w:ascii="Trebuchet MS" w:hAnsi="Trebuchet MS"/>
          <w:noProof/>
        </w:rPr>
        <w:t xml:space="preserve"> cut </w:t>
      </w:r>
      <w:del w:id="119" w:author="Author">
        <w:r w:rsidRPr="00AD3502">
          <w:rPr>
            <w:rFonts w:ascii="Trebuchet MS" w:hAnsi="Trebuchet MS"/>
            <w:noProof/>
          </w:rPr>
          <w:delText xml:space="preserve">up </w:delText>
        </w:r>
      </w:del>
      <w:r w:rsidRPr="00AD3502">
        <w:rPr>
          <w:rFonts w:ascii="Trebuchet MS" w:hAnsi="Trebuchet MS"/>
          <w:noProof/>
        </w:rPr>
        <w:t xml:space="preserve">the ram into its pieces, and Moses </w:t>
      </w:r>
      <w:del w:id="120" w:author="Author">
        <w:r w:rsidRPr="00AD3502">
          <w:rPr>
            <w:rFonts w:ascii="Trebuchet MS" w:hAnsi="Trebuchet MS"/>
            <w:noProof/>
          </w:rPr>
          <w:delText>proceeded to make</w:delText>
        </w:r>
      </w:del>
      <w:ins w:id="121" w:author="Author">
        <w:r w:rsidRPr="00AD3502">
          <w:rPr>
            <w:rFonts w:ascii="Trebuchet MS" w:hAnsi="Trebuchet MS"/>
            <w:noProof/>
          </w:rPr>
          <w:t>made</w:t>
        </w:r>
      </w:ins>
      <w:r w:rsidRPr="00AD3502">
        <w:rPr>
          <w:rFonts w:ascii="Trebuchet MS" w:hAnsi="Trebuchet MS"/>
          <w:noProof/>
        </w:rPr>
        <w:t xml:space="preserve"> the head</w:t>
      </w:r>
      <w:del w:id="122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23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pieces</w:t>
      </w:r>
      <w:ins w:id="124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the suet</w:t>
      </w:r>
      <w:ins w:id="125" w:author="Author">
        <w:r w:rsidRPr="00AD350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AD3502">
        <w:rPr>
          <w:rFonts w:ascii="Trebuchet MS" w:hAnsi="Trebuchet MS"/>
          <w:noProof/>
        </w:rPr>
        <w:t xml:space="preserve"> smoke. </w:t>
      </w:r>
      <w:r w:rsidRPr="00AD3502">
        <w:rPr>
          <w:rFonts w:ascii="Trebuchet MS" w:hAnsi="Trebuchet MS"/>
          <w:b/>
          <w:noProof/>
        </w:rPr>
        <w:t xml:space="preserve">8:21 </w:t>
      </w:r>
      <w:del w:id="128" w:author="Author">
        <w:r w:rsidRPr="00AD3502">
          <w:rPr>
            <w:rFonts w:ascii="Trebuchet MS" w:hAnsi="Trebuchet MS"/>
            <w:noProof/>
          </w:rPr>
          <w:delText>And</w:delText>
        </w:r>
      </w:del>
      <w:ins w:id="129" w:author="Author">
        <w:r w:rsidRPr="00AD3502">
          <w:rPr>
            <w:rFonts w:ascii="Trebuchet MS" w:hAnsi="Trebuchet MS"/>
            <w:noProof/>
          </w:rPr>
          <w:t>He washed</w:t>
        </w:r>
      </w:ins>
      <w:r w:rsidRPr="00AD3502">
        <w:rPr>
          <w:rFonts w:ascii="Trebuchet MS" w:hAnsi="Trebuchet MS"/>
          <w:noProof/>
        </w:rPr>
        <w:t xml:space="preserve"> the intestines and the shanks </w:t>
      </w:r>
      <w:del w:id="130" w:author="Author">
        <w:r w:rsidRPr="00AD3502">
          <w:rPr>
            <w:rFonts w:ascii="Trebuchet MS" w:hAnsi="Trebuchet MS"/>
            <w:noProof/>
          </w:rPr>
          <w:delText xml:space="preserve">he washed </w:delText>
        </w:r>
      </w:del>
      <w:r w:rsidRPr="00AD3502">
        <w:rPr>
          <w:rFonts w:ascii="Trebuchet MS" w:hAnsi="Trebuchet MS"/>
          <w:noProof/>
        </w:rPr>
        <w:t xml:space="preserve">with water, and Moses </w:t>
      </w:r>
      <w:del w:id="131" w:author="Author">
        <w:r w:rsidRPr="00AD3502">
          <w:rPr>
            <w:rFonts w:ascii="Trebuchet MS" w:hAnsi="Trebuchet MS"/>
            <w:noProof/>
          </w:rPr>
          <w:delText xml:space="preserve">then </w:delText>
        </w:r>
      </w:del>
      <w:r w:rsidRPr="00AD3502">
        <w:rPr>
          <w:rFonts w:ascii="Trebuchet MS" w:hAnsi="Trebuchet MS"/>
          <w:noProof/>
        </w:rPr>
        <w:t xml:space="preserve">made the entire ram smoke </w:t>
      </w:r>
      <w:del w:id="132" w:author="Author">
        <w:r w:rsidRPr="00AD3502">
          <w:rPr>
            <w:rFonts w:ascii="Trebuchet MS" w:hAnsi="Trebuchet MS"/>
            <w:noProof/>
          </w:rPr>
          <w:delText>upon</w:delText>
        </w:r>
      </w:del>
      <w:ins w:id="133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altar. It was a burnt offering </w:t>
      </w:r>
      <w:del w:id="134" w:author="Author">
        <w:r w:rsidRPr="00AD3502">
          <w:rPr>
            <w:rFonts w:ascii="Trebuchet MS" w:hAnsi="Trebuchet MS"/>
            <w:noProof/>
          </w:rPr>
          <w:delText>for</w:delText>
        </w:r>
      </w:del>
      <w:ins w:id="135" w:author="Author">
        <w:r w:rsidRPr="00AD3502">
          <w:rPr>
            <w:rFonts w:ascii="Trebuchet MS" w:hAnsi="Trebuchet MS"/>
            <w:noProof/>
          </w:rPr>
          <w:t>as</w:t>
        </w:r>
      </w:ins>
      <w:r w:rsidRPr="00AD3502">
        <w:rPr>
          <w:rFonts w:ascii="Trebuchet MS" w:hAnsi="Trebuchet MS"/>
          <w:noProof/>
        </w:rPr>
        <w:t xml:space="preserve"> a </w:t>
      </w:r>
      <w:del w:id="136" w:author="Author">
        <w:r w:rsidRPr="00AD3502">
          <w:rPr>
            <w:rFonts w:ascii="Trebuchet MS" w:hAnsi="Trebuchet MS"/>
            <w:noProof/>
          </w:rPr>
          <w:delText>restful odor.</w:delText>
        </w:r>
      </w:del>
      <w:ins w:id="137" w:author="Author">
        <w:r w:rsidRPr="00AD3502">
          <w:rPr>
            <w:rFonts w:ascii="Trebuchet MS" w:hAnsi="Trebuchet MS"/>
            <w:noProof/>
          </w:rPr>
          <w:t>pleasing</w:t>
        </w:r>
        <w:r w:rsidRPr="00AD3502">
          <w:rPr>
            <w:rStyle w:val="FootnoteReference"/>
            <w:rFonts w:ascii="Trebuchet MS" w:hAnsi="Trebuchet MS"/>
            <w:noProof/>
          </w:rPr>
          <w:footnoteReference w:id="5"/>
        </w:r>
        <w:r w:rsidRPr="00AD3502">
          <w:rPr>
            <w:rFonts w:ascii="Trebuchet MS" w:hAnsi="Trebuchet MS"/>
            <w:noProof/>
          </w:rPr>
          <w:t xml:space="preserve"> aroma.</w:t>
        </w:r>
      </w:ins>
      <w:r w:rsidRPr="00AD3502">
        <w:rPr>
          <w:rFonts w:ascii="Trebuchet MS" w:hAnsi="Trebuchet MS"/>
          <w:noProof/>
        </w:rPr>
        <w:t xml:space="preserve"> It was an offering made by fire to Jehovah, just as Jehovah had commanded Moses.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8:22 </w:t>
      </w:r>
      <w:r w:rsidRPr="00AD3502">
        <w:rPr>
          <w:rFonts w:ascii="Trebuchet MS" w:hAnsi="Trebuchet MS"/>
          <w:noProof/>
        </w:rPr>
        <w:t xml:space="preserve">Then he brought the second ram, the ram of the installation, </w:t>
      </w:r>
      <w:del w:id="140" w:author="Author">
        <w:r w:rsidRPr="00AD3502">
          <w:rPr>
            <w:rFonts w:ascii="Trebuchet MS" w:hAnsi="Trebuchet MS"/>
            <w:noProof/>
          </w:rPr>
          <w:delText xml:space="preserve">near, </w:delText>
        </w:r>
      </w:del>
      <w:r w:rsidRPr="00AD3502">
        <w:rPr>
          <w:rFonts w:ascii="Trebuchet MS" w:hAnsi="Trebuchet MS"/>
          <w:noProof/>
        </w:rPr>
        <w:t xml:space="preserve">and Aaron and his sons laid their hands </w:t>
      </w:r>
      <w:del w:id="141" w:author="Author">
        <w:r w:rsidRPr="00AD3502">
          <w:rPr>
            <w:rFonts w:ascii="Trebuchet MS" w:hAnsi="Trebuchet MS"/>
            <w:noProof/>
          </w:rPr>
          <w:delText>upon</w:delText>
        </w:r>
      </w:del>
      <w:ins w:id="14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ram’s head. </w:t>
      </w:r>
      <w:r w:rsidRPr="00AD3502">
        <w:rPr>
          <w:rFonts w:ascii="Trebuchet MS" w:hAnsi="Trebuchet MS"/>
          <w:b/>
          <w:noProof/>
        </w:rPr>
        <w:t xml:space="preserve">8:23 </w:t>
      </w:r>
      <w:del w:id="143" w:author="Author">
        <w:r w:rsidRPr="00AD3502">
          <w:rPr>
            <w:rFonts w:ascii="Trebuchet MS" w:hAnsi="Trebuchet MS"/>
            <w:noProof/>
          </w:rPr>
          <w:delText xml:space="preserve">After that </w:delText>
        </w:r>
      </w:del>
      <w:r w:rsidRPr="00AD3502">
        <w:rPr>
          <w:rFonts w:ascii="Trebuchet MS" w:hAnsi="Trebuchet MS"/>
          <w:noProof/>
        </w:rPr>
        <w:t xml:space="preserve">Moses slaughtered it and took some of its blood and put it </w:t>
      </w:r>
      <w:del w:id="144" w:author="Author">
        <w:r w:rsidRPr="00AD3502">
          <w:rPr>
            <w:rFonts w:ascii="Trebuchet MS" w:hAnsi="Trebuchet MS"/>
            <w:noProof/>
          </w:rPr>
          <w:delText>upon the lobe of</w:delText>
        </w:r>
      </w:del>
      <w:ins w:id="145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Aaron’s right </w:t>
      </w:r>
      <w:del w:id="146" w:author="Author">
        <w:r w:rsidRPr="00AD3502">
          <w:rPr>
            <w:rFonts w:ascii="Trebuchet MS" w:hAnsi="Trebuchet MS"/>
            <w:noProof/>
          </w:rPr>
          <w:delText>ear</w:delText>
        </w:r>
      </w:del>
      <w:ins w:id="147" w:author="Author">
        <w:r w:rsidRPr="00AD3502">
          <w:rPr>
            <w:rFonts w:ascii="Trebuchet MS" w:hAnsi="Trebuchet MS"/>
            <w:noProof/>
          </w:rPr>
          <w:t>earlobe</w:t>
        </w:r>
      </w:ins>
      <w:r w:rsidRPr="00AD3502">
        <w:rPr>
          <w:rFonts w:ascii="Trebuchet MS" w:hAnsi="Trebuchet MS"/>
          <w:noProof/>
        </w:rPr>
        <w:t xml:space="preserve"> and </w:t>
      </w:r>
      <w:del w:id="148" w:author="Author">
        <w:r w:rsidRPr="00AD3502">
          <w:rPr>
            <w:rFonts w:ascii="Trebuchet MS" w:hAnsi="Trebuchet MS"/>
            <w:noProof/>
          </w:rPr>
          <w:delText>upon</w:delText>
        </w:r>
      </w:del>
      <w:ins w:id="149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thumb of his right hand and </w:t>
      </w:r>
      <w:del w:id="150" w:author="Author">
        <w:r w:rsidRPr="00AD3502">
          <w:rPr>
            <w:rFonts w:ascii="Trebuchet MS" w:hAnsi="Trebuchet MS"/>
            <w:noProof/>
          </w:rPr>
          <w:delText>upon</w:delText>
        </w:r>
      </w:del>
      <w:ins w:id="151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big toe of his right foot. </w:t>
      </w:r>
      <w:r w:rsidRPr="00AD3502">
        <w:rPr>
          <w:rFonts w:ascii="Trebuchet MS" w:hAnsi="Trebuchet MS"/>
          <w:b/>
          <w:noProof/>
        </w:rPr>
        <w:t xml:space="preserve">8:24 </w:t>
      </w:r>
      <w:r w:rsidRPr="00AD3502">
        <w:rPr>
          <w:rFonts w:ascii="Trebuchet MS" w:hAnsi="Trebuchet MS"/>
          <w:noProof/>
        </w:rPr>
        <w:t xml:space="preserve">Next Moses brought Aaron’s sons </w:t>
      </w:r>
      <w:del w:id="152" w:author="Author">
        <w:r w:rsidRPr="00AD3502">
          <w:rPr>
            <w:rFonts w:ascii="Trebuchet MS" w:hAnsi="Trebuchet MS"/>
            <w:noProof/>
          </w:rPr>
          <w:delText>near</w:delText>
        </w:r>
      </w:del>
      <w:ins w:id="153" w:author="Author">
        <w:r w:rsidRPr="00AD3502">
          <w:rPr>
            <w:rFonts w:ascii="Trebuchet MS" w:hAnsi="Trebuchet MS"/>
            <w:noProof/>
          </w:rPr>
          <w:t>forward</w:t>
        </w:r>
      </w:ins>
      <w:r w:rsidRPr="00AD3502">
        <w:rPr>
          <w:rFonts w:ascii="Trebuchet MS" w:hAnsi="Trebuchet MS"/>
          <w:noProof/>
        </w:rPr>
        <w:t xml:space="preserve"> and put some of the blood </w:t>
      </w:r>
      <w:del w:id="154" w:author="Author">
        <w:r w:rsidRPr="00AD3502">
          <w:rPr>
            <w:rFonts w:ascii="Trebuchet MS" w:hAnsi="Trebuchet MS"/>
            <w:noProof/>
          </w:rPr>
          <w:delText>upon the lobe of</w:delText>
        </w:r>
      </w:del>
      <w:ins w:id="155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their right </w:t>
      </w:r>
      <w:del w:id="156" w:author="Author">
        <w:r w:rsidRPr="00AD3502">
          <w:rPr>
            <w:rFonts w:ascii="Trebuchet MS" w:hAnsi="Trebuchet MS"/>
            <w:noProof/>
          </w:rPr>
          <w:delText>ear</w:delText>
        </w:r>
      </w:del>
      <w:ins w:id="157" w:author="Author">
        <w:r w:rsidRPr="00AD3502">
          <w:rPr>
            <w:rFonts w:ascii="Trebuchet MS" w:hAnsi="Trebuchet MS"/>
            <w:noProof/>
          </w:rPr>
          <w:t>earlobe</w:t>
        </w:r>
      </w:ins>
      <w:r w:rsidRPr="00AD3502">
        <w:rPr>
          <w:rFonts w:ascii="Trebuchet MS" w:hAnsi="Trebuchet MS"/>
          <w:noProof/>
        </w:rPr>
        <w:t xml:space="preserve"> and </w:t>
      </w:r>
      <w:del w:id="158" w:author="Author">
        <w:r w:rsidRPr="00AD3502">
          <w:rPr>
            <w:rFonts w:ascii="Trebuchet MS" w:hAnsi="Trebuchet MS"/>
            <w:noProof/>
          </w:rPr>
          <w:delText>upon</w:delText>
        </w:r>
      </w:del>
      <w:ins w:id="159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thumb of their right hand and </w:t>
      </w:r>
      <w:del w:id="160" w:author="Author">
        <w:r w:rsidRPr="00AD3502">
          <w:rPr>
            <w:rFonts w:ascii="Trebuchet MS" w:hAnsi="Trebuchet MS"/>
            <w:noProof/>
          </w:rPr>
          <w:delText>upon</w:delText>
        </w:r>
      </w:del>
      <w:ins w:id="161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big toe of their right foot; but Moses sprinkled the rest of the blood </w:t>
      </w:r>
      <w:del w:id="162" w:author="Author">
        <w:r w:rsidRPr="00AD3502">
          <w:rPr>
            <w:rFonts w:ascii="Trebuchet MS" w:hAnsi="Trebuchet MS"/>
            <w:noProof/>
          </w:rPr>
          <w:delText>round about upon</w:delText>
        </w:r>
      </w:del>
      <w:ins w:id="163" w:author="Author">
        <w:r w:rsidRPr="00AD3502">
          <w:rPr>
            <w:rFonts w:ascii="Trebuchet MS" w:hAnsi="Trebuchet MS"/>
            <w:noProof/>
          </w:rPr>
          <w:t>on all sides of</w:t>
        </w:r>
      </w:ins>
      <w:r w:rsidRPr="00AD3502">
        <w:rPr>
          <w:rFonts w:ascii="Trebuchet MS" w:hAnsi="Trebuchet MS"/>
          <w:noProof/>
        </w:rPr>
        <w:t xml:space="preserve"> the altar.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8:25 </w:t>
      </w:r>
      <w:r w:rsidRPr="00AD3502">
        <w:rPr>
          <w:rFonts w:ascii="Trebuchet MS" w:hAnsi="Trebuchet MS"/>
          <w:noProof/>
        </w:rPr>
        <w:t>Then he took the fat</w:t>
      </w:r>
      <w:del w:id="164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65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fat tail</w:t>
      </w:r>
      <w:del w:id="166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67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all the fat that was </w:t>
      </w:r>
      <w:del w:id="168" w:author="Author">
        <w:r w:rsidRPr="00AD3502">
          <w:rPr>
            <w:rFonts w:ascii="Trebuchet MS" w:hAnsi="Trebuchet MS"/>
            <w:noProof/>
          </w:rPr>
          <w:delText>upon</w:delText>
        </w:r>
      </w:del>
      <w:ins w:id="169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intestines, </w:t>
      </w:r>
      <w:del w:id="170" w:author="Author">
        <w:r w:rsidRPr="00AD3502">
          <w:rPr>
            <w:rFonts w:ascii="Trebuchet MS" w:hAnsi="Trebuchet MS"/>
            <w:noProof/>
          </w:rPr>
          <w:delText xml:space="preserve">and </w:delText>
        </w:r>
      </w:del>
      <w:r w:rsidRPr="00AD3502">
        <w:rPr>
          <w:rFonts w:ascii="Trebuchet MS" w:hAnsi="Trebuchet MS"/>
          <w:noProof/>
        </w:rPr>
        <w:t>the appendage of the liver</w:t>
      </w:r>
      <w:del w:id="171" w:author="Author">
        <w:r w:rsidRPr="00AD3502">
          <w:rPr>
            <w:rFonts w:ascii="Trebuchet MS" w:hAnsi="Trebuchet MS"/>
            <w:noProof/>
          </w:rPr>
          <w:delText xml:space="preserve"> and</w:delText>
        </w:r>
      </w:del>
      <w:ins w:id="172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the two kidneys and their fat</w:t>
      </w:r>
      <w:ins w:id="173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the right leg. </w:t>
      </w:r>
      <w:r w:rsidRPr="00AD3502">
        <w:rPr>
          <w:rFonts w:ascii="Trebuchet MS" w:hAnsi="Trebuchet MS"/>
          <w:b/>
          <w:noProof/>
        </w:rPr>
        <w:t xml:space="preserve">8:26 </w:t>
      </w:r>
      <w:del w:id="174" w:author="Author">
        <w:r w:rsidRPr="00AD3502">
          <w:rPr>
            <w:rFonts w:ascii="Trebuchet MS" w:hAnsi="Trebuchet MS"/>
            <w:noProof/>
          </w:rPr>
          <w:delText>And</w:delText>
        </w:r>
      </w:del>
      <w:ins w:id="175" w:author="Author">
        <w:r w:rsidRPr="00AD3502">
          <w:rPr>
            <w:rFonts w:ascii="Trebuchet MS" w:hAnsi="Trebuchet MS"/>
            <w:noProof/>
          </w:rPr>
          <w:t>He took</w:t>
        </w:r>
      </w:ins>
      <w:r w:rsidRPr="00AD3502">
        <w:rPr>
          <w:rFonts w:ascii="Trebuchet MS" w:hAnsi="Trebuchet MS"/>
          <w:noProof/>
        </w:rPr>
        <w:t xml:space="preserve"> out of the basket of </w:t>
      </w:r>
      <w:del w:id="176" w:author="Author">
        <w:r w:rsidRPr="00AD3502">
          <w:rPr>
            <w:rFonts w:ascii="Trebuchet MS" w:hAnsi="Trebuchet MS"/>
            <w:noProof/>
          </w:rPr>
          <w:delText xml:space="preserve">unfermented cakes </w:delText>
        </w:r>
      </w:del>
      <w:ins w:id="177" w:author="Author">
        <w:r w:rsidRPr="00AD3502">
          <w:rPr>
            <w:rFonts w:ascii="Trebuchet MS" w:hAnsi="Trebuchet MS"/>
            <w:noProof/>
          </w:rPr>
          <w:t xml:space="preserve">unleavened bread </w:t>
        </w:r>
      </w:ins>
      <w:r w:rsidRPr="00AD3502">
        <w:rPr>
          <w:rFonts w:ascii="Trebuchet MS" w:hAnsi="Trebuchet MS"/>
          <w:noProof/>
        </w:rPr>
        <w:t xml:space="preserve">that was before Jehovah </w:t>
      </w:r>
      <w:del w:id="178" w:author="Author">
        <w:r w:rsidRPr="00AD3502">
          <w:rPr>
            <w:rFonts w:ascii="Trebuchet MS" w:hAnsi="Trebuchet MS"/>
            <w:noProof/>
          </w:rPr>
          <w:delText xml:space="preserve">he took </w:delText>
        </w:r>
      </w:del>
      <w:r w:rsidRPr="00AD3502">
        <w:rPr>
          <w:rFonts w:ascii="Trebuchet MS" w:hAnsi="Trebuchet MS"/>
          <w:noProof/>
        </w:rPr>
        <w:t xml:space="preserve">one </w:t>
      </w:r>
      <w:del w:id="179" w:author="Author">
        <w:r w:rsidRPr="00AD3502">
          <w:rPr>
            <w:rFonts w:ascii="Trebuchet MS" w:hAnsi="Trebuchet MS"/>
            <w:noProof/>
          </w:rPr>
          <w:delText>unfermented</w:delText>
        </w:r>
      </w:del>
      <w:ins w:id="180" w:author="Author">
        <w:r w:rsidRPr="00AD3502">
          <w:rPr>
            <w:rFonts w:ascii="Trebuchet MS" w:hAnsi="Trebuchet MS"/>
            <w:noProof/>
          </w:rPr>
          <w:t>unleavened</w:t>
        </w:r>
      </w:ins>
      <w:r w:rsidRPr="00AD3502">
        <w:rPr>
          <w:rFonts w:ascii="Trebuchet MS" w:hAnsi="Trebuchet MS"/>
          <w:noProof/>
        </w:rPr>
        <w:t xml:space="preserve"> ring-shaped </w:t>
      </w:r>
      <w:del w:id="181" w:author="Author">
        <w:r w:rsidRPr="00AD3502">
          <w:rPr>
            <w:rFonts w:ascii="Trebuchet MS" w:hAnsi="Trebuchet MS"/>
            <w:noProof/>
          </w:rPr>
          <w:delText>cake and</w:delText>
        </w:r>
      </w:del>
      <w:ins w:id="182" w:author="Author">
        <w:r w:rsidRPr="00AD3502">
          <w:rPr>
            <w:rFonts w:ascii="Trebuchet MS" w:hAnsi="Trebuchet MS"/>
            <w:noProof/>
          </w:rPr>
          <w:t>loaf,</w:t>
        </w:r>
      </w:ins>
      <w:r w:rsidRPr="00AD3502">
        <w:rPr>
          <w:rFonts w:ascii="Trebuchet MS" w:hAnsi="Trebuchet MS"/>
          <w:noProof/>
        </w:rPr>
        <w:t xml:space="preserve"> one ring-shaped </w:t>
      </w:r>
      <w:del w:id="183" w:author="Author">
        <w:r w:rsidRPr="00AD3502">
          <w:rPr>
            <w:rFonts w:ascii="Trebuchet MS" w:hAnsi="Trebuchet MS"/>
            <w:noProof/>
          </w:rPr>
          <w:delText>cake</w:delText>
        </w:r>
      </w:del>
      <w:ins w:id="184" w:author="Author">
        <w:r w:rsidRPr="00AD3502">
          <w:rPr>
            <w:rFonts w:ascii="Trebuchet MS" w:hAnsi="Trebuchet MS"/>
            <w:noProof/>
          </w:rPr>
          <w:t>loaf</w:t>
        </w:r>
      </w:ins>
      <w:r w:rsidRPr="00AD3502">
        <w:rPr>
          <w:rFonts w:ascii="Trebuchet MS" w:hAnsi="Trebuchet MS"/>
          <w:noProof/>
        </w:rPr>
        <w:t xml:space="preserve"> of oiled bread</w:t>
      </w:r>
      <w:ins w:id="185" w:author="Author">
        <w:r w:rsidRPr="00AD3502">
          <w:rPr>
            <w:rFonts w:ascii="Trebuchet MS" w:hAnsi="Trebuchet MS"/>
            <w:noProof/>
          </w:rPr>
          <w:t>,</w:t>
        </w:r>
      </w:ins>
      <w:r w:rsidRPr="00AD3502">
        <w:rPr>
          <w:rFonts w:ascii="Trebuchet MS" w:hAnsi="Trebuchet MS"/>
          <w:noProof/>
        </w:rPr>
        <w:t xml:space="preserve"> and one wafer. He then placed them </w:t>
      </w:r>
      <w:del w:id="186" w:author="Author">
        <w:r w:rsidRPr="00AD3502">
          <w:rPr>
            <w:rFonts w:ascii="Trebuchet MS" w:hAnsi="Trebuchet MS"/>
            <w:noProof/>
          </w:rPr>
          <w:delText>upon</w:delText>
        </w:r>
      </w:del>
      <w:ins w:id="187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</w:t>
      </w:r>
      <w:del w:id="188" w:author="Author">
        <w:r w:rsidRPr="00AD3502">
          <w:rPr>
            <w:rFonts w:ascii="Trebuchet MS" w:hAnsi="Trebuchet MS"/>
            <w:noProof/>
          </w:rPr>
          <w:delText xml:space="preserve">fatty </w:delText>
        </w:r>
      </w:del>
      <w:r w:rsidRPr="00AD3502">
        <w:rPr>
          <w:rFonts w:ascii="Trebuchet MS" w:hAnsi="Trebuchet MS"/>
          <w:noProof/>
        </w:rPr>
        <w:t xml:space="preserve">pieces </w:t>
      </w:r>
      <w:ins w:id="189" w:author="Author">
        <w:r w:rsidRPr="00AD3502">
          <w:rPr>
            <w:rFonts w:ascii="Trebuchet MS" w:hAnsi="Trebuchet MS"/>
            <w:noProof/>
          </w:rPr>
          <w:t xml:space="preserve">of fat </w:t>
        </w:r>
      </w:ins>
      <w:r w:rsidRPr="00AD3502">
        <w:rPr>
          <w:rFonts w:ascii="Trebuchet MS" w:hAnsi="Trebuchet MS"/>
          <w:noProof/>
        </w:rPr>
        <w:t xml:space="preserve">and the right leg. </w:t>
      </w:r>
      <w:r w:rsidRPr="00AD3502">
        <w:rPr>
          <w:rFonts w:ascii="Trebuchet MS" w:hAnsi="Trebuchet MS"/>
          <w:b/>
          <w:noProof/>
        </w:rPr>
        <w:t xml:space="preserve">8:27 </w:t>
      </w:r>
      <w:r w:rsidRPr="00AD3502">
        <w:rPr>
          <w:rFonts w:ascii="Trebuchet MS" w:hAnsi="Trebuchet MS"/>
          <w:noProof/>
        </w:rPr>
        <w:t xml:space="preserve">After that he put all of them </w:t>
      </w:r>
      <w:del w:id="190" w:author="Author">
        <w:r w:rsidRPr="00AD3502">
          <w:rPr>
            <w:rFonts w:ascii="Trebuchet MS" w:hAnsi="Trebuchet MS"/>
            <w:noProof/>
          </w:rPr>
          <w:delText>upon</w:delText>
        </w:r>
      </w:del>
      <w:ins w:id="191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palms of Aaron and the palms of his sons and began to wave them </w:t>
      </w:r>
      <w:del w:id="192" w:author="Author">
        <w:r w:rsidRPr="00AD3502">
          <w:rPr>
            <w:rFonts w:ascii="Trebuchet MS" w:hAnsi="Trebuchet MS"/>
            <w:noProof/>
          </w:rPr>
          <w:delText>to</w:delText>
        </w:r>
      </w:del>
      <w:ins w:id="193" w:author="Author">
        <w:r w:rsidRPr="00AD3502">
          <w:rPr>
            <w:rFonts w:ascii="Trebuchet MS" w:hAnsi="Trebuchet MS"/>
            <w:noProof/>
          </w:rPr>
          <w:t>back</w:t>
        </w:r>
      </w:ins>
      <w:r w:rsidRPr="00AD3502">
        <w:rPr>
          <w:rFonts w:ascii="Trebuchet MS" w:hAnsi="Trebuchet MS"/>
          <w:noProof/>
        </w:rPr>
        <w:t xml:space="preserve"> and </w:t>
      </w:r>
      <w:del w:id="194" w:author="Author">
        <w:r w:rsidRPr="00AD3502">
          <w:rPr>
            <w:rFonts w:ascii="Trebuchet MS" w:hAnsi="Trebuchet MS"/>
            <w:noProof/>
          </w:rPr>
          <w:delText>fro</w:delText>
        </w:r>
      </w:del>
      <w:ins w:id="195" w:author="Author">
        <w:r w:rsidRPr="00AD3502">
          <w:rPr>
            <w:rFonts w:ascii="Trebuchet MS" w:hAnsi="Trebuchet MS"/>
            <w:noProof/>
          </w:rPr>
          <w:t>forth</w:t>
        </w:r>
      </w:ins>
      <w:r w:rsidRPr="00AD3502">
        <w:rPr>
          <w:rFonts w:ascii="Trebuchet MS" w:hAnsi="Trebuchet MS"/>
          <w:noProof/>
        </w:rPr>
        <w:t xml:space="preserve"> as a wave offering before Jehovah. </w:t>
      </w:r>
      <w:r w:rsidRPr="00AD3502">
        <w:rPr>
          <w:rFonts w:ascii="Trebuchet MS" w:hAnsi="Trebuchet MS"/>
          <w:b/>
          <w:noProof/>
        </w:rPr>
        <w:t xml:space="preserve">8:28 </w:t>
      </w:r>
      <w:r w:rsidRPr="00AD3502">
        <w:rPr>
          <w:rFonts w:ascii="Trebuchet MS" w:hAnsi="Trebuchet MS"/>
          <w:noProof/>
        </w:rPr>
        <w:t xml:space="preserve">Then Moses took them </w:t>
      </w:r>
      <w:del w:id="196" w:author="Author">
        <w:r w:rsidRPr="00AD3502">
          <w:rPr>
            <w:rFonts w:ascii="Trebuchet MS" w:hAnsi="Trebuchet MS"/>
            <w:noProof/>
          </w:rPr>
          <w:delText>off</w:delText>
        </w:r>
      </w:del>
      <w:ins w:id="197" w:author="Author">
        <w:r w:rsidRPr="00AD3502">
          <w:rPr>
            <w:rFonts w:ascii="Trebuchet MS" w:hAnsi="Trebuchet MS"/>
            <w:noProof/>
          </w:rPr>
          <w:t>from</w:t>
        </w:r>
      </w:ins>
      <w:r w:rsidRPr="00AD3502">
        <w:rPr>
          <w:rFonts w:ascii="Trebuchet MS" w:hAnsi="Trebuchet MS"/>
          <w:noProof/>
        </w:rPr>
        <w:t xml:space="preserve"> their </w:t>
      </w:r>
      <w:del w:id="198" w:author="Author">
        <w:r w:rsidRPr="00AD3502">
          <w:rPr>
            <w:rFonts w:ascii="Trebuchet MS" w:hAnsi="Trebuchet MS"/>
            <w:noProof/>
          </w:rPr>
          <w:delText>palms</w:delText>
        </w:r>
      </w:del>
      <w:ins w:id="199" w:author="Author">
        <w:r w:rsidRPr="00AD3502">
          <w:rPr>
            <w:rFonts w:ascii="Trebuchet MS" w:hAnsi="Trebuchet MS"/>
            <w:noProof/>
          </w:rPr>
          <w:t>hands</w:t>
        </w:r>
      </w:ins>
      <w:r w:rsidRPr="00AD3502">
        <w:rPr>
          <w:rFonts w:ascii="Trebuchet MS" w:hAnsi="Trebuchet MS"/>
          <w:noProof/>
        </w:rPr>
        <w:t xml:space="preserve"> and made them smoke </w:t>
      </w:r>
      <w:del w:id="200" w:author="Author">
        <w:r w:rsidRPr="00AD3502">
          <w:rPr>
            <w:rFonts w:ascii="Trebuchet MS" w:hAnsi="Trebuchet MS"/>
            <w:noProof/>
          </w:rPr>
          <w:delText>upon</w:delText>
        </w:r>
      </w:del>
      <w:ins w:id="201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altar on top of the burnt offering. They were an installation sacrifice </w:t>
      </w:r>
      <w:del w:id="202" w:author="Author">
        <w:r w:rsidRPr="00AD3502">
          <w:rPr>
            <w:rFonts w:ascii="Trebuchet MS" w:hAnsi="Trebuchet MS"/>
            <w:noProof/>
          </w:rPr>
          <w:delText>for</w:delText>
        </w:r>
      </w:del>
      <w:ins w:id="203" w:author="Author">
        <w:r w:rsidRPr="00AD3502">
          <w:rPr>
            <w:rFonts w:ascii="Trebuchet MS" w:hAnsi="Trebuchet MS"/>
            <w:noProof/>
          </w:rPr>
          <w:t>as</w:t>
        </w:r>
      </w:ins>
      <w:r w:rsidRPr="00AD3502">
        <w:rPr>
          <w:rFonts w:ascii="Trebuchet MS" w:hAnsi="Trebuchet MS"/>
          <w:noProof/>
        </w:rPr>
        <w:t xml:space="preserve"> a </w:t>
      </w:r>
      <w:del w:id="204" w:author="Author">
        <w:r w:rsidRPr="00AD3502">
          <w:rPr>
            <w:rFonts w:ascii="Trebuchet MS" w:hAnsi="Trebuchet MS"/>
            <w:noProof/>
          </w:rPr>
          <w:delText>restful odor.</w:delText>
        </w:r>
      </w:del>
      <w:ins w:id="205" w:author="Author">
        <w:r w:rsidRPr="00AD3502">
          <w:rPr>
            <w:rFonts w:ascii="Trebuchet MS" w:hAnsi="Trebuchet MS"/>
            <w:noProof/>
          </w:rPr>
          <w:t>pleasing</w:t>
        </w:r>
        <w:r w:rsidRPr="00AD3502">
          <w:rPr>
            <w:rStyle w:val="FootnoteReference"/>
            <w:rFonts w:ascii="Trebuchet MS" w:hAnsi="Trebuchet MS"/>
            <w:noProof/>
          </w:rPr>
          <w:footnoteReference w:id="6"/>
        </w:r>
        <w:r w:rsidRPr="00AD3502">
          <w:rPr>
            <w:rFonts w:ascii="Trebuchet MS" w:hAnsi="Trebuchet MS"/>
            <w:noProof/>
          </w:rPr>
          <w:t xml:space="preserve"> aroma.</w:t>
        </w:r>
      </w:ins>
      <w:r w:rsidRPr="00AD3502">
        <w:rPr>
          <w:rFonts w:ascii="Trebuchet MS" w:hAnsi="Trebuchet MS"/>
          <w:noProof/>
        </w:rPr>
        <w:t xml:space="preserve"> It was an offering made by fire to Jehovah.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8:29 </w:t>
      </w:r>
      <w:del w:id="208" w:author="Author">
        <w:r w:rsidRPr="00AD3502">
          <w:rPr>
            <w:rFonts w:ascii="Trebuchet MS" w:hAnsi="Trebuchet MS"/>
            <w:noProof/>
          </w:rPr>
          <w:delText xml:space="preserve">And </w:delText>
        </w:r>
      </w:del>
      <w:r w:rsidRPr="00AD3502">
        <w:rPr>
          <w:rFonts w:ascii="Trebuchet MS" w:hAnsi="Trebuchet MS"/>
          <w:noProof/>
        </w:rPr>
        <w:t xml:space="preserve">Moses </w:t>
      </w:r>
      <w:del w:id="209" w:author="Author">
        <w:r w:rsidRPr="00AD3502">
          <w:rPr>
            <w:rFonts w:ascii="Trebuchet MS" w:hAnsi="Trebuchet MS"/>
            <w:noProof/>
          </w:rPr>
          <w:delText>proceeded to take</w:delText>
        </w:r>
      </w:del>
      <w:ins w:id="210" w:author="Author">
        <w:r w:rsidRPr="00AD3502">
          <w:rPr>
            <w:rFonts w:ascii="Trebuchet MS" w:hAnsi="Trebuchet MS"/>
            <w:noProof/>
          </w:rPr>
          <w:t>then took</w:t>
        </w:r>
      </w:ins>
      <w:r w:rsidRPr="00AD3502">
        <w:rPr>
          <w:rFonts w:ascii="Trebuchet MS" w:hAnsi="Trebuchet MS"/>
          <w:noProof/>
        </w:rPr>
        <w:t xml:space="preserve"> the breast and </w:t>
      </w:r>
      <w:del w:id="211" w:author="Author">
        <w:r w:rsidRPr="00AD3502">
          <w:rPr>
            <w:rFonts w:ascii="Trebuchet MS" w:hAnsi="Trebuchet MS"/>
            <w:noProof/>
          </w:rPr>
          <w:delText>to wave</w:delText>
        </w:r>
      </w:del>
      <w:ins w:id="212" w:author="Author">
        <w:r w:rsidRPr="00AD3502">
          <w:rPr>
            <w:rFonts w:ascii="Trebuchet MS" w:hAnsi="Trebuchet MS"/>
            <w:noProof/>
          </w:rPr>
          <w:t>waved</w:t>
        </w:r>
      </w:ins>
      <w:r w:rsidRPr="00AD3502">
        <w:rPr>
          <w:rFonts w:ascii="Trebuchet MS" w:hAnsi="Trebuchet MS"/>
          <w:noProof/>
        </w:rPr>
        <w:t xml:space="preserve"> it </w:t>
      </w:r>
      <w:del w:id="213" w:author="Author">
        <w:r w:rsidRPr="00AD3502">
          <w:rPr>
            <w:rFonts w:ascii="Trebuchet MS" w:hAnsi="Trebuchet MS"/>
            <w:noProof/>
          </w:rPr>
          <w:delText>to</w:delText>
        </w:r>
      </w:del>
      <w:ins w:id="214" w:author="Author">
        <w:r w:rsidRPr="00AD3502">
          <w:rPr>
            <w:rFonts w:ascii="Trebuchet MS" w:hAnsi="Trebuchet MS"/>
            <w:noProof/>
          </w:rPr>
          <w:t>back</w:t>
        </w:r>
      </w:ins>
      <w:r w:rsidRPr="00AD3502">
        <w:rPr>
          <w:rFonts w:ascii="Trebuchet MS" w:hAnsi="Trebuchet MS"/>
          <w:noProof/>
        </w:rPr>
        <w:t xml:space="preserve"> and </w:t>
      </w:r>
      <w:del w:id="215" w:author="Author">
        <w:r w:rsidRPr="00AD3502">
          <w:rPr>
            <w:rFonts w:ascii="Trebuchet MS" w:hAnsi="Trebuchet MS"/>
            <w:noProof/>
          </w:rPr>
          <w:delText>fro</w:delText>
        </w:r>
      </w:del>
      <w:ins w:id="216" w:author="Author">
        <w:r w:rsidRPr="00AD3502">
          <w:rPr>
            <w:rFonts w:ascii="Trebuchet MS" w:hAnsi="Trebuchet MS"/>
            <w:noProof/>
          </w:rPr>
          <w:t>forth</w:t>
        </w:r>
      </w:ins>
      <w:r w:rsidRPr="00AD3502">
        <w:rPr>
          <w:rFonts w:ascii="Trebuchet MS" w:hAnsi="Trebuchet MS"/>
          <w:noProof/>
        </w:rPr>
        <w:t xml:space="preserve"> as a wave offering before Jehovah. From the installation ram it became the portion for Moses, just as Jehovah had commanded Moses.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8:30 </w:t>
      </w:r>
      <w:del w:id="217" w:author="Author">
        <w:r w:rsidRPr="00AD3502">
          <w:rPr>
            <w:rFonts w:ascii="Trebuchet MS" w:hAnsi="Trebuchet MS"/>
            <w:noProof/>
          </w:rPr>
          <w:delText>After that</w:delText>
        </w:r>
      </w:del>
      <w:ins w:id="218" w:author="Author">
        <w:r w:rsidRPr="00AD3502">
          <w:rPr>
            <w:rFonts w:ascii="Trebuchet MS" w:hAnsi="Trebuchet MS"/>
            <w:noProof/>
          </w:rPr>
          <w:t>And</w:t>
        </w:r>
      </w:ins>
      <w:r w:rsidRPr="00AD3502">
        <w:rPr>
          <w:rFonts w:ascii="Trebuchet MS" w:hAnsi="Trebuchet MS"/>
          <w:noProof/>
        </w:rPr>
        <w:t xml:space="preserve"> Moses took some of the anointing oil and some of the blood that was </w:t>
      </w:r>
      <w:del w:id="219" w:author="Author">
        <w:r w:rsidRPr="00AD3502">
          <w:rPr>
            <w:rFonts w:ascii="Trebuchet MS" w:hAnsi="Trebuchet MS"/>
            <w:noProof/>
          </w:rPr>
          <w:delText>upon</w:delText>
        </w:r>
      </w:del>
      <w:ins w:id="220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the altar and spattered it </w:t>
      </w:r>
      <w:del w:id="221" w:author="Author">
        <w:r w:rsidRPr="00AD3502">
          <w:rPr>
            <w:rFonts w:ascii="Trebuchet MS" w:hAnsi="Trebuchet MS"/>
            <w:noProof/>
          </w:rPr>
          <w:delText>upon</w:delText>
        </w:r>
      </w:del>
      <w:ins w:id="222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Aaron and his garments and </w:t>
      </w:r>
      <w:del w:id="223" w:author="Author">
        <w:r w:rsidRPr="00AD3502">
          <w:rPr>
            <w:rFonts w:ascii="Trebuchet MS" w:hAnsi="Trebuchet MS"/>
            <w:noProof/>
          </w:rPr>
          <w:delText>upon</w:delText>
        </w:r>
      </w:del>
      <w:ins w:id="224" w:author="Author">
        <w:r w:rsidRPr="00AD3502">
          <w:rPr>
            <w:rFonts w:ascii="Trebuchet MS" w:hAnsi="Trebuchet MS"/>
            <w:noProof/>
          </w:rPr>
          <w:t>on</w:t>
        </w:r>
      </w:ins>
      <w:r w:rsidRPr="00AD3502">
        <w:rPr>
          <w:rFonts w:ascii="Trebuchet MS" w:hAnsi="Trebuchet MS"/>
          <w:noProof/>
        </w:rPr>
        <w:t xml:space="preserve"> his sons and the garments of his sons </w:t>
      </w:r>
      <w:ins w:id="225" w:author="Author">
        <w:r w:rsidRPr="00AD3502">
          <w:rPr>
            <w:rFonts w:ascii="Trebuchet MS" w:hAnsi="Trebuchet MS"/>
            <w:noProof/>
          </w:rPr>
          <w:t xml:space="preserve">who were </w:t>
        </w:r>
      </w:ins>
      <w:r w:rsidRPr="00AD3502">
        <w:rPr>
          <w:rFonts w:ascii="Trebuchet MS" w:hAnsi="Trebuchet MS"/>
          <w:noProof/>
        </w:rPr>
        <w:t xml:space="preserve">with him. Thus he sanctified Aaron and his garments and his sons and </w:t>
      </w:r>
      <w:del w:id="226" w:author="Author">
        <w:r w:rsidRPr="00AD3502">
          <w:rPr>
            <w:rFonts w:ascii="Trebuchet MS" w:hAnsi="Trebuchet MS"/>
            <w:noProof/>
          </w:rPr>
          <w:delText>the</w:delText>
        </w:r>
      </w:del>
      <w:ins w:id="227" w:author="Author">
        <w:r w:rsidRPr="00AD3502">
          <w:rPr>
            <w:rFonts w:ascii="Trebuchet MS" w:hAnsi="Trebuchet MS"/>
            <w:noProof/>
          </w:rPr>
          <w:t>their</w:t>
        </w:r>
      </w:ins>
      <w:r w:rsidRPr="00AD3502">
        <w:rPr>
          <w:rFonts w:ascii="Trebuchet MS" w:hAnsi="Trebuchet MS"/>
          <w:noProof/>
        </w:rPr>
        <w:t xml:space="preserve"> garments</w:t>
      </w:r>
      <w:del w:id="228" w:author="Author">
        <w:r w:rsidRPr="00AD3502">
          <w:rPr>
            <w:rFonts w:ascii="Trebuchet MS" w:hAnsi="Trebuchet MS"/>
            <w:noProof/>
          </w:rPr>
          <w:delText xml:space="preserve"> of his sons with him</w:delText>
        </w:r>
      </w:del>
      <w:r w:rsidRPr="00AD3502">
        <w:rPr>
          <w:rFonts w:ascii="Trebuchet MS" w:hAnsi="Trebuchet MS"/>
          <w:noProof/>
        </w:rPr>
        <w:t>.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8:31 </w:t>
      </w:r>
      <w:r w:rsidRPr="00AD3502">
        <w:rPr>
          <w:rFonts w:ascii="Trebuchet MS" w:hAnsi="Trebuchet MS"/>
          <w:noProof/>
        </w:rPr>
        <w:t xml:space="preserve">Then Moses said to Aaron and his sons: “Boil the flesh at the entrance of the tent of meeting, and </w:t>
      </w:r>
      <w:del w:id="229" w:author="Author">
        <w:r w:rsidRPr="00AD3502">
          <w:rPr>
            <w:rFonts w:ascii="Trebuchet MS" w:hAnsi="Trebuchet MS"/>
            <w:noProof/>
          </w:rPr>
          <w:delText xml:space="preserve">there is where </w:delText>
        </w:r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30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 will eat it </w:t>
      </w:r>
      <w:del w:id="231" w:author="Author">
        <w:r w:rsidRPr="00AD3502">
          <w:rPr>
            <w:rFonts w:ascii="Trebuchet MS" w:hAnsi="Trebuchet MS"/>
            <w:noProof/>
          </w:rPr>
          <w:delText>and</w:delText>
        </w:r>
      </w:del>
      <w:ins w:id="232" w:author="Author">
        <w:r w:rsidRPr="00AD3502">
          <w:rPr>
            <w:rFonts w:ascii="Trebuchet MS" w:hAnsi="Trebuchet MS"/>
            <w:noProof/>
          </w:rPr>
          <w:t>there with</w:t>
        </w:r>
      </w:ins>
      <w:r w:rsidRPr="00AD3502">
        <w:rPr>
          <w:rFonts w:ascii="Trebuchet MS" w:hAnsi="Trebuchet MS"/>
          <w:noProof/>
        </w:rPr>
        <w:t xml:space="preserve"> the bread that is in the installation basket, just as I was </w:t>
      </w:r>
      <w:del w:id="233" w:author="Author">
        <w:r w:rsidRPr="00AD3502">
          <w:rPr>
            <w:rFonts w:ascii="Trebuchet MS" w:hAnsi="Trebuchet MS"/>
            <w:noProof/>
          </w:rPr>
          <w:delText>given the command, saying</w:delText>
        </w:r>
      </w:del>
      <w:ins w:id="234" w:author="Author">
        <w:r w:rsidRPr="00AD3502">
          <w:rPr>
            <w:rFonts w:ascii="Trebuchet MS" w:hAnsi="Trebuchet MS"/>
            <w:noProof/>
          </w:rPr>
          <w:t>commanded</w:t>
        </w:r>
      </w:ins>
      <w:r w:rsidRPr="00AD3502">
        <w:rPr>
          <w:rFonts w:ascii="Trebuchet MS" w:hAnsi="Trebuchet MS"/>
          <w:noProof/>
        </w:rPr>
        <w:t xml:space="preserve">, ‘Aaron and his sons will eat it.’ </w:t>
      </w:r>
      <w:r w:rsidRPr="00AD3502">
        <w:rPr>
          <w:rFonts w:ascii="Trebuchet MS" w:hAnsi="Trebuchet MS"/>
          <w:b/>
          <w:noProof/>
        </w:rPr>
        <w:t xml:space="preserve">8:32 </w:t>
      </w:r>
      <w:del w:id="235" w:author="Author">
        <w:r w:rsidRPr="00AD3502">
          <w:rPr>
            <w:rFonts w:ascii="Trebuchet MS" w:hAnsi="Trebuchet MS"/>
            <w:noProof/>
          </w:rPr>
          <w:delText>And what</w:delText>
        </w:r>
      </w:del>
      <w:ins w:id="236" w:author="Author">
        <w:r w:rsidRPr="00AD3502">
          <w:rPr>
            <w:rFonts w:ascii="Trebuchet MS" w:hAnsi="Trebuchet MS"/>
            <w:noProof/>
          </w:rPr>
          <w:t>What</w:t>
        </w:r>
      </w:ins>
      <w:r w:rsidRPr="00AD3502">
        <w:rPr>
          <w:rFonts w:ascii="Trebuchet MS" w:hAnsi="Trebuchet MS"/>
          <w:noProof/>
        </w:rPr>
        <w:t xml:space="preserve"> is left over of the flesh and the bread </w:t>
      </w:r>
      <w:del w:id="237" w:author="Author"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38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 will burn with fire. </w:t>
      </w:r>
      <w:r w:rsidRPr="00AD3502">
        <w:rPr>
          <w:rFonts w:ascii="Trebuchet MS" w:hAnsi="Trebuchet MS"/>
          <w:b/>
          <w:noProof/>
        </w:rPr>
        <w:t xml:space="preserve">8:33 </w:t>
      </w:r>
      <w:del w:id="239" w:author="Author">
        <w:r w:rsidRPr="00AD3502">
          <w:rPr>
            <w:rFonts w:ascii="Trebuchet MS" w:hAnsi="Trebuchet MS"/>
            <w:noProof/>
          </w:rPr>
          <w:delText xml:space="preserve">And </w:delText>
        </w:r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40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 must not go out from the entrance of the tent of meeting for seven days, until the </w:t>
      </w:r>
      <w:del w:id="241" w:author="Author">
        <w:r w:rsidRPr="00AD3502">
          <w:rPr>
            <w:rFonts w:ascii="Trebuchet MS" w:hAnsi="Trebuchet MS"/>
            <w:noProof/>
          </w:rPr>
          <w:delText xml:space="preserve">day of fulfilling the </w:delText>
        </w:r>
      </w:del>
      <w:r w:rsidRPr="00AD3502">
        <w:rPr>
          <w:rFonts w:ascii="Trebuchet MS" w:hAnsi="Trebuchet MS"/>
          <w:noProof/>
        </w:rPr>
        <w:t xml:space="preserve">days </w:t>
      </w:r>
      <w:del w:id="242" w:author="Author">
        <w:r w:rsidRPr="00AD3502">
          <w:rPr>
            <w:rFonts w:ascii="Trebuchet MS" w:hAnsi="Trebuchet MS"/>
            <w:noProof/>
          </w:rPr>
          <w:delText xml:space="preserve">of </w:delText>
        </w:r>
        <w:r w:rsidRPr="00AD3502">
          <w:rPr>
            <w:rFonts w:ascii="Trebuchet MS" w:hAnsi="Trebuchet MS"/>
            <w:noProof/>
            <w:u w:val="dotted"/>
          </w:rPr>
          <w:delText>YOUR</w:delText>
        </w:r>
      </w:del>
      <w:ins w:id="243" w:author="Author">
        <w:r w:rsidRPr="00AD3502">
          <w:rPr>
            <w:rFonts w:ascii="Trebuchet MS" w:hAnsi="Trebuchet MS"/>
            <w:noProof/>
          </w:rPr>
          <w:t>for completing your</w:t>
        </w:r>
      </w:ins>
      <w:r w:rsidRPr="00AD3502">
        <w:rPr>
          <w:rFonts w:ascii="Trebuchet MS" w:hAnsi="Trebuchet MS"/>
          <w:noProof/>
        </w:rPr>
        <w:t xml:space="preserve"> installation</w:t>
      </w:r>
      <w:ins w:id="244" w:author="Author">
        <w:r w:rsidRPr="00AD3502">
          <w:rPr>
            <w:rFonts w:ascii="Trebuchet MS" w:hAnsi="Trebuchet MS"/>
            <w:noProof/>
          </w:rPr>
          <w:t xml:space="preserve"> are over</w:t>
        </w:r>
      </w:ins>
      <w:r w:rsidRPr="00AD3502">
        <w:rPr>
          <w:rFonts w:ascii="Trebuchet MS" w:hAnsi="Trebuchet MS"/>
          <w:noProof/>
        </w:rPr>
        <w:t xml:space="preserve">, because it will take seven days to </w:t>
      </w:r>
      <w:del w:id="245" w:author="Author">
        <w:r w:rsidRPr="00AD3502">
          <w:rPr>
            <w:rFonts w:ascii="Trebuchet MS" w:hAnsi="Trebuchet MS"/>
            <w:noProof/>
          </w:rPr>
          <w:delText xml:space="preserve">fill </w:delText>
        </w:r>
        <w:r w:rsidRPr="00AD3502">
          <w:rPr>
            <w:rFonts w:ascii="Trebuchet MS" w:hAnsi="Trebuchet MS"/>
            <w:noProof/>
            <w:u w:val="dotted"/>
          </w:rPr>
          <w:delText>YOUR</w:delText>
        </w:r>
        <w:r w:rsidRPr="00AD3502">
          <w:rPr>
            <w:rFonts w:ascii="Trebuchet MS" w:hAnsi="Trebuchet MS"/>
            <w:noProof/>
          </w:rPr>
          <w:delText xml:space="preserve"> hand with power.</w:delText>
        </w:r>
      </w:del>
      <w:ins w:id="246" w:author="Author">
        <w:r w:rsidRPr="00AD3502">
          <w:rPr>
            <w:rFonts w:ascii="Trebuchet MS" w:hAnsi="Trebuchet MS"/>
            <w:noProof/>
          </w:rPr>
          <w:t>install you as priests.</w:t>
        </w:r>
        <w:r w:rsidRPr="00AD3502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AD3502">
        <w:rPr>
          <w:rFonts w:ascii="Trebuchet MS" w:hAnsi="Trebuchet MS"/>
          <w:noProof/>
        </w:rPr>
        <w:t xml:space="preserve"> </w:t>
      </w:r>
      <w:r w:rsidRPr="00AD3502">
        <w:rPr>
          <w:rFonts w:ascii="Trebuchet MS" w:hAnsi="Trebuchet MS"/>
          <w:b/>
          <w:noProof/>
        </w:rPr>
        <w:t xml:space="preserve">8:34 </w:t>
      </w:r>
      <w:del w:id="249" w:author="Author">
        <w:r w:rsidRPr="00AD3502">
          <w:rPr>
            <w:rFonts w:ascii="Trebuchet MS" w:hAnsi="Trebuchet MS"/>
            <w:noProof/>
          </w:rPr>
          <w:delText xml:space="preserve">Just as it has been done this day, </w:delText>
        </w:r>
      </w:del>
      <w:r w:rsidRPr="00AD3502">
        <w:rPr>
          <w:rFonts w:ascii="Trebuchet MS" w:hAnsi="Trebuchet MS"/>
          <w:noProof/>
        </w:rPr>
        <w:t xml:space="preserve">Jehovah </w:t>
      </w:r>
      <w:del w:id="250" w:author="Author">
        <w:r w:rsidRPr="00AD3502">
          <w:rPr>
            <w:rFonts w:ascii="Trebuchet MS" w:hAnsi="Trebuchet MS"/>
            <w:noProof/>
          </w:rPr>
          <w:delText xml:space="preserve">has </w:delText>
        </w:r>
      </w:del>
      <w:r w:rsidRPr="00AD3502">
        <w:rPr>
          <w:rFonts w:ascii="Trebuchet MS" w:hAnsi="Trebuchet MS"/>
          <w:noProof/>
        </w:rPr>
        <w:t xml:space="preserve">commanded </w:t>
      </w:r>
      <w:del w:id="251" w:author="Author">
        <w:r w:rsidRPr="00AD3502">
          <w:rPr>
            <w:rFonts w:ascii="Trebuchet MS" w:hAnsi="Trebuchet MS"/>
            <w:noProof/>
          </w:rPr>
          <w:delText>to be</w:delText>
        </w:r>
      </w:del>
      <w:ins w:id="252" w:author="Author">
        <w:r w:rsidRPr="00AD3502">
          <w:rPr>
            <w:rFonts w:ascii="Trebuchet MS" w:hAnsi="Trebuchet MS"/>
            <w:noProof/>
          </w:rPr>
          <w:t>that we do what we have</w:t>
        </w:r>
      </w:ins>
      <w:r w:rsidRPr="00AD3502">
        <w:rPr>
          <w:rFonts w:ascii="Trebuchet MS" w:hAnsi="Trebuchet MS"/>
          <w:noProof/>
        </w:rPr>
        <w:t xml:space="preserve"> done </w:t>
      </w:r>
      <w:del w:id="253" w:author="Author">
        <w:r w:rsidRPr="00AD3502">
          <w:rPr>
            <w:rFonts w:ascii="Trebuchet MS" w:hAnsi="Trebuchet MS"/>
            <w:noProof/>
          </w:rPr>
          <w:delText>so as</w:delText>
        </w:r>
      </w:del>
      <w:ins w:id="254" w:author="Author">
        <w:r w:rsidRPr="00AD3502">
          <w:rPr>
            <w:rFonts w:ascii="Trebuchet MS" w:hAnsi="Trebuchet MS"/>
            <w:noProof/>
          </w:rPr>
          <w:t>today in order</w:t>
        </w:r>
      </w:ins>
      <w:r w:rsidRPr="00AD3502">
        <w:rPr>
          <w:rFonts w:ascii="Trebuchet MS" w:hAnsi="Trebuchet MS"/>
          <w:noProof/>
        </w:rPr>
        <w:t xml:space="preserve"> to make atonement for </w:t>
      </w:r>
      <w:del w:id="255" w:author="Author"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56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. </w:t>
      </w:r>
      <w:r w:rsidRPr="00AD3502">
        <w:rPr>
          <w:rFonts w:ascii="Trebuchet MS" w:hAnsi="Trebuchet MS"/>
          <w:b/>
          <w:noProof/>
        </w:rPr>
        <w:t xml:space="preserve">8:35 </w:t>
      </w:r>
      <w:del w:id="257" w:author="Author">
        <w:r w:rsidRPr="00AD3502">
          <w:rPr>
            <w:rFonts w:ascii="Trebuchet MS" w:hAnsi="Trebuchet MS"/>
            <w:noProof/>
          </w:rPr>
          <w:delText xml:space="preserve">And </w:delText>
        </w:r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58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 will stay at the entrance of the tent of meeting day and night for seven days</w:t>
      </w:r>
      <w:del w:id="259" w:author="Author">
        <w:r w:rsidRPr="00AD3502">
          <w:rPr>
            <w:rFonts w:ascii="Trebuchet MS" w:hAnsi="Trebuchet MS"/>
            <w:noProof/>
          </w:rPr>
          <w:delText>,</w:delText>
        </w:r>
      </w:del>
      <w:r w:rsidRPr="00AD3502">
        <w:rPr>
          <w:rFonts w:ascii="Trebuchet MS" w:hAnsi="Trebuchet MS"/>
          <w:noProof/>
        </w:rPr>
        <w:t xml:space="preserve"> and </w:t>
      </w:r>
      <w:del w:id="260" w:author="Author">
        <w:r w:rsidRPr="00AD3502">
          <w:rPr>
            <w:rFonts w:ascii="Trebuchet MS" w:hAnsi="Trebuchet MS"/>
            <w:noProof/>
            <w:u w:val="dotted"/>
          </w:rPr>
          <w:delText>YOU</w:delText>
        </w:r>
        <w:r w:rsidRPr="00AD3502">
          <w:rPr>
            <w:rFonts w:ascii="Trebuchet MS" w:hAnsi="Trebuchet MS"/>
            <w:noProof/>
          </w:rPr>
          <w:delText xml:space="preserve"> must keep the obligatory watch of</w:delText>
        </w:r>
      </w:del>
      <w:ins w:id="261" w:author="Author">
        <w:r w:rsidRPr="00AD3502">
          <w:rPr>
            <w:rFonts w:ascii="Trebuchet MS" w:hAnsi="Trebuchet MS"/>
            <w:noProof/>
          </w:rPr>
          <w:t>carry out your obligation to</w:t>
        </w:r>
      </w:ins>
      <w:r w:rsidRPr="00AD3502">
        <w:rPr>
          <w:rFonts w:ascii="Trebuchet MS" w:hAnsi="Trebuchet MS"/>
          <w:noProof/>
        </w:rPr>
        <w:t xml:space="preserve"> Jehovah, </w:t>
      </w:r>
      <w:ins w:id="262" w:author="Author">
        <w:r w:rsidRPr="00AD3502">
          <w:rPr>
            <w:rFonts w:ascii="Trebuchet MS" w:hAnsi="Trebuchet MS"/>
            <w:noProof/>
          </w:rPr>
          <w:t xml:space="preserve">so </w:t>
        </w:r>
      </w:ins>
      <w:r w:rsidRPr="00AD3502">
        <w:rPr>
          <w:rFonts w:ascii="Trebuchet MS" w:hAnsi="Trebuchet MS"/>
          <w:noProof/>
        </w:rPr>
        <w:t xml:space="preserve">that </w:t>
      </w:r>
      <w:del w:id="263" w:author="Author">
        <w:r w:rsidRPr="00AD3502">
          <w:rPr>
            <w:rFonts w:ascii="Trebuchet MS" w:hAnsi="Trebuchet MS"/>
            <w:noProof/>
            <w:u w:val="dotted"/>
          </w:rPr>
          <w:delText>YOU</w:delText>
        </w:r>
      </w:del>
      <w:ins w:id="264" w:author="Author">
        <w:r w:rsidRPr="00AD3502">
          <w:rPr>
            <w:rFonts w:ascii="Trebuchet MS" w:hAnsi="Trebuchet MS"/>
            <w:noProof/>
          </w:rPr>
          <w:t>you</w:t>
        </w:r>
      </w:ins>
      <w:r w:rsidRPr="00AD3502">
        <w:rPr>
          <w:rFonts w:ascii="Trebuchet MS" w:hAnsi="Trebuchet MS"/>
          <w:noProof/>
        </w:rPr>
        <w:t xml:space="preserve"> may not die; for so I have been commanded.”</w:t>
      </w:r>
    </w:p>
    <w:p w:rsidR="00C66DBA" w:rsidRPr="00AD3502" w:rsidRDefault="00C66DBA" w:rsidP="00C66DBA">
      <w:pPr>
        <w:rPr>
          <w:rFonts w:ascii="Trebuchet MS" w:hAnsi="Trebuchet MS"/>
          <w:noProof/>
        </w:rPr>
      </w:pPr>
      <w:r w:rsidRPr="00AD3502">
        <w:rPr>
          <w:rFonts w:ascii="Trebuchet MS" w:hAnsi="Trebuchet MS"/>
          <w:b/>
        </w:rPr>
        <w:t xml:space="preserve">8:36 </w:t>
      </w:r>
      <w:r w:rsidRPr="00AD3502">
        <w:rPr>
          <w:rFonts w:ascii="Trebuchet MS" w:hAnsi="Trebuchet MS"/>
          <w:noProof/>
        </w:rPr>
        <w:t xml:space="preserve">And Aaron and his sons </w:t>
      </w:r>
      <w:del w:id="265" w:author="Author">
        <w:r w:rsidRPr="00AD3502">
          <w:rPr>
            <w:rFonts w:ascii="Trebuchet MS" w:hAnsi="Trebuchet MS"/>
            <w:noProof/>
          </w:rPr>
          <w:delText>proceeded to do</w:delText>
        </w:r>
      </w:del>
      <w:ins w:id="266" w:author="Author">
        <w:r w:rsidRPr="00AD3502">
          <w:rPr>
            <w:rFonts w:ascii="Trebuchet MS" w:hAnsi="Trebuchet MS"/>
            <w:noProof/>
          </w:rPr>
          <w:t>did</w:t>
        </w:r>
      </w:ins>
      <w:r w:rsidRPr="00AD3502">
        <w:rPr>
          <w:rFonts w:ascii="Trebuchet MS" w:hAnsi="Trebuchet MS"/>
          <w:noProof/>
        </w:rPr>
        <w:t xml:space="preserve"> all the things that Jehovah had commanded by means of Moses.</w:t>
      </w:r>
    </w:p>
    <w:p w:rsidR="00C66DBA" w:rsidRPr="00AD3502" w:rsidRDefault="00C66DBA" w:rsidP="00C66DBA">
      <w:pPr>
        <w:rPr>
          <w:rFonts w:ascii="Trebuchet MS" w:hAnsi="Trebuchet MS"/>
          <w:b/>
        </w:rPr>
      </w:pPr>
    </w:p>
    <w:p w:rsidR="00762BCB" w:rsidRPr="00C66DBA" w:rsidRDefault="00762BCB" w:rsidP="00C66DBA"/>
    <w:sectPr w:rsidR="00762BCB" w:rsidRPr="00C66DB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6283" w:rsidRDefault="00426283">
      <w:r>
        <w:separator/>
      </w:r>
    </w:p>
  </w:endnote>
  <w:endnote w:type="continuationSeparator" w:id="0">
    <w:p w:rsidR="00426283" w:rsidRDefault="00426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6283" w:rsidRDefault="00426283">
      <w:r>
        <w:separator/>
      </w:r>
    </w:p>
  </w:footnote>
  <w:footnote w:type="continuationSeparator" w:id="0">
    <w:p w:rsidR="00426283" w:rsidRDefault="00426283">
      <w:r>
        <w:continuationSeparator/>
      </w:r>
    </w:p>
  </w:footnote>
  <w:footnote w:id="1">
    <w:p w:rsidR="00C66DBA" w:rsidRPr="00AD3502" w:rsidRDefault="00C66DBA" w:rsidP="00AD3502">
      <w:pPr>
        <w:pStyle w:val="FootnoteText"/>
        <w:spacing w:after="96"/>
        <w:ind w:firstLine="288"/>
        <w:rPr>
          <w:ins w:id="36" w:author="Author"/>
        </w:rPr>
      </w:pPr>
      <w:ins w:id="37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8:7 </w:t>
        </w:r>
        <w:r w:rsidRPr="00AD3502">
          <w:t>Or “waistband.”</w:t>
        </w:r>
      </w:ins>
    </w:p>
  </w:footnote>
  <w:footnote w:id="2">
    <w:p w:rsidR="00C66DBA" w:rsidRPr="00AD3502" w:rsidRDefault="00C66DBA" w:rsidP="00AD3502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8:9 </w:t>
        </w:r>
        <w:r w:rsidRPr="00AD3502">
          <w:t>Or “the holy diadem.”</w:t>
        </w:r>
      </w:ins>
    </w:p>
  </w:footnote>
  <w:footnote w:id="3">
    <w:p w:rsidR="00C66DBA" w:rsidRPr="00AD3502" w:rsidRDefault="00C66DBA" w:rsidP="00AD3502">
      <w:pPr>
        <w:pStyle w:val="FootnoteText"/>
        <w:spacing w:after="96"/>
        <w:ind w:firstLine="288"/>
        <w:rPr>
          <w:ins w:id="69" w:author="Author"/>
        </w:rPr>
      </w:pPr>
      <w:ins w:id="70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8:13 </w:t>
        </w:r>
        <w:r w:rsidRPr="00AD3502">
          <w:t>Or “wrapped.”</w:t>
        </w:r>
      </w:ins>
    </w:p>
  </w:footnote>
  <w:footnote w:id="4">
    <w:p w:rsidR="00C66DBA" w:rsidRPr="00AD3502" w:rsidRDefault="00C66DBA" w:rsidP="00AD3502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8:20 </w:t>
        </w:r>
        <w:r w:rsidRPr="00AD3502">
          <w:t>Or “the fat around the kidneys.”</w:t>
        </w:r>
      </w:ins>
    </w:p>
  </w:footnote>
  <w:footnote w:id="5">
    <w:p w:rsidR="00C66DBA" w:rsidRPr="00AD3502" w:rsidRDefault="00C66DBA" w:rsidP="00AD3502">
      <w:pPr>
        <w:pStyle w:val="FootnoteText"/>
        <w:spacing w:after="96"/>
        <w:ind w:firstLine="288"/>
        <w:rPr>
          <w:ins w:id="138" w:author="Author"/>
        </w:rPr>
      </w:pPr>
      <w:ins w:id="139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8:21 </w:t>
        </w:r>
        <w:r w:rsidRPr="00AD3502">
          <w:t>Or “appeasing; soothing.” Lit., “restful.”</w:t>
        </w:r>
      </w:ins>
    </w:p>
  </w:footnote>
  <w:footnote w:id="6">
    <w:p w:rsidR="00C66DBA" w:rsidRPr="00AD3502" w:rsidRDefault="00C66DBA" w:rsidP="00AD3502">
      <w:pPr>
        <w:pStyle w:val="FootnoteText"/>
        <w:spacing w:after="96"/>
        <w:ind w:firstLine="288"/>
        <w:rPr>
          <w:ins w:id="206" w:author="Author"/>
        </w:rPr>
      </w:pPr>
      <w:ins w:id="207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8:28 </w:t>
        </w:r>
        <w:r w:rsidRPr="00AD3502">
          <w:t>Or “appeasing; soothing.” Lit., “restful.”</w:t>
        </w:r>
      </w:ins>
    </w:p>
  </w:footnote>
  <w:footnote w:id="7">
    <w:p w:rsidR="00C66DBA" w:rsidRPr="00AD3502" w:rsidRDefault="00C66DBA" w:rsidP="00AD3502">
      <w:pPr>
        <w:pStyle w:val="FootnoteText"/>
        <w:spacing w:after="96"/>
        <w:ind w:firstLine="288"/>
        <w:rPr>
          <w:ins w:id="247" w:author="Author"/>
        </w:rPr>
      </w:pPr>
      <w:ins w:id="248" w:author="Author">
        <w:r w:rsidRPr="00AD3502">
          <w:rPr>
            <w:rStyle w:val="FootnoteReference"/>
          </w:rPr>
          <w:footnoteRef/>
        </w:r>
        <w:r w:rsidRPr="00AD3502">
          <w:t xml:space="preserve"> </w:t>
        </w:r>
        <w:r w:rsidRPr="00AD3502">
          <w:rPr>
            <w:b/>
          </w:rPr>
          <w:t xml:space="preserve">8:33 </w:t>
        </w:r>
        <w:r w:rsidRPr="00AD3502">
          <w:t>Lit., “fill your hand.”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77E9F">
        <w:t>Leviticus Chapter 8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77E9F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77E9F">
      <w:rPr>
        <w:noProof/>
        <w:snapToGrid w:val="0"/>
      </w:rPr>
      <w:t>Leviticus 08.Revised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D77E9F">
        <w:t>Leviticus Chapter 8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77E9F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77E9F">
      <w:rPr>
        <w:noProof/>
        <w:snapToGrid w:val="0"/>
      </w:rPr>
      <w:t>Leviticus 08.Revised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77E9F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77E9F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77E9F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77E9F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283"/>
    <w:rsid w:val="00245EDD"/>
    <w:rsid w:val="0026230D"/>
    <w:rsid w:val="002B524D"/>
    <w:rsid w:val="002C00A8"/>
    <w:rsid w:val="00310508"/>
    <w:rsid w:val="003B380B"/>
    <w:rsid w:val="00426283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66DBA"/>
    <w:rsid w:val="00C810DC"/>
    <w:rsid w:val="00C92D5F"/>
    <w:rsid w:val="00CA2E7C"/>
    <w:rsid w:val="00D066FD"/>
    <w:rsid w:val="00D36E44"/>
    <w:rsid w:val="00D41195"/>
    <w:rsid w:val="00D67FE7"/>
    <w:rsid w:val="00D75449"/>
    <w:rsid w:val="00D77E9F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169EBBE-A261-414A-9AA1-D8A8183FE649}"/>
  <w:attachedTemplate r:id="Rd62c28e67c274f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66DB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6DB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66DB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62c28e67c274f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1253</ap:Words>
  <ap:Characters>5214</ap:Characters>
  <ap:Application>Microsoft Office Word</ap:Application>
  <ap:DocSecurity>0</ap:DocSecurity>
  <ap:Lines>89</ap:Lines>
  <ap:Paragraphs>17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6450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8</dc:title>
  <dc:subject/>
  <dc:creator>Matthew Calleja</dc:creator>
  <cp:keywords/>
  <dc:description/>
  <cp:lastModifiedBy>Calleja, Matthew</cp:lastModifiedBy>
  <cp:revision>3</cp:revision>
  <dcterms:created xsi:type="dcterms:W3CDTF">2020-12-29T07:44:00Z</dcterms:created>
  <dcterms:modified xsi:type="dcterms:W3CDTF">2020-12-29T07:44:00Z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08.docx</vt:lpwstr>
  </property>
  <property fmtid="{D5CDD505-2E9C-101B-9397-08002B2CF9AE}" pid="9" name="_TranslationDocumentId">
    <vt:i4>19428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3008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