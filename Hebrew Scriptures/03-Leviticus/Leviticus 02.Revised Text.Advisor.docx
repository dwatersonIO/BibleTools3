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C24" w:rsidRPr="00AD02D3" w:rsidRDefault="00EC1C24" w:rsidP="00EC1C24">
      <w:pPr>
        <w:rPr>
          <w:rFonts w:ascii="Trebuchet MS" w:hAnsi="Trebuchet MS"/>
          <w:noProof/>
        </w:rPr>
      </w:pPr>
      <w:bookmarkStart w:id="0" w:name="_GoBack"/>
      <w:bookmarkEnd w:id="0"/>
      <w:r w:rsidRPr="00AD02D3">
        <w:rPr>
          <w:rFonts w:ascii="Trebuchet MS" w:hAnsi="Trebuchet MS"/>
          <w:b/>
        </w:rPr>
        <w:t xml:space="preserve">2:1 </w:t>
      </w:r>
      <w:r w:rsidRPr="00AD02D3">
        <w:rPr>
          <w:rFonts w:ascii="Trebuchet MS" w:hAnsi="Trebuchet MS"/>
          <w:noProof/>
        </w:rPr>
        <w:t xml:space="preserve">“‘Now </w:t>
      </w:r>
      <w:del w:id="1" w:author="Author">
        <w:r w:rsidRPr="00AD02D3">
          <w:rPr>
            <w:rFonts w:ascii="Trebuchet MS" w:hAnsi="Trebuchet MS"/>
            <w:noProof/>
          </w:rPr>
          <w:delText>in case some soul would present as an offering</w:delText>
        </w:r>
      </w:del>
      <w:ins w:id="2" w:author="Author">
        <w:r w:rsidRPr="00AD02D3">
          <w:rPr>
            <w:rFonts w:ascii="Trebuchet MS" w:hAnsi="Trebuchet MS"/>
            <w:noProof/>
          </w:rPr>
          <w:t>if someone</w:t>
        </w:r>
        <w:r w:rsidRPr="00AD02D3">
          <w:rPr>
            <w:rStyle w:val="FootnoteReference"/>
            <w:rFonts w:ascii="Trebuchet MS" w:hAnsi="Trebuchet MS"/>
            <w:noProof/>
          </w:rPr>
          <w:footnoteReference w:id="1"/>
        </w:r>
        <w:r w:rsidRPr="00AD02D3">
          <w:rPr>
            <w:rFonts w:ascii="Trebuchet MS" w:hAnsi="Trebuchet MS"/>
            <w:noProof/>
          </w:rPr>
          <w:t xml:space="preserve"> presents</w:t>
        </w:r>
      </w:ins>
      <w:r w:rsidRPr="00AD02D3">
        <w:rPr>
          <w:rFonts w:ascii="Trebuchet MS" w:hAnsi="Trebuchet MS"/>
          <w:noProof/>
        </w:rPr>
        <w:t xml:space="preserve"> a grain offering to Jehovah, his offering </w:t>
      </w:r>
      <w:del w:id="5" w:author="Author">
        <w:r w:rsidRPr="00AD02D3">
          <w:rPr>
            <w:rFonts w:ascii="Trebuchet MS" w:hAnsi="Trebuchet MS"/>
            <w:noProof/>
          </w:rPr>
          <w:delText xml:space="preserve">should prove to </w:delText>
        </w:r>
      </w:del>
      <w:ins w:id="6" w:author="Author">
        <w:r w:rsidRPr="00AD02D3">
          <w:rPr>
            <w:rFonts w:ascii="Trebuchet MS" w:hAnsi="Trebuchet MS"/>
            <w:noProof/>
          </w:rPr>
          <w:t xml:space="preserve">must </w:t>
        </w:r>
      </w:ins>
      <w:r w:rsidRPr="00AD02D3">
        <w:rPr>
          <w:rFonts w:ascii="Trebuchet MS" w:hAnsi="Trebuchet MS"/>
          <w:noProof/>
        </w:rPr>
        <w:t>be fine flour</w:t>
      </w:r>
      <w:del w:id="7" w:author="Author">
        <w:r w:rsidRPr="00AD02D3">
          <w:rPr>
            <w:rFonts w:ascii="Trebuchet MS" w:hAnsi="Trebuchet MS"/>
            <w:noProof/>
          </w:rPr>
          <w:delText>;</w:delText>
        </w:r>
      </w:del>
      <w:ins w:id="8" w:author="Author">
        <w:r w:rsidRPr="00AD02D3">
          <w:rPr>
            <w:rFonts w:ascii="Trebuchet MS" w:hAnsi="Trebuchet MS"/>
            <w:noProof/>
          </w:rPr>
          <w:t>,</w:t>
        </w:r>
      </w:ins>
      <w:r w:rsidRPr="00AD02D3">
        <w:rPr>
          <w:rFonts w:ascii="Trebuchet MS" w:hAnsi="Trebuchet MS"/>
          <w:noProof/>
        </w:rPr>
        <w:t xml:space="preserve"> and he </w:t>
      </w:r>
      <w:del w:id="9" w:author="Author">
        <w:r w:rsidRPr="00AD02D3">
          <w:rPr>
            <w:rFonts w:ascii="Trebuchet MS" w:hAnsi="Trebuchet MS"/>
            <w:noProof/>
          </w:rPr>
          <w:delText>must</w:delText>
        </w:r>
      </w:del>
      <w:ins w:id="10" w:author="Author">
        <w:r w:rsidRPr="00AD02D3">
          <w:rPr>
            <w:rFonts w:ascii="Trebuchet MS" w:hAnsi="Trebuchet MS"/>
            <w:noProof/>
          </w:rPr>
          <w:t>should</w:t>
        </w:r>
      </w:ins>
      <w:r w:rsidRPr="00AD02D3">
        <w:rPr>
          <w:rFonts w:ascii="Trebuchet MS" w:hAnsi="Trebuchet MS"/>
          <w:noProof/>
        </w:rPr>
        <w:t xml:space="preserve"> pour oil </w:t>
      </w:r>
      <w:del w:id="11" w:author="Author">
        <w:r w:rsidRPr="00AD02D3">
          <w:rPr>
            <w:rFonts w:ascii="Trebuchet MS" w:hAnsi="Trebuchet MS"/>
            <w:noProof/>
          </w:rPr>
          <w:delText>over</w:delText>
        </w:r>
      </w:del>
      <w:ins w:id="12" w:author="Author">
        <w:r w:rsidRPr="00AD02D3">
          <w:rPr>
            <w:rFonts w:ascii="Trebuchet MS" w:hAnsi="Trebuchet MS"/>
            <w:noProof/>
          </w:rPr>
          <w:t>on</w:t>
        </w:r>
      </w:ins>
      <w:r w:rsidRPr="00AD02D3">
        <w:rPr>
          <w:rFonts w:ascii="Trebuchet MS" w:hAnsi="Trebuchet MS"/>
          <w:noProof/>
        </w:rPr>
        <w:t xml:space="preserve"> it and put frankincense </w:t>
      </w:r>
      <w:del w:id="13" w:author="Author">
        <w:r w:rsidRPr="00AD02D3">
          <w:rPr>
            <w:rFonts w:ascii="Trebuchet MS" w:hAnsi="Trebuchet MS"/>
            <w:noProof/>
          </w:rPr>
          <w:delText>upon</w:delText>
        </w:r>
      </w:del>
      <w:ins w:id="14" w:author="Author">
        <w:r w:rsidRPr="00AD02D3">
          <w:rPr>
            <w:rFonts w:ascii="Trebuchet MS" w:hAnsi="Trebuchet MS"/>
            <w:noProof/>
          </w:rPr>
          <w:t>on</w:t>
        </w:r>
      </w:ins>
      <w:r w:rsidRPr="00AD02D3">
        <w:rPr>
          <w:rFonts w:ascii="Trebuchet MS" w:hAnsi="Trebuchet MS"/>
          <w:noProof/>
        </w:rPr>
        <w:t xml:space="preserve"> it. </w:t>
      </w:r>
      <w:r w:rsidRPr="00AD02D3">
        <w:rPr>
          <w:rFonts w:ascii="Trebuchet MS" w:hAnsi="Trebuchet MS"/>
          <w:b/>
          <w:noProof/>
        </w:rPr>
        <w:t xml:space="preserve">2:2 </w:t>
      </w:r>
      <w:del w:id="15" w:author="Author">
        <w:r w:rsidRPr="00AD02D3">
          <w:rPr>
            <w:rFonts w:ascii="Trebuchet MS" w:hAnsi="Trebuchet MS"/>
            <w:noProof/>
          </w:rPr>
          <w:delText>And</w:delText>
        </w:r>
      </w:del>
      <w:ins w:id="16" w:author="Author">
        <w:r w:rsidRPr="00AD02D3">
          <w:rPr>
            <w:rFonts w:ascii="Trebuchet MS" w:hAnsi="Trebuchet MS"/>
            <w:noProof/>
          </w:rPr>
          <w:t>Then</w:t>
        </w:r>
      </w:ins>
      <w:r w:rsidRPr="00AD02D3">
        <w:rPr>
          <w:rFonts w:ascii="Trebuchet MS" w:hAnsi="Trebuchet MS"/>
          <w:noProof/>
        </w:rPr>
        <w:t xml:space="preserve"> he </w:t>
      </w:r>
      <w:del w:id="17" w:author="Author">
        <w:r w:rsidRPr="00AD02D3">
          <w:rPr>
            <w:rFonts w:ascii="Trebuchet MS" w:hAnsi="Trebuchet MS"/>
            <w:noProof/>
          </w:rPr>
          <w:delText>must</w:delText>
        </w:r>
      </w:del>
      <w:ins w:id="18" w:author="Author">
        <w:r w:rsidRPr="00AD02D3">
          <w:rPr>
            <w:rFonts w:ascii="Trebuchet MS" w:hAnsi="Trebuchet MS"/>
            <w:noProof/>
          </w:rPr>
          <w:t>will</w:t>
        </w:r>
      </w:ins>
      <w:r w:rsidRPr="00AD02D3">
        <w:rPr>
          <w:rFonts w:ascii="Trebuchet MS" w:hAnsi="Trebuchet MS"/>
          <w:noProof/>
        </w:rPr>
        <w:t xml:space="preserve"> bring it to the sons of Aaron, the priests, and the priest </w:t>
      </w:r>
      <w:del w:id="19" w:author="Author">
        <w:r w:rsidRPr="00AD02D3">
          <w:rPr>
            <w:rFonts w:ascii="Trebuchet MS" w:hAnsi="Trebuchet MS"/>
            <w:noProof/>
          </w:rPr>
          <w:delText xml:space="preserve">must grasp from it his </w:delText>
        </w:r>
      </w:del>
      <w:ins w:id="20" w:author="Author">
        <w:r w:rsidRPr="00AD02D3">
          <w:rPr>
            <w:rFonts w:ascii="Trebuchet MS" w:hAnsi="Trebuchet MS"/>
            <w:noProof/>
          </w:rPr>
          <w:t xml:space="preserve">will take a </w:t>
        </w:r>
      </w:ins>
      <w:r w:rsidRPr="00AD02D3">
        <w:rPr>
          <w:rFonts w:ascii="Trebuchet MS" w:hAnsi="Trebuchet MS"/>
          <w:noProof/>
        </w:rPr>
        <w:t xml:space="preserve">handful of </w:t>
      </w:r>
      <w:del w:id="21" w:author="Author">
        <w:r w:rsidRPr="00AD02D3">
          <w:rPr>
            <w:rFonts w:ascii="Trebuchet MS" w:hAnsi="Trebuchet MS"/>
            <w:noProof/>
          </w:rPr>
          <w:delText>its</w:delText>
        </w:r>
      </w:del>
      <w:ins w:id="22" w:author="Author">
        <w:r w:rsidRPr="00AD02D3">
          <w:rPr>
            <w:rFonts w:ascii="Trebuchet MS" w:hAnsi="Trebuchet MS"/>
            <w:noProof/>
          </w:rPr>
          <w:t>the</w:t>
        </w:r>
      </w:ins>
      <w:r w:rsidRPr="00AD02D3">
        <w:rPr>
          <w:rFonts w:ascii="Trebuchet MS" w:hAnsi="Trebuchet MS"/>
          <w:noProof/>
        </w:rPr>
        <w:t xml:space="preserve"> fine flour and </w:t>
      </w:r>
      <w:del w:id="23" w:author="Author">
        <w:r w:rsidRPr="00AD02D3">
          <w:rPr>
            <w:rFonts w:ascii="Trebuchet MS" w:hAnsi="Trebuchet MS"/>
            <w:noProof/>
          </w:rPr>
          <w:delText xml:space="preserve">its </w:delText>
        </w:r>
      </w:del>
      <w:r w:rsidRPr="00AD02D3">
        <w:rPr>
          <w:rFonts w:ascii="Trebuchet MS" w:hAnsi="Trebuchet MS"/>
          <w:noProof/>
        </w:rPr>
        <w:t xml:space="preserve">oil </w:t>
      </w:r>
      <w:del w:id="24" w:author="Author">
        <w:r w:rsidRPr="00AD02D3">
          <w:rPr>
            <w:rFonts w:ascii="Trebuchet MS" w:hAnsi="Trebuchet MS"/>
            <w:noProof/>
          </w:rPr>
          <w:delText>along with</w:delText>
        </w:r>
      </w:del>
      <w:ins w:id="25" w:author="Author">
        <w:r w:rsidRPr="00AD02D3">
          <w:rPr>
            <w:rFonts w:ascii="Trebuchet MS" w:hAnsi="Trebuchet MS"/>
            <w:noProof/>
          </w:rPr>
          <w:t>and</w:t>
        </w:r>
      </w:ins>
      <w:r w:rsidRPr="00AD02D3">
        <w:rPr>
          <w:rFonts w:ascii="Trebuchet MS" w:hAnsi="Trebuchet MS"/>
          <w:noProof/>
        </w:rPr>
        <w:t xml:space="preserve"> all its frankincense</w:t>
      </w:r>
      <w:del w:id="26" w:author="Author">
        <w:r w:rsidRPr="00AD02D3">
          <w:rPr>
            <w:rFonts w:ascii="Trebuchet MS" w:hAnsi="Trebuchet MS"/>
            <w:noProof/>
          </w:rPr>
          <w:delText>;</w:delText>
        </w:r>
      </w:del>
      <w:ins w:id="27" w:author="Author">
        <w:r w:rsidRPr="00AD02D3">
          <w:rPr>
            <w:rFonts w:ascii="Trebuchet MS" w:hAnsi="Trebuchet MS"/>
            <w:noProof/>
          </w:rPr>
          <w:t>,</w:t>
        </w:r>
      </w:ins>
      <w:r w:rsidRPr="00AD02D3">
        <w:rPr>
          <w:rFonts w:ascii="Trebuchet MS" w:hAnsi="Trebuchet MS"/>
          <w:noProof/>
        </w:rPr>
        <w:t xml:space="preserve"> and he </w:t>
      </w:r>
      <w:del w:id="28" w:author="Author">
        <w:r w:rsidRPr="00AD02D3">
          <w:rPr>
            <w:rFonts w:ascii="Trebuchet MS" w:hAnsi="Trebuchet MS"/>
            <w:noProof/>
          </w:rPr>
          <w:delText>must</w:delText>
        </w:r>
      </w:del>
      <w:ins w:id="29" w:author="Author">
        <w:r w:rsidRPr="00AD02D3">
          <w:rPr>
            <w:rFonts w:ascii="Trebuchet MS" w:hAnsi="Trebuchet MS"/>
            <w:noProof/>
          </w:rPr>
          <w:t>will</w:t>
        </w:r>
      </w:ins>
      <w:r w:rsidRPr="00AD02D3">
        <w:rPr>
          <w:rFonts w:ascii="Trebuchet MS" w:hAnsi="Trebuchet MS"/>
          <w:noProof/>
        </w:rPr>
        <w:t xml:space="preserve"> make it smoke as a </w:t>
      </w:r>
      <w:del w:id="30" w:author="Author">
        <w:r w:rsidRPr="00AD02D3">
          <w:rPr>
            <w:rFonts w:ascii="Trebuchet MS" w:hAnsi="Trebuchet MS"/>
            <w:noProof/>
          </w:rPr>
          <w:delText>remembrancer of it upon</w:delText>
        </w:r>
      </w:del>
      <w:ins w:id="31" w:author="Author">
        <w:r w:rsidRPr="00AD02D3">
          <w:rPr>
            <w:rFonts w:ascii="Trebuchet MS" w:hAnsi="Trebuchet MS"/>
            <w:noProof/>
          </w:rPr>
          <w:t>token offering</w:t>
        </w:r>
        <w:r w:rsidRPr="00AD02D3">
          <w:rPr>
            <w:rStyle w:val="FootnoteReference"/>
            <w:rFonts w:ascii="Trebuchet MS" w:hAnsi="Trebuchet MS"/>
            <w:noProof/>
          </w:rPr>
          <w:footnoteReference w:id="2"/>
        </w:r>
        <w:r w:rsidRPr="00AD02D3">
          <w:rPr>
            <w:rFonts w:ascii="Trebuchet MS" w:hAnsi="Trebuchet MS"/>
            <w:noProof/>
          </w:rPr>
          <w:t xml:space="preserve"> on</w:t>
        </w:r>
      </w:ins>
      <w:r w:rsidRPr="00AD02D3">
        <w:rPr>
          <w:rFonts w:ascii="Trebuchet MS" w:hAnsi="Trebuchet MS"/>
          <w:noProof/>
        </w:rPr>
        <w:t xml:space="preserve"> the altar, </w:t>
      </w:r>
      <w:del w:id="34" w:author="Author">
        <w:r w:rsidRPr="00AD02D3">
          <w:rPr>
            <w:rFonts w:ascii="Trebuchet MS" w:hAnsi="Trebuchet MS"/>
            <w:noProof/>
          </w:rPr>
          <w:delText xml:space="preserve">as </w:delText>
        </w:r>
      </w:del>
      <w:r w:rsidRPr="00AD02D3">
        <w:rPr>
          <w:rFonts w:ascii="Trebuchet MS" w:hAnsi="Trebuchet MS"/>
          <w:noProof/>
        </w:rPr>
        <w:t xml:space="preserve">an offering made by fire of a </w:t>
      </w:r>
      <w:del w:id="35" w:author="Author">
        <w:r w:rsidRPr="00AD02D3">
          <w:rPr>
            <w:rFonts w:ascii="Trebuchet MS" w:hAnsi="Trebuchet MS"/>
            <w:noProof/>
          </w:rPr>
          <w:delText>restful odor</w:delText>
        </w:r>
      </w:del>
      <w:ins w:id="36" w:author="Author">
        <w:r w:rsidRPr="00AD02D3">
          <w:rPr>
            <w:rFonts w:ascii="Trebuchet MS" w:hAnsi="Trebuchet MS"/>
            <w:noProof/>
          </w:rPr>
          <w:t>pleasing</w:t>
        </w:r>
        <w:r w:rsidRPr="00AD02D3">
          <w:rPr>
            <w:rStyle w:val="FootnoteReference"/>
            <w:rFonts w:ascii="Trebuchet MS" w:hAnsi="Trebuchet MS"/>
            <w:noProof/>
          </w:rPr>
          <w:footnoteReference w:id="3"/>
        </w:r>
        <w:r w:rsidRPr="00AD02D3">
          <w:rPr>
            <w:rFonts w:ascii="Trebuchet MS" w:hAnsi="Trebuchet MS"/>
            <w:noProof/>
          </w:rPr>
          <w:t xml:space="preserve"> aroma</w:t>
        </w:r>
      </w:ins>
      <w:r w:rsidRPr="00AD02D3">
        <w:rPr>
          <w:rFonts w:ascii="Trebuchet MS" w:hAnsi="Trebuchet MS"/>
          <w:noProof/>
        </w:rPr>
        <w:t xml:space="preserve"> to Jehovah. </w:t>
      </w:r>
      <w:r w:rsidRPr="00AD02D3">
        <w:rPr>
          <w:rFonts w:ascii="Trebuchet MS" w:hAnsi="Trebuchet MS"/>
          <w:b/>
          <w:noProof/>
        </w:rPr>
        <w:t xml:space="preserve">2:3 </w:t>
      </w:r>
      <w:del w:id="39" w:author="Author">
        <w:r w:rsidRPr="00AD02D3">
          <w:rPr>
            <w:rFonts w:ascii="Trebuchet MS" w:hAnsi="Trebuchet MS"/>
            <w:noProof/>
          </w:rPr>
          <w:delText>And what</w:delText>
        </w:r>
      </w:del>
      <w:ins w:id="40" w:author="Author">
        <w:r w:rsidRPr="00AD02D3">
          <w:rPr>
            <w:rFonts w:ascii="Trebuchet MS" w:hAnsi="Trebuchet MS"/>
            <w:noProof/>
          </w:rPr>
          <w:t>Whatever</w:t>
        </w:r>
      </w:ins>
      <w:r w:rsidRPr="00AD02D3">
        <w:rPr>
          <w:rFonts w:ascii="Trebuchet MS" w:hAnsi="Trebuchet MS"/>
          <w:noProof/>
        </w:rPr>
        <w:t xml:space="preserve"> is left of the grain offering belongs to Aaron and his sons</w:t>
      </w:r>
      <w:del w:id="41" w:author="Author">
        <w:r w:rsidRPr="00AD02D3">
          <w:rPr>
            <w:rFonts w:ascii="Trebuchet MS" w:hAnsi="Trebuchet MS"/>
            <w:noProof/>
          </w:rPr>
          <w:delText>,</w:delText>
        </w:r>
      </w:del>
      <w:r w:rsidRPr="00AD02D3">
        <w:rPr>
          <w:rFonts w:ascii="Trebuchet MS" w:hAnsi="Trebuchet MS"/>
          <w:noProof/>
        </w:rPr>
        <w:t xml:space="preserve"> as something most holy from Jehovah’s offerings made by fire.</w:t>
      </w:r>
    </w:p>
    <w:p w:rsidR="00EC1C24" w:rsidRPr="00AD02D3" w:rsidRDefault="00EC1C24" w:rsidP="00EC1C24">
      <w:pPr>
        <w:rPr>
          <w:rFonts w:ascii="Trebuchet MS" w:hAnsi="Trebuchet MS"/>
          <w:noProof/>
        </w:rPr>
      </w:pPr>
      <w:r w:rsidRPr="00AD02D3">
        <w:rPr>
          <w:rFonts w:ascii="Trebuchet MS" w:hAnsi="Trebuchet MS"/>
          <w:b/>
        </w:rPr>
        <w:t xml:space="preserve">2:4 </w:t>
      </w:r>
      <w:r w:rsidRPr="00AD02D3">
        <w:rPr>
          <w:rFonts w:ascii="Trebuchet MS" w:hAnsi="Trebuchet MS"/>
          <w:noProof/>
        </w:rPr>
        <w:t>“‘</w:t>
      </w:r>
      <w:del w:id="42" w:author="Author">
        <w:r w:rsidRPr="00AD02D3">
          <w:rPr>
            <w:rFonts w:ascii="Trebuchet MS" w:hAnsi="Trebuchet MS"/>
            <w:noProof/>
          </w:rPr>
          <w:delText>And in case</w:delText>
        </w:r>
      </w:del>
      <w:ins w:id="43" w:author="Author">
        <w:r w:rsidRPr="00AD02D3">
          <w:rPr>
            <w:rFonts w:ascii="Trebuchet MS" w:hAnsi="Trebuchet MS"/>
            <w:noProof/>
          </w:rPr>
          <w:t>If</w:t>
        </w:r>
      </w:ins>
      <w:r w:rsidRPr="00AD02D3">
        <w:rPr>
          <w:rFonts w:ascii="Trebuchet MS" w:hAnsi="Trebuchet MS"/>
          <w:noProof/>
        </w:rPr>
        <w:t xml:space="preserve"> you </w:t>
      </w:r>
      <w:del w:id="44" w:author="Author">
        <w:r w:rsidRPr="00AD02D3">
          <w:rPr>
            <w:rFonts w:ascii="Trebuchet MS" w:hAnsi="Trebuchet MS"/>
            <w:noProof/>
          </w:rPr>
          <w:delText xml:space="preserve">would </w:delText>
        </w:r>
      </w:del>
      <w:r w:rsidRPr="00AD02D3">
        <w:rPr>
          <w:rFonts w:ascii="Trebuchet MS" w:hAnsi="Trebuchet MS"/>
          <w:noProof/>
        </w:rPr>
        <w:t xml:space="preserve">present </w:t>
      </w:r>
      <w:del w:id="45" w:author="Author">
        <w:r w:rsidRPr="00AD02D3">
          <w:rPr>
            <w:rFonts w:ascii="Trebuchet MS" w:hAnsi="Trebuchet MS"/>
            <w:noProof/>
          </w:rPr>
          <w:delText xml:space="preserve">as an offering </w:delText>
        </w:r>
      </w:del>
      <w:r w:rsidRPr="00AD02D3">
        <w:rPr>
          <w:rFonts w:ascii="Trebuchet MS" w:hAnsi="Trebuchet MS"/>
          <w:noProof/>
        </w:rPr>
        <w:t xml:space="preserve">a grain offering </w:t>
      </w:r>
      <w:del w:id="46" w:author="Author">
        <w:r w:rsidRPr="00AD02D3">
          <w:rPr>
            <w:rFonts w:ascii="Trebuchet MS" w:hAnsi="Trebuchet MS"/>
            <w:noProof/>
          </w:rPr>
          <w:delText>in the way of something</w:delText>
        </w:r>
      </w:del>
      <w:ins w:id="47" w:author="Author">
        <w:r w:rsidRPr="00AD02D3">
          <w:rPr>
            <w:rFonts w:ascii="Trebuchet MS" w:hAnsi="Trebuchet MS"/>
            <w:noProof/>
          </w:rPr>
          <w:t>that has been</w:t>
        </w:r>
      </w:ins>
      <w:r w:rsidRPr="00AD02D3">
        <w:rPr>
          <w:rFonts w:ascii="Trebuchet MS" w:hAnsi="Trebuchet MS"/>
          <w:noProof/>
        </w:rPr>
        <w:t xml:space="preserve"> baked in the oven, it should be of fine flour, </w:t>
      </w:r>
      <w:del w:id="48" w:author="Author">
        <w:r w:rsidRPr="00AD02D3">
          <w:rPr>
            <w:rFonts w:ascii="Trebuchet MS" w:hAnsi="Trebuchet MS"/>
            <w:noProof/>
          </w:rPr>
          <w:delText>unfermented</w:delText>
        </w:r>
      </w:del>
      <w:ins w:id="49" w:author="Author">
        <w:r w:rsidRPr="00AD02D3">
          <w:rPr>
            <w:rFonts w:ascii="Trebuchet MS" w:hAnsi="Trebuchet MS"/>
            <w:noProof/>
          </w:rPr>
          <w:t>unleavened</w:t>
        </w:r>
      </w:ins>
      <w:r w:rsidRPr="00AD02D3">
        <w:rPr>
          <w:rFonts w:ascii="Trebuchet MS" w:hAnsi="Trebuchet MS"/>
          <w:noProof/>
        </w:rPr>
        <w:t xml:space="preserve"> ring-shaped </w:t>
      </w:r>
      <w:del w:id="50" w:author="Author">
        <w:r w:rsidRPr="00AD02D3">
          <w:rPr>
            <w:rFonts w:ascii="Trebuchet MS" w:hAnsi="Trebuchet MS"/>
            <w:noProof/>
          </w:rPr>
          <w:delText>cakes moistened</w:delText>
        </w:r>
      </w:del>
      <w:ins w:id="51" w:author="Author">
        <w:r w:rsidRPr="00AD02D3">
          <w:rPr>
            <w:rFonts w:ascii="Trebuchet MS" w:hAnsi="Trebuchet MS"/>
            <w:noProof/>
          </w:rPr>
          <w:t>loaves mixed</w:t>
        </w:r>
      </w:ins>
      <w:r w:rsidRPr="00AD02D3">
        <w:rPr>
          <w:rFonts w:ascii="Trebuchet MS" w:hAnsi="Trebuchet MS"/>
          <w:noProof/>
        </w:rPr>
        <w:t xml:space="preserve"> with oil or </w:t>
      </w:r>
      <w:del w:id="52" w:author="Author">
        <w:r w:rsidRPr="00AD02D3">
          <w:rPr>
            <w:rFonts w:ascii="Trebuchet MS" w:hAnsi="Trebuchet MS"/>
            <w:noProof/>
          </w:rPr>
          <w:delText>unfermented</w:delText>
        </w:r>
      </w:del>
      <w:ins w:id="53" w:author="Author">
        <w:r w:rsidRPr="00AD02D3">
          <w:rPr>
            <w:rFonts w:ascii="Trebuchet MS" w:hAnsi="Trebuchet MS"/>
            <w:noProof/>
          </w:rPr>
          <w:t>unleavened</w:t>
        </w:r>
      </w:ins>
      <w:r w:rsidRPr="00AD02D3">
        <w:rPr>
          <w:rFonts w:ascii="Trebuchet MS" w:hAnsi="Trebuchet MS"/>
          <w:noProof/>
        </w:rPr>
        <w:t xml:space="preserve"> wafers </w:t>
      </w:r>
      <w:del w:id="54" w:author="Author">
        <w:r w:rsidRPr="00AD02D3">
          <w:rPr>
            <w:rFonts w:ascii="Trebuchet MS" w:hAnsi="Trebuchet MS"/>
            <w:noProof/>
          </w:rPr>
          <w:delText>smeared</w:delText>
        </w:r>
      </w:del>
      <w:ins w:id="55" w:author="Author">
        <w:r w:rsidRPr="00AD02D3">
          <w:rPr>
            <w:rFonts w:ascii="Trebuchet MS" w:hAnsi="Trebuchet MS"/>
            <w:noProof/>
          </w:rPr>
          <w:t>spread</w:t>
        </w:r>
      </w:ins>
      <w:r w:rsidRPr="00AD02D3">
        <w:rPr>
          <w:rFonts w:ascii="Trebuchet MS" w:hAnsi="Trebuchet MS"/>
          <w:noProof/>
        </w:rPr>
        <w:t xml:space="preserve"> with oil.</w:t>
      </w:r>
    </w:p>
    <w:p w:rsidR="00EC1C24" w:rsidRPr="00AD02D3" w:rsidRDefault="00EC1C24" w:rsidP="00EC1C24">
      <w:pPr>
        <w:rPr>
          <w:rFonts w:ascii="Trebuchet MS" w:hAnsi="Trebuchet MS"/>
          <w:noProof/>
        </w:rPr>
      </w:pPr>
      <w:r w:rsidRPr="00AD02D3">
        <w:rPr>
          <w:rFonts w:ascii="Trebuchet MS" w:hAnsi="Trebuchet MS"/>
          <w:b/>
        </w:rPr>
        <w:t xml:space="preserve">2:5 </w:t>
      </w:r>
      <w:r w:rsidRPr="00AD02D3">
        <w:rPr>
          <w:rFonts w:ascii="Trebuchet MS" w:hAnsi="Trebuchet MS"/>
          <w:noProof/>
        </w:rPr>
        <w:t>“‘</w:t>
      </w:r>
      <w:del w:id="56" w:author="Author">
        <w:r w:rsidRPr="00AD02D3">
          <w:rPr>
            <w:rFonts w:ascii="Trebuchet MS" w:hAnsi="Trebuchet MS"/>
            <w:noProof/>
          </w:rPr>
          <w:delText>And if</w:delText>
        </w:r>
      </w:del>
      <w:ins w:id="57" w:author="Author">
        <w:r w:rsidRPr="00AD02D3">
          <w:rPr>
            <w:rFonts w:ascii="Trebuchet MS" w:hAnsi="Trebuchet MS"/>
            <w:noProof/>
          </w:rPr>
          <w:t>If</w:t>
        </w:r>
      </w:ins>
      <w:r w:rsidRPr="00AD02D3">
        <w:rPr>
          <w:rFonts w:ascii="Trebuchet MS" w:hAnsi="Trebuchet MS"/>
          <w:noProof/>
        </w:rPr>
        <w:t xml:space="preserve"> your offering is a grain offering from </w:t>
      </w:r>
      <w:del w:id="58" w:author="Author">
        <w:r w:rsidRPr="00AD02D3">
          <w:rPr>
            <w:rFonts w:ascii="Trebuchet MS" w:hAnsi="Trebuchet MS"/>
            <w:noProof/>
          </w:rPr>
          <w:delText xml:space="preserve">off </w:delText>
        </w:r>
      </w:del>
      <w:r w:rsidRPr="00AD02D3">
        <w:rPr>
          <w:rFonts w:ascii="Trebuchet MS" w:hAnsi="Trebuchet MS"/>
          <w:noProof/>
        </w:rPr>
        <w:t xml:space="preserve">the griddle, it should </w:t>
      </w:r>
      <w:del w:id="59" w:author="Author">
        <w:r w:rsidRPr="00AD02D3">
          <w:rPr>
            <w:rFonts w:ascii="Trebuchet MS" w:hAnsi="Trebuchet MS"/>
            <w:noProof/>
          </w:rPr>
          <w:delText xml:space="preserve">prove to </w:delText>
        </w:r>
      </w:del>
      <w:r w:rsidRPr="00AD02D3">
        <w:rPr>
          <w:rFonts w:ascii="Trebuchet MS" w:hAnsi="Trebuchet MS"/>
          <w:noProof/>
        </w:rPr>
        <w:t>be of fine</w:t>
      </w:r>
      <w:ins w:id="60" w:author="Author">
        <w:r w:rsidRPr="00AD02D3">
          <w:rPr>
            <w:rFonts w:ascii="Trebuchet MS" w:hAnsi="Trebuchet MS"/>
            <w:noProof/>
          </w:rPr>
          <w:t>, unleavened</w:t>
        </w:r>
      </w:ins>
      <w:r w:rsidRPr="00AD02D3">
        <w:rPr>
          <w:rFonts w:ascii="Trebuchet MS" w:hAnsi="Trebuchet MS"/>
          <w:noProof/>
        </w:rPr>
        <w:t xml:space="preserve"> flour </w:t>
      </w:r>
      <w:del w:id="61" w:author="Author">
        <w:r w:rsidRPr="00AD02D3">
          <w:rPr>
            <w:rFonts w:ascii="Trebuchet MS" w:hAnsi="Trebuchet MS"/>
            <w:noProof/>
          </w:rPr>
          <w:delText>moistened</w:delText>
        </w:r>
      </w:del>
      <w:ins w:id="62" w:author="Author">
        <w:r w:rsidRPr="00AD02D3">
          <w:rPr>
            <w:rFonts w:ascii="Trebuchet MS" w:hAnsi="Trebuchet MS"/>
            <w:noProof/>
          </w:rPr>
          <w:t>mixed</w:t>
        </w:r>
      </w:ins>
      <w:r w:rsidRPr="00AD02D3">
        <w:rPr>
          <w:rFonts w:ascii="Trebuchet MS" w:hAnsi="Trebuchet MS"/>
          <w:noProof/>
        </w:rPr>
        <w:t xml:space="preserve"> with oil</w:t>
      </w:r>
      <w:del w:id="63" w:author="Author">
        <w:r w:rsidRPr="00AD02D3">
          <w:rPr>
            <w:rFonts w:ascii="Trebuchet MS" w:hAnsi="Trebuchet MS"/>
            <w:noProof/>
          </w:rPr>
          <w:delText>, unfermented</w:delText>
        </w:r>
      </w:del>
      <w:r w:rsidRPr="00AD02D3">
        <w:rPr>
          <w:rFonts w:ascii="Trebuchet MS" w:hAnsi="Trebuchet MS"/>
          <w:noProof/>
        </w:rPr>
        <w:t xml:space="preserve">. </w:t>
      </w:r>
      <w:r w:rsidRPr="00AD02D3">
        <w:rPr>
          <w:rFonts w:ascii="Trebuchet MS" w:hAnsi="Trebuchet MS"/>
          <w:b/>
          <w:noProof/>
        </w:rPr>
        <w:t xml:space="preserve">2:6 </w:t>
      </w:r>
      <w:del w:id="64" w:author="Author">
        <w:r w:rsidRPr="00AD02D3">
          <w:rPr>
            <w:rFonts w:ascii="Trebuchet MS" w:hAnsi="Trebuchet MS"/>
            <w:noProof/>
          </w:rPr>
          <w:delText>There</w:delText>
        </w:r>
      </w:del>
      <w:ins w:id="65" w:author="Author">
        <w:r w:rsidRPr="00AD02D3">
          <w:rPr>
            <w:rFonts w:ascii="Trebuchet MS" w:hAnsi="Trebuchet MS"/>
            <w:noProof/>
          </w:rPr>
          <w:t>It</w:t>
        </w:r>
      </w:ins>
      <w:r w:rsidRPr="00AD02D3">
        <w:rPr>
          <w:rFonts w:ascii="Trebuchet MS" w:hAnsi="Trebuchet MS"/>
          <w:noProof/>
        </w:rPr>
        <w:t xml:space="preserve"> should be </w:t>
      </w:r>
      <w:del w:id="66" w:author="Author">
        <w:r w:rsidRPr="00AD02D3">
          <w:rPr>
            <w:rFonts w:ascii="Trebuchet MS" w:hAnsi="Trebuchet MS"/>
            <w:noProof/>
          </w:rPr>
          <w:delText>a breaking of it up</w:delText>
        </w:r>
      </w:del>
      <w:ins w:id="67" w:author="Author">
        <w:r w:rsidRPr="00AD02D3">
          <w:rPr>
            <w:rFonts w:ascii="Trebuchet MS" w:hAnsi="Trebuchet MS"/>
            <w:noProof/>
          </w:rPr>
          <w:t>broken</w:t>
        </w:r>
      </w:ins>
      <w:r w:rsidRPr="00AD02D3">
        <w:rPr>
          <w:rFonts w:ascii="Trebuchet MS" w:hAnsi="Trebuchet MS"/>
          <w:noProof/>
        </w:rPr>
        <w:t xml:space="preserve"> into pieces, and you </w:t>
      </w:r>
      <w:del w:id="68" w:author="Author">
        <w:r w:rsidRPr="00AD02D3">
          <w:rPr>
            <w:rFonts w:ascii="Trebuchet MS" w:hAnsi="Trebuchet MS"/>
            <w:noProof/>
          </w:rPr>
          <w:delText>must</w:delText>
        </w:r>
      </w:del>
      <w:ins w:id="69" w:author="Author">
        <w:r w:rsidRPr="00AD02D3">
          <w:rPr>
            <w:rFonts w:ascii="Trebuchet MS" w:hAnsi="Trebuchet MS"/>
            <w:noProof/>
          </w:rPr>
          <w:t>are to</w:t>
        </w:r>
      </w:ins>
      <w:r w:rsidRPr="00AD02D3">
        <w:rPr>
          <w:rFonts w:ascii="Trebuchet MS" w:hAnsi="Trebuchet MS"/>
          <w:noProof/>
        </w:rPr>
        <w:t xml:space="preserve"> pour oil </w:t>
      </w:r>
      <w:del w:id="70" w:author="Author">
        <w:r w:rsidRPr="00AD02D3">
          <w:rPr>
            <w:rFonts w:ascii="Trebuchet MS" w:hAnsi="Trebuchet MS"/>
            <w:noProof/>
          </w:rPr>
          <w:delText>upon</w:delText>
        </w:r>
      </w:del>
      <w:ins w:id="71" w:author="Author">
        <w:r w:rsidRPr="00AD02D3">
          <w:rPr>
            <w:rFonts w:ascii="Trebuchet MS" w:hAnsi="Trebuchet MS"/>
            <w:noProof/>
          </w:rPr>
          <w:t>on</w:t>
        </w:r>
      </w:ins>
      <w:r w:rsidRPr="00AD02D3">
        <w:rPr>
          <w:rFonts w:ascii="Trebuchet MS" w:hAnsi="Trebuchet MS"/>
          <w:noProof/>
        </w:rPr>
        <w:t xml:space="preserve"> it. It is a grain offering.</w:t>
      </w:r>
    </w:p>
    <w:p w:rsidR="00EC1C24" w:rsidRPr="00AD02D3" w:rsidRDefault="00EC1C24" w:rsidP="00EC1C24">
      <w:pPr>
        <w:rPr>
          <w:rFonts w:ascii="Trebuchet MS" w:hAnsi="Trebuchet MS"/>
          <w:noProof/>
        </w:rPr>
      </w:pPr>
      <w:r w:rsidRPr="00AD02D3">
        <w:rPr>
          <w:rFonts w:ascii="Trebuchet MS" w:hAnsi="Trebuchet MS"/>
          <w:b/>
        </w:rPr>
        <w:t xml:space="preserve">2:7 </w:t>
      </w:r>
      <w:r w:rsidRPr="00AD02D3">
        <w:rPr>
          <w:rFonts w:ascii="Trebuchet MS" w:hAnsi="Trebuchet MS"/>
          <w:noProof/>
        </w:rPr>
        <w:t>“‘</w:t>
      </w:r>
      <w:del w:id="72" w:author="Author">
        <w:r w:rsidRPr="00AD02D3">
          <w:rPr>
            <w:rFonts w:ascii="Trebuchet MS" w:hAnsi="Trebuchet MS"/>
            <w:noProof/>
          </w:rPr>
          <w:delText>And if</w:delText>
        </w:r>
      </w:del>
      <w:ins w:id="73" w:author="Author">
        <w:r w:rsidRPr="00AD02D3">
          <w:rPr>
            <w:rFonts w:ascii="Trebuchet MS" w:hAnsi="Trebuchet MS"/>
            <w:noProof/>
          </w:rPr>
          <w:t>If</w:t>
        </w:r>
      </w:ins>
      <w:r w:rsidRPr="00AD02D3">
        <w:rPr>
          <w:rFonts w:ascii="Trebuchet MS" w:hAnsi="Trebuchet MS"/>
          <w:noProof/>
        </w:rPr>
        <w:t xml:space="preserve"> your offering is a grain offering </w:t>
      </w:r>
      <w:del w:id="74" w:author="Author">
        <w:r w:rsidRPr="00AD02D3">
          <w:rPr>
            <w:rFonts w:ascii="Trebuchet MS" w:hAnsi="Trebuchet MS"/>
            <w:noProof/>
          </w:rPr>
          <w:delText>out of the deep-fat kettle</w:delText>
        </w:r>
      </w:del>
      <w:ins w:id="75" w:author="Author">
        <w:r w:rsidRPr="00AD02D3">
          <w:rPr>
            <w:rFonts w:ascii="Trebuchet MS" w:hAnsi="Trebuchet MS"/>
            <w:noProof/>
          </w:rPr>
          <w:t>prepared in a pan</w:t>
        </w:r>
      </w:ins>
      <w:r w:rsidRPr="00AD02D3">
        <w:rPr>
          <w:rFonts w:ascii="Trebuchet MS" w:hAnsi="Trebuchet MS"/>
          <w:noProof/>
        </w:rPr>
        <w:t xml:space="preserve">, it should be made of fine flour with oil. </w:t>
      </w:r>
      <w:r w:rsidRPr="00AD02D3">
        <w:rPr>
          <w:rFonts w:ascii="Trebuchet MS" w:hAnsi="Trebuchet MS"/>
          <w:b/>
          <w:noProof/>
        </w:rPr>
        <w:t xml:space="preserve">2:8 </w:t>
      </w:r>
      <w:del w:id="76" w:author="Author">
        <w:r w:rsidRPr="00AD02D3">
          <w:rPr>
            <w:rFonts w:ascii="Trebuchet MS" w:hAnsi="Trebuchet MS"/>
            <w:noProof/>
          </w:rPr>
          <w:delText>And you must</w:delText>
        </w:r>
      </w:del>
      <w:ins w:id="77" w:author="Author">
        <w:r w:rsidRPr="00AD02D3">
          <w:rPr>
            <w:rFonts w:ascii="Trebuchet MS" w:hAnsi="Trebuchet MS"/>
            <w:noProof/>
          </w:rPr>
          <w:t>You should</w:t>
        </w:r>
      </w:ins>
      <w:r w:rsidRPr="00AD02D3">
        <w:rPr>
          <w:rFonts w:ascii="Trebuchet MS" w:hAnsi="Trebuchet MS"/>
          <w:noProof/>
        </w:rPr>
        <w:t xml:space="preserve"> bring the grain offering that was made of these to Jehovah</w:t>
      </w:r>
      <w:del w:id="78" w:author="Author">
        <w:r w:rsidRPr="00AD02D3">
          <w:rPr>
            <w:rFonts w:ascii="Trebuchet MS" w:hAnsi="Trebuchet MS"/>
            <w:noProof/>
          </w:rPr>
          <w:delText>;</w:delText>
        </w:r>
      </w:del>
      <w:ins w:id="79" w:author="Author">
        <w:r w:rsidRPr="00AD02D3">
          <w:rPr>
            <w:rFonts w:ascii="Trebuchet MS" w:hAnsi="Trebuchet MS"/>
            <w:noProof/>
          </w:rPr>
          <w:t>,</w:t>
        </w:r>
      </w:ins>
      <w:r w:rsidRPr="00AD02D3">
        <w:rPr>
          <w:rFonts w:ascii="Trebuchet MS" w:hAnsi="Trebuchet MS"/>
          <w:noProof/>
        </w:rPr>
        <w:t xml:space="preserve"> and it </w:t>
      </w:r>
      <w:del w:id="80" w:author="Author">
        <w:r w:rsidRPr="00AD02D3">
          <w:rPr>
            <w:rFonts w:ascii="Trebuchet MS" w:hAnsi="Trebuchet MS"/>
            <w:noProof/>
          </w:rPr>
          <w:delText>must</w:delText>
        </w:r>
      </w:del>
      <w:ins w:id="81" w:author="Author">
        <w:r w:rsidRPr="00AD02D3">
          <w:rPr>
            <w:rFonts w:ascii="Trebuchet MS" w:hAnsi="Trebuchet MS"/>
            <w:noProof/>
          </w:rPr>
          <w:t>will</w:t>
        </w:r>
      </w:ins>
      <w:r w:rsidRPr="00AD02D3">
        <w:rPr>
          <w:rFonts w:ascii="Trebuchet MS" w:hAnsi="Trebuchet MS"/>
          <w:noProof/>
        </w:rPr>
        <w:t xml:space="preserve"> be presented to the priest</w:t>
      </w:r>
      <w:del w:id="82" w:author="Author">
        <w:r w:rsidRPr="00AD02D3">
          <w:rPr>
            <w:rFonts w:ascii="Trebuchet MS" w:hAnsi="Trebuchet MS"/>
            <w:noProof/>
          </w:rPr>
          <w:delText xml:space="preserve"> and he must</w:delText>
        </w:r>
      </w:del>
      <w:ins w:id="83" w:author="Author">
        <w:r w:rsidRPr="00AD02D3">
          <w:rPr>
            <w:rFonts w:ascii="Trebuchet MS" w:hAnsi="Trebuchet MS"/>
            <w:noProof/>
          </w:rPr>
          <w:t>, who will</w:t>
        </w:r>
      </w:ins>
      <w:r w:rsidRPr="00AD02D3">
        <w:rPr>
          <w:rFonts w:ascii="Trebuchet MS" w:hAnsi="Trebuchet MS"/>
          <w:noProof/>
        </w:rPr>
        <w:t xml:space="preserve"> bring it near to the altar. </w:t>
      </w:r>
      <w:r w:rsidRPr="00AD02D3">
        <w:rPr>
          <w:rFonts w:ascii="Trebuchet MS" w:hAnsi="Trebuchet MS"/>
          <w:b/>
          <w:noProof/>
        </w:rPr>
        <w:t xml:space="preserve">2:9 </w:t>
      </w:r>
      <w:r w:rsidRPr="00AD02D3">
        <w:rPr>
          <w:rFonts w:ascii="Trebuchet MS" w:hAnsi="Trebuchet MS"/>
          <w:noProof/>
        </w:rPr>
        <w:t xml:space="preserve">And the priest </w:t>
      </w:r>
      <w:del w:id="84" w:author="Author">
        <w:r w:rsidRPr="00AD02D3">
          <w:rPr>
            <w:rFonts w:ascii="Trebuchet MS" w:hAnsi="Trebuchet MS"/>
            <w:noProof/>
          </w:rPr>
          <w:delText>must</w:delText>
        </w:r>
      </w:del>
      <w:ins w:id="85" w:author="Author">
        <w:r w:rsidRPr="00AD02D3">
          <w:rPr>
            <w:rFonts w:ascii="Trebuchet MS" w:hAnsi="Trebuchet MS"/>
            <w:noProof/>
          </w:rPr>
          <w:t>will</w:t>
        </w:r>
      </w:ins>
      <w:r w:rsidRPr="00AD02D3">
        <w:rPr>
          <w:rFonts w:ascii="Trebuchet MS" w:hAnsi="Trebuchet MS"/>
          <w:noProof/>
        </w:rPr>
        <w:t xml:space="preserve"> lift off some of the grain offering as a </w:t>
      </w:r>
      <w:del w:id="86" w:author="Author">
        <w:r w:rsidRPr="00AD02D3">
          <w:rPr>
            <w:rFonts w:ascii="Trebuchet MS" w:hAnsi="Trebuchet MS"/>
            <w:noProof/>
          </w:rPr>
          <w:delText>remembrancer of it</w:delText>
        </w:r>
      </w:del>
      <w:ins w:id="87" w:author="Author">
        <w:r w:rsidRPr="00AD02D3">
          <w:rPr>
            <w:rFonts w:ascii="Trebuchet MS" w:hAnsi="Trebuchet MS"/>
            <w:noProof/>
          </w:rPr>
          <w:t>token offering</w:t>
        </w:r>
        <w:r w:rsidRPr="00AD02D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AD02D3">
        <w:rPr>
          <w:rFonts w:ascii="Trebuchet MS" w:hAnsi="Trebuchet MS"/>
          <w:noProof/>
        </w:rPr>
        <w:t xml:space="preserve"> and </w:t>
      </w:r>
      <w:del w:id="90" w:author="Author">
        <w:r w:rsidRPr="00AD02D3">
          <w:rPr>
            <w:rFonts w:ascii="Trebuchet MS" w:hAnsi="Trebuchet MS"/>
            <w:noProof/>
          </w:rPr>
          <w:delText xml:space="preserve">must </w:delText>
        </w:r>
      </w:del>
      <w:r w:rsidRPr="00AD02D3">
        <w:rPr>
          <w:rFonts w:ascii="Trebuchet MS" w:hAnsi="Trebuchet MS"/>
          <w:noProof/>
        </w:rPr>
        <w:t>make it smoke on the altar</w:t>
      </w:r>
      <w:del w:id="91" w:author="Author">
        <w:r w:rsidRPr="00AD02D3">
          <w:rPr>
            <w:rFonts w:ascii="Trebuchet MS" w:hAnsi="Trebuchet MS"/>
            <w:noProof/>
          </w:rPr>
          <w:delText>,</w:delText>
        </w:r>
      </w:del>
      <w:r w:rsidRPr="00AD02D3">
        <w:rPr>
          <w:rFonts w:ascii="Trebuchet MS" w:hAnsi="Trebuchet MS"/>
          <w:noProof/>
        </w:rPr>
        <w:t xml:space="preserve"> as an offering made by fire of a </w:t>
      </w:r>
      <w:del w:id="92" w:author="Author">
        <w:r w:rsidRPr="00AD02D3">
          <w:rPr>
            <w:rFonts w:ascii="Trebuchet MS" w:hAnsi="Trebuchet MS"/>
            <w:noProof/>
          </w:rPr>
          <w:delText>restful odor</w:delText>
        </w:r>
      </w:del>
      <w:ins w:id="93" w:author="Author">
        <w:r w:rsidRPr="00AD02D3">
          <w:rPr>
            <w:rFonts w:ascii="Trebuchet MS" w:hAnsi="Trebuchet MS"/>
            <w:noProof/>
          </w:rPr>
          <w:t>pleasing</w:t>
        </w:r>
        <w:r w:rsidRPr="00AD02D3">
          <w:rPr>
            <w:rStyle w:val="FootnoteReference"/>
            <w:rFonts w:ascii="Trebuchet MS" w:hAnsi="Trebuchet MS"/>
            <w:noProof/>
          </w:rPr>
          <w:footnoteReference w:id="5"/>
        </w:r>
        <w:r w:rsidRPr="00AD02D3">
          <w:rPr>
            <w:rFonts w:ascii="Trebuchet MS" w:hAnsi="Trebuchet MS"/>
            <w:noProof/>
          </w:rPr>
          <w:t xml:space="preserve"> aroma</w:t>
        </w:r>
      </w:ins>
      <w:r w:rsidRPr="00AD02D3">
        <w:rPr>
          <w:rFonts w:ascii="Trebuchet MS" w:hAnsi="Trebuchet MS"/>
          <w:noProof/>
        </w:rPr>
        <w:t xml:space="preserve"> to Jehovah. </w:t>
      </w:r>
      <w:r w:rsidRPr="00AD02D3">
        <w:rPr>
          <w:rFonts w:ascii="Trebuchet MS" w:hAnsi="Trebuchet MS"/>
          <w:b/>
          <w:noProof/>
        </w:rPr>
        <w:t xml:space="preserve">2:10 </w:t>
      </w:r>
      <w:del w:id="96" w:author="Author">
        <w:r w:rsidRPr="00AD02D3">
          <w:rPr>
            <w:rFonts w:ascii="Trebuchet MS" w:hAnsi="Trebuchet MS"/>
            <w:noProof/>
          </w:rPr>
          <w:delText>And what</w:delText>
        </w:r>
      </w:del>
      <w:ins w:id="97" w:author="Author">
        <w:r w:rsidRPr="00AD02D3">
          <w:rPr>
            <w:rFonts w:ascii="Trebuchet MS" w:hAnsi="Trebuchet MS"/>
            <w:noProof/>
          </w:rPr>
          <w:t>What</w:t>
        </w:r>
      </w:ins>
      <w:r w:rsidRPr="00AD02D3">
        <w:rPr>
          <w:rFonts w:ascii="Trebuchet MS" w:hAnsi="Trebuchet MS"/>
          <w:noProof/>
        </w:rPr>
        <w:t xml:space="preserve"> is left of the grain offering belongs to Aaron and his sons</w:t>
      </w:r>
      <w:del w:id="98" w:author="Author">
        <w:r w:rsidRPr="00AD02D3">
          <w:rPr>
            <w:rFonts w:ascii="Trebuchet MS" w:hAnsi="Trebuchet MS"/>
            <w:noProof/>
          </w:rPr>
          <w:delText>,</w:delText>
        </w:r>
      </w:del>
      <w:r w:rsidRPr="00AD02D3">
        <w:rPr>
          <w:rFonts w:ascii="Trebuchet MS" w:hAnsi="Trebuchet MS"/>
          <w:noProof/>
        </w:rPr>
        <w:t xml:space="preserve"> as something most holy of Jehovah’s offerings by fire.</w:t>
      </w:r>
    </w:p>
    <w:p w:rsidR="00EC1C24" w:rsidRPr="00AD02D3" w:rsidRDefault="00EC1C24" w:rsidP="00EC1C24">
      <w:pPr>
        <w:rPr>
          <w:rFonts w:ascii="Trebuchet MS" w:hAnsi="Trebuchet MS"/>
          <w:noProof/>
        </w:rPr>
      </w:pPr>
      <w:r w:rsidRPr="00AD02D3">
        <w:rPr>
          <w:rFonts w:ascii="Trebuchet MS" w:hAnsi="Trebuchet MS"/>
          <w:b/>
        </w:rPr>
        <w:t xml:space="preserve">2:11 </w:t>
      </w:r>
      <w:r w:rsidRPr="00AD02D3">
        <w:rPr>
          <w:rFonts w:ascii="Trebuchet MS" w:hAnsi="Trebuchet MS"/>
          <w:noProof/>
        </w:rPr>
        <w:t xml:space="preserve">“‘No grain offering that </w:t>
      </w:r>
      <w:del w:id="99" w:author="Author">
        <w:r w:rsidRPr="00AD02D3">
          <w:rPr>
            <w:rFonts w:ascii="Trebuchet MS" w:hAnsi="Trebuchet MS"/>
            <w:noProof/>
            <w:u w:val="dotted"/>
          </w:rPr>
          <w:delText>YOU</w:delText>
        </w:r>
        <w:r w:rsidRPr="00AD02D3">
          <w:rPr>
            <w:rFonts w:ascii="Trebuchet MS" w:hAnsi="Trebuchet MS"/>
            <w:noProof/>
          </w:rPr>
          <w:delText xml:space="preserve"> will</w:delText>
        </w:r>
      </w:del>
      <w:ins w:id="100" w:author="Author">
        <w:r w:rsidRPr="00AD02D3">
          <w:rPr>
            <w:rFonts w:ascii="Trebuchet MS" w:hAnsi="Trebuchet MS"/>
            <w:noProof/>
          </w:rPr>
          <w:t>you</w:t>
        </w:r>
      </w:ins>
      <w:r w:rsidRPr="00AD02D3">
        <w:rPr>
          <w:rFonts w:ascii="Trebuchet MS" w:hAnsi="Trebuchet MS"/>
          <w:noProof/>
        </w:rPr>
        <w:t xml:space="preserve"> present to Jehovah should be </w:t>
      </w:r>
      <w:del w:id="101" w:author="Author">
        <w:r w:rsidRPr="00AD02D3">
          <w:rPr>
            <w:rFonts w:ascii="Trebuchet MS" w:hAnsi="Trebuchet MS"/>
            <w:noProof/>
          </w:rPr>
          <w:delText xml:space="preserve">made a </w:delText>
        </w:r>
      </w:del>
      <w:r w:rsidRPr="00AD02D3">
        <w:rPr>
          <w:rFonts w:ascii="Trebuchet MS" w:hAnsi="Trebuchet MS"/>
          <w:noProof/>
        </w:rPr>
        <w:t>leavened</w:t>
      </w:r>
      <w:del w:id="102" w:author="Author">
        <w:r w:rsidRPr="00AD02D3">
          <w:rPr>
            <w:rFonts w:ascii="Trebuchet MS" w:hAnsi="Trebuchet MS"/>
            <w:noProof/>
          </w:rPr>
          <w:delText xml:space="preserve"> thing, because </w:delText>
        </w:r>
        <w:r w:rsidRPr="00AD02D3">
          <w:rPr>
            <w:rFonts w:ascii="Trebuchet MS" w:hAnsi="Trebuchet MS"/>
            <w:noProof/>
            <w:u w:val="dotted"/>
          </w:rPr>
          <w:delText>YOU</w:delText>
        </w:r>
      </w:del>
      <w:ins w:id="103" w:author="Author">
        <w:r w:rsidRPr="00AD02D3">
          <w:rPr>
            <w:rFonts w:ascii="Trebuchet MS" w:hAnsi="Trebuchet MS"/>
            <w:noProof/>
          </w:rPr>
          <w:t>, for you</w:t>
        </w:r>
      </w:ins>
      <w:r w:rsidRPr="00AD02D3">
        <w:rPr>
          <w:rFonts w:ascii="Trebuchet MS" w:hAnsi="Trebuchet MS"/>
          <w:noProof/>
        </w:rPr>
        <w:t xml:space="preserve"> must </w:t>
      </w:r>
      <w:ins w:id="104" w:author="Author">
        <w:r w:rsidRPr="00AD02D3">
          <w:rPr>
            <w:rFonts w:ascii="Trebuchet MS" w:hAnsi="Trebuchet MS"/>
            <w:noProof/>
          </w:rPr>
          <w:t xml:space="preserve">not </w:t>
        </w:r>
      </w:ins>
      <w:r w:rsidRPr="00AD02D3">
        <w:rPr>
          <w:rFonts w:ascii="Trebuchet MS" w:hAnsi="Trebuchet MS"/>
          <w:noProof/>
        </w:rPr>
        <w:t xml:space="preserve">make </w:t>
      </w:r>
      <w:del w:id="105" w:author="Author">
        <w:r w:rsidRPr="00AD02D3">
          <w:rPr>
            <w:rFonts w:ascii="Trebuchet MS" w:hAnsi="Trebuchet MS"/>
            <w:noProof/>
          </w:rPr>
          <w:delText>no</w:delText>
        </w:r>
      </w:del>
      <w:ins w:id="106" w:author="Author">
        <w:r w:rsidRPr="00AD02D3">
          <w:rPr>
            <w:rFonts w:ascii="Trebuchet MS" w:hAnsi="Trebuchet MS"/>
            <w:noProof/>
          </w:rPr>
          <w:t>any</w:t>
        </w:r>
      </w:ins>
      <w:r w:rsidRPr="00AD02D3">
        <w:rPr>
          <w:rFonts w:ascii="Trebuchet MS" w:hAnsi="Trebuchet MS"/>
          <w:noProof/>
        </w:rPr>
        <w:t xml:space="preserve"> sourdough </w:t>
      </w:r>
      <w:del w:id="107" w:author="Author">
        <w:r w:rsidRPr="00AD02D3">
          <w:rPr>
            <w:rFonts w:ascii="Trebuchet MS" w:hAnsi="Trebuchet MS"/>
            <w:noProof/>
          </w:rPr>
          <w:delText>and no</w:delText>
        </w:r>
      </w:del>
      <w:ins w:id="108" w:author="Author">
        <w:r w:rsidRPr="00AD02D3">
          <w:rPr>
            <w:rFonts w:ascii="Trebuchet MS" w:hAnsi="Trebuchet MS"/>
            <w:noProof/>
          </w:rPr>
          <w:t>or</w:t>
        </w:r>
      </w:ins>
      <w:r w:rsidRPr="00AD02D3">
        <w:rPr>
          <w:rFonts w:ascii="Trebuchet MS" w:hAnsi="Trebuchet MS"/>
          <w:noProof/>
        </w:rPr>
        <w:t xml:space="preserve"> honey </w:t>
      </w:r>
      <w:del w:id="109" w:author="Author">
        <w:r w:rsidRPr="00AD02D3">
          <w:rPr>
            <w:rFonts w:ascii="Trebuchet MS" w:hAnsi="Trebuchet MS"/>
            <w:noProof/>
          </w:rPr>
          <w:delText xml:space="preserve">at all </w:delText>
        </w:r>
      </w:del>
      <w:r w:rsidRPr="00AD02D3">
        <w:rPr>
          <w:rFonts w:ascii="Trebuchet MS" w:hAnsi="Trebuchet MS"/>
          <w:noProof/>
        </w:rPr>
        <w:t>smoke as an offering made by fire to Jehovah.</w:t>
      </w:r>
    </w:p>
    <w:p w:rsidR="00EC1C24" w:rsidRPr="00AD02D3" w:rsidRDefault="00EC1C24" w:rsidP="00EC1C24">
      <w:pPr>
        <w:rPr>
          <w:rFonts w:ascii="Trebuchet MS" w:hAnsi="Trebuchet MS"/>
          <w:noProof/>
        </w:rPr>
      </w:pPr>
      <w:r w:rsidRPr="00AD02D3">
        <w:rPr>
          <w:rFonts w:ascii="Trebuchet MS" w:hAnsi="Trebuchet MS"/>
          <w:b/>
        </w:rPr>
        <w:t xml:space="preserve">2:12 </w:t>
      </w:r>
      <w:r w:rsidRPr="00AD02D3">
        <w:rPr>
          <w:rFonts w:ascii="Trebuchet MS" w:hAnsi="Trebuchet MS"/>
          <w:noProof/>
        </w:rPr>
        <w:t>“‘</w:t>
      </w:r>
      <w:del w:id="110" w:author="Author">
        <w:r w:rsidRPr="00AD02D3">
          <w:rPr>
            <w:rFonts w:ascii="Trebuchet MS" w:hAnsi="Trebuchet MS"/>
            <w:noProof/>
          </w:rPr>
          <w:delText>As</w:delText>
        </w:r>
      </w:del>
      <w:ins w:id="111" w:author="Author">
        <w:r w:rsidRPr="00AD02D3">
          <w:rPr>
            <w:rFonts w:ascii="Trebuchet MS" w:hAnsi="Trebuchet MS"/>
            <w:noProof/>
          </w:rPr>
          <w:t>You may present them to Jehovah as</w:t>
        </w:r>
      </w:ins>
      <w:r w:rsidRPr="00AD02D3">
        <w:rPr>
          <w:rFonts w:ascii="Trebuchet MS" w:hAnsi="Trebuchet MS"/>
          <w:noProof/>
        </w:rPr>
        <w:t xml:space="preserve"> an offering of the firstfruits, </w:t>
      </w:r>
      <w:del w:id="112" w:author="Author">
        <w:r w:rsidRPr="00AD02D3">
          <w:rPr>
            <w:rFonts w:ascii="Trebuchet MS" w:hAnsi="Trebuchet MS"/>
            <w:noProof/>
            <w:u w:val="dotted"/>
          </w:rPr>
          <w:delText>YOU</w:delText>
        </w:r>
        <w:r w:rsidRPr="00AD02D3">
          <w:rPr>
            <w:rFonts w:ascii="Trebuchet MS" w:hAnsi="Trebuchet MS"/>
            <w:noProof/>
          </w:rPr>
          <w:delText xml:space="preserve"> will present them to Jehovah, and</w:delText>
        </w:r>
      </w:del>
      <w:ins w:id="113" w:author="Author">
        <w:r w:rsidRPr="00AD02D3">
          <w:rPr>
            <w:rFonts w:ascii="Trebuchet MS" w:hAnsi="Trebuchet MS"/>
            <w:noProof/>
          </w:rPr>
          <w:t>but</w:t>
        </w:r>
      </w:ins>
      <w:r w:rsidRPr="00AD02D3">
        <w:rPr>
          <w:rFonts w:ascii="Trebuchet MS" w:hAnsi="Trebuchet MS"/>
          <w:noProof/>
        </w:rPr>
        <w:t xml:space="preserve"> they must not </w:t>
      </w:r>
      <w:del w:id="114" w:author="Author">
        <w:r w:rsidRPr="00AD02D3">
          <w:rPr>
            <w:rFonts w:ascii="Trebuchet MS" w:hAnsi="Trebuchet MS"/>
            <w:noProof/>
          </w:rPr>
          <w:delText>come up onto</w:delText>
        </w:r>
      </w:del>
      <w:ins w:id="115" w:author="Author">
        <w:r w:rsidRPr="00AD02D3">
          <w:rPr>
            <w:rFonts w:ascii="Trebuchet MS" w:hAnsi="Trebuchet MS"/>
            <w:noProof/>
          </w:rPr>
          <w:t>be brought to</w:t>
        </w:r>
      </w:ins>
      <w:r w:rsidRPr="00AD02D3">
        <w:rPr>
          <w:rFonts w:ascii="Trebuchet MS" w:hAnsi="Trebuchet MS"/>
          <w:noProof/>
        </w:rPr>
        <w:t xml:space="preserve"> the altar </w:t>
      </w:r>
      <w:del w:id="116" w:author="Author">
        <w:r w:rsidRPr="00AD02D3">
          <w:rPr>
            <w:rFonts w:ascii="Trebuchet MS" w:hAnsi="Trebuchet MS"/>
            <w:noProof/>
          </w:rPr>
          <w:delText>for</w:delText>
        </w:r>
      </w:del>
      <w:ins w:id="117" w:author="Author">
        <w:r w:rsidRPr="00AD02D3">
          <w:rPr>
            <w:rFonts w:ascii="Trebuchet MS" w:hAnsi="Trebuchet MS"/>
            <w:noProof/>
          </w:rPr>
          <w:t>as</w:t>
        </w:r>
      </w:ins>
      <w:r w:rsidRPr="00AD02D3">
        <w:rPr>
          <w:rFonts w:ascii="Trebuchet MS" w:hAnsi="Trebuchet MS"/>
          <w:noProof/>
        </w:rPr>
        <w:t xml:space="preserve"> a </w:t>
      </w:r>
      <w:del w:id="118" w:author="Author">
        <w:r w:rsidRPr="00AD02D3">
          <w:rPr>
            <w:rFonts w:ascii="Trebuchet MS" w:hAnsi="Trebuchet MS"/>
            <w:noProof/>
          </w:rPr>
          <w:delText>restful odor</w:delText>
        </w:r>
      </w:del>
      <w:ins w:id="119" w:author="Author">
        <w:r w:rsidRPr="00AD02D3">
          <w:rPr>
            <w:rFonts w:ascii="Trebuchet MS" w:hAnsi="Trebuchet MS"/>
            <w:noProof/>
          </w:rPr>
          <w:t>pleasing</w:t>
        </w:r>
        <w:r w:rsidRPr="00AD02D3">
          <w:rPr>
            <w:rStyle w:val="FootnoteReference"/>
            <w:rFonts w:ascii="Trebuchet MS" w:hAnsi="Trebuchet MS"/>
            <w:noProof/>
          </w:rPr>
          <w:footnoteReference w:id="6"/>
        </w:r>
        <w:r w:rsidRPr="00AD02D3">
          <w:rPr>
            <w:rFonts w:ascii="Trebuchet MS" w:hAnsi="Trebuchet MS"/>
            <w:noProof/>
          </w:rPr>
          <w:t xml:space="preserve"> aroma</w:t>
        </w:r>
      </w:ins>
      <w:r w:rsidRPr="00AD02D3">
        <w:rPr>
          <w:rFonts w:ascii="Trebuchet MS" w:hAnsi="Trebuchet MS"/>
          <w:noProof/>
        </w:rPr>
        <w:t>.</w:t>
      </w:r>
    </w:p>
    <w:p w:rsidR="00EC1C24" w:rsidRPr="00AD02D3" w:rsidRDefault="00EC1C24" w:rsidP="00EC1C24">
      <w:pPr>
        <w:rPr>
          <w:rFonts w:ascii="Trebuchet MS" w:hAnsi="Trebuchet MS"/>
          <w:noProof/>
        </w:rPr>
      </w:pPr>
      <w:r w:rsidRPr="00AD02D3">
        <w:rPr>
          <w:rFonts w:ascii="Trebuchet MS" w:hAnsi="Trebuchet MS"/>
          <w:b/>
        </w:rPr>
        <w:t xml:space="preserve">2:13 </w:t>
      </w:r>
      <w:r w:rsidRPr="00AD02D3">
        <w:rPr>
          <w:rFonts w:ascii="Trebuchet MS" w:hAnsi="Trebuchet MS"/>
          <w:noProof/>
        </w:rPr>
        <w:t>“‘</w:t>
      </w:r>
      <w:del w:id="122" w:author="Author">
        <w:r w:rsidRPr="00AD02D3">
          <w:rPr>
            <w:rFonts w:ascii="Trebuchet MS" w:hAnsi="Trebuchet MS"/>
            <w:noProof/>
          </w:rPr>
          <w:delText>And every offering of your</w:delText>
        </w:r>
      </w:del>
      <w:ins w:id="123" w:author="Author">
        <w:r w:rsidRPr="00AD02D3">
          <w:rPr>
            <w:rFonts w:ascii="Trebuchet MS" w:hAnsi="Trebuchet MS"/>
            <w:noProof/>
          </w:rPr>
          <w:t>Every</w:t>
        </w:r>
      </w:ins>
      <w:r w:rsidRPr="00AD02D3">
        <w:rPr>
          <w:rFonts w:ascii="Trebuchet MS" w:hAnsi="Trebuchet MS"/>
          <w:noProof/>
        </w:rPr>
        <w:t xml:space="preserve"> grain offering you </w:t>
      </w:r>
      <w:del w:id="124" w:author="Author">
        <w:r w:rsidRPr="00AD02D3">
          <w:rPr>
            <w:rFonts w:ascii="Trebuchet MS" w:hAnsi="Trebuchet MS"/>
            <w:noProof/>
          </w:rPr>
          <w:delText>will season</w:delText>
        </w:r>
      </w:del>
      <w:ins w:id="125" w:author="Author">
        <w:r w:rsidRPr="00AD02D3">
          <w:rPr>
            <w:rFonts w:ascii="Trebuchet MS" w:hAnsi="Trebuchet MS"/>
            <w:noProof/>
          </w:rPr>
          <w:t>make is to be seasoned</w:t>
        </w:r>
      </w:ins>
      <w:r w:rsidRPr="00AD02D3">
        <w:rPr>
          <w:rFonts w:ascii="Trebuchet MS" w:hAnsi="Trebuchet MS"/>
          <w:noProof/>
        </w:rPr>
        <w:t xml:space="preserve"> with salt; and you must not allow the salt of the covenant of your God to be missing </w:t>
      </w:r>
      <w:del w:id="126" w:author="Author">
        <w:r w:rsidRPr="00AD02D3">
          <w:rPr>
            <w:rFonts w:ascii="Trebuchet MS" w:hAnsi="Trebuchet MS"/>
            <w:noProof/>
          </w:rPr>
          <w:delText>upon</w:delText>
        </w:r>
      </w:del>
      <w:ins w:id="127" w:author="Author">
        <w:r w:rsidRPr="00AD02D3">
          <w:rPr>
            <w:rFonts w:ascii="Trebuchet MS" w:hAnsi="Trebuchet MS"/>
            <w:noProof/>
          </w:rPr>
          <w:t>from</w:t>
        </w:r>
      </w:ins>
      <w:r w:rsidRPr="00AD02D3">
        <w:rPr>
          <w:rFonts w:ascii="Trebuchet MS" w:hAnsi="Trebuchet MS"/>
          <w:noProof/>
        </w:rPr>
        <w:t xml:space="preserve"> your grain offering. Along with every offering of yours</w:t>
      </w:r>
      <w:ins w:id="128" w:author="Author">
        <w:r w:rsidRPr="00AD02D3">
          <w:rPr>
            <w:rFonts w:ascii="Trebuchet MS" w:hAnsi="Trebuchet MS"/>
            <w:noProof/>
          </w:rPr>
          <w:t>,</w:t>
        </w:r>
      </w:ins>
      <w:r w:rsidRPr="00AD02D3">
        <w:rPr>
          <w:rFonts w:ascii="Trebuchet MS" w:hAnsi="Trebuchet MS"/>
          <w:noProof/>
        </w:rPr>
        <w:t xml:space="preserve"> you will present salt.</w:t>
      </w:r>
    </w:p>
    <w:p w:rsidR="00EC1C24" w:rsidRPr="00AD02D3" w:rsidRDefault="00EC1C24" w:rsidP="00EC1C24">
      <w:pPr>
        <w:rPr>
          <w:rFonts w:ascii="Trebuchet MS" w:hAnsi="Trebuchet MS"/>
          <w:noProof/>
        </w:rPr>
      </w:pPr>
      <w:r w:rsidRPr="00AD02D3">
        <w:rPr>
          <w:rFonts w:ascii="Trebuchet MS" w:hAnsi="Trebuchet MS"/>
          <w:b/>
        </w:rPr>
        <w:t xml:space="preserve">2:14 </w:t>
      </w:r>
      <w:r w:rsidRPr="00AD02D3">
        <w:rPr>
          <w:rFonts w:ascii="Trebuchet MS" w:hAnsi="Trebuchet MS"/>
          <w:noProof/>
        </w:rPr>
        <w:t>“‘</w:t>
      </w:r>
      <w:del w:id="129" w:author="Author">
        <w:r w:rsidRPr="00AD02D3">
          <w:rPr>
            <w:rFonts w:ascii="Trebuchet MS" w:hAnsi="Trebuchet MS"/>
            <w:noProof/>
          </w:rPr>
          <w:delText>And if</w:delText>
        </w:r>
      </w:del>
      <w:ins w:id="130" w:author="Author">
        <w:r w:rsidRPr="00AD02D3">
          <w:rPr>
            <w:rFonts w:ascii="Trebuchet MS" w:hAnsi="Trebuchet MS"/>
            <w:noProof/>
          </w:rPr>
          <w:t>If</w:t>
        </w:r>
      </w:ins>
      <w:r w:rsidRPr="00AD02D3">
        <w:rPr>
          <w:rFonts w:ascii="Trebuchet MS" w:hAnsi="Trebuchet MS"/>
          <w:noProof/>
        </w:rPr>
        <w:t xml:space="preserve"> you</w:t>
      </w:r>
      <w:del w:id="131" w:author="Author">
        <w:r w:rsidRPr="00AD02D3">
          <w:rPr>
            <w:rFonts w:ascii="Trebuchet MS" w:hAnsi="Trebuchet MS"/>
            <w:noProof/>
          </w:rPr>
          <w:delText xml:space="preserve"> would</w:delText>
        </w:r>
      </w:del>
      <w:r w:rsidRPr="00AD02D3">
        <w:rPr>
          <w:rFonts w:ascii="Trebuchet MS" w:hAnsi="Trebuchet MS"/>
          <w:noProof/>
        </w:rPr>
        <w:t xml:space="preserve"> present the grain offering of the first ripe fruits to Jehovah, you should present </w:t>
      </w:r>
      <w:del w:id="132" w:author="Author">
        <w:r w:rsidRPr="00AD02D3">
          <w:rPr>
            <w:rFonts w:ascii="Trebuchet MS" w:hAnsi="Trebuchet MS"/>
            <w:noProof/>
          </w:rPr>
          <w:delText>green ears</w:delText>
        </w:r>
      </w:del>
      <w:ins w:id="133" w:author="Author">
        <w:r w:rsidRPr="00AD02D3">
          <w:rPr>
            <w:rFonts w:ascii="Trebuchet MS" w:hAnsi="Trebuchet MS"/>
            <w:noProof/>
          </w:rPr>
          <w:t>new grain</w:t>
        </w:r>
        <w:r w:rsidRPr="00AD02D3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AD02D3">
        <w:rPr>
          <w:rFonts w:ascii="Trebuchet MS" w:hAnsi="Trebuchet MS"/>
          <w:noProof/>
        </w:rPr>
        <w:t xml:space="preserve"> roasted with fire, </w:t>
      </w:r>
      <w:del w:id="136" w:author="Author">
        <w:r w:rsidRPr="00AD02D3">
          <w:rPr>
            <w:rFonts w:ascii="Trebuchet MS" w:hAnsi="Trebuchet MS"/>
            <w:noProof/>
          </w:rPr>
          <w:delText>the grits of</w:delText>
        </w:r>
      </w:del>
      <w:ins w:id="137" w:author="Author">
        <w:r w:rsidRPr="00AD02D3">
          <w:rPr>
            <w:rFonts w:ascii="Trebuchet MS" w:hAnsi="Trebuchet MS"/>
            <w:noProof/>
          </w:rPr>
          <w:t>coarsely crushed</w:t>
        </w:r>
      </w:ins>
      <w:r w:rsidRPr="00AD02D3">
        <w:rPr>
          <w:rFonts w:ascii="Trebuchet MS" w:hAnsi="Trebuchet MS"/>
          <w:noProof/>
        </w:rPr>
        <w:t xml:space="preserve"> new </w:t>
      </w:r>
      <w:del w:id="138" w:author="Author">
        <w:r w:rsidRPr="00AD02D3">
          <w:rPr>
            <w:rFonts w:ascii="Trebuchet MS" w:hAnsi="Trebuchet MS"/>
            <w:noProof/>
          </w:rPr>
          <w:delText>grain</w:delText>
        </w:r>
      </w:del>
      <w:ins w:id="139" w:author="Author">
        <w:r w:rsidRPr="00AD02D3">
          <w:rPr>
            <w:rFonts w:ascii="Trebuchet MS" w:hAnsi="Trebuchet MS"/>
            <w:noProof/>
          </w:rPr>
          <w:t>kernels</w:t>
        </w:r>
      </w:ins>
      <w:r w:rsidRPr="00AD02D3">
        <w:rPr>
          <w:rFonts w:ascii="Trebuchet MS" w:hAnsi="Trebuchet MS"/>
          <w:noProof/>
        </w:rPr>
        <w:t xml:space="preserve">, as the grain offering of your first ripe fruits. </w:t>
      </w:r>
      <w:r w:rsidRPr="00AD02D3">
        <w:rPr>
          <w:rFonts w:ascii="Trebuchet MS" w:hAnsi="Trebuchet MS"/>
          <w:b/>
          <w:noProof/>
        </w:rPr>
        <w:t xml:space="preserve">2:15 </w:t>
      </w:r>
      <w:del w:id="140" w:author="Author">
        <w:r w:rsidRPr="00AD02D3">
          <w:rPr>
            <w:rFonts w:ascii="Trebuchet MS" w:hAnsi="Trebuchet MS"/>
            <w:noProof/>
          </w:rPr>
          <w:delText>And you must</w:delText>
        </w:r>
      </w:del>
      <w:ins w:id="141" w:author="Author">
        <w:r w:rsidRPr="00AD02D3">
          <w:rPr>
            <w:rFonts w:ascii="Trebuchet MS" w:hAnsi="Trebuchet MS"/>
            <w:noProof/>
          </w:rPr>
          <w:t>You are to</w:t>
        </w:r>
      </w:ins>
      <w:r w:rsidRPr="00AD02D3">
        <w:rPr>
          <w:rFonts w:ascii="Trebuchet MS" w:hAnsi="Trebuchet MS"/>
          <w:noProof/>
        </w:rPr>
        <w:t xml:space="preserve"> put oil </w:t>
      </w:r>
      <w:del w:id="142" w:author="Author">
        <w:r w:rsidRPr="00AD02D3">
          <w:rPr>
            <w:rFonts w:ascii="Trebuchet MS" w:hAnsi="Trebuchet MS"/>
            <w:noProof/>
          </w:rPr>
          <w:delText>upon</w:delText>
        </w:r>
      </w:del>
      <w:ins w:id="143" w:author="Author">
        <w:r w:rsidRPr="00AD02D3">
          <w:rPr>
            <w:rFonts w:ascii="Trebuchet MS" w:hAnsi="Trebuchet MS"/>
            <w:noProof/>
          </w:rPr>
          <w:t>on</w:t>
        </w:r>
      </w:ins>
      <w:r w:rsidRPr="00AD02D3">
        <w:rPr>
          <w:rFonts w:ascii="Trebuchet MS" w:hAnsi="Trebuchet MS"/>
          <w:noProof/>
        </w:rPr>
        <w:t xml:space="preserve"> it and place frankincense </w:t>
      </w:r>
      <w:del w:id="144" w:author="Author">
        <w:r w:rsidRPr="00AD02D3">
          <w:rPr>
            <w:rFonts w:ascii="Trebuchet MS" w:hAnsi="Trebuchet MS"/>
            <w:noProof/>
          </w:rPr>
          <w:delText>upon</w:delText>
        </w:r>
      </w:del>
      <w:ins w:id="145" w:author="Author">
        <w:r w:rsidRPr="00AD02D3">
          <w:rPr>
            <w:rFonts w:ascii="Trebuchet MS" w:hAnsi="Trebuchet MS"/>
            <w:noProof/>
          </w:rPr>
          <w:t>on</w:t>
        </w:r>
      </w:ins>
      <w:r w:rsidRPr="00AD02D3">
        <w:rPr>
          <w:rFonts w:ascii="Trebuchet MS" w:hAnsi="Trebuchet MS"/>
          <w:noProof/>
        </w:rPr>
        <w:t xml:space="preserve"> it. It is a grain offering. </w:t>
      </w:r>
      <w:r w:rsidRPr="00AD02D3">
        <w:rPr>
          <w:rFonts w:ascii="Trebuchet MS" w:hAnsi="Trebuchet MS"/>
          <w:b/>
          <w:noProof/>
        </w:rPr>
        <w:t xml:space="preserve">2:16 </w:t>
      </w:r>
      <w:del w:id="146" w:author="Author">
        <w:r w:rsidRPr="00AD02D3">
          <w:rPr>
            <w:rFonts w:ascii="Trebuchet MS" w:hAnsi="Trebuchet MS"/>
            <w:noProof/>
          </w:rPr>
          <w:delText>And the</w:delText>
        </w:r>
      </w:del>
      <w:ins w:id="147" w:author="Author">
        <w:r w:rsidRPr="00AD02D3">
          <w:rPr>
            <w:rFonts w:ascii="Trebuchet MS" w:hAnsi="Trebuchet MS"/>
            <w:noProof/>
          </w:rPr>
          <w:t>The</w:t>
        </w:r>
      </w:ins>
      <w:r w:rsidRPr="00AD02D3">
        <w:rPr>
          <w:rFonts w:ascii="Trebuchet MS" w:hAnsi="Trebuchet MS"/>
          <w:noProof/>
        </w:rPr>
        <w:t xml:space="preserve"> priest </w:t>
      </w:r>
      <w:del w:id="148" w:author="Author">
        <w:r w:rsidRPr="00AD02D3">
          <w:rPr>
            <w:rFonts w:ascii="Trebuchet MS" w:hAnsi="Trebuchet MS"/>
            <w:noProof/>
          </w:rPr>
          <w:delText>must</w:delText>
        </w:r>
      </w:del>
      <w:ins w:id="149" w:author="Author">
        <w:r w:rsidRPr="00AD02D3">
          <w:rPr>
            <w:rFonts w:ascii="Trebuchet MS" w:hAnsi="Trebuchet MS"/>
            <w:noProof/>
          </w:rPr>
          <w:t>will</w:t>
        </w:r>
      </w:ins>
      <w:r w:rsidRPr="00AD02D3">
        <w:rPr>
          <w:rFonts w:ascii="Trebuchet MS" w:hAnsi="Trebuchet MS"/>
          <w:noProof/>
        </w:rPr>
        <w:t xml:space="preserve"> make </w:t>
      </w:r>
      <w:del w:id="150" w:author="Author">
        <w:r w:rsidRPr="00AD02D3">
          <w:rPr>
            <w:rFonts w:ascii="Trebuchet MS" w:hAnsi="Trebuchet MS"/>
            <w:noProof/>
          </w:rPr>
          <w:delText xml:space="preserve">the remembrancer of </w:delText>
        </w:r>
      </w:del>
      <w:r w:rsidRPr="00AD02D3">
        <w:rPr>
          <w:rFonts w:ascii="Trebuchet MS" w:hAnsi="Trebuchet MS"/>
          <w:noProof/>
        </w:rPr>
        <w:t>it smoke</w:t>
      </w:r>
      <w:del w:id="151" w:author="Author">
        <w:r w:rsidRPr="00AD02D3">
          <w:rPr>
            <w:rFonts w:ascii="Trebuchet MS" w:hAnsi="Trebuchet MS"/>
            <w:noProof/>
          </w:rPr>
          <w:delText>,</w:delText>
        </w:r>
      </w:del>
      <w:ins w:id="152" w:author="Author">
        <w:r w:rsidRPr="00AD02D3">
          <w:rPr>
            <w:rFonts w:ascii="Trebuchet MS" w:hAnsi="Trebuchet MS"/>
            <w:noProof/>
          </w:rPr>
          <w:t xml:space="preserve"> as a token offering,</w:t>
        </w:r>
        <w:r w:rsidRPr="00AD02D3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AD02D3">
        <w:rPr>
          <w:rFonts w:ascii="Trebuchet MS" w:hAnsi="Trebuchet MS"/>
          <w:noProof/>
        </w:rPr>
        <w:t xml:space="preserve"> that is, some of </w:t>
      </w:r>
      <w:del w:id="155" w:author="Author">
        <w:r w:rsidRPr="00AD02D3">
          <w:rPr>
            <w:rFonts w:ascii="Trebuchet MS" w:hAnsi="Trebuchet MS"/>
            <w:noProof/>
          </w:rPr>
          <w:delText>its grits</w:delText>
        </w:r>
      </w:del>
      <w:ins w:id="156" w:author="Author">
        <w:r w:rsidRPr="00AD02D3">
          <w:rPr>
            <w:rFonts w:ascii="Trebuchet MS" w:hAnsi="Trebuchet MS"/>
            <w:noProof/>
          </w:rPr>
          <w:t>the coarse grain</w:t>
        </w:r>
      </w:ins>
      <w:r w:rsidRPr="00AD02D3">
        <w:rPr>
          <w:rFonts w:ascii="Trebuchet MS" w:hAnsi="Trebuchet MS"/>
          <w:noProof/>
        </w:rPr>
        <w:t xml:space="preserve"> and oil</w:t>
      </w:r>
      <w:del w:id="157" w:author="Author">
        <w:r w:rsidRPr="00AD02D3">
          <w:rPr>
            <w:rFonts w:ascii="Trebuchet MS" w:hAnsi="Trebuchet MS"/>
            <w:noProof/>
          </w:rPr>
          <w:delText>,</w:delText>
        </w:r>
      </w:del>
      <w:r w:rsidRPr="00AD02D3">
        <w:rPr>
          <w:rFonts w:ascii="Trebuchet MS" w:hAnsi="Trebuchet MS"/>
          <w:noProof/>
        </w:rPr>
        <w:t xml:space="preserve"> along with all its frankincense, as an offering made by fire to Jehovah.</w:t>
      </w:r>
    </w:p>
    <w:p w:rsidR="00EC1C24" w:rsidRPr="00AD02D3" w:rsidRDefault="00EC1C24" w:rsidP="00EC1C24">
      <w:pPr>
        <w:rPr>
          <w:rFonts w:ascii="Trebuchet MS" w:hAnsi="Trebuchet MS"/>
          <w:b/>
        </w:rPr>
      </w:pPr>
    </w:p>
    <w:p w:rsidR="00762BCB" w:rsidRPr="00EC1C24" w:rsidRDefault="00762BCB" w:rsidP="00EC1C24"/>
    <w:sectPr w:rsidR="00762BCB" w:rsidRPr="00EC1C2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1238" w:rsidRDefault="00C61238">
      <w:r>
        <w:separator/>
      </w:r>
    </w:p>
  </w:endnote>
  <w:endnote w:type="continuationSeparator" w:id="0">
    <w:p w:rsidR="00C61238" w:rsidRDefault="00C61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1238" w:rsidRDefault="00C61238">
      <w:r>
        <w:separator/>
      </w:r>
    </w:p>
  </w:footnote>
  <w:footnote w:type="continuationSeparator" w:id="0">
    <w:p w:rsidR="00C61238" w:rsidRDefault="00C61238">
      <w:r>
        <w:continuationSeparator/>
      </w:r>
    </w:p>
  </w:footnote>
  <w:footnote w:id="1">
    <w:p w:rsidR="00EC1C24" w:rsidRPr="00AD02D3" w:rsidRDefault="00EC1C24" w:rsidP="00AD02D3">
      <w:pPr>
        <w:pStyle w:val="FootnoteText"/>
        <w:spacing w:after="96"/>
        <w:ind w:firstLine="288"/>
        <w:rPr>
          <w:ins w:id="3" w:author="Author"/>
        </w:rPr>
      </w:pPr>
      <w:ins w:id="4" w:author="Author">
        <w:r w:rsidRPr="00AD02D3">
          <w:rPr>
            <w:rStyle w:val="FootnoteReference"/>
          </w:rPr>
          <w:footnoteRef/>
        </w:r>
        <w:r w:rsidRPr="00AD02D3">
          <w:t xml:space="preserve"> </w:t>
        </w:r>
        <w:r w:rsidRPr="00AD02D3">
          <w:rPr>
            <w:b/>
          </w:rPr>
          <w:t xml:space="preserve">2:1 </w:t>
        </w:r>
        <w:r w:rsidRPr="00AD02D3">
          <w:t>Or “a soul.”</w:t>
        </w:r>
      </w:ins>
    </w:p>
  </w:footnote>
  <w:footnote w:id="2">
    <w:p w:rsidR="00EC1C24" w:rsidRPr="00AD02D3" w:rsidRDefault="00EC1C24" w:rsidP="00AD02D3">
      <w:pPr>
        <w:pStyle w:val="FootnoteText"/>
        <w:spacing w:after="96"/>
        <w:ind w:firstLine="288"/>
        <w:rPr>
          <w:ins w:id="32" w:author="Author"/>
        </w:rPr>
      </w:pPr>
      <w:ins w:id="33" w:author="Author">
        <w:r w:rsidRPr="00AD02D3">
          <w:rPr>
            <w:rStyle w:val="FootnoteReference"/>
          </w:rPr>
          <w:footnoteRef/>
        </w:r>
        <w:r w:rsidRPr="00AD02D3">
          <w:t xml:space="preserve"> </w:t>
        </w:r>
        <w:r w:rsidRPr="00AD02D3">
          <w:rPr>
            <w:b/>
          </w:rPr>
          <w:t xml:space="preserve">2:2 </w:t>
        </w:r>
        <w:r w:rsidRPr="00AD02D3">
          <w:t>Or “as a memorial (representative) portion of it.”</w:t>
        </w:r>
      </w:ins>
    </w:p>
  </w:footnote>
  <w:footnote w:id="3">
    <w:p w:rsidR="00EC1C24" w:rsidRPr="00AD02D3" w:rsidRDefault="00EC1C24" w:rsidP="00AD02D3">
      <w:pPr>
        <w:pStyle w:val="FootnoteText"/>
        <w:spacing w:after="96"/>
        <w:ind w:firstLine="288"/>
        <w:rPr>
          <w:ins w:id="37" w:author="Author"/>
        </w:rPr>
      </w:pPr>
      <w:ins w:id="38" w:author="Author">
        <w:r w:rsidRPr="00AD02D3">
          <w:rPr>
            <w:rStyle w:val="FootnoteReference"/>
          </w:rPr>
          <w:footnoteRef/>
        </w:r>
        <w:r w:rsidRPr="00AD02D3">
          <w:t xml:space="preserve"> </w:t>
        </w:r>
        <w:r w:rsidRPr="00AD02D3">
          <w:rPr>
            <w:b/>
          </w:rPr>
          <w:t xml:space="preserve">2:2 </w:t>
        </w:r>
        <w:r w:rsidRPr="00AD02D3">
          <w:t>Or “appeasing; soothing.” Lit., “restful.”</w:t>
        </w:r>
      </w:ins>
    </w:p>
  </w:footnote>
  <w:footnote w:id="4">
    <w:p w:rsidR="00EC1C24" w:rsidRPr="00AD02D3" w:rsidRDefault="00EC1C24" w:rsidP="00AD02D3">
      <w:pPr>
        <w:pStyle w:val="FootnoteText"/>
        <w:spacing w:after="96"/>
        <w:ind w:firstLine="288"/>
        <w:rPr>
          <w:ins w:id="88" w:author="Author"/>
        </w:rPr>
      </w:pPr>
      <w:ins w:id="89" w:author="Author">
        <w:r w:rsidRPr="00AD02D3">
          <w:rPr>
            <w:rStyle w:val="FootnoteReference"/>
          </w:rPr>
          <w:footnoteRef/>
        </w:r>
        <w:r w:rsidRPr="00AD02D3">
          <w:t xml:space="preserve"> </w:t>
        </w:r>
        <w:r w:rsidRPr="00AD02D3">
          <w:rPr>
            <w:b/>
          </w:rPr>
          <w:t xml:space="preserve">2:9 </w:t>
        </w:r>
        <w:r w:rsidRPr="00AD02D3">
          <w:t>Or “as a memorial (representative) portion of it.”</w:t>
        </w:r>
      </w:ins>
    </w:p>
  </w:footnote>
  <w:footnote w:id="5">
    <w:p w:rsidR="00EC1C24" w:rsidRPr="00AD02D3" w:rsidRDefault="00EC1C24" w:rsidP="00AD02D3">
      <w:pPr>
        <w:pStyle w:val="FootnoteText"/>
        <w:spacing w:after="96"/>
        <w:ind w:firstLine="288"/>
        <w:rPr>
          <w:ins w:id="94" w:author="Author"/>
        </w:rPr>
      </w:pPr>
      <w:ins w:id="95" w:author="Author">
        <w:r w:rsidRPr="00AD02D3">
          <w:rPr>
            <w:rStyle w:val="FootnoteReference"/>
          </w:rPr>
          <w:footnoteRef/>
        </w:r>
        <w:r w:rsidRPr="00AD02D3">
          <w:t xml:space="preserve"> </w:t>
        </w:r>
        <w:r w:rsidRPr="00AD02D3">
          <w:rPr>
            <w:b/>
          </w:rPr>
          <w:t xml:space="preserve">2:9 </w:t>
        </w:r>
        <w:r w:rsidRPr="00AD02D3">
          <w:t>Or “appeasing; soothing.” Lit., “restful.”</w:t>
        </w:r>
      </w:ins>
    </w:p>
  </w:footnote>
  <w:footnote w:id="6">
    <w:p w:rsidR="00EC1C24" w:rsidRPr="00AD02D3" w:rsidRDefault="00EC1C24" w:rsidP="00AD02D3">
      <w:pPr>
        <w:pStyle w:val="FootnoteText"/>
        <w:spacing w:after="96"/>
        <w:ind w:firstLine="288"/>
        <w:rPr>
          <w:ins w:id="120" w:author="Author"/>
        </w:rPr>
      </w:pPr>
      <w:ins w:id="121" w:author="Author">
        <w:r w:rsidRPr="00AD02D3">
          <w:rPr>
            <w:rStyle w:val="FootnoteReference"/>
          </w:rPr>
          <w:footnoteRef/>
        </w:r>
        <w:r w:rsidRPr="00AD02D3">
          <w:t xml:space="preserve"> </w:t>
        </w:r>
        <w:r w:rsidRPr="00AD02D3">
          <w:rPr>
            <w:b/>
          </w:rPr>
          <w:t xml:space="preserve">2:12 </w:t>
        </w:r>
        <w:r w:rsidRPr="00AD02D3">
          <w:t>Or “appeasing; soothing.” Lit., “restful.”</w:t>
        </w:r>
      </w:ins>
    </w:p>
  </w:footnote>
  <w:footnote w:id="7">
    <w:p w:rsidR="00EC1C24" w:rsidRPr="00AD02D3" w:rsidRDefault="00EC1C24" w:rsidP="00AD02D3">
      <w:pPr>
        <w:pStyle w:val="FootnoteText"/>
        <w:spacing w:after="96"/>
        <w:ind w:firstLine="288"/>
        <w:rPr>
          <w:ins w:id="134" w:author="Author"/>
        </w:rPr>
      </w:pPr>
      <w:ins w:id="135" w:author="Author">
        <w:r w:rsidRPr="00AD02D3">
          <w:rPr>
            <w:rStyle w:val="FootnoteReference"/>
          </w:rPr>
          <w:footnoteRef/>
        </w:r>
        <w:r w:rsidRPr="00AD02D3">
          <w:t xml:space="preserve"> </w:t>
        </w:r>
        <w:r w:rsidRPr="00AD02D3">
          <w:rPr>
            <w:b/>
          </w:rPr>
          <w:t xml:space="preserve">2:14 </w:t>
        </w:r>
        <w:r w:rsidRPr="00AD02D3">
          <w:t>Or “present green ears.”</w:t>
        </w:r>
      </w:ins>
    </w:p>
  </w:footnote>
  <w:footnote w:id="8">
    <w:p w:rsidR="00EC1C24" w:rsidRPr="00AD02D3" w:rsidRDefault="00EC1C24" w:rsidP="00AD02D3">
      <w:pPr>
        <w:pStyle w:val="FootnoteText"/>
        <w:spacing w:after="96"/>
        <w:ind w:firstLine="288"/>
        <w:rPr>
          <w:ins w:id="153" w:author="Author"/>
        </w:rPr>
      </w:pPr>
      <w:ins w:id="154" w:author="Author">
        <w:r w:rsidRPr="00AD02D3">
          <w:rPr>
            <w:rStyle w:val="FootnoteReference"/>
          </w:rPr>
          <w:footnoteRef/>
        </w:r>
        <w:r w:rsidRPr="00AD02D3">
          <w:t xml:space="preserve"> </w:t>
        </w:r>
        <w:r w:rsidRPr="00AD02D3">
          <w:rPr>
            <w:b/>
          </w:rPr>
          <w:t xml:space="preserve">2:16 </w:t>
        </w:r>
        <w:r w:rsidRPr="00AD02D3">
          <w:t>Or “as a memorial (representative) portion of it.”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E6EAC">
        <w:t>Leviticus Chapter 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E6EAC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E6EAC">
      <w:rPr>
        <w:noProof/>
        <w:snapToGrid w:val="0"/>
      </w:rPr>
      <w:t>Leviticus 02.Revised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BE6EAC">
        <w:t>Leviticus Chapter 2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E6EAC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E6EAC">
      <w:rPr>
        <w:noProof/>
        <w:snapToGrid w:val="0"/>
      </w:rPr>
      <w:t>Leviticus 02.Revised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E6EAC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E6EA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E6EAC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E6EA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3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BE6EAC"/>
    <w:rsid w:val="00C37E6E"/>
    <w:rsid w:val="00C61238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EC1C24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51105E7-F9B1-44FF-A63B-E472CBE79398}"/>
  <w:attachedTemplate r:id="R1a30bf1b26664c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C1C2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1C2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C1C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1a30bf1b26664c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608</ap:Words>
  <ap:Characters>2592</ap:Characters>
  <ap:Application>Microsoft Office Word</ap:Application>
  <ap:DocSecurity>0</ap:DocSecurity>
  <ap:Lines>45</ap:Lines>
  <ap:Paragraphs>12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3188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</dc:title>
  <dc:subject/>
  <dc:creator>Miriam Abela</dc:creator>
  <cp:keywords/>
  <dc:description/>
  <cp:lastModifiedBy>Abela, Miriam</cp:lastModifiedBy>
  <cp:revision>3</cp:revision>
  <dcterms:created xsi:type="dcterms:W3CDTF">2020-12-02T07:13:00Z</dcterms:created>
  <dcterms:modified xsi:type="dcterms:W3CDTF">2020-12-02T07:13:00Z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02.docx</vt:lpwstr>
  </property>
  <property fmtid="{D5CDD505-2E9C-101B-9397-08002B2CF9AE}" pid="9" name="_TranslationDocumentId">
    <vt:i4>19422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3002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