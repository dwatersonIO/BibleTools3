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982" w:rsidRPr="00D57503" w:rsidRDefault="004E4982" w:rsidP="004E4982">
      <w:pPr>
        <w:rPr>
          <w:rFonts w:ascii="Trebuchet MS" w:hAnsi="Trebuchet MS"/>
          <w:noProof/>
        </w:rPr>
      </w:pPr>
      <w:bookmarkStart w:id="0" w:name="_GoBack"/>
      <w:bookmarkEnd w:id="0"/>
      <w:r w:rsidRPr="00D57503">
        <w:rPr>
          <w:rFonts w:ascii="Trebuchet MS" w:hAnsi="Trebuchet MS"/>
          <w:b/>
        </w:rPr>
        <w:t xml:space="preserve">19:1 </w:t>
      </w:r>
      <w:del w:id="1" w:author="Author">
        <w:r w:rsidRPr="00D57503">
          <w:rPr>
            <w:rFonts w:ascii="Trebuchet MS" w:hAnsi="Trebuchet MS"/>
            <w:noProof/>
          </w:rPr>
          <w:delText xml:space="preserve">And </w:delText>
        </w:r>
      </w:del>
      <w:r w:rsidRPr="00D57503">
        <w:rPr>
          <w:rFonts w:ascii="Trebuchet MS" w:hAnsi="Trebuchet MS"/>
          <w:noProof/>
        </w:rPr>
        <w:t xml:space="preserve">Jehovah spoke further to Moses, saying: </w:t>
      </w:r>
      <w:r w:rsidRPr="00D57503">
        <w:rPr>
          <w:rFonts w:ascii="Trebuchet MS" w:hAnsi="Trebuchet MS"/>
          <w:b/>
          <w:noProof/>
        </w:rPr>
        <w:t xml:space="preserve">19:2 </w:t>
      </w:r>
      <w:r w:rsidRPr="00D57503">
        <w:rPr>
          <w:rFonts w:ascii="Trebuchet MS" w:hAnsi="Trebuchet MS"/>
          <w:noProof/>
        </w:rPr>
        <w:t xml:space="preserve">“Speak to the entire assembly of the </w:t>
      </w:r>
      <w:del w:id="2" w:author="Author">
        <w:r w:rsidRPr="00D57503">
          <w:rPr>
            <w:rFonts w:ascii="Trebuchet MS" w:hAnsi="Trebuchet MS"/>
            <w:noProof/>
          </w:rPr>
          <w:delText>sons of Israel,</w:delText>
        </w:r>
      </w:del>
      <w:ins w:id="3" w:author="Author">
        <w:r w:rsidRPr="00D57503">
          <w:rPr>
            <w:rFonts w:ascii="Trebuchet MS" w:hAnsi="Trebuchet MS"/>
            <w:noProof/>
          </w:rPr>
          <w:t>Israelites</w:t>
        </w:r>
      </w:ins>
      <w:r w:rsidRPr="00D57503">
        <w:rPr>
          <w:rFonts w:ascii="Trebuchet MS" w:hAnsi="Trebuchet MS"/>
          <w:noProof/>
        </w:rPr>
        <w:t xml:space="preserve"> and </w:t>
      </w:r>
      <w:del w:id="4" w:author="Author">
        <w:r w:rsidRPr="00D57503">
          <w:rPr>
            <w:rFonts w:ascii="Trebuchet MS" w:hAnsi="Trebuchet MS"/>
            <w:noProof/>
          </w:rPr>
          <w:delText>you must say to</w:delText>
        </w:r>
      </w:del>
      <w:ins w:id="5" w:author="Author">
        <w:r w:rsidRPr="00D57503">
          <w:rPr>
            <w:rFonts w:ascii="Trebuchet MS" w:hAnsi="Trebuchet MS"/>
            <w:noProof/>
          </w:rPr>
          <w:t>tell</w:t>
        </w:r>
      </w:ins>
      <w:r w:rsidRPr="00D57503">
        <w:rPr>
          <w:rFonts w:ascii="Trebuchet MS" w:hAnsi="Trebuchet MS"/>
          <w:noProof/>
        </w:rPr>
        <w:t xml:space="preserve"> them, ‘</w:t>
      </w:r>
      <w:del w:id="6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7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</w:t>
      </w:r>
      <w:del w:id="8" w:author="Author">
        <w:r w:rsidRPr="00D57503">
          <w:rPr>
            <w:rFonts w:ascii="Trebuchet MS" w:hAnsi="Trebuchet MS"/>
            <w:noProof/>
          </w:rPr>
          <w:delText>prove yourselves</w:delText>
        </w:r>
      </w:del>
      <w:ins w:id="9" w:author="Author">
        <w:r w:rsidRPr="00D57503">
          <w:rPr>
            <w:rFonts w:ascii="Trebuchet MS" w:hAnsi="Trebuchet MS"/>
            <w:noProof/>
          </w:rPr>
          <w:t>be</w:t>
        </w:r>
      </w:ins>
      <w:r w:rsidRPr="00D57503">
        <w:rPr>
          <w:rFonts w:ascii="Trebuchet MS" w:hAnsi="Trebuchet MS"/>
          <w:noProof/>
        </w:rPr>
        <w:t xml:space="preserve"> holy, because I</w:t>
      </w:r>
      <w:ins w:id="10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Jehovah </w:t>
      </w:r>
      <w:del w:id="11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12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</w:t>
      </w:r>
      <w:ins w:id="13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am holy.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 </w:t>
      </w:r>
      <w:r w:rsidRPr="00D57503">
        <w:rPr>
          <w:rFonts w:ascii="Trebuchet MS" w:hAnsi="Trebuchet MS"/>
          <w:noProof/>
        </w:rPr>
        <w:t>“‘</w:t>
      </w:r>
      <w:del w:id="14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15" w:author="Author">
        <w:r w:rsidRPr="00D57503">
          <w:rPr>
            <w:rFonts w:ascii="Trebuchet MS" w:hAnsi="Trebuchet MS"/>
            <w:noProof/>
          </w:rPr>
          <w:t>Each of you</w:t>
        </w:r>
      </w:ins>
      <w:r w:rsidRPr="00D57503">
        <w:rPr>
          <w:rFonts w:ascii="Trebuchet MS" w:hAnsi="Trebuchet MS"/>
          <w:noProof/>
        </w:rPr>
        <w:t xml:space="preserve"> should </w:t>
      </w:r>
      <w:del w:id="16" w:author="Author">
        <w:r w:rsidRPr="00D57503">
          <w:rPr>
            <w:rFonts w:ascii="Trebuchet MS" w:hAnsi="Trebuchet MS"/>
            <w:noProof/>
          </w:rPr>
          <w:delText>fear each one</w:delText>
        </w:r>
      </w:del>
      <w:ins w:id="17" w:author="Author">
        <w:r w:rsidRPr="00D57503">
          <w:rPr>
            <w:rFonts w:ascii="Trebuchet MS" w:hAnsi="Trebuchet MS"/>
            <w:noProof/>
          </w:rPr>
          <w:t>respect</w:t>
        </w:r>
        <w:r w:rsidRPr="00D5750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D57503">
        <w:rPr>
          <w:rFonts w:ascii="Trebuchet MS" w:hAnsi="Trebuchet MS"/>
          <w:noProof/>
        </w:rPr>
        <w:t xml:space="preserve"> his mother and his father, and </w:t>
      </w:r>
      <w:del w:id="20" w:author="Author">
        <w:r w:rsidRPr="00D57503">
          <w:rPr>
            <w:rFonts w:ascii="Trebuchet MS" w:hAnsi="Trebuchet MS"/>
            <w:noProof/>
          </w:rPr>
          <w:delText xml:space="preserve">my sabbaths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1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keep</w:t>
      </w:r>
      <w:ins w:id="22" w:author="Author">
        <w:r w:rsidRPr="00D57503">
          <w:rPr>
            <w:rFonts w:ascii="Trebuchet MS" w:hAnsi="Trebuchet MS"/>
            <w:noProof/>
          </w:rPr>
          <w:t xml:space="preserve"> my sabbaths</w:t>
        </w:r>
      </w:ins>
      <w:r w:rsidRPr="00D57503">
        <w:rPr>
          <w:rFonts w:ascii="Trebuchet MS" w:hAnsi="Trebuchet MS"/>
          <w:noProof/>
        </w:rPr>
        <w:t xml:space="preserve">. I am Jehovah </w:t>
      </w:r>
      <w:del w:id="23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4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 </w:t>
      </w:r>
      <w:r w:rsidRPr="00D57503">
        <w:rPr>
          <w:rFonts w:ascii="Trebuchet MS" w:hAnsi="Trebuchet MS"/>
          <w:b/>
          <w:noProof/>
        </w:rPr>
        <w:t xml:space="preserve">19:4 </w:t>
      </w:r>
      <w:r w:rsidRPr="00D57503">
        <w:rPr>
          <w:rFonts w:ascii="Trebuchet MS" w:hAnsi="Trebuchet MS"/>
          <w:noProof/>
        </w:rPr>
        <w:t xml:space="preserve">Do not turn </w:t>
      </w:r>
      <w:del w:id="25" w:author="Author">
        <w:r w:rsidRPr="00D57503">
          <w:rPr>
            <w:rFonts w:ascii="Trebuchet MS" w:hAnsi="Trebuchet MS"/>
            <w:noProof/>
          </w:rPr>
          <w:delText xml:space="preserve">yourselves </w:delText>
        </w:r>
      </w:del>
      <w:r w:rsidRPr="00D57503">
        <w:rPr>
          <w:rFonts w:ascii="Trebuchet MS" w:hAnsi="Trebuchet MS"/>
          <w:noProof/>
        </w:rPr>
        <w:t xml:space="preserve">to </w:t>
      </w:r>
      <w:del w:id="26" w:author="Author">
        <w:r w:rsidRPr="00D57503">
          <w:rPr>
            <w:rFonts w:ascii="Trebuchet MS" w:hAnsi="Trebuchet MS"/>
            <w:noProof/>
          </w:rPr>
          <w:delText>valueless</w:delText>
        </w:r>
      </w:del>
      <w:ins w:id="27" w:author="Author">
        <w:r w:rsidRPr="00D57503">
          <w:rPr>
            <w:rFonts w:ascii="Trebuchet MS" w:hAnsi="Trebuchet MS"/>
            <w:noProof/>
          </w:rPr>
          <w:t>worthless</w:t>
        </w:r>
      </w:ins>
      <w:r w:rsidRPr="00D57503">
        <w:rPr>
          <w:rFonts w:ascii="Trebuchet MS" w:hAnsi="Trebuchet MS"/>
          <w:noProof/>
        </w:rPr>
        <w:t xml:space="preserve"> gods</w:t>
      </w:r>
      <w:del w:id="28" w:author="Author">
        <w:r w:rsidRPr="00D57503">
          <w:rPr>
            <w:rFonts w:ascii="Trebuchet MS" w:hAnsi="Trebuchet MS"/>
            <w:noProof/>
          </w:rPr>
          <w:delText xml:space="preserve">, and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must not</w:delText>
        </w:r>
      </w:del>
      <w:ins w:id="29" w:author="Author">
        <w:r w:rsidRPr="00D57503">
          <w:rPr>
            <w:rFonts w:ascii="Trebuchet MS" w:hAnsi="Trebuchet MS"/>
            <w:noProof/>
          </w:rPr>
          <w:t xml:space="preserve"> or</w:t>
        </w:r>
      </w:ins>
      <w:r w:rsidRPr="00D57503">
        <w:rPr>
          <w:rFonts w:ascii="Trebuchet MS" w:hAnsi="Trebuchet MS"/>
          <w:noProof/>
        </w:rPr>
        <w:t xml:space="preserve"> make </w:t>
      </w:r>
      <w:del w:id="30" w:author="Author">
        <w:r w:rsidRPr="00D57503">
          <w:rPr>
            <w:rFonts w:ascii="Trebuchet MS" w:hAnsi="Trebuchet MS"/>
            <w:noProof/>
          </w:rPr>
          <w:delText xml:space="preserve">molten gods </w:delText>
        </w:r>
      </w:del>
      <w:r w:rsidRPr="00D57503">
        <w:rPr>
          <w:rFonts w:ascii="Trebuchet MS" w:hAnsi="Trebuchet MS"/>
          <w:noProof/>
        </w:rPr>
        <w:t>for yourselves</w:t>
      </w:r>
      <w:del w:id="31" w:author="Author">
        <w:r w:rsidRPr="00D57503">
          <w:rPr>
            <w:rFonts w:ascii="Trebuchet MS" w:hAnsi="Trebuchet MS"/>
            <w:noProof/>
          </w:rPr>
          <w:delText>.</w:delText>
        </w:r>
      </w:del>
      <w:ins w:id="32" w:author="Author">
        <w:r w:rsidRPr="00D57503">
          <w:rPr>
            <w:rFonts w:ascii="Trebuchet MS" w:hAnsi="Trebuchet MS"/>
            <w:noProof/>
          </w:rPr>
          <w:t xml:space="preserve"> gods of cast metal.</w:t>
        </w:r>
      </w:ins>
      <w:r w:rsidRPr="00D57503">
        <w:rPr>
          <w:rFonts w:ascii="Trebuchet MS" w:hAnsi="Trebuchet MS"/>
          <w:noProof/>
        </w:rPr>
        <w:t xml:space="preserve"> I am Jehovah </w:t>
      </w:r>
      <w:del w:id="33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34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19:5 </w:t>
      </w:r>
      <w:r w:rsidRPr="00D57503">
        <w:rPr>
          <w:rFonts w:ascii="Trebuchet MS" w:hAnsi="Trebuchet MS"/>
          <w:noProof/>
        </w:rPr>
        <w:t xml:space="preserve">“‘Now </w:t>
      </w:r>
      <w:del w:id="35" w:author="Author">
        <w:r w:rsidRPr="00D57503">
          <w:rPr>
            <w:rFonts w:ascii="Trebuchet MS" w:hAnsi="Trebuchet MS"/>
            <w:noProof/>
          </w:rPr>
          <w:delText xml:space="preserve">in case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should sacrifice</w:delText>
        </w:r>
      </w:del>
      <w:ins w:id="36" w:author="Author">
        <w:r w:rsidRPr="00D57503">
          <w:rPr>
            <w:rFonts w:ascii="Trebuchet MS" w:hAnsi="Trebuchet MS"/>
            <w:noProof/>
          </w:rPr>
          <w:t>if you offer</w:t>
        </w:r>
      </w:ins>
      <w:r w:rsidRPr="00D57503">
        <w:rPr>
          <w:rFonts w:ascii="Trebuchet MS" w:hAnsi="Trebuchet MS"/>
          <w:noProof/>
        </w:rPr>
        <w:t xml:space="preserve"> a communion sacrifice to Jehovah, </w:t>
      </w:r>
      <w:del w:id="37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38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sacrifice it </w:t>
      </w:r>
      <w:del w:id="39" w:author="Author">
        <w:r w:rsidRPr="00D57503">
          <w:rPr>
            <w:rFonts w:ascii="Trebuchet MS" w:hAnsi="Trebuchet MS"/>
            <w:noProof/>
          </w:rPr>
          <w:delText>to</w:delText>
        </w:r>
      </w:del>
      <w:ins w:id="40" w:author="Author">
        <w:r w:rsidRPr="00D57503">
          <w:rPr>
            <w:rFonts w:ascii="Trebuchet MS" w:hAnsi="Trebuchet MS"/>
            <w:noProof/>
          </w:rPr>
          <w:t>in such a way that you</w:t>
        </w:r>
      </w:ins>
      <w:r w:rsidRPr="00D57503">
        <w:rPr>
          <w:rFonts w:ascii="Trebuchet MS" w:hAnsi="Trebuchet MS"/>
          <w:noProof/>
        </w:rPr>
        <w:t xml:space="preserve"> gain approval for yourselves. </w:t>
      </w:r>
      <w:r w:rsidRPr="00D57503">
        <w:rPr>
          <w:rFonts w:ascii="Trebuchet MS" w:hAnsi="Trebuchet MS"/>
          <w:b/>
          <w:noProof/>
        </w:rPr>
        <w:t xml:space="preserve">19:6 </w:t>
      </w:r>
      <w:del w:id="41" w:author="Author">
        <w:r w:rsidRPr="00D57503">
          <w:rPr>
            <w:rFonts w:ascii="Trebuchet MS" w:hAnsi="Trebuchet MS"/>
            <w:noProof/>
          </w:rPr>
          <w:delText>On</w:delText>
        </w:r>
      </w:del>
      <w:ins w:id="42" w:author="Author">
        <w:r w:rsidRPr="00D57503">
          <w:rPr>
            <w:rFonts w:ascii="Trebuchet MS" w:hAnsi="Trebuchet MS"/>
            <w:noProof/>
          </w:rPr>
          <w:t>It should be eaten on</w:t>
        </w:r>
      </w:ins>
      <w:r w:rsidRPr="00D57503">
        <w:rPr>
          <w:rFonts w:ascii="Trebuchet MS" w:hAnsi="Trebuchet MS"/>
          <w:noProof/>
        </w:rPr>
        <w:t xml:space="preserve"> the day of </w:t>
      </w:r>
      <w:del w:id="43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44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sacrifice and </w:t>
      </w:r>
      <w:del w:id="45" w:author="Author">
        <w:r w:rsidRPr="00D57503">
          <w:rPr>
            <w:rFonts w:ascii="Trebuchet MS" w:hAnsi="Trebuchet MS"/>
            <w:noProof/>
          </w:rPr>
          <w:delText>directly</w:delText>
        </w:r>
      </w:del>
      <w:ins w:id="46" w:author="Author">
        <w:r w:rsidRPr="00D57503">
          <w:rPr>
            <w:rFonts w:ascii="Trebuchet MS" w:hAnsi="Trebuchet MS"/>
            <w:noProof/>
          </w:rPr>
          <w:t>on</w:t>
        </w:r>
      </w:ins>
      <w:r w:rsidRPr="00D57503">
        <w:rPr>
          <w:rFonts w:ascii="Trebuchet MS" w:hAnsi="Trebuchet MS"/>
          <w:noProof/>
        </w:rPr>
        <w:t xml:space="preserve"> the next day</w:t>
      </w:r>
      <w:del w:id="47" w:author="Author">
        <w:r w:rsidRPr="00D57503">
          <w:rPr>
            <w:rFonts w:ascii="Trebuchet MS" w:hAnsi="Trebuchet MS"/>
            <w:noProof/>
          </w:rPr>
          <w:delText xml:space="preserve"> it should be eaten</w:delText>
        </w:r>
      </w:del>
      <w:r w:rsidRPr="00D57503">
        <w:rPr>
          <w:rFonts w:ascii="Trebuchet MS" w:hAnsi="Trebuchet MS"/>
          <w:noProof/>
        </w:rPr>
        <w:t xml:space="preserve">, but what is left over </w:t>
      </w:r>
      <w:del w:id="48" w:author="Author">
        <w:r w:rsidRPr="00D57503">
          <w:rPr>
            <w:rFonts w:ascii="Trebuchet MS" w:hAnsi="Trebuchet MS"/>
            <w:noProof/>
          </w:rPr>
          <w:delText>till</w:delText>
        </w:r>
      </w:del>
      <w:ins w:id="49" w:author="Author">
        <w:r w:rsidRPr="00D57503">
          <w:rPr>
            <w:rFonts w:ascii="Trebuchet MS" w:hAnsi="Trebuchet MS"/>
            <w:noProof/>
          </w:rPr>
          <w:t>until</w:t>
        </w:r>
      </w:ins>
      <w:r w:rsidRPr="00D57503">
        <w:rPr>
          <w:rFonts w:ascii="Trebuchet MS" w:hAnsi="Trebuchet MS"/>
          <w:noProof/>
        </w:rPr>
        <w:t xml:space="preserve"> the third day should be burned in the fire. </w:t>
      </w:r>
      <w:r w:rsidRPr="00D57503">
        <w:rPr>
          <w:rFonts w:ascii="Trebuchet MS" w:hAnsi="Trebuchet MS"/>
          <w:b/>
          <w:noProof/>
        </w:rPr>
        <w:t xml:space="preserve">19:7 </w:t>
      </w:r>
      <w:r w:rsidRPr="00D57503">
        <w:rPr>
          <w:rFonts w:ascii="Trebuchet MS" w:hAnsi="Trebuchet MS"/>
          <w:noProof/>
        </w:rPr>
        <w:t xml:space="preserve">If, though, </w:t>
      </w:r>
      <w:ins w:id="50" w:author="Author">
        <w:r w:rsidRPr="00D57503">
          <w:rPr>
            <w:rFonts w:ascii="Trebuchet MS" w:hAnsi="Trebuchet MS"/>
            <w:noProof/>
          </w:rPr>
          <w:t xml:space="preserve">any of </w:t>
        </w:r>
      </w:ins>
      <w:r w:rsidRPr="00D57503">
        <w:rPr>
          <w:rFonts w:ascii="Trebuchet MS" w:hAnsi="Trebuchet MS"/>
          <w:noProof/>
        </w:rPr>
        <w:t xml:space="preserve">it </w:t>
      </w:r>
      <w:del w:id="51" w:author="Author">
        <w:r w:rsidRPr="00D57503">
          <w:rPr>
            <w:rFonts w:ascii="Trebuchet MS" w:hAnsi="Trebuchet MS"/>
            <w:noProof/>
          </w:rPr>
          <w:delText>should at all be</w:delText>
        </w:r>
      </w:del>
      <w:ins w:id="52" w:author="Author">
        <w:r w:rsidRPr="00D57503">
          <w:rPr>
            <w:rFonts w:ascii="Trebuchet MS" w:hAnsi="Trebuchet MS"/>
            <w:noProof/>
          </w:rPr>
          <w:t>is</w:t>
        </w:r>
      </w:ins>
      <w:r w:rsidRPr="00D57503">
        <w:rPr>
          <w:rFonts w:ascii="Trebuchet MS" w:hAnsi="Trebuchet MS"/>
          <w:noProof/>
        </w:rPr>
        <w:t xml:space="preserve"> eaten on the third day, it is </w:t>
      </w:r>
      <w:del w:id="53" w:author="Author">
        <w:r w:rsidRPr="00D57503">
          <w:rPr>
            <w:rFonts w:ascii="Trebuchet MS" w:hAnsi="Trebuchet MS"/>
            <w:noProof/>
          </w:rPr>
          <w:delText>a foul</w:delText>
        </w:r>
      </w:del>
      <w:ins w:id="54" w:author="Author">
        <w:r w:rsidRPr="00D57503">
          <w:rPr>
            <w:rFonts w:ascii="Trebuchet MS" w:hAnsi="Trebuchet MS"/>
            <w:noProof/>
          </w:rPr>
          <w:t>an offensive</w:t>
        </w:r>
      </w:ins>
      <w:r w:rsidRPr="00D57503">
        <w:rPr>
          <w:rFonts w:ascii="Trebuchet MS" w:hAnsi="Trebuchet MS"/>
          <w:noProof/>
        </w:rPr>
        <w:t xml:space="preserve"> thing</w:t>
      </w:r>
      <w:del w:id="55" w:author="Author">
        <w:r w:rsidRPr="00D57503">
          <w:rPr>
            <w:rFonts w:ascii="Trebuchet MS" w:hAnsi="Trebuchet MS"/>
            <w:noProof/>
          </w:rPr>
          <w:delText>. It</w:delText>
        </w:r>
      </w:del>
      <w:ins w:id="56" w:author="Author">
        <w:r w:rsidRPr="00D57503">
          <w:rPr>
            <w:rFonts w:ascii="Trebuchet MS" w:hAnsi="Trebuchet MS"/>
            <w:noProof/>
          </w:rPr>
          <w:t xml:space="preserve"> that</w:t>
        </w:r>
      </w:ins>
      <w:r w:rsidRPr="00D57503">
        <w:rPr>
          <w:rFonts w:ascii="Trebuchet MS" w:hAnsi="Trebuchet MS"/>
          <w:noProof/>
        </w:rPr>
        <w:t xml:space="preserve"> will not be accepted with approval. </w:t>
      </w:r>
      <w:r w:rsidRPr="00D57503">
        <w:rPr>
          <w:rFonts w:ascii="Trebuchet MS" w:hAnsi="Trebuchet MS"/>
          <w:b/>
          <w:noProof/>
        </w:rPr>
        <w:t xml:space="preserve">19:8 </w:t>
      </w:r>
      <w:del w:id="57" w:author="Author">
        <w:r w:rsidRPr="00D57503">
          <w:rPr>
            <w:rFonts w:ascii="Trebuchet MS" w:hAnsi="Trebuchet MS"/>
            <w:noProof/>
          </w:rPr>
          <w:delText>And the</w:delText>
        </w:r>
      </w:del>
      <w:ins w:id="58" w:author="Author">
        <w:r w:rsidRPr="00D57503">
          <w:rPr>
            <w:rFonts w:ascii="Trebuchet MS" w:hAnsi="Trebuchet MS"/>
            <w:noProof/>
          </w:rPr>
          <w:t>The</w:t>
        </w:r>
      </w:ins>
      <w:r w:rsidRPr="00D57503">
        <w:rPr>
          <w:rFonts w:ascii="Trebuchet MS" w:hAnsi="Trebuchet MS"/>
          <w:noProof/>
        </w:rPr>
        <w:t xml:space="preserve"> one eating it will answer for his error</w:t>
      </w:r>
      <w:del w:id="59" w:author="Author">
        <w:r w:rsidRPr="00D57503">
          <w:rPr>
            <w:rFonts w:ascii="Trebuchet MS" w:hAnsi="Trebuchet MS"/>
            <w:noProof/>
          </w:rPr>
          <w:delText>,</w:delText>
        </w:r>
      </w:del>
      <w:r w:rsidRPr="00D57503">
        <w:rPr>
          <w:rFonts w:ascii="Trebuchet MS" w:hAnsi="Trebuchet MS"/>
          <w:noProof/>
        </w:rPr>
        <w:t xml:space="preserve"> because he has profaned a holy thing of Jehovah</w:t>
      </w:r>
      <w:del w:id="60" w:author="Author">
        <w:r w:rsidRPr="00D57503">
          <w:rPr>
            <w:rFonts w:ascii="Trebuchet MS" w:hAnsi="Trebuchet MS"/>
            <w:noProof/>
          </w:rPr>
          <w:delText>;</w:delText>
        </w:r>
      </w:del>
      <w:ins w:id="61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and that </w:t>
      </w:r>
      <w:del w:id="62" w:author="Author">
        <w:r w:rsidRPr="00D57503">
          <w:rPr>
            <w:rFonts w:ascii="Trebuchet MS" w:hAnsi="Trebuchet MS"/>
            <w:noProof/>
          </w:rPr>
          <w:delText>soul</w:delText>
        </w:r>
      </w:del>
      <w:ins w:id="63" w:author="Author">
        <w:r w:rsidRPr="00D57503">
          <w:rPr>
            <w:rFonts w:ascii="Trebuchet MS" w:hAnsi="Trebuchet MS"/>
            <w:noProof/>
          </w:rPr>
          <w:t>person</w:t>
        </w:r>
        <w:r w:rsidRPr="00D5750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D57503">
        <w:rPr>
          <w:rFonts w:ascii="Trebuchet MS" w:hAnsi="Trebuchet MS"/>
          <w:noProof/>
        </w:rPr>
        <w:t xml:space="preserve"> must be cut off</w:t>
      </w:r>
      <w:ins w:id="66" w:author="Author">
        <w:r w:rsidRPr="00D5750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D57503">
        <w:rPr>
          <w:rFonts w:ascii="Trebuchet MS" w:hAnsi="Trebuchet MS"/>
          <w:noProof/>
        </w:rPr>
        <w:t xml:space="preserve"> from his people.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19:9 </w:t>
      </w:r>
      <w:r w:rsidRPr="00D57503">
        <w:rPr>
          <w:rFonts w:ascii="Trebuchet MS" w:hAnsi="Trebuchet MS"/>
          <w:noProof/>
        </w:rPr>
        <w:t>“‘</w:t>
      </w:r>
      <w:del w:id="69" w:author="Author">
        <w:r w:rsidRPr="00D57503">
          <w:rPr>
            <w:rFonts w:ascii="Trebuchet MS" w:hAnsi="Trebuchet MS"/>
            <w:noProof/>
          </w:rPr>
          <w:delText xml:space="preserve">And when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people </w:delText>
        </w:r>
      </w:del>
      <w:ins w:id="70" w:author="Author">
        <w:r w:rsidRPr="00D57503">
          <w:rPr>
            <w:rFonts w:ascii="Trebuchet MS" w:hAnsi="Trebuchet MS"/>
            <w:noProof/>
          </w:rPr>
          <w:t xml:space="preserve">When you </w:t>
        </w:r>
      </w:ins>
      <w:r w:rsidRPr="00D57503">
        <w:rPr>
          <w:rFonts w:ascii="Trebuchet MS" w:hAnsi="Trebuchet MS"/>
          <w:noProof/>
        </w:rPr>
        <w:t xml:space="preserve">reap the harvest of </w:t>
      </w:r>
      <w:del w:id="71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72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land, you must not reap the edge of your field completely</w:t>
      </w:r>
      <w:del w:id="73" w:author="Author">
        <w:r w:rsidRPr="00D57503">
          <w:rPr>
            <w:rFonts w:ascii="Trebuchet MS" w:hAnsi="Trebuchet MS"/>
            <w:noProof/>
          </w:rPr>
          <w:delText>,</w:delText>
        </w:r>
      </w:del>
      <w:r w:rsidRPr="00D57503">
        <w:rPr>
          <w:rFonts w:ascii="Trebuchet MS" w:hAnsi="Trebuchet MS"/>
          <w:noProof/>
        </w:rPr>
        <w:t xml:space="preserve"> and </w:t>
      </w:r>
      <w:ins w:id="74" w:author="Author">
        <w:r w:rsidRPr="00D57503">
          <w:rPr>
            <w:rFonts w:ascii="Trebuchet MS" w:hAnsi="Trebuchet MS"/>
            <w:noProof/>
          </w:rPr>
          <w:t xml:space="preserve">you must not pick up </w:t>
        </w:r>
      </w:ins>
      <w:r w:rsidRPr="00D57503">
        <w:rPr>
          <w:rFonts w:ascii="Trebuchet MS" w:hAnsi="Trebuchet MS"/>
          <w:noProof/>
        </w:rPr>
        <w:t>the gleaning</w:t>
      </w:r>
      <w:ins w:id="75" w:author="Author">
        <w:r w:rsidRPr="00D5750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D57503">
        <w:rPr>
          <w:rFonts w:ascii="Trebuchet MS" w:hAnsi="Trebuchet MS"/>
          <w:noProof/>
        </w:rPr>
        <w:t xml:space="preserve"> of your harvest</w:t>
      </w:r>
      <w:del w:id="78" w:author="Author">
        <w:r w:rsidRPr="00D57503">
          <w:rPr>
            <w:rFonts w:ascii="Trebuchet MS" w:hAnsi="Trebuchet MS"/>
            <w:noProof/>
          </w:rPr>
          <w:delText xml:space="preserve"> you must not pick up</w:delText>
        </w:r>
      </w:del>
      <w:r w:rsidRPr="00D57503">
        <w:rPr>
          <w:rFonts w:ascii="Trebuchet MS" w:hAnsi="Trebuchet MS"/>
          <w:noProof/>
        </w:rPr>
        <w:t xml:space="preserve">. </w:t>
      </w:r>
      <w:r w:rsidRPr="00D57503">
        <w:rPr>
          <w:rFonts w:ascii="Trebuchet MS" w:hAnsi="Trebuchet MS"/>
          <w:b/>
          <w:noProof/>
        </w:rPr>
        <w:t xml:space="preserve">19:10 </w:t>
      </w:r>
      <w:r w:rsidRPr="00D57503">
        <w:rPr>
          <w:rFonts w:ascii="Trebuchet MS" w:hAnsi="Trebuchet MS"/>
          <w:noProof/>
        </w:rPr>
        <w:t>Also, you must not gather the leftovers of your vineyard</w:t>
      </w:r>
      <w:del w:id="79" w:author="Author">
        <w:r w:rsidRPr="00D57503">
          <w:rPr>
            <w:rFonts w:ascii="Trebuchet MS" w:hAnsi="Trebuchet MS"/>
            <w:noProof/>
          </w:rPr>
          <w:delText>, and you must not</w:delText>
        </w:r>
      </w:del>
      <w:ins w:id="80" w:author="Author">
        <w:r w:rsidRPr="00D57503">
          <w:rPr>
            <w:rFonts w:ascii="Trebuchet MS" w:hAnsi="Trebuchet MS"/>
            <w:noProof/>
          </w:rPr>
          <w:t xml:space="preserve"> or</w:t>
        </w:r>
      </w:ins>
      <w:r w:rsidRPr="00D57503">
        <w:rPr>
          <w:rFonts w:ascii="Trebuchet MS" w:hAnsi="Trebuchet MS"/>
          <w:noProof/>
        </w:rPr>
        <w:t xml:space="preserve"> pick up the scattered grapes of your vineyard. </w:t>
      </w:r>
      <w:del w:id="81" w:author="Author">
        <w:r w:rsidRPr="00D57503">
          <w:rPr>
            <w:rFonts w:ascii="Trebuchet MS" w:hAnsi="Trebuchet MS"/>
            <w:noProof/>
          </w:rPr>
          <w:delText>For</w:delText>
        </w:r>
      </w:del>
      <w:ins w:id="82" w:author="Author">
        <w:r w:rsidRPr="00D57503">
          <w:rPr>
            <w:rFonts w:ascii="Trebuchet MS" w:hAnsi="Trebuchet MS"/>
            <w:noProof/>
          </w:rPr>
          <w:t>You should leave them for</w:t>
        </w:r>
      </w:ins>
      <w:r w:rsidRPr="00D57503">
        <w:rPr>
          <w:rFonts w:ascii="Trebuchet MS" w:hAnsi="Trebuchet MS"/>
          <w:noProof/>
        </w:rPr>
        <w:t xml:space="preserve"> the </w:t>
      </w:r>
      <w:del w:id="83" w:author="Author">
        <w:r w:rsidRPr="00D57503">
          <w:rPr>
            <w:rFonts w:ascii="Trebuchet MS" w:hAnsi="Trebuchet MS"/>
            <w:noProof/>
          </w:rPr>
          <w:delText>afflicted one</w:delText>
        </w:r>
      </w:del>
      <w:ins w:id="84" w:author="Author">
        <w:r w:rsidRPr="00D57503">
          <w:rPr>
            <w:rFonts w:ascii="Trebuchet MS" w:hAnsi="Trebuchet MS"/>
            <w:noProof/>
          </w:rPr>
          <w:t>poor</w:t>
        </w:r>
        <w:r w:rsidRPr="00D57503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D57503">
        <w:rPr>
          <w:rFonts w:ascii="Trebuchet MS" w:hAnsi="Trebuchet MS"/>
          <w:noProof/>
        </w:rPr>
        <w:t xml:space="preserve"> and the </w:t>
      </w:r>
      <w:del w:id="87" w:author="Author">
        <w:r w:rsidRPr="00D57503">
          <w:rPr>
            <w:rFonts w:ascii="Trebuchet MS" w:hAnsi="Trebuchet MS"/>
            <w:noProof/>
          </w:rPr>
          <w:delText>alien</w:delText>
        </w:r>
      </w:del>
      <w:ins w:id="88" w:author="Author">
        <w:r w:rsidRPr="00D57503">
          <w:rPr>
            <w:rFonts w:ascii="Trebuchet MS" w:hAnsi="Trebuchet MS"/>
            <w:noProof/>
          </w:rPr>
          <w:t>foreign</w:t>
        </w:r>
      </w:ins>
      <w:r w:rsidRPr="00D57503">
        <w:rPr>
          <w:rFonts w:ascii="Trebuchet MS" w:hAnsi="Trebuchet MS"/>
          <w:noProof/>
        </w:rPr>
        <w:t xml:space="preserve"> resident</w:t>
      </w:r>
      <w:del w:id="89" w:author="Author">
        <w:r w:rsidRPr="00D57503">
          <w:rPr>
            <w:rFonts w:ascii="Trebuchet MS" w:hAnsi="Trebuchet MS"/>
            <w:noProof/>
          </w:rPr>
          <w:delText xml:space="preserve"> you should leave them</w:delText>
        </w:r>
      </w:del>
      <w:r w:rsidRPr="00D57503">
        <w:rPr>
          <w:rFonts w:ascii="Trebuchet MS" w:hAnsi="Trebuchet MS"/>
          <w:noProof/>
        </w:rPr>
        <w:t xml:space="preserve">. I am Jehovah </w:t>
      </w:r>
      <w:del w:id="90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91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19:11 </w:t>
      </w:r>
      <w:r w:rsidRPr="00D57503">
        <w:rPr>
          <w:rFonts w:ascii="Trebuchet MS" w:hAnsi="Trebuchet MS"/>
          <w:noProof/>
        </w:rPr>
        <w:t>“‘</w:t>
      </w:r>
      <w:del w:id="92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  <w:r w:rsidRPr="00D57503">
          <w:rPr>
            <w:rFonts w:ascii="Trebuchet MS" w:hAnsi="Trebuchet MS"/>
            <w:noProof/>
          </w:rPr>
          <w:delText xml:space="preserve"> people</w:delText>
        </w:r>
      </w:del>
      <w:ins w:id="93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steal, </w:t>
      </w:r>
      <w:del w:id="94" w:author="Author">
        <w:r w:rsidRPr="00D57503">
          <w:rPr>
            <w:rFonts w:ascii="Trebuchet MS" w:hAnsi="Trebuchet MS"/>
            <w:noProof/>
          </w:rPr>
          <w:delText xml:space="preserve">and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95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deceive, and </w:t>
      </w:r>
      <w:del w:id="96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97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deal falsely </w:t>
      </w:r>
      <w:del w:id="98" w:author="Author">
        <w:r w:rsidRPr="00D57503">
          <w:rPr>
            <w:rFonts w:ascii="Trebuchet MS" w:hAnsi="Trebuchet MS"/>
            <w:noProof/>
          </w:rPr>
          <w:delText xml:space="preserve">anyone </w:delText>
        </w:r>
      </w:del>
      <w:r w:rsidRPr="00D57503">
        <w:rPr>
          <w:rFonts w:ascii="Trebuchet MS" w:hAnsi="Trebuchet MS"/>
          <w:noProof/>
        </w:rPr>
        <w:t xml:space="preserve">with </w:t>
      </w:r>
      <w:del w:id="99" w:author="Author">
        <w:r w:rsidRPr="00D57503">
          <w:rPr>
            <w:rFonts w:ascii="Trebuchet MS" w:hAnsi="Trebuchet MS"/>
            <w:noProof/>
          </w:rPr>
          <w:delText>his associate</w:delText>
        </w:r>
      </w:del>
      <w:ins w:id="100" w:author="Author">
        <w:r w:rsidRPr="00D57503">
          <w:rPr>
            <w:rFonts w:ascii="Trebuchet MS" w:hAnsi="Trebuchet MS"/>
            <w:noProof/>
          </w:rPr>
          <w:t>one another</w:t>
        </w:r>
      </w:ins>
      <w:r w:rsidRPr="00D57503">
        <w:rPr>
          <w:rFonts w:ascii="Trebuchet MS" w:hAnsi="Trebuchet MS"/>
          <w:noProof/>
        </w:rPr>
        <w:t xml:space="preserve">. </w:t>
      </w:r>
      <w:r w:rsidRPr="00D57503">
        <w:rPr>
          <w:rFonts w:ascii="Trebuchet MS" w:hAnsi="Trebuchet MS"/>
          <w:b/>
          <w:noProof/>
        </w:rPr>
        <w:t xml:space="preserve">19:12 </w:t>
      </w:r>
      <w:del w:id="101" w:author="Author">
        <w:r w:rsidRPr="00D57503">
          <w:rPr>
            <w:rFonts w:ascii="Trebuchet MS" w:hAnsi="Trebuchet MS"/>
            <w:noProof/>
          </w:rPr>
          <w:delText xml:space="preserve">And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102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swear </w:t>
      </w:r>
      <w:ins w:id="103" w:author="Author">
        <w:r w:rsidRPr="00D57503">
          <w:rPr>
            <w:rFonts w:ascii="Trebuchet MS" w:hAnsi="Trebuchet MS"/>
            <w:noProof/>
          </w:rPr>
          <w:t xml:space="preserve">to a lie </w:t>
        </w:r>
      </w:ins>
      <w:r w:rsidRPr="00D57503">
        <w:rPr>
          <w:rFonts w:ascii="Trebuchet MS" w:hAnsi="Trebuchet MS"/>
          <w:noProof/>
        </w:rPr>
        <w:t xml:space="preserve">in my name </w:t>
      </w:r>
      <w:del w:id="104" w:author="Author">
        <w:r w:rsidRPr="00D57503">
          <w:rPr>
            <w:rFonts w:ascii="Trebuchet MS" w:hAnsi="Trebuchet MS"/>
            <w:noProof/>
          </w:rPr>
          <w:delText>to a lie, so that you do</w:delText>
        </w:r>
      </w:del>
      <w:ins w:id="105" w:author="Author">
        <w:r w:rsidRPr="00D57503">
          <w:rPr>
            <w:rFonts w:ascii="Trebuchet MS" w:hAnsi="Trebuchet MS"/>
            <w:noProof/>
          </w:rPr>
          <w:t>and thus</w:t>
        </w:r>
      </w:ins>
      <w:r w:rsidRPr="00D57503">
        <w:rPr>
          <w:rFonts w:ascii="Trebuchet MS" w:hAnsi="Trebuchet MS"/>
          <w:noProof/>
        </w:rPr>
        <w:t xml:space="preserve"> profane the name of your God. I am Jehovah. </w:t>
      </w:r>
      <w:r w:rsidRPr="00D57503">
        <w:rPr>
          <w:rFonts w:ascii="Trebuchet MS" w:hAnsi="Trebuchet MS"/>
          <w:b/>
          <w:noProof/>
        </w:rPr>
        <w:t xml:space="preserve">19:13 </w:t>
      </w:r>
      <w:r w:rsidRPr="00D57503">
        <w:rPr>
          <w:rFonts w:ascii="Trebuchet MS" w:hAnsi="Trebuchet MS"/>
          <w:noProof/>
        </w:rPr>
        <w:t>You must not defraud your fellow</w:t>
      </w:r>
      <w:ins w:id="106" w:author="Author">
        <w:r w:rsidRPr="00D57503">
          <w:rPr>
            <w:rFonts w:ascii="Trebuchet MS" w:hAnsi="Trebuchet MS"/>
            <w:noProof/>
          </w:rPr>
          <w:t xml:space="preserve"> man</w:t>
        </w:r>
      </w:ins>
      <w:r w:rsidRPr="00D57503">
        <w:rPr>
          <w:rFonts w:ascii="Trebuchet MS" w:hAnsi="Trebuchet MS"/>
          <w:noProof/>
        </w:rPr>
        <w:t xml:space="preserve">, and you must not rob. </w:t>
      </w:r>
      <w:del w:id="107" w:author="Author">
        <w:r w:rsidRPr="00D57503">
          <w:rPr>
            <w:rFonts w:ascii="Trebuchet MS" w:hAnsi="Trebuchet MS"/>
            <w:noProof/>
          </w:rPr>
          <w:delText>The</w:delText>
        </w:r>
      </w:del>
      <w:ins w:id="108" w:author="Author">
        <w:r w:rsidRPr="00D57503">
          <w:rPr>
            <w:rFonts w:ascii="Trebuchet MS" w:hAnsi="Trebuchet MS"/>
            <w:noProof/>
          </w:rPr>
          <w:t>You should not withhold the</w:t>
        </w:r>
      </w:ins>
      <w:r w:rsidRPr="00D57503">
        <w:rPr>
          <w:rFonts w:ascii="Trebuchet MS" w:hAnsi="Trebuchet MS"/>
          <w:noProof/>
        </w:rPr>
        <w:t xml:space="preserve"> wages of a hired </w:t>
      </w:r>
      <w:del w:id="109" w:author="Author">
        <w:r w:rsidRPr="00D57503">
          <w:rPr>
            <w:rFonts w:ascii="Trebuchet MS" w:hAnsi="Trebuchet MS"/>
            <w:noProof/>
          </w:rPr>
          <w:delText>laborer should not stay</w:delText>
        </w:r>
      </w:del>
      <w:ins w:id="110" w:author="Author">
        <w:r w:rsidRPr="00D57503">
          <w:rPr>
            <w:rFonts w:ascii="Trebuchet MS" w:hAnsi="Trebuchet MS"/>
            <w:noProof/>
          </w:rPr>
          <w:t>worker</w:t>
        </w:r>
      </w:ins>
      <w:r w:rsidRPr="00D57503">
        <w:rPr>
          <w:rFonts w:ascii="Trebuchet MS" w:hAnsi="Trebuchet MS"/>
          <w:noProof/>
        </w:rPr>
        <w:t xml:space="preserve"> all night </w:t>
      </w:r>
      <w:del w:id="111" w:author="Author">
        <w:r w:rsidRPr="00D57503">
          <w:rPr>
            <w:rFonts w:ascii="Trebuchet MS" w:hAnsi="Trebuchet MS"/>
            <w:noProof/>
          </w:rPr>
          <w:delText xml:space="preserve">with you </w:delText>
        </w:r>
      </w:del>
      <w:r w:rsidRPr="00D57503">
        <w:rPr>
          <w:rFonts w:ascii="Trebuchet MS" w:hAnsi="Trebuchet MS"/>
          <w:noProof/>
        </w:rPr>
        <w:t>until morning.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19:14 </w:t>
      </w:r>
      <w:r w:rsidRPr="00D57503">
        <w:rPr>
          <w:rFonts w:ascii="Trebuchet MS" w:hAnsi="Trebuchet MS"/>
          <w:noProof/>
        </w:rPr>
        <w:t xml:space="preserve">“‘You must not </w:t>
      </w:r>
      <w:del w:id="112" w:author="Author">
        <w:r w:rsidRPr="00D57503">
          <w:rPr>
            <w:rFonts w:ascii="Trebuchet MS" w:hAnsi="Trebuchet MS"/>
            <w:noProof/>
          </w:rPr>
          <w:delText>call down evil upon</w:delText>
        </w:r>
      </w:del>
      <w:ins w:id="113" w:author="Author">
        <w:r w:rsidRPr="00D57503">
          <w:rPr>
            <w:rFonts w:ascii="Trebuchet MS" w:hAnsi="Trebuchet MS"/>
            <w:noProof/>
          </w:rPr>
          <w:t>curse</w:t>
        </w:r>
        <w:r w:rsidRPr="00D57503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D57503">
        <w:rPr>
          <w:rFonts w:ascii="Trebuchet MS" w:hAnsi="Trebuchet MS"/>
          <w:noProof/>
        </w:rPr>
        <w:t xml:space="preserve"> a deaf man</w:t>
      </w:r>
      <w:del w:id="116" w:author="Author">
        <w:r w:rsidRPr="00D57503">
          <w:rPr>
            <w:rFonts w:ascii="Trebuchet MS" w:hAnsi="Trebuchet MS"/>
            <w:noProof/>
          </w:rPr>
          <w:delText>, and</w:delText>
        </w:r>
      </w:del>
      <w:r w:rsidRPr="00D57503">
        <w:rPr>
          <w:rFonts w:ascii="Trebuchet MS" w:hAnsi="Trebuchet MS"/>
          <w:noProof/>
        </w:rPr>
        <w:t xml:space="preserve"> </w:t>
      </w:r>
      <w:ins w:id="117" w:author="Author">
        <w:r w:rsidRPr="00D57503">
          <w:rPr>
            <w:rFonts w:ascii="Trebuchet MS" w:hAnsi="Trebuchet MS"/>
            <w:noProof/>
          </w:rPr>
          <w:t xml:space="preserve">or put an obstacle </w:t>
        </w:r>
      </w:ins>
      <w:r w:rsidRPr="00D57503">
        <w:rPr>
          <w:rFonts w:ascii="Trebuchet MS" w:hAnsi="Trebuchet MS"/>
          <w:noProof/>
        </w:rPr>
        <w:t>before a blind man</w:t>
      </w:r>
      <w:del w:id="118" w:author="Author">
        <w:r w:rsidRPr="00D57503">
          <w:rPr>
            <w:rFonts w:ascii="Trebuchet MS" w:hAnsi="Trebuchet MS"/>
            <w:noProof/>
          </w:rPr>
          <w:delText xml:space="preserve"> you must not put an obstacle;</w:delText>
        </w:r>
      </w:del>
      <w:ins w:id="119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and you must be in fear of your God.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19:15 </w:t>
      </w:r>
      <w:r w:rsidRPr="00D57503">
        <w:rPr>
          <w:rFonts w:ascii="Trebuchet MS" w:hAnsi="Trebuchet MS"/>
          <w:noProof/>
        </w:rPr>
        <w:t>“‘</w:t>
      </w:r>
      <w:del w:id="120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  <w:r w:rsidRPr="00D57503">
          <w:rPr>
            <w:rFonts w:ascii="Trebuchet MS" w:hAnsi="Trebuchet MS"/>
            <w:noProof/>
          </w:rPr>
          <w:delText xml:space="preserve"> people</w:delText>
        </w:r>
      </w:del>
      <w:ins w:id="121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</w:t>
      </w:r>
      <w:del w:id="122" w:author="Author">
        <w:r w:rsidRPr="00D57503">
          <w:rPr>
            <w:rFonts w:ascii="Trebuchet MS" w:hAnsi="Trebuchet MS"/>
            <w:noProof/>
          </w:rPr>
          <w:delText>do injustice</w:delText>
        </w:r>
      </w:del>
      <w:ins w:id="123" w:author="Author">
        <w:r w:rsidRPr="00D57503">
          <w:rPr>
            <w:rFonts w:ascii="Trebuchet MS" w:hAnsi="Trebuchet MS"/>
            <w:noProof/>
          </w:rPr>
          <w:t>be unjust</w:t>
        </w:r>
      </w:ins>
      <w:r w:rsidRPr="00D57503">
        <w:rPr>
          <w:rFonts w:ascii="Trebuchet MS" w:hAnsi="Trebuchet MS"/>
          <w:noProof/>
        </w:rPr>
        <w:t xml:space="preserve"> in </w:t>
      </w:r>
      <w:del w:id="124" w:author="Author">
        <w:r w:rsidRPr="00D57503">
          <w:rPr>
            <w:rFonts w:ascii="Trebuchet MS" w:hAnsi="Trebuchet MS"/>
            <w:noProof/>
          </w:rPr>
          <w:delText>the</w:delText>
        </w:r>
      </w:del>
      <w:ins w:id="125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judgment. You must not </w:t>
      </w:r>
      <w:del w:id="126" w:author="Author">
        <w:r w:rsidRPr="00D57503">
          <w:rPr>
            <w:rFonts w:ascii="Trebuchet MS" w:hAnsi="Trebuchet MS"/>
            <w:noProof/>
          </w:rPr>
          <w:delText>treat the lowly with</w:delText>
        </w:r>
      </w:del>
      <w:ins w:id="127" w:author="Author">
        <w:r w:rsidRPr="00D57503">
          <w:rPr>
            <w:rFonts w:ascii="Trebuchet MS" w:hAnsi="Trebuchet MS"/>
            <w:noProof/>
          </w:rPr>
          <w:t>show</w:t>
        </w:r>
      </w:ins>
      <w:r w:rsidRPr="00D57503">
        <w:rPr>
          <w:rFonts w:ascii="Trebuchet MS" w:hAnsi="Trebuchet MS"/>
          <w:noProof/>
        </w:rPr>
        <w:t xml:space="preserve"> partiality</w:t>
      </w:r>
      <w:del w:id="128" w:author="Author">
        <w:r w:rsidRPr="00D57503">
          <w:rPr>
            <w:rFonts w:ascii="Trebuchet MS" w:hAnsi="Trebuchet MS"/>
            <w:noProof/>
          </w:rPr>
          <w:delText>, and you must not prefer the person of a great one.</w:delText>
        </w:r>
      </w:del>
      <w:ins w:id="129" w:author="Author">
        <w:r w:rsidRPr="00D57503">
          <w:rPr>
            <w:rFonts w:ascii="Trebuchet MS" w:hAnsi="Trebuchet MS"/>
            <w:noProof/>
          </w:rPr>
          <w:t xml:space="preserve"> to the poor or show preference to the rich.</w:t>
        </w:r>
      </w:ins>
      <w:r w:rsidRPr="00D57503">
        <w:rPr>
          <w:rFonts w:ascii="Trebuchet MS" w:hAnsi="Trebuchet MS"/>
          <w:noProof/>
        </w:rPr>
        <w:t xml:space="preserve"> With justice you should judge your </w:t>
      </w:r>
      <w:del w:id="130" w:author="Author">
        <w:r w:rsidRPr="00D57503">
          <w:rPr>
            <w:rFonts w:ascii="Trebuchet MS" w:hAnsi="Trebuchet MS"/>
            <w:noProof/>
          </w:rPr>
          <w:delText>associate</w:delText>
        </w:r>
      </w:del>
      <w:ins w:id="131" w:author="Author">
        <w:r w:rsidRPr="00D57503">
          <w:rPr>
            <w:rFonts w:ascii="Trebuchet MS" w:hAnsi="Trebuchet MS"/>
            <w:noProof/>
          </w:rPr>
          <w:t>fellow man</w:t>
        </w:r>
      </w:ins>
      <w:r w:rsidRPr="00D57503">
        <w:rPr>
          <w:rFonts w:ascii="Trebuchet MS" w:hAnsi="Trebuchet MS"/>
          <w:noProof/>
        </w:rPr>
        <w:t>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19:16 </w:t>
      </w:r>
      <w:r w:rsidRPr="00D57503">
        <w:rPr>
          <w:rFonts w:ascii="Trebuchet MS" w:hAnsi="Trebuchet MS"/>
          <w:noProof/>
        </w:rPr>
        <w:t xml:space="preserve">“‘You must not go around </w:t>
      </w:r>
      <w:ins w:id="132" w:author="Author">
        <w:r w:rsidRPr="00D57503">
          <w:rPr>
            <w:rFonts w:ascii="Trebuchet MS" w:hAnsi="Trebuchet MS"/>
            <w:noProof/>
          </w:rPr>
          <w:t xml:space="preserve">spreading slander </w:t>
        </w:r>
      </w:ins>
      <w:r w:rsidRPr="00D57503">
        <w:rPr>
          <w:rFonts w:ascii="Trebuchet MS" w:hAnsi="Trebuchet MS"/>
          <w:noProof/>
        </w:rPr>
        <w:t>among your people</w:t>
      </w:r>
      <w:del w:id="133" w:author="Author">
        <w:r w:rsidRPr="00D57503">
          <w:rPr>
            <w:rFonts w:ascii="Trebuchet MS" w:hAnsi="Trebuchet MS"/>
            <w:noProof/>
          </w:rPr>
          <w:delText xml:space="preserve"> for the sake of slandering</w:delText>
        </w:r>
      </w:del>
      <w:r w:rsidRPr="00D57503">
        <w:rPr>
          <w:rFonts w:ascii="Trebuchet MS" w:hAnsi="Trebuchet MS"/>
          <w:noProof/>
        </w:rPr>
        <w:t xml:space="preserve">. You must not stand up against </w:t>
      </w:r>
      <w:ins w:id="134" w:author="Author">
        <w:r w:rsidRPr="00D57503">
          <w:rPr>
            <w:rFonts w:ascii="Trebuchet MS" w:hAnsi="Trebuchet MS"/>
            <w:noProof/>
          </w:rPr>
          <w:t>the life</w:t>
        </w:r>
        <w:r w:rsidRPr="00D57503">
          <w:rPr>
            <w:rStyle w:val="FootnoteReference"/>
            <w:rFonts w:ascii="Trebuchet MS" w:hAnsi="Trebuchet MS"/>
            <w:noProof/>
          </w:rPr>
          <w:footnoteReference w:id="7"/>
        </w:r>
        <w:r w:rsidRPr="00D57503">
          <w:rPr>
            <w:rFonts w:ascii="Trebuchet MS" w:hAnsi="Trebuchet MS"/>
            <w:noProof/>
          </w:rPr>
          <w:t xml:space="preserve"> of </w:t>
        </w:r>
      </w:ins>
      <w:r w:rsidRPr="00D57503">
        <w:rPr>
          <w:rFonts w:ascii="Trebuchet MS" w:hAnsi="Trebuchet MS"/>
          <w:noProof/>
        </w:rPr>
        <w:t xml:space="preserve">your </w:t>
      </w:r>
      <w:del w:id="137" w:author="Author">
        <w:r w:rsidRPr="00D57503">
          <w:rPr>
            <w:rFonts w:ascii="Trebuchet MS" w:hAnsi="Trebuchet MS"/>
            <w:noProof/>
          </w:rPr>
          <w:delText>fellow’s blood.</w:delText>
        </w:r>
      </w:del>
      <w:ins w:id="138" w:author="Author">
        <w:r w:rsidRPr="00D57503">
          <w:rPr>
            <w:rFonts w:ascii="Trebuchet MS" w:hAnsi="Trebuchet MS"/>
            <w:noProof/>
          </w:rPr>
          <w:t>fellow man.</w:t>
        </w:r>
        <w:r w:rsidRPr="00D57503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D57503">
        <w:rPr>
          <w:rFonts w:ascii="Trebuchet MS" w:hAnsi="Trebuchet MS"/>
          <w:noProof/>
        </w:rPr>
        <w:t xml:space="preserve">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19:17 </w:t>
      </w:r>
      <w:r w:rsidRPr="00D57503">
        <w:rPr>
          <w:rFonts w:ascii="Trebuchet MS" w:hAnsi="Trebuchet MS"/>
          <w:noProof/>
        </w:rPr>
        <w:t xml:space="preserve">“‘You must not hate your brother in your heart. You should by all means reprove your </w:t>
      </w:r>
      <w:del w:id="141" w:author="Author">
        <w:r w:rsidRPr="00D57503">
          <w:rPr>
            <w:rFonts w:ascii="Trebuchet MS" w:hAnsi="Trebuchet MS"/>
            <w:noProof/>
          </w:rPr>
          <w:delText>associate,</w:delText>
        </w:r>
      </w:del>
      <w:ins w:id="142" w:author="Author">
        <w:r w:rsidRPr="00D57503">
          <w:rPr>
            <w:rFonts w:ascii="Trebuchet MS" w:hAnsi="Trebuchet MS"/>
            <w:noProof/>
          </w:rPr>
          <w:t>fellow man, so</w:t>
        </w:r>
      </w:ins>
      <w:r w:rsidRPr="00D57503">
        <w:rPr>
          <w:rFonts w:ascii="Trebuchet MS" w:hAnsi="Trebuchet MS"/>
          <w:noProof/>
        </w:rPr>
        <w:t xml:space="preserve"> that you </w:t>
      </w:r>
      <w:del w:id="143" w:author="Author">
        <w:r w:rsidRPr="00D57503">
          <w:rPr>
            <w:rFonts w:ascii="Trebuchet MS" w:hAnsi="Trebuchet MS"/>
            <w:noProof/>
          </w:rPr>
          <w:delText>may</w:delText>
        </w:r>
      </w:del>
      <w:ins w:id="144" w:author="Author">
        <w:r w:rsidRPr="00D57503">
          <w:rPr>
            <w:rFonts w:ascii="Trebuchet MS" w:hAnsi="Trebuchet MS"/>
            <w:noProof/>
          </w:rPr>
          <w:t>will</w:t>
        </w:r>
      </w:ins>
      <w:r w:rsidRPr="00D57503">
        <w:rPr>
          <w:rFonts w:ascii="Trebuchet MS" w:hAnsi="Trebuchet MS"/>
          <w:noProof/>
        </w:rPr>
        <w:t xml:space="preserve"> not bear sin along with him.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19:18 </w:t>
      </w:r>
      <w:r w:rsidRPr="00D57503">
        <w:rPr>
          <w:rFonts w:ascii="Trebuchet MS" w:hAnsi="Trebuchet MS"/>
          <w:noProof/>
        </w:rPr>
        <w:t xml:space="preserve">“‘You must not take vengeance nor </w:t>
      </w:r>
      <w:del w:id="145" w:author="Author">
        <w:r w:rsidRPr="00D57503">
          <w:rPr>
            <w:rFonts w:ascii="Trebuchet MS" w:hAnsi="Trebuchet MS"/>
            <w:noProof/>
          </w:rPr>
          <w:delText>have</w:delText>
        </w:r>
      </w:del>
      <w:ins w:id="146" w:author="Author">
        <w:r w:rsidRPr="00D57503">
          <w:rPr>
            <w:rFonts w:ascii="Trebuchet MS" w:hAnsi="Trebuchet MS"/>
            <w:noProof/>
          </w:rPr>
          <w:t>hold</w:t>
        </w:r>
      </w:ins>
      <w:r w:rsidRPr="00D57503">
        <w:rPr>
          <w:rFonts w:ascii="Trebuchet MS" w:hAnsi="Trebuchet MS"/>
          <w:noProof/>
        </w:rPr>
        <w:t xml:space="preserve"> a grudge against the sons of your people</w:t>
      </w:r>
      <w:del w:id="147" w:author="Author">
        <w:r w:rsidRPr="00D57503">
          <w:rPr>
            <w:rFonts w:ascii="Trebuchet MS" w:hAnsi="Trebuchet MS"/>
            <w:noProof/>
          </w:rPr>
          <w:delText>;</w:delText>
        </w:r>
      </w:del>
      <w:ins w:id="148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and you must love your fellow </w:t>
      </w:r>
      <w:ins w:id="149" w:author="Author">
        <w:r w:rsidRPr="00D57503">
          <w:rPr>
            <w:rFonts w:ascii="Trebuchet MS" w:hAnsi="Trebuchet MS"/>
            <w:noProof/>
          </w:rPr>
          <w:t xml:space="preserve">man </w:t>
        </w:r>
      </w:ins>
      <w:r w:rsidRPr="00D57503">
        <w:rPr>
          <w:rFonts w:ascii="Trebuchet MS" w:hAnsi="Trebuchet MS"/>
          <w:noProof/>
        </w:rPr>
        <w:t>as yourself.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19:19 </w:t>
      </w:r>
      <w:r w:rsidRPr="00D57503">
        <w:rPr>
          <w:rFonts w:ascii="Trebuchet MS" w:hAnsi="Trebuchet MS"/>
          <w:noProof/>
        </w:rPr>
        <w:t>“‘</w:t>
      </w:r>
      <w:del w:id="150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  <w:r w:rsidRPr="00D57503">
          <w:rPr>
            <w:rFonts w:ascii="Trebuchet MS" w:hAnsi="Trebuchet MS"/>
            <w:noProof/>
          </w:rPr>
          <w:delText xml:space="preserve"> people</w:delText>
        </w:r>
      </w:del>
      <w:ins w:id="151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keep my statutes: You must not interbreed </w:t>
      </w:r>
      <w:ins w:id="152" w:author="Author">
        <w:r w:rsidRPr="00D57503">
          <w:rPr>
            <w:rFonts w:ascii="Trebuchet MS" w:hAnsi="Trebuchet MS"/>
            <w:noProof/>
          </w:rPr>
          <w:t xml:space="preserve">two sorts of </w:t>
        </w:r>
      </w:ins>
      <w:r w:rsidRPr="00D57503">
        <w:rPr>
          <w:rFonts w:ascii="Trebuchet MS" w:hAnsi="Trebuchet MS"/>
          <w:noProof/>
        </w:rPr>
        <w:t>your domestic animals</w:t>
      </w:r>
      <w:del w:id="153" w:author="Author">
        <w:r w:rsidRPr="00D57503">
          <w:rPr>
            <w:rFonts w:ascii="Trebuchet MS" w:hAnsi="Trebuchet MS"/>
            <w:noProof/>
          </w:rPr>
          <w:delText xml:space="preserve"> of two sorts</w:delText>
        </w:r>
      </w:del>
      <w:r w:rsidRPr="00D57503">
        <w:rPr>
          <w:rFonts w:ascii="Trebuchet MS" w:hAnsi="Trebuchet MS"/>
          <w:noProof/>
        </w:rPr>
        <w:t xml:space="preserve">. You must not sow your field with </w:t>
      </w:r>
      <w:del w:id="154" w:author="Author">
        <w:r w:rsidRPr="00D57503">
          <w:rPr>
            <w:rFonts w:ascii="Trebuchet MS" w:hAnsi="Trebuchet MS"/>
            <w:noProof/>
          </w:rPr>
          <w:delText xml:space="preserve">seeds of </w:delText>
        </w:r>
      </w:del>
      <w:r w:rsidRPr="00D57503">
        <w:rPr>
          <w:rFonts w:ascii="Trebuchet MS" w:hAnsi="Trebuchet MS"/>
          <w:noProof/>
        </w:rPr>
        <w:t>two sorts</w:t>
      </w:r>
      <w:ins w:id="155" w:author="Author">
        <w:r w:rsidRPr="00D57503">
          <w:rPr>
            <w:rFonts w:ascii="Trebuchet MS" w:hAnsi="Trebuchet MS"/>
            <w:noProof/>
          </w:rPr>
          <w:t xml:space="preserve"> of seed</w:t>
        </w:r>
      </w:ins>
      <w:r w:rsidRPr="00D57503">
        <w:rPr>
          <w:rFonts w:ascii="Trebuchet MS" w:hAnsi="Trebuchet MS"/>
          <w:noProof/>
        </w:rPr>
        <w:t xml:space="preserve">, and you must not </w:t>
      </w:r>
      <w:del w:id="156" w:author="Author">
        <w:r w:rsidRPr="00D57503">
          <w:rPr>
            <w:rFonts w:ascii="Trebuchet MS" w:hAnsi="Trebuchet MS"/>
            <w:noProof/>
          </w:rPr>
          <w:delText>put upon yourself</w:delText>
        </w:r>
      </w:del>
      <w:ins w:id="157" w:author="Author">
        <w:r w:rsidRPr="00D57503">
          <w:rPr>
            <w:rFonts w:ascii="Trebuchet MS" w:hAnsi="Trebuchet MS"/>
            <w:noProof/>
          </w:rPr>
          <w:t>wear</w:t>
        </w:r>
      </w:ins>
      <w:r w:rsidRPr="00D57503">
        <w:rPr>
          <w:rFonts w:ascii="Trebuchet MS" w:hAnsi="Trebuchet MS"/>
          <w:noProof/>
        </w:rPr>
        <w:t xml:space="preserve"> a garment </w:t>
      </w:r>
      <w:del w:id="158" w:author="Author">
        <w:r w:rsidRPr="00D57503">
          <w:rPr>
            <w:rFonts w:ascii="Trebuchet MS" w:hAnsi="Trebuchet MS"/>
            <w:noProof/>
          </w:rPr>
          <w:delText>of</w:delText>
        </w:r>
      </w:del>
      <w:ins w:id="159" w:author="Author">
        <w:r w:rsidRPr="00D57503">
          <w:rPr>
            <w:rFonts w:ascii="Trebuchet MS" w:hAnsi="Trebuchet MS"/>
            <w:noProof/>
          </w:rPr>
          <w:t>made with</w:t>
        </w:r>
      </w:ins>
      <w:r w:rsidRPr="00D57503">
        <w:rPr>
          <w:rFonts w:ascii="Trebuchet MS" w:hAnsi="Trebuchet MS"/>
          <w:noProof/>
        </w:rPr>
        <w:t xml:space="preserve"> two sorts of thread</w:t>
      </w:r>
      <w:del w:id="160" w:author="Author">
        <w:r w:rsidRPr="00D57503">
          <w:rPr>
            <w:rFonts w:ascii="Trebuchet MS" w:hAnsi="Trebuchet MS"/>
            <w:noProof/>
          </w:rPr>
          <w:delText>,</w:delText>
        </w:r>
      </w:del>
      <w:r w:rsidRPr="00D57503">
        <w:rPr>
          <w:rFonts w:ascii="Trebuchet MS" w:hAnsi="Trebuchet MS"/>
          <w:noProof/>
        </w:rPr>
        <w:t xml:space="preserve"> mixed together.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19:20 </w:t>
      </w:r>
      <w:r w:rsidRPr="00D57503">
        <w:rPr>
          <w:rFonts w:ascii="Trebuchet MS" w:hAnsi="Trebuchet MS"/>
          <w:noProof/>
        </w:rPr>
        <w:t xml:space="preserve">“‘Now </w:t>
      </w:r>
      <w:del w:id="161" w:author="Author">
        <w:r w:rsidRPr="00D57503">
          <w:rPr>
            <w:rFonts w:ascii="Trebuchet MS" w:hAnsi="Trebuchet MS"/>
            <w:noProof/>
          </w:rPr>
          <w:delText>in case</w:delText>
        </w:r>
      </w:del>
      <w:ins w:id="162" w:author="Author">
        <w:r w:rsidRPr="00D57503">
          <w:rPr>
            <w:rFonts w:ascii="Trebuchet MS" w:hAnsi="Trebuchet MS"/>
            <w:noProof/>
          </w:rPr>
          <w:t>if</w:t>
        </w:r>
      </w:ins>
      <w:r w:rsidRPr="00D57503">
        <w:rPr>
          <w:rFonts w:ascii="Trebuchet MS" w:hAnsi="Trebuchet MS"/>
          <w:noProof/>
        </w:rPr>
        <w:t xml:space="preserve"> a man lies down with a woman and has </w:t>
      </w:r>
      <w:del w:id="163" w:author="Author">
        <w:r w:rsidRPr="00D57503">
          <w:rPr>
            <w:rFonts w:ascii="Trebuchet MS" w:hAnsi="Trebuchet MS"/>
            <w:noProof/>
          </w:rPr>
          <w:delText>an emission of semen, when</w:delText>
        </w:r>
      </w:del>
      <w:ins w:id="164" w:author="Author">
        <w:r w:rsidRPr="00D57503">
          <w:rPr>
            <w:rFonts w:ascii="Trebuchet MS" w:hAnsi="Trebuchet MS"/>
            <w:noProof/>
          </w:rPr>
          <w:t>intercourse with her and</w:t>
        </w:r>
      </w:ins>
      <w:r w:rsidRPr="00D57503">
        <w:rPr>
          <w:rFonts w:ascii="Trebuchet MS" w:hAnsi="Trebuchet MS"/>
          <w:noProof/>
        </w:rPr>
        <w:t xml:space="preserve"> she is a </w:t>
      </w:r>
      <w:del w:id="165" w:author="Author">
        <w:r w:rsidRPr="00D57503">
          <w:rPr>
            <w:rFonts w:ascii="Trebuchet MS" w:hAnsi="Trebuchet MS"/>
            <w:noProof/>
          </w:rPr>
          <w:delText>maidservant</w:delText>
        </w:r>
      </w:del>
      <w:ins w:id="166" w:author="Author">
        <w:r w:rsidRPr="00D57503">
          <w:rPr>
            <w:rFonts w:ascii="Trebuchet MS" w:hAnsi="Trebuchet MS"/>
            <w:noProof/>
          </w:rPr>
          <w:t>servant who is</w:t>
        </w:r>
      </w:ins>
      <w:r w:rsidRPr="00D57503">
        <w:rPr>
          <w:rFonts w:ascii="Trebuchet MS" w:hAnsi="Trebuchet MS"/>
          <w:noProof/>
        </w:rPr>
        <w:t xml:space="preserve"> designated for another man, </w:t>
      </w:r>
      <w:del w:id="167" w:author="Author">
        <w:r w:rsidRPr="00D57503">
          <w:rPr>
            <w:rFonts w:ascii="Trebuchet MS" w:hAnsi="Trebuchet MS"/>
            <w:noProof/>
          </w:rPr>
          <w:delText>and</w:delText>
        </w:r>
      </w:del>
      <w:ins w:id="168" w:author="Author">
        <w:r w:rsidRPr="00D57503">
          <w:rPr>
            <w:rFonts w:ascii="Trebuchet MS" w:hAnsi="Trebuchet MS"/>
            <w:noProof/>
          </w:rPr>
          <w:t>but</w:t>
        </w:r>
      </w:ins>
      <w:r w:rsidRPr="00D57503">
        <w:rPr>
          <w:rFonts w:ascii="Trebuchet MS" w:hAnsi="Trebuchet MS"/>
          <w:noProof/>
        </w:rPr>
        <w:t xml:space="preserve"> she has not </w:t>
      </w:r>
      <w:del w:id="169" w:author="Author">
        <w:r w:rsidRPr="00D57503">
          <w:rPr>
            <w:rFonts w:ascii="Trebuchet MS" w:hAnsi="Trebuchet MS"/>
            <w:noProof/>
          </w:rPr>
          <w:delText xml:space="preserve">in any way </w:delText>
        </w:r>
      </w:del>
      <w:r w:rsidRPr="00D57503">
        <w:rPr>
          <w:rFonts w:ascii="Trebuchet MS" w:hAnsi="Trebuchet MS"/>
          <w:noProof/>
        </w:rPr>
        <w:t xml:space="preserve">been redeemed </w:t>
      </w:r>
      <w:del w:id="170" w:author="Author">
        <w:r w:rsidRPr="00D57503">
          <w:rPr>
            <w:rFonts w:ascii="Trebuchet MS" w:hAnsi="Trebuchet MS"/>
            <w:noProof/>
          </w:rPr>
          <w:delText>nor has freedom been</w:delText>
        </w:r>
      </w:del>
      <w:ins w:id="171" w:author="Author">
        <w:r w:rsidRPr="00D57503">
          <w:rPr>
            <w:rFonts w:ascii="Trebuchet MS" w:hAnsi="Trebuchet MS"/>
            <w:noProof/>
          </w:rPr>
          <w:t>or</w:t>
        </w:r>
      </w:ins>
      <w:r w:rsidRPr="00D57503">
        <w:rPr>
          <w:rFonts w:ascii="Trebuchet MS" w:hAnsi="Trebuchet MS"/>
          <w:noProof/>
        </w:rPr>
        <w:t xml:space="preserve"> given her</w:t>
      </w:r>
      <w:del w:id="172" w:author="Author">
        <w:r w:rsidRPr="00D57503">
          <w:rPr>
            <w:rFonts w:ascii="Trebuchet MS" w:hAnsi="Trebuchet MS"/>
            <w:noProof/>
          </w:rPr>
          <w:delText>,</w:delText>
        </w:r>
      </w:del>
      <w:ins w:id="173" w:author="Author">
        <w:r w:rsidRPr="00D57503">
          <w:rPr>
            <w:rFonts w:ascii="Trebuchet MS" w:hAnsi="Trebuchet MS"/>
            <w:noProof/>
          </w:rPr>
          <w:t xml:space="preserve"> freedom, there should be a</w:t>
        </w:r>
      </w:ins>
      <w:r w:rsidRPr="00D57503">
        <w:rPr>
          <w:rFonts w:ascii="Trebuchet MS" w:hAnsi="Trebuchet MS"/>
          <w:noProof/>
        </w:rPr>
        <w:t xml:space="preserve"> punishment</w:t>
      </w:r>
      <w:del w:id="174" w:author="Author">
        <w:r w:rsidRPr="00D57503">
          <w:rPr>
            <w:rFonts w:ascii="Trebuchet MS" w:hAnsi="Trebuchet MS"/>
            <w:noProof/>
          </w:rPr>
          <w:delText xml:space="preserve"> should take place. They</w:delText>
        </w:r>
      </w:del>
      <w:ins w:id="175" w:author="Author">
        <w:r w:rsidRPr="00D57503">
          <w:rPr>
            <w:rFonts w:ascii="Trebuchet MS" w:hAnsi="Trebuchet MS"/>
            <w:noProof/>
          </w:rPr>
          <w:t>. However, they</w:t>
        </w:r>
      </w:ins>
      <w:r w:rsidRPr="00D57503">
        <w:rPr>
          <w:rFonts w:ascii="Trebuchet MS" w:hAnsi="Trebuchet MS"/>
          <w:noProof/>
        </w:rPr>
        <w:t xml:space="preserve"> should not be put to death, </w:t>
      </w:r>
      <w:del w:id="176" w:author="Author">
        <w:r w:rsidRPr="00D57503">
          <w:rPr>
            <w:rFonts w:ascii="Trebuchet MS" w:hAnsi="Trebuchet MS"/>
            <w:noProof/>
          </w:rPr>
          <w:delText>because</w:delText>
        </w:r>
      </w:del>
      <w:ins w:id="177" w:author="Author">
        <w:r w:rsidRPr="00D57503">
          <w:rPr>
            <w:rFonts w:ascii="Trebuchet MS" w:hAnsi="Trebuchet MS"/>
            <w:noProof/>
          </w:rPr>
          <w:t>for</w:t>
        </w:r>
      </w:ins>
      <w:r w:rsidRPr="00D57503">
        <w:rPr>
          <w:rFonts w:ascii="Trebuchet MS" w:hAnsi="Trebuchet MS"/>
          <w:noProof/>
        </w:rPr>
        <w:t xml:space="preserve"> she was not </w:t>
      </w:r>
      <w:ins w:id="178" w:author="Author">
        <w:r w:rsidRPr="00D57503">
          <w:rPr>
            <w:rFonts w:ascii="Trebuchet MS" w:hAnsi="Trebuchet MS"/>
            <w:noProof/>
          </w:rPr>
          <w:t xml:space="preserve">yet </w:t>
        </w:r>
      </w:ins>
      <w:r w:rsidRPr="00D57503">
        <w:rPr>
          <w:rFonts w:ascii="Trebuchet MS" w:hAnsi="Trebuchet MS"/>
          <w:noProof/>
        </w:rPr>
        <w:t xml:space="preserve">set free. </w:t>
      </w:r>
      <w:r w:rsidRPr="00D57503">
        <w:rPr>
          <w:rFonts w:ascii="Trebuchet MS" w:hAnsi="Trebuchet MS"/>
          <w:b/>
          <w:noProof/>
        </w:rPr>
        <w:t xml:space="preserve">19:21 </w:t>
      </w:r>
      <w:del w:id="179" w:author="Author">
        <w:r w:rsidRPr="00D57503">
          <w:rPr>
            <w:rFonts w:ascii="Trebuchet MS" w:hAnsi="Trebuchet MS"/>
            <w:noProof/>
          </w:rPr>
          <w:delText>And he must</w:delText>
        </w:r>
      </w:del>
      <w:ins w:id="180" w:author="Author">
        <w:r w:rsidRPr="00D57503">
          <w:rPr>
            <w:rFonts w:ascii="Trebuchet MS" w:hAnsi="Trebuchet MS"/>
            <w:noProof/>
          </w:rPr>
          <w:t>He should</w:t>
        </w:r>
      </w:ins>
      <w:r w:rsidRPr="00D57503">
        <w:rPr>
          <w:rFonts w:ascii="Trebuchet MS" w:hAnsi="Trebuchet MS"/>
          <w:noProof/>
        </w:rPr>
        <w:t xml:space="preserve"> bring his guilt offering to Jehovah to the entrance of the tent of meeting, a ram of guilt offering. </w:t>
      </w:r>
      <w:r w:rsidRPr="00D57503">
        <w:rPr>
          <w:rFonts w:ascii="Trebuchet MS" w:hAnsi="Trebuchet MS"/>
          <w:b/>
          <w:noProof/>
        </w:rPr>
        <w:t xml:space="preserve">19:22 </w:t>
      </w:r>
      <w:del w:id="181" w:author="Author">
        <w:r w:rsidRPr="00D57503">
          <w:rPr>
            <w:rFonts w:ascii="Trebuchet MS" w:hAnsi="Trebuchet MS"/>
            <w:noProof/>
          </w:rPr>
          <w:delText>And the</w:delText>
        </w:r>
      </w:del>
      <w:ins w:id="182" w:author="Author">
        <w:r w:rsidRPr="00D57503">
          <w:rPr>
            <w:rFonts w:ascii="Trebuchet MS" w:hAnsi="Trebuchet MS"/>
            <w:noProof/>
          </w:rPr>
          <w:t>The</w:t>
        </w:r>
      </w:ins>
      <w:r w:rsidRPr="00D57503">
        <w:rPr>
          <w:rFonts w:ascii="Trebuchet MS" w:hAnsi="Trebuchet MS"/>
          <w:noProof/>
        </w:rPr>
        <w:t xml:space="preserve"> priest </w:t>
      </w:r>
      <w:del w:id="183" w:author="Author">
        <w:r w:rsidRPr="00D57503">
          <w:rPr>
            <w:rFonts w:ascii="Trebuchet MS" w:hAnsi="Trebuchet MS"/>
            <w:noProof/>
          </w:rPr>
          <w:delText>must</w:delText>
        </w:r>
      </w:del>
      <w:ins w:id="184" w:author="Author">
        <w:r w:rsidRPr="00D57503">
          <w:rPr>
            <w:rFonts w:ascii="Trebuchet MS" w:hAnsi="Trebuchet MS"/>
            <w:noProof/>
          </w:rPr>
          <w:t>will</w:t>
        </w:r>
      </w:ins>
      <w:r w:rsidRPr="00D57503">
        <w:rPr>
          <w:rFonts w:ascii="Trebuchet MS" w:hAnsi="Trebuchet MS"/>
          <w:noProof/>
        </w:rPr>
        <w:t xml:space="preserve"> make atonement for him with the ram of the guilt offering before Jehovah for </w:t>
      </w:r>
      <w:del w:id="185" w:author="Author">
        <w:r w:rsidRPr="00D57503">
          <w:rPr>
            <w:rFonts w:ascii="Trebuchet MS" w:hAnsi="Trebuchet MS"/>
            <w:noProof/>
          </w:rPr>
          <w:delText>his</w:delText>
        </w:r>
      </w:del>
      <w:ins w:id="186" w:author="Author">
        <w:r w:rsidRPr="00D57503">
          <w:rPr>
            <w:rFonts w:ascii="Trebuchet MS" w:hAnsi="Trebuchet MS"/>
            <w:noProof/>
          </w:rPr>
          <w:t>the</w:t>
        </w:r>
      </w:ins>
      <w:r w:rsidRPr="00D57503">
        <w:rPr>
          <w:rFonts w:ascii="Trebuchet MS" w:hAnsi="Trebuchet MS"/>
          <w:noProof/>
        </w:rPr>
        <w:t xml:space="preserve"> sin that he committed</w:t>
      </w:r>
      <w:del w:id="187" w:author="Author">
        <w:r w:rsidRPr="00D57503">
          <w:rPr>
            <w:rFonts w:ascii="Trebuchet MS" w:hAnsi="Trebuchet MS"/>
            <w:noProof/>
          </w:rPr>
          <w:delText>;</w:delText>
        </w:r>
      </w:del>
      <w:ins w:id="188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and </w:t>
      </w:r>
      <w:del w:id="189" w:author="Author">
        <w:r w:rsidRPr="00D57503">
          <w:rPr>
            <w:rFonts w:ascii="Trebuchet MS" w:hAnsi="Trebuchet MS"/>
            <w:noProof/>
          </w:rPr>
          <w:delText>his</w:delText>
        </w:r>
      </w:del>
      <w:ins w:id="190" w:author="Author">
        <w:r w:rsidRPr="00D57503">
          <w:rPr>
            <w:rFonts w:ascii="Trebuchet MS" w:hAnsi="Trebuchet MS"/>
            <w:noProof/>
          </w:rPr>
          <w:t>he will be forgiven for the</w:t>
        </w:r>
      </w:ins>
      <w:r w:rsidRPr="00D57503">
        <w:rPr>
          <w:rFonts w:ascii="Trebuchet MS" w:hAnsi="Trebuchet MS"/>
          <w:noProof/>
        </w:rPr>
        <w:t xml:space="preserve"> sin that he committed</w:t>
      </w:r>
      <w:del w:id="191" w:author="Author">
        <w:r w:rsidRPr="00D57503">
          <w:rPr>
            <w:rFonts w:ascii="Trebuchet MS" w:hAnsi="Trebuchet MS"/>
            <w:noProof/>
          </w:rPr>
          <w:delText xml:space="preserve"> must be forgiven him</w:delText>
        </w:r>
      </w:del>
      <w:r w:rsidRPr="00D57503">
        <w:rPr>
          <w:rFonts w:ascii="Trebuchet MS" w:hAnsi="Trebuchet MS"/>
          <w:noProof/>
        </w:rPr>
        <w:t>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19:23 </w:t>
      </w:r>
      <w:r w:rsidRPr="00D57503">
        <w:rPr>
          <w:rFonts w:ascii="Trebuchet MS" w:hAnsi="Trebuchet MS"/>
          <w:noProof/>
        </w:rPr>
        <w:t>“‘</w:t>
      </w:r>
      <w:del w:id="192" w:author="Author">
        <w:r w:rsidRPr="00D57503">
          <w:rPr>
            <w:rFonts w:ascii="Trebuchet MS" w:hAnsi="Trebuchet MS"/>
            <w:noProof/>
          </w:rPr>
          <w:delText xml:space="preserve">And in case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people</w:delText>
        </w:r>
      </w:del>
      <w:ins w:id="193" w:author="Author">
        <w:r w:rsidRPr="00D57503">
          <w:rPr>
            <w:rFonts w:ascii="Trebuchet MS" w:hAnsi="Trebuchet MS"/>
            <w:noProof/>
          </w:rPr>
          <w:t>When you</w:t>
        </w:r>
      </w:ins>
      <w:r w:rsidRPr="00D57503">
        <w:rPr>
          <w:rFonts w:ascii="Trebuchet MS" w:hAnsi="Trebuchet MS"/>
          <w:noProof/>
        </w:rPr>
        <w:t xml:space="preserve"> come into the land</w:t>
      </w:r>
      <w:del w:id="194" w:author="Author">
        <w:r w:rsidRPr="00D57503">
          <w:rPr>
            <w:rFonts w:ascii="Trebuchet MS" w:hAnsi="Trebuchet MS"/>
            <w:noProof/>
          </w:rPr>
          <w:delText>,</w:delText>
        </w:r>
      </w:del>
      <w:r w:rsidRPr="00D57503">
        <w:rPr>
          <w:rFonts w:ascii="Trebuchet MS" w:hAnsi="Trebuchet MS"/>
          <w:noProof/>
        </w:rPr>
        <w:t xml:space="preserve"> and </w:t>
      </w:r>
      <w:del w:id="195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must</w:delText>
        </w:r>
      </w:del>
      <w:ins w:id="196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plant any tree for food, </w:t>
      </w:r>
      <w:del w:id="197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198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</w:t>
      </w:r>
      <w:del w:id="199" w:author="Author">
        <w:r w:rsidRPr="00D57503">
          <w:rPr>
            <w:rFonts w:ascii="Trebuchet MS" w:hAnsi="Trebuchet MS"/>
            <w:noProof/>
          </w:rPr>
          <w:delText xml:space="preserve">also </w:delText>
        </w:r>
      </w:del>
      <w:r w:rsidRPr="00D57503">
        <w:rPr>
          <w:rFonts w:ascii="Trebuchet MS" w:hAnsi="Trebuchet MS"/>
          <w:noProof/>
        </w:rPr>
        <w:t xml:space="preserve">consider its fruitage impure </w:t>
      </w:r>
      <w:del w:id="200" w:author="Author">
        <w:r w:rsidRPr="00D57503">
          <w:rPr>
            <w:rFonts w:ascii="Trebuchet MS" w:hAnsi="Trebuchet MS"/>
            <w:noProof/>
          </w:rPr>
          <w:delText>as its “foreskin.”</w:delText>
        </w:r>
      </w:del>
      <w:ins w:id="201" w:author="Author">
        <w:r w:rsidRPr="00D57503">
          <w:rPr>
            <w:rFonts w:ascii="Trebuchet MS" w:hAnsi="Trebuchet MS"/>
            <w:noProof/>
          </w:rPr>
          <w:t>and forbidden.</w:t>
        </w:r>
        <w:r w:rsidRPr="00D57503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D57503">
        <w:rPr>
          <w:rFonts w:ascii="Trebuchet MS" w:hAnsi="Trebuchet MS"/>
          <w:noProof/>
        </w:rPr>
        <w:t xml:space="preserve"> For three years it will </w:t>
      </w:r>
      <w:del w:id="204" w:author="Author">
        <w:r w:rsidRPr="00D57503">
          <w:rPr>
            <w:rFonts w:ascii="Trebuchet MS" w:hAnsi="Trebuchet MS"/>
            <w:noProof/>
          </w:rPr>
          <w:delText xml:space="preserve">continue uncircumcised for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>.</w:delText>
        </w:r>
      </w:del>
      <w:ins w:id="205" w:author="Author">
        <w:r w:rsidRPr="00D57503">
          <w:rPr>
            <w:rFonts w:ascii="Trebuchet MS" w:hAnsi="Trebuchet MS"/>
            <w:noProof/>
          </w:rPr>
          <w:t>be forbidden</w:t>
        </w:r>
        <w:r w:rsidRPr="00D57503">
          <w:rPr>
            <w:rStyle w:val="FootnoteReference"/>
            <w:rFonts w:ascii="Trebuchet MS" w:hAnsi="Trebuchet MS"/>
            <w:noProof/>
          </w:rPr>
          <w:footnoteReference w:id="10"/>
        </w:r>
        <w:r w:rsidRPr="00D57503">
          <w:rPr>
            <w:rFonts w:ascii="Trebuchet MS" w:hAnsi="Trebuchet MS"/>
            <w:noProof/>
          </w:rPr>
          <w:t xml:space="preserve"> to you.</w:t>
        </w:r>
      </w:ins>
      <w:r w:rsidRPr="00D57503">
        <w:rPr>
          <w:rFonts w:ascii="Trebuchet MS" w:hAnsi="Trebuchet MS"/>
          <w:noProof/>
        </w:rPr>
        <w:t xml:space="preserve"> It </w:t>
      </w:r>
      <w:del w:id="208" w:author="Author">
        <w:r w:rsidRPr="00D57503">
          <w:rPr>
            <w:rFonts w:ascii="Trebuchet MS" w:hAnsi="Trebuchet MS"/>
            <w:noProof/>
          </w:rPr>
          <w:delText>should</w:delText>
        </w:r>
      </w:del>
      <w:ins w:id="209" w:author="Author">
        <w:r w:rsidRPr="00D57503">
          <w:rPr>
            <w:rFonts w:ascii="Trebuchet MS" w:hAnsi="Trebuchet MS"/>
            <w:noProof/>
          </w:rPr>
          <w:t>must</w:t>
        </w:r>
      </w:ins>
      <w:r w:rsidRPr="00D57503">
        <w:rPr>
          <w:rFonts w:ascii="Trebuchet MS" w:hAnsi="Trebuchet MS"/>
          <w:noProof/>
        </w:rPr>
        <w:t xml:space="preserve"> not be eaten. </w:t>
      </w:r>
      <w:r w:rsidRPr="00D57503">
        <w:rPr>
          <w:rFonts w:ascii="Trebuchet MS" w:hAnsi="Trebuchet MS"/>
          <w:b/>
          <w:noProof/>
        </w:rPr>
        <w:t xml:space="preserve">19:24 </w:t>
      </w:r>
      <w:r w:rsidRPr="00D57503">
        <w:rPr>
          <w:rFonts w:ascii="Trebuchet MS" w:hAnsi="Trebuchet MS"/>
          <w:noProof/>
        </w:rPr>
        <w:t>But in the fourth year</w:t>
      </w:r>
      <w:ins w:id="210" w:author="Author">
        <w:r w:rsidRPr="00D57503">
          <w:rPr>
            <w:rFonts w:ascii="Trebuchet MS" w:hAnsi="Trebuchet MS"/>
            <w:noProof/>
          </w:rPr>
          <w:t>,</w:t>
        </w:r>
      </w:ins>
      <w:r w:rsidRPr="00D57503">
        <w:rPr>
          <w:rFonts w:ascii="Trebuchet MS" w:hAnsi="Trebuchet MS"/>
          <w:noProof/>
        </w:rPr>
        <w:t xml:space="preserve"> all its fruit will </w:t>
      </w:r>
      <w:del w:id="211" w:author="Author">
        <w:r w:rsidRPr="00D57503">
          <w:rPr>
            <w:rFonts w:ascii="Trebuchet MS" w:hAnsi="Trebuchet MS"/>
            <w:noProof/>
          </w:rPr>
          <w:delText>become a</w:delText>
        </w:r>
      </w:del>
      <w:ins w:id="212" w:author="Author">
        <w:r w:rsidRPr="00D57503">
          <w:rPr>
            <w:rFonts w:ascii="Trebuchet MS" w:hAnsi="Trebuchet MS"/>
            <w:noProof/>
          </w:rPr>
          <w:t>be</w:t>
        </w:r>
      </w:ins>
      <w:r w:rsidRPr="00D57503">
        <w:rPr>
          <w:rFonts w:ascii="Trebuchet MS" w:hAnsi="Trebuchet MS"/>
          <w:noProof/>
        </w:rPr>
        <w:t xml:space="preserve"> holy </w:t>
      </w:r>
      <w:del w:id="213" w:author="Author">
        <w:r w:rsidRPr="00D57503">
          <w:rPr>
            <w:rFonts w:ascii="Trebuchet MS" w:hAnsi="Trebuchet MS"/>
            <w:noProof/>
          </w:rPr>
          <w:delText>thing of festal exultation to</w:delText>
        </w:r>
      </w:del>
      <w:ins w:id="214" w:author="Author">
        <w:r w:rsidRPr="00D57503">
          <w:rPr>
            <w:rFonts w:ascii="Trebuchet MS" w:hAnsi="Trebuchet MS"/>
            <w:noProof/>
          </w:rPr>
          <w:t>for rejoicing before</w:t>
        </w:r>
      </w:ins>
      <w:r w:rsidRPr="00D57503">
        <w:rPr>
          <w:rFonts w:ascii="Trebuchet MS" w:hAnsi="Trebuchet MS"/>
          <w:noProof/>
        </w:rPr>
        <w:t xml:space="preserve"> Jehovah. </w:t>
      </w:r>
      <w:r w:rsidRPr="00D57503">
        <w:rPr>
          <w:rFonts w:ascii="Trebuchet MS" w:hAnsi="Trebuchet MS"/>
          <w:b/>
          <w:noProof/>
        </w:rPr>
        <w:t xml:space="preserve">19:25 </w:t>
      </w:r>
      <w:del w:id="215" w:author="Author">
        <w:r w:rsidRPr="00D57503">
          <w:rPr>
            <w:rFonts w:ascii="Trebuchet MS" w:hAnsi="Trebuchet MS"/>
            <w:noProof/>
          </w:rPr>
          <w:delText>And</w:delText>
        </w:r>
      </w:del>
      <w:ins w:id="216" w:author="Author">
        <w:r w:rsidRPr="00D57503">
          <w:rPr>
            <w:rFonts w:ascii="Trebuchet MS" w:hAnsi="Trebuchet MS"/>
            <w:noProof/>
          </w:rPr>
          <w:t>Then</w:t>
        </w:r>
      </w:ins>
      <w:r w:rsidRPr="00D57503">
        <w:rPr>
          <w:rFonts w:ascii="Trebuchet MS" w:hAnsi="Trebuchet MS"/>
          <w:noProof/>
        </w:rPr>
        <w:t xml:space="preserve"> in the fifth year</w:t>
      </w:r>
      <w:del w:id="217" w:author="Author">
        <w:r w:rsidRPr="00D57503">
          <w:rPr>
            <w:rFonts w:ascii="Trebuchet MS" w:hAnsi="Trebuchet MS"/>
            <w:noProof/>
          </w:rPr>
          <w:delText xml:space="preserve">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18" w:author="Author">
        <w:r w:rsidRPr="00D57503">
          <w:rPr>
            <w:rFonts w:ascii="Trebuchet MS" w:hAnsi="Trebuchet MS"/>
            <w:noProof/>
          </w:rPr>
          <w:t>, you</w:t>
        </w:r>
      </w:ins>
      <w:r w:rsidRPr="00D57503">
        <w:rPr>
          <w:rFonts w:ascii="Trebuchet MS" w:hAnsi="Trebuchet MS"/>
          <w:noProof/>
        </w:rPr>
        <w:t xml:space="preserve"> may eat its fruit in order to add its produce to </w:t>
      </w:r>
      <w:del w:id="219" w:author="Author">
        <w:r w:rsidRPr="00D57503">
          <w:rPr>
            <w:rFonts w:ascii="Trebuchet MS" w:hAnsi="Trebuchet MS"/>
            <w:noProof/>
          </w:rPr>
          <w:delText>yourselves</w:delText>
        </w:r>
      </w:del>
      <w:ins w:id="220" w:author="Author">
        <w:r w:rsidRPr="00D57503">
          <w:rPr>
            <w:rFonts w:ascii="Trebuchet MS" w:hAnsi="Trebuchet MS"/>
            <w:noProof/>
          </w:rPr>
          <w:t>your harvest</w:t>
        </w:r>
      </w:ins>
      <w:r w:rsidRPr="00D57503">
        <w:rPr>
          <w:rFonts w:ascii="Trebuchet MS" w:hAnsi="Trebuchet MS"/>
          <w:noProof/>
        </w:rPr>
        <w:t xml:space="preserve">. I am Jehovah </w:t>
      </w:r>
      <w:del w:id="221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22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19:26 </w:t>
      </w:r>
      <w:r w:rsidRPr="00D57503">
        <w:rPr>
          <w:rFonts w:ascii="Trebuchet MS" w:hAnsi="Trebuchet MS"/>
          <w:noProof/>
        </w:rPr>
        <w:t>“‘</w:t>
      </w:r>
      <w:del w:id="223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224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eat nothing </w:t>
      </w:r>
      <w:del w:id="225" w:author="Author">
        <w:r w:rsidRPr="00D57503">
          <w:rPr>
            <w:rFonts w:ascii="Trebuchet MS" w:hAnsi="Trebuchet MS"/>
            <w:noProof/>
          </w:rPr>
          <w:delText>along with</w:delText>
        </w:r>
      </w:del>
      <w:ins w:id="226" w:author="Author">
        <w:r w:rsidRPr="00D57503">
          <w:rPr>
            <w:rFonts w:ascii="Trebuchet MS" w:hAnsi="Trebuchet MS"/>
            <w:noProof/>
          </w:rPr>
          <w:t>containing</w:t>
        </w:r>
      </w:ins>
      <w:r w:rsidRPr="00D57503">
        <w:rPr>
          <w:rFonts w:ascii="Trebuchet MS" w:hAnsi="Trebuchet MS"/>
          <w:noProof/>
        </w:rPr>
        <w:t xml:space="preserve"> blood.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noProof/>
        </w:rPr>
        <w:t>“‘</w:t>
      </w:r>
      <w:del w:id="227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228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look for omens</w:t>
      </w:r>
      <w:del w:id="229" w:author="Author">
        <w:r w:rsidRPr="00D57503">
          <w:rPr>
            <w:rFonts w:ascii="Trebuchet MS" w:hAnsi="Trebuchet MS"/>
            <w:noProof/>
          </w:rPr>
          <w:delText xml:space="preserve">, and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must not</w:delText>
        </w:r>
      </w:del>
      <w:ins w:id="230" w:author="Author">
        <w:r w:rsidRPr="00D57503">
          <w:rPr>
            <w:rFonts w:ascii="Trebuchet MS" w:hAnsi="Trebuchet MS"/>
            <w:noProof/>
          </w:rPr>
          <w:t xml:space="preserve"> or</w:t>
        </w:r>
      </w:ins>
      <w:r w:rsidRPr="00D57503">
        <w:rPr>
          <w:rFonts w:ascii="Trebuchet MS" w:hAnsi="Trebuchet MS"/>
          <w:noProof/>
        </w:rPr>
        <w:t xml:space="preserve"> practice magic.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19:27 </w:t>
      </w:r>
      <w:r w:rsidRPr="00D57503">
        <w:rPr>
          <w:rFonts w:ascii="Trebuchet MS" w:hAnsi="Trebuchet MS"/>
          <w:noProof/>
        </w:rPr>
        <w:t>“‘</w:t>
      </w:r>
      <w:del w:id="231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232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</w:t>
      </w:r>
      <w:del w:id="233" w:author="Author">
        <w:r w:rsidRPr="00D57503">
          <w:rPr>
            <w:rFonts w:ascii="Trebuchet MS" w:hAnsi="Trebuchet MS"/>
            <w:noProof/>
          </w:rPr>
          <w:delText xml:space="preserve">cut </w:delText>
        </w:r>
        <w:r w:rsidRPr="00D57503">
          <w:rPr>
            <w:rFonts w:ascii="Trebuchet MS" w:hAnsi="Trebuchet MS"/>
            <w:noProof/>
            <w:u w:val="dotted"/>
          </w:rPr>
          <w:delText>YOUR</w:delText>
        </w:r>
        <w:r w:rsidRPr="00D57503">
          <w:rPr>
            <w:rFonts w:ascii="Trebuchet MS" w:hAnsi="Trebuchet MS"/>
            <w:noProof/>
          </w:rPr>
          <w:delText xml:space="preserve"> sidelocks short around, and you must not destroy</w:delText>
        </w:r>
      </w:del>
      <w:ins w:id="234" w:author="Author">
        <w:r w:rsidRPr="00D57503">
          <w:rPr>
            <w:rFonts w:ascii="Trebuchet MS" w:hAnsi="Trebuchet MS"/>
            <w:noProof/>
          </w:rPr>
          <w:t>shave</w:t>
        </w:r>
        <w:r w:rsidRPr="00D57503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D57503">
        <w:rPr>
          <w:rFonts w:ascii="Trebuchet MS" w:hAnsi="Trebuchet MS"/>
          <w:noProof/>
        </w:rPr>
        <w:t xml:space="preserve"> the </w:t>
      </w:r>
      <w:del w:id="237" w:author="Author">
        <w:r w:rsidRPr="00D57503">
          <w:rPr>
            <w:rFonts w:ascii="Trebuchet MS" w:hAnsi="Trebuchet MS"/>
            <w:noProof/>
          </w:rPr>
          <w:delText>extremity</w:delText>
        </w:r>
      </w:del>
      <w:ins w:id="238" w:author="Author">
        <w:r w:rsidRPr="00D57503">
          <w:rPr>
            <w:rFonts w:ascii="Trebuchet MS" w:hAnsi="Trebuchet MS"/>
            <w:noProof/>
          </w:rPr>
          <w:t>hair on the side of your head</w:t>
        </w:r>
        <w:r w:rsidRPr="00D57503">
          <w:rPr>
            <w:rStyle w:val="FootnoteReference"/>
            <w:rFonts w:ascii="Trebuchet MS" w:hAnsi="Trebuchet MS"/>
            <w:noProof/>
          </w:rPr>
          <w:footnoteReference w:id="12"/>
        </w:r>
        <w:r w:rsidRPr="00D57503">
          <w:rPr>
            <w:rFonts w:ascii="Trebuchet MS" w:hAnsi="Trebuchet MS"/>
            <w:noProof/>
          </w:rPr>
          <w:t xml:space="preserve"> or disfigure the edges</w:t>
        </w:r>
      </w:ins>
      <w:r w:rsidRPr="00D57503">
        <w:rPr>
          <w:rFonts w:ascii="Trebuchet MS" w:hAnsi="Trebuchet MS"/>
          <w:noProof/>
        </w:rPr>
        <w:t xml:space="preserve"> of your beard.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19:28 </w:t>
      </w:r>
      <w:r w:rsidRPr="00D57503">
        <w:rPr>
          <w:rFonts w:ascii="Trebuchet MS" w:hAnsi="Trebuchet MS"/>
          <w:noProof/>
        </w:rPr>
        <w:t>“‘</w:t>
      </w:r>
      <w:del w:id="241" w:author="Author">
        <w:r w:rsidRPr="00D57503">
          <w:rPr>
            <w:rFonts w:ascii="Trebuchet MS" w:hAnsi="Trebuchet MS"/>
            <w:noProof/>
          </w:rPr>
          <w:delText xml:space="preserve">And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42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make cuts in </w:t>
      </w:r>
      <w:del w:id="243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44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flesh for a </w:t>
      </w:r>
      <w:del w:id="245" w:author="Author">
        <w:r w:rsidRPr="00D57503">
          <w:rPr>
            <w:rFonts w:ascii="Trebuchet MS" w:hAnsi="Trebuchet MS"/>
            <w:noProof/>
          </w:rPr>
          <w:delText>deceased soul,</w:delText>
        </w:r>
      </w:del>
      <w:ins w:id="246" w:author="Author">
        <w:r w:rsidRPr="00D57503">
          <w:rPr>
            <w:rFonts w:ascii="Trebuchet MS" w:hAnsi="Trebuchet MS"/>
            <w:noProof/>
          </w:rPr>
          <w:t>dead person,</w:t>
        </w:r>
        <w:r w:rsidRPr="00D57503">
          <w:rPr>
            <w:rStyle w:val="FootnoteReference"/>
            <w:rFonts w:ascii="Trebuchet MS" w:hAnsi="Trebuchet MS"/>
            <w:noProof/>
          </w:rPr>
          <w:footnoteReference w:id="13"/>
        </w:r>
      </w:ins>
      <w:r w:rsidRPr="00D57503">
        <w:rPr>
          <w:rFonts w:ascii="Trebuchet MS" w:hAnsi="Trebuchet MS"/>
          <w:noProof/>
        </w:rPr>
        <w:t xml:space="preserve"> and </w:t>
      </w:r>
      <w:del w:id="249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50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</w:t>
      </w:r>
      <w:del w:id="251" w:author="Author">
        <w:r w:rsidRPr="00D57503">
          <w:rPr>
            <w:rFonts w:ascii="Trebuchet MS" w:hAnsi="Trebuchet MS"/>
            <w:noProof/>
          </w:rPr>
          <w:delText>put</w:delText>
        </w:r>
      </w:del>
      <w:ins w:id="252" w:author="Author">
        <w:r w:rsidRPr="00D57503">
          <w:rPr>
            <w:rFonts w:ascii="Trebuchet MS" w:hAnsi="Trebuchet MS"/>
            <w:noProof/>
          </w:rPr>
          <w:t>make</w:t>
        </w:r>
      </w:ins>
      <w:r w:rsidRPr="00D57503">
        <w:rPr>
          <w:rFonts w:ascii="Trebuchet MS" w:hAnsi="Trebuchet MS"/>
          <w:noProof/>
        </w:rPr>
        <w:t xml:space="preserve"> tattoo </w:t>
      </w:r>
      <w:del w:id="253" w:author="Author">
        <w:r w:rsidRPr="00D57503">
          <w:rPr>
            <w:rFonts w:ascii="Trebuchet MS" w:hAnsi="Trebuchet MS"/>
            <w:noProof/>
          </w:rPr>
          <w:delText>marking upon</w:delText>
        </w:r>
      </w:del>
      <w:ins w:id="254" w:author="Author">
        <w:r w:rsidRPr="00D57503">
          <w:rPr>
            <w:rFonts w:ascii="Trebuchet MS" w:hAnsi="Trebuchet MS"/>
            <w:noProof/>
          </w:rPr>
          <w:t>markings on</w:t>
        </w:r>
      </w:ins>
      <w:r w:rsidRPr="00D57503">
        <w:rPr>
          <w:rFonts w:ascii="Trebuchet MS" w:hAnsi="Trebuchet MS"/>
          <w:noProof/>
        </w:rPr>
        <w:t xml:space="preserve"> yourselves.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19:29 </w:t>
      </w:r>
      <w:r w:rsidRPr="00D57503">
        <w:rPr>
          <w:rFonts w:ascii="Trebuchet MS" w:hAnsi="Trebuchet MS"/>
          <w:noProof/>
        </w:rPr>
        <w:t xml:space="preserve">“‘Do not </w:t>
      </w:r>
      <w:del w:id="255" w:author="Author">
        <w:r w:rsidRPr="00D57503">
          <w:rPr>
            <w:rFonts w:ascii="Trebuchet MS" w:hAnsi="Trebuchet MS"/>
            <w:noProof/>
          </w:rPr>
          <w:delText>profane</w:delText>
        </w:r>
      </w:del>
      <w:ins w:id="256" w:author="Author">
        <w:r w:rsidRPr="00D57503">
          <w:rPr>
            <w:rFonts w:ascii="Trebuchet MS" w:hAnsi="Trebuchet MS"/>
            <w:noProof/>
          </w:rPr>
          <w:t>dishonor</w:t>
        </w:r>
      </w:ins>
      <w:r w:rsidRPr="00D57503">
        <w:rPr>
          <w:rFonts w:ascii="Trebuchet MS" w:hAnsi="Trebuchet MS"/>
          <w:noProof/>
        </w:rPr>
        <w:t xml:space="preserve"> your daughter by making her a prostitute, </w:t>
      </w:r>
      <w:del w:id="257" w:author="Author">
        <w:r w:rsidRPr="00D57503">
          <w:rPr>
            <w:rFonts w:ascii="Trebuchet MS" w:hAnsi="Trebuchet MS"/>
            <w:noProof/>
          </w:rPr>
          <w:delText>in order</w:delText>
        </w:r>
      </w:del>
      <w:ins w:id="258" w:author="Author">
        <w:r w:rsidRPr="00D57503">
          <w:rPr>
            <w:rFonts w:ascii="Trebuchet MS" w:hAnsi="Trebuchet MS"/>
            <w:noProof/>
          </w:rPr>
          <w:t>so</w:t>
        </w:r>
      </w:ins>
      <w:r w:rsidRPr="00D57503">
        <w:rPr>
          <w:rFonts w:ascii="Trebuchet MS" w:hAnsi="Trebuchet MS"/>
          <w:noProof/>
        </w:rPr>
        <w:t xml:space="preserve"> that the land may not commit prostitution and </w:t>
      </w:r>
      <w:del w:id="259" w:author="Author">
        <w:r w:rsidRPr="00D57503">
          <w:rPr>
            <w:rFonts w:ascii="Trebuchet MS" w:hAnsi="Trebuchet MS"/>
            <w:noProof/>
          </w:rPr>
          <w:delText xml:space="preserve">the land actually </w:delText>
        </w:r>
      </w:del>
      <w:r w:rsidRPr="00D57503">
        <w:rPr>
          <w:rFonts w:ascii="Trebuchet MS" w:hAnsi="Trebuchet MS"/>
          <w:noProof/>
        </w:rPr>
        <w:t>be filled with loose morals.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19:30 </w:t>
      </w:r>
      <w:r w:rsidRPr="00D57503">
        <w:rPr>
          <w:rFonts w:ascii="Trebuchet MS" w:hAnsi="Trebuchet MS"/>
          <w:noProof/>
        </w:rPr>
        <w:t>“‘</w:t>
      </w:r>
      <w:del w:id="260" w:author="Author">
        <w:r w:rsidRPr="00D57503">
          <w:rPr>
            <w:rFonts w:ascii="Trebuchet MS" w:hAnsi="Trebuchet MS"/>
            <w:noProof/>
          </w:rPr>
          <w:delText xml:space="preserve">My </w:delText>
        </w:r>
      </w:del>
      <w:ins w:id="261" w:author="Author">
        <w:r w:rsidRPr="00D57503">
          <w:rPr>
            <w:rFonts w:ascii="Trebuchet MS" w:hAnsi="Trebuchet MS"/>
            <w:noProof/>
          </w:rPr>
          <w:t xml:space="preserve">You must keep my </w:t>
        </w:r>
      </w:ins>
      <w:r w:rsidRPr="00D57503">
        <w:rPr>
          <w:rFonts w:ascii="Trebuchet MS" w:hAnsi="Trebuchet MS"/>
          <w:noProof/>
        </w:rPr>
        <w:t>sabbaths</w:t>
      </w:r>
      <w:del w:id="262" w:author="Author">
        <w:r w:rsidRPr="00D57503">
          <w:rPr>
            <w:rFonts w:ascii="Trebuchet MS" w:hAnsi="Trebuchet MS"/>
            <w:noProof/>
          </w:rPr>
          <w:delText xml:space="preserve"> </w:delText>
        </w:r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should keep</w:delText>
        </w:r>
      </w:del>
      <w:r w:rsidRPr="00D57503">
        <w:rPr>
          <w:rFonts w:ascii="Trebuchet MS" w:hAnsi="Trebuchet MS"/>
          <w:noProof/>
        </w:rPr>
        <w:t xml:space="preserve">, and </w:t>
      </w:r>
      <w:del w:id="263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should stand in awe of</w:delText>
        </w:r>
      </w:del>
      <w:ins w:id="264" w:author="Author">
        <w:r w:rsidRPr="00D57503">
          <w:rPr>
            <w:rFonts w:ascii="Trebuchet MS" w:hAnsi="Trebuchet MS"/>
            <w:noProof/>
          </w:rPr>
          <w:t>you must show reverence</w:t>
        </w:r>
        <w:r w:rsidRPr="00D57503">
          <w:rPr>
            <w:rStyle w:val="FootnoteReference"/>
            <w:rFonts w:ascii="Trebuchet MS" w:hAnsi="Trebuchet MS"/>
            <w:noProof/>
          </w:rPr>
          <w:footnoteReference w:id="14"/>
        </w:r>
        <w:r w:rsidRPr="00D57503">
          <w:rPr>
            <w:rFonts w:ascii="Trebuchet MS" w:hAnsi="Trebuchet MS"/>
            <w:noProof/>
          </w:rPr>
          <w:t xml:space="preserve"> for</w:t>
        </w:r>
      </w:ins>
      <w:r w:rsidRPr="00D57503">
        <w:rPr>
          <w:rFonts w:ascii="Trebuchet MS" w:hAnsi="Trebuchet MS"/>
          <w:noProof/>
        </w:rPr>
        <w:t xml:space="preserve"> my sanctuary.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19:31 </w:t>
      </w:r>
      <w:r w:rsidRPr="00D57503">
        <w:rPr>
          <w:rFonts w:ascii="Trebuchet MS" w:hAnsi="Trebuchet MS"/>
          <w:noProof/>
        </w:rPr>
        <w:t xml:space="preserve">“‘Do not turn </w:t>
      </w:r>
      <w:del w:id="267" w:author="Author">
        <w:r w:rsidRPr="00D57503">
          <w:rPr>
            <w:rFonts w:ascii="Trebuchet MS" w:hAnsi="Trebuchet MS"/>
            <w:noProof/>
          </w:rPr>
          <w:delText xml:space="preserve">yourselves </w:delText>
        </w:r>
      </w:del>
      <w:r w:rsidRPr="00D57503">
        <w:rPr>
          <w:rFonts w:ascii="Trebuchet MS" w:hAnsi="Trebuchet MS"/>
          <w:noProof/>
        </w:rPr>
        <w:t xml:space="preserve">to the spirit mediums, and do not consult </w:t>
      </w:r>
      <w:del w:id="268" w:author="Author">
        <w:r w:rsidRPr="00D57503">
          <w:rPr>
            <w:rFonts w:ascii="Trebuchet MS" w:hAnsi="Trebuchet MS"/>
            <w:noProof/>
          </w:rPr>
          <w:delText>professional foretellers of events,</w:delText>
        </w:r>
      </w:del>
      <w:ins w:id="269" w:author="Author">
        <w:r w:rsidRPr="00D57503">
          <w:rPr>
            <w:rFonts w:ascii="Trebuchet MS" w:hAnsi="Trebuchet MS"/>
            <w:noProof/>
          </w:rPr>
          <w:t>fortune-tellers</w:t>
        </w:r>
      </w:ins>
      <w:r w:rsidRPr="00D57503">
        <w:rPr>
          <w:rFonts w:ascii="Trebuchet MS" w:hAnsi="Trebuchet MS"/>
          <w:noProof/>
        </w:rPr>
        <w:t xml:space="preserve"> so as to become unclean by them. I am Jehovah </w:t>
      </w:r>
      <w:del w:id="270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71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19:32 </w:t>
      </w:r>
      <w:r w:rsidRPr="00D57503">
        <w:rPr>
          <w:rFonts w:ascii="Trebuchet MS" w:hAnsi="Trebuchet MS"/>
          <w:noProof/>
        </w:rPr>
        <w:t xml:space="preserve">“‘Before gray hair you should rise up, and you must show </w:t>
      </w:r>
      <w:del w:id="272" w:author="Author">
        <w:r w:rsidRPr="00D57503">
          <w:rPr>
            <w:rFonts w:ascii="Trebuchet MS" w:hAnsi="Trebuchet MS"/>
            <w:noProof/>
          </w:rPr>
          <w:delText>consideration for the person of</w:delText>
        </w:r>
      </w:del>
      <w:ins w:id="273" w:author="Author">
        <w:r w:rsidRPr="00D57503">
          <w:rPr>
            <w:rFonts w:ascii="Trebuchet MS" w:hAnsi="Trebuchet MS"/>
            <w:noProof/>
          </w:rPr>
          <w:t>honor to</w:t>
        </w:r>
      </w:ins>
      <w:r w:rsidRPr="00D57503">
        <w:rPr>
          <w:rFonts w:ascii="Trebuchet MS" w:hAnsi="Trebuchet MS"/>
          <w:noProof/>
        </w:rPr>
        <w:t xml:space="preserve"> an </w:t>
      </w:r>
      <w:del w:id="274" w:author="Author">
        <w:r w:rsidRPr="00D57503">
          <w:rPr>
            <w:rFonts w:ascii="Trebuchet MS" w:hAnsi="Trebuchet MS"/>
            <w:noProof/>
          </w:rPr>
          <w:delText>old</w:delText>
        </w:r>
      </w:del>
      <w:ins w:id="275" w:author="Author">
        <w:r w:rsidRPr="00D57503">
          <w:rPr>
            <w:rFonts w:ascii="Trebuchet MS" w:hAnsi="Trebuchet MS"/>
            <w:noProof/>
          </w:rPr>
          <w:t>older</w:t>
        </w:r>
      </w:ins>
      <w:r w:rsidRPr="00D57503">
        <w:rPr>
          <w:rFonts w:ascii="Trebuchet MS" w:hAnsi="Trebuchet MS"/>
          <w:noProof/>
        </w:rPr>
        <w:t xml:space="preserve"> man, and you must be in fear of your God. I am Jehovah.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19:33 </w:t>
      </w:r>
      <w:r w:rsidRPr="00D57503">
        <w:rPr>
          <w:rFonts w:ascii="Trebuchet MS" w:hAnsi="Trebuchet MS"/>
          <w:noProof/>
        </w:rPr>
        <w:t>“‘</w:t>
      </w:r>
      <w:del w:id="276" w:author="Author">
        <w:r w:rsidRPr="00D57503">
          <w:rPr>
            <w:rFonts w:ascii="Trebuchet MS" w:hAnsi="Trebuchet MS"/>
            <w:noProof/>
          </w:rPr>
          <w:delText>And in case an alien resident</w:delText>
        </w:r>
      </w:del>
      <w:ins w:id="277" w:author="Author">
        <w:r w:rsidRPr="00D57503">
          <w:rPr>
            <w:rFonts w:ascii="Trebuchet MS" w:hAnsi="Trebuchet MS"/>
            <w:noProof/>
          </w:rPr>
          <w:t>If a foreigner</w:t>
        </w:r>
      </w:ins>
      <w:r w:rsidRPr="00D57503">
        <w:rPr>
          <w:rFonts w:ascii="Trebuchet MS" w:hAnsi="Trebuchet MS"/>
          <w:noProof/>
        </w:rPr>
        <w:t xml:space="preserve"> resides with you </w:t>
      </w:r>
      <w:del w:id="278" w:author="Author">
        <w:r w:rsidRPr="00D57503">
          <w:rPr>
            <w:rFonts w:ascii="Trebuchet MS" w:hAnsi="Trebuchet MS"/>
            <w:noProof/>
          </w:rPr>
          <w:delText xml:space="preserve">as an alien </w:delText>
        </w:r>
      </w:del>
      <w:r w:rsidRPr="00D57503">
        <w:rPr>
          <w:rFonts w:ascii="Trebuchet MS" w:hAnsi="Trebuchet MS"/>
          <w:noProof/>
        </w:rPr>
        <w:t xml:space="preserve">in </w:t>
      </w:r>
      <w:del w:id="279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80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land, </w:t>
      </w:r>
      <w:del w:id="281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82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mistreat him. </w:t>
      </w:r>
      <w:r w:rsidRPr="00D57503">
        <w:rPr>
          <w:rFonts w:ascii="Trebuchet MS" w:hAnsi="Trebuchet MS"/>
          <w:b/>
          <w:noProof/>
        </w:rPr>
        <w:t xml:space="preserve">19:34 </w:t>
      </w:r>
      <w:r w:rsidRPr="00D57503">
        <w:rPr>
          <w:rFonts w:ascii="Trebuchet MS" w:hAnsi="Trebuchet MS"/>
          <w:noProof/>
        </w:rPr>
        <w:t xml:space="preserve">The </w:t>
      </w:r>
      <w:del w:id="283" w:author="Author">
        <w:r w:rsidRPr="00D57503">
          <w:rPr>
            <w:rFonts w:ascii="Trebuchet MS" w:hAnsi="Trebuchet MS"/>
            <w:noProof/>
          </w:rPr>
          <w:delText>alien resident</w:delText>
        </w:r>
      </w:del>
      <w:ins w:id="284" w:author="Author">
        <w:r w:rsidRPr="00D57503">
          <w:rPr>
            <w:rFonts w:ascii="Trebuchet MS" w:hAnsi="Trebuchet MS"/>
            <w:noProof/>
          </w:rPr>
          <w:t>foreigner</w:t>
        </w:r>
      </w:ins>
      <w:r w:rsidRPr="00D57503">
        <w:rPr>
          <w:rFonts w:ascii="Trebuchet MS" w:hAnsi="Trebuchet MS"/>
          <w:noProof/>
        </w:rPr>
        <w:t xml:space="preserve"> who resides </w:t>
      </w:r>
      <w:del w:id="285" w:author="Author">
        <w:r w:rsidRPr="00D57503">
          <w:rPr>
            <w:rFonts w:ascii="Trebuchet MS" w:hAnsi="Trebuchet MS"/>
            <w:noProof/>
          </w:rPr>
          <w:delText xml:space="preserve">as an alien </w:delText>
        </w:r>
      </w:del>
      <w:r w:rsidRPr="00D57503">
        <w:rPr>
          <w:rFonts w:ascii="Trebuchet MS" w:hAnsi="Trebuchet MS"/>
          <w:noProof/>
        </w:rPr>
        <w:t xml:space="preserve">with </w:t>
      </w:r>
      <w:del w:id="286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87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become to </w:t>
      </w:r>
      <w:del w:id="288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289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like a native </w:t>
      </w:r>
      <w:del w:id="290" w:author="Author">
        <w:r w:rsidRPr="00D57503">
          <w:rPr>
            <w:rFonts w:ascii="Trebuchet MS" w:hAnsi="Trebuchet MS"/>
            <w:noProof/>
          </w:rPr>
          <w:delText xml:space="preserve">of </w:delText>
        </w:r>
        <w:r w:rsidRPr="00D57503">
          <w:rPr>
            <w:rFonts w:ascii="Trebuchet MS" w:hAnsi="Trebuchet MS"/>
            <w:noProof/>
            <w:u w:val="dotted"/>
          </w:rPr>
          <w:delText>YOURS</w:delText>
        </w:r>
      </w:del>
      <w:ins w:id="291" w:author="Author">
        <w:r w:rsidRPr="00D57503">
          <w:rPr>
            <w:rFonts w:ascii="Trebuchet MS" w:hAnsi="Trebuchet MS"/>
            <w:noProof/>
          </w:rPr>
          <w:t>among you</w:t>
        </w:r>
      </w:ins>
      <w:r w:rsidRPr="00D57503">
        <w:rPr>
          <w:rFonts w:ascii="Trebuchet MS" w:hAnsi="Trebuchet MS"/>
          <w:noProof/>
        </w:rPr>
        <w:t xml:space="preserve">; and you must love him as yourself, for </w:t>
      </w:r>
      <w:del w:id="292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  <w:r w:rsidRPr="00D57503">
          <w:rPr>
            <w:rFonts w:ascii="Trebuchet MS" w:hAnsi="Trebuchet MS"/>
            <w:noProof/>
          </w:rPr>
          <w:delText xml:space="preserve"> became alien</w:delText>
        </w:r>
      </w:del>
      <w:ins w:id="293" w:author="Author">
        <w:r w:rsidRPr="00D57503">
          <w:rPr>
            <w:rFonts w:ascii="Trebuchet MS" w:hAnsi="Trebuchet MS"/>
            <w:noProof/>
          </w:rPr>
          <w:t>you were foreign</w:t>
        </w:r>
      </w:ins>
      <w:r w:rsidRPr="00D57503">
        <w:rPr>
          <w:rFonts w:ascii="Trebuchet MS" w:hAnsi="Trebuchet MS"/>
          <w:noProof/>
        </w:rPr>
        <w:t xml:space="preserve"> residents in the land of Egypt. I am Jehovah </w:t>
      </w:r>
      <w:del w:id="294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295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God.</w:t>
      </w:r>
    </w:p>
    <w:p w:rsidR="004E4982" w:rsidRPr="00D57503" w:rsidRDefault="004E4982" w:rsidP="004E4982">
      <w:pPr>
        <w:rPr>
          <w:rFonts w:ascii="Trebuchet MS" w:hAnsi="Trebuchet MS"/>
          <w:noProof/>
        </w:rPr>
      </w:pPr>
      <w:r w:rsidRPr="00D57503">
        <w:rPr>
          <w:rFonts w:ascii="Trebuchet MS" w:hAnsi="Trebuchet MS"/>
          <w:b/>
        </w:rPr>
        <w:t xml:space="preserve">19:35 </w:t>
      </w:r>
      <w:r w:rsidRPr="00D57503">
        <w:rPr>
          <w:rFonts w:ascii="Trebuchet MS" w:hAnsi="Trebuchet MS"/>
          <w:noProof/>
        </w:rPr>
        <w:t>“‘</w:t>
      </w:r>
      <w:del w:id="296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297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not </w:t>
      </w:r>
      <w:del w:id="298" w:author="Author">
        <w:r w:rsidRPr="00D57503">
          <w:rPr>
            <w:rFonts w:ascii="Trebuchet MS" w:hAnsi="Trebuchet MS"/>
            <w:noProof/>
          </w:rPr>
          <w:delText>commit injustice in judging,</w:delText>
        </w:r>
      </w:del>
      <w:ins w:id="299" w:author="Author">
        <w:r w:rsidRPr="00D57503">
          <w:rPr>
            <w:rFonts w:ascii="Trebuchet MS" w:hAnsi="Trebuchet MS"/>
            <w:noProof/>
          </w:rPr>
          <w:t>use dishonest standards</w:t>
        </w:r>
      </w:ins>
      <w:r w:rsidRPr="00D57503">
        <w:rPr>
          <w:rFonts w:ascii="Trebuchet MS" w:hAnsi="Trebuchet MS"/>
          <w:noProof/>
        </w:rPr>
        <w:t xml:space="preserve"> in measuring</w:t>
      </w:r>
      <w:del w:id="300" w:author="Author">
        <w:r w:rsidRPr="00D57503">
          <w:rPr>
            <w:rFonts w:ascii="Trebuchet MS" w:hAnsi="Trebuchet MS"/>
            <w:noProof/>
          </w:rPr>
          <w:delText>, in weighing</w:delText>
        </w:r>
      </w:del>
      <w:ins w:id="301" w:author="Author">
        <w:r w:rsidRPr="00D57503">
          <w:rPr>
            <w:rFonts w:ascii="Trebuchet MS" w:hAnsi="Trebuchet MS"/>
            <w:noProof/>
          </w:rPr>
          <w:t xml:space="preserve"> length, weight,</w:t>
        </w:r>
      </w:ins>
      <w:r w:rsidRPr="00D57503">
        <w:rPr>
          <w:rFonts w:ascii="Trebuchet MS" w:hAnsi="Trebuchet MS"/>
          <w:noProof/>
        </w:rPr>
        <w:t xml:space="preserve"> or </w:t>
      </w:r>
      <w:del w:id="302" w:author="Author">
        <w:r w:rsidRPr="00D57503">
          <w:rPr>
            <w:rFonts w:ascii="Trebuchet MS" w:hAnsi="Trebuchet MS"/>
            <w:noProof/>
          </w:rPr>
          <w:delText>in measuring liquids</w:delText>
        </w:r>
      </w:del>
      <w:ins w:id="303" w:author="Author">
        <w:r w:rsidRPr="00D57503">
          <w:rPr>
            <w:rFonts w:ascii="Trebuchet MS" w:hAnsi="Trebuchet MS"/>
            <w:noProof/>
          </w:rPr>
          <w:t>volume</w:t>
        </w:r>
      </w:ins>
      <w:r w:rsidRPr="00D57503">
        <w:rPr>
          <w:rFonts w:ascii="Trebuchet MS" w:hAnsi="Trebuchet MS"/>
          <w:noProof/>
        </w:rPr>
        <w:t xml:space="preserve">. </w:t>
      </w:r>
      <w:r w:rsidRPr="00D57503">
        <w:rPr>
          <w:rFonts w:ascii="Trebuchet MS" w:hAnsi="Trebuchet MS"/>
          <w:b/>
          <w:noProof/>
        </w:rPr>
        <w:t xml:space="preserve">19:36 </w:t>
      </w:r>
      <w:del w:id="304" w:author="Author">
        <w:r w:rsidRPr="00D57503">
          <w:rPr>
            <w:rFonts w:ascii="Trebuchet MS" w:hAnsi="Trebuchet MS"/>
            <w:noProof/>
          </w:rPr>
          <w:delText>Y</w:delText>
        </w:r>
        <w:r w:rsidRPr="00D57503">
          <w:rPr>
            <w:rFonts w:ascii="Trebuchet MS" w:hAnsi="Trebuchet MS"/>
            <w:noProof/>
            <w:u w:val="dotted"/>
          </w:rPr>
          <w:delText>OU</w:delText>
        </w:r>
      </w:del>
      <w:ins w:id="305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should </w:t>
      </w:r>
      <w:del w:id="306" w:author="Author">
        <w:r w:rsidRPr="00D57503">
          <w:rPr>
            <w:rFonts w:ascii="Trebuchet MS" w:hAnsi="Trebuchet MS"/>
            <w:noProof/>
          </w:rPr>
          <w:delText>prove to have</w:delText>
        </w:r>
      </w:del>
      <w:ins w:id="307" w:author="Author">
        <w:r w:rsidRPr="00D57503">
          <w:rPr>
            <w:rFonts w:ascii="Trebuchet MS" w:hAnsi="Trebuchet MS"/>
            <w:noProof/>
          </w:rPr>
          <w:t>use</w:t>
        </w:r>
      </w:ins>
      <w:r w:rsidRPr="00D57503">
        <w:rPr>
          <w:rFonts w:ascii="Trebuchet MS" w:hAnsi="Trebuchet MS"/>
          <w:noProof/>
        </w:rPr>
        <w:t xml:space="preserve"> accurate scales, accurate weights, an accurate </w:t>
      </w:r>
      <w:del w:id="308" w:author="Author">
        <w:r w:rsidRPr="00D57503">
          <w:rPr>
            <w:rFonts w:ascii="Trebuchet MS" w:hAnsi="Trebuchet MS"/>
            <w:noProof/>
          </w:rPr>
          <w:delText>e′phah</w:delText>
        </w:r>
      </w:del>
      <w:ins w:id="309" w:author="Author">
        <w:r w:rsidRPr="00D57503">
          <w:rPr>
            <w:rFonts w:ascii="Trebuchet MS" w:hAnsi="Trebuchet MS"/>
            <w:noProof/>
          </w:rPr>
          <w:t>dry measure,</w:t>
        </w:r>
        <w:r w:rsidRPr="00D57503">
          <w:rPr>
            <w:rStyle w:val="FootnoteReference"/>
            <w:rFonts w:ascii="Trebuchet MS" w:hAnsi="Trebuchet MS"/>
            <w:noProof/>
          </w:rPr>
          <w:footnoteReference w:id="15"/>
        </w:r>
      </w:ins>
      <w:r w:rsidRPr="00D57503">
        <w:rPr>
          <w:rFonts w:ascii="Trebuchet MS" w:hAnsi="Trebuchet MS"/>
          <w:noProof/>
        </w:rPr>
        <w:t xml:space="preserve"> and an accurate </w:t>
      </w:r>
      <w:del w:id="312" w:author="Author">
        <w:r w:rsidRPr="00D57503">
          <w:rPr>
            <w:rFonts w:ascii="Trebuchet MS" w:hAnsi="Trebuchet MS"/>
            <w:noProof/>
          </w:rPr>
          <w:delText>hin.</w:delText>
        </w:r>
      </w:del>
      <w:ins w:id="313" w:author="Author">
        <w:r w:rsidRPr="00D57503">
          <w:rPr>
            <w:rFonts w:ascii="Trebuchet MS" w:hAnsi="Trebuchet MS"/>
            <w:noProof/>
          </w:rPr>
          <w:t>liquid measure.</w:t>
        </w:r>
        <w:r w:rsidRPr="00D57503">
          <w:rPr>
            <w:rStyle w:val="FootnoteReference"/>
            <w:rFonts w:ascii="Trebuchet MS" w:hAnsi="Trebuchet MS"/>
            <w:noProof/>
          </w:rPr>
          <w:footnoteReference w:id="16"/>
        </w:r>
        <w:r w:rsidRPr="00D57503">
          <w:rPr>
            <w:rFonts w:ascii="Trebuchet MS" w:hAnsi="Trebuchet MS"/>
            <w:noProof/>
          </w:rPr>
          <w:t xml:space="preserve"> I am</w:t>
        </w:r>
      </w:ins>
      <w:r w:rsidRPr="00D57503">
        <w:rPr>
          <w:rFonts w:ascii="Trebuchet MS" w:hAnsi="Trebuchet MS"/>
          <w:noProof/>
        </w:rPr>
        <w:t xml:space="preserve"> Jehovah </w:t>
      </w:r>
      <w:del w:id="316" w:author="Author">
        <w:r w:rsidRPr="00D57503">
          <w:rPr>
            <w:rFonts w:ascii="Trebuchet MS" w:hAnsi="Trebuchet MS"/>
            <w:noProof/>
            <w:u w:val="dotted"/>
          </w:rPr>
          <w:delText>YOUR</w:delText>
        </w:r>
      </w:del>
      <w:ins w:id="317" w:author="Author">
        <w:r w:rsidRPr="00D57503">
          <w:rPr>
            <w:rFonts w:ascii="Trebuchet MS" w:hAnsi="Trebuchet MS"/>
            <w:noProof/>
          </w:rPr>
          <w:t>your</w:t>
        </w:r>
      </w:ins>
      <w:r w:rsidRPr="00D57503">
        <w:rPr>
          <w:rFonts w:ascii="Trebuchet MS" w:hAnsi="Trebuchet MS"/>
          <w:noProof/>
        </w:rPr>
        <w:t xml:space="preserve"> God</w:t>
      </w:r>
      <w:del w:id="318" w:author="Author">
        <w:r w:rsidRPr="00D57503">
          <w:rPr>
            <w:rFonts w:ascii="Trebuchet MS" w:hAnsi="Trebuchet MS"/>
            <w:noProof/>
          </w:rPr>
          <w:delText xml:space="preserve"> I am</w:delText>
        </w:r>
      </w:del>
      <w:r w:rsidRPr="00D57503">
        <w:rPr>
          <w:rFonts w:ascii="Trebuchet MS" w:hAnsi="Trebuchet MS"/>
          <w:noProof/>
        </w:rPr>
        <w:t xml:space="preserve">, who </w:t>
      </w:r>
      <w:del w:id="319" w:author="Author">
        <w:r w:rsidRPr="00D57503">
          <w:rPr>
            <w:rFonts w:ascii="Trebuchet MS" w:hAnsi="Trebuchet MS"/>
            <w:noProof/>
          </w:rPr>
          <w:delText xml:space="preserve">have </w:delText>
        </w:r>
      </w:del>
      <w:r w:rsidRPr="00D57503">
        <w:rPr>
          <w:rFonts w:ascii="Trebuchet MS" w:hAnsi="Trebuchet MS"/>
          <w:noProof/>
        </w:rPr>
        <w:t xml:space="preserve">brought </w:t>
      </w:r>
      <w:del w:id="320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321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out of the land of Egypt. </w:t>
      </w:r>
      <w:r w:rsidRPr="00D57503">
        <w:rPr>
          <w:rFonts w:ascii="Trebuchet MS" w:hAnsi="Trebuchet MS"/>
          <w:b/>
          <w:noProof/>
        </w:rPr>
        <w:t xml:space="preserve">19:37 </w:t>
      </w:r>
      <w:r w:rsidRPr="00D57503">
        <w:rPr>
          <w:rFonts w:ascii="Trebuchet MS" w:hAnsi="Trebuchet MS"/>
          <w:noProof/>
        </w:rPr>
        <w:t xml:space="preserve">So </w:t>
      </w:r>
      <w:del w:id="322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323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keep all my statutes and all my judicial decisions, and </w:t>
      </w:r>
      <w:del w:id="324" w:author="Author">
        <w:r w:rsidRPr="00D57503">
          <w:rPr>
            <w:rFonts w:ascii="Trebuchet MS" w:hAnsi="Trebuchet MS"/>
            <w:noProof/>
            <w:u w:val="dotted"/>
          </w:rPr>
          <w:delText>YOU</w:delText>
        </w:r>
      </w:del>
      <w:ins w:id="325" w:author="Author">
        <w:r w:rsidRPr="00D57503">
          <w:rPr>
            <w:rFonts w:ascii="Trebuchet MS" w:hAnsi="Trebuchet MS"/>
            <w:noProof/>
          </w:rPr>
          <w:t>you</w:t>
        </w:r>
      </w:ins>
      <w:r w:rsidRPr="00D57503">
        <w:rPr>
          <w:rFonts w:ascii="Trebuchet MS" w:hAnsi="Trebuchet MS"/>
          <w:noProof/>
        </w:rPr>
        <w:t xml:space="preserve"> must </w:t>
      </w:r>
      <w:del w:id="326" w:author="Author">
        <w:r w:rsidRPr="00D57503">
          <w:rPr>
            <w:rFonts w:ascii="Trebuchet MS" w:hAnsi="Trebuchet MS"/>
            <w:noProof/>
          </w:rPr>
          <w:delText>do</w:delText>
        </w:r>
      </w:del>
      <w:ins w:id="327" w:author="Author">
        <w:r w:rsidRPr="00D57503">
          <w:rPr>
            <w:rFonts w:ascii="Trebuchet MS" w:hAnsi="Trebuchet MS"/>
            <w:noProof/>
          </w:rPr>
          <w:t>follow</w:t>
        </w:r>
      </w:ins>
      <w:r w:rsidRPr="00D57503">
        <w:rPr>
          <w:rFonts w:ascii="Trebuchet MS" w:hAnsi="Trebuchet MS"/>
          <w:noProof/>
        </w:rPr>
        <w:t xml:space="preserve"> them. I am Jehovah.’”</w:t>
      </w:r>
    </w:p>
    <w:p w:rsidR="004E4982" w:rsidRPr="00D57503" w:rsidRDefault="004E4982" w:rsidP="004E4982">
      <w:pPr>
        <w:rPr>
          <w:rFonts w:ascii="Trebuchet MS" w:hAnsi="Trebuchet MS"/>
          <w:b/>
        </w:rPr>
      </w:pPr>
    </w:p>
    <w:p w:rsidR="00762BCB" w:rsidRPr="004E4982" w:rsidRDefault="00762BCB" w:rsidP="004E4982"/>
    <w:sectPr w:rsidR="00762BCB" w:rsidRPr="004E498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FC8" w:rsidRDefault="00295FC8">
      <w:r>
        <w:separator/>
      </w:r>
    </w:p>
  </w:endnote>
  <w:endnote w:type="continuationSeparator" w:id="0">
    <w:p w:rsidR="00295FC8" w:rsidRDefault="00295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FC8" w:rsidRDefault="00295FC8">
      <w:r>
        <w:separator/>
      </w:r>
    </w:p>
  </w:footnote>
  <w:footnote w:type="continuationSeparator" w:id="0">
    <w:p w:rsidR="00295FC8" w:rsidRDefault="00295FC8">
      <w:r>
        <w:continuationSeparator/>
      </w:r>
    </w:p>
  </w:footnote>
  <w:footnote w:id="1">
    <w:p w:rsidR="004E4982" w:rsidRPr="00D57503" w:rsidRDefault="004E4982" w:rsidP="00D57503">
      <w:pPr>
        <w:pStyle w:val="FootnoteText"/>
        <w:spacing w:after="96"/>
        <w:ind w:firstLine="288"/>
        <w:rPr>
          <w:ins w:id="18" w:author="Author"/>
        </w:rPr>
      </w:pPr>
      <w:ins w:id="19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19:3 </w:t>
        </w:r>
        <w:r w:rsidRPr="00D57503">
          <w:t>Lit., “fear.”</w:t>
        </w:r>
      </w:ins>
    </w:p>
  </w:footnote>
  <w:footnote w:id="2">
    <w:p w:rsidR="004E4982" w:rsidRPr="00D57503" w:rsidRDefault="004E4982" w:rsidP="00D57503">
      <w:pPr>
        <w:pStyle w:val="FootnoteText"/>
        <w:spacing w:after="96"/>
        <w:ind w:firstLine="288"/>
        <w:rPr>
          <w:ins w:id="64" w:author="Author"/>
        </w:rPr>
      </w:pPr>
      <w:ins w:id="65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19:8 </w:t>
        </w:r>
        <w:r w:rsidRPr="00D57503">
          <w:t>Or “soul.”</w:t>
        </w:r>
      </w:ins>
    </w:p>
  </w:footnote>
  <w:footnote w:id="3">
    <w:p w:rsidR="004E4982" w:rsidRPr="00D57503" w:rsidRDefault="004E4982" w:rsidP="00D57503">
      <w:pPr>
        <w:pStyle w:val="FootnoteText"/>
        <w:spacing w:after="96"/>
        <w:ind w:firstLine="288"/>
        <w:rPr>
          <w:ins w:id="67" w:author="Author"/>
        </w:rPr>
      </w:pPr>
      <w:ins w:id="68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19:8 </w:t>
        </w:r>
        <w:r w:rsidRPr="00D57503">
          <w:t>Or “put to death.”</w:t>
        </w:r>
      </w:ins>
    </w:p>
  </w:footnote>
  <w:footnote w:id="4">
    <w:p w:rsidR="004E4982" w:rsidRPr="00D57503" w:rsidRDefault="004E4982" w:rsidP="00D57503">
      <w:pPr>
        <w:pStyle w:val="FootnoteText"/>
        <w:spacing w:after="96"/>
        <w:ind w:firstLine="288"/>
        <w:rPr>
          <w:ins w:id="76" w:author="Author"/>
        </w:rPr>
      </w:pPr>
      <w:ins w:id="77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19:9 </w:t>
        </w:r>
        <w:r w:rsidRPr="00D57503">
          <w:t>Or “what is left.”</w:t>
        </w:r>
      </w:ins>
    </w:p>
  </w:footnote>
  <w:footnote w:id="5">
    <w:p w:rsidR="004E4982" w:rsidRPr="00D57503" w:rsidRDefault="004E4982" w:rsidP="00D57503">
      <w:pPr>
        <w:pStyle w:val="FootnoteText"/>
        <w:spacing w:after="96"/>
        <w:ind w:firstLine="288"/>
        <w:rPr>
          <w:ins w:id="85" w:author="Author"/>
        </w:rPr>
      </w:pPr>
      <w:ins w:id="86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19:10 </w:t>
        </w:r>
        <w:r w:rsidRPr="00D57503">
          <w:t>Or “afflicted.”</w:t>
        </w:r>
      </w:ins>
    </w:p>
  </w:footnote>
  <w:footnote w:id="6">
    <w:p w:rsidR="004E4982" w:rsidRPr="00D57503" w:rsidRDefault="004E4982" w:rsidP="00D57503">
      <w:pPr>
        <w:pStyle w:val="FootnoteText"/>
        <w:spacing w:after="96"/>
        <w:ind w:firstLine="288"/>
        <w:rPr>
          <w:ins w:id="114" w:author="Author"/>
        </w:rPr>
      </w:pPr>
      <w:ins w:id="115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19:14 </w:t>
        </w:r>
        <w:r w:rsidRPr="00D57503">
          <w:t>Or “call down evil upon.”</w:t>
        </w:r>
      </w:ins>
    </w:p>
  </w:footnote>
  <w:footnote w:id="7">
    <w:p w:rsidR="004E4982" w:rsidRPr="00D57503" w:rsidRDefault="004E4982" w:rsidP="00D57503">
      <w:pPr>
        <w:pStyle w:val="FootnoteText"/>
        <w:spacing w:after="96"/>
        <w:ind w:firstLine="288"/>
        <w:rPr>
          <w:ins w:id="135" w:author="Author"/>
        </w:rPr>
      </w:pPr>
      <w:ins w:id="136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19:16 </w:t>
        </w:r>
        <w:r w:rsidRPr="00D57503">
          <w:t>Lit., “blood.”</w:t>
        </w:r>
      </w:ins>
    </w:p>
  </w:footnote>
  <w:footnote w:id="8">
    <w:p w:rsidR="004E4982" w:rsidRPr="00D57503" w:rsidRDefault="004E4982" w:rsidP="00D57503">
      <w:pPr>
        <w:pStyle w:val="FootnoteText"/>
        <w:spacing w:after="96"/>
        <w:ind w:firstLine="288"/>
        <w:rPr>
          <w:ins w:id="139" w:author="Author"/>
        </w:rPr>
      </w:pPr>
      <w:ins w:id="140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19:16 </w:t>
        </w:r>
        <w:r w:rsidRPr="00D57503">
          <w:t>Or possibly, “You must not stand by when your fellow man’s life is endangered.”</w:t>
        </w:r>
      </w:ins>
    </w:p>
  </w:footnote>
  <w:footnote w:id="9">
    <w:p w:rsidR="004E4982" w:rsidRPr="00D57503" w:rsidRDefault="004E4982" w:rsidP="00D57503">
      <w:pPr>
        <w:pStyle w:val="FootnoteText"/>
        <w:spacing w:after="96"/>
        <w:ind w:firstLine="288"/>
        <w:rPr>
          <w:ins w:id="202" w:author="Author"/>
        </w:rPr>
      </w:pPr>
      <w:ins w:id="203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19:23 </w:t>
        </w:r>
        <w:r w:rsidRPr="00D57503">
          <w:t>Lit., “as its foreskin.”</w:t>
        </w:r>
      </w:ins>
    </w:p>
  </w:footnote>
  <w:footnote w:id="10">
    <w:p w:rsidR="004E4982" w:rsidRPr="00D57503" w:rsidRDefault="004E4982" w:rsidP="00D57503">
      <w:pPr>
        <w:pStyle w:val="FootnoteText"/>
        <w:spacing w:after="96"/>
        <w:ind w:firstLine="288"/>
        <w:rPr>
          <w:ins w:id="206" w:author="Author"/>
        </w:rPr>
      </w:pPr>
      <w:ins w:id="207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19:23 </w:t>
        </w:r>
        <w:r w:rsidRPr="00D57503">
          <w:t>Lit., “uncircumcised.”</w:t>
        </w:r>
      </w:ins>
    </w:p>
  </w:footnote>
  <w:footnote w:id="11">
    <w:p w:rsidR="004E4982" w:rsidRPr="00D57503" w:rsidRDefault="004E4982" w:rsidP="00D57503">
      <w:pPr>
        <w:pStyle w:val="FootnoteText"/>
        <w:spacing w:after="96"/>
        <w:ind w:firstLine="288"/>
        <w:rPr>
          <w:ins w:id="235" w:author="Author"/>
        </w:rPr>
      </w:pPr>
      <w:ins w:id="236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19:27 </w:t>
        </w:r>
        <w:r w:rsidRPr="00D57503">
          <w:t>Or “trim; cut.”</w:t>
        </w:r>
      </w:ins>
    </w:p>
  </w:footnote>
  <w:footnote w:id="12">
    <w:p w:rsidR="004E4982" w:rsidRPr="00D57503" w:rsidRDefault="004E4982" w:rsidP="00D57503">
      <w:pPr>
        <w:pStyle w:val="FootnoteText"/>
        <w:spacing w:after="96"/>
        <w:ind w:firstLine="288"/>
        <w:rPr>
          <w:ins w:id="239" w:author="Author"/>
        </w:rPr>
      </w:pPr>
      <w:ins w:id="240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19:27 </w:t>
        </w:r>
        <w:r w:rsidRPr="00D57503">
          <w:t>Or “cut your sidelocks.”</w:t>
        </w:r>
      </w:ins>
    </w:p>
  </w:footnote>
  <w:footnote w:id="13">
    <w:p w:rsidR="004E4982" w:rsidRPr="00D57503" w:rsidRDefault="004E4982" w:rsidP="00D57503">
      <w:pPr>
        <w:pStyle w:val="FootnoteText"/>
        <w:spacing w:after="96"/>
        <w:ind w:firstLine="288"/>
        <w:rPr>
          <w:ins w:id="247" w:author="Author"/>
        </w:rPr>
      </w:pPr>
      <w:ins w:id="248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19:28 </w:t>
        </w:r>
        <w:r w:rsidRPr="00D57503">
          <w:t xml:space="preserve">Or “for a soul.” The Hebrew word </w:t>
        </w:r>
        <w:r w:rsidRPr="00D57503">
          <w:rPr>
            <w:i/>
          </w:rPr>
          <w:t>ne′phesh</w:t>
        </w:r>
        <w:r w:rsidRPr="00D57503">
          <w:t xml:space="preserve"> here refers to a dead person.</w:t>
        </w:r>
      </w:ins>
    </w:p>
  </w:footnote>
  <w:footnote w:id="14">
    <w:p w:rsidR="004E4982" w:rsidRPr="00D57503" w:rsidRDefault="004E4982" w:rsidP="00D57503">
      <w:pPr>
        <w:pStyle w:val="FootnoteText"/>
        <w:spacing w:after="96"/>
        <w:ind w:firstLine="288"/>
        <w:rPr>
          <w:ins w:id="265" w:author="Author"/>
        </w:rPr>
      </w:pPr>
      <w:ins w:id="266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19:30 </w:t>
        </w:r>
        <w:r w:rsidRPr="00D57503">
          <w:t>Or “stand in awe of.” Lit., “fear.”</w:t>
        </w:r>
      </w:ins>
    </w:p>
  </w:footnote>
  <w:footnote w:id="15">
    <w:p w:rsidR="004E4982" w:rsidRPr="00D57503" w:rsidRDefault="004E4982" w:rsidP="00D57503">
      <w:pPr>
        <w:pStyle w:val="FootnoteText"/>
        <w:spacing w:after="96"/>
        <w:ind w:firstLine="288"/>
        <w:rPr>
          <w:ins w:id="310" w:author="Author"/>
        </w:rPr>
      </w:pPr>
      <w:ins w:id="311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19:36 </w:t>
        </w:r>
        <w:r w:rsidRPr="00D57503">
          <w:t>Lit., “an accurate ephah.” See App. B14.</w:t>
        </w:r>
      </w:ins>
    </w:p>
  </w:footnote>
  <w:footnote w:id="16">
    <w:p w:rsidR="004E4982" w:rsidRPr="00D57503" w:rsidRDefault="004E4982" w:rsidP="00D57503">
      <w:pPr>
        <w:pStyle w:val="FootnoteText"/>
        <w:spacing w:after="96"/>
        <w:ind w:firstLine="288"/>
        <w:rPr>
          <w:ins w:id="314" w:author="Author"/>
        </w:rPr>
      </w:pPr>
      <w:ins w:id="315" w:author="Author">
        <w:r w:rsidRPr="00D57503">
          <w:rPr>
            <w:rStyle w:val="FootnoteReference"/>
          </w:rPr>
          <w:footnoteRef/>
        </w:r>
        <w:r w:rsidRPr="00D57503">
          <w:t xml:space="preserve"> </w:t>
        </w:r>
        <w:r w:rsidRPr="00D57503">
          <w:rPr>
            <w:b/>
          </w:rPr>
          <w:t xml:space="preserve">19:36 </w:t>
        </w:r>
        <w:r w:rsidRPr="00D57503">
          <w:t>Lit., “an accurate hin.” See App. B14.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C0931">
        <w:t>Leviticus Chapter 19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C0931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C0931">
      <w:rPr>
        <w:noProof/>
        <w:snapToGrid w:val="0"/>
      </w:rPr>
      <w:t>Leviticus 19.Revised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C0931">
        <w:t>Leviticus Chapter 19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C0931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C0931">
      <w:rPr>
        <w:noProof/>
        <w:snapToGrid w:val="0"/>
      </w:rPr>
      <w:t>Leviticus 19.Revised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C0931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C093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C0931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C0931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C8"/>
    <w:rsid w:val="00245EDD"/>
    <w:rsid w:val="0026230D"/>
    <w:rsid w:val="00295FC8"/>
    <w:rsid w:val="002B524D"/>
    <w:rsid w:val="002C00A8"/>
    <w:rsid w:val="00310508"/>
    <w:rsid w:val="003B380B"/>
    <w:rsid w:val="004500A2"/>
    <w:rsid w:val="004B7393"/>
    <w:rsid w:val="004C5EB7"/>
    <w:rsid w:val="004E4982"/>
    <w:rsid w:val="005C0931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2F4B4F5-BB65-4AC1-96DD-056E9F653E9D}"/>
  <w:attachedTemplate r:id="Rbdef82f71a9c43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E498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498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E49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def82f71a9c43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1264</ap:Words>
  <ap:Characters>5399</ap:Characters>
  <ap:Application>Microsoft Office Word</ap:Application>
  <ap:DocSecurity>0</ap:DocSecurity>
  <ap:Lines>98</ap:Lines>
  <ap:Paragraphs>37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6626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19</dc:title>
  <dc:subject/>
  <dc:creator>Miriam Abela</dc:creator>
  <cp:keywords/>
  <dc:description/>
  <cp:lastModifiedBy>Abela, Miriam</cp:lastModifiedBy>
  <cp:revision>3</cp:revision>
  <dcterms:created xsi:type="dcterms:W3CDTF">2020-11-30T14:36:00Z</dcterms:created>
  <dcterms:modified xsi:type="dcterms:W3CDTF">2020-11-30T14:36:00Z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19.docx</vt:lpwstr>
  </property>
  <property fmtid="{D5CDD505-2E9C-101B-9397-08002B2CF9AE}" pid="9" name="_TranslationDocumentId">
    <vt:i4>19439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3019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